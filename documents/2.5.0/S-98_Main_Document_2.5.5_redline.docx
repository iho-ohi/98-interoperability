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ins w:id="3" w:author="jonathan pritchard" w:date="2025-10-16T13:44:00Z" w16du:dateUtc="2025-10-16T12:44:00Z">
                                <w:r>
                                  <w:rPr>
                                    <w:rFonts w:ascii="Arial" w:hAnsi="Arial" w:cs="HelveticaNeueLT Std Med"/>
                                    <w:b/>
                                    <w:color w:val="00004C"/>
                                    <w:sz w:val="56"/>
                                    <w:szCs w:val="56"/>
                                    <w:lang w:val="en-GB"/>
                                  </w:rPr>
                                  <w:t>S-98 (</w:t>
                                </w:r>
                              </w:ins>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ins w:id="4" w:author="jonathan pritchard" w:date="2025-10-16T13:44:00Z" w16du:dateUtc="2025-10-16T12:44:00Z">
                                <w:r w:rsidR="00A1260D">
                                  <w:rPr>
                                    <w:rFonts w:ascii="Arial" w:hAnsi="Arial" w:cs="HelveticaNeueLT Std Med"/>
                                    <w:b/>
                                    <w:color w:val="00004C"/>
                                    <w:sz w:val="56"/>
                                    <w:szCs w:val="56"/>
                                    <w:lang w:val="en-GB"/>
                                  </w:rPr>
                                  <w:t>)</w:t>
                                </w:r>
                              </w:ins>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10A760FB"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ins w:id="5" w:author="jonathan pritchard" w:date="2026-01-05T15:19:00Z" w16du:dateUtc="2026-01-05T15:19:00Z">
                                <w:r w:rsidR="00360D3E">
                                  <w:rPr>
                                    <w:rFonts w:ascii="Arial" w:hAnsi="Arial" w:cs="HelveticaNeueLT Std Med"/>
                                    <w:b/>
                                    <w:color w:val="00004C"/>
                                    <w:sz w:val="28"/>
                                    <w:szCs w:val="28"/>
                                    <w:lang w:val="en-GB"/>
                                  </w:rPr>
                                  <w:t>5</w:t>
                                </w:r>
                              </w:ins>
                              <w:del w:id="6" w:author="jonathan pritchard" w:date="2025-09-09T11:49:00Z" w16du:dateUtc="2025-09-09T10:49:00Z">
                                <w:r w:rsidR="00CE3CEE" w:rsidDel="005303D9">
                                  <w:rPr>
                                    <w:rFonts w:ascii="Arial" w:hAnsi="Arial" w:cs="HelveticaNeueLT Std Med"/>
                                    <w:b/>
                                    <w:color w:val="00004C"/>
                                    <w:sz w:val="28"/>
                                    <w:szCs w:val="28"/>
                                    <w:lang w:val="en-GB"/>
                                  </w:rPr>
                                  <w:delText>1</w:delText>
                                </w:r>
                              </w:del>
                              <w:r w:rsidR="008D0C93">
                                <w:rPr>
                                  <w:rFonts w:ascii="Arial" w:hAnsi="Arial" w:cs="HelveticaNeueLT Std Med"/>
                                  <w:b/>
                                  <w:color w:val="00004C"/>
                                  <w:sz w:val="28"/>
                                  <w:szCs w:val="28"/>
                                  <w:lang w:val="en-GB"/>
                                </w:rPr>
                                <w:t>.</w:t>
                              </w:r>
                              <w:r w:rsidR="00E60D7D">
                                <w:rPr>
                                  <w:rFonts w:ascii="Arial" w:hAnsi="Arial" w:cs="HelveticaNeueLT Std Med"/>
                                  <w:b/>
                                  <w:color w:val="00004C"/>
                                  <w:sz w:val="28"/>
                                  <w:szCs w:val="28"/>
                                  <w:lang w:val="en-GB"/>
                                </w:rPr>
                                <w:t>5</w:t>
                              </w:r>
                              <w:del w:id="7" w:author="jonathan pritchard" w:date="2026-01-05T15:19:00Z" w16du:dateUtc="2026-01-05T15:19:00Z">
                                <w:r w:rsidR="008D0C93" w:rsidDel="00360D3E">
                                  <w:rPr>
                                    <w:rFonts w:ascii="Arial" w:hAnsi="Arial" w:cs="HelveticaNeueLT Std Med"/>
                                    <w:b/>
                                    <w:color w:val="00004C"/>
                                    <w:sz w:val="28"/>
                                    <w:szCs w:val="28"/>
                                    <w:lang w:val="en-GB"/>
                                  </w:rPr>
                                  <w:delText>0</w:delText>
                                </w:r>
                              </w:del>
                              <w:r>
                                <w:rPr>
                                  <w:rFonts w:ascii="Arial" w:hAnsi="Arial" w:cs="HelveticaNeueLT Std Med"/>
                                  <w:b/>
                                  <w:color w:val="00004C"/>
                                  <w:sz w:val="28"/>
                                  <w:szCs w:val="28"/>
                                  <w:lang w:val="en-GB"/>
                                </w:rPr>
                                <w:t xml:space="preserve"> </w:t>
                              </w:r>
                              <w:del w:id="8" w:author="jonathan pritchard" w:date="2025-08-07T07:10:00Z" w16du:dateUtc="2025-08-07T06:10:00Z">
                                <w:r w:rsidR="00CE3CEE" w:rsidDel="004B1339">
                                  <w:rPr>
                                    <w:rFonts w:ascii="Arial" w:hAnsi="Arial" w:cs="HelveticaNeueLT Std Med"/>
                                    <w:b/>
                                    <w:color w:val="00004C"/>
                                    <w:sz w:val="28"/>
                                    <w:szCs w:val="28"/>
                                    <w:lang w:val="en-GB"/>
                                  </w:rPr>
                                  <w:delText>July</w:delText>
                                </w:r>
                                <w:r w:rsidR="004A6E2D" w:rsidDel="004B1339">
                                  <w:rPr>
                                    <w:rFonts w:ascii="Arial" w:hAnsi="Arial" w:cs="HelveticaNeueLT Std Med"/>
                                    <w:b/>
                                    <w:color w:val="00004C"/>
                                    <w:sz w:val="28"/>
                                    <w:szCs w:val="28"/>
                                    <w:lang w:val="en-GB"/>
                                  </w:rPr>
                                  <w:delText xml:space="preserve"> </w:delText>
                                </w:r>
                              </w:del>
                              <w:ins w:id="9" w:author="jonathan pritchard" w:date="2026-01-05T15:17:00Z" w16du:dateUtc="2026-01-05T15:17:00Z">
                                <w:r w:rsidR="008449DE">
                                  <w:rPr>
                                    <w:rFonts w:ascii="Arial" w:hAnsi="Arial" w:cs="HelveticaNeueLT Std Med"/>
                                    <w:b/>
                                    <w:color w:val="00004C"/>
                                    <w:sz w:val="28"/>
                                    <w:szCs w:val="28"/>
                                    <w:lang w:val="en-GB"/>
                                  </w:rPr>
                                  <w:t>January</w:t>
                                </w:r>
                              </w:ins>
                              <w:ins w:id="10" w:author="jonathan pritchard" w:date="2025-08-07T07:10:00Z" w16du:dateUtc="2025-08-07T06:10:00Z">
                                <w:r w:rsidR="004B1339">
                                  <w:rPr>
                                    <w:rFonts w:ascii="Arial" w:hAnsi="Arial" w:cs="HelveticaNeueLT Std Med"/>
                                    <w:b/>
                                    <w:color w:val="00004C"/>
                                    <w:sz w:val="28"/>
                                    <w:szCs w:val="28"/>
                                    <w:lang w:val="en-GB"/>
                                  </w:rPr>
                                  <w:t xml:space="preserve"> </w:t>
                                </w:r>
                              </w:ins>
                              <w:r>
                                <w:rPr>
                                  <w:rFonts w:ascii="Arial" w:hAnsi="Arial" w:cs="HelveticaNeueLT Std Med"/>
                                  <w:b/>
                                  <w:color w:val="00004C"/>
                                  <w:sz w:val="28"/>
                                  <w:szCs w:val="28"/>
                                  <w:lang w:val="en-GB"/>
                                </w:rPr>
                                <w:t>202</w:t>
                              </w:r>
                              <w:ins w:id="11" w:author="jonathan pritchard" w:date="2026-01-05T15:17:00Z" w16du:dateUtc="2026-01-05T15:17:00Z">
                                <w:r w:rsidR="008449DE">
                                  <w:rPr>
                                    <w:rFonts w:ascii="Arial" w:hAnsi="Arial" w:cs="HelveticaNeueLT Std Med"/>
                                    <w:b/>
                                    <w:color w:val="00004C"/>
                                    <w:sz w:val="28"/>
                                    <w:szCs w:val="28"/>
                                    <w:lang w:val="en-GB"/>
                                  </w:rPr>
                                  <w:t>6</w:t>
                                </w:r>
                              </w:ins>
                              <w:del w:id="12" w:author="jonathan pritchard" w:date="2026-01-05T15:17:00Z" w16du:dateUtc="2026-01-05T15:17:00Z">
                                <w:r w:rsidDel="008449DE">
                                  <w:rPr>
                                    <w:rFonts w:ascii="Arial" w:hAnsi="Arial" w:cs="HelveticaNeueLT Std Med"/>
                                    <w:b/>
                                    <w:color w:val="00004C"/>
                                    <w:sz w:val="28"/>
                                    <w:szCs w:val="28"/>
                                    <w:lang w:val="en-GB"/>
                                  </w:rPr>
                                  <w:delText>5</w:delText>
                                </w:r>
                              </w:del>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ins w:id="13" w:author="jonathan pritchard" w:date="2025-10-16T13:44:00Z" w16du:dateUtc="2025-10-16T12:44:00Z">
                          <w:r>
                            <w:rPr>
                              <w:rFonts w:ascii="Arial" w:hAnsi="Arial" w:cs="HelveticaNeueLT Std Med"/>
                              <w:b/>
                              <w:color w:val="00004C"/>
                              <w:sz w:val="56"/>
                              <w:szCs w:val="56"/>
                              <w:lang w:val="en-GB"/>
                            </w:rPr>
                            <w:t>S-98 (</w:t>
                          </w:r>
                        </w:ins>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ins w:id="14" w:author="jonathan pritchard" w:date="2025-10-16T13:44:00Z" w16du:dateUtc="2025-10-16T12:44:00Z">
                          <w:r w:rsidR="00A1260D">
                            <w:rPr>
                              <w:rFonts w:ascii="Arial" w:hAnsi="Arial" w:cs="HelveticaNeueLT Std Med"/>
                              <w:b/>
                              <w:color w:val="00004C"/>
                              <w:sz w:val="56"/>
                              <w:szCs w:val="56"/>
                              <w:lang w:val="en-GB"/>
                            </w:rPr>
                            <w:t>)</w:t>
                          </w:r>
                        </w:ins>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10A760FB"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ins w:id="15" w:author="jonathan pritchard" w:date="2026-01-05T15:19:00Z" w16du:dateUtc="2026-01-05T15:19:00Z">
                          <w:r w:rsidR="00360D3E">
                            <w:rPr>
                              <w:rFonts w:ascii="Arial" w:hAnsi="Arial" w:cs="HelveticaNeueLT Std Med"/>
                              <w:b/>
                              <w:color w:val="00004C"/>
                              <w:sz w:val="28"/>
                              <w:szCs w:val="28"/>
                              <w:lang w:val="en-GB"/>
                            </w:rPr>
                            <w:t>5</w:t>
                          </w:r>
                        </w:ins>
                        <w:del w:id="16" w:author="jonathan pritchard" w:date="2025-09-09T11:49:00Z" w16du:dateUtc="2025-09-09T10:49:00Z">
                          <w:r w:rsidR="00CE3CEE" w:rsidDel="005303D9">
                            <w:rPr>
                              <w:rFonts w:ascii="Arial" w:hAnsi="Arial" w:cs="HelveticaNeueLT Std Med"/>
                              <w:b/>
                              <w:color w:val="00004C"/>
                              <w:sz w:val="28"/>
                              <w:szCs w:val="28"/>
                              <w:lang w:val="en-GB"/>
                            </w:rPr>
                            <w:delText>1</w:delText>
                          </w:r>
                        </w:del>
                        <w:r w:rsidR="008D0C93">
                          <w:rPr>
                            <w:rFonts w:ascii="Arial" w:hAnsi="Arial" w:cs="HelveticaNeueLT Std Med"/>
                            <w:b/>
                            <w:color w:val="00004C"/>
                            <w:sz w:val="28"/>
                            <w:szCs w:val="28"/>
                            <w:lang w:val="en-GB"/>
                          </w:rPr>
                          <w:t>.</w:t>
                        </w:r>
                        <w:r w:rsidR="00E60D7D">
                          <w:rPr>
                            <w:rFonts w:ascii="Arial" w:hAnsi="Arial" w:cs="HelveticaNeueLT Std Med"/>
                            <w:b/>
                            <w:color w:val="00004C"/>
                            <w:sz w:val="28"/>
                            <w:szCs w:val="28"/>
                            <w:lang w:val="en-GB"/>
                          </w:rPr>
                          <w:t>5</w:t>
                        </w:r>
                        <w:del w:id="17" w:author="jonathan pritchard" w:date="2026-01-05T15:19:00Z" w16du:dateUtc="2026-01-05T15:19:00Z">
                          <w:r w:rsidR="008D0C93" w:rsidDel="00360D3E">
                            <w:rPr>
                              <w:rFonts w:ascii="Arial" w:hAnsi="Arial" w:cs="HelveticaNeueLT Std Med"/>
                              <w:b/>
                              <w:color w:val="00004C"/>
                              <w:sz w:val="28"/>
                              <w:szCs w:val="28"/>
                              <w:lang w:val="en-GB"/>
                            </w:rPr>
                            <w:delText>0</w:delText>
                          </w:r>
                        </w:del>
                        <w:r>
                          <w:rPr>
                            <w:rFonts w:ascii="Arial" w:hAnsi="Arial" w:cs="HelveticaNeueLT Std Med"/>
                            <w:b/>
                            <w:color w:val="00004C"/>
                            <w:sz w:val="28"/>
                            <w:szCs w:val="28"/>
                            <w:lang w:val="en-GB"/>
                          </w:rPr>
                          <w:t xml:space="preserve"> </w:t>
                        </w:r>
                        <w:del w:id="18" w:author="jonathan pritchard" w:date="2025-08-07T07:10:00Z" w16du:dateUtc="2025-08-07T06:10:00Z">
                          <w:r w:rsidR="00CE3CEE" w:rsidDel="004B1339">
                            <w:rPr>
                              <w:rFonts w:ascii="Arial" w:hAnsi="Arial" w:cs="HelveticaNeueLT Std Med"/>
                              <w:b/>
                              <w:color w:val="00004C"/>
                              <w:sz w:val="28"/>
                              <w:szCs w:val="28"/>
                              <w:lang w:val="en-GB"/>
                            </w:rPr>
                            <w:delText>July</w:delText>
                          </w:r>
                          <w:r w:rsidR="004A6E2D" w:rsidDel="004B1339">
                            <w:rPr>
                              <w:rFonts w:ascii="Arial" w:hAnsi="Arial" w:cs="HelveticaNeueLT Std Med"/>
                              <w:b/>
                              <w:color w:val="00004C"/>
                              <w:sz w:val="28"/>
                              <w:szCs w:val="28"/>
                              <w:lang w:val="en-GB"/>
                            </w:rPr>
                            <w:delText xml:space="preserve"> </w:delText>
                          </w:r>
                        </w:del>
                        <w:ins w:id="19" w:author="jonathan pritchard" w:date="2026-01-05T15:17:00Z" w16du:dateUtc="2026-01-05T15:17:00Z">
                          <w:r w:rsidR="008449DE">
                            <w:rPr>
                              <w:rFonts w:ascii="Arial" w:hAnsi="Arial" w:cs="HelveticaNeueLT Std Med"/>
                              <w:b/>
                              <w:color w:val="00004C"/>
                              <w:sz w:val="28"/>
                              <w:szCs w:val="28"/>
                              <w:lang w:val="en-GB"/>
                            </w:rPr>
                            <w:t>January</w:t>
                          </w:r>
                        </w:ins>
                        <w:ins w:id="20" w:author="jonathan pritchard" w:date="2025-08-07T07:10:00Z" w16du:dateUtc="2025-08-07T06:10:00Z">
                          <w:r w:rsidR="004B1339">
                            <w:rPr>
                              <w:rFonts w:ascii="Arial" w:hAnsi="Arial" w:cs="HelveticaNeueLT Std Med"/>
                              <w:b/>
                              <w:color w:val="00004C"/>
                              <w:sz w:val="28"/>
                              <w:szCs w:val="28"/>
                              <w:lang w:val="en-GB"/>
                            </w:rPr>
                            <w:t xml:space="preserve"> </w:t>
                          </w:r>
                        </w:ins>
                        <w:r>
                          <w:rPr>
                            <w:rFonts w:ascii="Arial" w:hAnsi="Arial" w:cs="HelveticaNeueLT Std Med"/>
                            <w:b/>
                            <w:color w:val="00004C"/>
                            <w:sz w:val="28"/>
                            <w:szCs w:val="28"/>
                            <w:lang w:val="en-GB"/>
                          </w:rPr>
                          <w:t>202</w:t>
                        </w:r>
                        <w:ins w:id="21" w:author="jonathan pritchard" w:date="2026-01-05T15:17:00Z" w16du:dateUtc="2026-01-05T15:17:00Z">
                          <w:r w:rsidR="008449DE">
                            <w:rPr>
                              <w:rFonts w:ascii="Arial" w:hAnsi="Arial" w:cs="HelveticaNeueLT Std Med"/>
                              <w:b/>
                              <w:color w:val="00004C"/>
                              <w:sz w:val="28"/>
                              <w:szCs w:val="28"/>
                              <w:lang w:val="en-GB"/>
                            </w:rPr>
                            <w:t>6</w:t>
                          </w:r>
                        </w:ins>
                        <w:del w:id="22" w:author="jonathan pritchard" w:date="2026-01-05T15:17:00Z" w16du:dateUtc="2026-01-05T15:17:00Z">
                          <w:r w:rsidDel="008449DE">
                            <w:rPr>
                              <w:rFonts w:ascii="Arial" w:hAnsi="Arial" w:cs="HelveticaNeueLT Std Med"/>
                              <w:b/>
                              <w:color w:val="00004C"/>
                              <w:sz w:val="28"/>
                              <w:szCs w:val="28"/>
                              <w:lang w:val="en-GB"/>
                            </w:rPr>
                            <w:delText>5</w:delText>
                          </w:r>
                        </w:del>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23" w:name="_Toc219458165" w:displacedByCustomXml="next"/>
    <w:bookmarkStart w:id="24" w:name="_Toc144415652" w:displacedByCustomXml="next"/>
    <w:bookmarkStart w:id="25" w:name="_Toc144421198"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25"/>
          <w:bookmarkEnd w:id="24"/>
          <w:bookmarkEnd w:id="23"/>
        </w:p>
        <w:p w14:paraId="742B4705" w14:textId="77777777" w:rsidR="00703BA8" w:rsidRPr="0062074F" w:rsidRDefault="00703BA8" w:rsidP="00FD4BD6">
          <w:pPr>
            <w:pStyle w:val="TOC9"/>
          </w:pPr>
        </w:p>
        <w:p w14:paraId="3F311D52" w14:textId="4D0E977D" w:rsidR="00644DBC" w:rsidRDefault="000806E0">
          <w:pPr>
            <w:pStyle w:val="TOC1"/>
            <w:rPr>
              <w:ins w:id="2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ins w:id="27" w:author="jonathan pritchard" w:date="2026-01-16T12:15:00Z" w16du:dateUtc="2026-01-16T12:15:00Z">
            <w:r w:rsidR="00644DBC" w:rsidRPr="005E2C1E">
              <w:rPr>
                <w:rStyle w:val="Hyperlink"/>
                <w:noProof/>
              </w:rPr>
              <w:fldChar w:fldCharType="begin"/>
            </w:r>
            <w:r w:rsidR="00644DBC" w:rsidRPr="005E2C1E">
              <w:rPr>
                <w:rStyle w:val="Hyperlink"/>
                <w:noProof/>
              </w:rPr>
              <w:instrText xml:space="preserve"> </w:instrText>
            </w:r>
            <w:r w:rsidR="00644DBC">
              <w:rPr>
                <w:noProof/>
              </w:rPr>
              <w:instrText>HYPERLINK \l "_Toc219458165"</w:instrText>
            </w:r>
            <w:r w:rsidR="00644DBC" w:rsidRPr="005E2C1E">
              <w:rPr>
                <w:rStyle w:val="Hyperlink"/>
                <w:noProof/>
              </w:rPr>
              <w:instrText xml:space="preserve"> </w:instrText>
            </w:r>
            <w:r w:rsidR="00644DBC" w:rsidRPr="005E2C1E">
              <w:rPr>
                <w:rStyle w:val="Hyperlink"/>
                <w:noProof/>
              </w:rPr>
            </w:r>
            <w:r w:rsidR="00644DBC" w:rsidRPr="005E2C1E">
              <w:rPr>
                <w:rStyle w:val="Hyperlink"/>
                <w:noProof/>
              </w:rPr>
              <w:fldChar w:fldCharType="separate"/>
            </w:r>
            <w:r w:rsidR="00644DBC" w:rsidRPr="005E2C1E">
              <w:rPr>
                <w:rStyle w:val="Hyperlink"/>
                <w:b/>
                <w:noProof/>
              </w:rPr>
              <w:t>CONTENTS</w:t>
            </w:r>
            <w:r w:rsidR="00644DBC">
              <w:rPr>
                <w:noProof/>
                <w:webHidden/>
              </w:rPr>
              <w:tab/>
            </w:r>
            <w:r w:rsidR="00644DBC">
              <w:rPr>
                <w:noProof/>
                <w:webHidden/>
              </w:rPr>
              <w:fldChar w:fldCharType="begin"/>
            </w:r>
            <w:r w:rsidR="00644DBC">
              <w:rPr>
                <w:noProof/>
                <w:webHidden/>
              </w:rPr>
              <w:instrText xml:space="preserve"> PAGEREF _Toc219458165 \h </w:instrText>
            </w:r>
            <w:r w:rsidR="00644DBC">
              <w:rPr>
                <w:noProof/>
                <w:webHidden/>
              </w:rPr>
            </w:r>
            <w:r w:rsidR="00644DBC">
              <w:rPr>
                <w:noProof/>
                <w:webHidden/>
              </w:rPr>
              <w:fldChar w:fldCharType="separate"/>
            </w:r>
            <w:r w:rsidR="00644DBC">
              <w:rPr>
                <w:noProof/>
                <w:webHidden/>
              </w:rPr>
              <w:t>iii</w:t>
            </w:r>
            <w:r w:rsidR="00644DBC">
              <w:rPr>
                <w:noProof/>
                <w:webHidden/>
              </w:rPr>
              <w:fldChar w:fldCharType="end"/>
            </w:r>
            <w:r w:rsidR="00644DBC" w:rsidRPr="005E2C1E">
              <w:rPr>
                <w:rStyle w:val="Hyperlink"/>
                <w:noProof/>
              </w:rPr>
              <w:fldChar w:fldCharType="end"/>
            </w:r>
          </w:ins>
        </w:p>
        <w:p w14:paraId="5A3EA0F0" w14:textId="14079FA6" w:rsidR="00644DBC" w:rsidRDefault="00644DBC">
          <w:pPr>
            <w:pStyle w:val="TOC1"/>
            <w:rPr>
              <w:ins w:id="2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2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"_Toc219458166"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_Toc219458166 \h </w:instrText>
            </w:r>
            <w:r>
              <w:rPr>
                <w:noProof/>
                <w:webHidden/>
              </w:rPr>
            </w:r>
            <w:r>
              <w:rPr>
                <w:noProof/>
                <w:webHidden/>
              </w:rPr>
              <w:fldChar w:fldCharType="separate"/>
            </w:r>
            <w:r>
              <w:rPr>
                <w:noProof/>
                <w:webHidden/>
              </w:rPr>
              <w:t>8</w:t>
            </w:r>
            <w:r>
              <w:rPr>
                <w:noProof/>
                <w:webHidden/>
              </w:rPr>
              <w:fldChar w:fldCharType="end"/>
            </w:r>
            <w:r w:rsidRPr="005E2C1E">
              <w:rPr>
                <w:rStyle w:val="Hyperlink"/>
                <w:noProof/>
              </w:rPr>
              <w:fldChar w:fldCharType="end"/>
            </w:r>
          </w:ins>
        </w:p>
        <w:p w14:paraId="2FB10256" w14:textId="0A4F224F" w:rsidR="00644DBC" w:rsidRDefault="00644DBC">
          <w:pPr>
            <w:pStyle w:val="TOC1"/>
            <w:rPr>
              <w:ins w:id="3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References</w:t>
            </w:r>
            <w:r>
              <w:rPr>
                <w:noProof/>
                <w:webHidden/>
              </w:rPr>
              <w:tab/>
            </w:r>
            <w:r>
              <w:rPr>
                <w:noProof/>
                <w:webHidden/>
              </w:rPr>
              <w:fldChar w:fldCharType="begin"/>
            </w:r>
            <w:r>
              <w:rPr>
                <w:noProof/>
                <w:webHidden/>
              </w:rPr>
              <w:instrText xml:space="preserve"> PAGEREF _Toc219458170 \h </w:instrText>
            </w:r>
            <w:r>
              <w:rPr>
                <w:noProof/>
                <w:webHidden/>
              </w:rPr>
            </w:r>
            <w:r>
              <w:rPr>
                <w:noProof/>
                <w:webHidden/>
              </w:rPr>
              <w:fldChar w:fldCharType="separate"/>
            </w:r>
            <w:r>
              <w:rPr>
                <w:noProof/>
                <w:webHidden/>
              </w:rPr>
              <w:t>9</w:t>
            </w:r>
            <w:r>
              <w:rPr>
                <w:noProof/>
                <w:webHidden/>
              </w:rPr>
              <w:fldChar w:fldCharType="end"/>
            </w:r>
            <w:r w:rsidRPr="005E2C1E">
              <w:rPr>
                <w:rStyle w:val="Hyperlink"/>
                <w:noProof/>
              </w:rPr>
              <w:fldChar w:fldCharType="end"/>
            </w:r>
          </w:ins>
        </w:p>
        <w:p w14:paraId="34B36D57" w14:textId="7C0B491E" w:rsidR="00644DBC" w:rsidRDefault="00644DBC">
          <w:pPr>
            <w:pStyle w:val="TOC2"/>
            <w:rPr>
              <w:ins w:id="3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Normative references</w:t>
            </w:r>
            <w:r>
              <w:rPr>
                <w:noProof/>
                <w:webHidden/>
              </w:rPr>
              <w:tab/>
            </w:r>
            <w:r>
              <w:rPr>
                <w:noProof/>
                <w:webHidden/>
              </w:rPr>
              <w:fldChar w:fldCharType="begin"/>
            </w:r>
            <w:r>
              <w:rPr>
                <w:noProof/>
                <w:webHidden/>
              </w:rPr>
              <w:instrText xml:space="preserve"> PAGEREF _Toc219458171 \h </w:instrText>
            </w:r>
            <w:r>
              <w:rPr>
                <w:noProof/>
                <w:webHidden/>
              </w:rPr>
            </w:r>
            <w:r>
              <w:rPr>
                <w:noProof/>
                <w:webHidden/>
              </w:rPr>
              <w:fldChar w:fldCharType="separate"/>
            </w:r>
            <w:r>
              <w:rPr>
                <w:noProof/>
                <w:webHidden/>
              </w:rPr>
              <w:t>9</w:t>
            </w:r>
            <w:r>
              <w:rPr>
                <w:noProof/>
                <w:webHidden/>
              </w:rPr>
              <w:fldChar w:fldCharType="end"/>
            </w:r>
            <w:r w:rsidRPr="005E2C1E">
              <w:rPr>
                <w:rStyle w:val="Hyperlink"/>
                <w:noProof/>
              </w:rPr>
              <w:fldChar w:fldCharType="end"/>
            </w:r>
          </w:ins>
        </w:p>
        <w:p w14:paraId="6276831D" w14:textId="37FC02BB" w:rsidR="00644DBC" w:rsidRDefault="00644DBC">
          <w:pPr>
            <w:pStyle w:val="TOC2"/>
            <w:rPr>
              <w:ins w:id="3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Informative references</w:t>
            </w:r>
            <w:r>
              <w:rPr>
                <w:noProof/>
                <w:webHidden/>
              </w:rPr>
              <w:tab/>
            </w:r>
            <w:r>
              <w:rPr>
                <w:noProof/>
                <w:webHidden/>
              </w:rPr>
              <w:fldChar w:fldCharType="begin"/>
            </w:r>
            <w:r>
              <w:rPr>
                <w:noProof/>
                <w:webHidden/>
              </w:rPr>
              <w:instrText xml:space="preserve"> PAGEREF _Toc219458172 \h </w:instrText>
            </w:r>
            <w:r>
              <w:rPr>
                <w:noProof/>
                <w:webHidden/>
              </w:rPr>
            </w:r>
            <w:r>
              <w:rPr>
                <w:noProof/>
                <w:webHidden/>
              </w:rPr>
              <w:fldChar w:fldCharType="separate"/>
            </w:r>
            <w:r>
              <w:rPr>
                <w:noProof/>
                <w:webHidden/>
              </w:rPr>
              <w:t>9</w:t>
            </w:r>
            <w:r>
              <w:rPr>
                <w:noProof/>
                <w:webHidden/>
              </w:rPr>
              <w:fldChar w:fldCharType="end"/>
            </w:r>
            <w:r w:rsidRPr="005E2C1E">
              <w:rPr>
                <w:rStyle w:val="Hyperlink"/>
                <w:noProof/>
              </w:rPr>
              <w:fldChar w:fldCharType="end"/>
            </w:r>
          </w:ins>
        </w:p>
        <w:p w14:paraId="7790C793" w14:textId="08DA0519" w:rsidR="00644DBC" w:rsidRDefault="00644DBC">
          <w:pPr>
            <w:pStyle w:val="TOC1"/>
            <w:rPr>
              <w:ins w:id="3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lang w:eastAsia="en-GB"/>
              </w:rPr>
              <w:t>Abbreviations and Notation</w:t>
            </w:r>
            <w:r>
              <w:rPr>
                <w:noProof/>
                <w:webHidden/>
              </w:rPr>
              <w:tab/>
            </w:r>
            <w:r>
              <w:rPr>
                <w:noProof/>
                <w:webHidden/>
              </w:rPr>
              <w:fldChar w:fldCharType="begin"/>
            </w:r>
            <w:r>
              <w:rPr>
                <w:noProof/>
                <w:webHidden/>
              </w:rPr>
              <w:instrText xml:space="preserve"> PAGEREF _Toc219458173 \h </w:instrText>
            </w:r>
            <w:r>
              <w:rPr>
                <w:noProof/>
                <w:webHidden/>
              </w:rPr>
            </w:r>
            <w:r>
              <w:rPr>
                <w:noProof/>
                <w:webHidden/>
              </w:rPr>
              <w:fldChar w:fldCharType="separate"/>
            </w:r>
            <w:r>
              <w:rPr>
                <w:noProof/>
                <w:webHidden/>
              </w:rPr>
              <w:t>10</w:t>
            </w:r>
            <w:r>
              <w:rPr>
                <w:noProof/>
                <w:webHidden/>
              </w:rPr>
              <w:fldChar w:fldCharType="end"/>
            </w:r>
            <w:r w:rsidRPr="005E2C1E">
              <w:rPr>
                <w:rStyle w:val="Hyperlink"/>
                <w:noProof/>
              </w:rPr>
              <w:fldChar w:fldCharType="end"/>
            </w:r>
          </w:ins>
        </w:p>
        <w:p w14:paraId="08453CA8" w14:textId="06E91F7A" w:rsidR="00644DBC" w:rsidRDefault="00644DBC">
          <w:pPr>
            <w:pStyle w:val="TOC2"/>
            <w:rPr>
              <w:ins w:id="3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Abbreviations</w:t>
            </w:r>
            <w:r>
              <w:rPr>
                <w:noProof/>
                <w:webHidden/>
              </w:rPr>
              <w:tab/>
            </w:r>
            <w:r>
              <w:rPr>
                <w:noProof/>
                <w:webHidden/>
              </w:rPr>
              <w:fldChar w:fldCharType="begin"/>
            </w:r>
            <w:r>
              <w:rPr>
                <w:noProof/>
                <w:webHidden/>
              </w:rPr>
              <w:instrText xml:space="preserve"> PAGEREF _Toc219458174 \h </w:instrText>
            </w:r>
            <w:r>
              <w:rPr>
                <w:noProof/>
                <w:webHidden/>
              </w:rPr>
            </w:r>
            <w:r>
              <w:rPr>
                <w:noProof/>
                <w:webHidden/>
              </w:rPr>
              <w:fldChar w:fldCharType="separate"/>
            </w:r>
            <w:r>
              <w:rPr>
                <w:noProof/>
                <w:webHidden/>
              </w:rPr>
              <w:t>10</w:t>
            </w:r>
            <w:r>
              <w:rPr>
                <w:noProof/>
                <w:webHidden/>
              </w:rPr>
              <w:fldChar w:fldCharType="end"/>
            </w:r>
            <w:r w:rsidRPr="005E2C1E">
              <w:rPr>
                <w:rStyle w:val="Hyperlink"/>
                <w:noProof/>
              </w:rPr>
              <w:fldChar w:fldCharType="end"/>
            </w:r>
          </w:ins>
        </w:p>
        <w:p w14:paraId="63349C05" w14:textId="373959B0" w:rsidR="00644DBC" w:rsidRDefault="00644DBC">
          <w:pPr>
            <w:pStyle w:val="TOC2"/>
            <w:rPr>
              <w:ins w:id="4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Notation</w:t>
            </w:r>
            <w:r>
              <w:rPr>
                <w:noProof/>
                <w:webHidden/>
              </w:rPr>
              <w:tab/>
            </w:r>
            <w:r>
              <w:rPr>
                <w:noProof/>
                <w:webHidden/>
              </w:rPr>
              <w:fldChar w:fldCharType="begin"/>
            </w:r>
            <w:r>
              <w:rPr>
                <w:noProof/>
                <w:webHidden/>
              </w:rPr>
              <w:instrText xml:space="preserve"> PAGEREF _Toc219458175 \h </w:instrText>
            </w:r>
            <w:r>
              <w:rPr>
                <w:noProof/>
                <w:webHidden/>
              </w:rPr>
            </w:r>
            <w:r>
              <w:rPr>
                <w:noProof/>
                <w:webHidden/>
              </w:rPr>
              <w:fldChar w:fldCharType="separate"/>
            </w:r>
            <w:r>
              <w:rPr>
                <w:noProof/>
                <w:webHidden/>
              </w:rPr>
              <w:t>10</w:t>
            </w:r>
            <w:r>
              <w:rPr>
                <w:noProof/>
                <w:webHidden/>
              </w:rPr>
              <w:fldChar w:fldCharType="end"/>
            </w:r>
            <w:r w:rsidRPr="005E2C1E">
              <w:rPr>
                <w:rStyle w:val="Hyperlink"/>
                <w:noProof/>
              </w:rPr>
              <w:fldChar w:fldCharType="end"/>
            </w:r>
          </w:ins>
        </w:p>
        <w:p w14:paraId="74526559" w14:textId="65C44CA4" w:rsidR="00644DBC" w:rsidRDefault="00644DBC">
          <w:pPr>
            <w:pStyle w:val="TOC2"/>
            <w:rPr>
              <w:ins w:id="4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_Toc219458176 \h </w:instrText>
            </w:r>
            <w:r>
              <w:rPr>
                <w:noProof/>
                <w:webHidden/>
              </w:rPr>
            </w:r>
            <w:r>
              <w:rPr>
                <w:noProof/>
                <w:webHidden/>
              </w:rPr>
              <w:fldChar w:fldCharType="separate"/>
            </w:r>
            <w:r>
              <w:rPr>
                <w:noProof/>
                <w:webHidden/>
              </w:rPr>
              <w:t>10</w:t>
            </w:r>
            <w:r>
              <w:rPr>
                <w:noProof/>
                <w:webHidden/>
              </w:rPr>
              <w:fldChar w:fldCharType="end"/>
            </w:r>
            <w:r w:rsidRPr="005E2C1E">
              <w:rPr>
                <w:rStyle w:val="Hyperlink"/>
                <w:noProof/>
              </w:rPr>
              <w:fldChar w:fldCharType="end"/>
            </w:r>
          </w:ins>
        </w:p>
        <w:p w14:paraId="1806F900" w14:textId="126EC260" w:rsidR="00644DBC" w:rsidRDefault="00644DBC">
          <w:pPr>
            <w:pStyle w:val="TOC1"/>
            <w:rPr>
              <w:ins w:id="4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Background - System Concepts and Limitations</w:t>
            </w:r>
            <w:r>
              <w:rPr>
                <w:noProof/>
                <w:webHidden/>
              </w:rPr>
              <w:tab/>
            </w:r>
            <w:r>
              <w:rPr>
                <w:noProof/>
                <w:webHidden/>
              </w:rPr>
              <w:fldChar w:fldCharType="begin"/>
            </w:r>
            <w:r>
              <w:rPr>
                <w:noProof/>
                <w:webHidden/>
              </w:rPr>
              <w:instrText xml:space="preserve"> PAGEREF _Toc219458177 \h </w:instrText>
            </w:r>
            <w:r>
              <w:rPr>
                <w:noProof/>
                <w:webHidden/>
              </w:rPr>
            </w:r>
            <w:r>
              <w:rPr>
                <w:noProof/>
                <w:webHidden/>
              </w:rPr>
              <w:fldChar w:fldCharType="separate"/>
            </w:r>
            <w:r>
              <w:rPr>
                <w:noProof/>
                <w:webHidden/>
              </w:rPr>
              <w:t>11</w:t>
            </w:r>
            <w:r>
              <w:rPr>
                <w:noProof/>
                <w:webHidden/>
              </w:rPr>
              <w:fldChar w:fldCharType="end"/>
            </w:r>
            <w:r w:rsidRPr="005E2C1E">
              <w:rPr>
                <w:rStyle w:val="Hyperlink"/>
                <w:noProof/>
              </w:rPr>
              <w:fldChar w:fldCharType="end"/>
            </w:r>
          </w:ins>
        </w:p>
        <w:p w14:paraId="5E8B3D9B" w14:textId="766B3298" w:rsidR="00644DBC" w:rsidRDefault="00644DBC">
          <w:pPr>
            <w:pStyle w:val="TOC2"/>
            <w:rPr>
              <w:ins w:id="4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concepts of ENC, ENDS and System Database</w:t>
            </w:r>
            <w:r>
              <w:rPr>
                <w:noProof/>
                <w:webHidden/>
              </w:rPr>
              <w:tab/>
            </w:r>
            <w:r>
              <w:rPr>
                <w:noProof/>
                <w:webHidden/>
              </w:rPr>
              <w:fldChar w:fldCharType="begin"/>
            </w:r>
            <w:r>
              <w:rPr>
                <w:noProof/>
                <w:webHidden/>
              </w:rPr>
              <w:instrText xml:space="preserve"> PAGEREF _Toc219458178 \h </w:instrText>
            </w:r>
            <w:r>
              <w:rPr>
                <w:noProof/>
                <w:webHidden/>
              </w:rPr>
            </w:r>
            <w:r>
              <w:rPr>
                <w:noProof/>
                <w:webHidden/>
              </w:rPr>
              <w:fldChar w:fldCharType="separate"/>
            </w:r>
            <w:r>
              <w:rPr>
                <w:noProof/>
                <w:webHidden/>
              </w:rPr>
              <w:t>11</w:t>
            </w:r>
            <w:r>
              <w:rPr>
                <w:noProof/>
                <w:webHidden/>
              </w:rPr>
              <w:fldChar w:fldCharType="end"/>
            </w:r>
            <w:r w:rsidRPr="005E2C1E">
              <w:rPr>
                <w:rStyle w:val="Hyperlink"/>
                <w:noProof/>
              </w:rPr>
              <w:fldChar w:fldCharType="end"/>
            </w:r>
          </w:ins>
        </w:p>
        <w:p w14:paraId="1EC73D86" w14:textId="33F3DFD0" w:rsidR="00644DBC" w:rsidRDefault="00644DBC">
          <w:pPr>
            <w:pStyle w:val="TOC2"/>
            <w:rPr>
              <w:ins w:id="4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"_Toc219458179"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concept, limitations, and challenges</w:t>
            </w:r>
            <w:r>
              <w:rPr>
                <w:noProof/>
                <w:webHidden/>
              </w:rPr>
              <w:tab/>
            </w:r>
            <w:r>
              <w:rPr>
                <w:noProof/>
                <w:webHidden/>
              </w:rPr>
              <w:fldChar w:fldCharType="begin"/>
            </w:r>
            <w:r>
              <w:rPr>
                <w:noProof/>
                <w:webHidden/>
              </w:rPr>
              <w:instrText xml:space="preserve"> PAGEREF _Toc219458179 \h </w:instrText>
            </w:r>
            <w:r>
              <w:rPr>
                <w:noProof/>
                <w:webHidden/>
              </w:rPr>
            </w:r>
            <w:r>
              <w:rPr>
                <w:noProof/>
                <w:webHidden/>
              </w:rPr>
              <w:fldChar w:fldCharType="separate"/>
            </w:r>
            <w:r>
              <w:rPr>
                <w:noProof/>
                <w:webHidden/>
              </w:rPr>
              <w:t>11</w:t>
            </w:r>
            <w:r>
              <w:rPr>
                <w:noProof/>
                <w:webHidden/>
              </w:rPr>
              <w:fldChar w:fldCharType="end"/>
            </w:r>
            <w:r w:rsidRPr="005E2C1E">
              <w:rPr>
                <w:rStyle w:val="Hyperlink"/>
                <w:noProof/>
              </w:rPr>
              <w:fldChar w:fldCharType="end"/>
            </w:r>
          </w:ins>
        </w:p>
        <w:p w14:paraId="5C900BD4" w14:textId="35D078D0" w:rsidR="00644DBC" w:rsidRDefault="00644DBC">
          <w:pPr>
            <w:pStyle w:val="TOC3"/>
            <w:rPr>
              <w:ins w:id="5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5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Depth Related Functionality</w:t>
            </w:r>
            <w:r>
              <w:rPr>
                <w:noProof/>
                <w:webHidden/>
              </w:rPr>
              <w:tab/>
            </w:r>
            <w:r>
              <w:rPr>
                <w:noProof/>
                <w:webHidden/>
              </w:rPr>
              <w:fldChar w:fldCharType="begin"/>
            </w:r>
            <w:r>
              <w:rPr>
                <w:noProof/>
                <w:webHidden/>
              </w:rPr>
              <w:instrText xml:space="preserve"> PAGEREF _Toc219458180 \h </w:instrText>
            </w:r>
            <w:r>
              <w:rPr>
                <w:noProof/>
                <w:webHidden/>
              </w:rPr>
            </w:r>
            <w:r>
              <w:rPr>
                <w:noProof/>
                <w:webHidden/>
              </w:rPr>
              <w:fldChar w:fldCharType="separate"/>
            </w:r>
            <w:r>
              <w:rPr>
                <w:noProof/>
                <w:webHidden/>
              </w:rPr>
              <w:t>13</w:t>
            </w:r>
            <w:r>
              <w:rPr>
                <w:noProof/>
                <w:webHidden/>
              </w:rPr>
              <w:fldChar w:fldCharType="end"/>
            </w:r>
            <w:r w:rsidRPr="005E2C1E">
              <w:rPr>
                <w:rStyle w:val="Hyperlink"/>
                <w:noProof/>
              </w:rPr>
              <w:fldChar w:fldCharType="end"/>
            </w:r>
          </w:ins>
        </w:p>
        <w:p w14:paraId="1D22AF2A" w14:textId="31F942CB" w:rsidR="00644DBC" w:rsidRDefault="00644DBC">
          <w:pPr>
            <w:pStyle w:val="TOC2"/>
            <w:rPr>
              <w:ins w:id="5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5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_Toc219458181 \h </w:instrText>
            </w:r>
            <w:r>
              <w:rPr>
                <w:noProof/>
                <w:webHidden/>
              </w:rPr>
            </w:r>
            <w:r>
              <w:rPr>
                <w:noProof/>
                <w:webHidden/>
              </w:rPr>
              <w:fldChar w:fldCharType="separate"/>
            </w:r>
            <w:r>
              <w:rPr>
                <w:noProof/>
                <w:webHidden/>
              </w:rPr>
              <w:t>13</w:t>
            </w:r>
            <w:r>
              <w:rPr>
                <w:noProof/>
                <w:webHidden/>
              </w:rPr>
              <w:fldChar w:fldCharType="end"/>
            </w:r>
            <w:r w:rsidRPr="005E2C1E">
              <w:rPr>
                <w:rStyle w:val="Hyperlink"/>
                <w:noProof/>
              </w:rPr>
              <w:fldChar w:fldCharType="end"/>
            </w:r>
          </w:ins>
        </w:p>
        <w:p w14:paraId="56A6AE5B" w14:textId="63B0EFE2" w:rsidR="00644DBC" w:rsidRDefault="00644DBC">
          <w:pPr>
            <w:pStyle w:val="TOC1"/>
            <w:rPr>
              <w:ins w:id="5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5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Interface Design</w:t>
            </w:r>
            <w:r>
              <w:rPr>
                <w:noProof/>
                <w:webHidden/>
              </w:rPr>
              <w:tab/>
            </w:r>
            <w:r>
              <w:rPr>
                <w:noProof/>
                <w:webHidden/>
              </w:rPr>
              <w:fldChar w:fldCharType="begin"/>
            </w:r>
            <w:r>
              <w:rPr>
                <w:noProof/>
                <w:webHidden/>
              </w:rPr>
              <w:instrText xml:space="preserve"> PAGEREF _Toc219458182 \h </w:instrText>
            </w:r>
            <w:r>
              <w:rPr>
                <w:noProof/>
                <w:webHidden/>
              </w:rPr>
            </w:r>
            <w:r>
              <w:rPr>
                <w:noProof/>
                <w:webHidden/>
              </w:rPr>
              <w:fldChar w:fldCharType="separate"/>
            </w:r>
            <w:r>
              <w:rPr>
                <w:noProof/>
                <w:webHidden/>
              </w:rPr>
              <w:t>14</w:t>
            </w:r>
            <w:r>
              <w:rPr>
                <w:noProof/>
                <w:webHidden/>
              </w:rPr>
              <w:fldChar w:fldCharType="end"/>
            </w:r>
            <w:r w:rsidRPr="005E2C1E">
              <w:rPr>
                <w:rStyle w:val="Hyperlink"/>
                <w:noProof/>
              </w:rPr>
              <w:fldChar w:fldCharType="end"/>
            </w:r>
          </w:ins>
        </w:p>
        <w:p w14:paraId="537BB991" w14:textId="22A6663B" w:rsidR="00644DBC" w:rsidRDefault="00644DBC">
          <w:pPr>
            <w:pStyle w:val="TOC2"/>
            <w:rPr>
              <w:ins w:id="5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5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General principles</w:t>
            </w:r>
            <w:r>
              <w:rPr>
                <w:noProof/>
                <w:webHidden/>
              </w:rPr>
              <w:tab/>
            </w:r>
            <w:r>
              <w:rPr>
                <w:noProof/>
                <w:webHidden/>
              </w:rPr>
              <w:fldChar w:fldCharType="begin"/>
            </w:r>
            <w:r>
              <w:rPr>
                <w:noProof/>
                <w:webHidden/>
              </w:rPr>
              <w:instrText xml:space="preserve"> PAGEREF _Toc219458183 \h </w:instrText>
            </w:r>
            <w:r>
              <w:rPr>
                <w:noProof/>
                <w:webHidden/>
              </w:rPr>
            </w:r>
            <w:r>
              <w:rPr>
                <w:noProof/>
                <w:webHidden/>
              </w:rPr>
              <w:fldChar w:fldCharType="separate"/>
            </w:r>
            <w:r>
              <w:rPr>
                <w:noProof/>
                <w:webHidden/>
              </w:rPr>
              <w:t>14</w:t>
            </w:r>
            <w:r>
              <w:rPr>
                <w:noProof/>
                <w:webHidden/>
              </w:rPr>
              <w:fldChar w:fldCharType="end"/>
            </w:r>
            <w:r w:rsidRPr="005E2C1E">
              <w:rPr>
                <w:rStyle w:val="Hyperlink"/>
                <w:noProof/>
              </w:rPr>
              <w:fldChar w:fldCharType="end"/>
            </w:r>
          </w:ins>
        </w:p>
        <w:p w14:paraId="4C8AC7B7" w14:textId="5160DB8B" w:rsidR="00644DBC" w:rsidRDefault="00644DBC">
          <w:pPr>
            <w:pStyle w:val="TOC1"/>
            <w:rPr>
              <w:ins w:id="5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5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Layers</w:t>
            </w:r>
            <w:r>
              <w:rPr>
                <w:noProof/>
                <w:webHidden/>
              </w:rPr>
              <w:tab/>
            </w:r>
            <w:r>
              <w:rPr>
                <w:noProof/>
                <w:webHidden/>
              </w:rPr>
              <w:fldChar w:fldCharType="begin"/>
            </w:r>
            <w:r>
              <w:rPr>
                <w:noProof/>
                <w:webHidden/>
              </w:rPr>
              <w:instrText xml:space="preserve"> PAGEREF _Toc219458184 \h </w:instrText>
            </w:r>
            <w:r>
              <w:rPr>
                <w:noProof/>
                <w:webHidden/>
              </w:rPr>
            </w:r>
            <w:r>
              <w:rPr>
                <w:noProof/>
                <w:webHidden/>
              </w:rPr>
              <w:fldChar w:fldCharType="separate"/>
            </w:r>
            <w:r>
              <w:rPr>
                <w:noProof/>
                <w:webHidden/>
              </w:rPr>
              <w:t>14</w:t>
            </w:r>
            <w:r>
              <w:rPr>
                <w:noProof/>
                <w:webHidden/>
              </w:rPr>
              <w:fldChar w:fldCharType="end"/>
            </w:r>
            <w:r w:rsidRPr="005E2C1E">
              <w:rPr>
                <w:rStyle w:val="Hyperlink"/>
                <w:noProof/>
              </w:rPr>
              <w:fldChar w:fldCharType="end"/>
            </w:r>
          </w:ins>
        </w:p>
        <w:p w14:paraId="031CA1BC" w14:textId="40EAC92A" w:rsidR="00644DBC" w:rsidRDefault="00644DBC">
          <w:pPr>
            <w:pStyle w:val="TOC2"/>
            <w:rPr>
              <w:ins w:id="6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6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 products and information layers</w:t>
            </w:r>
            <w:r>
              <w:rPr>
                <w:noProof/>
                <w:webHidden/>
              </w:rPr>
              <w:tab/>
            </w:r>
            <w:r>
              <w:rPr>
                <w:noProof/>
                <w:webHidden/>
              </w:rPr>
              <w:fldChar w:fldCharType="begin"/>
            </w:r>
            <w:r>
              <w:rPr>
                <w:noProof/>
                <w:webHidden/>
              </w:rPr>
              <w:instrText xml:space="preserve"> PAGEREF _Toc219458185 \h </w:instrText>
            </w:r>
            <w:r>
              <w:rPr>
                <w:noProof/>
                <w:webHidden/>
              </w:rPr>
            </w:r>
            <w:r>
              <w:rPr>
                <w:noProof/>
                <w:webHidden/>
              </w:rPr>
              <w:fldChar w:fldCharType="separate"/>
            </w:r>
            <w:r>
              <w:rPr>
                <w:noProof/>
                <w:webHidden/>
              </w:rPr>
              <w:t>14</w:t>
            </w:r>
            <w:r>
              <w:rPr>
                <w:noProof/>
                <w:webHidden/>
              </w:rPr>
              <w:fldChar w:fldCharType="end"/>
            </w:r>
            <w:r w:rsidRPr="005E2C1E">
              <w:rPr>
                <w:rStyle w:val="Hyperlink"/>
                <w:noProof/>
              </w:rPr>
              <w:fldChar w:fldCharType="end"/>
            </w:r>
          </w:ins>
        </w:p>
        <w:p w14:paraId="7C754C23" w14:textId="102B5CA4" w:rsidR="00644DBC" w:rsidRDefault="00644DBC">
          <w:pPr>
            <w:pStyle w:val="TOC3"/>
            <w:rPr>
              <w:ins w:id="6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6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Basic product specifications and layers</w:t>
            </w:r>
            <w:r>
              <w:rPr>
                <w:noProof/>
                <w:webHidden/>
              </w:rPr>
              <w:tab/>
            </w:r>
            <w:r>
              <w:rPr>
                <w:noProof/>
                <w:webHidden/>
              </w:rPr>
              <w:fldChar w:fldCharType="begin"/>
            </w:r>
            <w:r>
              <w:rPr>
                <w:noProof/>
                <w:webHidden/>
              </w:rPr>
              <w:instrText xml:space="preserve"> PAGEREF _Toc219458186 \h </w:instrText>
            </w:r>
            <w:r>
              <w:rPr>
                <w:noProof/>
                <w:webHidden/>
              </w:rPr>
            </w:r>
            <w:r>
              <w:rPr>
                <w:noProof/>
                <w:webHidden/>
              </w:rPr>
              <w:fldChar w:fldCharType="separate"/>
            </w:r>
            <w:r>
              <w:rPr>
                <w:noProof/>
                <w:webHidden/>
              </w:rPr>
              <w:t>14</w:t>
            </w:r>
            <w:r>
              <w:rPr>
                <w:noProof/>
                <w:webHidden/>
              </w:rPr>
              <w:fldChar w:fldCharType="end"/>
            </w:r>
            <w:r w:rsidRPr="005E2C1E">
              <w:rPr>
                <w:rStyle w:val="Hyperlink"/>
                <w:noProof/>
              </w:rPr>
              <w:fldChar w:fldCharType="end"/>
            </w:r>
          </w:ins>
        </w:p>
        <w:p w14:paraId="3AF6C651" w14:textId="5CAA28C3" w:rsidR="00644DBC" w:rsidRDefault="00644DBC">
          <w:pPr>
            <w:pStyle w:val="TOC3"/>
            <w:rPr>
              <w:ins w:id="6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6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Projected Data</w:t>
            </w:r>
            <w:r>
              <w:rPr>
                <w:noProof/>
                <w:webHidden/>
              </w:rPr>
              <w:tab/>
            </w:r>
            <w:r>
              <w:rPr>
                <w:noProof/>
                <w:webHidden/>
              </w:rPr>
              <w:fldChar w:fldCharType="begin"/>
            </w:r>
            <w:r>
              <w:rPr>
                <w:noProof/>
                <w:webHidden/>
              </w:rPr>
              <w:instrText xml:space="preserve"> PAGEREF _Toc219458187 \h </w:instrText>
            </w:r>
            <w:r>
              <w:rPr>
                <w:noProof/>
                <w:webHidden/>
              </w:rPr>
            </w:r>
            <w:r>
              <w:rPr>
                <w:noProof/>
                <w:webHidden/>
              </w:rPr>
              <w:fldChar w:fldCharType="separate"/>
            </w:r>
            <w:r>
              <w:rPr>
                <w:noProof/>
                <w:webHidden/>
              </w:rPr>
              <w:t>14</w:t>
            </w:r>
            <w:r>
              <w:rPr>
                <w:noProof/>
                <w:webHidden/>
              </w:rPr>
              <w:fldChar w:fldCharType="end"/>
            </w:r>
            <w:r w:rsidRPr="005E2C1E">
              <w:rPr>
                <w:rStyle w:val="Hyperlink"/>
                <w:noProof/>
              </w:rPr>
              <w:fldChar w:fldCharType="end"/>
            </w:r>
          </w:ins>
        </w:p>
        <w:p w14:paraId="2822D5B0" w14:textId="70DDFB26" w:rsidR="00644DBC" w:rsidRDefault="00644DBC">
          <w:pPr>
            <w:pStyle w:val="TOC3"/>
            <w:rPr>
              <w:ins w:id="6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6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Other data products</w:t>
            </w:r>
            <w:r>
              <w:rPr>
                <w:noProof/>
                <w:webHidden/>
              </w:rPr>
              <w:tab/>
            </w:r>
            <w:r>
              <w:rPr>
                <w:noProof/>
                <w:webHidden/>
              </w:rPr>
              <w:fldChar w:fldCharType="begin"/>
            </w:r>
            <w:r>
              <w:rPr>
                <w:noProof/>
                <w:webHidden/>
              </w:rPr>
              <w:instrText xml:space="preserve"> PAGEREF _Toc219458188 \h </w:instrText>
            </w:r>
            <w:r>
              <w:rPr>
                <w:noProof/>
                <w:webHidden/>
              </w:rPr>
            </w:r>
            <w:r>
              <w:rPr>
                <w:noProof/>
                <w:webHidden/>
              </w:rPr>
              <w:fldChar w:fldCharType="separate"/>
            </w:r>
            <w:r>
              <w:rPr>
                <w:noProof/>
                <w:webHidden/>
              </w:rPr>
              <w:t>14</w:t>
            </w:r>
            <w:r>
              <w:rPr>
                <w:noProof/>
                <w:webHidden/>
              </w:rPr>
              <w:fldChar w:fldCharType="end"/>
            </w:r>
            <w:r w:rsidRPr="005E2C1E">
              <w:rPr>
                <w:rStyle w:val="Hyperlink"/>
                <w:noProof/>
              </w:rPr>
              <w:fldChar w:fldCharType="end"/>
            </w:r>
          </w:ins>
        </w:p>
        <w:p w14:paraId="5B6C869F" w14:textId="7A2DDA4E" w:rsidR="00644DBC" w:rsidRDefault="00644DBC">
          <w:pPr>
            <w:pStyle w:val="TOC3"/>
            <w:rPr>
              <w:ins w:id="6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6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"_Toc219458189"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Data layers in Display Base and Standard Display</w:t>
            </w:r>
            <w:r>
              <w:rPr>
                <w:noProof/>
                <w:webHidden/>
              </w:rPr>
              <w:tab/>
            </w:r>
            <w:r>
              <w:rPr>
                <w:noProof/>
                <w:webHidden/>
              </w:rPr>
              <w:fldChar w:fldCharType="begin"/>
            </w:r>
            <w:r>
              <w:rPr>
                <w:noProof/>
                <w:webHidden/>
              </w:rPr>
              <w:instrText xml:space="preserve"> PAGEREF _Toc219458189 \h </w:instrText>
            </w:r>
            <w:r>
              <w:rPr>
                <w:noProof/>
                <w:webHidden/>
              </w:rPr>
            </w:r>
            <w:r>
              <w:rPr>
                <w:noProof/>
                <w:webHidden/>
              </w:rPr>
              <w:fldChar w:fldCharType="separate"/>
            </w:r>
            <w:r>
              <w:rPr>
                <w:noProof/>
                <w:webHidden/>
              </w:rPr>
              <w:t>15</w:t>
            </w:r>
            <w:r>
              <w:rPr>
                <w:noProof/>
                <w:webHidden/>
              </w:rPr>
              <w:fldChar w:fldCharType="end"/>
            </w:r>
            <w:r w:rsidRPr="005E2C1E">
              <w:rPr>
                <w:rStyle w:val="Hyperlink"/>
                <w:noProof/>
              </w:rPr>
              <w:fldChar w:fldCharType="end"/>
            </w:r>
          </w:ins>
        </w:p>
        <w:p w14:paraId="6D7558C0" w14:textId="093A5055" w:rsidR="00644DBC" w:rsidRDefault="00644DBC">
          <w:pPr>
            <w:pStyle w:val="TOC2"/>
            <w:rPr>
              <w:ins w:id="7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7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Mitigation of data overload</w:t>
            </w:r>
            <w:r>
              <w:rPr>
                <w:noProof/>
                <w:webHidden/>
              </w:rPr>
              <w:tab/>
            </w:r>
            <w:r>
              <w:rPr>
                <w:noProof/>
                <w:webHidden/>
              </w:rPr>
              <w:fldChar w:fldCharType="begin"/>
            </w:r>
            <w:r>
              <w:rPr>
                <w:noProof/>
                <w:webHidden/>
              </w:rPr>
              <w:instrText xml:space="preserve"> PAGEREF _Toc219458190 \h </w:instrText>
            </w:r>
            <w:r>
              <w:rPr>
                <w:noProof/>
                <w:webHidden/>
              </w:rPr>
            </w:r>
            <w:r>
              <w:rPr>
                <w:noProof/>
                <w:webHidden/>
              </w:rPr>
              <w:fldChar w:fldCharType="separate"/>
            </w:r>
            <w:r>
              <w:rPr>
                <w:noProof/>
                <w:webHidden/>
              </w:rPr>
              <w:t>15</w:t>
            </w:r>
            <w:r>
              <w:rPr>
                <w:noProof/>
                <w:webHidden/>
              </w:rPr>
              <w:fldChar w:fldCharType="end"/>
            </w:r>
            <w:r w:rsidRPr="005E2C1E">
              <w:rPr>
                <w:rStyle w:val="Hyperlink"/>
                <w:noProof/>
              </w:rPr>
              <w:fldChar w:fldCharType="end"/>
            </w:r>
          </w:ins>
        </w:p>
        <w:p w14:paraId="49DAB988" w14:textId="35721900" w:rsidR="00644DBC" w:rsidRDefault="00644DBC">
          <w:pPr>
            <w:pStyle w:val="TOC1"/>
            <w:rPr>
              <w:ins w:id="72"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7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Portrayal Process, Catalogue Elements, and Alerting</w:t>
            </w:r>
            <w:r>
              <w:rPr>
                <w:noProof/>
                <w:webHidden/>
              </w:rPr>
              <w:tab/>
            </w:r>
            <w:r>
              <w:rPr>
                <w:noProof/>
                <w:webHidden/>
              </w:rPr>
              <w:fldChar w:fldCharType="begin"/>
            </w:r>
            <w:r>
              <w:rPr>
                <w:noProof/>
                <w:webHidden/>
              </w:rPr>
              <w:instrText xml:space="preserve"> PAGEREF _Toc219458191 \h </w:instrText>
            </w:r>
            <w:r>
              <w:rPr>
                <w:noProof/>
                <w:webHidden/>
              </w:rPr>
            </w:r>
            <w:r>
              <w:rPr>
                <w:noProof/>
                <w:webHidden/>
              </w:rPr>
              <w:fldChar w:fldCharType="separate"/>
            </w:r>
            <w:r>
              <w:rPr>
                <w:noProof/>
                <w:webHidden/>
              </w:rPr>
              <w:t>15</w:t>
            </w:r>
            <w:r>
              <w:rPr>
                <w:noProof/>
                <w:webHidden/>
              </w:rPr>
              <w:fldChar w:fldCharType="end"/>
            </w:r>
            <w:r w:rsidRPr="005E2C1E">
              <w:rPr>
                <w:rStyle w:val="Hyperlink"/>
                <w:noProof/>
              </w:rPr>
              <w:fldChar w:fldCharType="end"/>
            </w:r>
          </w:ins>
        </w:p>
        <w:p w14:paraId="670C72F1" w14:textId="2E697EB0" w:rsidR="00644DBC" w:rsidRDefault="00644DBC">
          <w:pPr>
            <w:pStyle w:val="TOC2"/>
            <w:rPr>
              <w:ins w:id="7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7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Overview of the portrayal process</w:t>
            </w:r>
            <w:r>
              <w:rPr>
                <w:noProof/>
                <w:webHidden/>
              </w:rPr>
              <w:tab/>
            </w:r>
            <w:r>
              <w:rPr>
                <w:noProof/>
                <w:webHidden/>
              </w:rPr>
              <w:fldChar w:fldCharType="begin"/>
            </w:r>
            <w:r>
              <w:rPr>
                <w:noProof/>
                <w:webHidden/>
              </w:rPr>
              <w:instrText xml:space="preserve"> PAGEREF _Toc219458192 \h </w:instrText>
            </w:r>
            <w:r>
              <w:rPr>
                <w:noProof/>
                <w:webHidden/>
              </w:rPr>
            </w:r>
            <w:r>
              <w:rPr>
                <w:noProof/>
                <w:webHidden/>
              </w:rPr>
              <w:fldChar w:fldCharType="separate"/>
            </w:r>
            <w:r>
              <w:rPr>
                <w:noProof/>
                <w:webHidden/>
              </w:rPr>
              <w:t>15</w:t>
            </w:r>
            <w:r>
              <w:rPr>
                <w:noProof/>
                <w:webHidden/>
              </w:rPr>
              <w:fldChar w:fldCharType="end"/>
            </w:r>
            <w:r w:rsidRPr="005E2C1E">
              <w:rPr>
                <w:rStyle w:val="Hyperlink"/>
                <w:noProof/>
              </w:rPr>
              <w:fldChar w:fldCharType="end"/>
            </w:r>
          </w:ins>
        </w:p>
        <w:p w14:paraId="63A26DE7" w14:textId="1DCBDD36" w:rsidR="00644DBC" w:rsidRDefault="00644DBC">
          <w:pPr>
            <w:pStyle w:val="TOC2"/>
            <w:rPr>
              <w:ins w:id="7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7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of S-100 Portrayal</w:t>
            </w:r>
            <w:r>
              <w:rPr>
                <w:noProof/>
                <w:webHidden/>
              </w:rPr>
              <w:tab/>
            </w:r>
            <w:r>
              <w:rPr>
                <w:noProof/>
                <w:webHidden/>
              </w:rPr>
              <w:fldChar w:fldCharType="begin"/>
            </w:r>
            <w:r>
              <w:rPr>
                <w:noProof/>
                <w:webHidden/>
              </w:rPr>
              <w:instrText xml:space="preserve"> PAGEREF _Toc219458193 \h </w:instrText>
            </w:r>
            <w:r>
              <w:rPr>
                <w:noProof/>
                <w:webHidden/>
              </w:rPr>
            </w:r>
            <w:r>
              <w:rPr>
                <w:noProof/>
                <w:webHidden/>
              </w:rPr>
              <w:fldChar w:fldCharType="separate"/>
            </w:r>
            <w:r>
              <w:rPr>
                <w:noProof/>
                <w:webHidden/>
              </w:rPr>
              <w:t>15</w:t>
            </w:r>
            <w:r>
              <w:rPr>
                <w:noProof/>
                <w:webHidden/>
              </w:rPr>
              <w:fldChar w:fldCharType="end"/>
            </w:r>
            <w:r w:rsidRPr="005E2C1E">
              <w:rPr>
                <w:rStyle w:val="Hyperlink"/>
                <w:noProof/>
              </w:rPr>
              <w:fldChar w:fldCharType="end"/>
            </w:r>
          </w:ins>
        </w:p>
        <w:p w14:paraId="695F1566" w14:textId="54A5CF9C" w:rsidR="00644DBC" w:rsidRDefault="00644DBC">
          <w:pPr>
            <w:pStyle w:val="TOC3"/>
            <w:rPr>
              <w:ins w:id="7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7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Pixmaps</w:t>
            </w:r>
            <w:r>
              <w:rPr>
                <w:noProof/>
                <w:webHidden/>
              </w:rPr>
              <w:tab/>
            </w:r>
            <w:r>
              <w:rPr>
                <w:noProof/>
                <w:webHidden/>
              </w:rPr>
              <w:fldChar w:fldCharType="begin"/>
            </w:r>
            <w:r>
              <w:rPr>
                <w:noProof/>
                <w:webHidden/>
              </w:rPr>
              <w:instrText xml:space="preserve"> PAGEREF _Toc219458194 \h </w:instrText>
            </w:r>
            <w:r>
              <w:rPr>
                <w:noProof/>
                <w:webHidden/>
              </w:rPr>
            </w:r>
            <w:r>
              <w:rPr>
                <w:noProof/>
                <w:webHidden/>
              </w:rPr>
              <w:fldChar w:fldCharType="separate"/>
            </w:r>
            <w:r>
              <w:rPr>
                <w:noProof/>
                <w:webHidden/>
              </w:rPr>
              <w:t>16</w:t>
            </w:r>
            <w:r>
              <w:rPr>
                <w:noProof/>
                <w:webHidden/>
              </w:rPr>
              <w:fldChar w:fldCharType="end"/>
            </w:r>
            <w:r w:rsidRPr="005E2C1E">
              <w:rPr>
                <w:rStyle w:val="Hyperlink"/>
                <w:noProof/>
              </w:rPr>
              <w:fldChar w:fldCharType="end"/>
            </w:r>
          </w:ins>
        </w:p>
        <w:p w14:paraId="7FC4EC20" w14:textId="2B54F054" w:rsidR="00644DBC" w:rsidRDefault="00644DBC">
          <w:pPr>
            <w:pStyle w:val="TOC3"/>
            <w:rPr>
              <w:ins w:id="8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8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coding scheme</w:t>
            </w:r>
            <w:r>
              <w:rPr>
                <w:noProof/>
                <w:webHidden/>
              </w:rPr>
              <w:tab/>
            </w:r>
            <w:r>
              <w:rPr>
                <w:noProof/>
                <w:webHidden/>
              </w:rPr>
              <w:fldChar w:fldCharType="begin"/>
            </w:r>
            <w:r>
              <w:rPr>
                <w:noProof/>
                <w:webHidden/>
              </w:rPr>
              <w:instrText xml:space="preserve"> PAGEREF _Toc219458195 \h </w:instrText>
            </w:r>
            <w:r>
              <w:rPr>
                <w:noProof/>
                <w:webHidden/>
              </w:rPr>
            </w:r>
            <w:r>
              <w:rPr>
                <w:noProof/>
                <w:webHidden/>
              </w:rPr>
              <w:fldChar w:fldCharType="separate"/>
            </w:r>
            <w:r>
              <w:rPr>
                <w:noProof/>
                <w:webHidden/>
              </w:rPr>
              <w:t>16</w:t>
            </w:r>
            <w:r>
              <w:rPr>
                <w:noProof/>
                <w:webHidden/>
              </w:rPr>
              <w:fldChar w:fldCharType="end"/>
            </w:r>
            <w:r w:rsidRPr="005E2C1E">
              <w:rPr>
                <w:rStyle w:val="Hyperlink"/>
                <w:noProof/>
              </w:rPr>
              <w:fldChar w:fldCharType="end"/>
            </w:r>
          </w:ins>
        </w:p>
        <w:p w14:paraId="40A3946A" w14:textId="03A222B4" w:rsidR="00644DBC" w:rsidRDefault="00644DBC">
          <w:pPr>
            <w:pStyle w:val="TOC3"/>
            <w:rPr>
              <w:ins w:id="8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8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Symbols</w:t>
            </w:r>
            <w:r>
              <w:rPr>
                <w:noProof/>
                <w:webHidden/>
              </w:rPr>
              <w:tab/>
            </w:r>
            <w:r>
              <w:rPr>
                <w:noProof/>
                <w:webHidden/>
              </w:rPr>
              <w:fldChar w:fldCharType="begin"/>
            </w:r>
            <w:r>
              <w:rPr>
                <w:noProof/>
                <w:webHidden/>
              </w:rPr>
              <w:instrText xml:space="preserve"> PAGEREF _Toc219458196 \h </w:instrText>
            </w:r>
            <w:r>
              <w:rPr>
                <w:noProof/>
                <w:webHidden/>
              </w:rPr>
            </w:r>
            <w:r>
              <w:rPr>
                <w:noProof/>
                <w:webHidden/>
              </w:rPr>
              <w:fldChar w:fldCharType="separate"/>
            </w:r>
            <w:r>
              <w:rPr>
                <w:noProof/>
                <w:webHidden/>
              </w:rPr>
              <w:t>16</w:t>
            </w:r>
            <w:r>
              <w:rPr>
                <w:noProof/>
                <w:webHidden/>
              </w:rPr>
              <w:fldChar w:fldCharType="end"/>
            </w:r>
            <w:r w:rsidRPr="005E2C1E">
              <w:rPr>
                <w:rStyle w:val="Hyperlink"/>
                <w:noProof/>
              </w:rPr>
              <w:fldChar w:fldCharType="end"/>
            </w:r>
          </w:ins>
        </w:p>
        <w:p w14:paraId="5E818C09" w14:textId="45305F38" w:rsidR="00644DBC" w:rsidRDefault="00644DBC">
          <w:pPr>
            <w:pStyle w:val="TOC3"/>
            <w:rPr>
              <w:ins w:id="8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8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Area fills</w:t>
            </w:r>
            <w:r>
              <w:rPr>
                <w:noProof/>
                <w:webHidden/>
              </w:rPr>
              <w:tab/>
            </w:r>
            <w:r>
              <w:rPr>
                <w:noProof/>
                <w:webHidden/>
              </w:rPr>
              <w:fldChar w:fldCharType="begin"/>
            </w:r>
            <w:r>
              <w:rPr>
                <w:noProof/>
                <w:webHidden/>
              </w:rPr>
              <w:instrText xml:space="preserve"> PAGEREF _Toc219458197 \h </w:instrText>
            </w:r>
            <w:r>
              <w:rPr>
                <w:noProof/>
                <w:webHidden/>
              </w:rPr>
            </w:r>
            <w:r>
              <w:rPr>
                <w:noProof/>
                <w:webHidden/>
              </w:rPr>
              <w:fldChar w:fldCharType="separate"/>
            </w:r>
            <w:r>
              <w:rPr>
                <w:noProof/>
                <w:webHidden/>
              </w:rPr>
              <w:t>16</w:t>
            </w:r>
            <w:r>
              <w:rPr>
                <w:noProof/>
                <w:webHidden/>
              </w:rPr>
              <w:fldChar w:fldCharType="end"/>
            </w:r>
            <w:r w:rsidRPr="005E2C1E">
              <w:rPr>
                <w:rStyle w:val="Hyperlink"/>
                <w:noProof/>
              </w:rPr>
              <w:fldChar w:fldCharType="end"/>
            </w:r>
          </w:ins>
        </w:p>
        <w:p w14:paraId="2AE613D5" w14:textId="050B6382" w:rsidR="00644DBC" w:rsidRDefault="00644DBC">
          <w:pPr>
            <w:pStyle w:val="TOC3"/>
            <w:rPr>
              <w:ins w:id="8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8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Line styles</w:t>
            </w:r>
            <w:r>
              <w:rPr>
                <w:noProof/>
                <w:webHidden/>
              </w:rPr>
              <w:tab/>
            </w:r>
            <w:r>
              <w:rPr>
                <w:noProof/>
                <w:webHidden/>
              </w:rPr>
              <w:fldChar w:fldCharType="begin"/>
            </w:r>
            <w:r>
              <w:rPr>
                <w:noProof/>
                <w:webHidden/>
              </w:rPr>
              <w:instrText xml:space="preserve"> PAGEREF _Toc219458198 \h </w:instrText>
            </w:r>
            <w:r>
              <w:rPr>
                <w:noProof/>
                <w:webHidden/>
              </w:rPr>
            </w:r>
            <w:r>
              <w:rPr>
                <w:noProof/>
                <w:webHidden/>
              </w:rPr>
              <w:fldChar w:fldCharType="separate"/>
            </w:r>
            <w:r>
              <w:rPr>
                <w:noProof/>
                <w:webHidden/>
              </w:rPr>
              <w:t>16</w:t>
            </w:r>
            <w:r>
              <w:rPr>
                <w:noProof/>
                <w:webHidden/>
              </w:rPr>
              <w:fldChar w:fldCharType="end"/>
            </w:r>
            <w:r w:rsidRPr="005E2C1E">
              <w:rPr>
                <w:rStyle w:val="Hyperlink"/>
                <w:noProof/>
              </w:rPr>
              <w:fldChar w:fldCharType="end"/>
            </w:r>
          </w:ins>
        </w:p>
        <w:p w14:paraId="57938EB2" w14:textId="74EB5C22" w:rsidR="00644DBC" w:rsidRDefault="00644DBC">
          <w:pPr>
            <w:pStyle w:val="TOC3"/>
            <w:rPr>
              <w:ins w:id="8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8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"_Toc219458199"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Shared Edges.</w:t>
            </w:r>
            <w:r>
              <w:rPr>
                <w:noProof/>
                <w:webHidden/>
              </w:rPr>
              <w:tab/>
            </w:r>
            <w:r>
              <w:rPr>
                <w:noProof/>
                <w:webHidden/>
              </w:rPr>
              <w:fldChar w:fldCharType="begin"/>
            </w:r>
            <w:r>
              <w:rPr>
                <w:noProof/>
                <w:webHidden/>
              </w:rPr>
              <w:instrText xml:space="preserve"> PAGEREF _Toc219458199 \h </w:instrText>
            </w:r>
            <w:r>
              <w:rPr>
                <w:noProof/>
                <w:webHidden/>
              </w:rPr>
            </w:r>
            <w:r>
              <w:rPr>
                <w:noProof/>
                <w:webHidden/>
              </w:rPr>
              <w:fldChar w:fldCharType="separate"/>
            </w:r>
            <w:r>
              <w:rPr>
                <w:noProof/>
                <w:webHidden/>
              </w:rPr>
              <w:t>16</w:t>
            </w:r>
            <w:r>
              <w:rPr>
                <w:noProof/>
                <w:webHidden/>
              </w:rPr>
              <w:fldChar w:fldCharType="end"/>
            </w:r>
            <w:r w:rsidRPr="005E2C1E">
              <w:rPr>
                <w:rStyle w:val="Hyperlink"/>
                <w:noProof/>
              </w:rPr>
              <w:fldChar w:fldCharType="end"/>
            </w:r>
          </w:ins>
        </w:p>
        <w:p w14:paraId="52D624F8" w14:textId="51D9E5E7" w:rsidR="00644DBC" w:rsidRDefault="00644DBC">
          <w:pPr>
            <w:pStyle w:val="TOC3"/>
            <w:rPr>
              <w:ins w:id="9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9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Text</w:t>
            </w:r>
            <w:r>
              <w:rPr>
                <w:noProof/>
                <w:webHidden/>
              </w:rPr>
              <w:tab/>
            </w:r>
            <w:r>
              <w:rPr>
                <w:noProof/>
                <w:webHidden/>
              </w:rPr>
              <w:fldChar w:fldCharType="begin"/>
            </w:r>
            <w:r>
              <w:rPr>
                <w:noProof/>
                <w:webHidden/>
              </w:rPr>
              <w:instrText xml:space="preserve"> PAGEREF _Toc219458200 \h </w:instrText>
            </w:r>
            <w:r>
              <w:rPr>
                <w:noProof/>
                <w:webHidden/>
              </w:rPr>
            </w:r>
            <w:r>
              <w:rPr>
                <w:noProof/>
                <w:webHidden/>
              </w:rPr>
              <w:fldChar w:fldCharType="separate"/>
            </w:r>
            <w:r>
              <w:rPr>
                <w:noProof/>
                <w:webHidden/>
              </w:rPr>
              <w:t>17</w:t>
            </w:r>
            <w:r>
              <w:rPr>
                <w:noProof/>
                <w:webHidden/>
              </w:rPr>
              <w:fldChar w:fldCharType="end"/>
            </w:r>
            <w:r w:rsidRPr="005E2C1E">
              <w:rPr>
                <w:rStyle w:val="Hyperlink"/>
                <w:noProof/>
              </w:rPr>
              <w:fldChar w:fldCharType="end"/>
            </w:r>
          </w:ins>
        </w:p>
        <w:p w14:paraId="7C5523EB" w14:textId="078DA5BE" w:rsidR="00644DBC" w:rsidRDefault="00644DBC">
          <w:pPr>
            <w:pStyle w:val="TOC3"/>
            <w:rPr>
              <w:ins w:id="9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9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Style sheets</w:t>
            </w:r>
            <w:r>
              <w:rPr>
                <w:noProof/>
                <w:webHidden/>
              </w:rPr>
              <w:tab/>
            </w:r>
            <w:r>
              <w:rPr>
                <w:noProof/>
                <w:webHidden/>
              </w:rPr>
              <w:fldChar w:fldCharType="begin"/>
            </w:r>
            <w:r>
              <w:rPr>
                <w:noProof/>
                <w:webHidden/>
              </w:rPr>
              <w:instrText xml:space="preserve"> PAGEREF _Toc219458201 \h </w:instrText>
            </w:r>
            <w:r>
              <w:rPr>
                <w:noProof/>
                <w:webHidden/>
              </w:rPr>
            </w:r>
            <w:r>
              <w:rPr>
                <w:noProof/>
                <w:webHidden/>
              </w:rPr>
              <w:fldChar w:fldCharType="separate"/>
            </w:r>
            <w:r>
              <w:rPr>
                <w:noProof/>
                <w:webHidden/>
              </w:rPr>
              <w:t>17</w:t>
            </w:r>
            <w:r>
              <w:rPr>
                <w:noProof/>
                <w:webHidden/>
              </w:rPr>
              <w:fldChar w:fldCharType="end"/>
            </w:r>
            <w:r w:rsidRPr="005E2C1E">
              <w:rPr>
                <w:rStyle w:val="Hyperlink"/>
                <w:noProof/>
              </w:rPr>
              <w:fldChar w:fldCharType="end"/>
            </w:r>
          </w:ins>
        </w:p>
        <w:p w14:paraId="694FE8CD" w14:textId="3220239D" w:rsidR="00644DBC" w:rsidRDefault="00644DBC">
          <w:pPr>
            <w:pStyle w:val="TOC3"/>
            <w:rPr>
              <w:ins w:id="9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9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planes</w:t>
            </w:r>
            <w:r>
              <w:rPr>
                <w:noProof/>
                <w:webHidden/>
              </w:rPr>
              <w:tab/>
            </w:r>
            <w:r>
              <w:rPr>
                <w:noProof/>
                <w:webHidden/>
              </w:rPr>
              <w:fldChar w:fldCharType="begin"/>
            </w:r>
            <w:r>
              <w:rPr>
                <w:noProof/>
                <w:webHidden/>
              </w:rPr>
              <w:instrText xml:space="preserve"> PAGEREF _Toc219458202 \h </w:instrText>
            </w:r>
            <w:r>
              <w:rPr>
                <w:noProof/>
                <w:webHidden/>
              </w:rPr>
            </w:r>
            <w:r>
              <w:rPr>
                <w:noProof/>
                <w:webHidden/>
              </w:rPr>
              <w:fldChar w:fldCharType="separate"/>
            </w:r>
            <w:r>
              <w:rPr>
                <w:noProof/>
                <w:webHidden/>
              </w:rPr>
              <w:t>17</w:t>
            </w:r>
            <w:r>
              <w:rPr>
                <w:noProof/>
                <w:webHidden/>
              </w:rPr>
              <w:fldChar w:fldCharType="end"/>
            </w:r>
            <w:r w:rsidRPr="005E2C1E">
              <w:rPr>
                <w:rStyle w:val="Hyperlink"/>
                <w:noProof/>
              </w:rPr>
              <w:fldChar w:fldCharType="end"/>
            </w:r>
          </w:ins>
        </w:p>
        <w:p w14:paraId="39A2F92F" w14:textId="0C1747D3" w:rsidR="00644DBC" w:rsidRDefault="00644DBC">
          <w:pPr>
            <w:pStyle w:val="TOC3"/>
            <w:rPr>
              <w:ins w:id="9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9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(drawing) priorities</w:t>
            </w:r>
            <w:r>
              <w:rPr>
                <w:noProof/>
                <w:webHidden/>
              </w:rPr>
              <w:tab/>
            </w:r>
            <w:r>
              <w:rPr>
                <w:noProof/>
                <w:webHidden/>
              </w:rPr>
              <w:fldChar w:fldCharType="begin"/>
            </w:r>
            <w:r>
              <w:rPr>
                <w:noProof/>
                <w:webHidden/>
              </w:rPr>
              <w:instrText xml:space="preserve"> PAGEREF _Toc219458203 \h </w:instrText>
            </w:r>
            <w:r>
              <w:rPr>
                <w:noProof/>
                <w:webHidden/>
              </w:rPr>
            </w:r>
            <w:r>
              <w:rPr>
                <w:noProof/>
                <w:webHidden/>
              </w:rPr>
              <w:fldChar w:fldCharType="separate"/>
            </w:r>
            <w:r>
              <w:rPr>
                <w:noProof/>
                <w:webHidden/>
              </w:rPr>
              <w:t>18</w:t>
            </w:r>
            <w:r>
              <w:rPr>
                <w:noProof/>
                <w:webHidden/>
              </w:rPr>
              <w:fldChar w:fldCharType="end"/>
            </w:r>
            <w:r w:rsidRPr="005E2C1E">
              <w:rPr>
                <w:rStyle w:val="Hyperlink"/>
                <w:noProof/>
              </w:rPr>
              <w:fldChar w:fldCharType="end"/>
            </w:r>
          </w:ins>
        </w:p>
        <w:p w14:paraId="3C3E4B74" w14:textId="333A817C" w:rsidR="00644DBC" w:rsidRDefault="00644DBC">
          <w:pPr>
            <w:pStyle w:val="TOC3"/>
            <w:rPr>
              <w:ins w:id="9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9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groups</w:t>
            </w:r>
            <w:r>
              <w:rPr>
                <w:noProof/>
                <w:webHidden/>
              </w:rPr>
              <w:tab/>
            </w:r>
            <w:r>
              <w:rPr>
                <w:noProof/>
                <w:webHidden/>
              </w:rPr>
              <w:fldChar w:fldCharType="begin"/>
            </w:r>
            <w:r>
              <w:rPr>
                <w:noProof/>
                <w:webHidden/>
              </w:rPr>
              <w:instrText xml:space="preserve"> PAGEREF _Toc219458204 \h </w:instrText>
            </w:r>
            <w:r>
              <w:rPr>
                <w:noProof/>
                <w:webHidden/>
              </w:rPr>
            </w:r>
            <w:r>
              <w:rPr>
                <w:noProof/>
                <w:webHidden/>
              </w:rPr>
              <w:fldChar w:fldCharType="separate"/>
            </w:r>
            <w:r>
              <w:rPr>
                <w:noProof/>
                <w:webHidden/>
              </w:rPr>
              <w:t>18</w:t>
            </w:r>
            <w:r>
              <w:rPr>
                <w:noProof/>
                <w:webHidden/>
              </w:rPr>
              <w:fldChar w:fldCharType="end"/>
            </w:r>
            <w:r w:rsidRPr="005E2C1E">
              <w:rPr>
                <w:rStyle w:val="Hyperlink"/>
                <w:noProof/>
              </w:rPr>
              <w:fldChar w:fldCharType="end"/>
            </w:r>
          </w:ins>
        </w:p>
        <w:p w14:paraId="3CE170A4" w14:textId="44FE0478" w:rsidR="00644DBC" w:rsidRDefault="00644DBC">
          <w:pPr>
            <w:pStyle w:val="TOC3"/>
            <w:rPr>
              <w:ins w:id="10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0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 layers</w:t>
            </w:r>
            <w:r>
              <w:rPr>
                <w:noProof/>
                <w:webHidden/>
              </w:rPr>
              <w:tab/>
            </w:r>
            <w:r>
              <w:rPr>
                <w:noProof/>
                <w:webHidden/>
              </w:rPr>
              <w:fldChar w:fldCharType="begin"/>
            </w:r>
            <w:r>
              <w:rPr>
                <w:noProof/>
                <w:webHidden/>
              </w:rPr>
              <w:instrText xml:space="preserve"> PAGEREF _Toc219458205 \h </w:instrText>
            </w:r>
            <w:r>
              <w:rPr>
                <w:noProof/>
                <w:webHidden/>
              </w:rPr>
            </w:r>
            <w:r>
              <w:rPr>
                <w:noProof/>
                <w:webHidden/>
              </w:rPr>
              <w:fldChar w:fldCharType="separate"/>
            </w:r>
            <w:r>
              <w:rPr>
                <w:noProof/>
                <w:webHidden/>
              </w:rPr>
              <w:t>18</w:t>
            </w:r>
            <w:r>
              <w:rPr>
                <w:noProof/>
                <w:webHidden/>
              </w:rPr>
              <w:fldChar w:fldCharType="end"/>
            </w:r>
            <w:r w:rsidRPr="005E2C1E">
              <w:rPr>
                <w:rStyle w:val="Hyperlink"/>
                <w:noProof/>
              </w:rPr>
              <w:fldChar w:fldCharType="end"/>
            </w:r>
          </w:ins>
        </w:p>
        <w:p w14:paraId="2FAB12B4" w14:textId="3B1464D2" w:rsidR="00644DBC" w:rsidRDefault="00644DBC">
          <w:pPr>
            <w:pStyle w:val="TOC3"/>
            <w:rPr>
              <w:ins w:id="10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0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modes</w:t>
            </w:r>
            <w:r>
              <w:rPr>
                <w:noProof/>
                <w:webHidden/>
              </w:rPr>
              <w:tab/>
            </w:r>
            <w:r>
              <w:rPr>
                <w:noProof/>
                <w:webHidden/>
              </w:rPr>
              <w:fldChar w:fldCharType="begin"/>
            </w:r>
            <w:r>
              <w:rPr>
                <w:noProof/>
                <w:webHidden/>
              </w:rPr>
              <w:instrText xml:space="preserve"> PAGEREF _Toc219458206 \h </w:instrText>
            </w:r>
            <w:r>
              <w:rPr>
                <w:noProof/>
                <w:webHidden/>
              </w:rPr>
            </w:r>
            <w:r>
              <w:rPr>
                <w:noProof/>
                <w:webHidden/>
              </w:rPr>
              <w:fldChar w:fldCharType="separate"/>
            </w:r>
            <w:r>
              <w:rPr>
                <w:noProof/>
                <w:webHidden/>
              </w:rPr>
              <w:t>18</w:t>
            </w:r>
            <w:r>
              <w:rPr>
                <w:noProof/>
                <w:webHidden/>
              </w:rPr>
              <w:fldChar w:fldCharType="end"/>
            </w:r>
            <w:r w:rsidRPr="005E2C1E">
              <w:rPr>
                <w:rStyle w:val="Hyperlink"/>
                <w:noProof/>
              </w:rPr>
              <w:fldChar w:fldCharType="end"/>
            </w:r>
          </w:ins>
        </w:p>
        <w:p w14:paraId="50F95609" w14:textId="1C814267" w:rsidR="00644DBC" w:rsidRDefault="00644DBC">
          <w:pPr>
            <w:pStyle w:val="TOC3"/>
            <w:rPr>
              <w:ins w:id="10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0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Rules</w:t>
            </w:r>
            <w:r>
              <w:rPr>
                <w:noProof/>
                <w:webHidden/>
              </w:rPr>
              <w:tab/>
            </w:r>
            <w:r>
              <w:rPr>
                <w:noProof/>
                <w:webHidden/>
              </w:rPr>
              <w:fldChar w:fldCharType="begin"/>
            </w:r>
            <w:r>
              <w:rPr>
                <w:noProof/>
                <w:webHidden/>
              </w:rPr>
              <w:instrText xml:space="preserve"> PAGEREF _Toc219458207 \h </w:instrText>
            </w:r>
            <w:r>
              <w:rPr>
                <w:noProof/>
                <w:webHidden/>
              </w:rPr>
            </w:r>
            <w:r>
              <w:rPr>
                <w:noProof/>
                <w:webHidden/>
              </w:rPr>
              <w:fldChar w:fldCharType="separate"/>
            </w:r>
            <w:r>
              <w:rPr>
                <w:noProof/>
                <w:webHidden/>
              </w:rPr>
              <w:t>18</w:t>
            </w:r>
            <w:r>
              <w:rPr>
                <w:noProof/>
                <w:webHidden/>
              </w:rPr>
              <w:fldChar w:fldCharType="end"/>
            </w:r>
            <w:r w:rsidRPr="005E2C1E">
              <w:rPr>
                <w:rStyle w:val="Hyperlink"/>
                <w:noProof/>
              </w:rPr>
              <w:fldChar w:fldCharType="end"/>
            </w:r>
          </w:ins>
        </w:p>
        <w:p w14:paraId="08667E86" w14:textId="30763A2C" w:rsidR="00644DBC" w:rsidRDefault="00644DBC">
          <w:pPr>
            <w:pStyle w:val="TOC3"/>
            <w:rPr>
              <w:ins w:id="10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0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Context</w:t>
            </w:r>
            <w:r>
              <w:rPr>
                <w:noProof/>
                <w:webHidden/>
              </w:rPr>
              <w:tab/>
            </w:r>
            <w:r>
              <w:rPr>
                <w:noProof/>
                <w:webHidden/>
              </w:rPr>
              <w:fldChar w:fldCharType="begin"/>
            </w:r>
            <w:r>
              <w:rPr>
                <w:noProof/>
                <w:webHidden/>
              </w:rPr>
              <w:instrText xml:space="preserve"> PAGEREF _Toc219458208 \h </w:instrText>
            </w:r>
            <w:r>
              <w:rPr>
                <w:noProof/>
                <w:webHidden/>
              </w:rPr>
            </w:r>
            <w:r>
              <w:rPr>
                <w:noProof/>
                <w:webHidden/>
              </w:rPr>
              <w:fldChar w:fldCharType="separate"/>
            </w:r>
            <w:r>
              <w:rPr>
                <w:noProof/>
                <w:webHidden/>
              </w:rPr>
              <w:t>18</w:t>
            </w:r>
            <w:r>
              <w:rPr>
                <w:noProof/>
                <w:webHidden/>
              </w:rPr>
              <w:fldChar w:fldCharType="end"/>
            </w:r>
            <w:r w:rsidRPr="005E2C1E">
              <w:rPr>
                <w:rStyle w:val="Hyperlink"/>
                <w:noProof/>
              </w:rPr>
              <w:fldChar w:fldCharType="end"/>
            </w:r>
          </w:ins>
        </w:p>
        <w:p w14:paraId="5F1099B1" w14:textId="6E82D483" w:rsidR="00644DBC" w:rsidRDefault="00644DBC">
          <w:pPr>
            <w:pStyle w:val="TOC3"/>
            <w:rPr>
              <w:ins w:id="10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0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"_Toc219458209"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Validity times</w:t>
            </w:r>
            <w:r>
              <w:rPr>
                <w:noProof/>
                <w:webHidden/>
              </w:rPr>
              <w:tab/>
            </w:r>
            <w:r>
              <w:rPr>
                <w:noProof/>
                <w:webHidden/>
              </w:rPr>
              <w:fldChar w:fldCharType="begin"/>
            </w:r>
            <w:r>
              <w:rPr>
                <w:noProof/>
                <w:webHidden/>
              </w:rPr>
              <w:instrText xml:space="preserve"> PAGEREF _Toc219458209 \h </w:instrText>
            </w:r>
            <w:r>
              <w:rPr>
                <w:noProof/>
                <w:webHidden/>
              </w:rPr>
            </w:r>
            <w:r>
              <w:rPr>
                <w:noProof/>
                <w:webHidden/>
              </w:rPr>
              <w:fldChar w:fldCharType="separate"/>
            </w:r>
            <w:r>
              <w:rPr>
                <w:noProof/>
                <w:webHidden/>
              </w:rPr>
              <w:t>18</w:t>
            </w:r>
            <w:r>
              <w:rPr>
                <w:noProof/>
                <w:webHidden/>
              </w:rPr>
              <w:fldChar w:fldCharType="end"/>
            </w:r>
            <w:r w:rsidRPr="005E2C1E">
              <w:rPr>
                <w:rStyle w:val="Hyperlink"/>
                <w:noProof/>
              </w:rPr>
              <w:fldChar w:fldCharType="end"/>
            </w:r>
          </w:ins>
        </w:p>
        <w:p w14:paraId="1AE5124A" w14:textId="54D7B21D" w:rsidR="00644DBC" w:rsidRDefault="00644DBC">
          <w:pPr>
            <w:pStyle w:val="TOC2"/>
            <w:rPr>
              <w:ins w:id="11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1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"_Toc219458210"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Alerts and Indications Catalogue</w:t>
            </w:r>
            <w:r>
              <w:rPr>
                <w:noProof/>
                <w:webHidden/>
              </w:rPr>
              <w:tab/>
            </w:r>
            <w:r>
              <w:rPr>
                <w:noProof/>
                <w:webHidden/>
              </w:rPr>
              <w:fldChar w:fldCharType="begin"/>
            </w:r>
            <w:r>
              <w:rPr>
                <w:noProof/>
                <w:webHidden/>
              </w:rPr>
              <w:instrText xml:space="preserve"> PAGEREF _Toc219458210 \h </w:instrText>
            </w:r>
            <w:r>
              <w:rPr>
                <w:noProof/>
                <w:webHidden/>
              </w:rPr>
            </w:r>
            <w:r>
              <w:rPr>
                <w:noProof/>
                <w:webHidden/>
              </w:rPr>
              <w:fldChar w:fldCharType="separate"/>
            </w:r>
            <w:r>
              <w:rPr>
                <w:noProof/>
                <w:webHidden/>
              </w:rPr>
              <w:t>18</w:t>
            </w:r>
            <w:r>
              <w:rPr>
                <w:noProof/>
                <w:webHidden/>
              </w:rPr>
              <w:fldChar w:fldCharType="end"/>
            </w:r>
            <w:r w:rsidRPr="005E2C1E">
              <w:rPr>
                <w:rStyle w:val="Hyperlink"/>
                <w:noProof/>
              </w:rPr>
              <w:fldChar w:fldCharType="end"/>
            </w:r>
          </w:ins>
        </w:p>
        <w:p w14:paraId="60FB6571" w14:textId="2890B4C8" w:rsidR="00644DBC" w:rsidRDefault="00644DBC">
          <w:pPr>
            <w:pStyle w:val="TOC1"/>
            <w:rPr>
              <w:ins w:id="112"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11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"_Toc219458211"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Organisation and Operation</w:t>
            </w:r>
            <w:r>
              <w:rPr>
                <w:noProof/>
                <w:webHidden/>
              </w:rPr>
              <w:tab/>
            </w:r>
            <w:r>
              <w:rPr>
                <w:noProof/>
                <w:webHidden/>
              </w:rPr>
              <w:fldChar w:fldCharType="begin"/>
            </w:r>
            <w:r>
              <w:rPr>
                <w:noProof/>
                <w:webHidden/>
              </w:rPr>
              <w:instrText xml:space="preserve"> PAGEREF _Toc219458211 \h </w:instrText>
            </w:r>
            <w:r>
              <w:rPr>
                <w:noProof/>
                <w:webHidden/>
              </w:rPr>
            </w:r>
            <w:r>
              <w:rPr>
                <w:noProof/>
                <w:webHidden/>
              </w:rPr>
              <w:fldChar w:fldCharType="separate"/>
            </w:r>
            <w:r>
              <w:rPr>
                <w:noProof/>
                <w:webHidden/>
              </w:rPr>
              <w:t>19</w:t>
            </w:r>
            <w:r>
              <w:rPr>
                <w:noProof/>
                <w:webHidden/>
              </w:rPr>
              <w:fldChar w:fldCharType="end"/>
            </w:r>
            <w:r w:rsidRPr="005E2C1E">
              <w:rPr>
                <w:rStyle w:val="Hyperlink"/>
                <w:noProof/>
              </w:rPr>
              <w:fldChar w:fldCharType="end"/>
            </w:r>
          </w:ins>
        </w:p>
        <w:p w14:paraId="276F819C" w14:textId="4AD7EBCC" w:rsidR="00644DBC" w:rsidRDefault="00644DBC">
          <w:pPr>
            <w:pStyle w:val="TOC2"/>
            <w:rPr>
              <w:ins w:id="11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1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"_Toc219458212"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non-S-100 information</w:t>
            </w:r>
            <w:r>
              <w:rPr>
                <w:noProof/>
                <w:webHidden/>
              </w:rPr>
              <w:tab/>
            </w:r>
            <w:r>
              <w:rPr>
                <w:noProof/>
                <w:webHidden/>
              </w:rPr>
              <w:fldChar w:fldCharType="begin"/>
            </w:r>
            <w:r>
              <w:rPr>
                <w:noProof/>
                <w:webHidden/>
              </w:rPr>
              <w:instrText xml:space="preserve"> PAGEREF _Toc219458212 \h </w:instrText>
            </w:r>
            <w:r>
              <w:rPr>
                <w:noProof/>
                <w:webHidden/>
              </w:rPr>
            </w:r>
            <w:r>
              <w:rPr>
                <w:noProof/>
                <w:webHidden/>
              </w:rPr>
              <w:fldChar w:fldCharType="separate"/>
            </w:r>
            <w:r>
              <w:rPr>
                <w:noProof/>
                <w:webHidden/>
              </w:rPr>
              <w:t>19</w:t>
            </w:r>
            <w:r>
              <w:rPr>
                <w:noProof/>
                <w:webHidden/>
              </w:rPr>
              <w:fldChar w:fldCharType="end"/>
            </w:r>
            <w:r w:rsidRPr="005E2C1E">
              <w:rPr>
                <w:rStyle w:val="Hyperlink"/>
                <w:noProof/>
              </w:rPr>
              <w:fldChar w:fldCharType="end"/>
            </w:r>
          </w:ins>
        </w:p>
        <w:p w14:paraId="7BCC042D" w14:textId="6DDC9291" w:rsidR="00644DBC" w:rsidRDefault="00644DBC">
          <w:pPr>
            <w:pStyle w:val="TOC3"/>
            <w:rPr>
              <w:ins w:id="11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1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"_Toc219458213"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_Toc219458213 \h </w:instrText>
            </w:r>
            <w:r>
              <w:rPr>
                <w:noProof/>
                <w:webHidden/>
              </w:rPr>
            </w:r>
            <w:r>
              <w:rPr>
                <w:noProof/>
                <w:webHidden/>
              </w:rPr>
              <w:fldChar w:fldCharType="separate"/>
            </w:r>
            <w:r>
              <w:rPr>
                <w:noProof/>
                <w:webHidden/>
              </w:rPr>
              <w:t>19</w:t>
            </w:r>
            <w:r>
              <w:rPr>
                <w:noProof/>
                <w:webHidden/>
              </w:rPr>
              <w:fldChar w:fldCharType="end"/>
            </w:r>
            <w:r w:rsidRPr="005E2C1E">
              <w:rPr>
                <w:rStyle w:val="Hyperlink"/>
                <w:noProof/>
              </w:rPr>
              <w:fldChar w:fldCharType="end"/>
            </w:r>
          </w:ins>
        </w:p>
        <w:p w14:paraId="5CC92FA0" w14:textId="23B49C44" w:rsidR="00644DBC" w:rsidRDefault="00644DBC">
          <w:pPr>
            <w:pStyle w:val="TOC3"/>
            <w:rPr>
              <w:ins w:id="11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1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"_Toc219458214"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Supplemental display items</w:t>
            </w:r>
            <w:r>
              <w:rPr>
                <w:noProof/>
                <w:webHidden/>
              </w:rPr>
              <w:tab/>
            </w:r>
            <w:r>
              <w:rPr>
                <w:noProof/>
                <w:webHidden/>
              </w:rPr>
              <w:fldChar w:fldCharType="begin"/>
            </w:r>
            <w:r>
              <w:rPr>
                <w:noProof/>
                <w:webHidden/>
              </w:rPr>
              <w:instrText xml:space="preserve"> PAGEREF _Toc219458214 \h </w:instrText>
            </w:r>
            <w:r>
              <w:rPr>
                <w:noProof/>
                <w:webHidden/>
              </w:rPr>
            </w:r>
            <w:r>
              <w:rPr>
                <w:noProof/>
                <w:webHidden/>
              </w:rPr>
              <w:fldChar w:fldCharType="separate"/>
            </w:r>
            <w:r>
              <w:rPr>
                <w:noProof/>
                <w:webHidden/>
              </w:rPr>
              <w:t>20</w:t>
            </w:r>
            <w:r>
              <w:rPr>
                <w:noProof/>
                <w:webHidden/>
              </w:rPr>
              <w:fldChar w:fldCharType="end"/>
            </w:r>
            <w:r w:rsidRPr="005E2C1E">
              <w:rPr>
                <w:rStyle w:val="Hyperlink"/>
                <w:noProof/>
              </w:rPr>
              <w:fldChar w:fldCharType="end"/>
            </w:r>
          </w:ins>
        </w:p>
        <w:p w14:paraId="2D3501F1" w14:textId="2072B5A1" w:rsidR="00644DBC" w:rsidRDefault="00644DBC">
          <w:pPr>
            <w:pStyle w:val="TOC3"/>
            <w:rPr>
              <w:ins w:id="12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2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"_Toc219458215"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Navigational Warning functions</w:t>
            </w:r>
            <w:r>
              <w:rPr>
                <w:noProof/>
                <w:webHidden/>
              </w:rPr>
              <w:tab/>
            </w:r>
            <w:r>
              <w:rPr>
                <w:noProof/>
                <w:webHidden/>
              </w:rPr>
              <w:fldChar w:fldCharType="begin"/>
            </w:r>
            <w:r>
              <w:rPr>
                <w:noProof/>
                <w:webHidden/>
              </w:rPr>
              <w:instrText xml:space="preserve"> PAGEREF _Toc219458215 \h </w:instrText>
            </w:r>
            <w:r>
              <w:rPr>
                <w:noProof/>
                <w:webHidden/>
              </w:rPr>
            </w:r>
            <w:r>
              <w:rPr>
                <w:noProof/>
                <w:webHidden/>
              </w:rPr>
              <w:fldChar w:fldCharType="separate"/>
            </w:r>
            <w:r>
              <w:rPr>
                <w:noProof/>
                <w:webHidden/>
              </w:rPr>
              <w:t>20</w:t>
            </w:r>
            <w:r>
              <w:rPr>
                <w:noProof/>
                <w:webHidden/>
              </w:rPr>
              <w:fldChar w:fldCharType="end"/>
            </w:r>
            <w:r w:rsidRPr="005E2C1E">
              <w:rPr>
                <w:rStyle w:val="Hyperlink"/>
                <w:noProof/>
              </w:rPr>
              <w:fldChar w:fldCharType="end"/>
            </w:r>
          </w:ins>
        </w:p>
        <w:p w14:paraId="659834D8" w14:textId="266718F2" w:rsidR="00644DBC" w:rsidRDefault="00644DBC">
          <w:pPr>
            <w:pStyle w:val="TOC3"/>
            <w:rPr>
              <w:ins w:id="12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2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"_Toc219458226"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_Toc219458226 \h </w:instrText>
            </w:r>
            <w:r>
              <w:rPr>
                <w:noProof/>
                <w:webHidden/>
              </w:rPr>
            </w:r>
            <w:r>
              <w:rPr>
                <w:noProof/>
                <w:webHidden/>
              </w:rPr>
              <w:fldChar w:fldCharType="separate"/>
            </w:r>
            <w:r>
              <w:rPr>
                <w:noProof/>
                <w:webHidden/>
              </w:rPr>
              <w:t>20</w:t>
            </w:r>
            <w:r>
              <w:rPr>
                <w:noProof/>
                <w:webHidden/>
              </w:rPr>
              <w:fldChar w:fldCharType="end"/>
            </w:r>
            <w:r w:rsidRPr="005E2C1E">
              <w:rPr>
                <w:rStyle w:val="Hyperlink"/>
                <w:noProof/>
              </w:rPr>
              <w:fldChar w:fldCharType="end"/>
            </w:r>
          </w:ins>
        </w:p>
        <w:p w14:paraId="1B302873" w14:textId="6C619F30" w:rsidR="00644DBC" w:rsidRDefault="00644DBC">
          <w:pPr>
            <w:pStyle w:val="TOC2"/>
            <w:rPr>
              <w:ins w:id="12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2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"_Toc219458227"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Priority of information [Informative]</w:t>
            </w:r>
            <w:r>
              <w:rPr>
                <w:noProof/>
                <w:webHidden/>
              </w:rPr>
              <w:tab/>
            </w:r>
            <w:r>
              <w:rPr>
                <w:noProof/>
                <w:webHidden/>
              </w:rPr>
              <w:fldChar w:fldCharType="begin"/>
            </w:r>
            <w:r>
              <w:rPr>
                <w:noProof/>
                <w:webHidden/>
              </w:rPr>
              <w:instrText xml:space="preserve"> PAGEREF _Toc219458227 \h </w:instrText>
            </w:r>
            <w:r>
              <w:rPr>
                <w:noProof/>
                <w:webHidden/>
              </w:rPr>
            </w:r>
            <w:r>
              <w:rPr>
                <w:noProof/>
                <w:webHidden/>
              </w:rPr>
              <w:fldChar w:fldCharType="separate"/>
            </w:r>
            <w:r>
              <w:rPr>
                <w:noProof/>
                <w:webHidden/>
              </w:rPr>
              <w:t>20</w:t>
            </w:r>
            <w:r>
              <w:rPr>
                <w:noProof/>
                <w:webHidden/>
              </w:rPr>
              <w:fldChar w:fldCharType="end"/>
            </w:r>
            <w:r w:rsidRPr="005E2C1E">
              <w:rPr>
                <w:rStyle w:val="Hyperlink"/>
                <w:noProof/>
              </w:rPr>
              <w:fldChar w:fldCharType="end"/>
            </w:r>
          </w:ins>
        </w:p>
        <w:p w14:paraId="218C7F6C" w14:textId="39D32B78" w:rsidR="00644DBC" w:rsidRDefault="00644DBC">
          <w:pPr>
            <w:pStyle w:val="TOC3"/>
            <w:rPr>
              <w:ins w:id="12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2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"_Toc219458228"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Priority layers</w:t>
            </w:r>
            <w:r>
              <w:rPr>
                <w:noProof/>
                <w:webHidden/>
              </w:rPr>
              <w:tab/>
            </w:r>
            <w:r>
              <w:rPr>
                <w:noProof/>
                <w:webHidden/>
              </w:rPr>
              <w:fldChar w:fldCharType="begin"/>
            </w:r>
            <w:r>
              <w:rPr>
                <w:noProof/>
                <w:webHidden/>
              </w:rPr>
              <w:instrText xml:space="preserve"> PAGEREF _Toc219458228 \h </w:instrText>
            </w:r>
            <w:r>
              <w:rPr>
                <w:noProof/>
                <w:webHidden/>
              </w:rPr>
            </w:r>
            <w:r>
              <w:rPr>
                <w:noProof/>
                <w:webHidden/>
              </w:rPr>
              <w:fldChar w:fldCharType="separate"/>
            </w:r>
            <w:r>
              <w:rPr>
                <w:noProof/>
                <w:webHidden/>
              </w:rPr>
              <w:t>20</w:t>
            </w:r>
            <w:r>
              <w:rPr>
                <w:noProof/>
                <w:webHidden/>
              </w:rPr>
              <w:fldChar w:fldCharType="end"/>
            </w:r>
            <w:r w:rsidRPr="005E2C1E">
              <w:rPr>
                <w:rStyle w:val="Hyperlink"/>
                <w:noProof/>
              </w:rPr>
              <w:fldChar w:fldCharType="end"/>
            </w:r>
          </w:ins>
        </w:p>
        <w:p w14:paraId="26011C31" w14:textId="68C8B708" w:rsidR="00644DBC" w:rsidRDefault="00644DBC">
          <w:pPr>
            <w:pStyle w:val="TOC3"/>
            <w:rPr>
              <w:ins w:id="12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2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"_Toc219458229"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Radar priority</w:t>
            </w:r>
            <w:r>
              <w:rPr>
                <w:noProof/>
                <w:webHidden/>
              </w:rPr>
              <w:tab/>
            </w:r>
            <w:r>
              <w:rPr>
                <w:noProof/>
                <w:webHidden/>
              </w:rPr>
              <w:fldChar w:fldCharType="begin"/>
            </w:r>
            <w:r>
              <w:rPr>
                <w:noProof/>
                <w:webHidden/>
              </w:rPr>
              <w:instrText xml:space="preserve"> PAGEREF _Toc219458229 \h </w:instrText>
            </w:r>
            <w:r>
              <w:rPr>
                <w:noProof/>
                <w:webHidden/>
              </w:rPr>
            </w:r>
            <w:r>
              <w:rPr>
                <w:noProof/>
                <w:webHidden/>
              </w:rPr>
              <w:fldChar w:fldCharType="separate"/>
            </w:r>
            <w:r>
              <w:rPr>
                <w:noProof/>
                <w:webHidden/>
              </w:rPr>
              <w:t>21</w:t>
            </w:r>
            <w:r>
              <w:rPr>
                <w:noProof/>
                <w:webHidden/>
              </w:rPr>
              <w:fldChar w:fldCharType="end"/>
            </w:r>
            <w:r w:rsidRPr="005E2C1E">
              <w:rPr>
                <w:rStyle w:val="Hyperlink"/>
                <w:noProof/>
              </w:rPr>
              <w:fldChar w:fldCharType="end"/>
            </w:r>
          </w:ins>
        </w:p>
        <w:p w14:paraId="13A341FF" w14:textId="0730C8D9" w:rsidR="00644DBC" w:rsidRDefault="00644DBC">
          <w:pPr>
            <w:pStyle w:val="TOC2"/>
            <w:rPr>
              <w:ins w:id="13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3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"_Toc219458230"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ECDIS updates</w:t>
            </w:r>
            <w:r>
              <w:rPr>
                <w:noProof/>
                <w:webHidden/>
              </w:rPr>
              <w:tab/>
            </w:r>
            <w:r>
              <w:rPr>
                <w:noProof/>
                <w:webHidden/>
              </w:rPr>
              <w:fldChar w:fldCharType="begin"/>
            </w:r>
            <w:r>
              <w:rPr>
                <w:noProof/>
                <w:webHidden/>
              </w:rPr>
              <w:instrText xml:space="preserve"> PAGEREF _Toc219458230 \h </w:instrText>
            </w:r>
            <w:r>
              <w:rPr>
                <w:noProof/>
                <w:webHidden/>
              </w:rPr>
            </w:r>
            <w:r>
              <w:rPr>
                <w:noProof/>
                <w:webHidden/>
              </w:rPr>
              <w:fldChar w:fldCharType="separate"/>
            </w:r>
            <w:r>
              <w:rPr>
                <w:noProof/>
                <w:webHidden/>
              </w:rPr>
              <w:t>21</w:t>
            </w:r>
            <w:r>
              <w:rPr>
                <w:noProof/>
                <w:webHidden/>
              </w:rPr>
              <w:fldChar w:fldCharType="end"/>
            </w:r>
            <w:r w:rsidRPr="005E2C1E">
              <w:rPr>
                <w:rStyle w:val="Hyperlink"/>
                <w:noProof/>
              </w:rPr>
              <w:fldChar w:fldCharType="end"/>
            </w:r>
          </w:ins>
        </w:p>
        <w:p w14:paraId="79277DF8" w14:textId="1465EA5F" w:rsidR="00644DBC" w:rsidRDefault="00644DBC">
          <w:pPr>
            <w:pStyle w:val="TOC2"/>
            <w:rPr>
              <w:ins w:id="13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33" w:author="jonathan pritchard" w:date="2026-01-16T12:15:00Z" w16du:dateUtc="2026-01-16T12:15:00Z">
            <w:r w:rsidRPr="005E2C1E">
              <w:rPr>
                <w:rStyle w:val="Hyperlink"/>
                <w:noProof/>
              </w:rPr>
              <w:lastRenderedPageBreak/>
              <w:fldChar w:fldCharType="begin"/>
            </w:r>
            <w:r w:rsidRPr="005E2C1E">
              <w:rPr>
                <w:rStyle w:val="Hyperlink"/>
                <w:noProof/>
              </w:rPr>
              <w:instrText xml:space="preserve"> </w:instrText>
            </w:r>
            <w:r>
              <w:rPr>
                <w:noProof/>
              </w:rPr>
              <w:instrText>HYPERLINK \l "_Toc219458231"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functions</w:t>
            </w:r>
            <w:r>
              <w:rPr>
                <w:noProof/>
                <w:webHidden/>
              </w:rPr>
              <w:tab/>
            </w:r>
            <w:r>
              <w:rPr>
                <w:noProof/>
                <w:webHidden/>
              </w:rPr>
              <w:fldChar w:fldCharType="begin"/>
            </w:r>
            <w:r>
              <w:rPr>
                <w:noProof/>
                <w:webHidden/>
              </w:rPr>
              <w:instrText xml:space="preserve"> PAGEREF _Toc219458231 \h </w:instrText>
            </w:r>
            <w:r>
              <w:rPr>
                <w:noProof/>
                <w:webHidden/>
              </w:rPr>
            </w:r>
            <w:r>
              <w:rPr>
                <w:noProof/>
                <w:webHidden/>
              </w:rPr>
              <w:fldChar w:fldCharType="separate"/>
            </w:r>
            <w:r>
              <w:rPr>
                <w:noProof/>
                <w:webHidden/>
              </w:rPr>
              <w:t>21</w:t>
            </w:r>
            <w:r>
              <w:rPr>
                <w:noProof/>
                <w:webHidden/>
              </w:rPr>
              <w:fldChar w:fldCharType="end"/>
            </w:r>
            <w:r w:rsidRPr="005E2C1E">
              <w:rPr>
                <w:rStyle w:val="Hyperlink"/>
                <w:noProof/>
              </w:rPr>
              <w:fldChar w:fldCharType="end"/>
            </w:r>
          </w:ins>
        </w:p>
        <w:p w14:paraId="7B1884FB" w14:textId="4BA3C3ED" w:rsidR="00644DBC" w:rsidRDefault="00644DBC">
          <w:pPr>
            <w:pStyle w:val="TOC1"/>
            <w:rPr>
              <w:ins w:id="13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13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"_Toc219458232"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General Rules for Symbols and Text</w:t>
            </w:r>
            <w:r>
              <w:rPr>
                <w:noProof/>
                <w:webHidden/>
              </w:rPr>
              <w:tab/>
            </w:r>
            <w:r>
              <w:rPr>
                <w:noProof/>
                <w:webHidden/>
              </w:rPr>
              <w:fldChar w:fldCharType="begin"/>
            </w:r>
            <w:r>
              <w:rPr>
                <w:noProof/>
                <w:webHidden/>
              </w:rPr>
              <w:instrText xml:space="preserve"> PAGEREF _Toc219458232 \h </w:instrText>
            </w:r>
            <w:r>
              <w:rPr>
                <w:noProof/>
                <w:webHidden/>
              </w:rPr>
            </w:r>
            <w:r>
              <w:rPr>
                <w:noProof/>
                <w:webHidden/>
              </w:rPr>
              <w:fldChar w:fldCharType="separate"/>
            </w:r>
            <w:r>
              <w:rPr>
                <w:noProof/>
                <w:webHidden/>
              </w:rPr>
              <w:t>21</w:t>
            </w:r>
            <w:r>
              <w:rPr>
                <w:noProof/>
                <w:webHidden/>
              </w:rPr>
              <w:fldChar w:fldCharType="end"/>
            </w:r>
            <w:r w:rsidRPr="005E2C1E">
              <w:rPr>
                <w:rStyle w:val="Hyperlink"/>
                <w:noProof/>
              </w:rPr>
              <w:fldChar w:fldCharType="end"/>
            </w:r>
          </w:ins>
        </w:p>
        <w:p w14:paraId="76B294FB" w14:textId="71CDE4D7" w:rsidR="00644DBC" w:rsidRDefault="00644DBC">
          <w:pPr>
            <w:pStyle w:val="TOC2"/>
            <w:rPr>
              <w:ins w:id="13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3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"_Toc219458233"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Symbol Specifications</w:t>
            </w:r>
            <w:r>
              <w:rPr>
                <w:noProof/>
                <w:webHidden/>
              </w:rPr>
              <w:tab/>
            </w:r>
            <w:r>
              <w:rPr>
                <w:noProof/>
                <w:webHidden/>
              </w:rPr>
              <w:fldChar w:fldCharType="begin"/>
            </w:r>
            <w:r>
              <w:rPr>
                <w:noProof/>
                <w:webHidden/>
              </w:rPr>
              <w:instrText xml:space="preserve"> PAGEREF _Toc219458233 \h </w:instrText>
            </w:r>
            <w:r>
              <w:rPr>
                <w:noProof/>
                <w:webHidden/>
              </w:rPr>
            </w:r>
            <w:r>
              <w:rPr>
                <w:noProof/>
                <w:webHidden/>
              </w:rPr>
              <w:fldChar w:fldCharType="separate"/>
            </w:r>
            <w:r>
              <w:rPr>
                <w:noProof/>
                <w:webHidden/>
              </w:rPr>
              <w:t>21</w:t>
            </w:r>
            <w:r>
              <w:rPr>
                <w:noProof/>
                <w:webHidden/>
              </w:rPr>
              <w:fldChar w:fldCharType="end"/>
            </w:r>
            <w:r w:rsidRPr="005E2C1E">
              <w:rPr>
                <w:rStyle w:val="Hyperlink"/>
                <w:noProof/>
              </w:rPr>
              <w:fldChar w:fldCharType="end"/>
            </w:r>
          </w:ins>
        </w:p>
        <w:p w14:paraId="3C0A4E81" w14:textId="24F530F0" w:rsidR="00644DBC" w:rsidRDefault="00644DBC">
          <w:pPr>
            <w:pStyle w:val="TOC2"/>
            <w:rPr>
              <w:ins w:id="13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3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"_Toc219458234"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Reproduction of lines, symbols and text</w:t>
            </w:r>
            <w:r>
              <w:rPr>
                <w:noProof/>
                <w:webHidden/>
              </w:rPr>
              <w:tab/>
            </w:r>
            <w:r>
              <w:rPr>
                <w:noProof/>
                <w:webHidden/>
              </w:rPr>
              <w:fldChar w:fldCharType="begin"/>
            </w:r>
            <w:r>
              <w:rPr>
                <w:noProof/>
                <w:webHidden/>
              </w:rPr>
              <w:instrText xml:space="preserve"> PAGEREF _Toc219458234 \h </w:instrText>
            </w:r>
            <w:r>
              <w:rPr>
                <w:noProof/>
                <w:webHidden/>
              </w:rPr>
            </w:r>
            <w:r>
              <w:rPr>
                <w:noProof/>
                <w:webHidden/>
              </w:rPr>
              <w:fldChar w:fldCharType="separate"/>
            </w:r>
            <w:r>
              <w:rPr>
                <w:noProof/>
                <w:webHidden/>
              </w:rPr>
              <w:t>21</w:t>
            </w:r>
            <w:r>
              <w:rPr>
                <w:noProof/>
                <w:webHidden/>
              </w:rPr>
              <w:fldChar w:fldCharType="end"/>
            </w:r>
            <w:r w:rsidRPr="005E2C1E">
              <w:rPr>
                <w:rStyle w:val="Hyperlink"/>
                <w:noProof/>
              </w:rPr>
              <w:fldChar w:fldCharType="end"/>
            </w:r>
          </w:ins>
        </w:p>
        <w:p w14:paraId="7272854D" w14:textId="0EB7EC4A" w:rsidR="00644DBC" w:rsidRDefault="00644DBC">
          <w:pPr>
            <w:pStyle w:val="TOC3"/>
            <w:rPr>
              <w:ins w:id="14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4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"_Toc219458235"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_Toc219458235 \h </w:instrText>
            </w:r>
            <w:r>
              <w:rPr>
                <w:noProof/>
                <w:webHidden/>
              </w:rPr>
            </w:r>
            <w:r>
              <w:rPr>
                <w:noProof/>
                <w:webHidden/>
              </w:rPr>
              <w:fldChar w:fldCharType="separate"/>
            </w:r>
            <w:r>
              <w:rPr>
                <w:noProof/>
                <w:webHidden/>
              </w:rPr>
              <w:t>21</w:t>
            </w:r>
            <w:r>
              <w:rPr>
                <w:noProof/>
                <w:webHidden/>
              </w:rPr>
              <w:fldChar w:fldCharType="end"/>
            </w:r>
            <w:r w:rsidRPr="005E2C1E">
              <w:rPr>
                <w:rStyle w:val="Hyperlink"/>
                <w:noProof/>
              </w:rPr>
              <w:fldChar w:fldCharType="end"/>
            </w:r>
          </w:ins>
        </w:p>
        <w:p w14:paraId="2E70BE07" w14:textId="66484A20" w:rsidR="00644DBC" w:rsidRDefault="00644DBC">
          <w:pPr>
            <w:pStyle w:val="TOC3"/>
            <w:rPr>
              <w:ins w:id="14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4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"_Toc219458239"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9.2.1</w:t>
            </w:r>
            <w:r>
              <w:rPr>
                <w:noProof/>
                <w:webHidden/>
              </w:rPr>
              <w:tab/>
            </w:r>
            <w:r>
              <w:rPr>
                <w:noProof/>
                <w:webHidden/>
              </w:rPr>
              <w:fldChar w:fldCharType="begin"/>
            </w:r>
            <w:r>
              <w:rPr>
                <w:noProof/>
                <w:webHidden/>
              </w:rPr>
              <w:instrText xml:space="preserve"> PAGEREF _Toc219458239 \h </w:instrText>
            </w:r>
            <w:r>
              <w:rPr>
                <w:noProof/>
                <w:webHidden/>
              </w:rPr>
            </w:r>
            <w:r>
              <w:rPr>
                <w:noProof/>
                <w:webHidden/>
              </w:rPr>
              <w:fldChar w:fldCharType="separate"/>
            </w:r>
            <w:r>
              <w:rPr>
                <w:noProof/>
                <w:webHidden/>
              </w:rPr>
              <w:t>21</w:t>
            </w:r>
            <w:r>
              <w:rPr>
                <w:noProof/>
                <w:webHidden/>
              </w:rPr>
              <w:fldChar w:fldCharType="end"/>
            </w:r>
            <w:r w:rsidRPr="005E2C1E">
              <w:rPr>
                <w:rStyle w:val="Hyperlink"/>
                <w:noProof/>
              </w:rPr>
              <w:fldChar w:fldCharType="end"/>
            </w:r>
          </w:ins>
        </w:p>
        <w:p w14:paraId="3636F17A" w14:textId="774939C6" w:rsidR="00644DBC" w:rsidRDefault="00644DBC">
          <w:pPr>
            <w:pStyle w:val="TOC3"/>
            <w:rPr>
              <w:ins w:id="14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4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Minimum Requirement for size and resolution</w:t>
            </w:r>
            <w:r>
              <w:rPr>
                <w:noProof/>
                <w:webHidden/>
              </w:rPr>
              <w:tab/>
            </w:r>
            <w:r>
              <w:rPr>
                <w:noProof/>
                <w:webHidden/>
              </w:rPr>
              <w:fldChar w:fldCharType="begin"/>
            </w:r>
            <w:r>
              <w:rPr>
                <w:noProof/>
                <w:webHidden/>
              </w:rPr>
              <w:instrText xml:space="preserve"> PAGEREF _Toc219458240 \h </w:instrText>
            </w:r>
            <w:r>
              <w:rPr>
                <w:noProof/>
                <w:webHidden/>
              </w:rPr>
            </w:r>
            <w:r>
              <w:rPr>
                <w:noProof/>
                <w:webHidden/>
              </w:rPr>
              <w:fldChar w:fldCharType="separate"/>
            </w:r>
            <w:r>
              <w:rPr>
                <w:noProof/>
                <w:webHidden/>
              </w:rPr>
              <w:t>22</w:t>
            </w:r>
            <w:r>
              <w:rPr>
                <w:noProof/>
                <w:webHidden/>
              </w:rPr>
              <w:fldChar w:fldCharType="end"/>
            </w:r>
            <w:r w:rsidRPr="005E2C1E">
              <w:rPr>
                <w:rStyle w:val="Hyperlink"/>
                <w:noProof/>
              </w:rPr>
              <w:fldChar w:fldCharType="end"/>
            </w:r>
          </w:ins>
        </w:p>
        <w:p w14:paraId="74DAB47A" w14:textId="0A09D101" w:rsidR="00644DBC" w:rsidRDefault="00644DBC">
          <w:pPr>
            <w:pStyle w:val="TOC3"/>
            <w:rPr>
              <w:ins w:id="14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4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Zooming</w:t>
            </w:r>
            <w:r>
              <w:rPr>
                <w:noProof/>
                <w:webHidden/>
              </w:rPr>
              <w:tab/>
            </w:r>
            <w:r>
              <w:rPr>
                <w:noProof/>
                <w:webHidden/>
              </w:rPr>
              <w:fldChar w:fldCharType="begin"/>
            </w:r>
            <w:r>
              <w:rPr>
                <w:noProof/>
                <w:webHidden/>
              </w:rPr>
              <w:instrText xml:space="preserve"> PAGEREF _Toc219458241 \h </w:instrText>
            </w:r>
            <w:r>
              <w:rPr>
                <w:noProof/>
                <w:webHidden/>
              </w:rPr>
            </w:r>
            <w:r>
              <w:rPr>
                <w:noProof/>
                <w:webHidden/>
              </w:rPr>
              <w:fldChar w:fldCharType="separate"/>
            </w:r>
            <w:r>
              <w:rPr>
                <w:noProof/>
                <w:webHidden/>
              </w:rPr>
              <w:t>22</w:t>
            </w:r>
            <w:r>
              <w:rPr>
                <w:noProof/>
                <w:webHidden/>
              </w:rPr>
              <w:fldChar w:fldCharType="end"/>
            </w:r>
            <w:r w:rsidRPr="005E2C1E">
              <w:rPr>
                <w:rStyle w:val="Hyperlink"/>
                <w:noProof/>
              </w:rPr>
              <w:fldChar w:fldCharType="end"/>
            </w:r>
          </w:ins>
        </w:p>
        <w:p w14:paraId="054AA063" w14:textId="66EA9975" w:rsidR="00644DBC" w:rsidRDefault="00644DBC">
          <w:pPr>
            <w:pStyle w:val="TOC2"/>
            <w:rPr>
              <w:ins w:id="14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4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Common text and information attributes</w:t>
            </w:r>
            <w:r>
              <w:rPr>
                <w:noProof/>
                <w:webHidden/>
              </w:rPr>
              <w:tab/>
            </w:r>
            <w:r>
              <w:rPr>
                <w:noProof/>
                <w:webHidden/>
              </w:rPr>
              <w:fldChar w:fldCharType="begin"/>
            </w:r>
            <w:r>
              <w:rPr>
                <w:noProof/>
                <w:webHidden/>
              </w:rPr>
              <w:instrText xml:space="preserve"> PAGEREF _Toc219458242 \h </w:instrText>
            </w:r>
            <w:r>
              <w:rPr>
                <w:noProof/>
                <w:webHidden/>
              </w:rPr>
            </w:r>
            <w:r>
              <w:rPr>
                <w:noProof/>
                <w:webHidden/>
              </w:rPr>
              <w:fldChar w:fldCharType="separate"/>
            </w:r>
            <w:r>
              <w:rPr>
                <w:noProof/>
                <w:webHidden/>
              </w:rPr>
              <w:t>22</w:t>
            </w:r>
            <w:r>
              <w:rPr>
                <w:noProof/>
                <w:webHidden/>
              </w:rPr>
              <w:fldChar w:fldCharType="end"/>
            </w:r>
            <w:r w:rsidRPr="005E2C1E">
              <w:rPr>
                <w:rStyle w:val="Hyperlink"/>
                <w:noProof/>
              </w:rPr>
              <w:fldChar w:fldCharType="end"/>
            </w:r>
          </w:ins>
        </w:p>
        <w:p w14:paraId="1AF7B761" w14:textId="220D032A" w:rsidR="00644DBC" w:rsidRDefault="00644DBC">
          <w:pPr>
            <w:pStyle w:val="TOC1"/>
            <w:rPr>
              <w:ins w:id="15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15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Text and Graphics</w:t>
            </w:r>
            <w:r>
              <w:rPr>
                <w:noProof/>
                <w:webHidden/>
              </w:rPr>
              <w:tab/>
            </w:r>
            <w:r>
              <w:rPr>
                <w:noProof/>
                <w:webHidden/>
              </w:rPr>
              <w:fldChar w:fldCharType="begin"/>
            </w:r>
            <w:r>
              <w:rPr>
                <w:noProof/>
                <w:webHidden/>
              </w:rPr>
              <w:instrText xml:space="preserve"> PAGEREF _Toc219458243 \h </w:instrText>
            </w:r>
            <w:r>
              <w:rPr>
                <w:noProof/>
                <w:webHidden/>
              </w:rPr>
            </w:r>
            <w:r>
              <w:rPr>
                <w:noProof/>
                <w:webHidden/>
              </w:rPr>
              <w:fldChar w:fldCharType="separate"/>
            </w:r>
            <w:r>
              <w:rPr>
                <w:noProof/>
                <w:webHidden/>
              </w:rPr>
              <w:t>23</w:t>
            </w:r>
            <w:r>
              <w:rPr>
                <w:noProof/>
                <w:webHidden/>
              </w:rPr>
              <w:fldChar w:fldCharType="end"/>
            </w:r>
            <w:r w:rsidRPr="005E2C1E">
              <w:rPr>
                <w:rStyle w:val="Hyperlink"/>
                <w:noProof/>
              </w:rPr>
              <w:fldChar w:fldCharType="end"/>
            </w:r>
          </w:ins>
        </w:p>
        <w:p w14:paraId="2C42CDAB" w14:textId="5BF18843" w:rsidR="00644DBC" w:rsidRDefault="00644DBC">
          <w:pPr>
            <w:pStyle w:val="TOC2"/>
            <w:rPr>
              <w:ins w:id="15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5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Arrangement of viewing group layers.</w:t>
            </w:r>
            <w:r>
              <w:rPr>
                <w:noProof/>
                <w:webHidden/>
              </w:rPr>
              <w:tab/>
            </w:r>
            <w:r>
              <w:rPr>
                <w:noProof/>
                <w:webHidden/>
              </w:rPr>
              <w:fldChar w:fldCharType="begin"/>
            </w:r>
            <w:r>
              <w:rPr>
                <w:noProof/>
                <w:webHidden/>
              </w:rPr>
              <w:instrText xml:space="preserve"> PAGEREF _Toc219458244 \h </w:instrText>
            </w:r>
            <w:r>
              <w:rPr>
                <w:noProof/>
                <w:webHidden/>
              </w:rPr>
            </w:r>
            <w:r>
              <w:rPr>
                <w:noProof/>
                <w:webHidden/>
              </w:rPr>
              <w:fldChar w:fldCharType="separate"/>
            </w:r>
            <w:r>
              <w:rPr>
                <w:noProof/>
                <w:webHidden/>
              </w:rPr>
              <w:t>23</w:t>
            </w:r>
            <w:r>
              <w:rPr>
                <w:noProof/>
                <w:webHidden/>
              </w:rPr>
              <w:fldChar w:fldCharType="end"/>
            </w:r>
            <w:r w:rsidRPr="005E2C1E">
              <w:rPr>
                <w:rStyle w:val="Hyperlink"/>
                <w:noProof/>
              </w:rPr>
              <w:fldChar w:fldCharType="end"/>
            </w:r>
          </w:ins>
        </w:p>
        <w:p w14:paraId="19D8F343" w14:textId="55700E0B" w:rsidR="00644DBC" w:rsidRDefault="00644DBC">
          <w:pPr>
            <w:pStyle w:val="TOC1"/>
            <w:rPr>
              <w:ins w:id="15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15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Elements</w:t>
            </w:r>
            <w:r>
              <w:rPr>
                <w:noProof/>
                <w:webHidden/>
              </w:rPr>
              <w:tab/>
            </w:r>
            <w:r>
              <w:rPr>
                <w:noProof/>
                <w:webHidden/>
              </w:rPr>
              <w:fldChar w:fldCharType="begin"/>
            </w:r>
            <w:r>
              <w:rPr>
                <w:noProof/>
                <w:webHidden/>
              </w:rPr>
              <w:instrText xml:space="preserve"> PAGEREF _Toc219458245 \h </w:instrText>
            </w:r>
            <w:r>
              <w:rPr>
                <w:noProof/>
                <w:webHidden/>
              </w:rPr>
            </w:r>
            <w:r>
              <w:rPr>
                <w:noProof/>
                <w:webHidden/>
              </w:rPr>
              <w:fldChar w:fldCharType="separate"/>
            </w:r>
            <w:r>
              <w:rPr>
                <w:noProof/>
                <w:webHidden/>
              </w:rPr>
              <w:t>23</w:t>
            </w:r>
            <w:r>
              <w:rPr>
                <w:noProof/>
                <w:webHidden/>
              </w:rPr>
              <w:fldChar w:fldCharType="end"/>
            </w:r>
            <w:r w:rsidRPr="005E2C1E">
              <w:rPr>
                <w:rStyle w:val="Hyperlink"/>
                <w:noProof/>
              </w:rPr>
              <w:fldChar w:fldCharType="end"/>
            </w:r>
          </w:ins>
        </w:p>
        <w:p w14:paraId="32F91886" w14:textId="5679B17A" w:rsidR="00644DBC" w:rsidRDefault="00644DBC">
          <w:pPr>
            <w:pStyle w:val="TOC2"/>
            <w:rPr>
              <w:ins w:id="15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5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related to data and display scales</w:t>
            </w:r>
            <w:r>
              <w:rPr>
                <w:noProof/>
                <w:webHidden/>
              </w:rPr>
              <w:tab/>
            </w:r>
            <w:r>
              <w:rPr>
                <w:noProof/>
                <w:webHidden/>
              </w:rPr>
              <w:fldChar w:fldCharType="begin"/>
            </w:r>
            <w:r>
              <w:rPr>
                <w:noProof/>
                <w:webHidden/>
              </w:rPr>
              <w:instrText xml:space="preserve"> PAGEREF _Toc219458246 \h </w:instrText>
            </w:r>
            <w:r>
              <w:rPr>
                <w:noProof/>
                <w:webHidden/>
              </w:rPr>
            </w:r>
            <w:r>
              <w:rPr>
                <w:noProof/>
                <w:webHidden/>
              </w:rPr>
              <w:fldChar w:fldCharType="separate"/>
            </w:r>
            <w:r>
              <w:rPr>
                <w:noProof/>
                <w:webHidden/>
              </w:rPr>
              <w:t>23</w:t>
            </w:r>
            <w:r>
              <w:rPr>
                <w:noProof/>
                <w:webHidden/>
              </w:rPr>
              <w:fldChar w:fldCharType="end"/>
            </w:r>
            <w:r w:rsidRPr="005E2C1E">
              <w:rPr>
                <w:rStyle w:val="Hyperlink"/>
                <w:noProof/>
              </w:rPr>
              <w:fldChar w:fldCharType="end"/>
            </w:r>
          </w:ins>
        </w:p>
        <w:p w14:paraId="192E9596" w14:textId="5FB8B44C" w:rsidR="00644DBC" w:rsidRDefault="00644DBC">
          <w:pPr>
            <w:pStyle w:val="TOC3"/>
            <w:rPr>
              <w:ins w:id="15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5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scale</w:t>
            </w:r>
            <w:r>
              <w:rPr>
                <w:noProof/>
                <w:webHidden/>
              </w:rPr>
              <w:tab/>
            </w:r>
            <w:r>
              <w:rPr>
                <w:noProof/>
                <w:webHidden/>
              </w:rPr>
              <w:fldChar w:fldCharType="begin"/>
            </w:r>
            <w:r>
              <w:rPr>
                <w:noProof/>
                <w:webHidden/>
              </w:rPr>
              <w:instrText xml:space="preserve"> PAGEREF _Toc219458247 \h </w:instrText>
            </w:r>
            <w:r>
              <w:rPr>
                <w:noProof/>
                <w:webHidden/>
              </w:rPr>
            </w:r>
            <w:r>
              <w:rPr>
                <w:noProof/>
                <w:webHidden/>
              </w:rPr>
              <w:fldChar w:fldCharType="separate"/>
            </w:r>
            <w:r>
              <w:rPr>
                <w:noProof/>
                <w:webHidden/>
              </w:rPr>
              <w:t>23</w:t>
            </w:r>
            <w:r>
              <w:rPr>
                <w:noProof/>
                <w:webHidden/>
              </w:rPr>
              <w:fldChar w:fldCharType="end"/>
            </w:r>
            <w:r w:rsidRPr="005E2C1E">
              <w:rPr>
                <w:rStyle w:val="Hyperlink"/>
                <w:noProof/>
              </w:rPr>
              <w:fldChar w:fldCharType="end"/>
            </w:r>
          </w:ins>
        </w:p>
        <w:p w14:paraId="2B2D6B38" w14:textId="62166E92" w:rsidR="00644DBC" w:rsidRDefault="00644DBC">
          <w:pPr>
            <w:pStyle w:val="TOC2"/>
            <w:rPr>
              <w:ins w:id="16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6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Non-ENC data layers</w:t>
            </w:r>
            <w:r>
              <w:rPr>
                <w:noProof/>
                <w:webHidden/>
              </w:rPr>
              <w:tab/>
            </w:r>
            <w:r>
              <w:rPr>
                <w:noProof/>
                <w:webHidden/>
              </w:rPr>
              <w:fldChar w:fldCharType="begin"/>
            </w:r>
            <w:r>
              <w:rPr>
                <w:noProof/>
                <w:webHidden/>
              </w:rPr>
              <w:instrText xml:space="preserve"> PAGEREF _Toc219458248 \h </w:instrText>
            </w:r>
            <w:r>
              <w:rPr>
                <w:noProof/>
                <w:webHidden/>
              </w:rPr>
            </w:r>
            <w:r>
              <w:rPr>
                <w:noProof/>
                <w:webHidden/>
              </w:rPr>
              <w:fldChar w:fldCharType="separate"/>
            </w:r>
            <w:r>
              <w:rPr>
                <w:noProof/>
                <w:webHidden/>
              </w:rPr>
              <w:t>24</w:t>
            </w:r>
            <w:r>
              <w:rPr>
                <w:noProof/>
                <w:webHidden/>
              </w:rPr>
              <w:fldChar w:fldCharType="end"/>
            </w:r>
            <w:r w:rsidRPr="005E2C1E">
              <w:rPr>
                <w:rStyle w:val="Hyperlink"/>
                <w:noProof/>
              </w:rPr>
              <w:fldChar w:fldCharType="end"/>
            </w:r>
          </w:ins>
        </w:p>
        <w:p w14:paraId="08770103" w14:textId="44AD48BA" w:rsidR="00644DBC" w:rsidRDefault="00644DBC">
          <w:pPr>
            <w:pStyle w:val="TOC2"/>
            <w:rPr>
              <w:ins w:id="16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6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"_Toc219458249"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Overscale</w:t>
            </w:r>
            <w:r>
              <w:rPr>
                <w:noProof/>
                <w:webHidden/>
              </w:rPr>
              <w:tab/>
            </w:r>
            <w:r>
              <w:rPr>
                <w:noProof/>
                <w:webHidden/>
              </w:rPr>
              <w:fldChar w:fldCharType="begin"/>
            </w:r>
            <w:r>
              <w:rPr>
                <w:noProof/>
                <w:webHidden/>
              </w:rPr>
              <w:instrText xml:space="preserve"> PAGEREF _Toc219458249 \h </w:instrText>
            </w:r>
            <w:r>
              <w:rPr>
                <w:noProof/>
                <w:webHidden/>
              </w:rPr>
            </w:r>
            <w:r>
              <w:rPr>
                <w:noProof/>
                <w:webHidden/>
              </w:rPr>
              <w:fldChar w:fldCharType="separate"/>
            </w:r>
            <w:r>
              <w:rPr>
                <w:noProof/>
                <w:webHidden/>
              </w:rPr>
              <w:t>24</w:t>
            </w:r>
            <w:r>
              <w:rPr>
                <w:noProof/>
                <w:webHidden/>
              </w:rPr>
              <w:fldChar w:fldCharType="end"/>
            </w:r>
            <w:r w:rsidRPr="005E2C1E">
              <w:rPr>
                <w:rStyle w:val="Hyperlink"/>
                <w:noProof/>
              </w:rPr>
              <w:fldChar w:fldCharType="end"/>
            </w:r>
          </w:ins>
        </w:p>
        <w:p w14:paraId="586E965F" w14:textId="1753E228" w:rsidR="00644DBC" w:rsidRDefault="00644DBC">
          <w:pPr>
            <w:pStyle w:val="TOC3"/>
            <w:rPr>
              <w:ins w:id="16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6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Chart Scale boundary</w:t>
            </w:r>
            <w:r>
              <w:rPr>
                <w:noProof/>
                <w:webHidden/>
              </w:rPr>
              <w:tab/>
            </w:r>
            <w:r>
              <w:rPr>
                <w:noProof/>
                <w:webHidden/>
              </w:rPr>
              <w:fldChar w:fldCharType="begin"/>
            </w:r>
            <w:r>
              <w:rPr>
                <w:noProof/>
                <w:webHidden/>
              </w:rPr>
              <w:instrText xml:space="preserve"> PAGEREF _Toc219458250 \h </w:instrText>
            </w:r>
            <w:r>
              <w:rPr>
                <w:noProof/>
                <w:webHidden/>
              </w:rPr>
            </w:r>
            <w:r>
              <w:rPr>
                <w:noProof/>
                <w:webHidden/>
              </w:rPr>
              <w:fldChar w:fldCharType="separate"/>
            </w:r>
            <w:r>
              <w:rPr>
                <w:noProof/>
                <w:webHidden/>
              </w:rPr>
              <w:t>25</w:t>
            </w:r>
            <w:r>
              <w:rPr>
                <w:noProof/>
                <w:webHidden/>
              </w:rPr>
              <w:fldChar w:fldCharType="end"/>
            </w:r>
            <w:r w:rsidRPr="005E2C1E">
              <w:rPr>
                <w:rStyle w:val="Hyperlink"/>
                <w:noProof/>
              </w:rPr>
              <w:fldChar w:fldCharType="end"/>
            </w:r>
          </w:ins>
        </w:p>
        <w:p w14:paraId="258BA2E4" w14:textId="12C6A83D" w:rsidR="00644DBC" w:rsidRDefault="00644DBC">
          <w:pPr>
            <w:pStyle w:val="TOC3"/>
            <w:rPr>
              <w:ins w:id="16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6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Overscale Pattern</w:t>
            </w:r>
            <w:r>
              <w:rPr>
                <w:noProof/>
                <w:webHidden/>
              </w:rPr>
              <w:tab/>
            </w:r>
            <w:r>
              <w:rPr>
                <w:noProof/>
                <w:webHidden/>
              </w:rPr>
              <w:fldChar w:fldCharType="begin"/>
            </w:r>
            <w:r>
              <w:rPr>
                <w:noProof/>
                <w:webHidden/>
              </w:rPr>
              <w:instrText xml:space="preserve"> PAGEREF _Toc219458251 \h </w:instrText>
            </w:r>
            <w:r>
              <w:rPr>
                <w:noProof/>
                <w:webHidden/>
              </w:rPr>
            </w:r>
            <w:r>
              <w:rPr>
                <w:noProof/>
                <w:webHidden/>
              </w:rPr>
              <w:fldChar w:fldCharType="separate"/>
            </w:r>
            <w:r>
              <w:rPr>
                <w:noProof/>
                <w:webHidden/>
              </w:rPr>
              <w:t>25</w:t>
            </w:r>
            <w:r>
              <w:rPr>
                <w:noProof/>
                <w:webHidden/>
              </w:rPr>
              <w:fldChar w:fldCharType="end"/>
            </w:r>
            <w:r w:rsidRPr="005E2C1E">
              <w:rPr>
                <w:rStyle w:val="Hyperlink"/>
                <w:noProof/>
              </w:rPr>
              <w:fldChar w:fldCharType="end"/>
            </w:r>
          </w:ins>
        </w:p>
        <w:p w14:paraId="78F4B946" w14:textId="72C641F1" w:rsidR="00644DBC" w:rsidRDefault="00644DBC">
          <w:pPr>
            <w:pStyle w:val="TOC3"/>
            <w:rPr>
              <w:ins w:id="16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6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Larger scale data available</w:t>
            </w:r>
            <w:r>
              <w:rPr>
                <w:noProof/>
                <w:webHidden/>
              </w:rPr>
              <w:tab/>
            </w:r>
            <w:r>
              <w:rPr>
                <w:noProof/>
                <w:webHidden/>
              </w:rPr>
              <w:fldChar w:fldCharType="begin"/>
            </w:r>
            <w:r>
              <w:rPr>
                <w:noProof/>
                <w:webHidden/>
              </w:rPr>
              <w:instrText xml:space="preserve"> PAGEREF _Toc219458252 \h </w:instrText>
            </w:r>
            <w:r>
              <w:rPr>
                <w:noProof/>
                <w:webHidden/>
              </w:rPr>
            </w:r>
            <w:r>
              <w:rPr>
                <w:noProof/>
                <w:webHidden/>
              </w:rPr>
              <w:fldChar w:fldCharType="separate"/>
            </w:r>
            <w:r>
              <w:rPr>
                <w:noProof/>
                <w:webHidden/>
              </w:rPr>
              <w:t>26</w:t>
            </w:r>
            <w:r>
              <w:rPr>
                <w:noProof/>
                <w:webHidden/>
              </w:rPr>
              <w:fldChar w:fldCharType="end"/>
            </w:r>
            <w:r w:rsidRPr="005E2C1E">
              <w:rPr>
                <w:rStyle w:val="Hyperlink"/>
                <w:noProof/>
              </w:rPr>
              <w:fldChar w:fldCharType="end"/>
            </w:r>
          </w:ins>
        </w:p>
        <w:p w14:paraId="5F74B853" w14:textId="3DD353DE" w:rsidR="00644DBC" w:rsidRDefault="00644DBC">
          <w:pPr>
            <w:pStyle w:val="TOC2"/>
            <w:rPr>
              <w:ins w:id="17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7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Graphical indexes</w:t>
            </w:r>
            <w:r>
              <w:rPr>
                <w:noProof/>
                <w:webHidden/>
              </w:rPr>
              <w:tab/>
            </w:r>
            <w:r>
              <w:rPr>
                <w:noProof/>
                <w:webHidden/>
              </w:rPr>
              <w:fldChar w:fldCharType="begin"/>
            </w:r>
            <w:r>
              <w:rPr>
                <w:noProof/>
                <w:webHidden/>
              </w:rPr>
              <w:instrText xml:space="preserve"> PAGEREF _Toc219458253 \h </w:instrText>
            </w:r>
            <w:r>
              <w:rPr>
                <w:noProof/>
                <w:webHidden/>
              </w:rPr>
            </w:r>
            <w:r>
              <w:rPr>
                <w:noProof/>
                <w:webHidden/>
              </w:rPr>
              <w:fldChar w:fldCharType="separate"/>
            </w:r>
            <w:r>
              <w:rPr>
                <w:noProof/>
                <w:webHidden/>
              </w:rPr>
              <w:t>26</w:t>
            </w:r>
            <w:r>
              <w:rPr>
                <w:noProof/>
                <w:webHidden/>
              </w:rPr>
              <w:fldChar w:fldCharType="end"/>
            </w:r>
            <w:r w:rsidRPr="005E2C1E">
              <w:rPr>
                <w:rStyle w:val="Hyperlink"/>
                <w:noProof/>
              </w:rPr>
              <w:fldChar w:fldCharType="end"/>
            </w:r>
          </w:ins>
        </w:p>
        <w:p w14:paraId="1BD038C6" w14:textId="4F4B40CC" w:rsidR="00644DBC" w:rsidRDefault="00644DBC">
          <w:pPr>
            <w:pStyle w:val="TOC3"/>
            <w:rPr>
              <w:ins w:id="17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7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ENCs</w:t>
            </w:r>
            <w:r>
              <w:rPr>
                <w:noProof/>
                <w:webHidden/>
              </w:rPr>
              <w:tab/>
            </w:r>
            <w:r>
              <w:rPr>
                <w:noProof/>
                <w:webHidden/>
              </w:rPr>
              <w:fldChar w:fldCharType="begin"/>
            </w:r>
            <w:r>
              <w:rPr>
                <w:noProof/>
                <w:webHidden/>
              </w:rPr>
              <w:instrText xml:space="preserve"> PAGEREF _Toc219458254 \h </w:instrText>
            </w:r>
            <w:r>
              <w:rPr>
                <w:noProof/>
                <w:webHidden/>
              </w:rPr>
            </w:r>
            <w:r>
              <w:rPr>
                <w:noProof/>
                <w:webHidden/>
              </w:rPr>
              <w:fldChar w:fldCharType="separate"/>
            </w:r>
            <w:r>
              <w:rPr>
                <w:noProof/>
                <w:webHidden/>
              </w:rPr>
              <w:t>26</w:t>
            </w:r>
            <w:r>
              <w:rPr>
                <w:noProof/>
                <w:webHidden/>
              </w:rPr>
              <w:fldChar w:fldCharType="end"/>
            </w:r>
            <w:r w:rsidRPr="005E2C1E">
              <w:rPr>
                <w:rStyle w:val="Hyperlink"/>
                <w:noProof/>
              </w:rPr>
              <w:fldChar w:fldCharType="end"/>
            </w:r>
          </w:ins>
        </w:p>
        <w:p w14:paraId="1E1EB7A2" w14:textId="7D988AA7" w:rsidR="00644DBC" w:rsidRDefault="00644DBC">
          <w:pPr>
            <w:pStyle w:val="TOC3"/>
            <w:rPr>
              <w:ins w:id="17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7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other S-100 products</w:t>
            </w:r>
            <w:r>
              <w:rPr>
                <w:noProof/>
                <w:webHidden/>
              </w:rPr>
              <w:tab/>
            </w:r>
            <w:r>
              <w:rPr>
                <w:noProof/>
                <w:webHidden/>
              </w:rPr>
              <w:fldChar w:fldCharType="begin"/>
            </w:r>
            <w:r>
              <w:rPr>
                <w:noProof/>
                <w:webHidden/>
              </w:rPr>
              <w:instrText xml:space="preserve"> PAGEREF _Toc219458255 \h </w:instrText>
            </w:r>
            <w:r>
              <w:rPr>
                <w:noProof/>
                <w:webHidden/>
              </w:rPr>
            </w:r>
            <w:r>
              <w:rPr>
                <w:noProof/>
                <w:webHidden/>
              </w:rPr>
              <w:fldChar w:fldCharType="separate"/>
            </w:r>
            <w:r>
              <w:rPr>
                <w:noProof/>
                <w:webHidden/>
              </w:rPr>
              <w:t>26</w:t>
            </w:r>
            <w:r>
              <w:rPr>
                <w:noProof/>
                <w:webHidden/>
              </w:rPr>
              <w:fldChar w:fldCharType="end"/>
            </w:r>
            <w:r w:rsidRPr="005E2C1E">
              <w:rPr>
                <w:rStyle w:val="Hyperlink"/>
                <w:noProof/>
              </w:rPr>
              <w:fldChar w:fldCharType="end"/>
            </w:r>
          </w:ins>
        </w:p>
        <w:p w14:paraId="1B778211" w14:textId="4A63E8F8" w:rsidR="00644DBC" w:rsidRDefault="00644DBC">
          <w:pPr>
            <w:pStyle w:val="TOC2"/>
            <w:rPr>
              <w:ins w:id="17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7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Limits of data</w:t>
            </w:r>
            <w:r>
              <w:rPr>
                <w:noProof/>
                <w:webHidden/>
              </w:rPr>
              <w:tab/>
            </w:r>
            <w:r>
              <w:rPr>
                <w:noProof/>
                <w:webHidden/>
              </w:rPr>
              <w:fldChar w:fldCharType="begin"/>
            </w:r>
            <w:r>
              <w:rPr>
                <w:noProof/>
                <w:webHidden/>
              </w:rPr>
              <w:instrText xml:space="preserve"> PAGEREF _Toc219458256 \h </w:instrText>
            </w:r>
            <w:r>
              <w:rPr>
                <w:noProof/>
                <w:webHidden/>
              </w:rPr>
            </w:r>
            <w:r>
              <w:rPr>
                <w:noProof/>
                <w:webHidden/>
              </w:rPr>
              <w:fldChar w:fldCharType="separate"/>
            </w:r>
            <w:r>
              <w:rPr>
                <w:noProof/>
                <w:webHidden/>
              </w:rPr>
              <w:t>27</w:t>
            </w:r>
            <w:r>
              <w:rPr>
                <w:noProof/>
                <w:webHidden/>
              </w:rPr>
              <w:fldChar w:fldCharType="end"/>
            </w:r>
            <w:r w:rsidRPr="005E2C1E">
              <w:rPr>
                <w:rStyle w:val="Hyperlink"/>
                <w:noProof/>
              </w:rPr>
              <w:fldChar w:fldCharType="end"/>
            </w:r>
          </w:ins>
        </w:p>
        <w:p w14:paraId="52C59334" w14:textId="2CF3F113" w:rsidR="00644DBC" w:rsidRDefault="00644DBC">
          <w:pPr>
            <w:pStyle w:val="TOC3"/>
            <w:rPr>
              <w:ins w:id="17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7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No data areas</w:t>
            </w:r>
            <w:r>
              <w:rPr>
                <w:noProof/>
                <w:webHidden/>
              </w:rPr>
              <w:tab/>
            </w:r>
            <w:r>
              <w:rPr>
                <w:noProof/>
                <w:webHidden/>
              </w:rPr>
              <w:fldChar w:fldCharType="begin"/>
            </w:r>
            <w:r>
              <w:rPr>
                <w:noProof/>
                <w:webHidden/>
              </w:rPr>
              <w:instrText xml:space="preserve"> PAGEREF _Toc219458257 \h </w:instrText>
            </w:r>
            <w:r>
              <w:rPr>
                <w:noProof/>
                <w:webHidden/>
              </w:rPr>
            </w:r>
            <w:r>
              <w:rPr>
                <w:noProof/>
                <w:webHidden/>
              </w:rPr>
              <w:fldChar w:fldCharType="separate"/>
            </w:r>
            <w:r>
              <w:rPr>
                <w:noProof/>
                <w:webHidden/>
              </w:rPr>
              <w:t>27</w:t>
            </w:r>
            <w:r>
              <w:rPr>
                <w:noProof/>
                <w:webHidden/>
              </w:rPr>
              <w:fldChar w:fldCharType="end"/>
            </w:r>
            <w:r w:rsidRPr="005E2C1E">
              <w:rPr>
                <w:rStyle w:val="Hyperlink"/>
                <w:noProof/>
              </w:rPr>
              <w:fldChar w:fldCharType="end"/>
            </w:r>
          </w:ins>
        </w:p>
        <w:p w14:paraId="00AD013E" w14:textId="73FE18E3" w:rsidR="00644DBC" w:rsidRDefault="00644DBC">
          <w:pPr>
            <w:pStyle w:val="TOC3"/>
            <w:rPr>
              <w:ins w:id="18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8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_Toc219458258 \h </w:instrText>
            </w:r>
            <w:r>
              <w:rPr>
                <w:noProof/>
                <w:webHidden/>
              </w:rPr>
            </w:r>
            <w:r>
              <w:rPr>
                <w:noProof/>
                <w:webHidden/>
              </w:rPr>
              <w:fldChar w:fldCharType="separate"/>
            </w:r>
            <w:r>
              <w:rPr>
                <w:noProof/>
                <w:webHidden/>
              </w:rPr>
              <w:t>27</w:t>
            </w:r>
            <w:r>
              <w:rPr>
                <w:noProof/>
                <w:webHidden/>
              </w:rPr>
              <w:fldChar w:fldCharType="end"/>
            </w:r>
            <w:r w:rsidRPr="005E2C1E">
              <w:rPr>
                <w:rStyle w:val="Hyperlink"/>
                <w:noProof/>
              </w:rPr>
              <w:fldChar w:fldCharType="end"/>
            </w:r>
          </w:ins>
        </w:p>
        <w:p w14:paraId="081568B7" w14:textId="074846AA" w:rsidR="00644DBC" w:rsidRDefault="00644DBC">
          <w:pPr>
            <w:pStyle w:val="TOC3"/>
            <w:rPr>
              <w:ins w:id="18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8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"_Toc219458259"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Limits of other S-100 product data</w:t>
            </w:r>
            <w:r>
              <w:rPr>
                <w:noProof/>
                <w:webHidden/>
              </w:rPr>
              <w:tab/>
            </w:r>
            <w:r>
              <w:rPr>
                <w:noProof/>
                <w:webHidden/>
              </w:rPr>
              <w:fldChar w:fldCharType="begin"/>
            </w:r>
            <w:r>
              <w:rPr>
                <w:noProof/>
                <w:webHidden/>
              </w:rPr>
              <w:instrText xml:space="preserve"> PAGEREF _Toc219458259 \h </w:instrText>
            </w:r>
            <w:r>
              <w:rPr>
                <w:noProof/>
                <w:webHidden/>
              </w:rPr>
            </w:r>
            <w:r>
              <w:rPr>
                <w:noProof/>
                <w:webHidden/>
              </w:rPr>
              <w:fldChar w:fldCharType="separate"/>
            </w:r>
            <w:r>
              <w:rPr>
                <w:noProof/>
                <w:webHidden/>
              </w:rPr>
              <w:t>27</w:t>
            </w:r>
            <w:r>
              <w:rPr>
                <w:noProof/>
                <w:webHidden/>
              </w:rPr>
              <w:fldChar w:fldCharType="end"/>
            </w:r>
            <w:r w:rsidRPr="005E2C1E">
              <w:rPr>
                <w:rStyle w:val="Hyperlink"/>
                <w:noProof/>
              </w:rPr>
              <w:fldChar w:fldCharType="end"/>
            </w:r>
          </w:ins>
        </w:p>
        <w:p w14:paraId="385EE902" w14:textId="72CC7EE9" w:rsidR="00644DBC" w:rsidRDefault="00644DBC">
          <w:pPr>
            <w:pStyle w:val="TOC2"/>
            <w:rPr>
              <w:ins w:id="18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8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_Toc219458260 \h </w:instrText>
            </w:r>
            <w:r>
              <w:rPr>
                <w:noProof/>
                <w:webHidden/>
              </w:rPr>
            </w:r>
            <w:r>
              <w:rPr>
                <w:noProof/>
                <w:webHidden/>
              </w:rPr>
              <w:fldChar w:fldCharType="separate"/>
            </w:r>
            <w:r>
              <w:rPr>
                <w:noProof/>
                <w:webHidden/>
              </w:rPr>
              <w:t>27</w:t>
            </w:r>
            <w:r>
              <w:rPr>
                <w:noProof/>
                <w:webHidden/>
              </w:rPr>
              <w:fldChar w:fldCharType="end"/>
            </w:r>
            <w:r w:rsidRPr="005E2C1E">
              <w:rPr>
                <w:rStyle w:val="Hyperlink"/>
                <w:noProof/>
              </w:rPr>
              <w:fldChar w:fldCharType="end"/>
            </w:r>
          </w:ins>
        </w:p>
        <w:p w14:paraId="2C1DBD5E" w14:textId="34A45510" w:rsidR="00644DBC" w:rsidRDefault="00644DBC">
          <w:pPr>
            <w:pStyle w:val="TOC3"/>
            <w:rPr>
              <w:ins w:id="18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8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Safety Contour</w:t>
            </w:r>
            <w:r>
              <w:rPr>
                <w:noProof/>
                <w:webHidden/>
              </w:rPr>
              <w:tab/>
            </w:r>
            <w:r>
              <w:rPr>
                <w:noProof/>
                <w:webHidden/>
              </w:rPr>
              <w:fldChar w:fldCharType="begin"/>
            </w:r>
            <w:r>
              <w:rPr>
                <w:noProof/>
                <w:webHidden/>
              </w:rPr>
              <w:instrText xml:space="preserve"> PAGEREF _Toc219458261 \h </w:instrText>
            </w:r>
            <w:r>
              <w:rPr>
                <w:noProof/>
                <w:webHidden/>
              </w:rPr>
            </w:r>
            <w:r>
              <w:rPr>
                <w:noProof/>
                <w:webHidden/>
              </w:rPr>
              <w:fldChar w:fldCharType="separate"/>
            </w:r>
            <w:r>
              <w:rPr>
                <w:noProof/>
                <w:webHidden/>
              </w:rPr>
              <w:t>27</w:t>
            </w:r>
            <w:r>
              <w:rPr>
                <w:noProof/>
                <w:webHidden/>
              </w:rPr>
              <w:fldChar w:fldCharType="end"/>
            </w:r>
            <w:r w:rsidRPr="005E2C1E">
              <w:rPr>
                <w:rStyle w:val="Hyperlink"/>
                <w:noProof/>
              </w:rPr>
              <w:fldChar w:fldCharType="end"/>
            </w:r>
          </w:ins>
        </w:p>
        <w:p w14:paraId="0BF693D2" w14:textId="46F98B05" w:rsidR="00644DBC" w:rsidRDefault="00644DBC">
          <w:pPr>
            <w:pStyle w:val="TOC2"/>
            <w:rPr>
              <w:ins w:id="18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8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Date-dependent features</w:t>
            </w:r>
            <w:r>
              <w:rPr>
                <w:noProof/>
                <w:webHidden/>
              </w:rPr>
              <w:tab/>
            </w:r>
            <w:r>
              <w:rPr>
                <w:noProof/>
                <w:webHidden/>
              </w:rPr>
              <w:fldChar w:fldCharType="begin"/>
            </w:r>
            <w:r>
              <w:rPr>
                <w:noProof/>
                <w:webHidden/>
              </w:rPr>
              <w:instrText xml:space="preserve"> PAGEREF _Toc219458262 \h </w:instrText>
            </w:r>
            <w:r>
              <w:rPr>
                <w:noProof/>
                <w:webHidden/>
              </w:rPr>
            </w:r>
            <w:r>
              <w:rPr>
                <w:noProof/>
                <w:webHidden/>
              </w:rPr>
              <w:fldChar w:fldCharType="separate"/>
            </w:r>
            <w:r>
              <w:rPr>
                <w:noProof/>
                <w:webHidden/>
              </w:rPr>
              <w:t>28</w:t>
            </w:r>
            <w:r>
              <w:rPr>
                <w:noProof/>
                <w:webHidden/>
              </w:rPr>
              <w:fldChar w:fldCharType="end"/>
            </w:r>
            <w:r w:rsidRPr="005E2C1E">
              <w:rPr>
                <w:rStyle w:val="Hyperlink"/>
                <w:noProof/>
              </w:rPr>
              <w:fldChar w:fldCharType="end"/>
            </w:r>
          </w:ins>
        </w:p>
        <w:p w14:paraId="0D919C82" w14:textId="1DE99BC0" w:rsidR="00644DBC" w:rsidRDefault="00644DBC">
          <w:pPr>
            <w:pStyle w:val="TOC3"/>
            <w:rPr>
              <w:ins w:id="19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9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_Toc219458263 \h </w:instrText>
            </w:r>
            <w:r>
              <w:rPr>
                <w:noProof/>
                <w:webHidden/>
              </w:rPr>
            </w:r>
            <w:r>
              <w:rPr>
                <w:noProof/>
                <w:webHidden/>
              </w:rPr>
              <w:fldChar w:fldCharType="separate"/>
            </w:r>
            <w:r>
              <w:rPr>
                <w:noProof/>
                <w:webHidden/>
              </w:rPr>
              <w:t>28</w:t>
            </w:r>
            <w:r>
              <w:rPr>
                <w:noProof/>
                <w:webHidden/>
              </w:rPr>
              <w:fldChar w:fldCharType="end"/>
            </w:r>
            <w:r w:rsidRPr="005E2C1E">
              <w:rPr>
                <w:rStyle w:val="Hyperlink"/>
                <w:noProof/>
              </w:rPr>
              <w:fldChar w:fldCharType="end"/>
            </w:r>
          </w:ins>
        </w:p>
        <w:p w14:paraId="262DEA11" w14:textId="3AFE9ED8" w:rsidR="00644DBC" w:rsidRDefault="00644DBC">
          <w:pPr>
            <w:pStyle w:val="TOC3"/>
            <w:rPr>
              <w:ins w:id="19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9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 of date adjustment</w:t>
            </w:r>
            <w:r>
              <w:rPr>
                <w:noProof/>
                <w:webHidden/>
              </w:rPr>
              <w:tab/>
            </w:r>
            <w:r>
              <w:rPr>
                <w:noProof/>
                <w:webHidden/>
              </w:rPr>
              <w:fldChar w:fldCharType="begin"/>
            </w:r>
            <w:r>
              <w:rPr>
                <w:noProof/>
                <w:webHidden/>
              </w:rPr>
              <w:instrText xml:space="preserve"> PAGEREF _Toc219458264 \h </w:instrText>
            </w:r>
            <w:r>
              <w:rPr>
                <w:noProof/>
                <w:webHidden/>
              </w:rPr>
            </w:r>
            <w:r>
              <w:rPr>
                <w:noProof/>
                <w:webHidden/>
              </w:rPr>
              <w:fldChar w:fldCharType="separate"/>
            </w:r>
            <w:r>
              <w:rPr>
                <w:noProof/>
                <w:webHidden/>
              </w:rPr>
              <w:t>28</w:t>
            </w:r>
            <w:r>
              <w:rPr>
                <w:noProof/>
                <w:webHidden/>
              </w:rPr>
              <w:fldChar w:fldCharType="end"/>
            </w:r>
            <w:r w:rsidRPr="005E2C1E">
              <w:rPr>
                <w:rStyle w:val="Hyperlink"/>
                <w:noProof/>
              </w:rPr>
              <w:fldChar w:fldCharType="end"/>
            </w:r>
          </w:ins>
        </w:p>
        <w:p w14:paraId="4A79428D" w14:textId="60014763" w:rsidR="00644DBC" w:rsidRDefault="00644DBC">
          <w:pPr>
            <w:pStyle w:val="TOC2"/>
            <w:rPr>
              <w:ins w:id="19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9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Decluttering the screen</w:t>
            </w:r>
            <w:r>
              <w:rPr>
                <w:noProof/>
                <w:webHidden/>
              </w:rPr>
              <w:tab/>
            </w:r>
            <w:r>
              <w:rPr>
                <w:noProof/>
                <w:webHidden/>
              </w:rPr>
              <w:fldChar w:fldCharType="begin"/>
            </w:r>
            <w:r>
              <w:rPr>
                <w:noProof/>
                <w:webHidden/>
              </w:rPr>
              <w:instrText xml:space="preserve"> PAGEREF _Toc219458265 \h </w:instrText>
            </w:r>
            <w:r>
              <w:rPr>
                <w:noProof/>
                <w:webHidden/>
              </w:rPr>
            </w:r>
            <w:r>
              <w:rPr>
                <w:noProof/>
                <w:webHidden/>
              </w:rPr>
              <w:fldChar w:fldCharType="separate"/>
            </w:r>
            <w:r>
              <w:rPr>
                <w:noProof/>
                <w:webHidden/>
              </w:rPr>
              <w:t>28</w:t>
            </w:r>
            <w:r>
              <w:rPr>
                <w:noProof/>
                <w:webHidden/>
              </w:rPr>
              <w:fldChar w:fldCharType="end"/>
            </w:r>
            <w:r w:rsidRPr="005E2C1E">
              <w:rPr>
                <w:rStyle w:val="Hyperlink"/>
                <w:noProof/>
              </w:rPr>
              <w:fldChar w:fldCharType="end"/>
            </w:r>
          </w:ins>
        </w:p>
        <w:p w14:paraId="28FAF3CA" w14:textId="5CB3F617" w:rsidR="00644DBC" w:rsidRDefault="00644DBC">
          <w:pPr>
            <w:pStyle w:val="TOC2"/>
            <w:rPr>
              <w:ins w:id="19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19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IMO presentation elements</w:t>
            </w:r>
            <w:r>
              <w:rPr>
                <w:noProof/>
                <w:webHidden/>
              </w:rPr>
              <w:tab/>
            </w:r>
            <w:r>
              <w:rPr>
                <w:noProof/>
                <w:webHidden/>
              </w:rPr>
              <w:fldChar w:fldCharType="begin"/>
            </w:r>
            <w:r>
              <w:rPr>
                <w:noProof/>
                <w:webHidden/>
              </w:rPr>
              <w:instrText xml:space="preserve"> PAGEREF _Toc219458266 \h </w:instrText>
            </w:r>
            <w:r>
              <w:rPr>
                <w:noProof/>
                <w:webHidden/>
              </w:rPr>
            </w:r>
            <w:r>
              <w:rPr>
                <w:noProof/>
                <w:webHidden/>
              </w:rPr>
              <w:fldChar w:fldCharType="separate"/>
            </w:r>
            <w:r>
              <w:rPr>
                <w:noProof/>
                <w:webHidden/>
              </w:rPr>
              <w:t>28</w:t>
            </w:r>
            <w:r>
              <w:rPr>
                <w:noProof/>
                <w:webHidden/>
              </w:rPr>
              <w:fldChar w:fldCharType="end"/>
            </w:r>
            <w:r w:rsidRPr="005E2C1E">
              <w:rPr>
                <w:rStyle w:val="Hyperlink"/>
                <w:noProof/>
              </w:rPr>
              <w:fldChar w:fldCharType="end"/>
            </w:r>
          </w:ins>
        </w:p>
        <w:p w14:paraId="3E675AAF" w14:textId="0F14A518" w:rsidR="00644DBC" w:rsidRDefault="00644DBC">
          <w:pPr>
            <w:pStyle w:val="TOC3"/>
            <w:rPr>
              <w:ins w:id="19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19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Scale bar and latitude scale</w:t>
            </w:r>
            <w:r>
              <w:rPr>
                <w:noProof/>
                <w:webHidden/>
              </w:rPr>
              <w:tab/>
            </w:r>
            <w:r>
              <w:rPr>
                <w:noProof/>
                <w:webHidden/>
              </w:rPr>
              <w:fldChar w:fldCharType="begin"/>
            </w:r>
            <w:r>
              <w:rPr>
                <w:noProof/>
                <w:webHidden/>
              </w:rPr>
              <w:instrText xml:space="preserve"> PAGEREF _Toc219458267 \h </w:instrText>
            </w:r>
            <w:r>
              <w:rPr>
                <w:noProof/>
                <w:webHidden/>
              </w:rPr>
            </w:r>
            <w:r>
              <w:rPr>
                <w:noProof/>
                <w:webHidden/>
              </w:rPr>
              <w:fldChar w:fldCharType="separate"/>
            </w:r>
            <w:r>
              <w:rPr>
                <w:noProof/>
                <w:webHidden/>
              </w:rPr>
              <w:t>28</w:t>
            </w:r>
            <w:r>
              <w:rPr>
                <w:noProof/>
                <w:webHidden/>
              </w:rPr>
              <w:fldChar w:fldCharType="end"/>
            </w:r>
            <w:r w:rsidRPr="005E2C1E">
              <w:rPr>
                <w:rStyle w:val="Hyperlink"/>
                <w:noProof/>
              </w:rPr>
              <w:fldChar w:fldCharType="end"/>
            </w:r>
          </w:ins>
        </w:p>
        <w:p w14:paraId="1E0EBE4C" w14:textId="0A4604BD" w:rsidR="00644DBC" w:rsidRDefault="00644DBC">
          <w:pPr>
            <w:pStyle w:val="TOC3"/>
            <w:rPr>
              <w:ins w:id="20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0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North arrow</w:t>
            </w:r>
            <w:r>
              <w:rPr>
                <w:noProof/>
                <w:webHidden/>
              </w:rPr>
              <w:tab/>
            </w:r>
            <w:r>
              <w:rPr>
                <w:noProof/>
                <w:webHidden/>
              </w:rPr>
              <w:fldChar w:fldCharType="begin"/>
            </w:r>
            <w:r>
              <w:rPr>
                <w:noProof/>
                <w:webHidden/>
              </w:rPr>
              <w:instrText xml:space="preserve"> PAGEREF _Toc219458268 \h </w:instrText>
            </w:r>
            <w:r>
              <w:rPr>
                <w:noProof/>
                <w:webHidden/>
              </w:rPr>
            </w:r>
            <w:r>
              <w:rPr>
                <w:noProof/>
                <w:webHidden/>
              </w:rPr>
              <w:fldChar w:fldCharType="separate"/>
            </w:r>
            <w:r>
              <w:rPr>
                <w:noProof/>
                <w:webHidden/>
              </w:rPr>
              <w:t>29</w:t>
            </w:r>
            <w:r>
              <w:rPr>
                <w:noProof/>
                <w:webHidden/>
              </w:rPr>
              <w:fldChar w:fldCharType="end"/>
            </w:r>
            <w:r w:rsidRPr="005E2C1E">
              <w:rPr>
                <w:rStyle w:val="Hyperlink"/>
                <w:noProof/>
              </w:rPr>
              <w:fldChar w:fldCharType="end"/>
            </w:r>
          </w:ins>
        </w:p>
        <w:p w14:paraId="36A73177" w14:textId="4D0CAAEC" w:rsidR="00644DBC" w:rsidRDefault="00644DBC">
          <w:pPr>
            <w:pStyle w:val="TOC3"/>
            <w:rPr>
              <w:ins w:id="20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0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"_Toc219458269"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Graticule</w:t>
            </w:r>
            <w:r>
              <w:rPr>
                <w:noProof/>
                <w:webHidden/>
              </w:rPr>
              <w:tab/>
            </w:r>
            <w:r>
              <w:rPr>
                <w:noProof/>
                <w:webHidden/>
              </w:rPr>
              <w:fldChar w:fldCharType="begin"/>
            </w:r>
            <w:r>
              <w:rPr>
                <w:noProof/>
                <w:webHidden/>
              </w:rPr>
              <w:instrText xml:space="preserve"> PAGEREF _Toc219458269 \h </w:instrText>
            </w:r>
            <w:r>
              <w:rPr>
                <w:noProof/>
                <w:webHidden/>
              </w:rPr>
            </w:r>
            <w:r>
              <w:rPr>
                <w:noProof/>
                <w:webHidden/>
              </w:rPr>
              <w:fldChar w:fldCharType="separate"/>
            </w:r>
            <w:r>
              <w:rPr>
                <w:noProof/>
                <w:webHidden/>
              </w:rPr>
              <w:t>29</w:t>
            </w:r>
            <w:r>
              <w:rPr>
                <w:noProof/>
                <w:webHidden/>
              </w:rPr>
              <w:fldChar w:fldCharType="end"/>
            </w:r>
            <w:r w:rsidRPr="005E2C1E">
              <w:rPr>
                <w:rStyle w:val="Hyperlink"/>
                <w:noProof/>
              </w:rPr>
              <w:fldChar w:fldCharType="end"/>
            </w:r>
          </w:ins>
        </w:p>
        <w:p w14:paraId="4721837D" w14:textId="52B748E6" w:rsidR="00644DBC" w:rsidRDefault="00644DBC">
          <w:pPr>
            <w:pStyle w:val="TOC3"/>
            <w:rPr>
              <w:ins w:id="20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0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w:t>
            </w:r>
            <w:r>
              <w:rPr>
                <w:noProof/>
                <w:webHidden/>
              </w:rPr>
              <w:tab/>
            </w:r>
            <w:r>
              <w:rPr>
                <w:noProof/>
                <w:webHidden/>
              </w:rPr>
              <w:fldChar w:fldCharType="begin"/>
            </w:r>
            <w:r>
              <w:rPr>
                <w:noProof/>
                <w:webHidden/>
              </w:rPr>
              <w:instrText xml:space="preserve"> PAGEREF _Toc219458270 \h </w:instrText>
            </w:r>
            <w:r>
              <w:rPr>
                <w:noProof/>
                <w:webHidden/>
              </w:rPr>
            </w:r>
            <w:r>
              <w:rPr>
                <w:noProof/>
                <w:webHidden/>
              </w:rPr>
              <w:fldChar w:fldCharType="separate"/>
            </w:r>
            <w:r>
              <w:rPr>
                <w:noProof/>
                <w:webHidden/>
              </w:rPr>
              <w:t>29</w:t>
            </w:r>
            <w:r>
              <w:rPr>
                <w:noProof/>
                <w:webHidden/>
              </w:rPr>
              <w:fldChar w:fldCharType="end"/>
            </w:r>
            <w:r w:rsidRPr="005E2C1E">
              <w:rPr>
                <w:rStyle w:val="Hyperlink"/>
                <w:noProof/>
              </w:rPr>
              <w:fldChar w:fldCharType="end"/>
            </w:r>
          </w:ins>
        </w:p>
        <w:p w14:paraId="6BBE2368" w14:textId="7F613B52" w:rsidR="00644DBC" w:rsidRDefault="00644DBC">
          <w:pPr>
            <w:pStyle w:val="TOC3"/>
            <w:rPr>
              <w:ins w:id="20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0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Black level adjustment symbol</w:t>
            </w:r>
            <w:r>
              <w:rPr>
                <w:noProof/>
                <w:webHidden/>
              </w:rPr>
              <w:tab/>
            </w:r>
            <w:r>
              <w:rPr>
                <w:noProof/>
                <w:webHidden/>
              </w:rPr>
              <w:fldChar w:fldCharType="begin"/>
            </w:r>
            <w:r>
              <w:rPr>
                <w:noProof/>
                <w:webHidden/>
              </w:rPr>
              <w:instrText xml:space="preserve"> PAGEREF _Toc219458271 \h </w:instrText>
            </w:r>
            <w:r>
              <w:rPr>
                <w:noProof/>
                <w:webHidden/>
              </w:rPr>
            </w:r>
            <w:r>
              <w:rPr>
                <w:noProof/>
                <w:webHidden/>
              </w:rPr>
              <w:fldChar w:fldCharType="separate"/>
            </w:r>
            <w:r>
              <w:rPr>
                <w:noProof/>
                <w:webHidden/>
              </w:rPr>
              <w:t>30</w:t>
            </w:r>
            <w:r>
              <w:rPr>
                <w:noProof/>
                <w:webHidden/>
              </w:rPr>
              <w:fldChar w:fldCharType="end"/>
            </w:r>
            <w:r w:rsidRPr="005E2C1E">
              <w:rPr>
                <w:rStyle w:val="Hyperlink"/>
                <w:noProof/>
              </w:rPr>
              <w:fldChar w:fldCharType="end"/>
            </w:r>
          </w:ins>
        </w:p>
        <w:p w14:paraId="7861342E" w14:textId="03A90AD6" w:rsidR="00644DBC" w:rsidRDefault="00644DBC">
          <w:pPr>
            <w:pStyle w:val="TOC3"/>
            <w:rPr>
              <w:ins w:id="20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0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and notification of navigational hazards</w:t>
            </w:r>
            <w:r>
              <w:rPr>
                <w:noProof/>
                <w:webHidden/>
              </w:rPr>
              <w:tab/>
            </w:r>
            <w:r>
              <w:rPr>
                <w:noProof/>
                <w:webHidden/>
              </w:rPr>
              <w:fldChar w:fldCharType="begin"/>
            </w:r>
            <w:r>
              <w:rPr>
                <w:noProof/>
                <w:webHidden/>
              </w:rPr>
              <w:instrText xml:space="preserve"> PAGEREF _Toc219458272 \h </w:instrText>
            </w:r>
            <w:r>
              <w:rPr>
                <w:noProof/>
                <w:webHidden/>
              </w:rPr>
            </w:r>
            <w:r>
              <w:rPr>
                <w:noProof/>
                <w:webHidden/>
              </w:rPr>
              <w:fldChar w:fldCharType="separate"/>
            </w:r>
            <w:r>
              <w:rPr>
                <w:noProof/>
                <w:webHidden/>
              </w:rPr>
              <w:t>30</w:t>
            </w:r>
            <w:r>
              <w:rPr>
                <w:noProof/>
                <w:webHidden/>
              </w:rPr>
              <w:fldChar w:fldCharType="end"/>
            </w:r>
            <w:r w:rsidRPr="005E2C1E">
              <w:rPr>
                <w:rStyle w:val="Hyperlink"/>
                <w:noProof/>
              </w:rPr>
              <w:fldChar w:fldCharType="end"/>
            </w:r>
          </w:ins>
        </w:p>
        <w:p w14:paraId="441BBC07" w14:textId="4277F818" w:rsidR="00644DBC" w:rsidRDefault="00644DBC">
          <w:pPr>
            <w:pStyle w:val="TOC3"/>
            <w:rPr>
              <w:ins w:id="21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1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_Toc219458273 \h </w:instrText>
            </w:r>
            <w:r>
              <w:rPr>
                <w:noProof/>
                <w:webHidden/>
              </w:rPr>
            </w:r>
            <w:r>
              <w:rPr>
                <w:noProof/>
                <w:webHidden/>
              </w:rPr>
              <w:fldChar w:fldCharType="separate"/>
            </w:r>
            <w:r>
              <w:rPr>
                <w:noProof/>
                <w:webHidden/>
              </w:rPr>
              <w:t>31</w:t>
            </w:r>
            <w:r>
              <w:rPr>
                <w:noProof/>
                <w:webHidden/>
              </w:rPr>
              <w:fldChar w:fldCharType="end"/>
            </w:r>
            <w:r w:rsidRPr="005E2C1E">
              <w:rPr>
                <w:rStyle w:val="Hyperlink"/>
                <w:noProof/>
              </w:rPr>
              <w:fldChar w:fldCharType="end"/>
            </w:r>
          </w:ins>
        </w:p>
        <w:p w14:paraId="770920FF" w14:textId="28E19DB0" w:rsidR="00644DBC" w:rsidRDefault="00644DBC">
          <w:pPr>
            <w:pStyle w:val="TOC3"/>
            <w:rPr>
              <w:ins w:id="21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1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Definition of safety contour</w:t>
            </w:r>
            <w:r>
              <w:rPr>
                <w:noProof/>
                <w:webHidden/>
              </w:rPr>
              <w:tab/>
            </w:r>
            <w:r>
              <w:rPr>
                <w:noProof/>
                <w:webHidden/>
              </w:rPr>
              <w:fldChar w:fldCharType="begin"/>
            </w:r>
            <w:r>
              <w:rPr>
                <w:noProof/>
                <w:webHidden/>
              </w:rPr>
              <w:instrText xml:space="preserve"> PAGEREF _Toc219458274 \h </w:instrText>
            </w:r>
            <w:r>
              <w:rPr>
                <w:noProof/>
                <w:webHidden/>
              </w:rPr>
            </w:r>
            <w:r>
              <w:rPr>
                <w:noProof/>
                <w:webHidden/>
              </w:rPr>
              <w:fldChar w:fldCharType="separate"/>
            </w:r>
            <w:r>
              <w:rPr>
                <w:noProof/>
                <w:webHidden/>
              </w:rPr>
              <w:t>31</w:t>
            </w:r>
            <w:r>
              <w:rPr>
                <w:noProof/>
                <w:webHidden/>
              </w:rPr>
              <w:fldChar w:fldCharType="end"/>
            </w:r>
            <w:r w:rsidRPr="005E2C1E">
              <w:rPr>
                <w:rStyle w:val="Hyperlink"/>
                <w:noProof/>
              </w:rPr>
              <w:fldChar w:fldCharType="end"/>
            </w:r>
          </w:ins>
        </w:p>
        <w:p w14:paraId="3443C947" w14:textId="13E5AC65" w:rsidR="00644DBC" w:rsidRDefault="00644DBC">
          <w:pPr>
            <w:pStyle w:val="TOC3"/>
            <w:rPr>
              <w:ins w:id="21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1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safety contour</w:t>
            </w:r>
            <w:r>
              <w:rPr>
                <w:noProof/>
                <w:webHidden/>
              </w:rPr>
              <w:tab/>
            </w:r>
            <w:r>
              <w:rPr>
                <w:noProof/>
                <w:webHidden/>
              </w:rPr>
              <w:fldChar w:fldCharType="begin"/>
            </w:r>
            <w:r>
              <w:rPr>
                <w:noProof/>
                <w:webHidden/>
              </w:rPr>
              <w:instrText xml:space="preserve"> PAGEREF _Toc219458275 \h </w:instrText>
            </w:r>
            <w:r>
              <w:rPr>
                <w:noProof/>
                <w:webHidden/>
              </w:rPr>
            </w:r>
            <w:r>
              <w:rPr>
                <w:noProof/>
                <w:webHidden/>
              </w:rPr>
              <w:fldChar w:fldCharType="separate"/>
            </w:r>
            <w:r>
              <w:rPr>
                <w:noProof/>
                <w:webHidden/>
              </w:rPr>
              <w:t>31</w:t>
            </w:r>
            <w:r>
              <w:rPr>
                <w:noProof/>
                <w:webHidden/>
              </w:rPr>
              <w:fldChar w:fldCharType="end"/>
            </w:r>
            <w:r w:rsidRPr="005E2C1E">
              <w:rPr>
                <w:rStyle w:val="Hyperlink"/>
                <w:noProof/>
              </w:rPr>
              <w:fldChar w:fldCharType="end"/>
            </w:r>
          </w:ins>
        </w:p>
        <w:p w14:paraId="278D7F56" w14:textId="1C746891" w:rsidR="00644DBC" w:rsidRDefault="00644DBC">
          <w:pPr>
            <w:pStyle w:val="TOC3"/>
            <w:rPr>
              <w:ins w:id="21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1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Indications related to ENC accuracy</w:t>
            </w:r>
            <w:r>
              <w:rPr>
                <w:noProof/>
                <w:webHidden/>
              </w:rPr>
              <w:tab/>
            </w:r>
            <w:r>
              <w:rPr>
                <w:noProof/>
                <w:webHidden/>
              </w:rPr>
              <w:fldChar w:fldCharType="begin"/>
            </w:r>
            <w:r>
              <w:rPr>
                <w:noProof/>
                <w:webHidden/>
              </w:rPr>
              <w:instrText xml:space="preserve"> PAGEREF _Toc219458276 \h </w:instrText>
            </w:r>
            <w:r>
              <w:rPr>
                <w:noProof/>
                <w:webHidden/>
              </w:rPr>
            </w:r>
            <w:r>
              <w:rPr>
                <w:noProof/>
                <w:webHidden/>
              </w:rPr>
              <w:fldChar w:fldCharType="separate"/>
            </w:r>
            <w:r>
              <w:rPr>
                <w:noProof/>
                <w:webHidden/>
              </w:rPr>
              <w:t>32</w:t>
            </w:r>
            <w:r>
              <w:rPr>
                <w:noProof/>
                <w:webHidden/>
              </w:rPr>
              <w:fldChar w:fldCharType="end"/>
            </w:r>
            <w:r w:rsidRPr="005E2C1E">
              <w:rPr>
                <w:rStyle w:val="Hyperlink"/>
                <w:noProof/>
              </w:rPr>
              <w:fldChar w:fldCharType="end"/>
            </w:r>
          </w:ins>
        </w:p>
        <w:p w14:paraId="7A5AD836" w14:textId="75DF27C4" w:rsidR="00644DBC" w:rsidRDefault="00644DBC">
          <w:pPr>
            <w:pStyle w:val="TOC3"/>
            <w:rPr>
              <w:ins w:id="21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1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S-101 only</w:t>
            </w:r>
            <w:r>
              <w:rPr>
                <w:noProof/>
                <w:webHidden/>
              </w:rPr>
              <w:tab/>
            </w:r>
            <w:r>
              <w:rPr>
                <w:noProof/>
                <w:webHidden/>
              </w:rPr>
              <w:fldChar w:fldCharType="begin"/>
            </w:r>
            <w:r>
              <w:rPr>
                <w:noProof/>
                <w:webHidden/>
              </w:rPr>
              <w:instrText xml:space="preserve"> PAGEREF _Toc219458277 \h </w:instrText>
            </w:r>
            <w:r>
              <w:rPr>
                <w:noProof/>
                <w:webHidden/>
              </w:rPr>
            </w:r>
            <w:r>
              <w:rPr>
                <w:noProof/>
                <w:webHidden/>
              </w:rPr>
              <w:fldChar w:fldCharType="separate"/>
            </w:r>
            <w:r>
              <w:rPr>
                <w:noProof/>
                <w:webHidden/>
              </w:rPr>
              <w:t>32</w:t>
            </w:r>
            <w:r>
              <w:rPr>
                <w:noProof/>
                <w:webHidden/>
              </w:rPr>
              <w:fldChar w:fldCharType="end"/>
            </w:r>
            <w:r w:rsidRPr="005E2C1E">
              <w:rPr>
                <w:rStyle w:val="Hyperlink"/>
                <w:noProof/>
              </w:rPr>
              <w:fldChar w:fldCharType="end"/>
            </w:r>
          </w:ins>
        </w:p>
        <w:p w14:paraId="0A2584E2" w14:textId="24DB74BA" w:rsidR="00644DBC" w:rsidRDefault="00644DBC">
          <w:pPr>
            <w:pStyle w:val="TOC3"/>
            <w:rPr>
              <w:ins w:id="22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2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w:t>
            </w:r>
            <w:r>
              <w:rPr>
                <w:noProof/>
                <w:webHidden/>
              </w:rPr>
              <w:tab/>
            </w:r>
            <w:r>
              <w:rPr>
                <w:noProof/>
                <w:webHidden/>
              </w:rPr>
              <w:fldChar w:fldCharType="begin"/>
            </w:r>
            <w:r>
              <w:rPr>
                <w:noProof/>
                <w:webHidden/>
              </w:rPr>
              <w:instrText xml:space="preserve"> PAGEREF _Toc219458278 \h </w:instrText>
            </w:r>
            <w:r>
              <w:rPr>
                <w:noProof/>
                <w:webHidden/>
              </w:rPr>
            </w:r>
            <w:r>
              <w:rPr>
                <w:noProof/>
                <w:webHidden/>
              </w:rPr>
              <w:fldChar w:fldCharType="separate"/>
            </w:r>
            <w:r>
              <w:rPr>
                <w:noProof/>
                <w:webHidden/>
              </w:rPr>
              <w:t>33</w:t>
            </w:r>
            <w:r>
              <w:rPr>
                <w:noProof/>
                <w:webHidden/>
              </w:rPr>
              <w:fldChar w:fldCharType="end"/>
            </w:r>
            <w:r w:rsidRPr="005E2C1E">
              <w:rPr>
                <w:rStyle w:val="Hyperlink"/>
                <w:noProof/>
              </w:rPr>
              <w:fldChar w:fldCharType="end"/>
            </w:r>
          </w:ins>
        </w:p>
        <w:p w14:paraId="5C678FEA" w14:textId="7FD7F5CB" w:rsidR="00644DBC" w:rsidRDefault="00644DBC">
          <w:pPr>
            <w:pStyle w:val="TOC3"/>
            <w:rPr>
              <w:ins w:id="22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2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"_Toc219458279"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lang w:val="en-US"/>
              </w:rPr>
              <w:t>11.9.10.3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 and S-104 adjustment</w:t>
            </w:r>
            <w:r>
              <w:rPr>
                <w:noProof/>
                <w:webHidden/>
              </w:rPr>
              <w:tab/>
            </w:r>
            <w:r>
              <w:rPr>
                <w:noProof/>
                <w:webHidden/>
              </w:rPr>
              <w:fldChar w:fldCharType="begin"/>
            </w:r>
            <w:r>
              <w:rPr>
                <w:noProof/>
                <w:webHidden/>
              </w:rPr>
              <w:instrText xml:space="preserve"> PAGEREF _Toc219458279 \h </w:instrText>
            </w:r>
            <w:r>
              <w:rPr>
                <w:noProof/>
                <w:webHidden/>
              </w:rPr>
            </w:r>
            <w:r>
              <w:rPr>
                <w:noProof/>
                <w:webHidden/>
              </w:rPr>
              <w:fldChar w:fldCharType="separate"/>
            </w:r>
            <w:r>
              <w:rPr>
                <w:noProof/>
                <w:webHidden/>
              </w:rPr>
              <w:t>33</w:t>
            </w:r>
            <w:r>
              <w:rPr>
                <w:noProof/>
                <w:webHidden/>
              </w:rPr>
              <w:fldChar w:fldCharType="end"/>
            </w:r>
            <w:r w:rsidRPr="005E2C1E">
              <w:rPr>
                <w:rStyle w:val="Hyperlink"/>
                <w:noProof/>
              </w:rPr>
              <w:fldChar w:fldCharType="end"/>
            </w:r>
          </w:ins>
        </w:p>
        <w:p w14:paraId="0C08FE98" w14:textId="0907040F" w:rsidR="00644DBC" w:rsidRDefault="00644DBC">
          <w:pPr>
            <w:pStyle w:val="TOC3"/>
            <w:rPr>
              <w:ins w:id="22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2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"_Toc219458280"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Enhanced Safety Contour and Water Level Adjustment.</w:t>
            </w:r>
            <w:r>
              <w:rPr>
                <w:noProof/>
                <w:webHidden/>
              </w:rPr>
              <w:tab/>
            </w:r>
            <w:r>
              <w:rPr>
                <w:noProof/>
                <w:webHidden/>
              </w:rPr>
              <w:fldChar w:fldCharType="begin"/>
            </w:r>
            <w:r>
              <w:rPr>
                <w:noProof/>
                <w:webHidden/>
              </w:rPr>
              <w:instrText xml:space="preserve"> PAGEREF _Toc219458280 \h </w:instrText>
            </w:r>
            <w:r>
              <w:rPr>
                <w:noProof/>
                <w:webHidden/>
              </w:rPr>
            </w:r>
            <w:r>
              <w:rPr>
                <w:noProof/>
                <w:webHidden/>
              </w:rPr>
              <w:fldChar w:fldCharType="separate"/>
            </w:r>
            <w:r>
              <w:rPr>
                <w:noProof/>
                <w:webHidden/>
              </w:rPr>
              <w:t>34</w:t>
            </w:r>
            <w:r>
              <w:rPr>
                <w:noProof/>
                <w:webHidden/>
              </w:rPr>
              <w:fldChar w:fldCharType="end"/>
            </w:r>
            <w:r w:rsidRPr="005E2C1E">
              <w:rPr>
                <w:rStyle w:val="Hyperlink"/>
                <w:noProof/>
              </w:rPr>
              <w:fldChar w:fldCharType="end"/>
            </w:r>
          </w:ins>
        </w:p>
        <w:p w14:paraId="501BC6FD" w14:textId="6648978E" w:rsidR="00644DBC" w:rsidRDefault="00644DBC">
          <w:pPr>
            <w:pStyle w:val="TOC2"/>
            <w:rPr>
              <w:ins w:id="22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2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"_Toc219458281"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Other specified display features</w:t>
            </w:r>
            <w:r>
              <w:rPr>
                <w:noProof/>
                <w:webHidden/>
              </w:rPr>
              <w:tab/>
            </w:r>
            <w:r>
              <w:rPr>
                <w:noProof/>
                <w:webHidden/>
              </w:rPr>
              <w:fldChar w:fldCharType="begin"/>
            </w:r>
            <w:r>
              <w:rPr>
                <w:noProof/>
                <w:webHidden/>
              </w:rPr>
              <w:instrText xml:space="preserve"> PAGEREF _Toc219458281 \h </w:instrText>
            </w:r>
            <w:r>
              <w:rPr>
                <w:noProof/>
                <w:webHidden/>
              </w:rPr>
            </w:r>
            <w:r>
              <w:rPr>
                <w:noProof/>
                <w:webHidden/>
              </w:rPr>
              <w:fldChar w:fldCharType="separate"/>
            </w:r>
            <w:r>
              <w:rPr>
                <w:noProof/>
                <w:webHidden/>
              </w:rPr>
              <w:t>34</w:t>
            </w:r>
            <w:r>
              <w:rPr>
                <w:noProof/>
                <w:webHidden/>
              </w:rPr>
              <w:fldChar w:fldCharType="end"/>
            </w:r>
            <w:r w:rsidRPr="005E2C1E">
              <w:rPr>
                <w:rStyle w:val="Hyperlink"/>
                <w:noProof/>
              </w:rPr>
              <w:fldChar w:fldCharType="end"/>
            </w:r>
          </w:ins>
        </w:p>
        <w:p w14:paraId="54ADB379" w14:textId="19555714" w:rsidR="00644DBC" w:rsidRDefault="00644DBC">
          <w:pPr>
            <w:pStyle w:val="TOC3"/>
            <w:rPr>
              <w:ins w:id="22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2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"_Toc219458282"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_Toc219458282 \h </w:instrText>
            </w:r>
            <w:r>
              <w:rPr>
                <w:noProof/>
                <w:webHidden/>
              </w:rPr>
            </w:r>
            <w:r>
              <w:rPr>
                <w:noProof/>
                <w:webHidden/>
              </w:rPr>
              <w:fldChar w:fldCharType="separate"/>
            </w:r>
            <w:r>
              <w:rPr>
                <w:noProof/>
                <w:webHidden/>
              </w:rPr>
              <w:t>34</w:t>
            </w:r>
            <w:r>
              <w:rPr>
                <w:noProof/>
                <w:webHidden/>
              </w:rPr>
              <w:fldChar w:fldCharType="end"/>
            </w:r>
            <w:r w:rsidRPr="005E2C1E">
              <w:rPr>
                <w:rStyle w:val="Hyperlink"/>
                <w:noProof/>
              </w:rPr>
              <w:fldChar w:fldCharType="end"/>
            </w:r>
          </w:ins>
        </w:p>
        <w:p w14:paraId="26CB0173" w14:textId="15CC9DEF" w:rsidR="00644DBC" w:rsidRDefault="00644DBC">
          <w:pPr>
            <w:pStyle w:val="TOC3"/>
            <w:rPr>
              <w:ins w:id="23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3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"_Toc219458283"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_Toc219458283 \h </w:instrText>
            </w:r>
            <w:r>
              <w:rPr>
                <w:noProof/>
                <w:webHidden/>
              </w:rPr>
            </w:r>
            <w:r>
              <w:rPr>
                <w:noProof/>
                <w:webHidden/>
              </w:rPr>
              <w:fldChar w:fldCharType="separate"/>
            </w:r>
            <w:r>
              <w:rPr>
                <w:noProof/>
                <w:webHidden/>
              </w:rPr>
              <w:t>35</w:t>
            </w:r>
            <w:r>
              <w:rPr>
                <w:noProof/>
                <w:webHidden/>
              </w:rPr>
              <w:fldChar w:fldCharType="end"/>
            </w:r>
            <w:r w:rsidRPr="005E2C1E">
              <w:rPr>
                <w:rStyle w:val="Hyperlink"/>
                <w:noProof/>
              </w:rPr>
              <w:fldChar w:fldCharType="end"/>
            </w:r>
          </w:ins>
        </w:p>
        <w:p w14:paraId="5503601C" w14:textId="03786B44" w:rsidR="00644DBC" w:rsidRDefault="00644DBC">
          <w:pPr>
            <w:pStyle w:val="TOC3"/>
            <w:rPr>
              <w:ins w:id="23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3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"_Toc219458284"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ECDIS Legend</w:t>
            </w:r>
            <w:r>
              <w:rPr>
                <w:noProof/>
                <w:webHidden/>
              </w:rPr>
              <w:tab/>
            </w:r>
            <w:r>
              <w:rPr>
                <w:noProof/>
                <w:webHidden/>
              </w:rPr>
              <w:fldChar w:fldCharType="begin"/>
            </w:r>
            <w:r>
              <w:rPr>
                <w:noProof/>
                <w:webHidden/>
              </w:rPr>
              <w:instrText xml:space="preserve"> PAGEREF _Toc219458284 \h </w:instrText>
            </w:r>
            <w:r>
              <w:rPr>
                <w:noProof/>
                <w:webHidden/>
              </w:rPr>
            </w:r>
            <w:r>
              <w:rPr>
                <w:noProof/>
                <w:webHidden/>
              </w:rPr>
              <w:fldChar w:fldCharType="separate"/>
            </w:r>
            <w:r>
              <w:rPr>
                <w:noProof/>
                <w:webHidden/>
              </w:rPr>
              <w:t>35</w:t>
            </w:r>
            <w:r>
              <w:rPr>
                <w:noProof/>
                <w:webHidden/>
              </w:rPr>
              <w:fldChar w:fldCharType="end"/>
            </w:r>
            <w:r w:rsidRPr="005E2C1E">
              <w:rPr>
                <w:rStyle w:val="Hyperlink"/>
                <w:noProof/>
              </w:rPr>
              <w:fldChar w:fldCharType="end"/>
            </w:r>
          </w:ins>
        </w:p>
        <w:p w14:paraId="7D8AE903" w14:textId="4B8E66FD" w:rsidR="00644DBC" w:rsidRDefault="00644DBC">
          <w:pPr>
            <w:pStyle w:val="TOC2"/>
            <w:rPr>
              <w:ins w:id="23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3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"_Toc219458285"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_Toc219458285 \h </w:instrText>
            </w:r>
            <w:r>
              <w:rPr>
                <w:noProof/>
                <w:webHidden/>
              </w:rPr>
            </w:r>
            <w:r>
              <w:rPr>
                <w:noProof/>
                <w:webHidden/>
              </w:rPr>
              <w:fldChar w:fldCharType="separate"/>
            </w:r>
            <w:r>
              <w:rPr>
                <w:noProof/>
                <w:webHidden/>
              </w:rPr>
              <w:t>36</w:t>
            </w:r>
            <w:r>
              <w:rPr>
                <w:noProof/>
                <w:webHidden/>
              </w:rPr>
              <w:fldChar w:fldCharType="end"/>
            </w:r>
            <w:r w:rsidRPr="005E2C1E">
              <w:rPr>
                <w:rStyle w:val="Hyperlink"/>
                <w:noProof/>
              </w:rPr>
              <w:fldChar w:fldCharType="end"/>
            </w:r>
          </w:ins>
        </w:p>
        <w:p w14:paraId="551A05EF" w14:textId="1523F35B" w:rsidR="00644DBC" w:rsidRDefault="00644DBC">
          <w:pPr>
            <w:pStyle w:val="TOC3"/>
            <w:rPr>
              <w:ins w:id="23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3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"_Toc219458286"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Manual updates</w:t>
            </w:r>
            <w:r>
              <w:rPr>
                <w:noProof/>
                <w:webHidden/>
              </w:rPr>
              <w:tab/>
            </w:r>
            <w:r>
              <w:rPr>
                <w:noProof/>
                <w:webHidden/>
              </w:rPr>
              <w:fldChar w:fldCharType="begin"/>
            </w:r>
            <w:r>
              <w:rPr>
                <w:noProof/>
                <w:webHidden/>
              </w:rPr>
              <w:instrText xml:space="preserve"> PAGEREF _Toc219458286 \h </w:instrText>
            </w:r>
            <w:r>
              <w:rPr>
                <w:noProof/>
                <w:webHidden/>
              </w:rPr>
            </w:r>
            <w:r>
              <w:rPr>
                <w:noProof/>
                <w:webHidden/>
              </w:rPr>
              <w:fldChar w:fldCharType="separate"/>
            </w:r>
            <w:r>
              <w:rPr>
                <w:noProof/>
                <w:webHidden/>
              </w:rPr>
              <w:t>36</w:t>
            </w:r>
            <w:r>
              <w:rPr>
                <w:noProof/>
                <w:webHidden/>
              </w:rPr>
              <w:fldChar w:fldCharType="end"/>
            </w:r>
            <w:r w:rsidRPr="005E2C1E">
              <w:rPr>
                <w:rStyle w:val="Hyperlink"/>
                <w:noProof/>
              </w:rPr>
              <w:fldChar w:fldCharType="end"/>
            </w:r>
          </w:ins>
        </w:p>
        <w:p w14:paraId="626286C0" w14:textId="4BFDAF1D" w:rsidR="00644DBC" w:rsidRDefault="00644DBC">
          <w:pPr>
            <w:pStyle w:val="TOC3"/>
            <w:rPr>
              <w:ins w:id="23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3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"_Toc219458287"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Mariner’s Information</w:t>
            </w:r>
            <w:r>
              <w:rPr>
                <w:noProof/>
                <w:webHidden/>
              </w:rPr>
              <w:tab/>
            </w:r>
            <w:r>
              <w:rPr>
                <w:noProof/>
                <w:webHidden/>
              </w:rPr>
              <w:fldChar w:fldCharType="begin"/>
            </w:r>
            <w:r>
              <w:rPr>
                <w:noProof/>
                <w:webHidden/>
              </w:rPr>
              <w:instrText xml:space="preserve"> PAGEREF _Toc219458287 \h </w:instrText>
            </w:r>
            <w:r>
              <w:rPr>
                <w:noProof/>
                <w:webHidden/>
              </w:rPr>
            </w:r>
            <w:r>
              <w:rPr>
                <w:noProof/>
                <w:webHidden/>
              </w:rPr>
              <w:fldChar w:fldCharType="separate"/>
            </w:r>
            <w:r>
              <w:rPr>
                <w:noProof/>
                <w:webHidden/>
              </w:rPr>
              <w:t>37</w:t>
            </w:r>
            <w:r>
              <w:rPr>
                <w:noProof/>
                <w:webHidden/>
              </w:rPr>
              <w:fldChar w:fldCharType="end"/>
            </w:r>
            <w:r w:rsidRPr="005E2C1E">
              <w:rPr>
                <w:rStyle w:val="Hyperlink"/>
                <w:noProof/>
              </w:rPr>
              <w:fldChar w:fldCharType="end"/>
            </w:r>
          </w:ins>
        </w:p>
        <w:p w14:paraId="78D86749" w14:textId="061EA369" w:rsidR="00644DBC" w:rsidRDefault="00644DBC">
          <w:pPr>
            <w:pStyle w:val="TOC3"/>
            <w:rPr>
              <w:ins w:id="24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4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"_Toc219458289"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Updates</w:t>
            </w:r>
            <w:r>
              <w:rPr>
                <w:noProof/>
                <w:webHidden/>
              </w:rPr>
              <w:tab/>
            </w:r>
            <w:r>
              <w:rPr>
                <w:noProof/>
                <w:webHidden/>
              </w:rPr>
              <w:fldChar w:fldCharType="begin"/>
            </w:r>
            <w:r>
              <w:rPr>
                <w:noProof/>
                <w:webHidden/>
              </w:rPr>
              <w:instrText xml:space="preserve"> PAGEREF _Toc219458289 \h </w:instrText>
            </w:r>
            <w:r>
              <w:rPr>
                <w:noProof/>
                <w:webHidden/>
              </w:rPr>
            </w:r>
            <w:r>
              <w:rPr>
                <w:noProof/>
                <w:webHidden/>
              </w:rPr>
              <w:fldChar w:fldCharType="separate"/>
            </w:r>
            <w:r>
              <w:rPr>
                <w:noProof/>
                <w:webHidden/>
              </w:rPr>
              <w:t>37</w:t>
            </w:r>
            <w:r>
              <w:rPr>
                <w:noProof/>
                <w:webHidden/>
              </w:rPr>
              <w:fldChar w:fldCharType="end"/>
            </w:r>
            <w:r w:rsidRPr="005E2C1E">
              <w:rPr>
                <w:rStyle w:val="Hyperlink"/>
                <w:noProof/>
              </w:rPr>
              <w:fldChar w:fldCharType="end"/>
            </w:r>
          </w:ins>
        </w:p>
        <w:p w14:paraId="20FF5F2C" w14:textId="3435CC02" w:rsidR="00644DBC" w:rsidRDefault="00644DBC">
          <w:pPr>
            <w:pStyle w:val="TOC3"/>
            <w:rPr>
              <w:ins w:id="24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4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"_Toc219458290"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Identifying automatic chart corrections on demand</w:t>
            </w:r>
            <w:r>
              <w:rPr>
                <w:noProof/>
                <w:webHidden/>
              </w:rPr>
              <w:tab/>
            </w:r>
            <w:r>
              <w:rPr>
                <w:noProof/>
                <w:webHidden/>
              </w:rPr>
              <w:fldChar w:fldCharType="begin"/>
            </w:r>
            <w:r>
              <w:rPr>
                <w:noProof/>
                <w:webHidden/>
              </w:rPr>
              <w:instrText xml:space="preserve"> PAGEREF _Toc219458290 \h </w:instrText>
            </w:r>
            <w:r>
              <w:rPr>
                <w:noProof/>
                <w:webHidden/>
              </w:rPr>
            </w:r>
            <w:r>
              <w:rPr>
                <w:noProof/>
                <w:webHidden/>
              </w:rPr>
              <w:fldChar w:fldCharType="separate"/>
            </w:r>
            <w:r>
              <w:rPr>
                <w:noProof/>
                <w:webHidden/>
              </w:rPr>
              <w:t>37</w:t>
            </w:r>
            <w:r>
              <w:rPr>
                <w:noProof/>
                <w:webHidden/>
              </w:rPr>
              <w:fldChar w:fldCharType="end"/>
            </w:r>
            <w:r w:rsidRPr="005E2C1E">
              <w:rPr>
                <w:rStyle w:val="Hyperlink"/>
                <w:noProof/>
              </w:rPr>
              <w:fldChar w:fldCharType="end"/>
            </w:r>
          </w:ins>
        </w:p>
        <w:p w14:paraId="7FF2D400" w14:textId="48F12E2E" w:rsidR="00644DBC" w:rsidRDefault="00644DBC">
          <w:pPr>
            <w:pStyle w:val="TOC3"/>
            <w:rPr>
              <w:ins w:id="24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45" w:author="jonathan pritchard" w:date="2026-01-16T12:15:00Z" w16du:dateUtc="2026-01-16T12:15:00Z">
            <w:r w:rsidRPr="005E2C1E">
              <w:rPr>
                <w:rStyle w:val="Hyperlink"/>
                <w:noProof/>
              </w:rPr>
              <w:lastRenderedPageBreak/>
              <w:fldChar w:fldCharType="begin"/>
            </w:r>
            <w:r w:rsidRPr="005E2C1E">
              <w:rPr>
                <w:rStyle w:val="Hyperlink"/>
                <w:noProof/>
              </w:rPr>
              <w:instrText xml:space="preserve"> </w:instrText>
            </w:r>
            <w:r>
              <w:rPr>
                <w:noProof/>
              </w:rPr>
              <w:instrText>HYPERLINK \l "_Toc219458291"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Update Information</w:t>
            </w:r>
            <w:r>
              <w:rPr>
                <w:noProof/>
                <w:webHidden/>
              </w:rPr>
              <w:tab/>
            </w:r>
            <w:r>
              <w:rPr>
                <w:noProof/>
                <w:webHidden/>
              </w:rPr>
              <w:fldChar w:fldCharType="begin"/>
            </w:r>
            <w:r>
              <w:rPr>
                <w:noProof/>
                <w:webHidden/>
              </w:rPr>
              <w:instrText xml:space="preserve"> PAGEREF _Toc219458291 \h </w:instrText>
            </w:r>
            <w:r>
              <w:rPr>
                <w:noProof/>
                <w:webHidden/>
              </w:rPr>
            </w:r>
            <w:r>
              <w:rPr>
                <w:noProof/>
                <w:webHidden/>
              </w:rPr>
              <w:fldChar w:fldCharType="separate"/>
            </w:r>
            <w:r>
              <w:rPr>
                <w:noProof/>
                <w:webHidden/>
              </w:rPr>
              <w:t>38</w:t>
            </w:r>
            <w:r>
              <w:rPr>
                <w:noProof/>
                <w:webHidden/>
              </w:rPr>
              <w:fldChar w:fldCharType="end"/>
            </w:r>
            <w:r w:rsidRPr="005E2C1E">
              <w:rPr>
                <w:rStyle w:val="Hyperlink"/>
                <w:noProof/>
              </w:rPr>
              <w:fldChar w:fldCharType="end"/>
            </w:r>
          </w:ins>
        </w:p>
        <w:p w14:paraId="21BC0CF9" w14:textId="064251FC" w:rsidR="00644DBC" w:rsidRDefault="00644DBC">
          <w:pPr>
            <w:pStyle w:val="TOC3"/>
            <w:rPr>
              <w:ins w:id="24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4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"_Toc219458292"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Non-official (Non-ENC) Chart Information</w:t>
            </w:r>
            <w:r>
              <w:rPr>
                <w:noProof/>
                <w:webHidden/>
              </w:rPr>
              <w:tab/>
            </w:r>
            <w:r>
              <w:rPr>
                <w:noProof/>
                <w:webHidden/>
              </w:rPr>
              <w:fldChar w:fldCharType="begin"/>
            </w:r>
            <w:r>
              <w:rPr>
                <w:noProof/>
                <w:webHidden/>
              </w:rPr>
              <w:instrText xml:space="preserve"> PAGEREF _Toc219458292 \h </w:instrText>
            </w:r>
            <w:r>
              <w:rPr>
                <w:noProof/>
                <w:webHidden/>
              </w:rPr>
            </w:r>
            <w:r>
              <w:rPr>
                <w:noProof/>
                <w:webHidden/>
              </w:rPr>
              <w:fldChar w:fldCharType="separate"/>
            </w:r>
            <w:r>
              <w:rPr>
                <w:noProof/>
                <w:webHidden/>
              </w:rPr>
              <w:t>38</w:t>
            </w:r>
            <w:r>
              <w:rPr>
                <w:noProof/>
                <w:webHidden/>
              </w:rPr>
              <w:fldChar w:fldCharType="end"/>
            </w:r>
            <w:r w:rsidRPr="005E2C1E">
              <w:rPr>
                <w:rStyle w:val="Hyperlink"/>
                <w:noProof/>
              </w:rPr>
              <w:fldChar w:fldCharType="end"/>
            </w:r>
          </w:ins>
        </w:p>
        <w:p w14:paraId="464A616E" w14:textId="4861920F" w:rsidR="00644DBC" w:rsidRDefault="00644DBC">
          <w:pPr>
            <w:pStyle w:val="TOC2"/>
            <w:rPr>
              <w:ins w:id="24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4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"_Toc219458293"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and Management of Navigational Warnings</w:t>
            </w:r>
            <w:r>
              <w:rPr>
                <w:noProof/>
                <w:webHidden/>
              </w:rPr>
              <w:tab/>
            </w:r>
            <w:r>
              <w:rPr>
                <w:noProof/>
                <w:webHidden/>
              </w:rPr>
              <w:fldChar w:fldCharType="begin"/>
            </w:r>
            <w:r>
              <w:rPr>
                <w:noProof/>
                <w:webHidden/>
              </w:rPr>
              <w:instrText xml:space="preserve"> PAGEREF _Toc219458293 \h </w:instrText>
            </w:r>
            <w:r>
              <w:rPr>
                <w:noProof/>
                <w:webHidden/>
              </w:rPr>
            </w:r>
            <w:r>
              <w:rPr>
                <w:noProof/>
                <w:webHidden/>
              </w:rPr>
              <w:fldChar w:fldCharType="separate"/>
            </w:r>
            <w:r>
              <w:rPr>
                <w:noProof/>
                <w:webHidden/>
              </w:rPr>
              <w:t>38</w:t>
            </w:r>
            <w:r>
              <w:rPr>
                <w:noProof/>
                <w:webHidden/>
              </w:rPr>
              <w:fldChar w:fldCharType="end"/>
            </w:r>
            <w:r w:rsidRPr="005E2C1E">
              <w:rPr>
                <w:rStyle w:val="Hyperlink"/>
                <w:noProof/>
              </w:rPr>
              <w:fldChar w:fldCharType="end"/>
            </w:r>
          </w:ins>
        </w:p>
        <w:p w14:paraId="2E88A2E9" w14:textId="798455FB" w:rsidR="00644DBC" w:rsidRDefault="00644DBC">
          <w:pPr>
            <w:pStyle w:val="TOC3"/>
            <w:rPr>
              <w:ins w:id="25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5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"_Toc219458295"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Portrayal requirements of the Graphical User Interface</w:t>
            </w:r>
            <w:r>
              <w:rPr>
                <w:noProof/>
                <w:webHidden/>
              </w:rPr>
              <w:tab/>
            </w:r>
            <w:r>
              <w:rPr>
                <w:noProof/>
                <w:webHidden/>
              </w:rPr>
              <w:fldChar w:fldCharType="begin"/>
            </w:r>
            <w:r>
              <w:rPr>
                <w:noProof/>
                <w:webHidden/>
              </w:rPr>
              <w:instrText xml:space="preserve"> PAGEREF _Toc219458295 \h </w:instrText>
            </w:r>
            <w:r>
              <w:rPr>
                <w:noProof/>
                <w:webHidden/>
              </w:rPr>
            </w:r>
            <w:r>
              <w:rPr>
                <w:noProof/>
                <w:webHidden/>
              </w:rPr>
              <w:fldChar w:fldCharType="separate"/>
            </w:r>
            <w:r>
              <w:rPr>
                <w:noProof/>
                <w:webHidden/>
              </w:rPr>
              <w:t>38</w:t>
            </w:r>
            <w:r>
              <w:rPr>
                <w:noProof/>
                <w:webHidden/>
              </w:rPr>
              <w:fldChar w:fldCharType="end"/>
            </w:r>
            <w:r w:rsidRPr="005E2C1E">
              <w:rPr>
                <w:rStyle w:val="Hyperlink"/>
                <w:noProof/>
              </w:rPr>
              <w:fldChar w:fldCharType="end"/>
            </w:r>
          </w:ins>
        </w:p>
        <w:p w14:paraId="4ADE9857" w14:textId="06ADEB21" w:rsidR="00644DBC" w:rsidRDefault="00644DBC">
          <w:pPr>
            <w:pStyle w:val="TOC3"/>
            <w:rPr>
              <w:ins w:id="25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5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"_Toc219458305"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Classifying Navigational Warning information</w:t>
            </w:r>
            <w:r>
              <w:rPr>
                <w:noProof/>
                <w:webHidden/>
              </w:rPr>
              <w:tab/>
            </w:r>
            <w:r>
              <w:rPr>
                <w:noProof/>
                <w:webHidden/>
              </w:rPr>
              <w:fldChar w:fldCharType="begin"/>
            </w:r>
            <w:r>
              <w:rPr>
                <w:noProof/>
                <w:webHidden/>
              </w:rPr>
              <w:instrText xml:space="preserve"> PAGEREF _Toc219458305 \h </w:instrText>
            </w:r>
            <w:r>
              <w:rPr>
                <w:noProof/>
                <w:webHidden/>
              </w:rPr>
            </w:r>
            <w:r>
              <w:rPr>
                <w:noProof/>
                <w:webHidden/>
              </w:rPr>
              <w:fldChar w:fldCharType="separate"/>
            </w:r>
            <w:r>
              <w:rPr>
                <w:noProof/>
                <w:webHidden/>
              </w:rPr>
              <w:t>39</w:t>
            </w:r>
            <w:r>
              <w:rPr>
                <w:noProof/>
                <w:webHidden/>
              </w:rPr>
              <w:fldChar w:fldCharType="end"/>
            </w:r>
            <w:r w:rsidRPr="005E2C1E">
              <w:rPr>
                <w:rStyle w:val="Hyperlink"/>
                <w:noProof/>
              </w:rPr>
              <w:fldChar w:fldCharType="end"/>
            </w:r>
          </w:ins>
        </w:p>
        <w:p w14:paraId="58871752" w14:textId="0931B97C" w:rsidR="00644DBC" w:rsidRDefault="00644DBC">
          <w:pPr>
            <w:pStyle w:val="TOC3"/>
            <w:rPr>
              <w:ins w:id="25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5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"_Toc219458329"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Cancelled datasets</w:t>
            </w:r>
            <w:r>
              <w:rPr>
                <w:noProof/>
                <w:webHidden/>
              </w:rPr>
              <w:tab/>
            </w:r>
            <w:r>
              <w:rPr>
                <w:noProof/>
                <w:webHidden/>
              </w:rPr>
              <w:fldChar w:fldCharType="begin"/>
            </w:r>
            <w:r>
              <w:rPr>
                <w:noProof/>
                <w:webHidden/>
              </w:rPr>
              <w:instrText xml:space="preserve"> PAGEREF _Toc219458329 \h </w:instrText>
            </w:r>
            <w:r>
              <w:rPr>
                <w:noProof/>
                <w:webHidden/>
              </w:rPr>
            </w:r>
            <w:r>
              <w:rPr>
                <w:noProof/>
                <w:webHidden/>
              </w:rPr>
              <w:fldChar w:fldCharType="separate"/>
            </w:r>
            <w:r>
              <w:rPr>
                <w:noProof/>
                <w:webHidden/>
              </w:rPr>
              <w:t>39</w:t>
            </w:r>
            <w:r>
              <w:rPr>
                <w:noProof/>
                <w:webHidden/>
              </w:rPr>
              <w:fldChar w:fldCharType="end"/>
            </w:r>
            <w:r w:rsidRPr="005E2C1E">
              <w:rPr>
                <w:rStyle w:val="Hyperlink"/>
                <w:noProof/>
              </w:rPr>
              <w:fldChar w:fldCharType="end"/>
            </w:r>
          </w:ins>
        </w:p>
        <w:p w14:paraId="51969D33" w14:textId="0DB0BC28" w:rsidR="00644DBC" w:rsidRDefault="00644DBC">
          <w:pPr>
            <w:pStyle w:val="TOC3"/>
            <w:rPr>
              <w:ins w:id="25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5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"_Toc219458330"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Retention of datasets</w:t>
            </w:r>
            <w:r>
              <w:rPr>
                <w:noProof/>
                <w:webHidden/>
              </w:rPr>
              <w:tab/>
            </w:r>
            <w:r>
              <w:rPr>
                <w:noProof/>
                <w:webHidden/>
              </w:rPr>
              <w:fldChar w:fldCharType="begin"/>
            </w:r>
            <w:r>
              <w:rPr>
                <w:noProof/>
                <w:webHidden/>
              </w:rPr>
              <w:instrText xml:space="preserve"> PAGEREF _Toc219458330 \h </w:instrText>
            </w:r>
            <w:r>
              <w:rPr>
                <w:noProof/>
                <w:webHidden/>
              </w:rPr>
            </w:r>
            <w:r>
              <w:rPr>
                <w:noProof/>
                <w:webHidden/>
              </w:rPr>
              <w:fldChar w:fldCharType="separate"/>
            </w:r>
            <w:r>
              <w:rPr>
                <w:noProof/>
                <w:webHidden/>
              </w:rPr>
              <w:t>39</w:t>
            </w:r>
            <w:r>
              <w:rPr>
                <w:noProof/>
                <w:webHidden/>
              </w:rPr>
              <w:fldChar w:fldCharType="end"/>
            </w:r>
            <w:r w:rsidRPr="005E2C1E">
              <w:rPr>
                <w:rStyle w:val="Hyperlink"/>
                <w:noProof/>
              </w:rPr>
              <w:fldChar w:fldCharType="end"/>
            </w:r>
          </w:ins>
        </w:p>
        <w:p w14:paraId="1A198366" w14:textId="39685B25" w:rsidR="00644DBC" w:rsidRDefault="00644DBC">
          <w:pPr>
            <w:pStyle w:val="TOC3"/>
            <w:rPr>
              <w:ins w:id="25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5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"_Toc219458332"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feature types</w:t>
            </w:r>
            <w:r>
              <w:rPr>
                <w:noProof/>
                <w:webHidden/>
              </w:rPr>
              <w:tab/>
            </w:r>
            <w:r>
              <w:rPr>
                <w:noProof/>
                <w:webHidden/>
              </w:rPr>
              <w:fldChar w:fldCharType="begin"/>
            </w:r>
            <w:r>
              <w:rPr>
                <w:noProof/>
                <w:webHidden/>
              </w:rPr>
              <w:instrText xml:space="preserve"> PAGEREF _Toc219458332 \h </w:instrText>
            </w:r>
            <w:r>
              <w:rPr>
                <w:noProof/>
                <w:webHidden/>
              </w:rPr>
            </w:r>
            <w:r>
              <w:rPr>
                <w:noProof/>
                <w:webHidden/>
              </w:rPr>
              <w:fldChar w:fldCharType="separate"/>
            </w:r>
            <w:r>
              <w:rPr>
                <w:noProof/>
                <w:webHidden/>
              </w:rPr>
              <w:t>39</w:t>
            </w:r>
            <w:r>
              <w:rPr>
                <w:noProof/>
                <w:webHidden/>
              </w:rPr>
              <w:fldChar w:fldCharType="end"/>
            </w:r>
            <w:r w:rsidRPr="005E2C1E">
              <w:rPr>
                <w:rStyle w:val="Hyperlink"/>
                <w:noProof/>
              </w:rPr>
              <w:fldChar w:fldCharType="end"/>
            </w:r>
          </w:ins>
        </w:p>
        <w:p w14:paraId="5FD299AC" w14:textId="2D47B253" w:rsidR="00644DBC" w:rsidRDefault="00644DBC">
          <w:pPr>
            <w:pStyle w:val="TOC1"/>
            <w:rPr>
              <w:ins w:id="26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26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"_Toc219458333"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_Toc219458333 \h </w:instrText>
            </w:r>
            <w:r>
              <w:rPr>
                <w:noProof/>
                <w:webHidden/>
              </w:rPr>
            </w:r>
            <w:r>
              <w:rPr>
                <w:noProof/>
                <w:webHidden/>
              </w:rPr>
              <w:fldChar w:fldCharType="separate"/>
            </w:r>
            <w:r>
              <w:rPr>
                <w:noProof/>
                <w:webHidden/>
              </w:rPr>
              <w:t>40</w:t>
            </w:r>
            <w:r>
              <w:rPr>
                <w:noProof/>
                <w:webHidden/>
              </w:rPr>
              <w:fldChar w:fldCharType="end"/>
            </w:r>
            <w:r w:rsidRPr="005E2C1E">
              <w:rPr>
                <w:rStyle w:val="Hyperlink"/>
                <w:noProof/>
              </w:rPr>
              <w:fldChar w:fldCharType="end"/>
            </w:r>
          </w:ins>
        </w:p>
        <w:p w14:paraId="2D5E4F7A" w14:textId="7A32D3E1" w:rsidR="00644DBC" w:rsidRDefault="00644DBC">
          <w:pPr>
            <w:pStyle w:val="TOC2"/>
            <w:rPr>
              <w:ins w:id="26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6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"_Toc219458334"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Thinning</w:t>
            </w:r>
            <w:r>
              <w:rPr>
                <w:noProof/>
                <w:webHidden/>
              </w:rPr>
              <w:tab/>
            </w:r>
            <w:r>
              <w:rPr>
                <w:noProof/>
                <w:webHidden/>
              </w:rPr>
              <w:fldChar w:fldCharType="begin"/>
            </w:r>
            <w:r>
              <w:rPr>
                <w:noProof/>
                <w:webHidden/>
              </w:rPr>
              <w:instrText xml:space="preserve"> PAGEREF _Toc219458334 \h </w:instrText>
            </w:r>
            <w:r>
              <w:rPr>
                <w:noProof/>
                <w:webHidden/>
              </w:rPr>
            </w:r>
            <w:r>
              <w:rPr>
                <w:noProof/>
                <w:webHidden/>
              </w:rPr>
              <w:fldChar w:fldCharType="separate"/>
            </w:r>
            <w:r>
              <w:rPr>
                <w:noProof/>
                <w:webHidden/>
              </w:rPr>
              <w:t>40</w:t>
            </w:r>
            <w:r>
              <w:rPr>
                <w:noProof/>
                <w:webHidden/>
              </w:rPr>
              <w:fldChar w:fldCharType="end"/>
            </w:r>
            <w:r w:rsidRPr="005E2C1E">
              <w:rPr>
                <w:rStyle w:val="Hyperlink"/>
                <w:noProof/>
              </w:rPr>
              <w:fldChar w:fldCharType="end"/>
            </w:r>
          </w:ins>
        </w:p>
        <w:p w14:paraId="161BB5B1" w14:textId="4D026C51" w:rsidR="00644DBC" w:rsidRDefault="00644DBC">
          <w:pPr>
            <w:pStyle w:val="TOC2"/>
            <w:rPr>
              <w:ins w:id="26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6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"_Toc219458335"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Temporal variation</w:t>
            </w:r>
            <w:r>
              <w:rPr>
                <w:noProof/>
                <w:webHidden/>
              </w:rPr>
              <w:tab/>
            </w:r>
            <w:r>
              <w:rPr>
                <w:noProof/>
                <w:webHidden/>
              </w:rPr>
              <w:fldChar w:fldCharType="begin"/>
            </w:r>
            <w:r>
              <w:rPr>
                <w:noProof/>
                <w:webHidden/>
              </w:rPr>
              <w:instrText xml:space="preserve"> PAGEREF _Toc219458335 \h </w:instrText>
            </w:r>
            <w:r>
              <w:rPr>
                <w:noProof/>
                <w:webHidden/>
              </w:rPr>
            </w:r>
            <w:r>
              <w:rPr>
                <w:noProof/>
                <w:webHidden/>
              </w:rPr>
              <w:fldChar w:fldCharType="separate"/>
            </w:r>
            <w:r>
              <w:rPr>
                <w:noProof/>
                <w:webHidden/>
              </w:rPr>
              <w:t>40</w:t>
            </w:r>
            <w:r>
              <w:rPr>
                <w:noProof/>
                <w:webHidden/>
              </w:rPr>
              <w:fldChar w:fldCharType="end"/>
            </w:r>
            <w:r w:rsidRPr="005E2C1E">
              <w:rPr>
                <w:rStyle w:val="Hyperlink"/>
                <w:noProof/>
              </w:rPr>
              <w:fldChar w:fldCharType="end"/>
            </w:r>
          </w:ins>
        </w:p>
        <w:p w14:paraId="40160DE2" w14:textId="7F08041A" w:rsidR="00644DBC" w:rsidRDefault="00644DBC">
          <w:pPr>
            <w:pStyle w:val="TOC1"/>
            <w:rPr>
              <w:ins w:id="26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26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"_Toc219458336"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Colours</w:t>
            </w:r>
            <w:r>
              <w:rPr>
                <w:noProof/>
                <w:webHidden/>
              </w:rPr>
              <w:tab/>
            </w:r>
            <w:r>
              <w:rPr>
                <w:noProof/>
                <w:webHidden/>
              </w:rPr>
              <w:fldChar w:fldCharType="begin"/>
            </w:r>
            <w:r>
              <w:rPr>
                <w:noProof/>
                <w:webHidden/>
              </w:rPr>
              <w:instrText xml:space="preserve"> PAGEREF _Toc219458336 \h </w:instrText>
            </w:r>
            <w:r>
              <w:rPr>
                <w:noProof/>
                <w:webHidden/>
              </w:rPr>
            </w:r>
            <w:r>
              <w:rPr>
                <w:noProof/>
                <w:webHidden/>
              </w:rPr>
              <w:fldChar w:fldCharType="separate"/>
            </w:r>
            <w:r>
              <w:rPr>
                <w:noProof/>
                <w:webHidden/>
              </w:rPr>
              <w:t>40</w:t>
            </w:r>
            <w:r>
              <w:rPr>
                <w:noProof/>
                <w:webHidden/>
              </w:rPr>
              <w:fldChar w:fldCharType="end"/>
            </w:r>
            <w:r w:rsidRPr="005E2C1E">
              <w:rPr>
                <w:rStyle w:val="Hyperlink"/>
                <w:noProof/>
              </w:rPr>
              <w:fldChar w:fldCharType="end"/>
            </w:r>
          </w:ins>
        </w:p>
        <w:p w14:paraId="291F74FD" w14:textId="166F0817" w:rsidR="00644DBC" w:rsidRDefault="00644DBC">
          <w:pPr>
            <w:pStyle w:val="TOC2"/>
            <w:rPr>
              <w:ins w:id="26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6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"_Toc219458337"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_Toc219458337 \h </w:instrText>
            </w:r>
            <w:r>
              <w:rPr>
                <w:noProof/>
                <w:webHidden/>
              </w:rPr>
            </w:r>
            <w:r>
              <w:rPr>
                <w:noProof/>
                <w:webHidden/>
              </w:rPr>
              <w:fldChar w:fldCharType="separate"/>
            </w:r>
            <w:r>
              <w:rPr>
                <w:noProof/>
                <w:webHidden/>
              </w:rPr>
              <w:t>40</w:t>
            </w:r>
            <w:r>
              <w:rPr>
                <w:noProof/>
                <w:webHidden/>
              </w:rPr>
              <w:fldChar w:fldCharType="end"/>
            </w:r>
            <w:r w:rsidRPr="005E2C1E">
              <w:rPr>
                <w:rStyle w:val="Hyperlink"/>
                <w:noProof/>
              </w:rPr>
              <w:fldChar w:fldCharType="end"/>
            </w:r>
          </w:ins>
        </w:p>
        <w:p w14:paraId="36D7D83D" w14:textId="63CB73FB" w:rsidR="00644DBC" w:rsidRDefault="00644DBC">
          <w:pPr>
            <w:pStyle w:val="TOC1"/>
            <w:rPr>
              <w:ins w:id="27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27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"_Toc219458338"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_Toc219458338 \h </w:instrText>
            </w:r>
            <w:r>
              <w:rPr>
                <w:noProof/>
                <w:webHidden/>
              </w:rPr>
            </w:r>
            <w:r>
              <w:rPr>
                <w:noProof/>
                <w:webHidden/>
              </w:rPr>
              <w:fldChar w:fldCharType="separate"/>
            </w:r>
            <w:r>
              <w:rPr>
                <w:noProof/>
                <w:webHidden/>
              </w:rPr>
              <w:t>41</w:t>
            </w:r>
            <w:r>
              <w:rPr>
                <w:noProof/>
                <w:webHidden/>
              </w:rPr>
              <w:fldChar w:fldCharType="end"/>
            </w:r>
            <w:r w:rsidRPr="005E2C1E">
              <w:rPr>
                <w:rStyle w:val="Hyperlink"/>
                <w:noProof/>
              </w:rPr>
              <w:fldChar w:fldCharType="end"/>
            </w:r>
          </w:ins>
        </w:p>
        <w:p w14:paraId="118F7D32" w14:textId="573DEC01" w:rsidR="00644DBC" w:rsidRDefault="00644DBC">
          <w:pPr>
            <w:pStyle w:val="TOC2"/>
            <w:rPr>
              <w:ins w:id="27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7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"_Toc219458339"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Cursor pick rules</w:t>
            </w:r>
            <w:r>
              <w:rPr>
                <w:noProof/>
                <w:webHidden/>
              </w:rPr>
              <w:tab/>
            </w:r>
            <w:r>
              <w:rPr>
                <w:noProof/>
                <w:webHidden/>
              </w:rPr>
              <w:fldChar w:fldCharType="begin"/>
            </w:r>
            <w:r>
              <w:rPr>
                <w:noProof/>
                <w:webHidden/>
              </w:rPr>
              <w:instrText xml:space="preserve"> PAGEREF _Toc219458339 \h </w:instrText>
            </w:r>
            <w:r>
              <w:rPr>
                <w:noProof/>
                <w:webHidden/>
              </w:rPr>
            </w:r>
            <w:r>
              <w:rPr>
                <w:noProof/>
                <w:webHidden/>
              </w:rPr>
              <w:fldChar w:fldCharType="separate"/>
            </w:r>
            <w:r>
              <w:rPr>
                <w:noProof/>
                <w:webHidden/>
              </w:rPr>
              <w:t>41</w:t>
            </w:r>
            <w:r>
              <w:rPr>
                <w:noProof/>
                <w:webHidden/>
              </w:rPr>
              <w:fldChar w:fldCharType="end"/>
            </w:r>
            <w:r w:rsidRPr="005E2C1E">
              <w:rPr>
                <w:rStyle w:val="Hyperlink"/>
                <w:noProof/>
              </w:rPr>
              <w:fldChar w:fldCharType="end"/>
            </w:r>
          </w:ins>
        </w:p>
        <w:p w14:paraId="48C2A342" w14:textId="28995DB3" w:rsidR="00644DBC" w:rsidRDefault="00644DBC">
          <w:pPr>
            <w:pStyle w:val="TOC2"/>
            <w:rPr>
              <w:ins w:id="27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7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dataset support files</w:t>
            </w:r>
            <w:r>
              <w:rPr>
                <w:noProof/>
                <w:webHidden/>
              </w:rPr>
              <w:tab/>
            </w:r>
            <w:r>
              <w:rPr>
                <w:noProof/>
                <w:webHidden/>
              </w:rPr>
              <w:fldChar w:fldCharType="begin"/>
            </w:r>
            <w:r>
              <w:rPr>
                <w:noProof/>
                <w:webHidden/>
              </w:rPr>
              <w:instrText xml:space="preserve"> PAGEREF _Toc219458340 \h </w:instrText>
            </w:r>
            <w:r>
              <w:rPr>
                <w:noProof/>
                <w:webHidden/>
              </w:rPr>
            </w:r>
            <w:r>
              <w:rPr>
                <w:noProof/>
                <w:webHidden/>
              </w:rPr>
              <w:fldChar w:fldCharType="separate"/>
            </w:r>
            <w:r>
              <w:rPr>
                <w:noProof/>
                <w:webHidden/>
              </w:rPr>
              <w:t>41</w:t>
            </w:r>
            <w:r>
              <w:rPr>
                <w:noProof/>
                <w:webHidden/>
              </w:rPr>
              <w:fldChar w:fldCharType="end"/>
            </w:r>
            <w:r w:rsidRPr="005E2C1E">
              <w:rPr>
                <w:rStyle w:val="Hyperlink"/>
                <w:noProof/>
              </w:rPr>
              <w:fldChar w:fldCharType="end"/>
            </w:r>
          </w:ins>
        </w:p>
        <w:p w14:paraId="6DFDE860" w14:textId="59049963" w:rsidR="00644DBC" w:rsidRDefault="00644DBC">
          <w:pPr>
            <w:pStyle w:val="TOC2"/>
            <w:rPr>
              <w:ins w:id="27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7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Pick report organisation.</w:t>
            </w:r>
            <w:r>
              <w:rPr>
                <w:noProof/>
                <w:webHidden/>
              </w:rPr>
              <w:tab/>
            </w:r>
            <w:r>
              <w:rPr>
                <w:noProof/>
                <w:webHidden/>
              </w:rPr>
              <w:fldChar w:fldCharType="begin"/>
            </w:r>
            <w:r>
              <w:rPr>
                <w:noProof/>
                <w:webHidden/>
              </w:rPr>
              <w:instrText xml:space="preserve"> PAGEREF _Toc219458341 \h </w:instrText>
            </w:r>
            <w:r>
              <w:rPr>
                <w:noProof/>
                <w:webHidden/>
              </w:rPr>
            </w:r>
            <w:r>
              <w:rPr>
                <w:noProof/>
                <w:webHidden/>
              </w:rPr>
              <w:fldChar w:fldCharType="separate"/>
            </w:r>
            <w:r>
              <w:rPr>
                <w:noProof/>
                <w:webHidden/>
              </w:rPr>
              <w:t>42</w:t>
            </w:r>
            <w:r>
              <w:rPr>
                <w:noProof/>
                <w:webHidden/>
              </w:rPr>
              <w:fldChar w:fldCharType="end"/>
            </w:r>
            <w:r w:rsidRPr="005E2C1E">
              <w:rPr>
                <w:rStyle w:val="Hyperlink"/>
                <w:noProof/>
              </w:rPr>
              <w:fldChar w:fldCharType="end"/>
            </w:r>
          </w:ins>
        </w:p>
        <w:p w14:paraId="40C89D11" w14:textId="04D5F5B2" w:rsidR="00644DBC" w:rsidRDefault="00644DBC">
          <w:pPr>
            <w:pStyle w:val="TOC3"/>
            <w:rPr>
              <w:ins w:id="27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7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Sorting order of results</w:t>
            </w:r>
            <w:r>
              <w:rPr>
                <w:noProof/>
                <w:webHidden/>
              </w:rPr>
              <w:tab/>
            </w:r>
            <w:r>
              <w:rPr>
                <w:noProof/>
                <w:webHidden/>
              </w:rPr>
              <w:fldChar w:fldCharType="begin"/>
            </w:r>
            <w:r>
              <w:rPr>
                <w:noProof/>
                <w:webHidden/>
              </w:rPr>
              <w:instrText xml:space="preserve"> PAGEREF _Toc219458342 \h </w:instrText>
            </w:r>
            <w:r>
              <w:rPr>
                <w:noProof/>
                <w:webHidden/>
              </w:rPr>
            </w:r>
            <w:r>
              <w:rPr>
                <w:noProof/>
                <w:webHidden/>
              </w:rPr>
              <w:fldChar w:fldCharType="separate"/>
            </w:r>
            <w:r>
              <w:rPr>
                <w:noProof/>
                <w:webHidden/>
              </w:rPr>
              <w:t>42</w:t>
            </w:r>
            <w:r>
              <w:rPr>
                <w:noProof/>
                <w:webHidden/>
              </w:rPr>
              <w:fldChar w:fldCharType="end"/>
            </w:r>
            <w:r w:rsidRPr="005E2C1E">
              <w:rPr>
                <w:rStyle w:val="Hyperlink"/>
                <w:noProof/>
              </w:rPr>
              <w:fldChar w:fldCharType="end"/>
            </w:r>
          </w:ins>
        </w:p>
        <w:p w14:paraId="6B3E681E" w14:textId="5E13ED06" w:rsidR="00644DBC" w:rsidRDefault="00644DBC">
          <w:pPr>
            <w:pStyle w:val="TOC3"/>
            <w:rPr>
              <w:ins w:id="28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28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Hover-over function</w:t>
            </w:r>
            <w:r>
              <w:rPr>
                <w:noProof/>
                <w:webHidden/>
              </w:rPr>
              <w:tab/>
            </w:r>
            <w:r>
              <w:rPr>
                <w:noProof/>
                <w:webHidden/>
              </w:rPr>
              <w:fldChar w:fldCharType="begin"/>
            </w:r>
            <w:r>
              <w:rPr>
                <w:noProof/>
                <w:webHidden/>
              </w:rPr>
              <w:instrText xml:space="preserve"> PAGEREF _Toc219458343 \h </w:instrText>
            </w:r>
            <w:r>
              <w:rPr>
                <w:noProof/>
                <w:webHidden/>
              </w:rPr>
            </w:r>
            <w:r>
              <w:rPr>
                <w:noProof/>
                <w:webHidden/>
              </w:rPr>
              <w:fldChar w:fldCharType="separate"/>
            </w:r>
            <w:r>
              <w:rPr>
                <w:noProof/>
                <w:webHidden/>
              </w:rPr>
              <w:t>42</w:t>
            </w:r>
            <w:r>
              <w:rPr>
                <w:noProof/>
                <w:webHidden/>
              </w:rPr>
              <w:fldChar w:fldCharType="end"/>
            </w:r>
            <w:r w:rsidRPr="005E2C1E">
              <w:rPr>
                <w:rStyle w:val="Hyperlink"/>
                <w:noProof/>
              </w:rPr>
              <w:fldChar w:fldCharType="end"/>
            </w:r>
          </w:ins>
        </w:p>
        <w:p w14:paraId="542D4A06" w14:textId="627A8BD8" w:rsidR="00644DBC" w:rsidRDefault="00644DBC">
          <w:pPr>
            <w:pStyle w:val="TOC2"/>
            <w:rPr>
              <w:ins w:id="28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8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Tidal stream data panels</w:t>
            </w:r>
            <w:r>
              <w:rPr>
                <w:noProof/>
                <w:webHidden/>
              </w:rPr>
              <w:tab/>
            </w:r>
            <w:r>
              <w:rPr>
                <w:noProof/>
                <w:webHidden/>
              </w:rPr>
              <w:fldChar w:fldCharType="begin"/>
            </w:r>
            <w:r>
              <w:rPr>
                <w:noProof/>
                <w:webHidden/>
              </w:rPr>
              <w:instrText xml:space="preserve"> PAGEREF _Toc219458344 \h </w:instrText>
            </w:r>
            <w:r>
              <w:rPr>
                <w:noProof/>
                <w:webHidden/>
              </w:rPr>
            </w:r>
            <w:r>
              <w:rPr>
                <w:noProof/>
                <w:webHidden/>
              </w:rPr>
              <w:fldChar w:fldCharType="separate"/>
            </w:r>
            <w:r>
              <w:rPr>
                <w:noProof/>
                <w:webHidden/>
              </w:rPr>
              <w:t>42</w:t>
            </w:r>
            <w:r>
              <w:rPr>
                <w:noProof/>
                <w:webHidden/>
              </w:rPr>
              <w:fldChar w:fldCharType="end"/>
            </w:r>
            <w:r w:rsidRPr="005E2C1E">
              <w:rPr>
                <w:rStyle w:val="Hyperlink"/>
                <w:noProof/>
              </w:rPr>
              <w:fldChar w:fldCharType="end"/>
            </w:r>
          </w:ins>
        </w:p>
        <w:p w14:paraId="687D9D39" w14:textId="359CEA78" w:rsidR="00644DBC" w:rsidRDefault="00644DBC">
          <w:pPr>
            <w:pStyle w:val="TOC1"/>
            <w:rPr>
              <w:ins w:id="28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28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Alerts and Indications</w:t>
            </w:r>
            <w:r>
              <w:rPr>
                <w:noProof/>
                <w:webHidden/>
              </w:rPr>
              <w:tab/>
            </w:r>
            <w:r>
              <w:rPr>
                <w:noProof/>
                <w:webHidden/>
              </w:rPr>
              <w:fldChar w:fldCharType="begin"/>
            </w:r>
            <w:r>
              <w:rPr>
                <w:noProof/>
                <w:webHidden/>
              </w:rPr>
              <w:instrText xml:space="preserve"> PAGEREF _Toc219458345 \h </w:instrText>
            </w:r>
            <w:r>
              <w:rPr>
                <w:noProof/>
                <w:webHidden/>
              </w:rPr>
            </w:r>
            <w:r>
              <w:rPr>
                <w:noProof/>
                <w:webHidden/>
              </w:rPr>
              <w:fldChar w:fldCharType="separate"/>
            </w:r>
            <w:r>
              <w:rPr>
                <w:noProof/>
                <w:webHidden/>
              </w:rPr>
              <w:t>43</w:t>
            </w:r>
            <w:r>
              <w:rPr>
                <w:noProof/>
                <w:webHidden/>
              </w:rPr>
              <w:fldChar w:fldCharType="end"/>
            </w:r>
            <w:r w:rsidRPr="005E2C1E">
              <w:rPr>
                <w:rStyle w:val="Hyperlink"/>
                <w:noProof/>
              </w:rPr>
              <w:fldChar w:fldCharType="end"/>
            </w:r>
          </w:ins>
        </w:p>
        <w:p w14:paraId="360573C4" w14:textId="0E4C615D" w:rsidR="00644DBC" w:rsidRDefault="00644DBC">
          <w:pPr>
            <w:pStyle w:val="TOC2"/>
            <w:rPr>
              <w:ins w:id="28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8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spatial objects.</w:t>
            </w:r>
            <w:r>
              <w:rPr>
                <w:noProof/>
                <w:webHidden/>
              </w:rPr>
              <w:tab/>
            </w:r>
            <w:r>
              <w:rPr>
                <w:noProof/>
                <w:webHidden/>
              </w:rPr>
              <w:fldChar w:fldCharType="begin"/>
            </w:r>
            <w:r>
              <w:rPr>
                <w:noProof/>
                <w:webHidden/>
              </w:rPr>
              <w:instrText xml:space="preserve"> PAGEREF _Toc219458346 \h </w:instrText>
            </w:r>
            <w:r>
              <w:rPr>
                <w:noProof/>
                <w:webHidden/>
              </w:rPr>
            </w:r>
            <w:r>
              <w:rPr>
                <w:noProof/>
                <w:webHidden/>
              </w:rPr>
              <w:fldChar w:fldCharType="separate"/>
            </w:r>
            <w:r>
              <w:rPr>
                <w:noProof/>
                <w:webHidden/>
              </w:rPr>
              <w:t>43</w:t>
            </w:r>
            <w:r>
              <w:rPr>
                <w:noProof/>
                <w:webHidden/>
              </w:rPr>
              <w:fldChar w:fldCharType="end"/>
            </w:r>
            <w:r w:rsidRPr="005E2C1E">
              <w:rPr>
                <w:rStyle w:val="Hyperlink"/>
                <w:noProof/>
              </w:rPr>
              <w:fldChar w:fldCharType="end"/>
            </w:r>
          </w:ins>
        </w:p>
        <w:p w14:paraId="0A36FACD" w14:textId="65EFABF9" w:rsidR="00644DBC" w:rsidRDefault="00644DBC">
          <w:pPr>
            <w:pStyle w:val="TOC1"/>
            <w:rPr>
              <w:ins w:id="28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28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 of Context Parameters</w:t>
            </w:r>
            <w:r>
              <w:rPr>
                <w:noProof/>
                <w:webHidden/>
              </w:rPr>
              <w:tab/>
            </w:r>
            <w:r>
              <w:rPr>
                <w:noProof/>
                <w:webHidden/>
              </w:rPr>
              <w:fldChar w:fldCharType="begin"/>
            </w:r>
            <w:r>
              <w:rPr>
                <w:noProof/>
                <w:webHidden/>
              </w:rPr>
              <w:instrText xml:space="preserve"> PAGEREF _Toc219458347 \h </w:instrText>
            </w:r>
            <w:r>
              <w:rPr>
                <w:noProof/>
                <w:webHidden/>
              </w:rPr>
            </w:r>
            <w:r>
              <w:rPr>
                <w:noProof/>
                <w:webHidden/>
              </w:rPr>
              <w:fldChar w:fldCharType="separate"/>
            </w:r>
            <w:r>
              <w:rPr>
                <w:noProof/>
                <w:webHidden/>
              </w:rPr>
              <w:t>43</w:t>
            </w:r>
            <w:r>
              <w:rPr>
                <w:noProof/>
                <w:webHidden/>
              </w:rPr>
              <w:fldChar w:fldCharType="end"/>
            </w:r>
            <w:r w:rsidRPr="005E2C1E">
              <w:rPr>
                <w:rStyle w:val="Hyperlink"/>
                <w:noProof/>
              </w:rPr>
              <w:fldChar w:fldCharType="end"/>
            </w:r>
          </w:ins>
        </w:p>
        <w:p w14:paraId="7A4040B8" w14:textId="01D0CE0E" w:rsidR="00644DBC" w:rsidRDefault="00644DBC">
          <w:pPr>
            <w:pStyle w:val="TOC1"/>
            <w:rPr>
              <w:ins w:id="29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29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Dual-fuel systems</w:t>
            </w:r>
            <w:r>
              <w:rPr>
                <w:noProof/>
                <w:webHidden/>
              </w:rPr>
              <w:tab/>
            </w:r>
            <w:r>
              <w:rPr>
                <w:noProof/>
                <w:webHidden/>
              </w:rPr>
              <w:fldChar w:fldCharType="begin"/>
            </w:r>
            <w:r>
              <w:rPr>
                <w:noProof/>
                <w:webHidden/>
              </w:rPr>
              <w:instrText xml:space="preserve"> PAGEREF _Toc219458348 \h </w:instrText>
            </w:r>
            <w:r>
              <w:rPr>
                <w:noProof/>
                <w:webHidden/>
              </w:rPr>
            </w:r>
            <w:r>
              <w:rPr>
                <w:noProof/>
                <w:webHidden/>
              </w:rPr>
              <w:fldChar w:fldCharType="separate"/>
            </w:r>
            <w:r>
              <w:rPr>
                <w:noProof/>
                <w:webHidden/>
              </w:rPr>
              <w:t>43</w:t>
            </w:r>
            <w:r>
              <w:rPr>
                <w:noProof/>
                <w:webHidden/>
              </w:rPr>
              <w:fldChar w:fldCharType="end"/>
            </w:r>
            <w:r w:rsidRPr="005E2C1E">
              <w:rPr>
                <w:rStyle w:val="Hyperlink"/>
                <w:noProof/>
              </w:rPr>
              <w:fldChar w:fldCharType="end"/>
            </w:r>
          </w:ins>
        </w:p>
        <w:p w14:paraId="0DFFC02B" w14:textId="6A422F6E" w:rsidR="00644DBC" w:rsidRDefault="00644DBC">
          <w:pPr>
            <w:pStyle w:val="TOC2"/>
            <w:rPr>
              <w:ins w:id="29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9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"_Toc219458349"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Concurrent applicability of S-52 and S-57</w:t>
            </w:r>
            <w:r>
              <w:rPr>
                <w:noProof/>
                <w:webHidden/>
              </w:rPr>
              <w:tab/>
            </w:r>
            <w:r>
              <w:rPr>
                <w:noProof/>
                <w:webHidden/>
              </w:rPr>
              <w:fldChar w:fldCharType="begin"/>
            </w:r>
            <w:r>
              <w:rPr>
                <w:noProof/>
                <w:webHidden/>
              </w:rPr>
              <w:instrText xml:space="preserve"> PAGEREF _Toc219458349 \h </w:instrText>
            </w:r>
            <w:r>
              <w:rPr>
                <w:noProof/>
                <w:webHidden/>
              </w:rPr>
            </w:r>
            <w:r>
              <w:rPr>
                <w:noProof/>
                <w:webHidden/>
              </w:rPr>
              <w:fldChar w:fldCharType="separate"/>
            </w:r>
            <w:r>
              <w:rPr>
                <w:noProof/>
                <w:webHidden/>
              </w:rPr>
              <w:t>43</w:t>
            </w:r>
            <w:r>
              <w:rPr>
                <w:noProof/>
                <w:webHidden/>
              </w:rPr>
              <w:fldChar w:fldCharType="end"/>
            </w:r>
            <w:r w:rsidRPr="005E2C1E">
              <w:rPr>
                <w:rStyle w:val="Hyperlink"/>
                <w:noProof/>
              </w:rPr>
              <w:fldChar w:fldCharType="end"/>
            </w:r>
          </w:ins>
        </w:p>
        <w:p w14:paraId="277BE5B3" w14:textId="2FEC7AAA" w:rsidR="00644DBC" w:rsidRDefault="00644DBC">
          <w:pPr>
            <w:pStyle w:val="TOC1"/>
            <w:rPr>
              <w:ins w:id="29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29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Specifications for the display screen</w:t>
            </w:r>
            <w:r>
              <w:rPr>
                <w:noProof/>
                <w:webHidden/>
              </w:rPr>
              <w:tab/>
            </w:r>
            <w:r>
              <w:rPr>
                <w:noProof/>
                <w:webHidden/>
              </w:rPr>
              <w:fldChar w:fldCharType="begin"/>
            </w:r>
            <w:r>
              <w:rPr>
                <w:noProof/>
                <w:webHidden/>
              </w:rPr>
              <w:instrText xml:space="preserve"> PAGEREF _Toc219458350 \h </w:instrText>
            </w:r>
            <w:r>
              <w:rPr>
                <w:noProof/>
                <w:webHidden/>
              </w:rPr>
            </w:r>
            <w:r>
              <w:rPr>
                <w:noProof/>
                <w:webHidden/>
              </w:rPr>
              <w:fldChar w:fldCharType="separate"/>
            </w:r>
            <w:r>
              <w:rPr>
                <w:noProof/>
                <w:webHidden/>
              </w:rPr>
              <w:t>44</w:t>
            </w:r>
            <w:r>
              <w:rPr>
                <w:noProof/>
                <w:webHidden/>
              </w:rPr>
              <w:fldChar w:fldCharType="end"/>
            </w:r>
            <w:r w:rsidRPr="005E2C1E">
              <w:rPr>
                <w:rStyle w:val="Hyperlink"/>
                <w:noProof/>
              </w:rPr>
              <w:fldChar w:fldCharType="end"/>
            </w:r>
          </w:ins>
        </w:p>
        <w:p w14:paraId="5727C0B8" w14:textId="6492D697" w:rsidR="00644DBC" w:rsidRDefault="00644DBC">
          <w:pPr>
            <w:pStyle w:val="TOC2"/>
            <w:rPr>
              <w:ins w:id="29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9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Physical display requirements</w:t>
            </w:r>
            <w:r>
              <w:rPr>
                <w:noProof/>
                <w:webHidden/>
              </w:rPr>
              <w:tab/>
            </w:r>
            <w:r>
              <w:rPr>
                <w:noProof/>
                <w:webHidden/>
              </w:rPr>
              <w:fldChar w:fldCharType="begin"/>
            </w:r>
            <w:r>
              <w:rPr>
                <w:noProof/>
                <w:webHidden/>
              </w:rPr>
              <w:instrText xml:space="preserve"> PAGEREF _Toc219458351 \h </w:instrText>
            </w:r>
            <w:r>
              <w:rPr>
                <w:noProof/>
                <w:webHidden/>
              </w:rPr>
            </w:r>
            <w:r>
              <w:rPr>
                <w:noProof/>
                <w:webHidden/>
              </w:rPr>
              <w:fldChar w:fldCharType="separate"/>
            </w:r>
            <w:r>
              <w:rPr>
                <w:noProof/>
                <w:webHidden/>
              </w:rPr>
              <w:t>44</w:t>
            </w:r>
            <w:r>
              <w:rPr>
                <w:noProof/>
                <w:webHidden/>
              </w:rPr>
              <w:fldChar w:fldCharType="end"/>
            </w:r>
            <w:r w:rsidRPr="005E2C1E">
              <w:rPr>
                <w:rStyle w:val="Hyperlink"/>
                <w:noProof/>
              </w:rPr>
              <w:fldChar w:fldCharType="end"/>
            </w:r>
          </w:ins>
        </w:p>
        <w:p w14:paraId="2B1931A1" w14:textId="45E1A5A7" w:rsidR="00644DBC" w:rsidRDefault="00644DBC">
          <w:pPr>
            <w:pStyle w:val="TOC2"/>
            <w:rPr>
              <w:ins w:id="29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29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reproduction</w:t>
            </w:r>
            <w:r>
              <w:rPr>
                <w:noProof/>
                <w:webHidden/>
              </w:rPr>
              <w:tab/>
            </w:r>
            <w:r>
              <w:rPr>
                <w:noProof/>
                <w:webHidden/>
              </w:rPr>
              <w:fldChar w:fldCharType="begin"/>
            </w:r>
            <w:r>
              <w:rPr>
                <w:noProof/>
                <w:webHidden/>
              </w:rPr>
              <w:instrText xml:space="preserve"> PAGEREF _Toc219458352 \h </w:instrText>
            </w:r>
            <w:r>
              <w:rPr>
                <w:noProof/>
                <w:webHidden/>
              </w:rPr>
            </w:r>
            <w:r>
              <w:rPr>
                <w:noProof/>
                <w:webHidden/>
              </w:rPr>
              <w:fldChar w:fldCharType="separate"/>
            </w:r>
            <w:r>
              <w:rPr>
                <w:noProof/>
                <w:webHidden/>
              </w:rPr>
              <w:t>44</w:t>
            </w:r>
            <w:r>
              <w:rPr>
                <w:noProof/>
                <w:webHidden/>
              </w:rPr>
              <w:fldChar w:fldCharType="end"/>
            </w:r>
            <w:r w:rsidRPr="005E2C1E">
              <w:rPr>
                <w:rStyle w:val="Hyperlink"/>
                <w:noProof/>
              </w:rPr>
              <w:fldChar w:fldCharType="end"/>
            </w:r>
          </w:ins>
        </w:p>
        <w:p w14:paraId="0091BEB7" w14:textId="27E1B11B" w:rsidR="00644DBC" w:rsidRDefault="00644DBC">
          <w:pPr>
            <w:pStyle w:val="TOC2"/>
            <w:rPr>
              <w:ins w:id="30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0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requirements for colours</w:t>
            </w:r>
            <w:r>
              <w:rPr>
                <w:noProof/>
                <w:webHidden/>
              </w:rPr>
              <w:tab/>
            </w:r>
            <w:r>
              <w:rPr>
                <w:noProof/>
                <w:webHidden/>
              </w:rPr>
              <w:fldChar w:fldCharType="begin"/>
            </w:r>
            <w:r>
              <w:rPr>
                <w:noProof/>
                <w:webHidden/>
              </w:rPr>
              <w:instrText xml:space="preserve"> PAGEREF _Toc219458353 \h </w:instrText>
            </w:r>
            <w:r>
              <w:rPr>
                <w:noProof/>
                <w:webHidden/>
              </w:rPr>
            </w:r>
            <w:r>
              <w:rPr>
                <w:noProof/>
                <w:webHidden/>
              </w:rPr>
              <w:fldChar w:fldCharType="separate"/>
            </w:r>
            <w:r>
              <w:rPr>
                <w:noProof/>
                <w:webHidden/>
              </w:rPr>
              <w:t>44</w:t>
            </w:r>
            <w:r>
              <w:rPr>
                <w:noProof/>
                <w:webHidden/>
              </w:rPr>
              <w:fldChar w:fldCharType="end"/>
            </w:r>
            <w:r w:rsidRPr="005E2C1E">
              <w:rPr>
                <w:rStyle w:val="Hyperlink"/>
                <w:noProof/>
              </w:rPr>
              <w:fldChar w:fldCharType="end"/>
            </w:r>
          </w:ins>
        </w:p>
        <w:p w14:paraId="724E220F" w14:textId="6F5BF0AB" w:rsidR="00644DBC" w:rsidRDefault="00644DBC">
          <w:pPr>
            <w:pStyle w:val="TOC3"/>
            <w:rPr>
              <w:ins w:id="30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0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w:t>
            </w:r>
            <w:r>
              <w:rPr>
                <w:noProof/>
                <w:webHidden/>
              </w:rPr>
              <w:tab/>
            </w:r>
            <w:r>
              <w:rPr>
                <w:noProof/>
                <w:webHidden/>
              </w:rPr>
              <w:fldChar w:fldCharType="begin"/>
            </w:r>
            <w:r>
              <w:rPr>
                <w:noProof/>
                <w:webHidden/>
              </w:rPr>
              <w:instrText xml:space="preserve"> PAGEREF _Toc219458354 \h </w:instrText>
            </w:r>
            <w:r>
              <w:rPr>
                <w:noProof/>
                <w:webHidden/>
              </w:rPr>
            </w:r>
            <w:r>
              <w:rPr>
                <w:noProof/>
                <w:webHidden/>
              </w:rPr>
              <w:fldChar w:fldCharType="separate"/>
            </w:r>
            <w:r>
              <w:rPr>
                <w:noProof/>
                <w:webHidden/>
              </w:rPr>
              <w:t>44</w:t>
            </w:r>
            <w:r>
              <w:rPr>
                <w:noProof/>
                <w:webHidden/>
              </w:rPr>
              <w:fldChar w:fldCharType="end"/>
            </w:r>
            <w:r w:rsidRPr="005E2C1E">
              <w:rPr>
                <w:rStyle w:val="Hyperlink"/>
                <w:noProof/>
              </w:rPr>
              <w:fldChar w:fldCharType="end"/>
            </w:r>
          </w:ins>
        </w:p>
        <w:p w14:paraId="3A7D8067" w14:textId="0E83C87A" w:rsidR="00644DBC" w:rsidRDefault="00644DBC">
          <w:pPr>
            <w:pStyle w:val="TOC3"/>
            <w:rPr>
              <w:ins w:id="30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0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calibration and verification</w:t>
            </w:r>
            <w:r>
              <w:rPr>
                <w:noProof/>
                <w:webHidden/>
              </w:rPr>
              <w:tab/>
            </w:r>
            <w:r>
              <w:rPr>
                <w:noProof/>
                <w:webHidden/>
              </w:rPr>
              <w:fldChar w:fldCharType="begin"/>
            </w:r>
            <w:r>
              <w:rPr>
                <w:noProof/>
                <w:webHidden/>
              </w:rPr>
              <w:instrText xml:space="preserve"> PAGEREF _Toc219458355 \h </w:instrText>
            </w:r>
            <w:r>
              <w:rPr>
                <w:noProof/>
                <w:webHidden/>
              </w:rPr>
            </w:r>
            <w:r>
              <w:rPr>
                <w:noProof/>
                <w:webHidden/>
              </w:rPr>
              <w:fldChar w:fldCharType="separate"/>
            </w:r>
            <w:r>
              <w:rPr>
                <w:noProof/>
                <w:webHidden/>
              </w:rPr>
              <w:t>44</w:t>
            </w:r>
            <w:r>
              <w:rPr>
                <w:noProof/>
                <w:webHidden/>
              </w:rPr>
              <w:fldChar w:fldCharType="end"/>
            </w:r>
            <w:r w:rsidRPr="005E2C1E">
              <w:rPr>
                <w:rStyle w:val="Hyperlink"/>
                <w:noProof/>
              </w:rPr>
              <w:fldChar w:fldCharType="end"/>
            </w:r>
          </w:ins>
        </w:p>
        <w:p w14:paraId="7BB3C475" w14:textId="79B1598B" w:rsidR="00644DBC" w:rsidRDefault="00644DBC">
          <w:pPr>
            <w:pStyle w:val="TOC3"/>
            <w:rPr>
              <w:ins w:id="30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0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control, contrast and brightness controls</w:t>
            </w:r>
            <w:r>
              <w:rPr>
                <w:noProof/>
                <w:webHidden/>
              </w:rPr>
              <w:tab/>
            </w:r>
            <w:r>
              <w:rPr>
                <w:noProof/>
                <w:webHidden/>
              </w:rPr>
              <w:fldChar w:fldCharType="begin"/>
            </w:r>
            <w:r>
              <w:rPr>
                <w:noProof/>
                <w:webHidden/>
              </w:rPr>
              <w:instrText xml:space="preserve"> PAGEREF _Toc219458356 \h </w:instrText>
            </w:r>
            <w:r>
              <w:rPr>
                <w:noProof/>
                <w:webHidden/>
              </w:rPr>
            </w:r>
            <w:r>
              <w:rPr>
                <w:noProof/>
                <w:webHidden/>
              </w:rPr>
              <w:fldChar w:fldCharType="separate"/>
            </w:r>
            <w:r>
              <w:rPr>
                <w:noProof/>
                <w:webHidden/>
              </w:rPr>
              <w:t>45</w:t>
            </w:r>
            <w:r>
              <w:rPr>
                <w:noProof/>
                <w:webHidden/>
              </w:rPr>
              <w:fldChar w:fldCharType="end"/>
            </w:r>
            <w:r w:rsidRPr="005E2C1E">
              <w:rPr>
                <w:rStyle w:val="Hyperlink"/>
                <w:noProof/>
              </w:rPr>
              <w:fldChar w:fldCharType="end"/>
            </w:r>
          </w:ins>
        </w:p>
        <w:p w14:paraId="3A84C2ED" w14:textId="5A5132A4" w:rsidR="00644DBC" w:rsidRDefault="00644DBC">
          <w:pPr>
            <w:pStyle w:val="TOC3"/>
            <w:rPr>
              <w:ins w:id="30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0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Effect of controls</w:t>
            </w:r>
            <w:r>
              <w:rPr>
                <w:noProof/>
                <w:webHidden/>
              </w:rPr>
              <w:tab/>
            </w:r>
            <w:r>
              <w:rPr>
                <w:noProof/>
                <w:webHidden/>
              </w:rPr>
              <w:fldChar w:fldCharType="begin"/>
            </w:r>
            <w:r>
              <w:rPr>
                <w:noProof/>
                <w:webHidden/>
              </w:rPr>
              <w:instrText xml:space="preserve"> PAGEREF _Toc219458357 \h </w:instrText>
            </w:r>
            <w:r>
              <w:rPr>
                <w:noProof/>
                <w:webHidden/>
              </w:rPr>
            </w:r>
            <w:r>
              <w:rPr>
                <w:noProof/>
                <w:webHidden/>
              </w:rPr>
              <w:fldChar w:fldCharType="separate"/>
            </w:r>
            <w:r>
              <w:rPr>
                <w:noProof/>
                <w:webHidden/>
              </w:rPr>
              <w:t>45</w:t>
            </w:r>
            <w:r>
              <w:rPr>
                <w:noProof/>
                <w:webHidden/>
              </w:rPr>
              <w:fldChar w:fldCharType="end"/>
            </w:r>
            <w:r w:rsidRPr="005E2C1E">
              <w:rPr>
                <w:rStyle w:val="Hyperlink"/>
                <w:noProof/>
              </w:rPr>
              <w:fldChar w:fldCharType="end"/>
            </w:r>
          </w:ins>
        </w:p>
        <w:p w14:paraId="1236D2D8" w14:textId="30374DEA" w:rsidR="00644DBC" w:rsidRDefault="00644DBC">
          <w:pPr>
            <w:pStyle w:val="TOC3"/>
            <w:rPr>
              <w:ins w:id="31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1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Use of the controls</w:t>
            </w:r>
            <w:r>
              <w:rPr>
                <w:noProof/>
                <w:webHidden/>
              </w:rPr>
              <w:tab/>
            </w:r>
            <w:r>
              <w:rPr>
                <w:noProof/>
                <w:webHidden/>
              </w:rPr>
              <w:fldChar w:fldCharType="begin"/>
            </w:r>
            <w:r>
              <w:rPr>
                <w:noProof/>
                <w:webHidden/>
              </w:rPr>
              <w:instrText xml:space="preserve"> PAGEREF _Toc219458358 \h </w:instrText>
            </w:r>
            <w:r>
              <w:rPr>
                <w:noProof/>
                <w:webHidden/>
              </w:rPr>
            </w:r>
            <w:r>
              <w:rPr>
                <w:noProof/>
                <w:webHidden/>
              </w:rPr>
              <w:fldChar w:fldCharType="separate"/>
            </w:r>
            <w:r>
              <w:rPr>
                <w:noProof/>
                <w:webHidden/>
              </w:rPr>
              <w:t>45</w:t>
            </w:r>
            <w:r>
              <w:rPr>
                <w:noProof/>
                <w:webHidden/>
              </w:rPr>
              <w:fldChar w:fldCharType="end"/>
            </w:r>
            <w:r w:rsidRPr="005E2C1E">
              <w:rPr>
                <w:rStyle w:val="Hyperlink"/>
                <w:noProof/>
              </w:rPr>
              <w:fldChar w:fldCharType="end"/>
            </w:r>
          </w:ins>
        </w:p>
        <w:p w14:paraId="5C436CA7" w14:textId="38962486" w:rsidR="00644DBC" w:rsidRDefault="00644DBC">
          <w:pPr>
            <w:pStyle w:val="TOC3"/>
            <w:rPr>
              <w:ins w:id="31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1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"_Toc219458359"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Setting the controls for route monitoring</w:t>
            </w:r>
            <w:r>
              <w:rPr>
                <w:noProof/>
                <w:webHidden/>
              </w:rPr>
              <w:tab/>
            </w:r>
            <w:r>
              <w:rPr>
                <w:noProof/>
                <w:webHidden/>
              </w:rPr>
              <w:fldChar w:fldCharType="begin"/>
            </w:r>
            <w:r>
              <w:rPr>
                <w:noProof/>
                <w:webHidden/>
              </w:rPr>
              <w:instrText xml:space="preserve"> PAGEREF _Toc219458359 \h </w:instrText>
            </w:r>
            <w:r>
              <w:rPr>
                <w:noProof/>
                <w:webHidden/>
              </w:rPr>
            </w:r>
            <w:r>
              <w:rPr>
                <w:noProof/>
                <w:webHidden/>
              </w:rPr>
              <w:fldChar w:fldCharType="separate"/>
            </w:r>
            <w:r>
              <w:rPr>
                <w:noProof/>
                <w:webHidden/>
              </w:rPr>
              <w:t>45</w:t>
            </w:r>
            <w:r>
              <w:rPr>
                <w:noProof/>
                <w:webHidden/>
              </w:rPr>
              <w:fldChar w:fldCharType="end"/>
            </w:r>
            <w:r w:rsidRPr="005E2C1E">
              <w:rPr>
                <w:rStyle w:val="Hyperlink"/>
                <w:noProof/>
              </w:rPr>
              <w:fldChar w:fldCharType="end"/>
            </w:r>
          </w:ins>
        </w:p>
        <w:p w14:paraId="21AC27C0" w14:textId="7C8272BE" w:rsidR="00644DBC" w:rsidRDefault="00644DBC">
          <w:pPr>
            <w:pStyle w:val="TOC2"/>
            <w:rPr>
              <w:ins w:id="31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1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display capability</w:t>
            </w:r>
            <w:r>
              <w:rPr>
                <w:noProof/>
                <w:webHidden/>
              </w:rPr>
              <w:tab/>
            </w:r>
            <w:r>
              <w:rPr>
                <w:noProof/>
                <w:webHidden/>
              </w:rPr>
              <w:fldChar w:fldCharType="begin"/>
            </w:r>
            <w:r>
              <w:rPr>
                <w:noProof/>
                <w:webHidden/>
              </w:rPr>
              <w:instrText xml:space="preserve"> PAGEREF _Toc219458360 \h </w:instrText>
            </w:r>
            <w:r>
              <w:rPr>
                <w:noProof/>
                <w:webHidden/>
              </w:rPr>
            </w:r>
            <w:r>
              <w:rPr>
                <w:noProof/>
                <w:webHidden/>
              </w:rPr>
              <w:fldChar w:fldCharType="separate"/>
            </w:r>
            <w:r>
              <w:rPr>
                <w:noProof/>
                <w:webHidden/>
              </w:rPr>
              <w:t>46</w:t>
            </w:r>
            <w:r>
              <w:rPr>
                <w:noProof/>
                <w:webHidden/>
              </w:rPr>
              <w:fldChar w:fldCharType="end"/>
            </w:r>
            <w:r w:rsidRPr="005E2C1E">
              <w:rPr>
                <w:rStyle w:val="Hyperlink"/>
                <w:noProof/>
              </w:rPr>
              <w:fldChar w:fldCharType="end"/>
            </w:r>
          </w:ins>
        </w:p>
        <w:p w14:paraId="647DA57F" w14:textId="3F8F7B5F" w:rsidR="00644DBC" w:rsidRDefault="00644DBC">
          <w:pPr>
            <w:pStyle w:val="TOC3"/>
            <w:rPr>
              <w:ins w:id="31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1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conversion tolerances and tests</w:t>
            </w:r>
            <w:r>
              <w:rPr>
                <w:noProof/>
                <w:webHidden/>
              </w:rPr>
              <w:tab/>
            </w:r>
            <w:r>
              <w:rPr>
                <w:noProof/>
                <w:webHidden/>
              </w:rPr>
              <w:fldChar w:fldCharType="begin"/>
            </w:r>
            <w:r>
              <w:rPr>
                <w:noProof/>
                <w:webHidden/>
              </w:rPr>
              <w:instrText xml:space="preserve"> PAGEREF _Toc219458361 \h </w:instrText>
            </w:r>
            <w:r>
              <w:rPr>
                <w:noProof/>
                <w:webHidden/>
              </w:rPr>
            </w:r>
            <w:r>
              <w:rPr>
                <w:noProof/>
                <w:webHidden/>
              </w:rPr>
              <w:fldChar w:fldCharType="separate"/>
            </w:r>
            <w:r>
              <w:rPr>
                <w:noProof/>
                <w:webHidden/>
              </w:rPr>
              <w:t>46</w:t>
            </w:r>
            <w:r>
              <w:rPr>
                <w:noProof/>
                <w:webHidden/>
              </w:rPr>
              <w:fldChar w:fldCharType="end"/>
            </w:r>
            <w:r w:rsidRPr="005E2C1E">
              <w:rPr>
                <w:rStyle w:val="Hyperlink"/>
                <w:noProof/>
              </w:rPr>
              <w:fldChar w:fldCharType="end"/>
            </w:r>
          </w:ins>
        </w:p>
        <w:p w14:paraId="4342F48B" w14:textId="108FA332" w:rsidR="00644DBC" w:rsidRDefault="00644DBC">
          <w:pPr>
            <w:pStyle w:val="TOC2"/>
            <w:rPr>
              <w:ins w:id="31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1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_Toc219458362 \h </w:instrText>
            </w:r>
            <w:r>
              <w:rPr>
                <w:noProof/>
                <w:webHidden/>
              </w:rPr>
            </w:r>
            <w:r>
              <w:rPr>
                <w:noProof/>
                <w:webHidden/>
              </w:rPr>
              <w:fldChar w:fldCharType="separate"/>
            </w:r>
            <w:r>
              <w:rPr>
                <w:noProof/>
                <w:webHidden/>
              </w:rPr>
              <w:t>48</w:t>
            </w:r>
            <w:r>
              <w:rPr>
                <w:noProof/>
                <w:webHidden/>
              </w:rPr>
              <w:fldChar w:fldCharType="end"/>
            </w:r>
            <w:r w:rsidRPr="005E2C1E">
              <w:rPr>
                <w:rStyle w:val="Hyperlink"/>
                <w:noProof/>
              </w:rPr>
              <w:fldChar w:fldCharType="end"/>
            </w:r>
          </w:ins>
        </w:p>
        <w:p w14:paraId="7AAC588D" w14:textId="18697E11" w:rsidR="00644DBC" w:rsidRDefault="00644DBC">
          <w:pPr>
            <w:pStyle w:val="TOC2"/>
            <w:rPr>
              <w:ins w:id="32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2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Use of ECDIS Chart 1 and Colour Test Diagram</w:t>
            </w:r>
            <w:r>
              <w:rPr>
                <w:noProof/>
                <w:webHidden/>
              </w:rPr>
              <w:tab/>
            </w:r>
            <w:r>
              <w:rPr>
                <w:noProof/>
                <w:webHidden/>
              </w:rPr>
              <w:fldChar w:fldCharType="begin"/>
            </w:r>
            <w:r>
              <w:rPr>
                <w:noProof/>
                <w:webHidden/>
              </w:rPr>
              <w:instrText xml:space="preserve"> PAGEREF _Toc219458363 \h </w:instrText>
            </w:r>
            <w:r>
              <w:rPr>
                <w:noProof/>
                <w:webHidden/>
              </w:rPr>
            </w:r>
            <w:r>
              <w:rPr>
                <w:noProof/>
                <w:webHidden/>
              </w:rPr>
              <w:fldChar w:fldCharType="separate"/>
            </w:r>
            <w:r>
              <w:rPr>
                <w:noProof/>
                <w:webHidden/>
              </w:rPr>
              <w:t>48</w:t>
            </w:r>
            <w:r>
              <w:rPr>
                <w:noProof/>
                <w:webHidden/>
              </w:rPr>
              <w:fldChar w:fldCharType="end"/>
            </w:r>
            <w:r w:rsidRPr="005E2C1E">
              <w:rPr>
                <w:rStyle w:val="Hyperlink"/>
                <w:noProof/>
              </w:rPr>
              <w:fldChar w:fldCharType="end"/>
            </w:r>
          </w:ins>
        </w:p>
        <w:p w14:paraId="40CE142E" w14:textId="419EAC72" w:rsidR="00644DBC" w:rsidRDefault="00644DBC">
          <w:pPr>
            <w:pStyle w:val="TOC3"/>
            <w:rPr>
              <w:ins w:id="32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2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_Toc219458364 \h </w:instrText>
            </w:r>
            <w:r>
              <w:rPr>
                <w:noProof/>
                <w:webHidden/>
              </w:rPr>
            </w:r>
            <w:r>
              <w:rPr>
                <w:noProof/>
                <w:webHidden/>
              </w:rPr>
              <w:fldChar w:fldCharType="separate"/>
            </w:r>
            <w:r>
              <w:rPr>
                <w:noProof/>
                <w:webHidden/>
              </w:rPr>
              <w:t>48</w:t>
            </w:r>
            <w:r>
              <w:rPr>
                <w:noProof/>
                <w:webHidden/>
              </w:rPr>
              <w:fldChar w:fldCharType="end"/>
            </w:r>
            <w:r w:rsidRPr="005E2C1E">
              <w:rPr>
                <w:rStyle w:val="Hyperlink"/>
                <w:noProof/>
              </w:rPr>
              <w:fldChar w:fldCharType="end"/>
            </w:r>
          </w:ins>
        </w:p>
        <w:p w14:paraId="3CE90566" w14:textId="62834AFE" w:rsidR="00644DBC" w:rsidRDefault="00644DBC">
          <w:pPr>
            <w:pStyle w:val="TOC3"/>
            <w:rPr>
              <w:ins w:id="32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2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Colour Test Diagram</w:t>
            </w:r>
            <w:r>
              <w:rPr>
                <w:noProof/>
                <w:webHidden/>
              </w:rPr>
              <w:tab/>
            </w:r>
            <w:r>
              <w:rPr>
                <w:noProof/>
                <w:webHidden/>
              </w:rPr>
              <w:fldChar w:fldCharType="begin"/>
            </w:r>
            <w:r>
              <w:rPr>
                <w:noProof/>
                <w:webHidden/>
              </w:rPr>
              <w:instrText xml:space="preserve"> PAGEREF _Toc219458365 \h </w:instrText>
            </w:r>
            <w:r>
              <w:rPr>
                <w:noProof/>
                <w:webHidden/>
              </w:rPr>
            </w:r>
            <w:r>
              <w:rPr>
                <w:noProof/>
                <w:webHidden/>
              </w:rPr>
              <w:fldChar w:fldCharType="separate"/>
            </w:r>
            <w:r>
              <w:rPr>
                <w:noProof/>
                <w:webHidden/>
              </w:rPr>
              <w:t>49</w:t>
            </w:r>
            <w:r>
              <w:rPr>
                <w:noProof/>
                <w:webHidden/>
              </w:rPr>
              <w:fldChar w:fldCharType="end"/>
            </w:r>
            <w:r w:rsidRPr="005E2C1E">
              <w:rPr>
                <w:rStyle w:val="Hyperlink"/>
                <w:noProof/>
              </w:rPr>
              <w:fldChar w:fldCharType="end"/>
            </w:r>
          </w:ins>
        </w:p>
        <w:p w14:paraId="5280E7FB" w14:textId="0CD18EDC" w:rsidR="00644DBC" w:rsidRDefault="00644DBC">
          <w:pPr>
            <w:pStyle w:val="TOC3"/>
            <w:rPr>
              <w:ins w:id="32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2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Relationship to S-57 Chart 1</w:t>
            </w:r>
            <w:r>
              <w:rPr>
                <w:noProof/>
                <w:webHidden/>
              </w:rPr>
              <w:tab/>
            </w:r>
            <w:r>
              <w:rPr>
                <w:noProof/>
                <w:webHidden/>
              </w:rPr>
              <w:fldChar w:fldCharType="begin"/>
            </w:r>
            <w:r>
              <w:rPr>
                <w:noProof/>
                <w:webHidden/>
              </w:rPr>
              <w:instrText xml:space="preserve"> PAGEREF _Toc219458366 \h </w:instrText>
            </w:r>
            <w:r>
              <w:rPr>
                <w:noProof/>
                <w:webHidden/>
              </w:rPr>
            </w:r>
            <w:r>
              <w:rPr>
                <w:noProof/>
                <w:webHidden/>
              </w:rPr>
              <w:fldChar w:fldCharType="separate"/>
            </w:r>
            <w:r>
              <w:rPr>
                <w:noProof/>
                <w:webHidden/>
              </w:rPr>
              <w:t>51</w:t>
            </w:r>
            <w:r>
              <w:rPr>
                <w:noProof/>
                <w:webHidden/>
              </w:rPr>
              <w:fldChar w:fldCharType="end"/>
            </w:r>
            <w:r w:rsidRPr="005E2C1E">
              <w:rPr>
                <w:rStyle w:val="Hyperlink"/>
                <w:noProof/>
              </w:rPr>
              <w:fldChar w:fldCharType="end"/>
            </w:r>
          </w:ins>
        </w:p>
        <w:p w14:paraId="36505E6D" w14:textId="7A84F6F3" w:rsidR="00644DBC" w:rsidRDefault="00644DBC">
          <w:pPr>
            <w:pStyle w:val="TOC3"/>
            <w:rPr>
              <w:ins w:id="32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2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Black-adjust symbol</w:t>
            </w:r>
            <w:r>
              <w:rPr>
                <w:noProof/>
                <w:webHidden/>
              </w:rPr>
              <w:tab/>
            </w:r>
            <w:r>
              <w:rPr>
                <w:noProof/>
                <w:webHidden/>
              </w:rPr>
              <w:fldChar w:fldCharType="begin"/>
            </w:r>
            <w:r>
              <w:rPr>
                <w:noProof/>
                <w:webHidden/>
              </w:rPr>
              <w:instrText xml:space="preserve"> PAGEREF _Toc219458367 \h </w:instrText>
            </w:r>
            <w:r>
              <w:rPr>
                <w:noProof/>
                <w:webHidden/>
              </w:rPr>
            </w:r>
            <w:r>
              <w:rPr>
                <w:noProof/>
                <w:webHidden/>
              </w:rPr>
              <w:fldChar w:fldCharType="separate"/>
            </w:r>
            <w:r>
              <w:rPr>
                <w:noProof/>
                <w:webHidden/>
              </w:rPr>
              <w:t>51</w:t>
            </w:r>
            <w:r>
              <w:rPr>
                <w:noProof/>
                <w:webHidden/>
              </w:rPr>
              <w:fldChar w:fldCharType="end"/>
            </w:r>
            <w:r w:rsidRPr="005E2C1E">
              <w:rPr>
                <w:rStyle w:val="Hyperlink"/>
                <w:noProof/>
              </w:rPr>
              <w:fldChar w:fldCharType="end"/>
            </w:r>
          </w:ins>
        </w:p>
        <w:p w14:paraId="4443580F" w14:textId="340C13E3" w:rsidR="00644DBC" w:rsidRDefault="00644DBC">
          <w:pPr>
            <w:pStyle w:val="TOC1"/>
            <w:rPr>
              <w:ins w:id="33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3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Management</w:t>
            </w:r>
            <w:r>
              <w:rPr>
                <w:noProof/>
                <w:webHidden/>
              </w:rPr>
              <w:tab/>
            </w:r>
            <w:r>
              <w:rPr>
                <w:noProof/>
                <w:webHidden/>
              </w:rPr>
              <w:fldChar w:fldCharType="begin"/>
            </w:r>
            <w:r>
              <w:rPr>
                <w:noProof/>
                <w:webHidden/>
              </w:rPr>
              <w:instrText xml:space="preserve"> PAGEREF _Toc219458368 \h </w:instrText>
            </w:r>
            <w:r>
              <w:rPr>
                <w:noProof/>
                <w:webHidden/>
              </w:rPr>
            </w:r>
            <w:r>
              <w:rPr>
                <w:noProof/>
                <w:webHidden/>
              </w:rPr>
              <w:fldChar w:fldCharType="separate"/>
            </w:r>
            <w:r>
              <w:rPr>
                <w:noProof/>
                <w:webHidden/>
              </w:rPr>
              <w:t>51</w:t>
            </w:r>
            <w:r>
              <w:rPr>
                <w:noProof/>
                <w:webHidden/>
              </w:rPr>
              <w:fldChar w:fldCharType="end"/>
            </w:r>
            <w:r w:rsidRPr="005E2C1E">
              <w:rPr>
                <w:rStyle w:val="Hyperlink"/>
                <w:noProof/>
              </w:rPr>
              <w:fldChar w:fldCharType="end"/>
            </w:r>
          </w:ins>
        </w:p>
        <w:p w14:paraId="669616D5" w14:textId="605963C3" w:rsidR="00644DBC" w:rsidRDefault="00644DBC">
          <w:pPr>
            <w:pStyle w:val="TOC2"/>
            <w:rPr>
              <w:ins w:id="33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3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"_Toc219458369"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Feature and Portrayal Catalogues</w:t>
            </w:r>
            <w:r>
              <w:rPr>
                <w:noProof/>
                <w:webHidden/>
              </w:rPr>
              <w:tab/>
            </w:r>
            <w:r>
              <w:rPr>
                <w:noProof/>
                <w:webHidden/>
              </w:rPr>
              <w:fldChar w:fldCharType="begin"/>
            </w:r>
            <w:r>
              <w:rPr>
                <w:noProof/>
                <w:webHidden/>
              </w:rPr>
              <w:instrText xml:space="preserve"> PAGEREF _Toc219458369 \h </w:instrText>
            </w:r>
            <w:r>
              <w:rPr>
                <w:noProof/>
                <w:webHidden/>
              </w:rPr>
            </w:r>
            <w:r>
              <w:rPr>
                <w:noProof/>
                <w:webHidden/>
              </w:rPr>
              <w:fldChar w:fldCharType="separate"/>
            </w:r>
            <w:r>
              <w:rPr>
                <w:noProof/>
                <w:webHidden/>
              </w:rPr>
              <w:t>51</w:t>
            </w:r>
            <w:r>
              <w:rPr>
                <w:noProof/>
                <w:webHidden/>
              </w:rPr>
              <w:fldChar w:fldCharType="end"/>
            </w:r>
            <w:r w:rsidRPr="005E2C1E">
              <w:rPr>
                <w:rStyle w:val="Hyperlink"/>
                <w:noProof/>
              </w:rPr>
              <w:fldChar w:fldCharType="end"/>
            </w:r>
          </w:ins>
        </w:p>
        <w:p w14:paraId="26F6CBFD" w14:textId="3C2CE9AE" w:rsidR="00644DBC" w:rsidRDefault="00644DBC">
          <w:pPr>
            <w:pStyle w:val="TOC2"/>
            <w:rPr>
              <w:ins w:id="33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3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Portrayal and feature catalogue compatibility</w:t>
            </w:r>
            <w:r>
              <w:rPr>
                <w:noProof/>
                <w:webHidden/>
              </w:rPr>
              <w:tab/>
            </w:r>
            <w:r>
              <w:rPr>
                <w:noProof/>
                <w:webHidden/>
              </w:rPr>
              <w:fldChar w:fldCharType="begin"/>
            </w:r>
            <w:r>
              <w:rPr>
                <w:noProof/>
                <w:webHidden/>
              </w:rPr>
              <w:instrText xml:space="preserve"> PAGEREF _Toc219458370 \h </w:instrText>
            </w:r>
            <w:r>
              <w:rPr>
                <w:noProof/>
                <w:webHidden/>
              </w:rPr>
            </w:r>
            <w:r>
              <w:rPr>
                <w:noProof/>
                <w:webHidden/>
              </w:rPr>
              <w:fldChar w:fldCharType="separate"/>
            </w:r>
            <w:r>
              <w:rPr>
                <w:noProof/>
                <w:webHidden/>
              </w:rPr>
              <w:t>52</w:t>
            </w:r>
            <w:r>
              <w:rPr>
                <w:noProof/>
                <w:webHidden/>
              </w:rPr>
              <w:fldChar w:fldCharType="end"/>
            </w:r>
            <w:r w:rsidRPr="005E2C1E">
              <w:rPr>
                <w:rStyle w:val="Hyperlink"/>
                <w:noProof/>
              </w:rPr>
              <w:fldChar w:fldCharType="end"/>
            </w:r>
          </w:ins>
        </w:p>
        <w:p w14:paraId="64FC5DE2" w14:textId="7F0A5E7C" w:rsidR="00644DBC" w:rsidRDefault="00644DBC">
          <w:pPr>
            <w:pStyle w:val="TOC2"/>
            <w:rPr>
              <w:ins w:id="33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3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overlaps and gaps</w:t>
            </w:r>
            <w:r>
              <w:rPr>
                <w:noProof/>
                <w:webHidden/>
              </w:rPr>
              <w:tab/>
            </w:r>
            <w:r>
              <w:rPr>
                <w:noProof/>
                <w:webHidden/>
              </w:rPr>
              <w:fldChar w:fldCharType="begin"/>
            </w:r>
            <w:r>
              <w:rPr>
                <w:noProof/>
                <w:webHidden/>
              </w:rPr>
              <w:instrText xml:space="preserve"> PAGEREF _Toc219458371 \h </w:instrText>
            </w:r>
            <w:r>
              <w:rPr>
                <w:noProof/>
                <w:webHidden/>
              </w:rPr>
            </w:r>
            <w:r>
              <w:rPr>
                <w:noProof/>
                <w:webHidden/>
              </w:rPr>
              <w:fldChar w:fldCharType="separate"/>
            </w:r>
            <w:r>
              <w:rPr>
                <w:noProof/>
                <w:webHidden/>
              </w:rPr>
              <w:t>53</w:t>
            </w:r>
            <w:r>
              <w:rPr>
                <w:noProof/>
                <w:webHidden/>
              </w:rPr>
              <w:fldChar w:fldCharType="end"/>
            </w:r>
            <w:r w:rsidRPr="005E2C1E">
              <w:rPr>
                <w:rStyle w:val="Hyperlink"/>
                <w:noProof/>
              </w:rPr>
              <w:fldChar w:fldCharType="end"/>
            </w:r>
          </w:ins>
        </w:p>
        <w:p w14:paraId="40AA910D" w14:textId="2CECC6CC" w:rsidR="00644DBC" w:rsidRDefault="00644DBC">
          <w:pPr>
            <w:pStyle w:val="TOC3"/>
            <w:rPr>
              <w:ins w:id="33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3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in ENC coverage</w:t>
            </w:r>
            <w:r>
              <w:rPr>
                <w:noProof/>
                <w:webHidden/>
              </w:rPr>
              <w:tab/>
            </w:r>
            <w:r>
              <w:rPr>
                <w:noProof/>
                <w:webHidden/>
              </w:rPr>
              <w:fldChar w:fldCharType="begin"/>
            </w:r>
            <w:r>
              <w:rPr>
                <w:noProof/>
                <w:webHidden/>
              </w:rPr>
              <w:instrText xml:space="preserve"> PAGEREF _Toc219458372 \h </w:instrText>
            </w:r>
            <w:r>
              <w:rPr>
                <w:noProof/>
                <w:webHidden/>
              </w:rPr>
            </w:r>
            <w:r>
              <w:rPr>
                <w:noProof/>
                <w:webHidden/>
              </w:rPr>
              <w:fldChar w:fldCharType="separate"/>
            </w:r>
            <w:r>
              <w:rPr>
                <w:noProof/>
                <w:webHidden/>
              </w:rPr>
              <w:t>53</w:t>
            </w:r>
            <w:r>
              <w:rPr>
                <w:noProof/>
                <w:webHidden/>
              </w:rPr>
              <w:fldChar w:fldCharType="end"/>
            </w:r>
            <w:r w:rsidRPr="005E2C1E">
              <w:rPr>
                <w:rStyle w:val="Hyperlink"/>
                <w:noProof/>
              </w:rPr>
              <w:fldChar w:fldCharType="end"/>
            </w:r>
          </w:ins>
        </w:p>
        <w:p w14:paraId="6A8B736A" w14:textId="3625DC88" w:rsidR="00644DBC" w:rsidRDefault="00644DBC">
          <w:pPr>
            <w:pStyle w:val="TOC3"/>
            <w:rPr>
              <w:ins w:id="340"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4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between other data products</w:t>
            </w:r>
            <w:r>
              <w:rPr>
                <w:noProof/>
                <w:webHidden/>
              </w:rPr>
              <w:tab/>
            </w:r>
            <w:r>
              <w:rPr>
                <w:noProof/>
                <w:webHidden/>
              </w:rPr>
              <w:fldChar w:fldCharType="begin"/>
            </w:r>
            <w:r>
              <w:rPr>
                <w:noProof/>
                <w:webHidden/>
              </w:rPr>
              <w:instrText xml:space="preserve"> PAGEREF _Toc219458373 \h </w:instrText>
            </w:r>
            <w:r>
              <w:rPr>
                <w:noProof/>
                <w:webHidden/>
              </w:rPr>
            </w:r>
            <w:r>
              <w:rPr>
                <w:noProof/>
                <w:webHidden/>
              </w:rPr>
              <w:fldChar w:fldCharType="separate"/>
            </w:r>
            <w:r>
              <w:rPr>
                <w:noProof/>
                <w:webHidden/>
              </w:rPr>
              <w:t>53</w:t>
            </w:r>
            <w:r>
              <w:rPr>
                <w:noProof/>
                <w:webHidden/>
              </w:rPr>
              <w:fldChar w:fldCharType="end"/>
            </w:r>
            <w:r w:rsidRPr="005E2C1E">
              <w:rPr>
                <w:rStyle w:val="Hyperlink"/>
                <w:noProof/>
              </w:rPr>
              <w:fldChar w:fldCharType="end"/>
            </w:r>
          </w:ins>
        </w:p>
        <w:p w14:paraId="02D7A598" w14:textId="01274105" w:rsidR="00644DBC" w:rsidRDefault="00644DBC">
          <w:pPr>
            <w:pStyle w:val="TOC2"/>
            <w:rPr>
              <w:ins w:id="34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4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Updating Datasets on ECDIS</w:t>
            </w:r>
            <w:r>
              <w:rPr>
                <w:noProof/>
                <w:webHidden/>
              </w:rPr>
              <w:tab/>
            </w:r>
            <w:r>
              <w:rPr>
                <w:noProof/>
                <w:webHidden/>
              </w:rPr>
              <w:fldChar w:fldCharType="begin"/>
            </w:r>
            <w:r>
              <w:rPr>
                <w:noProof/>
                <w:webHidden/>
              </w:rPr>
              <w:instrText xml:space="preserve"> PAGEREF _Toc219458374 \h </w:instrText>
            </w:r>
            <w:r>
              <w:rPr>
                <w:noProof/>
                <w:webHidden/>
              </w:rPr>
            </w:r>
            <w:r>
              <w:rPr>
                <w:noProof/>
                <w:webHidden/>
              </w:rPr>
              <w:fldChar w:fldCharType="separate"/>
            </w:r>
            <w:r>
              <w:rPr>
                <w:noProof/>
                <w:webHidden/>
              </w:rPr>
              <w:t>53</w:t>
            </w:r>
            <w:r>
              <w:rPr>
                <w:noProof/>
                <w:webHidden/>
              </w:rPr>
              <w:fldChar w:fldCharType="end"/>
            </w:r>
            <w:r w:rsidRPr="005E2C1E">
              <w:rPr>
                <w:rStyle w:val="Hyperlink"/>
                <w:noProof/>
              </w:rPr>
              <w:fldChar w:fldCharType="end"/>
            </w:r>
          </w:ins>
        </w:p>
        <w:p w14:paraId="25F863E7" w14:textId="4D609B80" w:rsidR="00644DBC" w:rsidRDefault="00644DBC">
          <w:pPr>
            <w:pStyle w:val="TOC3"/>
            <w:rPr>
              <w:ins w:id="344"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4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_Toc219458375 \h </w:instrText>
            </w:r>
            <w:r>
              <w:rPr>
                <w:noProof/>
                <w:webHidden/>
              </w:rPr>
            </w:r>
            <w:r>
              <w:rPr>
                <w:noProof/>
                <w:webHidden/>
              </w:rPr>
              <w:fldChar w:fldCharType="separate"/>
            </w:r>
            <w:r>
              <w:rPr>
                <w:noProof/>
                <w:webHidden/>
              </w:rPr>
              <w:t>53</w:t>
            </w:r>
            <w:r>
              <w:rPr>
                <w:noProof/>
                <w:webHidden/>
              </w:rPr>
              <w:fldChar w:fldCharType="end"/>
            </w:r>
            <w:r w:rsidRPr="005E2C1E">
              <w:rPr>
                <w:rStyle w:val="Hyperlink"/>
                <w:noProof/>
              </w:rPr>
              <w:fldChar w:fldCharType="end"/>
            </w:r>
          </w:ins>
        </w:p>
        <w:p w14:paraId="451D6ACA" w14:textId="6F5DB477" w:rsidR="00644DBC" w:rsidRDefault="00644DBC">
          <w:pPr>
            <w:pStyle w:val="TOC3"/>
            <w:rPr>
              <w:ins w:id="346"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4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 requirements</w:t>
            </w:r>
            <w:r>
              <w:rPr>
                <w:noProof/>
                <w:webHidden/>
              </w:rPr>
              <w:tab/>
            </w:r>
            <w:r>
              <w:rPr>
                <w:noProof/>
                <w:webHidden/>
              </w:rPr>
              <w:fldChar w:fldCharType="begin"/>
            </w:r>
            <w:r>
              <w:rPr>
                <w:noProof/>
                <w:webHidden/>
              </w:rPr>
              <w:instrText xml:space="preserve"> PAGEREF _Toc219458376 \h </w:instrText>
            </w:r>
            <w:r>
              <w:rPr>
                <w:noProof/>
                <w:webHidden/>
              </w:rPr>
            </w:r>
            <w:r>
              <w:rPr>
                <w:noProof/>
                <w:webHidden/>
              </w:rPr>
              <w:fldChar w:fldCharType="separate"/>
            </w:r>
            <w:r>
              <w:rPr>
                <w:noProof/>
                <w:webHidden/>
              </w:rPr>
              <w:t>53</w:t>
            </w:r>
            <w:r>
              <w:rPr>
                <w:noProof/>
                <w:webHidden/>
              </w:rPr>
              <w:fldChar w:fldCharType="end"/>
            </w:r>
            <w:r w:rsidRPr="005E2C1E">
              <w:rPr>
                <w:rStyle w:val="Hyperlink"/>
                <w:noProof/>
              </w:rPr>
              <w:fldChar w:fldCharType="end"/>
            </w:r>
          </w:ins>
        </w:p>
        <w:p w14:paraId="14969802" w14:textId="706E4B36" w:rsidR="00644DBC" w:rsidRDefault="00644DBC">
          <w:pPr>
            <w:pStyle w:val="TOC3"/>
            <w:rPr>
              <w:ins w:id="34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34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w:t>
            </w:r>
            <w:r>
              <w:rPr>
                <w:noProof/>
                <w:webHidden/>
              </w:rPr>
              <w:tab/>
            </w:r>
            <w:r>
              <w:rPr>
                <w:noProof/>
                <w:webHidden/>
              </w:rPr>
              <w:fldChar w:fldCharType="begin"/>
            </w:r>
            <w:r>
              <w:rPr>
                <w:noProof/>
                <w:webHidden/>
              </w:rPr>
              <w:instrText xml:space="preserve"> PAGEREF _Toc219458377 \h </w:instrText>
            </w:r>
            <w:r>
              <w:rPr>
                <w:noProof/>
                <w:webHidden/>
              </w:rPr>
            </w:r>
            <w:r>
              <w:rPr>
                <w:noProof/>
                <w:webHidden/>
              </w:rPr>
              <w:fldChar w:fldCharType="separate"/>
            </w:r>
            <w:r>
              <w:rPr>
                <w:noProof/>
                <w:webHidden/>
              </w:rPr>
              <w:t>54</w:t>
            </w:r>
            <w:r>
              <w:rPr>
                <w:noProof/>
                <w:webHidden/>
              </w:rPr>
              <w:fldChar w:fldCharType="end"/>
            </w:r>
            <w:r w:rsidRPr="005E2C1E">
              <w:rPr>
                <w:rStyle w:val="Hyperlink"/>
                <w:noProof/>
              </w:rPr>
              <w:fldChar w:fldCharType="end"/>
            </w:r>
          </w:ins>
        </w:p>
        <w:p w14:paraId="70524949" w14:textId="3985A713" w:rsidR="00644DBC" w:rsidRDefault="00644DBC">
          <w:pPr>
            <w:pStyle w:val="TOC2"/>
            <w:rPr>
              <w:ins w:id="35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5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_Toc219458378 \h </w:instrText>
            </w:r>
            <w:r>
              <w:rPr>
                <w:noProof/>
                <w:webHidden/>
              </w:rPr>
            </w:r>
            <w:r>
              <w:rPr>
                <w:noProof/>
                <w:webHidden/>
              </w:rPr>
              <w:fldChar w:fldCharType="separate"/>
            </w:r>
            <w:r>
              <w:rPr>
                <w:noProof/>
                <w:webHidden/>
              </w:rPr>
              <w:t>54</w:t>
            </w:r>
            <w:r>
              <w:rPr>
                <w:noProof/>
                <w:webHidden/>
              </w:rPr>
              <w:fldChar w:fldCharType="end"/>
            </w:r>
            <w:r w:rsidRPr="005E2C1E">
              <w:rPr>
                <w:rStyle w:val="Hyperlink"/>
                <w:noProof/>
              </w:rPr>
              <w:fldChar w:fldCharType="end"/>
            </w:r>
          </w:ins>
        </w:p>
        <w:p w14:paraId="1FD25714" w14:textId="333C36EE" w:rsidR="00644DBC" w:rsidRDefault="00644DBC">
          <w:pPr>
            <w:pStyle w:val="TOC1"/>
            <w:rPr>
              <w:ins w:id="352"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5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"_Toc219458379"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Support Files</w:t>
            </w:r>
            <w:r>
              <w:rPr>
                <w:noProof/>
                <w:webHidden/>
              </w:rPr>
              <w:tab/>
            </w:r>
            <w:r>
              <w:rPr>
                <w:noProof/>
                <w:webHidden/>
              </w:rPr>
              <w:fldChar w:fldCharType="begin"/>
            </w:r>
            <w:r>
              <w:rPr>
                <w:noProof/>
                <w:webHidden/>
              </w:rPr>
              <w:instrText xml:space="preserve"> PAGEREF _Toc219458379 \h </w:instrText>
            </w:r>
            <w:r>
              <w:rPr>
                <w:noProof/>
                <w:webHidden/>
              </w:rPr>
            </w:r>
            <w:r>
              <w:rPr>
                <w:noProof/>
                <w:webHidden/>
              </w:rPr>
              <w:fldChar w:fldCharType="separate"/>
            </w:r>
            <w:r>
              <w:rPr>
                <w:noProof/>
                <w:webHidden/>
              </w:rPr>
              <w:t>55</w:t>
            </w:r>
            <w:r>
              <w:rPr>
                <w:noProof/>
                <w:webHidden/>
              </w:rPr>
              <w:fldChar w:fldCharType="end"/>
            </w:r>
            <w:r w:rsidRPr="005E2C1E">
              <w:rPr>
                <w:rStyle w:val="Hyperlink"/>
                <w:noProof/>
              </w:rPr>
              <w:fldChar w:fldCharType="end"/>
            </w:r>
          </w:ins>
        </w:p>
        <w:p w14:paraId="636360EC" w14:textId="2594AB3E" w:rsidR="00644DBC" w:rsidRDefault="00644DBC">
          <w:pPr>
            <w:pStyle w:val="TOC2"/>
            <w:rPr>
              <w:ins w:id="35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5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"_Toc219458380"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delivery</w:t>
            </w:r>
            <w:r>
              <w:rPr>
                <w:noProof/>
                <w:webHidden/>
              </w:rPr>
              <w:tab/>
            </w:r>
            <w:r>
              <w:rPr>
                <w:noProof/>
                <w:webHidden/>
              </w:rPr>
              <w:fldChar w:fldCharType="begin"/>
            </w:r>
            <w:r>
              <w:rPr>
                <w:noProof/>
                <w:webHidden/>
              </w:rPr>
              <w:instrText xml:space="preserve"> PAGEREF _Toc219458380 \h </w:instrText>
            </w:r>
            <w:r>
              <w:rPr>
                <w:noProof/>
                <w:webHidden/>
              </w:rPr>
            </w:r>
            <w:r>
              <w:rPr>
                <w:noProof/>
                <w:webHidden/>
              </w:rPr>
              <w:fldChar w:fldCharType="separate"/>
            </w:r>
            <w:r>
              <w:rPr>
                <w:noProof/>
                <w:webHidden/>
              </w:rPr>
              <w:t>55</w:t>
            </w:r>
            <w:r>
              <w:rPr>
                <w:noProof/>
                <w:webHidden/>
              </w:rPr>
              <w:fldChar w:fldCharType="end"/>
            </w:r>
            <w:r w:rsidRPr="005E2C1E">
              <w:rPr>
                <w:rStyle w:val="Hyperlink"/>
                <w:noProof/>
              </w:rPr>
              <w:fldChar w:fldCharType="end"/>
            </w:r>
          </w:ins>
        </w:p>
        <w:p w14:paraId="768A2296" w14:textId="140CBD3F" w:rsidR="00644DBC" w:rsidRDefault="00644DBC">
          <w:pPr>
            <w:pStyle w:val="TOC2"/>
            <w:rPr>
              <w:ins w:id="35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57" w:author="jonathan pritchard" w:date="2026-01-16T12:15:00Z" w16du:dateUtc="2026-01-16T12:15:00Z">
            <w:r w:rsidRPr="005E2C1E">
              <w:rPr>
                <w:rStyle w:val="Hyperlink"/>
                <w:noProof/>
              </w:rPr>
              <w:lastRenderedPageBreak/>
              <w:fldChar w:fldCharType="begin"/>
            </w:r>
            <w:r w:rsidRPr="005E2C1E">
              <w:rPr>
                <w:rStyle w:val="Hyperlink"/>
                <w:noProof/>
              </w:rPr>
              <w:instrText xml:space="preserve"> </w:instrText>
            </w:r>
            <w:r>
              <w:rPr>
                <w:noProof/>
              </w:rPr>
              <w:instrText>HYPERLINK \l "_Toc219458381"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_Toc219458381 \h </w:instrText>
            </w:r>
            <w:r>
              <w:rPr>
                <w:noProof/>
                <w:webHidden/>
              </w:rPr>
            </w:r>
            <w:r>
              <w:rPr>
                <w:noProof/>
                <w:webHidden/>
              </w:rPr>
              <w:fldChar w:fldCharType="separate"/>
            </w:r>
            <w:r>
              <w:rPr>
                <w:noProof/>
                <w:webHidden/>
              </w:rPr>
              <w:t>55</w:t>
            </w:r>
            <w:r>
              <w:rPr>
                <w:noProof/>
                <w:webHidden/>
              </w:rPr>
              <w:fldChar w:fldCharType="end"/>
            </w:r>
            <w:r w:rsidRPr="005E2C1E">
              <w:rPr>
                <w:rStyle w:val="Hyperlink"/>
                <w:noProof/>
              </w:rPr>
              <w:fldChar w:fldCharType="end"/>
            </w:r>
          </w:ins>
        </w:p>
        <w:p w14:paraId="2C5DC111" w14:textId="63D09CEA" w:rsidR="00644DBC" w:rsidRDefault="00644DBC">
          <w:pPr>
            <w:pStyle w:val="TOC2"/>
            <w:rPr>
              <w:ins w:id="35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5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"_Toc219458382"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Support File formats.</w:t>
            </w:r>
            <w:r>
              <w:rPr>
                <w:noProof/>
                <w:webHidden/>
              </w:rPr>
              <w:tab/>
            </w:r>
            <w:r>
              <w:rPr>
                <w:noProof/>
                <w:webHidden/>
              </w:rPr>
              <w:fldChar w:fldCharType="begin"/>
            </w:r>
            <w:r>
              <w:rPr>
                <w:noProof/>
                <w:webHidden/>
              </w:rPr>
              <w:instrText xml:space="preserve"> PAGEREF _Toc219458382 \h </w:instrText>
            </w:r>
            <w:r>
              <w:rPr>
                <w:noProof/>
                <w:webHidden/>
              </w:rPr>
            </w:r>
            <w:r>
              <w:rPr>
                <w:noProof/>
                <w:webHidden/>
              </w:rPr>
              <w:fldChar w:fldCharType="separate"/>
            </w:r>
            <w:r>
              <w:rPr>
                <w:noProof/>
                <w:webHidden/>
              </w:rPr>
              <w:t>56</w:t>
            </w:r>
            <w:r>
              <w:rPr>
                <w:noProof/>
                <w:webHidden/>
              </w:rPr>
              <w:fldChar w:fldCharType="end"/>
            </w:r>
            <w:r w:rsidRPr="005E2C1E">
              <w:rPr>
                <w:rStyle w:val="Hyperlink"/>
                <w:noProof/>
              </w:rPr>
              <w:fldChar w:fldCharType="end"/>
            </w:r>
          </w:ins>
        </w:p>
        <w:p w14:paraId="23C4644C" w14:textId="5E72F290" w:rsidR="00644DBC" w:rsidRDefault="00644DBC">
          <w:pPr>
            <w:pStyle w:val="TOC1"/>
            <w:rPr>
              <w:ins w:id="36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6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"_Toc219458383"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Appendix A – Manual Updates</w:t>
            </w:r>
            <w:r>
              <w:rPr>
                <w:noProof/>
                <w:webHidden/>
              </w:rPr>
              <w:tab/>
            </w:r>
            <w:r>
              <w:rPr>
                <w:noProof/>
                <w:webHidden/>
              </w:rPr>
              <w:fldChar w:fldCharType="begin"/>
            </w:r>
            <w:r>
              <w:rPr>
                <w:noProof/>
                <w:webHidden/>
              </w:rPr>
              <w:instrText xml:space="preserve"> PAGEREF _Toc219458383 \h </w:instrText>
            </w:r>
            <w:r>
              <w:rPr>
                <w:noProof/>
                <w:webHidden/>
              </w:rPr>
            </w:r>
            <w:r>
              <w:rPr>
                <w:noProof/>
                <w:webHidden/>
              </w:rPr>
              <w:fldChar w:fldCharType="separate"/>
            </w:r>
            <w:r>
              <w:rPr>
                <w:noProof/>
                <w:webHidden/>
              </w:rPr>
              <w:t>58</w:t>
            </w:r>
            <w:r>
              <w:rPr>
                <w:noProof/>
                <w:webHidden/>
              </w:rPr>
              <w:fldChar w:fldCharType="end"/>
            </w:r>
            <w:r w:rsidRPr="005E2C1E">
              <w:rPr>
                <w:rStyle w:val="Hyperlink"/>
                <w:noProof/>
              </w:rPr>
              <w:fldChar w:fldCharType="end"/>
            </w:r>
          </w:ins>
        </w:p>
        <w:p w14:paraId="40487726" w14:textId="27FD68E2" w:rsidR="00644DBC" w:rsidRDefault="00644DBC">
          <w:pPr>
            <w:pStyle w:val="TOC2"/>
            <w:rPr>
              <w:ins w:id="36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6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"_Toc219458384"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_Toc219458384 \h </w:instrText>
            </w:r>
            <w:r>
              <w:rPr>
                <w:noProof/>
                <w:webHidden/>
              </w:rPr>
            </w:r>
            <w:r>
              <w:rPr>
                <w:noProof/>
                <w:webHidden/>
              </w:rPr>
              <w:fldChar w:fldCharType="separate"/>
            </w:r>
            <w:r>
              <w:rPr>
                <w:noProof/>
                <w:webHidden/>
              </w:rPr>
              <w:t>58</w:t>
            </w:r>
            <w:r>
              <w:rPr>
                <w:noProof/>
                <w:webHidden/>
              </w:rPr>
              <w:fldChar w:fldCharType="end"/>
            </w:r>
            <w:r w:rsidRPr="005E2C1E">
              <w:rPr>
                <w:rStyle w:val="Hyperlink"/>
                <w:noProof/>
              </w:rPr>
              <w:fldChar w:fldCharType="end"/>
            </w:r>
          </w:ins>
        </w:p>
        <w:p w14:paraId="370FC7D8" w14:textId="79CDC35D" w:rsidR="00644DBC" w:rsidRDefault="00644DBC">
          <w:pPr>
            <w:pStyle w:val="TOC2"/>
            <w:rPr>
              <w:ins w:id="36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6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"_Toc219458385"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Attribution of Manual Update Features</w:t>
            </w:r>
            <w:r>
              <w:rPr>
                <w:noProof/>
                <w:webHidden/>
              </w:rPr>
              <w:tab/>
            </w:r>
            <w:r>
              <w:rPr>
                <w:noProof/>
                <w:webHidden/>
              </w:rPr>
              <w:fldChar w:fldCharType="begin"/>
            </w:r>
            <w:r>
              <w:rPr>
                <w:noProof/>
                <w:webHidden/>
              </w:rPr>
              <w:instrText xml:space="preserve"> PAGEREF _Toc219458385 \h </w:instrText>
            </w:r>
            <w:r>
              <w:rPr>
                <w:noProof/>
                <w:webHidden/>
              </w:rPr>
            </w:r>
            <w:r>
              <w:rPr>
                <w:noProof/>
                <w:webHidden/>
              </w:rPr>
              <w:fldChar w:fldCharType="separate"/>
            </w:r>
            <w:r>
              <w:rPr>
                <w:noProof/>
                <w:webHidden/>
              </w:rPr>
              <w:t>60</w:t>
            </w:r>
            <w:r>
              <w:rPr>
                <w:noProof/>
                <w:webHidden/>
              </w:rPr>
              <w:fldChar w:fldCharType="end"/>
            </w:r>
            <w:r w:rsidRPr="005E2C1E">
              <w:rPr>
                <w:rStyle w:val="Hyperlink"/>
                <w:noProof/>
              </w:rPr>
              <w:fldChar w:fldCharType="end"/>
            </w:r>
          </w:ins>
        </w:p>
        <w:p w14:paraId="7372778B" w14:textId="7AE0F654" w:rsidR="00644DBC" w:rsidRDefault="00644DBC">
          <w:pPr>
            <w:pStyle w:val="TOC1"/>
            <w:rPr>
              <w:ins w:id="36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6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"_Toc219458386"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_Toc219458386 \h </w:instrText>
            </w:r>
            <w:r>
              <w:rPr>
                <w:noProof/>
                <w:webHidden/>
              </w:rPr>
            </w:r>
            <w:r>
              <w:rPr>
                <w:noProof/>
                <w:webHidden/>
              </w:rPr>
              <w:fldChar w:fldCharType="separate"/>
            </w:r>
            <w:r>
              <w:rPr>
                <w:noProof/>
                <w:webHidden/>
              </w:rPr>
              <w:t>61</w:t>
            </w:r>
            <w:r>
              <w:rPr>
                <w:noProof/>
                <w:webHidden/>
              </w:rPr>
              <w:fldChar w:fldCharType="end"/>
            </w:r>
            <w:r w:rsidRPr="005E2C1E">
              <w:rPr>
                <w:rStyle w:val="Hyperlink"/>
                <w:noProof/>
              </w:rPr>
              <w:fldChar w:fldCharType="end"/>
            </w:r>
          </w:ins>
        </w:p>
        <w:p w14:paraId="0960F3AE" w14:textId="58397C8F" w:rsidR="00644DBC" w:rsidRDefault="00644DBC">
          <w:pPr>
            <w:pStyle w:val="TOC2"/>
            <w:rPr>
              <w:ins w:id="36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6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"_Toc219458387"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_Toc219458387 \h </w:instrText>
            </w:r>
            <w:r>
              <w:rPr>
                <w:noProof/>
                <w:webHidden/>
              </w:rPr>
            </w:r>
            <w:r>
              <w:rPr>
                <w:noProof/>
                <w:webHidden/>
              </w:rPr>
              <w:fldChar w:fldCharType="separate"/>
            </w:r>
            <w:r>
              <w:rPr>
                <w:noProof/>
                <w:webHidden/>
              </w:rPr>
              <w:t>61</w:t>
            </w:r>
            <w:r>
              <w:rPr>
                <w:noProof/>
                <w:webHidden/>
              </w:rPr>
              <w:fldChar w:fldCharType="end"/>
            </w:r>
            <w:r w:rsidRPr="005E2C1E">
              <w:rPr>
                <w:rStyle w:val="Hyperlink"/>
                <w:noProof/>
              </w:rPr>
              <w:fldChar w:fldCharType="end"/>
            </w:r>
          </w:ins>
        </w:p>
        <w:p w14:paraId="67710824" w14:textId="4A8333C4" w:rsidR="00644DBC" w:rsidRDefault="00644DBC">
          <w:pPr>
            <w:pStyle w:val="TOC2"/>
            <w:rPr>
              <w:ins w:id="37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7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"_Toc219458388"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Error code descriptions.</w:t>
            </w:r>
            <w:r>
              <w:rPr>
                <w:noProof/>
                <w:webHidden/>
              </w:rPr>
              <w:tab/>
            </w:r>
            <w:r>
              <w:rPr>
                <w:noProof/>
                <w:webHidden/>
              </w:rPr>
              <w:fldChar w:fldCharType="begin"/>
            </w:r>
            <w:r>
              <w:rPr>
                <w:noProof/>
                <w:webHidden/>
              </w:rPr>
              <w:instrText xml:space="preserve"> PAGEREF _Toc219458388 \h </w:instrText>
            </w:r>
            <w:r>
              <w:rPr>
                <w:noProof/>
                <w:webHidden/>
              </w:rPr>
            </w:r>
            <w:r>
              <w:rPr>
                <w:noProof/>
                <w:webHidden/>
              </w:rPr>
              <w:fldChar w:fldCharType="separate"/>
            </w:r>
            <w:r>
              <w:rPr>
                <w:noProof/>
                <w:webHidden/>
              </w:rPr>
              <w:t>62</w:t>
            </w:r>
            <w:r>
              <w:rPr>
                <w:noProof/>
                <w:webHidden/>
              </w:rPr>
              <w:fldChar w:fldCharType="end"/>
            </w:r>
            <w:r w:rsidRPr="005E2C1E">
              <w:rPr>
                <w:rStyle w:val="Hyperlink"/>
                <w:noProof/>
              </w:rPr>
              <w:fldChar w:fldCharType="end"/>
            </w:r>
          </w:ins>
        </w:p>
        <w:p w14:paraId="7652342D" w14:textId="27B920DA" w:rsidR="00644DBC" w:rsidRDefault="00644DBC">
          <w:pPr>
            <w:pStyle w:val="TOC2"/>
            <w:rPr>
              <w:ins w:id="37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37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Installation on ECDIS</w:t>
            </w:r>
            <w:r>
              <w:rPr>
                <w:noProof/>
                <w:webHidden/>
              </w:rPr>
              <w:tab/>
            </w:r>
            <w:r>
              <w:rPr>
                <w:noProof/>
                <w:webHidden/>
              </w:rPr>
              <w:fldChar w:fldCharType="begin"/>
            </w:r>
            <w:r>
              <w:rPr>
                <w:noProof/>
                <w:webHidden/>
              </w:rPr>
              <w:instrText xml:space="preserve"> PAGEREF _Toc219458390 \h </w:instrText>
            </w:r>
            <w:r>
              <w:rPr>
                <w:noProof/>
                <w:webHidden/>
              </w:rPr>
            </w:r>
            <w:r>
              <w:rPr>
                <w:noProof/>
                <w:webHidden/>
              </w:rPr>
              <w:fldChar w:fldCharType="separate"/>
            </w:r>
            <w:r>
              <w:rPr>
                <w:noProof/>
                <w:webHidden/>
              </w:rPr>
              <w:t>63</w:t>
            </w:r>
            <w:r>
              <w:rPr>
                <w:noProof/>
                <w:webHidden/>
              </w:rPr>
              <w:fldChar w:fldCharType="end"/>
            </w:r>
            <w:r w:rsidRPr="005E2C1E">
              <w:rPr>
                <w:rStyle w:val="Hyperlink"/>
                <w:noProof/>
              </w:rPr>
              <w:fldChar w:fldCharType="end"/>
            </w:r>
          </w:ins>
        </w:p>
        <w:p w14:paraId="4AA8A027" w14:textId="7719556A" w:rsidR="00644DBC" w:rsidRDefault="00644DBC">
          <w:pPr>
            <w:pStyle w:val="TOC1"/>
            <w:rPr>
              <w:ins w:id="37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7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Appendix C  -  ECDIS Update Status Reports</w:t>
            </w:r>
            <w:r>
              <w:rPr>
                <w:noProof/>
                <w:webHidden/>
              </w:rPr>
              <w:tab/>
            </w:r>
            <w:r>
              <w:rPr>
                <w:noProof/>
                <w:webHidden/>
              </w:rPr>
              <w:fldChar w:fldCharType="begin"/>
            </w:r>
            <w:r>
              <w:rPr>
                <w:noProof/>
                <w:webHidden/>
              </w:rPr>
              <w:instrText xml:space="preserve"> PAGEREF _Toc219458391 \h </w:instrText>
            </w:r>
            <w:r>
              <w:rPr>
                <w:noProof/>
                <w:webHidden/>
              </w:rPr>
            </w:r>
            <w:r>
              <w:rPr>
                <w:noProof/>
                <w:webHidden/>
              </w:rPr>
              <w:fldChar w:fldCharType="separate"/>
            </w:r>
            <w:r>
              <w:rPr>
                <w:noProof/>
                <w:webHidden/>
              </w:rPr>
              <w:t>67</w:t>
            </w:r>
            <w:r>
              <w:rPr>
                <w:noProof/>
                <w:webHidden/>
              </w:rPr>
              <w:fldChar w:fldCharType="end"/>
            </w:r>
            <w:r w:rsidRPr="005E2C1E">
              <w:rPr>
                <w:rStyle w:val="Hyperlink"/>
                <w:noProof/>
              </w:rPr>
              <w:fldChar w:fldCharType="end"/>
            </w:r>
          </w:ins>
        </w:p>
        <w:p w14:paraId="4214D11C" w14:textId="60B444D4" w:rsidR="00644DBC" w:rsidRDefault="00644DBC">
          <w:pPr>
            <w:pStyle w:val="TOC1"/>
            <w:rPr>
              <w:ins w:id="37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7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Purpose</w:t>
            </w:r>
            <w:r>
              <w:rPr>
                <w:noProof/>
                <w:webHidden/>
              </w:rPr>
              <w:tab/>
            </w:r>
            <w:r>
              <w:rPr>
                <w:noProof/>
                <w:webHidden/>
              </w:rPr>
              <w:fldChar w:fldCharType="begin"/>
            </w:r>
            <w:r>
              <w:rPr>
                <w:noProof/>
                <w:webHidden/>
              </w:rPr>
              <w:instrText xml:space="preserve"> PAGEREF _Toc219458392 \h </w:instrText>
            </w:r>
            <w:r>
              <w:rPr>
                <w:noProof/>
                <w:webHidden/>
              </w:rPr>
            </w:r>
            <w:r>
              <w:rPr>
                <w:noProof/>
                <w:webHidden/>
              </w:rPr>
              <w:fldChar w:fldCharType="separate"/>
            </w:r>
            <w:r>
              <w:rPr>
                <w:noProof/>
                <w:webHidden/>
              </w:rPr>
              <w:t>67</w:t>
            </w:r>
            <w:r>
              <w:rPr>
                <w:noProof/>
                <w:webHidden/>
              </w:rPr>
              <w:fldChar w:fldCharType="end"/>
            </w:r>
            <w:r w:rsidRPr="005E2C1E">
              <w:rPr>
                <w:rStyle w:val="Hyperlink"/>
                <w:noProof/>
              </w:rPr>
              <w:fldChar w:fldCharType="end"/>
            </w:r>
          </w:ins>
        </w:p>
        <w:p w14:paraId="33A6E9F4" w14:textId="5DB35DC4" w:rsidR="00644DBC" w:rsidRDefault="00644DBC">
          <w:pPr>
            <w:pStyle w:val="TOC1"/>
            <w:rPr>
              <w:ins w:id="37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7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_Toc219458393 \h </w:instrText>
            </w:r>
            <w:r>
              <w:rPr>
                <w:noProof/>
                <w:webHidden/>
              </w:rPr>
            </w:r>
            <w:r>
              <w:rPr>
                <w:noProof/>
                <w:webHidden/>
              </w:rPr>
              <w:fldChar w:fldCharType="separate"/>
            </w:r>
            <w:r>
              <w:rPr>
                <w:noProof/>
                <w:webHidden/>
              </w:rPr>
              <w:t>74</w:t>
            </w:r>
            <w:r>
              <w:rPr>
                <w:noProof/>
                <w:webHidden/>
              </w:rPr>
              <w:fldChar w:fldCharType="end"/>
            </w:r>
            <w:r w:rsidRPr="005E2C1E">
              <w:rPr>
                <w:rStyle w:val="Hyperlink"/>
                <w:noProof/>
              </w:rPr>
              <w:fldChar w:fldCharType="end"/>
            </w:r>
          </w:ins>
        </w:p>
        <w:p w14:paraId="2569F3C2" w14:textId="2199CC2A" w:rsidR="00644DBC" w:rsidRDefault="00644DBC">
          <w:pPr>
            <w:pStyle w:val="TOC1"/>
            <w:rPr>
              <w:ins w:id="38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8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w:t>
            </w:r>
            <w:r>
              <w:rPr>
                <w:noProof/>
                <w:webHidden/>
              </w:rPr>
              <w:tab/>
            </w:r>
            <w:r>
              <w:rPr>
                <w:noProof/>
                <w:webHidden/>
              </w:rPr>
              <w:fldChar w:fldCharType="begin"/>
            </w:r>
            <w:r>
              <w:rPr>
                <w:noProof/>
                <w:webHidden/>
              </w:rPr>
              <w:instrText xml:space="preserve"> PAGEREF _Toc219458394 \h </w:instrText>
            </w:r>
            <w:r>
              <w:rPr>
                <w:noProof/>
                <w:webHidden/>
              </w:rPr>
            </w:r>
            <w:r>
              <w:rPr>
                <w:noProof/>
                <w:webHidden/>
              </w:rPr>
              <w:fldChar w:fldCharType="separate"/>
            </w:r>
            <w:r>
              <w:rPr>
                <w:noProof/>
                <w:webHidden/>
              </w:rPr>
              <w:t>74</w:t>
            </w:r>
            <w:r>
              <w:rPr>
                <w:noProof/>
                <w:webHidden/>
              </w:rPr>
              <w:fldChar w:fldCharType="end"/>
            </w:r>
            <w:r w:rsidRPr="005E2C1E">
              <w:rPr>
                <w:rStyle w:val="Hyperlink"/>
                <w:noProof/>
              </w:rPr>
              <w:fldChar w:fldCharType="end"/>
            </w:r>
          </w:ins>
        </w:p>
        <w:p w14:paraId="6CB92334" w14:textId="68EEB89D" w:rsidR="00644DBC" w:rsidRDefault="00644DBC">
          <w:pPr>
            <w:pStyle w:val="TOC1"/>
            <w:rPr>
              <w:ins w:id="382"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8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Provision of Sun Illumination</w:t>
            </w:r>
            <w:r>
              <w:rPr>
                <w:noProof/>
                <w:webHidden/>
              </w:rPr>
              <w:tab/>
            </w:r>
            <w:r>
              <w:rPr>
                <w:noProof/>
                <w:webHidden/>
              </w:rPr>
              <w:fldChar w:fldCharType="begin"/>
            </w:r>
            <w:r>
              <w:rPr>
                <w:noProof/>
                <w:webHidden/>
              </w:rPr>
              <w:instrText xml:space="preserve"> PAGEREF _Toc219458395 \h </w:instrText>
            </w:r>
            <w:r>
              <w:rPr>
                <w:noProof/>
                <w:webHidden/>
              </w:rPr>
            </w:r>
            <w:r>
              <w:rPr>
                <w:noProof/>
                <w:webHidden/>
              </w:rPr>
              <w:fldChar w:fldCharType="separate"/>
            </w:r>
            <w:r>
              <w:rPr>
                <w:noProof/>
                <w:webHidden/>
              </w:rPr>
              <w:t>75</w:t>
            </w:r>
            <w:r>
              <w:rPr>
                <w:noProof/>
                <w:webHidden/>
              </w:rPr>
              <w:fldChar w:fldCharType="end"/>
            </w:r>
            <w:r w:rsidRPr="005E2C1E">
              <w:rPr>
                <w:rStyle w:val="Hyperlink"/>
                <w:noProof/>
              </w:rPr>
              <w:fldChar w:fldCharType="end"/>
            </w:r>
          </w:ins>
        </w:p>
        <w:p w14:paraId="158877E8" w14:textId="4CBCB80E" w:rsidR="00644DBC" w:rsidRDefault="00644DBC">
          <w:pPr>
            <w:pStyle w:val="TOC1"/>
            <w:rPr>
              <w:ins w:id="38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8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Constraints</w:t>
            </w:r>
            <w:r>
              <w:rPr>
                <w:noProof/>
                <w:webHidden/>
              </w:rPr>
              <w:tab/>
            </w:r>
            <w:r>
              <w:rPr>
                <w:noProof/>
                <w:webHidden/>
              </w:rPr>
              <w:fldChar w:fldCharType="begin"/>
            </w:r>
            <w:r>
              <w:rPr>
                <w:noProof/>
                <w:webHidden/>
              </w:rPr>
              <w:instrText xml:space="preserve"> PAGEREF _Toc219458396 \h </w:instrText>
            </w:r>
            <w:r>
              <w:rPr>
                <w:noProof/>
                <w:webHidden/>
              </w:rPr>
            </w:r>
            <w:r>
              <w:rPr>
                <w:noProof/>
                <w:webHidden/>
              </w:rPr>
              <w:fldChar w:fldCharType="separate"/>
            </w:r>
            <w:r>
              <w:rPr>
                <w:noProof/>
                <w:webHidden/>
              </w:rPr>
              <w:t>75</w:t>
            </w:r>
            <w:r>
              <w:rPr>
                <w:noProof/>
                <w:webHidden/>
              </w:rPr>
              <w:fldChar w:fldCharType="end"/>
            </w:r>
            <w:r w:rsidRPr="005E2C1E">
              <w:rPr>
                <w:rStyle w:val="Hyperlink"/>
                <w:noProof/>
              </w:rPr>
              <w:fldChar w:fldCharType="end"/>
            </w:r>
          </w:ins>
        </w:p>
        <w:p w14:paraId="2F6CB60E" w14:textId="0588A103" w:rsidR="00644DBC" w:rsidRDefault="00644DBC">
          <w:pPr>
            <w:pStyle w:val="TOC1"/>
            <w:rPr>
              <w:ins w:id="38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8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_Toc219458397 \h </w:instrText>
            </w:r>
            <w:r>
              <w:rPr>
                <w:noProof/>
                <w:webHidden/>
              </w:rPr>
            </w:r>
            <w:r>
              <w:rPr>
                <w:noProof/>
                <w:webHidden/>
              </w:rPr>
              <w:fldChar w:fldCharType="separate"/>
            </w:r>
            <w:r>
              <w:rPr>
                <w:noProof/>
                <w:webHidden/>
              </w:rPr>
              <w:t>76</w:t>
            </w:r>
            <w:r>
              <w:rPr>
                <w:noProof/>
                <w:webHidden/>
              </w:rPr>
              <w:fldChar w:fldCharType="end"/>
            </w:r>
            <w:r w:rsidRPr="005E2C1E">
              <w:rPr>
                <w:rStyle w:val="Hyperlink"/>
                <w:noProof/>
              </w:rPr>
              <w:fldChar w:fldCharType="end"/>
            </w:r>
          </w:ins>
        </w:p>
        <w:p w14:paraId="78910874" w14:textId="392F3DA8" w:rsidR="00644DBC" w:rsidRDefault="00644DBC">
          <w:pPr>
            <w:pStyle w:val="TOC1"/>
            <w:rPr>
              <w:ins w:id="38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8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_Toc219458398 \h </w:instrText>
            </w:r>
            <w:r>
              <w:rPr>
                <w:noProof/>
                <w:webHidden/>
              </w:rPr>
            </w:r>
            <w:r>
              <w:rPr>
                <w:noProof/>
                <w:webHidden/>
              </w:rPr>
              <w:fldChar w:fldCharType="separate"/>
            </w:r>
            <w:r>
              <w:rPr>
                <w:noProof/>
                <w:webHidden/>
              </w:rPr>
              <w:t>77</w:t>
            </w:r>
            <w:r>
              <w:rPr>
                <w:noProof/>
                <w:webHidden/>
              </w:rPr>
              <w:fldChar w:fldCharType="end"/>
            </w:r>
            <w:r w:rsidRPr="005E2C1E">
              <w:rPr>
                <w:rStyle w:val="Hyperlink"/>
                <w:noProof/>
              </w:rPr>
              <w:fldChar w:fldCharType="end"/>
            </w:r>
          </w:ins>
        </w:p>
        <w:p w14:paraId="6EFE5461" w14:textId="67837E5A" w:rsidR="00644DBC" w:rsidRDefault="00644DBC">
          <w:pPr>
            <w:pStyle w:val="TOC1"/>
            <w:rPr>
              <w:ins w:id="39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9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"_Toc219458399"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Water Level Adjustment (WLA)</w:t>
            </w:r>
            <w:r>
              <w:rPr>
                <w:noProof/>
                <w:webHidden/>
              </w:rPr>
              <w:tab/>
            </w:r>
            <w:r>
              <w:rPr>
                <w:noProof/>
                <w:webHidden/>
              </w:rPr>
              <w:fldChar w:fldCharType="begin"/>
            </w:r>
            <w:r>
              <w:rPr>
                <w:noProof/>
                <w:webHidden/>
              </w:rPr>
              <w:instrText xml:space="preserve"> PAGEREF _Toc219458399 \h </w:instrText>
            </w:r>
            <w:r>
              <w:rPr>
                <w:noProof/>
                <w:webHidden/>
              </w:rPr>
            </w:r>
            <w:r>
              <w:rPr>
                <w:noProof/>
                <w:webHidden/>
              </w:rPr>
              <w:fldChar w:fldCharType="separate"/>
            </w:r>
            <w:r>
              <w:rPr>
                <w:noProof/>
                <w:webHidden/>
              </w:rPr>
              <w:t>79</w:t>
            </w:r>
            <w:r>
              <w:rPr>
                <w:noProof/>
                <w:webHidden/>
              </w:rPr>
              <w:fldChar w:fldCharType="end"/>
            </w:r>
            <w:r w:rsidRPr="005E2C1E">
              <w:rPr>
                <w:rStyle w:val="Hyperlink"/>
                <w:noProof/>
              </w:rPr>
              <w:fldChar w:fldCharType="end"/>
            </w:r>
          </w:ins>
        </w:p>
        <w:p w14:paraId="2DF81263" w14:textId="3C245E20" w:rsidR="00644DBC" w:rsidRDefault="00644DBC">
          <w:pPr>
            <w:pStyle w:val="TOC1"/>
            <w:rPr>
              <w:ins w:id="392"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9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Scope</w:t>
            </w:r>
            <w:r>
              <w:rPr>
                <w:noProof/>
                <w:webHidden/>
              </w:rPr>
              <w:tab/>
            </w:r>
            <w:r>
              <w:rPr>
                <w:noProof/>
                <w:webHidden/>
              </w:rPr>
              <w:fldChar w:fldCharType="begin"/>
            </w:r>
            <w:r>
              <w:rPr>
                <w:noProof/>
                <w:webHidden/>
              </w:rPr>
              <w:instrText xml:space="preserve"> PAGEREF _Toc219458400 \h </w:instrText>
            </w:r>
            <w:r>
              <w:rPr>
                <w:noProof/>
                <w:webHidden/>
              </w:rPr>
            </w:r>
            <w:r>
              <w:rPr>
                <w:noProof/>
                <w:webHidden/>
              </w:rPr>
              <w:fldChar w:fldCharType="separate"/>
            </w:r>
            <w:r>
              <w:rPr>
                <w:noProof/>
                <w:webHidden/>
              </w:rPr>
              <w:t>79</w:t>
            </w:r>
            <w:r>
              <w:rPr>
                <w:noProof/>
                <w:webHidden/>
              </w:rPr>
              <w:fldChar w:fldCharType="end"/>
            </w:r>
            <w:r w:rsidRPr="005E2C1E">
              <w:rPr>
                <w:rStyle w:val="Hyperlink"/>
                <w:noProof/>
              </w:rPr>
              <w:fldChar w:fldCharType="end"/>
            </w:r>
          </w:ins>
        </w:p>
        <w:p w14:paraId="20E63144" w14:textId="44E20FEB" w:rsidR="00644DBC" w:rsidRDefault="00644DBC">
          <w:pPr>
            <w:pStyle w:val="TOC1"/>
            <w:rPr>
              <w:ins w:id="39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9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Constraints on input data</w:t>
            </w:r>
            <w:r>
              <w:rPr>
                <w:noProof/>
                <w:webHidden/>
              </w:rPr>
              <w:tab/>
            </w:r>
            <w:r>
              <w:rPr>
                <w:noProof/>
                <w:webHidden/>
              </w:rPr>
              <w:fldChar w:fldCharType="begin"/>
            </w:r>
            <w:r>
              <w:rPr>
                <w:noProof/>
                <w:webHidden/>
              </w:rPr>
              <w:instrText xml:space="preserve"> PAGEREF _Toc219458401 \h </w:instrText>
            </w:r>
            <w:r>
              <w:rPr>
                <w:noProof/>
                <w:webHidden/>
              </w:rPr>
            </w:r>
            <w:r>
              <w:rPr>
                <w:noProof/>
                <w:webHidden/>
              </w:rPr>
              <w:fldChar w:fldCharType="separate"/>
            </w:r>
            <w:r>
              <w:rPr>
                <w:noProof/>
                <w:webHidden/>
              </w:rPr>
              <w:t>79</w:t>
            </w:r>
            <w:r>
              <w:rPr>
                <w:noProof/>
                <w:webHidden/>
              </w:rPr>
              <w:fldChar w:fldCharType="end"/>
            </w:r>
            <w:r w:rsidRPr="005E2C1E">
              <w:rPr>
                <w:rStyle w:val="Hyperlink"/>
                <w:noProof/>
              </w:rPr>
              <w:fldChar w:fldCharType="end"/>
            </w:r>
          </w:ins>
        </w:p>
        <w:p w14:paraId="39FCB440" w14:textId="480F6F65" w:rsidR="00644DBC" w:rsidRDefault="00644DBC">
          <w:pPr>
            <w:pStyle w:val="TOC1"/>
            <w:rPr>
              <w:ins w:id="39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9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Inputs</w:t>
            </w:r>
            <w:r>
              <w:rPr>
                <w:noProof/>
                <w:webHidden/>
              </w:rPr>
              <w:tab/>
            </w:r>
            <w:r>
              <w:rPr>
                <w:noProof/>
                <w:webHidden/>
              </w:rPr>
              <w:fldChar w:fldCharType="begin"/>
            </w:r>
            <w:r>
              <w:rPr>
                <w:noProof/>
                <w:webHidden/>
              </w:rPr>
              <w:instrText xml:space="preserve"> PAGEREF _Toc219458402 \h </w:instrText>
            </w:r>
            <w:r>
              <w:rPr>
                <w:noProof/>
                <w:webHidden/>
              </w:rPr>
            </w:r>
            <w:r>
              <w:rPr>
                <w:noProof/>
                <w:webHidden/>
              </w:rPr>
              <w:fldChar w:fldCharType="separate"/>
            </w:r>
            <w:r>
              <w:rPr>
                <w:noProof/>
                <w:webHidden/>
              </w:rPr>
              <w:t>80</w:t>
            </w:r>
            <w:r>
              <w:rPr>
                <w:noProof/>
                <w:webHidden/>
              </w:rPr>
              <w:fldChar w:fldCharType="end"/>
            </w:r>
            <w:r w:rsidRPr="005E2C1E">
              <w:rPr>
                <w:rStyle w:val="Hyperlink"/>
                <w:noProof/>
              </w:rPr>
              <w:fldChar w:fldCharType="end"/>
            </w:r>
          </w:ins>
        </w:p>
        <w:p w14:paraId="2E9BDE15" w14:textId="65ED2444" w:rsidR="00644DBC" w:rsidRDefault="00644DBC">
          <w:pPr>
            <w:pStyle w:val="TOC1"/>
            <w:rPr>
              <w:ins w:id="39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39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 general</w:t>
            </w:r>
            <w:r>
              <w:rPr>
                <w:noProof/>
                <w:webHidden/>
              </w:rPr>
              <w:tab/>
            </w:r>
            <w:r>
              <w:rPr>
                <w:noProof/>
                <w:webHidden/>
              </w:rPr>
              <w:fldChar w:fldCharType="begin"/>
            </w:r>
            <w:r>
              <w:rPr>
                <w:noProof/>
                <w:webHidden/>
              </w:rPr>
              <w:instrText xml:space="preserve"> PAGEREF _Toc219458403 \h </w:instrText>
            </w:r>
            <w:r>
              <w:rPr>
                <w:noProof/>
                <w:webHidden/>
              </w:rPr>
            </w:r>
            <w:r>
              <w:rPr>
                <w:noProof/>
                <w:webHidden/>
              </w:rPr>
              <w:fldChar w:fldCharType="separate"/>
            </w:r>
            <w:r>
              <w:rPr>
                <w:noProof/>
                <w:webHidden/>
              </w:rPr>
              <w:t>80</w:t>
            </w:r>
            <w:r>
              <w:rPr>
                <w:noProof/>
                <w:webHidden/>
              </w:rPr>
              <w:fldChar w:fldCharType="end"/>
            </w:r>
            <w:r w:rsidRPr="005E2C1E">
              <w:rPr>
                <w:rStyle w:val="Hyperlink"/>
                <w:noProof/>
              </w:rPr>
              <w:fldChar w:fldCharType="end"/>
            </w:r>
          </w:ins>
        </w:p>
        <w:p w14:paraId="2CA39582" w14:textId="578A6C18" w:rsidR="00644DBC" w:rsidRDefault="00644DBC">
          <w:pPr>
            <w:pStyle w:val="TOC1"/>
            <w:rPr>
              <w:ins w:id="40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0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_Toc219458404 \h </w:instrText>
            </w:r>
            <w:r>
              <w:rPr>
                <w:noProof/>
                <w:webHidden/>
              </w:rPr>
            </w:r>
            <w:r>
              <w:rPr>
                <w:noProof/>
                <w:webHidden/>
              </w:rPr>
              <w:fldChar w:fldCharType="separate"/>
            </w:r>
            <w:r>
              <w:rPr>
                <w:noProof/>
                <w:webHidden/>
              </w:rPr>
              <w:t>81</w:t>
            </w:r>
            <w:r>
              <w:rPr>
                <w:noProof/>
                <w:webHidden/>
              </w:rPr>
              <w:fldChar w:fldCharType="end"/>
            </w:r>
            <w:r w:rsidRPr="005E2C1E">
              <w:rPr>
                <w:rStyle w:val="Hyperlink"/>
                <w:noProof/>
              </w:rPr>
              <w:fldChar w:fldCharType="end"/>
            </w:r>
          </w:ins>
        </w:p>
        <w:p w14:paraId="1AAB79D1" w14:textId="64721E99" w:rsidR="00644DBC" w:rsidRDefault="00644DBC">
          <w:pPr>
            <w:pStyle w:val="TOC1"/>
            <w:rPr>
              <w:ins w:id="402"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0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_Toc219458405 \h </w:instrText>
            </w:r>
            <w:r>
              <w:rPr>
                <w:noProof/>
                <w:webHidden/>
              </w:rPr>
            </w:r>
            <w:r>
              <w:rPr>
                <w:noProof/>
                <w:webHidden/>
              </w:rPr>
              <w:fldChar w:fldCharType="separate"/>
            </w:r>
            <w:r>
              <w:rPr>
                <w:noProof/>
                <w:webHidden/>
              </w:rPr>
              <w:t>82</w:t>
            </w:r>
            <w:r>
              <w:rPr>
                <w:noProof/>
                <w:webHidden/>
              </w:rPr>
              <w:fldChar w:fldCharType="end"/>
            </w:r>
            <w:r w:rsidRPr="005E2C1E">
              <w:rPr>
                <w:rStyle w:val="Hyperlink"/>
                <w:noProof/>
              </w:rPr>
              <w:fldChar w:fldCharType="end"/>
            </w:r>
          </w:ins>
        </w:p>
        <w:p w14:paraId="3F6CF562" w14:textId="4B62207C" w:rsidR="00644DBC" w:rsidRDefault="00644DBC">
          <w:pPr>
            <w:pStyle w:val="TOC1"/>
            <w:rPr>
              <w:ins w:id="40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0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_Toc219458406 \h </w:instrText>
            </w:r>
            <w:r>
              <w:rPr>
                <w:noProof/>
                <w:webHidden/>
              </w:rPr>
            </w:r>
            <w:r>
              <w:rPr>
                <w:noProof/>
                <w:webHidden/>
              </w:rPr>
              <w:fldChar w:fldCharType="separate"/>
            </w:r>
            <w:r>
              <w:rPr>
                <w:noProof/>
                <w:webHidden/>
              </w:rPr>
              <w:t>83</w:t>
            </w:r>
            <w:r>
              <w:rPr>
                <w:noProof/>
                <w:webHidden/>
              </w:rPr>
              <w:fldChar w:fldCharType="end"/>
            </w:r>
            <w:r w:rsidRPr="005E2C1E">
              <w:rPr>
                <w:rStyle w:val="Hyperlink"/>
                <w:noProof/>
              </w:rPr>
              <w:fldChar w:fldCharType="end"/>
            </w:r>
          </w:ins>
        </w:p>
        <w:p w14:paraId="520E7BC1" w14:textId="234818BD" w:rsidR="00644DBC" w:rsidRDefault="00644DBC">
          <w:pPr>
            <w:pStyle w:val="TOC1"/>
            <w:rPr>
              <w:ins w:id="40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0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_Toc219458407 \h </w:instrText>
            </w:r>
            <w:r>
              <w:rPr>
                <w:noProof/>
                <w:webHidden/>
              </w:rPr>
            </w:r>
            <w:r>
              <w:rPr>
                <w:noProof/>
                <w:webHidden/>
              </w:rPr>
              <w:fldChar w:fldCharType="separate"/>
            </w:r>
            <w:r>
              <w:rPr>
                <w:noProof/>
                <w:webHidden/>
              </w:rPr>
              <w:t>88</w:t>
            </w:r>
            <w:r>
              <w:rPr>
                <w:noProof/>
                <w:webHidden/>
              </w:rPr>
              <w:fldChar w:fldCharType="end"/>
            </w:r>
            <w:r w:rsidRPr="005E2C1E">
              <w:rPr>
                <w:rStyle w:val="Hyperlink"/>
                <w:noProof/>
              </w:rPr>
              <w:fldChar w:fldCharType="end"/>
            </w:r>
          </w:ins>
        </w:p>
        <w:p w14:paraId="10AE7C13" w14:textId="6A37DC72" w:rsidR="00644DBC" w:rsidRDefault="00644DBC">
          <w:pPr>
            <w:pStyle w:val="TOC2"/>
            <w:rPr>
              <w:ins w:id="40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0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Substitution and adjustment of depth values</w:t>
            </w:r>
            <w:r>
              <w:rPr>
                <w:noProof/>
                <w:webHidden/>
              </w:rPr>
              <w:tab/>
            </w:r>
            <w:r>
              <w:rPr>
                <w:noProof/>
                <w:webHidden/>
              </w:rPr>
              <w:fldChar w:fldCharType="begin"/>
            </w:r>
            <w:r>
              <w:rPr>
                <w:noProof/>
                <w:webHidden/>
              </w:rPr>
              <w:instrText xml:space="preserve"> PAGEREF _Toc219458408 \h </w:instrText>
            </w:r>
            <w:r>
              <w:rPr>
                <w:noProof/>
                <w:webHidden/>
              </w:rPr>
            </w:r>
            <w:r>
              <w:rPr>
                <w:noProof/>
                <w:webHidden/>
              </w:rPr>
              <w:fldChar w:fldCharType="separate"/>
            </w:r>
            <w:r>
              <w:rPr>
                <w:noProof/>
                <w:webHidden/>
              </w:rPr>
              <w:t>88</w:t>
            </w:r>
            <w:r>
              <w:rPr>
                <w:noProof/>
                <w:webHidden/>
              </w:rPr>
              <w:fldChar w:fldCharType="end"/>
            </w:r>
            <w:r w:rsidRPr="005E2C1E">
              <w:rPr>
                <w:rStyle w:val="Hyperlink"/>
                <w:noProof/>
              </w:rPr>
              <w:fldChar w:fldCharType="end"/>
            </w:r>
          </w:ins>
        </w:p>
        <w:p w14:paraId="10DA9A08" w14:textId="32AEA520" w:rsidR="00644DBC" w:rsidRDefault="00644DBC">
          <w:pPr>
            <w:pStyle w:val="TOC2"/>
            <w:rPr>
              <w:ins w:id="41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1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"_Toc219458409"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Areas covered by S-102 only or by both S-102 and S-104</w:t>
            </w:r>
            <w:r>
              <w:rPr>
                <w:noProof/>
                <w:webHidden/>
              </w:rPr>
              <w:tab/>
            </w:r>
            <w:r>
              <w:rPr>
                <w:noProof/>
                <w:webHidden/>
              </w:rPr>
              <w:fldChar w:fldCharType="begin"/>
            </w:r>
            <w:r>
              <w:rPr>
                <w:noProof/>
                <w:webHidden/>
              </w:rPr>
              <w:instrText xml:space="preserve"> PAGEREF _Toc219458409 \h </w:instrText>
            </w:r>
            <w:r>
              <w:rPr>
                <w:noProof/>
                <w:webHidden/>
              </w:rPr>
            </w:r>
            <w:r>
              <w:rPr>
                <w:noProof/>
                <w:webHidden/>
              </w:rPr>
              <w:fldChar w:fldCharType="separate"/>
            </w:r>
            <w:r>
              <w:rPr>
                <w:noProof/>
                <w:webHidden/>
              </w:rPr>
              <w:t>88</w:t>
            </w:r>
            <w:r>
              <w:rPr>
                <w:noProof/>
                <w:webHidden/>
              </w:rPr>
              <w:fldChar w:fldCharType="end"/>
            </w:r>
            <w:r w:rsidRPr="005E2C1E">
              <w:rPr>
                <w:rStyle w:val="Hyperlink"/>
                <w:noProof/>
              </w:rPr>
              <w:fldChar w:fldCharType="end"/>
            </w:r>
          </w:ins>
        </w:p>
        <w:p w14:paraId="2D53D011" w14:textId="6221C57E" w:rsidR="00644DBC" w:rsidRDefault="00644DBC">
          <w:pPr>
            <w:pStyle w:val="TOC2"/>
            <w:rPr>
              <w:ins w:id="41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1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Adjustment of heights and vertical clearance values</w:t>
            </w:r>
            <w:r>
              <w:rPr>
                <w:noProof/>
                <w:webHidden/>
              </w:rPr>
              <w:tab/>
            </w:r>
            <w:r>
              <w:rPr>
                <w:noProof/>
                <w:webHidden/>
              </w:rPr>
              <w:fldChar w:fldCharType="begin"/>
            </w:r>
            <w:r>
              <w:rPr>
                <w:noProof/>
                <w:webHidden/>
              </w:rPr>
              <w:instrText xml:space="preserve"> PAGEREF _Toc219458410 \h </w:instrText>
            </w:r>
            <w:r>
              <w:rPr>
                <w:noProof/>
                <w:webHidden/>
              </w:rPr>
            </w:r>
            <w:r>
              <w:rPr>
                <w:noProof/>
                <w:webHidden/>
              </w:rPr>
              <w:fldChar w:fldCharType="separate"/>
            </w:r>
            <w:r>
              <w:rPr>
                <w:noProof/>
                <w:webHidden/>
              </w:rPr>
              <w:t>90</w:t>
            </w:r>
            <w:r>
              <w:rPr>
                <w:noProof/>
                <w:webHidden/>
              </w:rPr>
              <w:fldChar w:fldCharType="end"/>
            </w:r>
            <w:r w:rsidRPr="005E2C1E">
              <w:rPr>
                <w:rStyle w:val="Hyperlink"/>
                <w:noProof/>
              </w:rPr>
              <w:fldChar w:fldCharType="end"/>
            </w:r>
          </w:ins>
        </w:p>
        <w:p w14:paraId="0361E7A2" w14:textId="21BDF092" w:rsidR="00644DBC" w:rsidRDefault="00644DBC">
          <w:pPr>
            <w:pStyle w:val="TOC2"/>
            <w:rPr>
              <w:ins w:id="41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1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Alerts and indication details</w:t>
            </w:r>
            <w:r>
              <w:rPr>
                <w:noProof/>
                <w:webHidden/>
              </w:rPr>
              <w:tab/>
            </w:r>
            <w:r>
              <w:rPr>
                <w:noProof/>
                <w:webHidden/>
              </w:rPr>
              <w:fldChar w:fldCharType="begin"/>
            </w:r>
            <w:r>
              <w:rPr>
                <w:noProof/>
                <w:webHidden/>
              </w:rPr>
              <w:instrText xml:space="preserve"> PAGEREF _Toc219458411 \h </w:instrText>
            </w:r>
            <w:r>
              <w:rPr>
                <w:noProof/>
                <w:webHidden/>
              </w:rPr>
            </w:r>
            <w:r>
              <w:rPr>
                <w:noProof/>
                <w:webHidden/>
              </w:rPr>
              <w:fldChar w:fldCharType="separate"/>
            </w:r>
            <w:r>
              <w:rPr>
                <w:noProof/>
                <w:webHidden/>
              </w:rPr>
              <w:t>90</w:t>
            </w:r>
            <w:r>
              <w:rPr>
                <w:noProof/>
                <w:webHidden/>
              </w:rPr>
              <w:fldChar w:fldCharType="end"/>
            </w:r>
            <w:r w:rsidRPr="005E2C1E">
              <w:rPr>
                <w:rStyle w:val="Hyperlink"/>
                <w:noProof/>
              </w:rPr>
              <w:fldChar w:fldCharType="end"/>
            </w:r>
          </w:ins>
        </w:p>
        <w:p w14:paraId="5DFFE1F4" w14:textId="64246927" w:rsidR="00644DBC" w:rsidRDefault="00644DBC">
          <w:pPr>
            <w:pStyle w:val="TOC2"/>
            <w:rPr>
              <w:ins w:id="41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1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_Toc219458412 \h </w:instrText>
            </w:r>
            <w:r>
              <w:rPr>
                <w:noProof/>
                <w:webHidden/>
              </w:rPr>
            </w:r>
            <w:r>
              <w:rPr>
                <w:noProof/>
                <w:webHidden/>
              </w:rPr>
              <w:fldChar w:fldCharType="separate"/>
            </w:r>
            <w:r>
              <w:rPr>
                <w:noProof/>
                <w:webHidden/>
              </w:rPr>
              <w:t>91</w:t>
            </w:r>
            <w:r>
              <w:rPr>
                <w:noProof/>
                <w:webHidden/>
              </w:rPr>
              <w:fldChar w:fldCharType="end"/>
            </w:r>
            <w:r w:rsidRPr="005E2C1E">
              <w:rPr>
                <w:rStyle w:val="Hyperlink"/>
                <w:noProof/>
              </w:rPr>
              <w:fldChar w:fldCharType="end"/>
            </w:r>
          </w:ins>
        </w:p>
        <w:p w14:paraId="3C8C3F02" w14:textId="145E8B5D" w:rsidR="00644DBC" w:rsidRDefault="00644DBC">
          <w:pPr>
            <w:pStyle w:val="TOC1"/>
            <w:rPr>
              <w:ins w:id="41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1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_Toc219458413 \h </w:instrText>
            </w:r>
            <w:r>
              <w:rPr>
                <w:noProof/>
                <w:webHidden/>
              </w:rPr>
            </w:r>
            <w:r>
              <w:rPr>
                <w:noProof/>
                <w:webHidden/>
              </w:rPr>
              <w:fldChar w:fldCharType="separate"/>
            </w:r>
            <w:r>
              <w:rPr>
                <w:noProof/>
                <w:webHidden/>
              </w:rPr>
              <w:t>93</w:t>
            </w:r>
            <w:r>
              <w:rPr>
                <w:noProof/>
                <w:webHidden/>
              </w:rPr>
              <w:fldChar w:fldCharType="end"/>
            </w:r>
            <w:r w:rsidRPr="005E2C1E">
              <w:rPr>
                <w:rStyle w:val="Hyperlink"/>
                <w:noProof/>
              </w:rPr>
              <w:fldChar w:fldCharType="end"/>
            </w:r>
          </w:ins>
        </w:p>
        <w:p w14:paraId="6B5A02BF" w14:textId="665A86D2" w:rsidR="00644DBC" w:rsidRDefault="00644DBC">
          <w:pPr>
            <w:pStyle w:val="TOC1"/>
            <w:rPr>
              <w:ins w:id="42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2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_Toc219458414 \h </w:instrText>
            </w:r>
            <w:r>
              <w:rPr>
                <w:noProof/>
                <w:webHidden/>
              </w:rPr>
            </w:r>
            <w:r>
              <w:rPr>
                <w:noProof/>
                <w:webHidden/>
              </w:rPr>
              <w:fldChar w:fldCharType="separate"/>
            </w:r>
            <w:r>
              <w:rPr>
                <w:noProof/>
                <w:webHidden/>
              </w:rPr>
              <w:t>93</w:t>
            </w:r>
            <w:r>
              <w:rPr>
                <w:noProof/>
                <w:webHidden/>
              </w:rPr>
              <w:fldChar w:fldCharType="end"/>
            </w:r>
            <w:r w:rsidRPr="005E2C1E">
              <w:rPr>
                <w:rStyle w:val="Hyperlink"/>
                <w:noProof/>
              </w:rPr>
              <w:fldChar w:fldCharType="end"/>
            </w:r>
          </w:ins>
        </w:p>
        <w:p w14:paraId="77283D1D" w14:textId="3FD3848D" w:rsidR="00644DBC" w:rsidRDefault="00644DBC">
          <w:pPr>
            <w:pStyle w:val="TOC3"/>
            <w:rPr>
              <w:ins w:id="422"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ins w:id="42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lang w:eastAsia="en-US"/>
              </w:rPr>
              <w:t>Prerequisites</w:t>
            </w:r>
            <w:r>
              <w:rPr>
                <w:noProof/>
                <w:webHidden/>
              </w:rPr>
              <w:tab/>
            </w:r>
            <w:r>
              <w:rPr>
                <w:noProof/>
                <w:webHidden/>
              </w:rPr>
              <w:fldChar w:fldCharType="begin"/>
            </w:r>
            <w:r>
              <w:rPr>
                <w:noProof/>
                <w:webHidden/>
              </w:rPr>
              <w:instrText xml:space="preserve"> PAGEREF _Toc219458415 \h </w:instrText>
            </w:r>
            <w:r>
              <w:rPr>
                <w:noProof/>
                <w:webHidden/>
              </w:rPr>
            </w:r>
            <w:r>
              <w:rPr>
                <w:noProof/>
                <w:webHidden/>
              </w:rPr>
              <w:fldChar w:fldCharType="separate"/>
            </w:r>
            <w:r>
              <w:rPr>
                <w:noProof/>
                <w:webHidden/>
              </w:rPr>
              <w:t>93</w:t>
            </w:r>
            <w:r>
              <w:rPr>
                <w:noProof/>
                <w:webHidden/>
              </w:rPr>
              <w:fldChar w:fldCharType="end"/>
            </w:r>
            <w:r w:rsidRPr="005E2C1E">
              <w:rPr>
                <w:rStyle w:val="Hyperlink"/>
                <w:noProof/>
              </w:rPr>
              <w:fldChar w:fldCharType="end"/>
            </w:r>
          </w:ins>
        </w:p>
        <w:p w14:paraId="5DBD78BF" w14:textId="40B1E732" w:rsidR="00644DBC" w:rsidRDefault="00644DBC">
          <w:pPr>
            <w:pStyle w:val="TOC1"/>
            <w:rPr>
              <w:ins w:id="42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2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Appendix F – GML Coverage Polygons</w:t>
            </w:r>
            <w:r>
              <w:rPr>
                <w:noProof/>
                <w:webHidden/>
              </w:rPr>
              <w:tab/>
            </w:r>
            <w:r>
              <w:rPr>
                <w:noProof/>
                <w:webHidden/>
              </w:rPr>
              <w:fldChar w:fldCharType="begin"/>
            </w:r>
            <w:r>
              <w:rPr>
                <w:noProof/>
                <w:webHidden/>
              </w:rPr>
              <w:instrText xml:space="preserve"> PAGEREF _Toc219458416 \h </w:instrText>
            </w:r>
            <w:r>
              <w:rPr>
                <w:noProof/>
                <w:webHidden/>
              </w:rPr>
            </w:r>
            <w:r>
              <w:rPr>
                <w:noProof/>
                <w:webHidden/>
              </w:rPr>
              <w:fldChar w:fldCharType="separate"/>
            </w:r>
            <w:r>
              <w:rPr>
                <w:noProof/>
                <w:webHidden/>
              </w:rPr>
              <w:t>99</w:t>
            </w:r>
            <w:r>
              <w:rPr>
                <w:noProof/>
                <w:webHidden/>
              </w:rPr>
              <w:fldChar w:fldCharType="end"/>
            </w:r>
            <w:r w:rsidRPr="005E2C1E">
              <w:rPr>
                <w:rStyle w:val="Hyperlink"/>
                <w:noProof/>
              </w:rPr>
              <w:fldChar w:fldCharType="end"/>
            </w:r>
          </w:ins>
        </w:p>
        <w:p w14:paraId="48CE10ED" w14:textId="71C8D9E5" w:rsidR="00644DBC" w:rsidRDefault="00644DBC">
          <w:pPr>
            <w:pStyle w:val="TOC1"/>
            <w:rPr>
              <w:ins w:id="42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2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GML Coverage Polygons</w:t>
            </w:r>
            <w:r>
              <w:rPr>
                <w:noProof/>
                <w:webHidden/>
              </w:rPr>
              <w:tab/>
            </w:r>
            <w:r>
              <w:rPr>
                <w:noProof/>
                <w:webHidden/>
              </w:rPr>
              <w:fldChar w:fldCharType="begin"/>
            </w:r>
            <w:r>
              <w:rPr>
                <w:noProof/>
                <w:webHidden/>
              </w:rPr>
              <w:instrText xml:space="preserve"> PAGEREF _Toc219458417 \h </w:instrText>
            </w:r>
            <w:r>
              <w:rPr>
                <w:noProof/>
                <w:webHidden/>
              </w:rPr>
            </w:r>
            <w:r>
              <w:rPr>
                <w:noProof/>
                <w:webHidden/>
              </w:rPr>
              <w:fldChar w:fldCharType="separate"/>
            </w:r>
            <w:r>
              <w:rPr>
                <w:noProof/>
                <w:webHidden/>
              </w:rPr>
              <w:t>99</w:t>
            </w:r>
            <w:r>
              <w:rPr>
                <w:noProof/>
                <w:webHidden/>
              </w:rPr>
              <w:fldChar w:fldCharType="end"/>
            </w:r>
            <w:r w:rsidRPr="005E2C1E">
              <w:rPr>
                <w:rStyle w:val="Hyperlink"/>
                <w:noProof/>
              </w:rPr>
              <w:fldChar w:fldCharType="end"/>
            </w:r>
          </w:ins>
        </w:p>
        <w:p w14:paraId="246C3043" w14:textId="074B01AA" w:rsidR="00644DBC" w:rsidRDefault="00644DBC">
          <w:pPr>
            <w:pStyle w:val="TOC2"/>
            <w:rPr>
              <w:ins w:id="42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2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_Toc219458418 \h </w:instrText>
            </w:r>
            <w:r>
              <w:rPr>
                <w:noProof/>
                <w:webHidden/>
              </w:rPr>
            </w:r>
            <w:r>
              <w:rPr>
                <w:noProof/>
                <w:webHidden/>
              </w:rPr>
              <w:fldChar w:fldCharType="separate"/>
            </w:r>
            <w:r>
              <w:rPr>
                <w:noProof/>
                <w:webHidden/>
              </w:rPr>
              <w:t>99</w:t>
            </w:r>
            <w:r>
              <w:rPr>
                <w:noProof/>
                <w:webHidden/>
              </w:rPr>
              <w:fldChar w:fldCharType="end"/>
            </w:r>
            <w:r w:rsidRPr="005E2C1E">
              <w:rPr>
                <w:rStyle w:val="Hyperlink"/>
                <w:noProof/>
              </w:rPr>
              <w:fldChar w:fldCharType="end"/>
            </w:r>
          </w:ins>
        </w:p>
        <w:p w14:paraId="65843DD9" w14:textId="7E482EAD" w:rsidR="00644DBC" w:rsidRDefault="00644DBC">
          <w:pPr>
            <w:pStyle w:val="TOC2"/>
            <w:rPr>
              <w:ins w:id="43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3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"_Toc219458419"</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Specification</w:t>
            </w:r>
            <w:r>
              <w:rPr>
                <w:noProof/>
                <w:webHidden/>
              </w:rPr>
              <w:tab/>
            </w:r>
            <w:r>
              <w:rPr>
                <w:noProof/>
                <w:webHidden/>
              </w:rPr>
              <w:fldChar w:fldCharType="begin"/>
            </w:r>
            <w:r>
              <w:rPr>
                <w:noProof/>
                <w:webHidden/>
              </w:rPr>
              <w:instrText xml:space="preserve"> PAGEREF _Toc219458419 \h </w:instrText>
            </w:r>
            <w:r>
              <w:rPr>
                <w:noProof/>
                <w:webHidden/>
              </w:rPr>
            </w:r>
            <w:r>
              <w:rPr>
                <w:noProof/>
                <w:webHidden/>
              </w:rPr>
              <w:fldChar w:fldCharType="separate"/>
            </w:r>
            <w:r>
              <w:rPr>
                <w:noProof/>
                <w:webHidden/>
              </w:rPr>
              <w:t>99</w:t>
            </w:r>
            <w:r>
              <w:rPr>
                <w:noProof/>
                <w:webHidden/>
              </w:rPr>
              <w:fldChar w:fldCharType="end"/>
            </w:r>
            <w:r w:rsidRPr="005E2C1E">
              <w:rPr>
                <w:rStyle w:val="Hyperlink"/>
                <w:noProof/>
              </w:rPr>
              <w:fldChar w:fldCharType="end"/>
            </w:r>
          </w:ins>
        </w:p>
        <w:p w14:paraId="1D45A0ED" w14:textId="028A1578" w:rsidR="00644DBC" w:rsidRDefault="00644DBC">
          <w:pPr>
            <w:pStyle w:val="TOC1"/>
            <w:rPr>
              <w:ins w:id="432"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3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"_Toc219458420"</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Appendix G - Thinning Algorithms</w:t>
            </w:r>
            <w:r>
              <w:rPr>
                <w:noProof/>
                <w:webHidden/>
              </w:rPr>
              <w:tab/>
            </w:r>
            <w:r>
              <w:rPr>
                <w:noProof/>
                <w:webHidden/>
              </w:rPr>
              <w:fldChar w:fldCharType="begin"/>
            </w:r>
            <w:r>
              <w:rPr>
                <w:noProof/>
                <w:webHidden/>
              </w:rPr>
              <w:instrText xml:space="preserve"> PAGEREF _Toc219458420 \h </w:instrText>
            </w:r>
            <w:r>
              <w:rPr>
                <w:noProof/>
                <w:webHidden/>
              </w:rPr>
            </w:r>
            <w:r>
              <w:rPr>
                <w:noProof/>
                <w:webHidden/>
              </w:rPr>
              <w:fldChar w:fldCharType="separate"/>
            </w:r>
            <w:r>
              <w:rPr>
                <w:noProof/>
                <w:webHidden/>
              </w:rPr>
              <w:t>100</w:t>
            </w:r>
            <w:r>
              <w:rPr>
                <w:noProof/>
                <w:webHidden/>
              </w:rPr>
              <w:fldChar w:fldCharType="end"/>
            </w:r>
            <w:r w:rsidRPr="005E2C1E">
              <w:rPr>
                <w:rStyle w:val="Hyperlink"/>
                <w:noProof/>
              </w:rPr>
              <w:fldChar w:fldCharType="end"/>
            </w:r>
          </w:ins>
        </w:p>
        <w:p w14:paraId="133B5794" w14:textId="1FD8202C" w:rsidR="00644DBC" w:rsidRDefault="00644DBC">
          <w:pPr>
            <w:pStyle w:val="TOC1"/>
            <w:rPr>
              <w:ins w:id="43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3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"_Toc219458421"</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_Toc219458421 \h </w:instrText>
            </w:r>
            <w:r>
              <w:rPr>
                <w:noProof/>
                <w:webHidden/>
              </w:rPr>
            </w:r>
            <w:r>
              <w:rPr>
                <w:noProof/>
                <w:webHidden/>
              </w:rPr>
              <w:fldChar w:fldCharType="separate"/>
            </w:r>
            <w:r>
              <w:rPr>
                <w:noProof/>
                <w:webHidden/>
              </w:rPr>
              <w:t>100</w:t>
            </w:r>
            <w:r>
              <w:rPr>
                <w:noProof/>
                <w:webHidden/>
              </w:rPr>
              <w:fldChar w:fldCharType="end"/>
            </w:r>
            <w:r w:rsidRPr="005E2C1E">
              <w:rPr>
                <w:rStyle w:val="Hyperlink"/>
                <w:noProof/>
              </w:rPr>
              <w:fldChar w:fldCharType="end"/>
            </w:r>
          </w:ins>
        </w:p>
        <w:p w14:paraId="669B7412" w14:textId="3E3787B4" w:rsidR="00644DBC" w:rsidRDefault="00644DBC">
          <w:pPr>
            <w:pStyle w:val="TOC2"/>
            <w:rPr>
              <w:ins w:id="43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3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"_Toc219458422"</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Regularly gridded data</w:t>
            </w:r>
            <w:r>
              <w:rPr>
                <w:noProof/>
                <w:webHidden/>
              </w:rPr>
              <w:tab/>
            </w:r>
            <w:r>
              <w:rPr>
                <w:noProof/>
                <w:webHidden/>
              </w:rPr>
              <w:fldChar w:fldCharType="begin"/>
            </w:r>
            <w:r>
              <w:rPr>
                <w:noProof/>
                <w:webHidden/>
              </w:rPr>
              <w:instrText xml:space="preserve"> PAGEREF _Toc219458422 \h </w:instrText>
            </w:r>
            <w:r>
              <w:rPr>
                <w:noProof/>
                <w:webHidden/>
              </w:rPr>
            </w:r>
            <w:r>
              <w:rPr>
                <w:noProof/>
                <w:webHidden/>
              </w:rPr>
              <w:fldChar w:fldCharType="separate"/>
            </w:r>
            <w:r>
              <w:rPr>
                <w:noProof/>
                <w:webHidden/>
              </w:rPr>
              <w:t>100</w:t>
            </w:r>
            <w:r>
              <w:rPr>
                <w:noProof/>
                <w:webHidden/>
              </w:rPr>
              <w:fldChar w:fldCharType="end"/>
            </w:r>
            <w:r w:rsidRPr="005E2C1E">
              <w:rPr>
                <w:rStyle w:val="Hyperlink"/>
                <w:noProof/>
              </w:rPr>
              <w:fldChar w:fldCharType="end"/>
            </w:r>
          </w:ins>
        </w:p>
        <w:p w14:paraId="74C0D64A" w14:textId="72ECB18F" w:rsidR="00644DBC" w:rsidRDefault="00644DBC">
          <w:pPr>
            <w:pStyle w:val="TOC1"/>
            <w:rPr>
              <w:ins w:id="43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3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"_Toc219458423"</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_Toc219458423 \h </w:instrText>
            </w:r>
            <w:r>
              <w:rPr>
                <w:noProof/>
                <w:webHidden/>
              </w:rPr>
            </w:r>
            <w:r>
              <w:rPr>
                <w:noProof/>
                <w:webHidden/>
              </w:rPr>
              <w:fldChar w:fldCharType="separate"/>
            </w:r>
            <w:r>
              <w:rPr>
                <w:noProof/>
                <w:webHidden/>
              </w:rPr>
              <w:t>104</w:t>
            </w:r>
            <w:r>
              <w:rPr>
                <w:noProof/>
                <w:webHidden/>
              </w:rPr>
              <w:fldChar w:fldCharType="end"/>
            </w:r>
            <w:r w:rsidRPr="005E2C1E">
              <w:rPr>
                <w:rStyle w:val="Hyperlink"/>
                <w:noProof/>
              </w:rPr>
              <w:fldChar w:fldCharType="end"/>
            </w:r>
          </w:ins>
        </w:p>
        <w:p w14:paraId="24E9C979" w14:textId="1C9A96D9" w:rsidR="00644DBC" w:rsidRDefault="00644DBC">
          <w:pPr>
            <w:pStyle w:val="TOC1"/>
            <w:rPr>
              <w:ins w:id="44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ins w:id="441"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"_Toc219458424"</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_Toc219458424 \h </w:instrText>
            </w:r>
            <w:r>
              <w:rPr>
                <w:noProof/>
                <w:webHidden/>
              </w:rPr>
            </w:r>
            <w:r>
              <w:rPr>
                <w:noProof/>
                <w:webHidden/>
              </w:rPr>
              <w:fldChar w:fldCharType="separate"/>
            </w:r>
            <w:r>
              <w:rPr>
                <w:noProof/>
                <w:webHidden/>
              </w:rPr>
              <w:t>104</w:t>
            </w:r>
            <w:r>
              <w:rPr>
                <w:noProof/>
                <w:webHidden/>
              </w:rPr>
              <w:fldChar w:fldCharType="end"/>
            </w:r>
            <w:r w:rsidRPr="005E2C1E">
              <w:rPr>
                <w:rStyle w:val="Hyperlink"/>
                <w:noProof/>
              </w:rPr>
              <w:fldChar w:fldCharType="end"/>
            </w:r>
          </w:ins>
        </w:p>
        <w:p w14:paraId="37E2F2B6" w14:textId="338EA85E" w:rsidR="00644DBC" w:rsidRDefault="00644DBC">
          <w:pPr>
            <w:pStyle w:val="TOC2"/>
            <w:rPr>
              <w:ins w:id="442"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43"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"_Toc219458425"</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UTM to WGS 84</w:t>
            </w:r>
            <w:r>
              <w:rPr>
                <w:noProof/>
                <w:webHidden/>
              </w:rPr>
              <w:tab/>
            </w:r>
            <w:r>
              <w:rPr>
                <w:noProof/>
                <w:webHidden/>
              </w:rPr>
              <w:fldChar w:fldCharType="begin"/>
            </w:r>
            <w:r>
              <w:rPr>
                <w:noProof/>
                <w:webHidden/>
              </w:rPr>
              <w:instrText xml:space="preserve"> PAGEREF _Toc219458425 \h </w:instrText>
            </w:r>
            <w:r>
              <w:rPr>
                <w:noProof/>
                <w:webHidden/>
              </w:rPr>
            </w:r>
            <w:r>
              <w:rPr>
                <w:noProof/>
                <w:webHidden/>
              </w:rPr>
              <w:fldChar w:fldCharType="separate"/>
            </w:r>
            <w:r>
              <w:rPr>
                <w:noProof/>
                <w:webHidden/>
              </w:rPr>
              <w:t>104</w:t>
            </w:r>
            <w:r>
              <w:rPr>
                <w:noProof/>
                <w:webHidden/>
              </w:rPr>
              <w:fldChar w:fldCharType="end"/>
            </w:r>
            <w:r w:rsidRPr="005E2C1E">
              <w:rPr>
                <w:rStyle w:val="Hyperlink"/>
                <w:noProof/>
              </w:rPr>
              <w:fldChar w:fldCharType="end"/>
            </w:r>
          </w:ins>
        </w:p>
        <w:p w14:paraId="1885FC19" w14:textId="18E6F1EE" w:rsidR="00644DBC" w:rsidRDefault="00644DBC">
          <w:pPr>
            <w:pStyle w:val="TOC2"/>
            <w:rPr>
              <w:ins w:id="44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45"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"_Toc219458426"</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North to WGS 84</w:t>
            </w:r>
            <w:r>
              <w:rPr>
                <w:noProof/>
                <w:webHidden/>
              </w:rPr>
              <w:tab/>
            </w:r>
            <w:r>
              <w:rPr>
                <w:noProof/>
                <w:webHidden/>
              </w:rPr>
              <w:fldChar w:fldCharType="begin"/>
            </w:r>
            <w:r>
              <w:rPr>
                <w:noProof/>
                <w:webHidden/>
              </w:rPr>
              <w:instrText xml:space="preserve"> PAGEREF _Toc219458426 \h </w:instrText>
            </w:r>
            <w:r>
              <w:rPr>
                <w:noProof/>
                <w:webHidden/>
              </w:rPr>
            </w:r>
            <w:r>
              <w:rPr>
                <w:noProof/>
                <w:webHidden/>
              </w:rPr>
              <w:fldChar w:fldCharType="separate"/>
            </w:r>
            <w:r>
              <w:rPr>
                <w:noProof/>
                <w:webHidden/>
              </w:rPr>
              <w:t>106</w:t>
            </w:r>
            <w:r>
              <w:rPr>
                <w:noProof/>
                <w:webHidden/>
              </w:rPr>
              <w:fldChar w:fldCharType="end"/>
            </w:r>
            <w:r w:rsidRPr="005E2C1E">
              <w:rPr>
                <w:rStyle w:val="Hyperlink"/>
                <w:noProof/>
              </w:rPr>
              <w:fldChar w:fldCharType="end"/>
            </w:r>
          </w:ins>
        </w:p>
        <w:p w14:paraId="67250599" w14:textId="068319D9" w:rsidR="00644DBC" w:rsidRDefault="00644DBC">
          <w:pPr>
            <w:pStyle w:val="TOC2"/>
            <w:rPr>
              <w:ins w:id="446"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47"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"_Toc219458427"</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South to WGS 84</w:t>
            </w:r>
            <w:r>
              <w:rPr>
                <w:noProof/>
                <w:webHidden/>
              </w:rPr>
              <w:tab/>
            </w:r>
            <w:r>
              <w:rPr>
                <w:noProof/>
                <w:webHidden/>
              </w:rPr>
              <w:fldChar w:fldCharType="begin"/>
            </w:r>
            <w:r>
              <w:rPr>
                <w:noProof/>
                <w:webHidden/>
              </w:rPr>
              <w:instrText xml:space="preserve"> PAGEREF _Toc219458427 \h </w:instrText>
            </w:r>
            <w:r>
              <w:rPr>
                <w:noProof/>
                <w:webHidden/>
              </w:rPr>
            </w:r>
            <w:r>
              <w:rPr>
                <w:noProof/>
                <w:webHidden/>
              </w:rPr>
              <w:fldChar w:fldCharType="separate"/>
            </w:r>
            <w:r>
              <w:rPr>
                <w:noProof/>
                <w:webHidden/>
              </w:rPr>
              <w:t>107</w:t>
            </w:r>
            <w:r>
              <w:rPr>
                <w:noProof/>
                <w:webHidden/>
              </w:rPr>
              <w:fldChar w:fldCharType="end"/>
            </w:r>
            <w:r w:rsidRPr="005E2C1E">
              <w:rPr>
                <w:rStyle w:val="Hyperlink"/>
                <w:noProof/>
              </w:rPr>
              <w:fldChar w:fldCharType="end"/>
            </w:r>
          </w:ins>
        </w:p>
        <w:p w14:paraId="1254B978" w14:textId="3EC39B2A" w:rsidR="00644DBC" w:rsidRDefault="00644DBC">
          <w:pPr>
            <w:pStyle w:val="TOC2"/>
            <w:rPr>
              <w:ins w:id="448"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ins w:id="449" w:author="jonathan pritchard" w:date="2026-01-16T12:15:00Z" w16du:dateUtc="2026-01-16T12:15:00Z">
            <w:r w:rsidRPr="005E2C1E">
              <w:rPr>
                <w:rStyle w:val="Hyperlink"/>
                <w:noProof/>
              </w:rPr>
              <w:fldChar w:fldCharType="begin"/>
            </w:r>
            <w:r w:rsidRPr="005E2C1E">
              <w:rPr>
                <w:rStyle w:val="Hyperlink"/>
                <w:noProof/>
              </w:rPr>
              <w:instrText xml:space="preserve"> </w:instrText>
            </w:r>
            <w:r>
              <w:rPr>
                <w:noProof/>
              </w:rPr>
              <w:instrText>HYPERLINK \l "_Toc219458428"</w:instrText>
            </w:r>
            <w:r w:rsidRPr="005E2C1E">
              <w:rPr>
                <w:rStyle w:val="Hyperlink"/>
                <w:noProof/>
              </w:rPr>
              <w:instrText xml:space="preserve"> </w:instrText>
            </w:r>
            <w:r w:rsidRPr="005E2C1E">
              <w:rPr>
                <w:rStyle w:val="Hyperlink"/>
                <w:noProof/>
              </w:rPr>
            </w:r>
            <w:r w:rsidRPr="005E2C1E">
              <w:rPr>
                <w:rStyle w:val="Hyperlink"/>
                <w:noProof/>
              </w:rPr>
              <w:fldChar w:fldCharType="separate"/>
            </w:r>
            <w:r w:rsidRPr="005E2C1E">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References [Informative]</w:t>
            </w:r>
            <w:r>
              <w:rPr>
                <w:noProof/>
                <w:webHidden/>
              </w:rPr>
              <w:tab/>
            </w:r>
            <w:r>
              <w:rPr>
                <w:noProof/>
                <w:webHidden/>
              </w:rPr>
              <w:fldChar w:fldCharType="begin"/>
            </w:r>
            <w:r>
              <w:rPr>
                <w:noProof/>
                <w:webHidden/>
              </w:rPr>
              <w:instrText xml:space="preserve"> PAGEREF _Toc219458428 \h </w:instrText>
            </w:r>
            <w:r>
              <w:rPr>
                <w:noProof/>
                <w:webHidden/>
              </w:rPr>
            </w:r>
            <w:r>
              <w:rPr>
                <w:noProof/>
                <w:webHidden/>
              </w:rPr>
              <w:fldChar w:fldCharType="separate"/>
            </w:r>
            <w:r>
              <w:rPr>
                <w:noProof/>
                <w:webHidden/>
              </w:rPr>
              <w:t>108</w:t>
            </w:r>
            <w:r>
              <w:rPr>
                <w:noProof/>
                <w:webHidden/>
              </w:rPr>
              <w:fldChar w:fldCharType="end"/>
            </w:r>
            <w:r w:rsidRPr="005E2C1E">
              <w:rPr>
                <w:rStyle w:val="Hyperlink"/>
                <w:noProof/>
              </w:rPr>
              <w:fldChar w:fldCharType="end"/>
            </w:r>
          </w:ins>
        </w:p>
        <w:p w14:paraId="71502E8E" w14:textId="575BDFDF" w:rsidR="00265357" w:rsidRPr="0062074F" w:rsidDel="00644DBC" w:rsidRDefault="00265357">
          <w:pPr>
            <w:pStyle w:val="TOC1"/>
            <w:rPr>
              <w:del w:id="45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451" w:author="jonathan pritchard" w:date="2026-01-16T12:15:00Z" w16du:dateUtc="2026-01-16T12:15:00Z">
            <w:r w:rsidRPr="00644DBC" w:rsidDel="00644DBC">
              <w:rPr>
                <w:b/>
                <w:noProof/>
                <w:rPrChange w:id="452" w:author="jonathan pritchard" w:date="2026-01-16T12:15:00Z" w16du:dateUtc="2026-01-16T12:15:00Z">
                  <w:rPr>
                    <w:rStyle w:val="Hyperlink"/>
                    <w:b/>
                    <w:noProof/>
                  </w:rPr>
                </w:rPrChange>
              </w:rPr>
              <w:delText>CONTENTS</w:delText>
            </w:r>
            <w:r w:rsidRPr="0062074F" w:rsidDel="00644DBC">
              <w:rPr>
                <w:noProof/>
                <w:webHidden/>
              </w:rPr>
              <w:tab/>
              <w:delText>iii</w:delText>
            </w:r>
          </w:del>
        </w:p>
        <w:p w14:paraId="2C16F446" w14:textId="30A677DA" w:rsidR="00265357" w:rsidRPr="0062074F" w:rsidDel="00644DBC" w:rsidRDefault="00265357">
          <w:pPr>
            <w:pStyle w:val="TOC1"/>
            <w:rPr>
              <w:del w:id="453"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454" w:author="jonathan pritchard" w:date="2026-01-16T12:15:00Z" w16du:dateUtc="2026-01-16T12:15:00Z">
            <w:r w:rsidRPr="00644DBC" w:rsidDel="00644DBC">
              <w:rPr>
                <w:noProof/>
                <w:rPrChange w:id="455" w:author="jonathan pritchard" w:date="2026-01-16T12:15:00Z" w16du:dateUtc="2026-01-16T12:15:00Z">
                  <w:rPr>
                    <w:rStyle w:val="Hyperlink"/>
                    <w:noProof/>
                  </w:rPr>
                </w:rPrChange>
              </w:rPr>
              <w:delText>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456" w:author="jonathan pritchard" w:date="2026-01-16T12:15:00Z" w16du:dateUtc="2026-01-16T12:15:00Z">
                  <w:rPr>
                    <w:rStyle w:val="Hyperlink"/>
                    <w:noProof/>
                  </w:rPr>
                </w:rPrChange>
              </w:rPr>
              <w:delText>Introduction</w:delText>
            </w:r>
            <w:r w:rsidRPr="0062074F" w:rsidDel="00644DBC">
              <w:rPr>
                <w:noProof/>
                <w:webHidden/>
              </w:rPr>
              <w:tab/>
              <w:delText>8</w:delText>
            </w:r>
          </w:del>
        </w:p>
        <w:p w14:paraId="07A5F07C" w14:textId="5B924857" w:rsidR="00265357" w:rsidRPr="0062074F" w:rsidDel="00644DBC" w:rsidRDefault="00265357">
          <w:pPr>
            <w:pStyle w:val="TOC1"/>
            <w:rPr>
              <w:del w:id="457"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458" w:author="jonathan pritchard" w:date="2026-01-16T12:15:00Z" w16du:dateUtc="2026-01-16T12:15:00Z">
            <w:r w:rsidRPr="00644DBC" w:rsidDel="00644DBC">
              <w:rPr>
                <w:noProof/>
                <w:rPrChange w:id="459" w:author="jonathan pritchard" w:date="2026-01-16T12:15:00Z" w16du:dateUtc="2026-01-16T12:15:00Z">
                  <w:rPr>
                    <w:rStyle w:val="Hyperlink"/>
                    <w:noProof/>
                  </w:rPr>
                </w:rPrChange>
              </w:rPr>
              <w:delText>2</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460" w:author="jonathan pritchard" w:date="2026-01-16T12:15:00Z" w16du:dateUtc="2026-01-16T12:15:00Z">
                  <w:rPr>
                    <w:rStyle w:val="Hyperlink"/>
                    <w:noProof/>
                  </w:rPr>
                </w:rPrChange>
              </w:rPr>
              <w:delText>References</w:delText>
            </w:r>
            <w:r w:rsidRPr="0062074F" w:rsidDel="00644DBC">
              <w:rPr>
                <w:noProof/>
                <w:webHidden/>
              </w:rPr>
              <w:tab/>
              <w:delText>9</w:delText>
            </w:r>
          </w:del>
        </w:p>
        <w:p w14:paraId="04076A5D" w14:textId="4C82F514" w:rsidR="00265357" w:rsidRPr="0062074F" w:rsidDel="00644DBC" w:rsidRDefault="00265357">
          <w:pPr>
            <w:pStyle w:val="TOC2"/>
            <w:rPr>
              <w:del w:id="46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462" w:author="jonathan pritchard" w:date="2026-01-16T12:15:00Z" w16du:dateUtc="2026-01-16T12:15:00Z">
            <w:r w:rsidRPr="00644DBC" w:rsidDel="00644DBC">
              <w:rPr>
                <w:noProof/>
                <w:rPrChange w:id="463" w:author="jonathan pritchard" w:date="2026-01-16T12:15:00Z" w16du:dateUtc="2026-01-16T12:15:00Z">
                  <w:rPr>
                    <w:rStyle w:val="Hyperlink"/>
                    <w:noProof/>
                  </w:rPr>
                </w:rPrChange>
              </w:rPr>
              <w:delText>2.1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464" w:author="jonathan pritchard" w:date="2026-01-16T12:15:00Z" w16du:dateUtc="2026-01-16T12:15:00Z">
                  <w:rPr>
                    <w:rStyle w:val="Hyperlink"/>
                    <w:noProof/>
                  </w:rPr>
                </w:rPrChange>
              </w:rPr>
              <w:delText>Normative references</w:delText>
            </w:r>
            <w:r w:rsidRPr="0062074F" w:rsidDel="00644DBC">
              <w:rPr>
                <w:noProof/>
                <w:webHidden/>
              </w:rPr>
              <w:tab/>
              <w:delText>9</w:delText>
            </w:r>
          </w:del>
        </w:p>
        <w:p w14:paraId="2B8836CC" w14:textId="2270CB9F" w:rsidR="00265357" w:rsidRPr="0062074F" w:rsidDel="00644DBC" w:rsidRDefault="00265357">
          <w:pPr>
            <w:pStyle w:val="TOC2"/>
            <w:rPr>
              <w:del w:id="46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466" w:author="jonathan pritchard" w:date="2026-01-16T12:15:00Z" w16du:dateUtc="2026-01-16T12:15:00Z">
            <w:r w:rsidRPr="00644DBC" w:rsidDel="00644DBC">
              <w:rPr>
                <w:noProof/>
                <w:lang w:eastAsia="en-GB"/>
                <w:rPrChange w:id="467" w:author="jonathan pritchard" w:date="2026-01-16T12:15:00Z" w16du:dateUtc="2026-01-16T12:15:00Z">
                  <w:rPr>
                    <w:rStyle w:val="Hyperlink"/>
                    <w:noProof/>
                    <w:lang w:eastAsia="en-GB"/>
                  </w:rPr>
                </w:rPrChange>
              </w:rPr>
              <w:delText>2.2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lang w:eastAsia="en-GB"/>
                <w:rPrChange w:id="468" w:author="jonathan pritchard" w:date="2026-01-16T12:15:00Z" w16du:dateUtc="2026-01-16T12:15:00Z">
                  <w:rPr>
                    <w:rStyle w:val="Hyperlink"/>
                    <w:noProof/>
                    <w:lang w:eastAsia="en-GB"/>
                  </w:rPr>
                </w:rPrChange>
              </w:rPr>
              <w:delText>Informative references</w:delText>
            </w:r>
            <w:r w:rsidRPr="0062074F" w:rsidDel="00644DBC">
              <w:rPr>
                <w:noProof/>
                <w:webHidden/>
              </w:rPr>
              <w:tab/>
              <w:delText>9</w:delText>
            </w:r>
          </w:del>
        </w:p>
        <w:p w14:paraId="23AAEEC0" w14:textId="4E059351" w:rsidR="00265357" w:rsidRPr="0062074F" w:rsidDel="00644DBC" w:rsidRDefault="00265357">
          <w:pPr>
            <w:pStyle w:val="TOC1"/>
            <w:rPr>
              <w:del w:id="469"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470" w:author="jonathan pritchard" w:date="2026-01-16T12:15:00Z" w16du:dateUtc="2026-01-16T12:15:00Z">
            <w:r w:rsidRPr="00644DBC" w:rsidDel="00644DBC">
              <w:rPr>
                <w:noProof/>
                <w:lang w:eastAsia="en-GB"/>
                <w:rPrChange w:id="471" w:author="jonathan pritchard" w:date="2026-01-16T12:15:00Z" w16du:dateUtc="2026-01-16T12:15:00Z">
                  <w:rPr>
                    <w:rStyle w:val="Hyperlink"/>
                    <w:noProof/>
                    <w:lang w:eastAsia="en-GB"/>
                  </w:rPr>
                </w:rPrChange>
              </w:rPr>
              <w:delText>3</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lang w:eastAsia="en-GB"/>
                <w:rPrChange w:id="472" w:author="jonathan pritchard" w:date="2026-01-16T12:15:00Z" w16du:dateUtc="2026-01-16T12:15:00Z">
                  <w:rPr>
                    <w:rStyle w:val="Hyperlink"/>
                    <w:noProof/>
                    <w:lang w:eastAsia="en-GB"/>
                  </w:rPr>
                </w:rPrChange>
              </w:rPr>
              <w:delText>Abbreviations and Notation</w:delText>
            </w:r>
            <w:r w:rsidRPr="0062074F" w:rsidDel="00644DBC">
              <w:rPr>
                <w:noProof/>
                <w:webHidden/>
              </w:rPr>
              <w:tab/>
              <w:delText>10</w:delText>
            </w:r>
          </w:del>
        </w:p>
        <w:p w14:paraId="6F960FE4" w14:textId="7EB56DC0" w:rsidR="00265357" w:rsidRPr="0062074F" w:rsidDel="00644DBC" w:rsidRDefault="00265357">
          <w:pPr>
            <w:pStyle w:val="TOC2"/>
            <w:rPr>
              <w:del w:id="47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474" w:author="jonathan pritchard" w:date="2026-01-16T12:15:00Z" w16du:dateUtc="2026-01-16T12:15:00Z">
            <w:r w:rsidRPr="00644DBC" w:rsidDel="00644DBC">
              <w:rPr>
                <w:noProof/>
                <w:lang w:eastAsia="en-GB"/>
                <w:rPrChange w:id="475" w:author="jonathan pritchard" w:date="2026-01-16T12:15:00Z" w16du:dateUtc="2026-01-16T12:15:00Z">
                  <w:rPr>
                    <w:rStyle w:val="Hyperlink"/>
                    <w:noProof/>
                    <w:lang w:eastAsia="en-GB"/>
                  </w:rPr>
                </w:rPrChange>
              </w:rPr>
              <w:delText>3.1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lang w:eastAsia="en-GB"/>
                <w:rPrChange w:id="476" w:author="jonathan pritchard" w:date="2026-01-16T12:15:00Z" w16du:dateUtc="2026-01-16T12:15:00Z">
                  <w:rPr>
                    <w:rStyle w:val="Hyperlink"/>
                    <w:noProof/>
                    <w:lang w:eastAsia="en-GB"/>
                  </w:rPr>
                </w:rPrChange>
              </w:rPr>
              <w:delText>Abbreviations</w:delText>
            </w:r>
            <w:r w:rsidRPr="0062074F" w:rsidDel="00644DBC">
              <w:rPr>
                <w:noProof/>
                <w:webHidden/>
              </w:rPr>
              <w:tab/>
              <w:delText>10</w:delText>
            </w:r>
          </w:del>
        </w:p>
        <w:p w14:paraId="6AEC9D5B" w14:textId="45DA9380" w:rsidR="00265357" w:rsidRPr="0062074F" w:rsidDel="00644DBC" w:rsidRDefault="00265357">
          <w:pPr>
            <w:pStyle w:val="TOC2"/>
            <w:rPr>
              <w:del w:id="47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478" w:author="jonathan pritchard" w:date="2026-01-16T12:15:00Z" w16du:dateUtc="2026-01-16T12:15:00Z">
            <w:r w:rsidRPr="00644DBC" w:rsidDel="00644DBC">
              <w:rPr>
                <w:noProof/>
                <w:lang w:eastAsia="en-GB"/>
                <w:rPrChange w:id="479" w:author="jonathan pritchard" w:date="2026-01-16T12:15:00Z" w16du:dateUtc="2026-01-16T12:15:00Z">
                  <w:rPr>
                    <w:rStyle w:val="Hyperlink"/>
                    <w:noProof/>
                    <w:lang w:eastAsia="en-GB"/>
                  </w:rPr>
                </w:rPrChange>
              </w:rPr>
              <w:delText>3.2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lang w:eastAsia="en-GB"/>
                <w:rPrChange w:id="480" w:author="jonathan pritchard" w:date="2026-01-16T12:15:00Z" w16du:dateUtc="2026-01-16T12:15:00Z">
                  <w:rPr>
                    <w:rStyle w:val="Hyperlink"/>
                    <w:noProof/>
                    <w:lang w:eastAsia="en-GB"/>
                  </w:rPr>
                </w:rPrChange>
              </w:rPr>
              <w:delText>Notation</w:delText>
            </w:r>
            <w:r w:rsidRPr="0062074F" w:rsidDel="00644DBC">
              <w:rPr>
                <w:noProof/>
                <w:webHidden/>
              </w:rPr>
              <w:tab/>
              <w:delText>10</w:delText>
            </w:r>
          </w:del>
        </w:p>
        <w:p w14:paraId="125D8BBF" w14:textId="123F1FC0" w:rsidR="00265357" w:rsidRPr="0062074F" w:rsidDel="00644DBC" w:rsidRDefault="00265357">
          <w:pPr>
            <w:pStyle w:val="TOC2"/>
            <w:rPr>
              <w:del w:id="48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482" w:author="jonathan pritchard" w:date="2026-01-16T12:15:00Z" w16du:dateUtc="2026-01-16T12:15:00Z">
            <w:r w:rsidRPr="00644DBC" w:rsidDel="00644DBC">
              <w:rPr>
                <w:noProof/>
                <w:lang w:eastAsia="en-GB"/>
                <w:rPrChange w:id="483" w:author="jonathan pritchard" w:date="2026-01-16T12:15:00Z" w16du:dateUtc="2026-01-16T12:15:00Z">
                  <w:rPr>
                    <w:rStyle w:val="Hyperlink"/>
                    <w:noProof/>
                    <w:lang w:eastAsia="en-GB"/>
                  </w:rPr>
                </w:rPrChange>
              </w:rPr>
              <w:delText>3.3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lang w:eastAsia="en-GB"/>
                <w:rPrChange w:id="484" w:author="jonathan pritchard" w:date="2026-01-16T12:15:00Z" w16du:dateUtc="2026-01-16T12:15:00Z">
                  <w:rPr>
                    <w:rStyle w:val="Hyperlink"/>
                    <w:noProof/>
                    <w:lang w:eastAsia="en-GB"/>
                  </w:rPr>
                </w:rPrChange>
              </w:rPr>
              <w:delText>Normative vs Informative within this document.</w:delText>
            </w:r>
            <w:r w:rsidRPr="0062074F" w:rsidDel="00644DBC">
              <w:rPr>
                <w:noProof/>
                <w:webHidden/>
              </w:rPr>
              <w:tab/>
              <w:delText>11</w:delText>
            </w:r>
          </w:del>
        </w:p>
        <w:p w14:paraId="29C6D037" w14:textId="1B5A59C0" w:rsidR="00265357" w:rsidRPr="0062074F" w:rsidDel="00644DBC" w:rsidRDefault="00265357">
          <w:pPr>
            <w:pStyle w:val="TOC1"/>
            <w:rPr>
              <w:del w:id="485"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486" w:author="jonathan pritchard" w:date="2026-01-16T12:15:00Z" w16du:dateUtc="2026-01-16T12:15:00Z">
            <w:r w:rsidRPr="00644DBC" w:rsidDel="00644DBC">
              <w:rPr>
                <w:noProof/>
                <w:rPrChange w:id="487" w:author="jonathan pritchard" w:date="2026-01-16T12:15:00Z" w16du:dateUtc="2026-01-16T12:15:00Z">
                  <w:rPr>
                    <w:rStyle w:val="Hyperlink"/>
                    <w:noProof/>
                  </w:rPr>
                </w:rPrChange>
              </w:rPr>
              <w:delText>4</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488" w:author="jonathan pritchard" w:date="2026-01-16T12:15:00Z" w16du:dateUtc="2026-01-16T12:15:00Z">
                  <w:rPr>
                    <w:rStyle w:val="Hyperlink"/>
                    <w:noProof/>
                  </w:rPr>
                </w:rPrChange>
              </w:rPr>
              <w:delText>Background - System Concepts and Limitations</w:delText>
            </w:r>
            <w:r w:rsidRPr="0062074F" w:rsidDel="00644DBC">
              <w:rPr>
                <w:noProof/>
                <w:webHidden/>
              </w:rPr>
              <w:tab/>
              <w:delText>11</w:delText>
            </w:r>
          </w:del>
        </w:p>
        <w:p w14:paraId="4B2E9FCD" w14:textId="23190C57" w:rsidR="00265357" w:rsidRPr="0062074F" w:rsidDel="00644DBC" w:rsidRDefault="00265357">
          <w:pPr>
            <w:pStyle w:val="TOC2"/>
            <w:rPr>
              <w:del w:id="48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490" w:author="jonathan pritchard" w:date="2026-01-16T12:15:00Z" w16du:dateUtc="2026-01-16T12:15:00Z">
            <w:r w:rsidRPr="00644DBC" w:rsidDel="00644DBC">
              <w:rPr>
                <w:noProof/>
                <w:rPrChange w:id="491" w:author="jonathan pritchard" w:date="2026-01-16T12:15:00Z" w16du:dateUtc="2026-01-16T12:15:00Z">
                  <w:rPr>
                    <w:rStyle w:val="Hyperlink"/>
                    <w:noProof/>
                  </w:rPr>
                </w:rPrChange>
              </w:rPr>
              <w:delText>4.1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492" w:author="jonathan pritchard" w:date="2026-01-16T12:15:00Z" w16du:dateUtc="2026-01-16T12:15:00Z">
                  <w:rPr>
                    <w:rStyle w:val="Hyperlink"/>
                    <w:noProof/>
                  </w:rPr>
                </w:rPrChange>
              </w:rPr>
              <w:delText>The concepts of ENC, ENDS and System Database</w:delText>
            </w:r>
            <w:r w:rsidRPr="0062074F" w:rsidDel="00644DBC">
              <w:rPr>
                <w:noProof/>
                <w:webHidden/>
              </w:rPr>
              <w:tab/>
              <w:delText>11</w:delText>
            </w:r>
          </w:del>
        </w:p>
        <w:p w14:paraId="56B562CC" w14:textId="10E64176" w:rsidR="00265357" w:rsidRPr="0062074F" w:rsidDel="00644DBC" w:rsidRDefault="00265357">
          <w:pPr>
            <w:pStyle w:val="TOC2"/>
            <w:rPr>
              <w:del w:id="49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494" w:author="jonathan pritchard" w:date="2026-01-16T12:15:00Z" w16du:dateUtc="2026-01-16T12:15:00Z">
            <w:r w:rsidRPr="00644DBC" w:rsidDel="00644DBC">
              <w:rPr>
                <w:noProof/>
                <w:rPrChange w:id="495" w:author="jonathan pritchard" w:date="2026-01-16T12:15:00Z" w16du:dateUtc="2026-01-16T12:15:00Z">
                  <w:rPr>
                    <w:rStyle w:val="Hyperlink"/>
                    <w:noProof/>
                  </w:rPr>
                </w:rPrChange>
              </w:rPr>
              <w:delText>4.2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496" w:author="jonathan pritchard" w:date="2026-01-16T12:15:00Z" w16du:dateUtc="2026-01-16T12:15:00Z">
                  <w:rPr>
                    <w:rStyle w:val="Hyperlink"/>
                    <w:noProof/>
                  </w:rPr>
                </w:rPrChange>
              </w:rPr>
              <w:delText>ECDIS concept, limitations, and challenges</w:delText>
            </w:r>
            <w:r w:rsidRPr="0062074F" w:rsidDel="00644DBC">
              <w:rPr>
                <w:noProof/>
                <w:webHidden/>
              </w:rPr>
              <w:tab/>
              <w:delText>11</w:delText>
            </w:r>
          </w:del>
        </w:p>
        <w:p w14:paraId="079C1876" w14:textId="1F1531D4" w:rsidR="00265357" w:rsidRPr="0062074F" w:rsidDel="00644DBC" w:rsidRDefault="00265357">
          <w:pPr>
            <w:pStyle w:val="TOC3"/>
            <w:rPr>
              <w:del w:id="49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498" w:author="jonathan pritchard" w:date="2026-01-16T12:15:00Z" w16du:dateUtc="2026-01-16T12:15:00Z">
            <w:r w:rsidRPr="00644DBC" w:rsidDel="00644DBC">
              <w:rPr>
                <w:noProof/>
                <w:rPrChange w:id="499" w:author="jonathan pritchard" w:date="2026-01-16T12:15:00Z" w16du:dateUtc="2026-01-16T12:15:00Z">
                  <w:rPr>
                    <w:rStyle w:val="Hyperlink"/>
                    <w:noProof/>
                  </w:rPr>
                </w:rPrChange>
              </w:rPr>
              <w:delText>4.2.1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00" w:author="jonathan pritchard" w:date="2026-01-16T12:15:00Z" w16du:dateUtc="2026-01-16T12:15:00Z">
                  <w:rPr>
                    <w:rStyle w:val="Hyperlink"/>
                    <w:noProof/>
                  </w:rPr>
                </w:rPrChange>
              </w:rPr>
              <w:delText>Depth Related Functionality</w:delText>
            </w:r>
            <w:r w:rsidRPr="0062074F" w:rsidDel="00644DBC">
              <w:rPr>
                <w:noProof/>
                <w:webHidden/>
              </w:rPr>
              <w:tab/>
              <w:delText>13</w:delText>
            </w:r>
          </w:del>
        </w:p>
        <w:p w14:paraId="0A630D02" w14:textId="2117A7FA" w:rsidR="00265357" w:rsidRPr="0062074F" w:rsidDel="00644DBC" w:rsidRDefault="00265357">
          <w:pPr>
            <w:pStyle w:val="TOC2"/>
            <w:rPr>
              <w:del w:id="50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502" w:author="jonathan pritchard" w:date="2026-01-16T12:15:00Z" w16du:dateUtc="2026-01-16T12:15:00Z">
            <w:r w:rsidRPr="00644DBC" w:rsidDel="00644DBC">
              <w:rPr>
                <w:noProof/>
                <w:rPrChange w:id="503" w:author="jonathan pritchard" w:date="2026-01-16T12:15:00Z" w16du:dateUtc="2026-01-16T12:15:00Z">
                  <w:rPr>
                    <w:rStyle w:val="Hyperlink"/>
                    <w:noProof/>
                  </w:rPr>
                </w:rPrChange>
              </w:rPr>
              <w:delText>4.3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504" w:author="jonathan pritchard" w:date="2026-01-16T12:15:00Z" w16du:dateUtc="2026-01-16T12:15:00Z">
                  <w:rPr>
                    <w:rStyle w:val="Hyperlink"/>
                    <w:noProof/>
                  </w:rPr>
                </w:rPrChange>
              </w:rPr>
              <w:delText>Integrated Navigation System (INS) concept, limitations and challenges</w:delText>
            </w:r>
            <w:r w:rsidRPr="0062074F" w:rsidDel="00644DBC">
              <w:rPr>
                <w:noProof/>
                <w:webHidden/>
              </w:rPr>
              <w:tab/>
              <w:delText>13</w:delText>
            </w:r>
          </w:del>
        </w:p>
        <w:p w14:paraId="14F6CAAA" w14:textId="48C84C67" w:rsidR="00265357" w:rsidRPr="0062074F" w:rsidDel="00644DBC" w:rsidRDefault="00265357">
          <w:pPr>
            <w:pStyle w:val="TOC1"/>
            <w:rPr>
              <w:del w:id="505"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506" w:author="jonathan pritchard" w:date="2026-01-16T12:15:00Z" w16du:dateUtc="2026-01-16T12:15:00Z">
            <w:r w:rsidRPr="00644DBC" w:rsidDel="00644DBC">
              <w:rPr>
                <w:noProof/>
                <w:rPrChange w:id="507" w:author="jonathan pritchard" w:date="2026-01-16T12:15:00Z" w16du:dateUtc="2026-01-16T12:15:00Z">
                  <w:rPr>
                    <w:rStyle w:val="Hyperlink"/>
                    <w:noProof/>
                  </w:rPr>
                </w:rPrChange>
              </w:rPr>
              <w:delText>5</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508" w:author="jonathan pritchard" w:date="2026-01-16T12:15:00Z" w16du:dateUtc="2026-01-16T12:15:00Z">
                  <w:rPr>
                    <w:rStyle w:val="Hyperlink"/>
                    <w:noProof/>
                  </w:rPr>
                </w:rPrChange>
              </w:rPr>
              <w:delText>User Interface Design</w:delText>
            </w:r>
            <w:r w:rsidRPr="0062074F" w:rsidDel="00644DBC">
              <w:rPr>
                <w:noProof/>
                <w:webHidden/>
              </w:rPr>
              <w:tab/>
              <w:delText>14</w:delText>
            </w:r>
          </w:del>
        </w:p>
        <w:p w14:paraId="5AC9936E" w14:textId="37704FF5" w:rsidR="00265357" w:rsidRPr="0062074F" w:rsidDel="00644DBC" w:rsidRDefault="00265357">
          <w:pPr>
            <w:pStyle w:val="TOC2"/>
            <w:rPr>
              <w:del w:id="50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510" w:author="jonathan pritchard" w:date="2026-01-16T12:15:00Z" w16du:dateUtc="2026-01-16T12:15:00Z">
            <w:r w:rsidRPr="00644DBC" w:rsidDel="00644DBC">
              <w:rPr>
                <w:noProof/>
                <w:rPrChange w:id="511" w:author="jonathan pritchard" w:date="2026-01-16T12:15:00Z" w16du:dateUtc="2026-01-16T12:15:00Z">
                  <w:rPr>
                    <w:rStyle w:val="Hyperlink"/>
                    <w:noProof/>
                  </w:rPr>
                </w:rPrChange>
              </w:rPr>
              <w:delText>5.1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512" w:author="jonathan pritchard" w:date="2026-01-16T12:15:00Z" w16du:dateUtc="2026-01-16T12:15:00Z">
                  <w:rPr>
                    <w:rStyle w:val="Hyperlink"/>
                    <w:noProof/>
                  </w:rPr>
                </w:rPrChange>
              </w:rPr>
              <w:delText>General principles</w:delText>
            </w:r>
            <w:r w:rsidRPr="0062074F" w:rsidDel="00644DBC">
              <w:rPr>
                <w:noProof/>
                <w:webHidden/>
              </w:rPr>
              <w:tab/>
              <w:delText>14</w:delText>
            </w:r>
          </w:del>
        </w:p>
        <w:p w14:paraId="0229BB3B" w14:textId="5D07C198" w:rsidR="00265357" w:rsidRPr="0062074F" w:rsidDel="00644DBC" w:rsidRDefault="00265357">
          <w:pPr>
            <w:pStyle w:val="TOC1"/>
            <w:rPr>
              <w:del w:id="513"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514" w:author="jonathan pritchard" w:date="2026-01-16T12:15:00Z" w16du:dateUtc="2026-01-16T12:15:00Z">
            <w:r w:rsidRPr="00644DBC" w:rsidDel="00644DBC">
              <w:rPr>
                <w:noProof/>
                <w:rPrChange w:id="515" w:author="jonathan pritchard" w:date="2026-01-16T12:15:00Z" w16du:dateUtc="2026-01-16T12:15:00Z">
                  <w:rPr>
                    <w:rStyle w:val="Hyperlink"/>
                    <w:noProof/>
                  </w:rPr>
                </w:rPrChange>
              </w:rPr>
              <w:delText>6</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516" w:author="jonathan pritchard" w:date="2026-01-16T12:15:00Z" w16du:dateUtc="2026-01-16T12:15:00Z">
                  <w:rPr>
                    <w:rStyle w:val="Hyperlink"/>
                    <w:noProof/>
                  </w:rPr>
                </w:rPrChange>
              </w:rPr>
              <w:delText>Data Layers</w:delText>
            </w:r>
            <w:r w:rsidRPr="0062074F" w:rsidDel="00644DBC">
              <w:rPr>
                <w:noProof/>
                <w:webHidden/>
              </w:rPr>
              <w:tab/>
              <w:delText>14</w:delText>
            </w:r>
          </w:del>
        </w:p>
        <w:p w14:paraId="160078DD" w14:textId="49B93383" w:rsidR="00265357" w:rsidRPr="0062074F" w:rsidDel="00644DBC" w:rsidRDefault="00265357">
          <w:pPr>
            <w:pStyle w:val="TOC2"/>
            <w:rPr>
              <w:del w:id="51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518" w:author="jonathan pritchard" w:date="2026-01-16T12:15:00Z" w16du:dateUtc="2026-01-16T12:15:00Z">
            <w:r w:rsidRPr="00644DBC" w:rsidDel="00644DBC">
              <w:rPr>
                <w:noProof/>
                <w:rPrChange w:id="519" w:author="jonathan pritchard" w:date="2026-01-16T12:15:00Z" w16du:dateUtc="2026-01-16T12:15:00Z">
                  <w:rPr>
                    <w:rStyle w:val="Hyperlink"/>
                    <w:noProof/>
                  </w:rPr>
                </w:rPrChange>
              </w:rPr>
              <w:delText>6.1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520" w:author="jonathan pritchard" w:date="2026-01-16T12:15:00Z" w16du:dateUtc="2026-01-16T12:15:00Z">
                  <w:rPr>
                    <w:rStyle w:val="Hyperlink"/>
                    <w:noProof/>
                  </w:rPr>
                </w:rPrChange>
              </w:rPr>
              <w:delText>Data products and information layers</w:delText>
            </w:r>
            <w:r w:rsidRPr="0062074F" w:rsidDel="00644DBC">
              <w:rPr>
                <w:noProof/>
                <w:webHidden/>
              </w:rPr>
              <w:tab/>
              <w:delText>14</w:delText>
            </w:r>
          </w:del>
        </w:p>
        <w:p w14:paraId="2B297322" w14:textId="0F6BA452" w:rsidR="00265357" w:rsidRPr="0062074F" w:rsidDel="00644DBC" w:rsidRDefault="00265357">
          <w:pPr>
            <w:pStyle w:val="TOC3"/>
            <w:rPr>
              <w:del w:id="52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22" w:author="jonathan pritchard" w:date="2026-01-16T12:15:00Z" w16du:dateUtc="2026-01-16T12:15:00Z">
            <w:r w:rsidRPr="00644DBC" w:rsidDel="00644DBC">
              <w:rPr>
                <w:noProof/>
                <w:rPrChange w:id="523" w:author="jonathan pritchard" w:date="2026-01-16T12:15:00Z" w16du:dateUtc="2026-01-16T12:15:00Z">
                  <w:rPr>
                    <w:rStyle w:val="Hyperlink"/>
                    <w:noProof/>
                  </w:rPr>
                </w:rPrChange>
              </w:rPr>
              <w:delText>6.1.1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24" w:author="jonathan pritchard" w:date="2026-01-16T12:15:00Z" w16du:dateUtc="2026-01-16T12:15:00Z">
                  <w:rPr>
                    <w:rStyle w:val="Hyperlink"/>
                    <w:noProof/>
                  </w:rPr>
                </w:rPrChange>
              </w:rPr>
              <w:delText>Basic product specifications and layers</w:delText>
            </w:r>
            <w:r w:rsidRPr="0062074F" w:rsidDel="00644DBC">
              <w:rPr>
                <w:noProof/>
                <w:webHidden/>
              </w:rPr>
              <w:tab/>
              <w:delText>14</w:delText>
            </w:r>
          </w:del>
        </w:p>
        <w:p w14:paraId="70329659" w14:textId="19FA1B4B" w:rsidR="00265357" w:rsidRPr="0062074F" w:rsidDel="00644DBC" w:rsidRDefault="00265357">
          <w:pPr>
            <w:pStyle w:val="TOC3"/>
            <w:rPr>
              <w:del w:id="52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26" w:author="jonathan pritchard" w:date="2026-01-16T12:15:00Z" w16du:dateUtc="2026-01-16T12:15:00Z">
            <w:r w:rsidRPr="00644DBC" w:rsidDel="00644DBC">
              <w:rPr>
                <w:noProof/>
                <w:rPrChange w:id="527" w:author="jonathan pritchard" w:date="2026-01-16T12:15:00Z" w16du:dateUtc="2026-01-16T12:15:00Z">
                  <w:rPr>
                    <w:rStyle w:val="Hyperlink"/>
                    <w:noProof/>
                  </w:rPr>
                </w:rPrChange>
              </w:rPr>
              <w:delText>6.1.2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28" w:author="jonathan pritchard" w:date="2026-01-16T12:15:00Z" w16du:dateUtc="2026-01-16T12:15:00Z">
                  <w:rPr>
                    <w:rStyle w:val="Hyperlink"/>
                    <w:noProof/>
                  </w:rPr>
                </w:rPrChange>
              </w:rPr>
              <w:delText>Projected Data</w:delText>
            </w:r>
            <w:r w:rsidRPr="0062074F" w:rsidDel="00644DBC">
              <w:rPr>
                <w:noProof/>
                <w:webHidden/>
              </w:rPr>
              <w:tab/>
              <w:delText>14</w:delText>
            </w:r>
          </w:del>
        </w:p>
        <w:p w14:paraId="5FBEBA9C" w14:textId="4FBFBF6F" w:rsidR="00265357" w:rsidRPr="0062074F" w:rsidDel="00644DBC" w:rsidRDefault="00265357">
          <w:pPr>
            <w:pStyle w:val="TOC3"/>
            <w:rPr>
              <w:del w:id="52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30" w:author="jonathan pritchard" w:date="2026-01-16T12:15:00Z" w16du:dateUtc="2026-01-16T12:15:00Z">
            <w:r w:rsidRPr="00644DBC" w:rsidDel="00644DBC">
              <w:rPr>
                <w:noProof/>
                <w:rPrChange w:id="531" w:author="jonathan pritchard" w:date="2026-01-16T12:15:00Z" w16du:dateUtc="2026-01-16T12:15:00Z">
                  <w:rPr>
                    <w:rStyle w:val="Hyperlink"/>
                    <w:noProof/>
                  </w:rPr>
                </w:rPrChange>
              </w:rPr>
              <w:delText>6.1.3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32" w:author="jonathan pritchard" w:date="2026-01-16T12:15:00Z" w16du:dateUtc="2026-01-16T12:15:00Z">
                  <w:rPr>
                    <w:rStyle w:val="Hyperlink"/>
                    <w:noProof/>
                  </w:rPr>
                </w:rPrChange>
              </w:rPr>
              <w:delText>Other data products</w:delText>
            </w:r>
            <w:r w:rsidRPr="0062074F" w:rsidDel="00644DBC">
              <w:rPr>
                <w:noProof/>
                <w:webHidden/>
              </w:rPr>
              <w:tab/>
              <w:delText>14</w:delText>
            </w:r>
          </w:del>
        </w:p>
        <w:p w14:paraId="3309CA44" w14:textId="61B84A6F" w:rsidR="00265357" w:rsidRPr="0062074F" w:rsidDel="00644DBC" w:rsidRDefault="00265357">
          <w:pPr>
            <w:pStyle w:val="TOC2"/>
            <w:rPr>
              <w:del w:id="53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534" w:author="jonathan pritchard" w:date="2026-01-16T12:15:00Z" w16du:dateUtc="2026-01-16T12:15:00Z">
            <w:r w:rsidRPr="00644DBC" w:rsidDel="00644DBC">
              <w:rPr>
                <w:noProof/>
                <w:rPrChange w:id="535" w:author="jonathan pritchard" w:date="2026-01-16T12:15:00Z" w16du:dateUtc="2026-01-16T12:15:00Z">
                  <w:rPr>
                    <w:rStyle w:val="Hyperlink"/>
                    <w:noProof/>
                  </w:rPr>
                </w:rPrChange>
              </w:rPr>
              <w:delText>6.2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536" w:author="jonathan pritchard" w:date="2026-01-16T12:15:00Z" w16du:dateUtc="2026-01-16T12:15:00Z">
                  <w:rPr>
                    <w:rStyle w:val="Hyperlink"/>
                    <w:noProof/>
                  </w:rPr>
                </w:rPrChange>
              </w:rPr>
              <w:delText>Mitigation of data overload</w:delText>
            </w:r>
            <w:r w:rsidRPr="0062074F" w:rsidDel="00644DBC">
              <w:rPr>
                <w:noProof/>
                <w:webHidden/>
              </w:rPr>
              <w:tab/>
              <w:delText>15</w:delText>
            </w:r>
          </w:del>
        </w:p>
        <w:p w14:paraId="19A15325" w14:textId="35C458C4" w:rsidR="00265357" w:rsidRPr="0062074F" w:rsidDel="00644DBC" w:rsidRDefault="00265357">
          <w:pPr>
            <w:pStyle w:val="TOC1"/>
            <w:rPr>
              <w:del w:id="537"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538" w:author="jonathan pritchard" w:date="2026-01-16T12:15:00Z" w16du:dateUtc="2026-01-16T12:15:00Z">
            <w:r w:rsidRPr="00644DBC" w:rsidDel="00644DBC">
              <w:rPr>
                <w:noProof/>
                <w:rPrChange w:id="539" w:author="jonathan pritchard" w:date="2026-01-16T12:15:00Z" w16du:dateUtc="2026-01-16T12:15:00Z">
                  <w:rPr>
                    <w:rStyle w:val="Hyperlink"/>
                    <w:noProof/>
                  </w:rPr>
                </w:rPrChange>
              </w:rPr>
              <w:delText>7</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540" w:author="jonathan pritchard" w:date="2026-01-16T12:15:00Z" w16du:dateUtc="2026-01-16T12:15:00Z">
                  <w:rPr>
                    <w:rStyle w:val="Hyperlink"/>
                    <w:noProof/>
                  </w:rPr>
                </w:rPrChange>
              </w:rPr>
              <w:delText>Portrayal Process, Catalogue Elements, and Alerting</w:delText>
            </w:r>
            <w:r w:rsidRPr="0062074F" w:rsidDel="00644DBC">
              <w:rPr>
                <w:noProof/>
                <w:webHidden/>
              </w:rPr>
              <w:tab/>
              <w:delText>15</w:delText>
            </w:r>
          </w:del>
        </w:p>
        <w:p w14:paraId="5CFF6E02" w14:textId="09B60E5D" w:rsidR="00265357" w:rsidRPr="0062074F" w:rsidDel="00644DBC" w:rsidRDefault="00265357">
          <w:pPr>
            <w:pStyle w:val="TOC2"/>
            <w:rPr>
              <w:del w:id="54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542" w:author="jonathan pritchard" w:date="2026-01-16T12:15:00Z" w16du:dateUtc="2026-01-16T12:15:00Z">
            <w:r w:rsidRPr="00644DBC" w:rsidDel="00644DBC">
              <w:rPr>
                <w:noProof/>
                <w:rPrChange w:id="543" w:author="jonathan pritchard" w:date="2026-01-16T12:15:00Z" w16du:dateUtc="2026-01-16T12:15:00Z">
                  <w:rPr>
                    <w:rStyle w:val="Hyperlink"/>
                    <w:noProof/>
                  </w:rPr>
                </w:rPrChange>
              </w:rPr>
              <w:delText>7.1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544" w:author="jonathan pritchard" w:date="2026-01-16T12:15:00Z" w16du:dateUtc="2026-01-16T12:15:00Z">
                  <w:rPr>
                    <w:rStyle w:val="Hyperlink"/>
                    <w:noProof/>
                  </w:rPr>
                </w:rPrChange>
              </w:rPr>
              <w:delText>Overview of the portrayal process</w:delText>
            </w:r>
            <w:r w:rsidRPr="0062074F" w:rsidDel="00644DBC">
              <w:rPr>
                <w:noProof/>
                <w:webHidden/>
              </w:rPr>
              <w:tab/>
              <w:delText>15</w:delText>
            </w:r>
          </w:del>
        </w:p>
        <w:p w14:paraId="4E2C2C13" w14:textId="522BEF47" w:rsidR="00265357" w:rsidRPr="0062074F" w:rsidDel="00644DBC" w:rsidRDefault="00265357">
          <w:pPr>
            <w:pStyle w:val="TOC2"/>
            <w:rPr>
              <w:del w:id="54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546" w:author="jonathan pritchard" w:date="2026-01-16T12:15:00Z" w16du:dateUtc="2026-01-16T12:15:00Z">
            <w:r w:rsidRPr="00644DBC" w:rsidDel="00644DBC">
              <w:rPr>
                <w:noProof/>
                <w:rPrChange w:id="547" w:author="jonathan pritchard" w:date="2026-01-16T12:15:00Z" w16du:dateUtc="2026-01-16T12:15:00Z">
                  <w:rPr>
                    <w:rStyle w:val="Hyperlink"/>
                    <w:noProof/>
                  </w:rPr>
                </w:rPrChange>
              </w:rPr>
              <w:delText>7.2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548" w:author="jonathan pritchard" w:date="2026-01-16T12:15:00Z" w16du:dateUtc="2026-01-16T12:15:00Z">
                  <w:rPr>
                    <w:rStyle w:val="Hyperlink"/>
                    <w:noProof/>
                  </w:rPr>
                </w:rPrChange>
              </w:rPr>
              <w:delText>Elements of S-100 Portrayal</w:delText>
            </w:r>
            <w:r w:rsidRPr="0062074F" w:rsidDel="00644DBC">
              <w:rPr>
                <w:noProof/>
                <w:webHidden/>
              </w:rPr>
              <w:tab/>
              <w:delText>15</w:delText>
            </w:r>
          </w:del>
        </w:p>
        <w:p w14:paraId="0FA3BD95" w14:textId="3CA548EE" w:rsidR="00265357" w:rsidRPr="0062074F" w:rsidDel="00644DBC" w:rsidRDefault="00265357">
          <w:pPr>
            <w:pStyle w:val="TOC3"/>
            <w:rPr>
              <w:del w:id="54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50" w:author="jonathan pritchard" w:date="2026-01-16T12:15:00Z" w16du:dateUtc="2026-01-16T12:15:00Z">
            <w:r w:rsidRPr="00644DBC" w:rsidDel="00644DBC">
              <w:rPr>
                <w:noProof/>
                <w:rPrChange w:id="551" w:author="jonathan pritchard" w:date="2026-01-16T12:15:00Z" w16du:dateUtc="2026-01-16T12:15:00Z">
                  <w:rPr>
                    <w:rStyle w:val="Hyperlink"/>
                    <w:noProof/>
                  </w:rPr>
                </w:rPrChange>
              </w:rPr>
              <w:delText>7.2.1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52" w:author="jonathan pritchard" w:date="2026-01-16T12:15:00Z" w16du:dateUtc="2026-01-16T12:15:00Z">
                  <w:rPr>
                    <w:rStyle w:val="Hyperlink"/>
                    <w:noProof/>
                  </w:rPr>
                </w:rPrChange>
              </w:rPr>
              <w:delText>Pixmaps</w:delText>
            </w:r>
            <w:r w:rsidRPr="0062074F" w:rsidDel="00644DBC">
              <w:rPr>
                <w:noProof/>
                <w:webHidden/>
              </w:rPr>
              <w:tab/>
              <w:delText>15</w:delText>
            </w:r>
          </w:del>
        </w:p>
        <w:p w14:paraId="17ACA717" w14:textId="4CB6B434" w:rsidR="00265357" w:rsidRPr="0062074F" w:rsidDel="00644DBC" w:rsidRDefault="00265357">
          <w:pPr>
            <w:pStyle w:val="TOC3"/>
            <w:rPr>
              <w:del w:id="55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54" w:author="jonathan pritchard" w:date="2026-01-16T12:15:00Z" w16du:dateUtc="2026-01-16T12:15:00Z">
            <w:r w:rsidRPr="00644DBC" w:rsidDel="00644DBC">
              <w:rPr>
                <w:noProof/>
                <w:rPrChange w:id="555" w:author="jonathan pritchard" w:date="2026-01-16T12:15:00Z" w16du:dateUtc="2026-01-16T12:15:00Z">
                  <w:rPr>
                    <w:rStyle w:val="Hyperlink"/>
                    <w:noProof/>
                  </w:rPr>
                </w:rPrChange>
              </w:rPr>
              <w:delText>7.2.2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56" w:author="jonathan pritchard" w:date="2026-01-16T12:15:00Z" w16du:dateUtc="2026-01-16T12:15:00Z">
                  <w:rPr>
                    <w:rStyle w:val="Hyperlink"/>
                    <w:noProof/>
                  </w:rPr>
                </w:rPrChange>
              </w:rPr>
              <w:delText>Colour coding scheme</w:delText>
            </w:r>
            <w:r w:rsidRPr="0062074F" w:rsidDel="00644DBC">
              <w:rPr>
                <w:noProof/>
                <w:webHidden/>
              </w:rPr>
              <w:tab/>
              <w:delText>15</w:delText>
            </w:r>
          </w:del>
        </w:p>
        <w:p w14:paraId="5592EC67" w14:textId="7D4A471F" w:rsidR="00265357" w:rsidRPr="0062074F" w:rsidDel="00644DBC" w:rsidRDefault="00265357">
          <w:pPr>
            <w:pStyle w:val="TOC3"/>
            <w:rPr>
              <w:del w:id="55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58" w:author="jonathan pritchard" w:date="2026-01-16T12:15:00Z" w16du:dateUtc="2026-01-16T12:15:00Z">
            <w:r w:rsidRPr="00644DBC" w:rsidDel="00644DBC">
              <w:rPr>
                <w:noProof/>
                <w:rPrChange w:id="559" w:author="jonathan pritchard" w:date="2026-01-16T12:15:00Z" w16du:dateUtc="2026-01-16T12:15:00Z">
                  <w:rPr>
                    <w:rStyle w:val="Hyperlink"/>
                    <w:noProof/>
                  </w:rPr>
                </w:rPrChange>
              </w:rPr>
              <w:delText>7.2.3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60" w:author="jonathan pritchard" w:date="2026-01-16T12:15:00Z" w16du:dateUtc="2026-01-16T12:15:00Z">
                  <w:rPr>
                    <w:rStyle w:val="Hyperlink"/>
                    <w:noProof/>
                  </w:rPr>
                </w:rPrChange>
              </w:rPr>
              <w:delText>Symbols</w:delText>
            </w:r>
            <w:r w:rsidRPr="0062074F" w:rsidDel="00644DBC">
              <w:rPr>
                <w:noProof/>
                <w:webHidden/>
              </w:rPr>
              <w:tab/>
              <w:delText>16</w:delText>
            </w:r>
          </w:del>
        </w:p>
        <w:p w14:paraId="00841D77" w14:textId="423ED514" w:rsidR="00265357" w:rsidRPr="0062074F" w:rsidDel="00644DBC" w:rsidRDefault="00265357">
          <w:pPr>
            <w:pStyle w:val="TOC3"/>
            <w:rPr>
              <w:del w:id="56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62" w:author="jonathan pritchard" w:date="2026-01-16T12:15:00Z" w16du:dateUtc="2026-01-16T12:15:00Z">
            <w:r w:rsidRPr="00644DBC" w:rsidDel="00644DBC">
              <w:rPr>
                <w:noProof/>
                <w:rPrChange w:id="563" w:author="jonathan pritchard" w:date="2026-01-16T12:15:00Z" w16du:dateUtc="2026-01-16T12:15:00Z">
                  <w:rPr>
                    <w:rStyle w:val="Hyperlink"/>
                    <w:noProof/>
                  </w:rPr>
                </w:rPrChange>
              </w:rPr>
              <w:delText>7.2.4</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64" w:author="jonathan pritchard" w:date="2026-01-16T12:15:00Z" w16du:dateUtc="2026-01-16T12:15:00Z">
                  <w:rPr>
                    <w:rStyle w:val="Hyperlink"/>
                    <w:noProof/>
                  </w:rPr>
                </w:rPrChange>
              </w:rPr>
              <w:delText>Area fills</w:delText>
            </w:r>
            <w:r w:rsidRPr="0062074F" w:rsidDel="00644DBC">
              <w:rPr>
                <w:noProof/>
                <w:webHidden/>
              </w:rPr>
              <w:tab/>
              <w:delText>16</w:delText>
            </w:r>
          </w:del>
        </w:p>
        <w:p w14:paraId="676AFCE0" w14:textId="3243A1AB" w:rsidR="00265357" w:rsidRPr="0062074F" w:rsidDel="00644DBC" w:rsidRDefault="00265357">
          <w:pPr>
            <w:pStyle w:val="TOC3"/>
            <w:rPr>
              <w:del w:id="56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66" w:author="jonathan pritchard" w:date="2026-01-16T12:15:00Z" w16du:dateUtc="2026-01-16T12:15:00Z">
            <w:r w:rsidRPr="00644DBC" w:rsidDel="00644DBC">
              <w:rPr>
                <w:noProof/>
                <w:rPrChange w:id="567" w:author="jonathan pritchard" w:date="2026-01-16T12:15:00Z" w16du:dateUtc="2026-01-16T12:15:00Z">
                  <w:rPr>
                    <w:rStyle w:val="Hyperlink"/>
                    <w:noProof/>
                  </w:rPr>
                </w:rPrChange>
              </w:rPr>
              <w:delText>7.2.5</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68" w:author="jonathan pritchard" w:date="2026-01-16T12:15:00Z" w16du:dateUtc="2026-01-16T12:15:00Z">
                  <w:rPr>
                    <w:rStyle w:val="Hyperlink"/>
                    <w:noProof/>
                  </w:rPr>
                </w:rPrChange>
              </w:rPr>
              <w:delText>Line styles</w:delText>
            </w:r>
            <w:r w:rsidRPr="0062074F" w:rsidDel="00644DBC">
              <w:rPr>
                <w:noProof/>
                <w:webHidden/>
              </w:rPr>
              <w:tab/>
              <w:delText>16</w:delText>
            </w:r>
          </w:del>
        </w:p>
        <w:p w14:paraId="0E740262" w14:textId="09D38D6B" w:rsidR="00265357" w:rsidRPr="0062074F" w:rsidDel="00644DBC" w:rsidRDefault="00265357">
          <w:pPr>
            <w:pStyle w:val="TOC3"/>
            <w:rPr>
              <w:del w:id="56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70" w:author="jonathan pritchard" w:date="2026-01-16T12:15:00Z" w16du:dateUtc="2026-01-16T12:15:00Z">
            <w:r w:rsidRPr="00644DBC" w:rsidDel="00644DBC">
              <w:rPr>
                <w:noProof/>
                <w:rPrChange w:id="571" w:author="jonathan pritchard" w:date="2026-01-16T12:15:00Z" w16du:dateUtc="2026-01-16T12:15:00Z">
                  <w:rPr>
                    <w:rStyle w:val="Hyperlink"/>
                    <w:noProof/>
                  </w:rPr>
                </w:rPrChange>
              </w:rPr>
              <w:delText>7.2.6</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72" w:author="jonathan pritchard" w:date="2026-01-16T12:15:00Z" w16du:dateUtc="2026-01-16T12:15:00Z">
                  <w:rPr>
                    <w:rStyle w:val="Hyperlink"/>
                    <w:noProof/>
                  </w:rPr>
                </w:rPrChange>
              </w:rPr>
              <w:delText>Portrayal of Shared Edges.</w:delText>
            </w:r>
            <w:r w:rsidRPr="0062074F" w:rsidDel="00644DBC">
              <w:rPr>
                <w:noProof/>
                <w:webHidden/>
              </w:rPr>
              <w:tab/>
              <w:delText>16</w:delText>
            </w:r>
          </w:del>
        </w:p>
        <w:p w14:paraId="138C22DA" w14:textId="4449DD35" w:rsidR="00265357" w:rsidRPr="0062074F" w:rsidDel="00644DBC" w:rsidRDefault="00265357">
          <w:pPr>
            <w:pStyle w:val="TOC3"/>
            <w:rPr>
              <w:del w:id="57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74" w:author="jonathan pritchard" w:date="2026-01-16T12:15:00Z" w16du:dateUtc="2026-01-16T12:15:00Z">
            <w:r w:rsidRPr="00644DBC" w:rsidDel="00644DBC">
              <w:rPr>
                <w:noProof/>
                <w:rPrChange w:id="575" w:author="jonathan pritchard" w:date="2026-01-16T12:15:00Z" w16du:dateUtc="2026-01-16T12:15:00Z">
                  <w:rPr>
                    <w:rStyle w:val="Hyperlink"/>
                    <w:noProof/>
                  </w:rPr>
                </w:rPrChange>
              </w:rPr>
              <w:delText>7.2.7</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76" w:author="jonathan pritchard" w:date="2026-01-16T12:15:00Z" w16du:dateUtc="2026-01-16T12:15:00Z">
                  <w:rPr>
                    <w:rStyle w:val="Hyperlink"/>
                    <w:noProof/>
                  </w:rPr>
                </w:rPrChange>
              </w:rPr>
              <w:delText>Text</w:delText>
            </w:r>
            <w:r w:rsidRPr="0062074F" w:rsidDel="00644DBC">
              <w:rPr>
                <w:noProof/>
                <w:webHidden/>
              </w:rPr>
              <w:tab/>
              <w:delText>17</w:delText>
            </w:r>
          </w:del>
        </w:p>
        <w:p w14:paraId="0221AFFC" w14:textId="13E8F5AC" w:rsidR="00265357" w:rsidRPr="0062074F" w:rsidDel="00644DBC" w:rsidRDefault="00265357">
          <w:pPr>
            <w:pStyle w:val="TOC3"/>
            <w:rPr>
              <w:del w:id="57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78" w:author="jonathan pritchard" w:date="2026-01-16T12:15:00Z" w16du:dateUtc="2026-01-16T12:15:00Z">
            <w:r w:rsidRPr="00644DBC" w:rsidDel="00644DBC">
              <w:rPr>
                <w:noProof/>
                <w:rPrChange w:id="579" w:author="jonathan pritchard" w:date="2026-01-16T12:15:00Z" w16du:dateUtc="2026-01-16T12:15:00Z">
                  <w:rPr>
                    <w:rStyle w:val="Hyperlink"/>
                    <w:noProof/>
                  </w:rPr>
                </w:rPrChange>
              </w:rPr>
              <w:delText>7.2.8</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80" w:author="jonathan pritchard" w:date="2026-01-16T12:15:00Z" w16du:dateUtc="2026-01-16T12:15:00Z">
                  <w:rPr>
                    <w:rStyle w:val="Hyperlink"/>
                    <w:noProof/>
                  </w:rPr>
                </w:rPrChange>
              </w:rPr>
              <w:delText>Style sheets</w:delText>
            </w:r>
            <w:r w:rsidRPr="0062074F" w:rsidDel="00644DBC">
              <w:rPr>
                <w:noProof/>
                <w:webHidden/>
              </w:rPr>
              <w:tab/>
              <w:delText>17</w:delText>
            </w:r>
          </w:del>
        </w:p>
        <w:p w14:paraId="6168FF28" w14:textId="658176D7" w:rsidR="00265357" w:rsidRPr="0062074F" w:rsidDel="00644DBC" w:rsidRDefault="00265357">
          <w:pPr>
            <w:pStyle w:val="TOC3"/>
            <w:rPr>
              <w:del w:id="58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82" w:author="jonathan pritchard" w:date="2026-01-16T12:15:00Z" w16du:dateUtc="2026-01-16T12:15:00Z">
            <w:r w:rsidRPr="00644DBC" w:rsidDel="00644DBC">
              <w:rPr>
                <w:noProof/>
                <w:rPrChange w:id="583" w:author="jonathan pritchard" w:date="2026-01-16T12:15:00Z" w16du:dateUtc="2026-01-16T12:15:00Z">
                  <w:rPr>
                    <w:rStyle w:val="Hyperlink"/>
                    <w:noProof/>
                  </w:rPr>
                </w:rPrChange>
              </w:rPr>
              <w:delText>7.2.9</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84" w:author="jonathan pritchard" w:date="2026-01-16T12:15:00Z" w16du:dateUtc="2026-01-16T12:15:00Z">
                  <w:rPr>
                    <w:rStyle w:val="Hyperlink"/>
                    <w:noProof/>
                  </w:rPr>
                </w:rPrChange>
              </w:rPr>
              <w:delText>Display planes</w:delText>
            </w:r>
            <w:r w:rsidRPr="0062074F" w:rsidDel="00644DBC">
              <w:rPr>
                <w:noProof/>
                <w:webHidden/>
              </w:rPr>
              <w:tab/>
              <w:delText>17</w:delText>
            </w:r>
          </w:del>
        </w:p>
        <w:p w14:paraId="14118C9C" w14:textId="2E5F588C" w:rsidR="00265357" w:rsidRPr="0062074F" w:rsidDel="00644DBC" w:rsidRDefault="00265357">
          <w:pPr>
            <w:pStyle w:val="TOC3"/>
            <w:rPr>
              <w:del w:id="58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86" w:author="jonathan pritchard" w:date="2026-01-16T12:15:00Z" w16du:dateUtc="2026-01-16T12:15:00Z">
            <w:r w:rsidRPr="00644DBC" w:rsidDel="00644DBC">
              <w:rPr>
                <w:noProof/>
                <w:rPrChange w:id="587" w:author="jonathan pritchard" w:date="2026-01-16T12:15:00Z" w16du:dateUtc="2026-01-16T12:15:00Z">
                  <w:rPr>
                    <w:rStyle w:val="Hyperlink"/>
                    <w:noProof/>
                  </w:rPr>
                </w:rPrChange>
              </w:rPr>
              <w:delText>7.2.10</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88" w:author="jonathan pritchard" w:date="2026-01-16T12:15:00Z" w16du:dateUtc="2026-01-16T12:15:00Z">
                  <w:rPr>
                    <w:rStyle w:val="Hyperlink"/>
                    <w:noProof/>
                  </w:rPr>
                </w:rPrChange>
              </w:rPr>
              <w:delText>Display (drawing) priorities</w:delText>
            </w:r>
            <w:r w:rsidRPr="0062074F" w:rsidDel="00644DBC">
              <w:rPr>
                <w:noProof/>
                <w:webHidden/>
              </w:rPr>
              <w:tab/>
              <w:delText>17</w:delText>
            </w:r>
          </w:del>
        </w:p>
        <w:p w14:paraId="004BF672" w14:textId="3BB45325" w:rsidR="00265357" w:rsidRPr="0062074F" w:rsidDel="00644DBC" w:rsidRDefault="00265357">
          <w:pPr>
            <w:pStyle w:val="TOC3"/>
            <w:rPr>
              <w:del w:id="58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90" w:author="jonathan pritchard" w:date="2026-01-16T12:15:00Z" w16du:dateUtc="2026-01-16T12:15:00Z">
            <w:r w:rsidRPr="00644DBC" w:rsidDel="00644DBC">
              <w:rPr>
                <w:noProof/>
                <w:rPrChange w:id="591" w:author="jonathan pritchard" w:date="2026-01-16T12:15:00Z" w16du:dateUtc="2026-01-16T12:15:00Z">
                  <w:rPr>
                    <w:rStyle w:val="Hyperlink"/>
                    <w:noProof/>
                  </w:rPr>
                </w:rPrChange>
              </w:rPr>
              <w:delText>7.2.11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92" w:author="jonathan pritchard" w:date="2026-01-16T12:15:00Z" w16du:dateUtc="2026-01-16T12:15:00Z">
                  <w:rPr>
                    <w:rStyle w:val="Hyperlink"/>
                    <w:noProof/>
                  </w:rPr>
                </w:rPrChange>
              </w:rPr>
              <w:delText>Viewing groups</w:delText>
            </w:r>
            <w:r w:rsidRPr="0062074F" w:rsidDel="00644DBC">
              <w:rPr>
                <w:noProof/>
                <w:webHidden/>
              </w:rPr>
              <w:tab/>
              <w:delText>18</w:delText>
            </w:r>
          </w:del>
        </w:p>
        <w:p w14:paraId="7D3A289C" w14:textId="3B039242" w:rsidR="00265357" w:rsidRPr="0062074F" w:rsidDel="00644DBC" w:rsidRDefault="00265357">
          <w:pPr>
            <w:pStyle w:val="TOC3"/>
            <w:rPr>
              <w:del w:id="59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94" w:author="jonathan pritchard" w:date="2026-01-16T12:15:00Z" w16du:dateUtc="2026-01-16T12:15:00Z">
            <w:r w:rsidRPr="00644DBC" w:rsidDel="00644DBC">
              <w:rPr>
                <w:noProof/>
                <w:rPrChange w:id="595" w:author="jonathan pritchard" w:date="2026-01-16T12:15:00Z" w16du:dateUtc="2026-01-16T12:15:00Z">
                  <w:rPr>
                    <w:rStyle w:val="Hyperlink"/>
                    <w:noProof/>
                  </w:rPr>
                </w:rPrChange>
              </w:rPr>
              <w:delText>7.2.12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596" w:author="jonathan pritchard" w:date="2026-01-16T12:15:00Z" w16du:dateUtc="2026-01-16T12:15:00Z">
                  <w:rPr>
                    <w:rStyle w:val="Hyperlink"/>
                    <w:noProof/>
                  </w:rPr>
                </w:rPrChange>
              </w:rPr>
              <w:delText>Viewing group layers</w:delText>
            </w:r>
            <w:r w:rsidRPr="0062074F" w:rsidDel="00644DBC">
              <w:rPr>
                <w:noProof/>
                <w:webHidden/>
              </w:rPr>
              <w:tab/>
              <w:delText>18</w:delText>
            </w:r>
          </w:del>
        </w:p>
        <w:p w14:paraId="3B34E787" w14:textId="2C941CC9" w:rsidR="00265357" w:rsidRPr="0062074F" w:rsidDel="00644DBC" w:rsidRDefault="00265357">
          <w:pPr>
            <w:pStyle w:val="TOC3"/>
            <w:rPr>
              <w:del w:id="59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598" w:author="jonathan pritchard" w:date="2026-01-16T12:15:00Z" w16du:dateUtc="2026-01-16T12:15:00Z">
            <w:r w:rsidRPr="00644DBC" w:rsidDel="00644DBC">
              <w:rPr>
                <w:noProof/>
                <w:rPrChange w:id="599" w:author="jonathan pritchard" w:date="2026-01-16T12:15:00Z" w16du:dateUtc="2026-01-16T12:15:00Z">
                  <w:rPr>
                    <w:rStyle w:val="Hyperlink"/>
                    <w:noProof/>
                  </w:rPr>
                </w:rPrChange>
              </w:rPr>
              <w:delText>7.2.13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00" w:author="jonathan pritchard" w:date="2026-01-16T12:15:00Z" w16du:dateUtc="2026-01-16T12:15:00Z">
                  <w:rPr>
                    <w:rStyle w:val="Hyperlink"/>
                    <w:noProof/>
                  </w:rPr>
                </w:rPrChange>
              </w:rPr>
              <w:delText>Display modes</w:delText>
            </w:r>
            <w:r w:rsidRPr="0062074F" w:rsidDel="00644DBC">
              <w:rPr>
                <w:noProof/>
                <w:webHidden/>
              </w:rPr>
              <w:tab/>
              <w:delText>18</w:delText>
            </w:r>
          </w:del>
        </w:p>
        <w:p w14:paraId="77A2FBAF" w14:textId="6EB519D1" w:rsidR="00265357" w:rsidRPr="0062074F" w:rsidDel="00644DBC" w:rsidRDefault="00265357">
          <w:pPr>
            <w:pStyle w:val="TOC3"/>
            <w:rPr>
              <w:del w:id="60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02" w:author="jonathan pritchard" w:date="2026-01-16T12:15:00Z" w16du:dateUtc="2026-01-16T12:15:00Z">
            <w:r w:rsidRPr="00644DBC" w:rsidDel="00644DBC">
              <w:rPr>
                <w:noProof/>
                <w:rPrChange w:id="603" w:author="jonathan pritchard" w:date="2026-01-16T12:15:00Z" w16du:dateUtc="2026-01-16T12:15:00Z">
                  <w:rPr>
                    <w:rStyle w:val="Hyperlink"/>
                    <w:noProof/>
                  </w:rPr>
                </w:rPrChange>
              </w:rPr>
              <w:delText>7.2.14</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04" w:author="jonathan pritchard" w:date="2026-01-16T12:15:00Z" w16du:dateUtc="2026-01-16T12:15:00Z">
                  <w:rPr>
                    <w:rStyle w:val="Hyperlink"/>
                    <w:noProof/>
                  </w:rPr>
                </w:rPrChange>
              </w:rPr>
              <w:delText>Rules</w:delText>
            </w:r>
            <w:r w:rsidRPr="0062074F" w:rsidDel="00644DBC">
              <w:rPr>
                <w:noProof/>
                <w:webHidden/>
              </w:rPr>
              <w:tab/>
              <w:delText>18</w:delText>
            </w:r>
          </w:del>
        </w:p>
        <w:p w14:paraId="429E5A04" w14:textId="3933B0CD" w:rsidR="00265357" w:rsidRPr="0062074F" w:rsidDel="00644DBC" w:rsidRDefault="00265357">
          <w:pPr>
            <w:pStyle w:val="TOC3"/>
            <w:rPr>
              <w:del w:id="60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06" w:author="jonathan pritchard" w:date="2026-01-16T12:15:00Z" w16du:dateUtc="2026-01-16T12:15:00Z">
            <w:r w:rsidRPr="00644DBC" w:rsidDel="00644DBC">
              <w:rPr>
                <w:noProof/>
                <w:rPrChange w:id="607" w:author="jonathan pritchard" w:date="2026-01-16T12:15:00Z" w16du:dateUtc="2026-01-16T12:15:00Z">
                  <w:rPr>
                    <w:rStyle w:val="Hyperlink"/>
                    <w:noProof/>
                  </w:rPr>
                </w:rPrChange>
              </w:rPr>
              <w:delText>7.2.15</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08" w:author="jonathan pritchard" w:date="2026-01-16T12:15:00Z" w16du:dateUtc="2026-01-16T12:15:00Z">
                  <w:rPr>
                    <w:rStyle w:val="Hyperlink"/>
                    <w:noProof/>
                  </w:rPr>
                </w:rPrChange>
              </w:rPr>
              <w:delText>Context</w:delText>
            </w:r>
            <w:r w:rsidRPr="0062074F" w:rsidDel="00644DBC">
              <w:rPr>
                <w:noProof/>
                <w:webHidden/>
              </w:rPr>
              <w:tab/>
              <w:delText>18</w:delText>
            </w:r>
          </w:del>
        </w:p>
        <w:p w14:paraId="4FF02571" w14:textId="18264C68" w:rsidR="00265357" w:rsidRPr="0062074F" w:rsidDel="00644DBC" w:rsidRDefault="00265357">
          <w:pPr>
            <w:pStyle w:val="TOC3"/>
            <w:rPr>
              <w:del w:id="60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10" w:author="jonathan pritchard" w:date="2026-01-16T12:15:00Z" w16du:dateUtc="2026-01-16T12:15:00Z">
            <w:r w:rsidRPr="00644DBC" w:rsidDel="00644DBC">
              <w:rPr>
                <w:noProof/>
                <w:rPrChange w:id="611" w:author="jonathan pritchard" w:date="2026-01-16T12:15:00Z" w16du:dateUtc="2026-01-16T12:15:00Z">
                  <w:rPr>
                    <w:rStyle w:val="Hyperlink"/>
                    <w:noProof/>
                  </w:rPr>
                </w:rPrChange>
              </w:rPr>
              <w:delText>7.2.16</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12" w:author="jonathan pritchard" w:date="2026-01-16T12:15:00Z" w16du:dateUtc="2026-01-16T12:15:00Z">
                  <w:rPr>
                    <w:rStyle w:val="Hyperlink"/>
                    <w:noProof/>
                  </w:rPr>
                </w:rPrChange>
              </w:rPr>
              <w:delText>Validity times</w:delText>
            </w:r>
            <w:r w:rsidRPr="0062074F" w:rsidDel="00644DBC">
              <w:rPr>
                <w:noProof/>
                <w:webHidden/>
              </w:rPr>
              <w:tab/>
              <w:delText>18</w:delText>
            </w:r>
          </w:del>
        </w:p>
        <w:p w14:paraId="4AD93FA9" w14:textId="093B867C" w:rsidR="00265357" w:rsidRPr="0062074F" w:rsidDel="00644DBC" w:rsidRDefault="00265357">
          <w:pPr>
            <w:pStyle w:val="TOC2"/>
            <w:rPr>
              <w:del w:id="61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614" w:author="jonathan pritchard" w:date="2026-01-16T12:15:00Z" w16du:dateUtc="2026-01-16T12:15:00Z">
            <w:r w:rsidRPr="00644DBC" w:rsidDel="00644DBC">
              <w:rPr>
                <w:noProof/>
                <w:rPrChange w:id="615" w:author="jonathan pritchard" w:date="2026-01-16T12:15:00Z" w16du:dateUtc="2026-01-16T12:15:00Z">
                  <w:rPr>
                    <w:rStyle w:val="Hyperlink"/>
                    <w:noProof/>
                  </w:rPr>
                </w:rPrChange>
              </w:rPr>
              <w:delText>7.3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616" w:author="jonathan pritchard" w:date="2026-01-16T12:15:00Z" w16du:dateUtc="2026-01-16T12:15:00Z">
                  <w:rPr>
                    <w:rStyle w:val="Hyperlink"/>
                    <w:noProof/>
                  </w:rPr>
                </w:rPrChange>
              </w:rPr>
              <w:delText>Alerts</w:delText>
            </w:r>
            <w:r w:rsidRPr="0062074F" w:rsidDel="00644DBC">
              <w:rPr>
                <w:noProof/>
                <w:webHidden/>
              </w:rPr>
              <w:tab/>
              <w:delText>18</w:delText>
            </w:r>
          </w:del>
        </w:p>
        <w:p w14:paraId="0B6C078C" w14:textId="05F626C1" w:rsidR="00265357" w:rsidRPr="0062074F" w:rsidDel="00644DBC" w:rsidRDefault="00265357">
          <w:pPr>
            <w:pStyle w:val="TOC1"/>
            <w:rPr>
              <w:del w:id="617"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618" w:author="jonathan pritchard" w:date="2026-01-16T12:15:00Z" w16du:dateUtc="2026-01-16T12:15:00Z">
            <w:r w:rsidRPr="00644DBC" w:rsidDel="00644DBC">
              <w:rPr>
                <w:noProof/>
                <w:rPrChange w:id="619" w:author="jonathan pritchard" w:date="2026-01-16T12:15:00Z" w16du:dateUtc="2026-01-16T12:15:00Z">
                  <w:rPr>
                    <w:rStyle w:val="Hyperlink"/>
                    <w:noProof/>
                  </w:rPr>
                </w:rPrChange>
              </w:rPr>
              <w:delText>8</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620" w:author="jonathan pritchard" w:date="2026-01-16T12:15:00Z" w16du:dateUtc="2026-01-16T12:15:00Z">
                  <w:rPr>
                    <w:rStyle w:val="Hyperlink"/>
                    <w:noProof/>
                  </w:rPr>
                </w:rPrChange>
              </w:rPr>
              <w:delText>Interoperability</w:delText>
            </w:r>
            <w:r w:rsidRPr="0062074F" w:rsidDel="00644DBC">
              <w:rPr>
                <w:noProof/>
                <w:webHidden/>
              </w:rPr>
              <w:tab/>
              <w:delText>18</w:delText>
            </w:r>
          </w:del>
        </w:p>
        <w:p w14:paraId="4A6A2E78" w14:textId="2960174B" w:rsidR="00265357" w:rsidRPr="0062074F" w:rsidDel="00644DBC" w:rsidRDefault="00265357">
          <w:pPr>
            <w:pStyle w:val="TOC1"/>
            <w:rPr>
              <w:del w:id="621"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622" w:author="jonathan pritchard" w:date="2026-01-16T12:15:00Z" w16du:dateUtc="2026-01-16T12:15:00Z">
            <w:r w:rsidRPr="00644DBC" w:rsidDel="00644DBC">
              <w:rPr>
                <w:noProof/>
                <w:rPrChange w:id="623" w:author="jonathan pritchard" w:date="2026-01-16T12:15:00Z" w16du:dateUtc="2026-01-16T12:15:00Z">
                  <w:rPr>
                    <w:rStyle w:val="Hyperlink"/>
                    <w:noProof/>
                  </w:rPr>
                </w:rPrChange>
              </w:rPr>
              <w:delText>9</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624" w:author="jonathan pritchard" w:date="2026-01-16T12:15:00Z" w16du:dateUtc="2026-01-16T12:15:00Z">
                  <w:rPr>
                    <w:rStyle w:val="Hyperlink"/>
                    <w:noProof/>
                  </w:rPr>
                </w:rPrChange>
              </w:rPr>
              <w:delText>Display Organisation and Operation</w:delText>
            </w:r>
            <w:r w:rsidRPr="0062074F" w:rsidDel="00644DBC">
              <w:rPr>
                <w:noProof/>
                <w:webHidden/>
              </w:rPr>
              <w:tab/>
              <w:delText>20</w:delText>
            </w:r>
          </w:del>
        </w:p>
        <w:p w14:paraId="66859CAA" w14:textId="0C32EF4E" w:rsidR="00265357" w:rsidRPr="0062074F" w:rsidDel="00644DBC" w:rsidRDefault="00265357">
          <w:pPr>
            <w:pStyle w:val="TOC2"/>
            <w:rPr>
              <w:del w:id="62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626" w:author="jonathan pritchard" w:date="2026-01-16T12:15:00Z" w16du:dateUtc="2026-01-16T12:15:00Z">
            <w:r w:rsidRPr="00644DBC" w:rsidDel="00644DBC">
              <w:rPr>
                <w:noProof/>
                <w:rPrChange w:id="627" w:author="jonathan pritchard" w:date="2026-01-16T12:15:00Z" w16du:dateUtc="2026-01-16T12:15:00Z">
                  <w:rPr>
                    <w:rStyle w:val="Hyperlink"/>
                    <w:noProof/>
                  </w:rPr>
                </w:rPrChange>
              </w:rPr>
              <w:delText>9.1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628" w:author="jonathan pritchard" w:date="2026-01-16T12:15:00Z" w16du:dateUtc="2026-01-16T12:15:00Z">
                  <w:rPr>
                    <w:rStyle w:val="Hyperlink"/>
                    <w:noProof/>
                  </w:rPr>
                </w:rPrChange>
              </w:rPr>
              <w:delText>Display of non-S-100 information</w:delText>
            </w:r>
            <w:r w:rsidRPr="0062074F" w:rsidDel="00644DBC">
              <w:rPr>
                <w:noProof/>
                <w:webHidden/>
              </w:rPr>
              <w:tab/>
              <w:delText>20</w:delText>
            </w:r>
          </w:del>
        </w:p>
        <w:p w14:paraId="2ED81541" w14:textId="2A2D9047" w:rsidR="00265357" w:rsidRPr="0062074F" w:rsidDel="00644DBC" w:rsidRDefault="00265357">
          <w:pPr>
            <w:pStyle w:val="TOC3"/>
            <w:rPr>
              <w:del w:id="62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30" w:author="jonathan pritchard" w:date="2026-01-16T12:15:00Z" w16du:dateUtc="2026-01-16T12:15:00Z">
            <w:r w:rsidRPr="00644DBC" w:rsidDel="00644DBC">
              <w:rPr>
                <w:noProof/>
                <w:rPrChange w:id="631" w:author="jonathan pritchard" w:date="2026-01-16T12:15:00Z" w16du:dateUtc="2026-01-16T12:15:00Z">
                  <w:rPr>
                    <w:rStyle w:val="Hyperlink"/>
                    <w:noProof/>
                  </w:rPr>
                </w:rPrChange>
              </w:rPr>
              <w:delText>9.1.1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32" w:author="jonathan pritchard" w:date="2026-01-16T12:15:00Z" w16du:dateUtc="2026-01-16T12:15:00Z">
                  <w:rPr>
                    <w:rStyle w:val="Hyperlink"/>
                    <w:noProof/>
                  </w:rPr>
                </w:rPrChange>
              </w:rPr>
              <w:delText>Distinguishing between official S-100 data and additional data</w:delText>
            </w:r>
            <w:r w:rsidRPr="0062074F" w:rsidDel="00644DBC">
              <w:rPr>
                <w:noProof/>
                <w:webHidden/>
              </w:rPr>
              <w:tab/>
              <w:delText>20</w:delText>
            </w:r>
          </w:del>
        </w:p>
        <w:p w14:paraId="32B41CE1" w14:textId="15F607C4" w:rsidR="00265357" w:rsidRPr="0062074F" w:rsidDel="00644DBC" w:rsidRDefault="00265357">
          <w:pPr>
            <w:pStyle w:val="TOC3"/>
            <w:rPr>
              <w:del w:id="63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34" w:author="jonathan pritchard" w:date="2026-01-16T12:15:00Z" w16du:dateUtc="2026-01-16T12:15:00Z">
            <w:r w:rsidRPr="00644DBC" w:rsidDel="00644DBC">
              <w:rPr>
                <w:noProof/>
                <w:rPrChange w:id="635" w:author="jonathan pritchard" w:date="2026-01-16T12:15:00Z" w16du:dateUtc="2026-01-16T12:15:00Z">
                  <w:rPr>
                    <w:rStyle w:val="Hyperlink"/>
                    <w:noProof/>
                  </w:rPr>
                </w:rPrChange>
              </w:rPr>
              <w:delText>9.1.2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36" w:author="jonathan pritchard" w:date="2026-01-16T12:15:00Z" w16du:dateUtc="2026-01-16T12:15:00Z">
                  <w:rPr>
                    <w:rStyle w:val="Hyperlink"/>
                    <w:noProof/>
                  </w:rPr>
                </w:rPrChange>
              </w:rPr>
              <w:delText>Supplemental display items</w:delText>
            </w:r>
            <w:r w:rsidRPr="0062074F" w:rsidDel="00644DBC">
              <w:rPr>
                <w:noProof/>
                <w:webHidden/>
              </w:rPr>
              <w:tab/>
              <w:delText>20</w:delText>
            </w:r>
          </w:del>
        </w:p>
        <w:p w14:paraId="42C4BB68" w14:textId="2EB0BCAB" w:rsidR="00265357" w:rsidRPr="0062074F" w:rsidDel="00644DBC" w:rsidRDefault="00265357">
          <w:pPr>
            <w:pStyle w:val="TOC3"/>
            <w:rPr>
              <w:del w:id="63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38" w:author="jonathan pritchard" w:date="2026-01-16T12:15:00Z" w16du:dateUtc="2026-01-16T12:15:00Z">
            <w:r w:rsidRPr="00644DBC" w:rsidDel="00644DBC">
              <w:rPr>
                <w:noProof/>
                <w:rPrChange w:id="639" w:author="jonathan pritchard" w:date="2026-01-16T12:15:00Z" w16du:dateUtc="2026-01-16T12:15:00Z">
                  <w:rPr>
                    <w:rStyle w:val="Hyperlink"/>
                    <w:noProof/>
                  </w:rPr>
                </w:rPrChange>
              </w:rPr>
              <w:delText>9.1.3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40" w:author="jonathan pritchard" w:date="2026-01-16T12:15:00Z" w16du:dateUtc="2026-01-16T12:15:00Z">
                  <w:rPr>
                    <w:rStyle w:val="Hyperlink"/>
                    <w:noProof/>
                  </w:rPr>
                </w:rPrChange>
              </w:rPr>
              <w:delText>Navigational Warning functions</w:delText>
            </w:r>
            <w:r w:rsidRPr="0062074F" w:rsidDel="00644DBC">
              <w:rPr>
                <w:noProof/>
                <w:webHidden/>
              </w:rPr>
              <w:tab/>
              <w:delText>21</w:delText>
            </w:r>
          </w:del>
        </w:p>
        <w:p w14:paraId="10564C31" w14:textId="4BA80620" w:rsidR="00265357" w:rsidRPr="0062074F" w:rsidDel="00644DBC" w:rsidRDefault="00265357">
          <w:pPr>
            <w:pStyle w:val="TOC3"/>
            <w:rPr>
              <w:del w:id="64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42" w:author="jonathan pritchard" w:date="2026-01-16T12:15:00Z" w16du:dateUtc="2026-01-16T12:15:00Z">
            <w:r w:rsidRPr="00644DBC" w:rsidDel="00644DBC">
              <w:rPr>
                <w:noProof/>
                <w:rPrChange w:id="643" w:author="jonathan pritchard" w:date="2026-01-16T12:15:00Z" w16du:dateUtc="2026-01-16T12:15:00Z">
                  <w:rPr>
                    <w:rStyle w:val="Hyperlink"/>
                    <w:noProof/>
                  </w:rPr>
                </w:rPrChange>
              </w:rPr>
              <w:delText>9.1.4</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44" w:author="jonathan pritchard" w:date="2026-01-16T12:15:00Z" w16du:dateUtc="2026-01-16T12:15:00Z">
                  <w:rPr>
                    <w:rStyle w:val="Hyperlink"/>
                    <w:noProof/>
                  </w:rPr>
                </w:rPrChange>
              </w:rPr>
              <w:delText>Units</w:delText>
            </w:r>
            <w:r w:rsidRPr="0062074F" w:rsidDel="00644DBC">
              <w:rPr>
                <w:noProof/>
                <w:webHidden/>
              </w:rPr>
              <w:tab/>
              <w:delText>21</w:delText>
            </w:r>
          </w:del>
        </w:p>
        <w:p w14:paraId="59B5AB3F" w14:textId="67F784AB" w:rsidR="00265357" w:rsidRPr="0062074F" w:rsidDel="00644DBC" w:rsidRDefault="00265357">
          <w:pPr>
            <w:pStyle w:val="TOC3"/>
            <w:rPr>
              <w:del w:id="64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46" w:author="jonathan pritchard" w:date="2026-01-16T12:15:00Z" w16du:dateUtc="2026-01-16T12:15:00Z">
            <w:r w:rsidRPr="00644DBC" w:rsidDel="00644DBC">
              <w:rPr>
                <w:noProof/>
                <w:rPrChange w:id="647" w:author="jonathan pritchard" w:date="2026-01-16T12:15:00Z" w16du:dateUtc="2026-01-16T12:15:00Z">
                  <w:rPr>
                    <w:rStyle w:val="Hyperlink"/>
                    <w:noProof/>
                  </w:rPr>
                </w:rPrChange>
              </w:rPr>
              <w:delText>9.1.5</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48" w:author="jonathan pritchard" w:date="2026-01-16T12:15:00Z" w16du:dateUtc="2026-01-16T12:15:00Z">
                  <w:rPr>
                    <w:rStyle w:val="Hyperlink"/>
                    <w:noProof/>
                  </w:rPr>
                </w:rPrChange>
              </w:rPr>
              <w:delText>Legend</w:delText>
            </w:r>
            <w:r w:rsidRPr="0062074F" w:rsidDel="00644DBC">
              <w:rPr>
                <w:noProof/>
                <w:webHidden/>
              </w:rPr>
              <w:tab/>
              <w:delText>21</w:delText>
            </w:r>
          </w:del>
        </w:p>
        <w:p w14:paraId="2977799D" w14:textId="36992B38" w:rsidR="00265357" w:rsidRPr="0062074F" w:rsidDel="00644DBC" w:rsidRDefault="00265357">
          <w:pPr>
            <w:pStyle w:val="TOC2"/>
            <w:rPr>
              <w:del w:id="64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650" w:author="jonathan pritchard" w:date="2026-01-16T12:15:00Z" w16du:dateUtc="2026-01-16T12:15:00Z">
            <w:r w:rsidRPr="00644DBC" w:rsidDel="00644DBC">
              <w:rPr>
                <w:noProof/>
                <w:rPrChange w:id="651" w:author="jonathan pritchard" w:date="2026-01-16T12:15:00Z" w16du:dateUtc="2026-01-16T12:15:00Z">
                  <w:rPr>
                    <w:rStyle w:val="Hyperlink"/>
                    <w:noProof/>
                  </w:rPr>
                </w:rPrChange>
              </w:rPr>
              <w:delText>9.2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652" w:author="jonathan pritchard" w:date="2026-01-16T12:15:00Z" w16du:dateUtc="2026-01-16T12:15:00Z">
                  <w:rPr>
                    <w:rStyle w:val="Hyperlink"/>
                    <w:noProof/>
                  </w:rPr>
                </w:rPrChange>
              </w:rPr>
              <w:delText>Priority of information [Informative]</w:delText>
            </w:r>
            <w:r w:rsidRPr="0062074F" w:rsidDel="00644DBC">
              <w:rPr>
                <w:noProof/>
                <w:webHidden/>
              </w:rPr>
              <w:tab/>
              <w:delText>21</w:delText>
            </w:r>
          </w:del>
        </w:p>
        <w:p w14:paraId="67813AD3" w14:textId="670EF09A" w:rsidR="00265357" w:rsidRPr="0062074F" w:rsidDel="00644DBC" w:rsidRDefault="00265357">
          <w:pPr>
            <w:pStyle w:val="TOC3"/>
            <w:rPr>
              <w:del w:id="65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54" w:author="jonathan pritchard" w:date="2026-01-16T12:15:00Z" w16du:dateUtc="2026-01-16T12:15:00Z">
            <w:r w:rsidRPr="00644DBC" w:rsidDel="00644DBC">
              <w:rPr>
                <w:noProof/>
                <w:rPrChange w:id="655" w:author="jonathan pritchard" w:date="2026-01-16T12:15:00Z" w16du:dateUtc="2026-01-16T12:15:00Z">
                  <w:rPr>
                    <w:rStyle w:val="Hyperlink"/>
                    <w:noProof/>
                  </w:rPr>
                </w:rPrChange>
              </w:rPr>
              <w:delText>9.2.1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56" w:author="jonathan pritchard" w:date="2026-01-16T12:15:00Z" w16du:dateUtc="2026-01-16T12:15:00Z">
                  <w:rPr>
                    <w:rStyle w:val="Hyperlink"/>
                    <w:noProof/>
                  </w:rPr>
                </w:rPrChange>
              </w:rPr>
              <w:delText>Priority layers</w:delText>
            </w:r>
            <w:r w:rsidRPr="0062074F" w:rsidDel="00644DBC">
              <w:rPr>
                <w:noProof/>
                <w:webHidden/>
              </w:rPr>
              <w:tab/>
              <w:delText>21</w:delText>
            </w:r>
          </w:del>
        </w:p>
        <w:p w14:paraId="63BA92BB" w14:textId="5583E409" w:rsidR="00265357" w:rsidRPr="0062074F" w:rsidDel="00644DBC" w:rsidRDefault="00265357">
          <w:pPr>
            <w:pStyle w:val="TOC3"/>
            <w:rPr>
              <w:del w:id="65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58" w:author="jonathan pritchard" w:date="2026-01-16T12:15:00Z" w16du:dateUtc="2026-01-16T12:15:00Z">
            <w:r w:rsidRPr="00644DBC" w:rsidDel="00644DBC">
              <w:rPr>
                <w:noProof/>
                <w:rPrChange w:id="659" w:author="jonathan pritchard" w:date="2026-01-16T12:15:00Z" w16du:dateUtc="2026-01-16T12:15:00Z">
                  <w:rPr>
                    <w:rStyle w:val="Hyperlink"/>
                    <w:noProof/>
                  </w:rPr>
                </w:rPrChange>
              </w:rPr>
              <w:delText>9.2.2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60" w:author="jonathan pritchard" w:date="2026-01-16T12:15:00Z" w16du:dateUtc="2026-01-16T12:15:00Z">
                  <w:rPr>
                    <w:rStyle w:val="Hyperlink"/>
                    <w:noProof/>
                  </w:rPr>
                </w:rPrChange>
              </w:rPr>
              <w:delText>Radar priority</w:delText>
            </w:r>
            <w:r w:rsidRPr="0062074F" w:rsidDel="00644DBC">
              <w:rPr>
                <w:noProof/>
                <w:webHidden/>
              </w:rPr>
              <w:tab/>
              <w:delText>22</w:delText>
            </w:r>
          </w:del>
        </w:p>
        <w:p w14:paraId="079C0739" w14:textId="2A0F0FF7" w:rsidR="00265357" w:rsidRPr="0062074F" w:rsidDel="00644DBC" w:rsidRDefault="00265357">
          <w:pPr>
            <w:pStyle w:val="TOC2"/>
            <w:rPr>
              <w:del w:id="66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662" w:author="jonathan pritchard" w:date="2026-01-16T12:15:00Z" w16du:dateUtc="2026-01-16T12:15:00Z">
            <w:r w:rsidRPr="00644DBC" w:rsidDel="00644DBC">
              <w:rPr>
                <w:noProof/>
                <w:rPrChange w:id="663" w:author="jonathan pritchard" w:date="2026-01-16T12:15:00Z" w16du:dateUtc="2026-01-16T12:15:00Z">
                  <w:rPr>
                    <w:rStyle w:val="Hyperlink"/>
                    <w:noProof/>
                  </w:rPr>
                </w:rPrChange>
              </w:rPr>
              <w:delText>9.3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664" w:author="jonathan pritchard" w:date="2026-01-16T12:15:00Z" w16du:dateUtc="2026-01-16T12:15:00Z">
                  <w:rPr>
                    <w:rStyle w:val="Hyperlink"/>
                    <w:noProof/>
                  </w:rPr>
                </w:rPrChange>
              </w:rPr>
              <w:delText>Displaying ECDIS updates</w:delText>
            </w:r>
            <w:r w:rsidRPr="0062074F" w:rsidDel="00644DBC">
              <w:rPr>
                <w:noProof/>
                <w:webHidden/>
              </w:rPr>
              <w:tab/>
              <w:delText>22</w:delText>
            </w:r>
          </w:del>
        </w:p>
        <w:p w14:paraId="07CDCFC8" w14:textId="58555427" w:rsidR="00265357" w:rsidRPr="0062074F" w:rsidDel="00644DBC" w:rsidRDefault="00265357">
          <w:pPr>
            <w:pStyle w:val="TOC2"/>
            <w:rPr>
              <w:del w:id="66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666" w:author="jonathan pritchard" w:date="2026-01-16T12:15:00Z" w16du:dateUtc="2026-01-16T12:15:00Z">
            <w:r w:rsidRPr="00644DBC" w:rsidDel="00644DBC">
              <w:rPr>
                <w:noProof/>
                <w:rPrChange w:id="667" w:author="jonathan pritchard" w:date="2026-01-16T12:15:00Z" w16du:dateUtc="2026-01-16T12:15:00Z">
                  <w:rPr>
                    <w:rStyle w:val="Hyperlink"/>
                    <w:noProof/>
                  </w:rPr>
                </w:rPrChange>
              </w:rPr>
              <w:delText>9.4</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668" w:author="jonathan pritchard" w:date="2026-01-16T12:15:00Z" w16du:dateUtc="2026-01-16T12:15:00Z">
                  <w:rPr>
                    <w:rStyle w:val="Hyperlink"/>
                    <w:noProof/>
                  </w:rPr>
                </w:rPrChange>
              </w:rPr>
              <w:delText>Display functions</w:delText>
            </w:r>
            <w:r w:rsidRPr="0062074F" w:rsidDel="00644DBC">
              <w:rPr>
                <w:noProof/>
                <w:webHidden/>
              </w:rPr>
              <w:tab/>
              <w:delText>22</w:delText>
            </w:r>
          </w:del>
        </w:p>
        <w:p w14:paraId="7DA8D65D" w14:textId="15170AA1" w:rsidR="00265357" w:rsidRPr="0062074F" w:rsidDel="00644DBC" w:rsidRDefault="00265357">
          <w:pPr>
            <w:pStyle w:val="TOC1"/>
            <w:rPr>
              <w:del w:id="669"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670" w:author="jonathan pritchard" w:date="2026-01-16T12:15:00Z" w16du:dateUtc="2026-01-16T12:15:00Z">
            <w:r w:rsidRPr="00644DBC" w:rsidDel="00644DBC">
              <w:rPr>
                <w:noProof/>
                <w:rPrChange w:id="671" w:author="jonathan pritchard" w:date="2026-01-16T12:15:00Z" w16du:dateUtc="2026-01-16T12:15:00Z">
                  <w:rPr>
                    <w:rStyle w:val="Hyperlink"/>
                    <w:noProof/>
                  </w:rPr>
                </w:rPrChange>
              </w:rPr>
              <w:delText>10</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672" w:author="jonathan pritchard" w:date="2026-01-16T12:15:00Z" w16du:dateUtc="2026-01-16T12:15:00Z">
                  <w:rPr>
                    <w:rStyle w:val="Hyperlink"/>
                    <w:noProof/>
                  </w:rPr>
                </w:rPrChange>
              </w:rPr>
              <w:delText>General Rules for Symbols and Text</w:delText>
            </w:r>
            <w:r w:rsidRPr="0062074F" w:rsidDel="00644DBC">
              <w:rPr>
                <w:noProof/>
                <w:webHidden/>
              </w:rPr>
              <w:tab/>
              <w:delText>22</w:delText>
            </w:r>
          </w:del>
        </w:p>
        <w:p w14:paraId="51349C27" w14:textId="258E3D79" w:rsidR="00265357" w:rsidRPr="0062074F" w:rsidDel="00644DBC" w:rsidRDefault="00265357">
          <w:pPr>
            <w:pStyle w:val="TOC2"/>
            <w:rPr>
              <w:del w:id="67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674" w:author="jonathan pritchard" w:date="2026-01-16T12:15:00Z" w16du:dateUtc="2026-01-16T12:15:00Z">
            <w:r w:rsidRPr="00644DBC" w:rsidDel="00644DBC">
              <w:rPr>
                <w:noProof/>
                <w:rPrChange w:id="675" w:author="jonathan pritchard" w:date="2026-01-16T12:15:00Z" w16du:dateUtc="2026-01-16T12:15:00Z">
                  <w:rPr>
                    <w:rStyle w:val="Hyperlink"/>
                    <w:noProof/>
                  </w:rPr>
                </w:rPrChange>
              </w:rPr>
              <w:delText>10.1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676" w:author="jonathan pritchard" w:date="2026-01-16T12:15:00Z" w16du:dateUtc="2026-01-16T12:15:00Z">
                  <w:rPr>
                    <w:rStyle w:val="Hyperlink"/>
                    <w:noProof/>
                  </w:rPr>
                </w:rPrChange>
              </w:rPr>
              <w:delText>Symbol Specifications</w:delText>
            </w:r>
            <w:r w:rsidRPr="0062074F" w:rsidDel="00644DBC">
              <w:rPr>
                <w:noProof/>
                <w:webHidden/>
              </w:rPr>
              <w:tab/>
              <w:delText>22</w:delText>
            </w:r>
          </w:del>
        </w:p>
        <w:p w14:paraId="6A57736F" w14:textId="326CBDB4" w:rsidR="00265357" w:rsidRPr="0062074F" w:rsidDel="00644DBC" w:rsidRDefault="00265357">
          <w:pPr>
            <w:pStyle w:val="TOC2"/>
            <w:rPr>
              <w:del w:id="67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678" w:author="jonathan pritchard" w:date="2026-01-16T12:15:00Z" w16du:dateUtc="2026-01-16T12:15:00Z">
            <w:r w:rsidRPr="00644DBC" w:rsidDel="00644DBC">
              <w:rPr>
                <w:noProof/>
                <w:rPrChange w:id="679" w:author="jonathan pritchard" w:date="2026-01-16T12:15:00Z" w16du:dateUtc="2026-01-16T12:15:00Z">
                  <w:rPr>
                    <w:rStyle w:val="Hyperlink"/>
                    <w:noProof/>
                  </w:rPr>
                </w:rPrChange>
              </w:rPr>
              <w:delText>10.2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680" w:author="jonathan pritchard" w:date="2026-01-16T12:15:00Z" w16du:dateUtc="2026-01-16T12:15:00Z">
                  <w:rPr>
                    <w:rStyle w:val="Hyperlink"/>
                    <w:noProof/>
                  </w:rPr>
                </w:rPrChange>
              </w:rPr>
              <w:delText>Reproduction of lines, symbols and text</w:delText>
            </w:r>
            <w:r w:rsidRPr="0062074F" w:rsidDel="00644DBC">
              <w:rPr>
                <w:noProof/>
                <w:webHidden/>
              </w:rPr>
              <w:tab/>
              <w:delText>23</w:delText>
            </w:r>
          </w:del>
        </w:p>
        <w:p w14:paraId="37F45F69" w14:textId="24C3B2EF" w:rsidR="00265357" w:rsidRPr="0062074F" w:rsidDel="00644DBC" w:rsidRDefault="00265357">
          <w:pPr>
            <w:pStyle w:val="TOC3"/>
            <w:rPr>
              <w:del w:id="68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82" w:author="jonathan pritchard" w:date="2026-01-16T12:15:00Z" w16du:dateUtc="2026-01-16T12:15:00Z">
            <w:r w:rsidRPr="00644DBC" w:rsidDel="00644DBC">
              <w:rPr>
                <w:noProof/>
                <w:rPrChange w:id="683" w:author="jonathan pritchard" w:date="2026-01-16T12:15:00Z" w16du:dateUtc="2026-01-16T12:15:00Z">
                  <w:rPr>
                    <w:rStyle w:val="Hyperlink"/>
                    <w:noProof/>
                  </w:rPr>
                </w:rPrChange>
              </w:rPr>
              <w:delText>10.2.1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84" w:author="jonathan pritchard" w:date="2026-01-16T12:15:00Z" w16du:dateUtc="2026-01-16T12:15:00Z">
                  <w:rPr>
                    <w:rStyle w:val="Hyperlink"/>
                    <w:noProof/>
                  </w:rPr>
                </w:rPrChange>
              </w:rPr>
              <w:delText>Introduction [Informative]</w:delText>
            </w:r>
            <w:r w:rsidRPr="0062074F" w:rsidDel="00644DBC">
              <w:rPr>
                <w:noProof/>
                <w:webHidden/>
              </w:rPr>
              <w:tab/>
              <w:delText>23</w:delText>
            </w:r>
          </w:del>
        </w:p>
        <w:p w14:paraId="34FD232D" w14:textId="088471BA" w:rsidR="00265357" w:rsidRPr="0062074F" w:rsidDel="00644DBC" w:rsidRDefault="00265357">
          <w:pPr>
            <w:pStyle w:val="TOC3"/>
            <w:rPr>
              <w:del w:id="68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86" w:author="jonathan pritchard" w:date="2026-01-16T12:15:00Z" w16du:dateUtc="2026-01-16T12:15:00Z">
            <w:r w:rsidRPr="00644DBC" w:rsidDel="00644DBC">
              <w:rPr>
                <w:noProof/>
                <w:rPrChange w:id="687" w:author="jonathan pritchard" w:date="2026-01-16T12:15:00Z" w16du:dateUtc="2026-01-16T12:15:00Z">
                  <w:rPr>
                    <w:rStyle w:val="Hyperlink"/>
                    <w:noProof/>
                  </w:rPr>
                </w:rPrChange>
              </w:rPr>
              <w:delText>10.2.2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88" w:author="jonathan pritchard" w:date="2026-01-16T12:15:00Z" w16du:dateUtc="2026-01-16T12:15:00Z">
                  <w:rPr>
                    <w:rStyle w:val="Hyperlink"/>
                    <w:noProof/>
                  </w:rPr>
                </w:rPrChange>
              </w:rPr>
              <w:delText>Minimum Requirement for size and resolution</w:delText>
            </w:r>
            <w:r w:rsidRPr="0062074F" w:rsidDel="00644DBC">
              <w:rPr>
                <w:noProof/>
                <w:webHidden/>
              </w:rPr>
              <w:tab/>
              <w:delText>23</w:delText>
            </w:r>
          </w:del>
        </w:p>
        <w:p w14:paraId="6E3B3BA1" w14:textId="437B58B0" w:rsidR="00265357" w:rsidRPr="0062074F" w:rsidDel="00644DBC" w:rsidRDefault="00265357">
          <w:pPr>
            <w:pStyle w:val="TOC3"/>
            <w:rPr>
              <w:del w:id="68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690" w:author="jonathan pritchard" w:date="2026-01-16T12:15:00Z" w16du:dateUtc="2026-01-16T12:15:00Z">
            <w:r w:rsidRPr="00644DBC" w:rsidDel="00644DBC">
              <w:rPr>
                <w:noProof/>
                <w:rPrChange w:id="691" w:author="jonathan pritchard" w:date="2026-01-16T12:15:00Z" w16du:dateUtc="2026-01-16T12:15:00Z">
                  <w:rPr>
                    <w:rStyle w:val="Hyperlink"/>
                    <w:noProof/>
                  </w:rPr>
                </w:rPrChange>
              </w:rPr>
              <w:delText>10.2.3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692" w:author="jonathan pritchard" w:date="2026-01-16T12:15:00Z" w16du:dateUtc="2026-01-16T12:15:00Z">
                  <w:rPr>
                    <w:rStyle w:val="Hyperlink"/>
                    <w:noProof/>
                  </w:rPr>
                </w:rPrChange>
              </w:rPr>
              <w:delText>Zooming</w:delText>
            </w:r>
            <w:r w:rsidRPr="0062074F" w:rsidDel="00644DBC">
              <w:rPr>
                <w:noProof/>
                <w:webHidden/>
              </w:rPr>
              <w:tab/>
              <w:delText>23</w:delText>
            </w:r>
          </w:del>
        </w:p>
        <w:p w14:paraId="716B77DC" w14:textId="149A67E9" w:rsidR="00265357" w:rsidRPr="0062074F" w:rsidDel="00644DBC" w:rsidRDefault="00265357">
          <w:pPr>
            <w:pStyle w:val="TOC2"/>
            <w:rPr>
              <w:del w:id="69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694" w:author="jonathan pritchard" w:date="2026-01-16T12:15:00Z" w16du:dateUtc="2026-01-16T12:15:00Z">
            <w:r w:rsidRPr="00644DBC" w:rsidDel="00644DBC">
              <w:rPr>
                <w:noProof/>
                <w:rPrChange w:id="695" w:author="jonathan pritchard" w:date="2026-01-16T12:15:00Z" w16du:dateUtc="2026-01-16T12:15:00Z">
                  <w:rPr>
                    <w:rStyle w:val="Hyperlink"/>
                    <w:noProof/>
                  </w:rPr>
                </w:rPrChange>
              </w:rPr>
              <w:delText>10.3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696" w:author="jonathan pritchard" w:date="2026-01-16T12:15:00Z" w16du:dateUtc="2026-01-16T12:15:00Z">
                  <w:rPr>
                    <w:rStyle w:val="Hyperlink"/>
                    <w:noProof/>
                  </w:rPr>
                </w:rPrChange>
              </w:rPr>
              <w:delText>Common text and information attributes</w:delText>
            </w:r>
            <w:r w:rsidRPr="0062074F" w:rsidDel="00644DBC">
              <w:rPr>
                <w:noProof/>
                <w:webHidden/>
              </w:rPr>
              <w:tab/>
              <w:delText>23</w:delText>
            </w:r>
          </w:del>
        </w:p>
        <w:p w14:paraId="42E2342C" w14:textId="20825A69" w:rsidR="00265357" w:rsidRPr="0062074F" w:rsidDel="00644DBC" w:rsidRDefault="00265357">
          <w:pPr>
            <w:pStyle w:val="TOC1"/>
            <w:rPr>
              <w:del w:id="697"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698" w:author="jonathan pritchard" w:date="2026-01-16T12:15:00Z" w16du:dateUtc="2026-01-16T12:15:00Z">
            <w:r w:rsidRPr="00644DBC" w:rsidDel="00644DBC">
              <w:rPr>
                <w:noProof/>
                <w:rPrChange w:id="699" w:author="jonathan pritchard" w:date="2026-01-16T12:15:00Z" w16du:dateUtc="2026-01-16T12:15:00Z">
                  <w:rPr>
                    <w:rStyle w:val="Hyperlink"/>
                    <w:noProof/>
                  </w:rPr>
                </w:rPrChange>
              </w:rPr>
              <w:delText>11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700" w:author="jonathan pritchard" w:date="2026-01-16T12:15:00Z" w16du:dateUtc="2026-01-16T12:15:00Z">
                  <w:rPr>
                    <w:rStyle w:val="Hyperlink"/>
                    <w:noProof/>
                  </w:rPr>
                </w:rPrChange>
              </w:rPr>
              <w:delText>Text and Graphics</w:delText>
            </w:r>
            <w:r w:rsidRPr="0062074F" w:rsidDel="00644DBC">
              <w:rPr>
                <w:noProof/>
                <w:webHidden/>
              </w:rPr>
              <w:tab/>
              <w:delText>24</w:delText>
            </w:r>
          </w:del>
        </w:p>
        <w:p w14:paraId="7AF8628F" w14:textId="546F1D64" w:rsidR="00265357" w:rsidRPr="0062074F" w:rsidDel="00644DBC" w:rsidRDefault="00265357">
          <w:pPr>
            <w:pStyle w:val="TOC2"/>
            <w:rPr>
              <w:del w:id="70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02" w:author="jonathan pritchard" w:date="2026-01-16T12:15:00Z" w16du:dateUtc="2026-01-16T12:15:00Z">
            <w:r w:rsidRPr="00644DBC" w:rsidDel="00644DBC">
              <w:rPr>
                <w:noProof/>
                <w:rPrChange w:id="703" w:author="jonathan pritchard" w:date="2026-01-16T12:15:00Z" w16du:dateUtc="2026-01-16T12:15:00Z">
                  <w:rPr>
                    <w:rStyle w:val="Hyperlink"/>
                    <w:noProof/>
                  </w:rPr>
                </w:rPrChange>
              </w:rPr>
              <w:delText>11.1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04" w:author="jonathan pritchard" w:date="2026-01-16T12:15:00Z" w16du:dateUtc="2026-01-16T12:15:00Z">
                  <w:rPr>
                    <w:rStyle w:val="Hyperlink"/>
                    <w:noProof/>
                  </w:rPr>
                </w:rPrChange>
              </w:rPr>
              <w:delText>Arrangement of viewing group layers.</w:delText>
            </w:r>
            <w:r w:rsidRPr="0062074F" w:rsidDel="00644DBC">
              <w:rPr>
                <w:noProof/>
                <w:webHidden/>
              </w:rPr>
              <w:tab/>
              <w:delText>24</w:delText>
            </w:r>
          </w:del>
        </w:p>
        <w:p w14:paraId="25E9FB57" w14:textId="593BA04E" w:rsidR="00265357" w:rsidRPr="0062074F" w:rsidDel="00644DBC" w:rsidRDefault="00265357">
          <w:pPr>
            <w:pStyle w:val="TOC1"/>
            <w:rPr>
              <w:del w:id="705"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706" w:author="jonathan pritchard" w:date="2026-01-16T12:15:00Z" w16du:dateUtc="2026-01-16T12:15:00Z">
            <w:r w:rsidRPr="00644DBC" w:rsidDel="00644DBC">
              <w:rPr>
                <w:noProof/>
                <w:rPrChange w:id="707" w:author="jonathan pritchard" w:date="2026-01-16T12:15:00Z" w16du:dateUtc="2026-01-16T12:15:00Z">
                  <w:rPr>
                    <w:rStyle w:val="Hyperlink"/>
                    <w:noProof/>
                  </w:rPr>
                </w:rPrChange>
              </w:rPr>
              <w:delText>12</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708" w:author="jonathan pritchard" w:date="2026-01-16T12:15:00Z" w16du:dateUtc="2026-01-16T12:15:00Z">
                  <w:rPr>
                    <w:rStyle w:val="Hyperlink"/>
                    <w:noProof/>
                  </w:rPr>
                </w:rPrChange>
              </w:rPr>
              <w:delText>Display Elements</w:delText>
            </w:r>
            <w:r w:rsidRPr="0062074F" w:rsidDel="00644DBC">
              <w:rPr>
                <w:noProof/>
                <w:webHidden/>
              </w:rPr>
              <w:tab/>
              <w:delText>24</w:delText>
            </w:r>
          </w:del>
        </w:p>
        <w:p w14:paraId="1C5C07F5" w14:textId="728097EC" w:rsidR="00265357" w:rsidRPr="0062074F" w:rsidDel="00644DBC" w:rsidRDefault="00265357">
          <w:pPr>
            <w:pStyle w:val="TOC2"/>
            <w:rPr>
              <w:del w:id="70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10" w:author="jonathan pritchard" w:date="2026-01-16T12:15:00Z" w16du:dateUtc="2026-01-16T12:15:00Z">
            <w:r w:rsidRPr="00644DBC" w:rsidDel="00644DBC">
              <w:rPr>
                <w:noProof/>
                <w:rPrChange w:id="711" w:author="jonathan pritchard" w:date="2026-01-16T12:15:00Z" w16du:dateUtc="2026-01-16T12:15:00Z">
                  <w:rPr>
                    <w:rStyle w:val="Hyperlink"/>
                    <w:noProof/>
                  </w:rPr>
                </w:rPrChange>
              </w:rPr>
              <w:delText>12.1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12" w:author="jonathan pritchard" w:date="2026-01-16T12:15:00Z" w16du:dateUtc="2026-01-16T12:15:00Z">
                  <w:rPr>
                    <w:rStyle w:val="Hyperlink"/>
                    <w:noProof/>
                  </w:rPr>
                </w:rPrChange>
              </w:rPr>
              <w:delText>Elements related to data and display scales</w:delText>
            </w:r>
            <w:r w:rsidRPr="0062074F" w:rsidDel="00644DBC">
              <w:rPr>
                <w:noProof/>
                <w:webHidden/>
              </w:rPr>
              <w:tab/>
              <w:delText>25</w:delText>
            </w:r>
          </w:del>
        </w:p>
        <w:p w14:paraId="11AA0332" w14:textId="45FD4425" w:rsidR="00265357" w:rsidRPr="0062074F" w:rsidDel="00644DBC" w:rsidRDefault="00265357">
          <w:pPr>
            <w:pStyle w:val="TOC3"/>
            <w:rPr>
              <w:del w:id="71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14" w:author="jonathan pritchard" w:date="2026-01-16T12:15:00Z" w16du:dateUtc="2026-01-16T12:15:00Z">
            <w:r w:rsidRPr="00644DBC" w:rsidDel="00644DBC">
              <w:rPr>
                <w:noProof/>
                <w:rPrChange w:id="715" w:author="jonathan pritchard" w:date="2026-01-16T12:15:00Z" w16du:dateUtc="2026-01-16T12:15:00Z">
                  <w:rPr>
                    <w:rStyle w:val="Hyperlink"/>
                    <w:noProof/>
                  </w:rPr>
                </w:rPrChange>
              </w:rPr>
              <w:delText>12.1.1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16" w:author="jonathan pritchard" w:date="2026-01-16T12:15:00Z" w16du:dateUtc="2026-01-16T12:15:00Z">
                  <w:rPr>
                    <w:rStyle w:val="Hyperlink"/>
                    <w:noProof/>
                  </w:rPr>
                </w:rPrChange>
              </w:rPr>
              <w:delText>ENC scale</w:delText>
            </w:r>
            <w:r w:rsidRPr="0062074F" w:rsidDel="00644DBC">
              <w:rPr>
                <w:noProof/>
                <w:webHidden/>
              </w:rPr>
              <w:tab/>
              <w:delText>25</w:delText>
            </w:r>
          </w:del>
        </w:p>
        <w:p w14:paraId="424949B0" w14:textId="6FE2C41E" w:rsidR="00265357" w:rsidRPr="0062074F" w:rsidDel="00644DBC" w:rsidRDefault="00265357">
          <w:pPr>
            <w:pStyle w:val="TOC2"/>
            <w:rPr>
              <w:del w:id="71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18" w:author="jonathan pritchard" w:date="2026-01-16T12:15:00Z" w16du:dateUtc="2026-01-16T12:15:00Z">
            <w:r w:rsidRPr="00644DBC" w:rsidDel="00644DBC">
              <w:rPr>
                <w:noProof/>
                <w:rPrChange w:id="719" w:author="jonathan pritchard" w:date="2026-01-16T12:15:00Z" w16du:dateUtc="2026-01-16T12:15:00Z">
                  <w:rPr>
                    <w:rStyle w:val="Hyperlink"/>
                    <w:noProof/>
                  </w:rPr>
                </w:rPrChange>
              </w:rPr>
              <w:delText>12.2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20" w:author="jonathan pritchard" w:date="2026-01-16T12:15:00Z" w16du:dateUtc="2026-01-16T12:15:00Z">
                  <w:rPr>
                    <w:rStyle w:val="Hyperlink"/>
                    <w:noProof/>
                  </w:rPr>
                </w:rPrChange>
              </w:rPr>
              <w:delText>Display of Non-ENC data layers</w:delText>
            </w:r>
            <w:r w:rsidRPr="0062074F" w:rsidDel="00644DBC">
              <w:rPr>
                <w:noProof/>
                <w:webHidden/>
              </w:rPr>
              <w:tab/>
              <w:delText>25</w:delText>
            </w:r>
          </w:del>
        </w:p>
        <w:p w14:paraId="109CCB71" w14:textId="10163ED6" w:rsidR="00265357" w:rsidRPr="0062074F" w:rsidDel="00644DBC" w:rsidRDefault="00265357">
          <w:pPr>
            <w:pStyle w:val="TOC2"/>
            <w:rPr>
              <w:del w:id="72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22" w:author="jonathan pritchard" w:date="2026-01-16T12:15:00Z" w16du:dateUtc="2026-01-16T12:15:00Z">
            <w:r w:rsidRPr="00644DBC" w:rsidDel="00644DBC">
              <w:rPr>
                <w:noProof/>
                <w:rPrChange w:id="723" w:author="jonathan pritchard" w:date="2026-01-16T12:15:00Z" w16du:dateUtc="2026-01-16T12:15:00Z">
                  <w:rPr>
                    <w:rStyle w:val="Hyperlink"/>
                    <w:noProof/>
                  </w:rPr>
                </w:rPrChange>
              </w:rPr>
              <w:delText>12.3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24" w:author="jonathan pritchard" w:date="2026-01-16T12:15:00Z" w16du:dateUtc="2026-01-16T12:15:00Z">
                  <w:rPr>
                    <w:rStyle w:val="Hyperlink"/>
                    <w:noProof/>
                  </w:rPr>
                </w:rPrChange>
              </w:rPr>
              <w:delText>Overscale</w:delText>
            </w:r>
            <w:r w:rsidRPr="0062074F" w:rsidDel="00644DBC">
              <w:rPr>
                <w:noProof/>
                <w:webHidden/>
              </w:rPr>
              <w:tab/>
              <w:delText>26</w:delText>
            </w:r>
          </w:del>
        </w:p>
        <w:p w14:paraId="6A35741B" w14:textId="612C4AC4" w:rsidR="00265357" w:rsidRPr="0062074F" w:rsidDel="00644DBC" w:rsidRDefault="00265357">
          <w:pPr>
            <w:pStyle w:val="TOC3"/>
            <w:rPr>
              <w:del w:id="72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26" w:author="jonathan pritchard" w:date="2026-01-16T12:15:00Z" w16du:dateUtc="2026-01-16T12:15:00Z">
            <w:r w:rsidRPr="00644DBC" w:rsidDel="00644DBC">
              <w:rPr>
                <w:noProof/>
                <w:rPrChange w:id="727" w:author="jonathan pritchard" w:date="2026-01-16T12:15:00Z" w16du:dateUtc="2026-01-16T12:15:00Z">
                  <w:rPr>
                    <w:rStyle w:val="Hyperlink"/>
                    <w:noProof/>
                  </w:rPr>
                </w:rPrChange>
              </w:rPr>
              <w:delText>12.3.1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28" w:author="jonathan pritchard" w:date="2026-01-16T12:15:00Z" w16du:dateUtc="2026-01-16T12:15:00Z">
                  <w:rPr>
                    <w:rStyle w:val="Hyperlink"/>
                    <w:noProof/>
                  </w:rPr>
                </w:rPrChange>
              </w:rPr>
              <w:delText>Chart Scale boundary</w:delText>
            </w:r>
            <w:r w:rsidRPr="0062074F" w:rsidDel="00644DBC">
              <w:rPr>
                <w:noProof/>
                <w:webHidden/>
              </w:rPr>
              <w:tab/>
              <w:delText>26</w:delText>
            </w:r>
          </w:del>
        </w:p>
        <w:p w14:paraId="1FB429A5" w14:textId="23DB774A" w:rsidR="00265357" w:rsidRPr="0062074F" w:rsidDel="00644DBC" w:rsidRDefault="00265357">
          <w:pPr>
            <w:pStyle w:val="TOC3"/>
            <w:rPr>
              <w:del w:id="72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30" w:author="jonathan pritchard" w:date="2026-01-16T12:15:00Z" w16du:dateUtc="2026-01-16T12:15:00Z">
            <w:r w:rsidRPr="00644DBC" w:rsidDel="00644DBC">
              <w:rPr>
                <w:noProof/>
                <w:rPrChange w:id="731" w:author="jonathan pritchard" w:date="2026-01-16T12:15:00Z" w16du:dateUtc="2026-01-16T12:15:00Z">
                  <w:rPr>
                    <w:rStyle w:val="Hyperlink"/>
                    <w:noProof/>
                  </w:rPr>
                </w:rPrChange>
              </w:rPr>
              <w:delText>12.3.2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32" w:author="jonathan pritchard" w:date="2026-01-16T12:15:00Z" w16du:dateUtc="2026-01-16T12:15:00Z">
                  <w:rPr>
                    <w:rStyle w:val="Hyperlink"/>
                    <w:noProof/>
                  </w:rPr>
                </w:rPrChange>
              </w:rPr>
              <w:delText>Overscale Pattern</w:delText>
            </w:r>
            <w:r w:rsidRPr="0062074F" w:rsidDel="00644DBC">
              <w:rPr>
                <w:noProof/>
                <w:webHidden/>
              </w:rPr>
              <w:tab/>
              <w:delText>26</w:delText>
            </w:r>
          </w:del>
        </w:p>
        <w:p w14:paraId="5DAE5FC1" w14:textId="35D0A28B" w:rsidR="00265357" w:rsidRPr="0062074F" w:rsidDel="00644DBC" w:rsidRDefault="00265357">
          <w:pPr>
            <w:pStyle w:val="TOC3"/>
            <w:rPr>
              <w:del w:id="73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34" w:author="jonathan pritchard" w:date="2026-01-16T12:15:00Z" w16du:dateUtc="2026-01-16T12:15:00Z">
            <w:r w:rsidRPr="00644DBC" w:rsidDel="00644DBC">
              <w:rPr>
                <w:noProof/>
                <w:rPrChange w:id="735" w:author="jonathan pritchard" w:date="2026-01-16T12:15:00Z" w16du:dateUtc="2026-01-16T12:15:00Z">
                  <w:rPr>
                    <w:rStyle w:val="Hyperlink"/>
                    <w:noProof/>
                  </w:rPr>
                </w:rPrChange>
              </w:rPr>
              <w:delText>12.3.3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36" w:author="jonathan pritchard" w:date="2026-01-16T12:15:00Z" w16du:dateUtc="2026-01-16T12:15:00Z">
                  <w:rPr>
                    <w:rStyle w:val="Hyperlink"/>
                    <w:noProof/>
                  </w:rPr>
                </w:rPrChange>
              </w:rPr>
              <w:delText>Larger scale data available</w:delText>
            </w:r>
            <w:r w:rsidRPr="0062074F" w:rsidDel="00644DBC">
              <w:rPr>
                <w:noProof/>
                <w:webHidden/>
              </w:rPr>
              <w:tab/>
              <w:delText>27</w:delText>
            </w:r>
          </w:del>
        </w:p>
        <w:p w14:paraId="059C4D87" w14:textId="67818C0D" w:rsidR="00265357" w:rsidRPr="0062074F" w:rsidDel="00644DBC" w:rsidRDefault="00265357">
          <w:pPr>
            <w:pStyle w:val="TOC2"/>
            <w:rPr>
              <w:del w:id="73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38" w:author="jonathan pritchard" w:date="2026-01-16T12:15:00Z" w16du:dateUtc="2026-01-16T12:15:00Z">
            <w:r w:rsidRPr="00644DBC" w:rsidDel="00644DBC">
              <w:rPr>
                <w:noProof/>
                <w:rPrChange w:id="739" w:author="jonathan pritchard" w:date="2026-01-16T12:15:00Z" w16du:dateUtc="2026-01-16T12:15:00Z">
                  <w:rPr>
                    <w:rStyle w:val="Hyperlink"/>
                    <w:noProof/>
                  </w:rPr>
                </w:rPrChange>
              </w:rPr>
              <w:delText>12.4</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40" w:author="jonathan pritchard" w:date="2026-01-16T12:15:00Z" w16du:dateUtc="2026-01-16T12:15:00Z">
                  <w:rPr>
                    <w:rStyle w:val="Hyperlink"/>
                    <w:noProof/>
                  </w:rPr>
                </w:rPrChange>
              </w:rPr>
              <w:delText>Graphical indexes</w:delText>
            </w:r>
            <w:r w:rsidRPr="0062074F" w:rsidDel="00644DBC">
              <w:rPr>
                <w:noProof/>
                <w:webHidden/>
              </w:rPr>
              <w:tab/>
              <w:delText>27</w:delText>
            </w:r>
          </w:del>
        </w:p>
        <w:p w14:paraId="5856E26C" w14:textId="6843CFF2" w:rsidR="00265357" w:rsidRPr="0062074F" w:rsidDel="00644DBC" w:rsidRDefault="00265357">
          <w:pPr>
            <w:pStyle w:val="TOC3"/>
            <w:rPr>
              <w:del w:id="74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42" w:author="jonathan pritchard" w:date="2026-01-16T12:15:00Z" w16du:dateUtc="2026-01-16T12:15:00Z">
            <w:r w:rsidRPr="00644DBC" w:rsidDel="00644DBC">
              <w:rPr>
                <w:noProof/>
                <w:rPrChange w:id="743" w:author="jonathan pritchard" w:date="2026-01-16T12:15:00Z" w16du:dateUtc="2026-01-16T12:15:00Z">
                  <w:rPr>
                    <w:rStyle w:val="Hyperlink"/>
                    <w:noProof/>
                  </w:rPr>
                </w:rPrChange>
              </w:rPr>
              <w:delText>12.4.1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44" w:author="jonathan pritchard" w:date="2026-01-16T12:15:00Z" w16du:dateUtc="2026-01-16T12:15:00Z">
                  <w:rPr>
                    <w:rStyle w:val="Hyperlink"/>
                    <w:noProof/>
                  </w:rPr>
                </w:rPrChange>
              </w:rPr>
              <w:delText>Graphical indexes of ENCs</w:delText>
            </w:r>
            <w:r w:rsidRPr="0062074F" w:rsidDel="00644DBC">
              <w:rPr>
                <w:noProof/>
                <w:webHidden/>
              </w:rPr>
              <w:tab/>
              <w:delText>27</w:delText>
            </w:r>
          </w:del>
        </w:p>
        <w:p w14:paraId="183933C9" w14:textId="42C3ED25" w:rsidR="00265357" w:rsidRPr="0062074F" w:rsidDel="00644DBC" w:rsidRDefault="00265357">
          <w:pPr>
            <w:pStyle w:val="TOC3"/>
            <w:rPr>
              <w:del w:id="74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46" w:author="jonathan pritchard" w:date="2026-01-16T12:15:00Z" w16du:dateUtc="2026-01-16T12:15:00Z">
            <w:r w:rsidRPr="00644DBC" w:rsidDel="00644DBC">
              <w:rPr>
                <w:noProof/>
                <w:rPrChange w:id="747" w:author="jonathan pritchard" w:date="2026-01-16T12:15:00Z" w16du:dateUtc="2026-01-16T12:15:00Z">
                  <w:rPr>
                    <w:rStyle w:val="Hyperlink"/>
                    <w:noProof/>
                  </w:rPr>
                </w:rPrChange>
              </w:rPr>
              <w:delText>12.4.2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48" w:author="jonathan pritchard" w:date="2026-01-16T12:15:00Z" w16du:dateUtc="2026-01-16T12:15:00Z">
                  <w:rPr>
                    <w:rStyle w:val="Hyperlink"/>
                    <w:noProof/>
                  </w:rPr>
                </w:rPrChange>
              </w:rPr>
              <w:delText>Graphical indexes of other S-100 products</w:delText>
            </w:r>
            <w:r w:rsidRPr="0062074F" w:rsidDel="00644DBC">
              <w:rPr>
                <w:noProof/>
                <w:webHidden/>
              </w:rPr>
              <w:tab/>
              <w:delText>28</w:delText>
            </w:r>
          </w:del>
        </w:p>
        <w:p w14:paraId="658464BC" w14:textId="3A7B85D5" w:rsidR="00265357" w:rsidRPr="0062074F" w:rsidDel="00644DBC" w:rsidRDefault="00265357">
          <w:pPr>
            <w:pStyle w:val="TOC2"/>
            <w:rPr>
              <w:del w:id="74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50" w:author="jonathan pritchard" w:date="2026-01-16T12:15:00Z" w16du:dateUtc="2026-01-16T12:15:00Z">
            <w:r w:rsidRPr="00644DBC" w:rsidDel="00644DBC">
              <w:rPr>
                <w:noProof/>
                <w:rPrChange w:id="751" w:author="jonathan pritchard" w:date="2026-01-16T12:15:00Z" w16du:dateUtc="2026-01-16T12:15:00Z">
                  <w:rPr>
                    <w:rStyle w:val="Hyperlink"/>
                    <w:noProof/>
                  </w:rPr>
                </w:rPrChange>
              </w:rPr>
              <w:delText>12.5</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52" w:author="jonathan pritchard" w:date="2026-01-16T12:15:00Z" w16du:dateUtc="2026-01-16T12:15:00Z">
                  <w:rPr>
                    <w:rStyle w:val="Hyperlink"/>
                    <w:noProof/>
                  </w:rPr>
                </w:rPrChange>
              </w:rPr>
              <w:delText>Limits of data</w:delText>
            </w:r>
            <w:r w:rsidRPr="0062074F" w:rsidDel="00644DBC">
              <w:rPr>
                <w:noProof/>
                <w:webHidden/>
              </w:rPr>
              <w:tab/>
              <w:delText>28</w:delText>
            </w:r>
          </w:del>
        </w:p>
        <w:p w14:paraId="23195B69" w14:textId="2BE51947" w:rsidR="00265357" w:rsidRPr="0062074F" w:rsidDel="00644DBC" w:rsidRDefault="00265357">
          <w:pPr>
            <w:pStyle w:val="TOC3"/>
            <w:rPr>
              <w:del w:id="75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54" w:author="jonathan pritchard" w:date="2026-01-16T12:15:00Z" w16du:dateUtc="2026-01-16T12:15:00Z">
            <w:r w:rsidRPr="00644DBC" w:rsidDel="00644DBC">
              <w:rPr>
                <w:noProof/>
                <w:rPrChange w:id="755" w:author="jonathan pritchard" w:date="2026-01-16T12:15:00Z" w16du:dateUtc="2026-01-16T12:15:00Z">
                  <w:rPr>
                    <w:rStyle w:val="Hyperlink"/>
                    <w:noProof/>
                  </w:rPr>
                </w:rPrChange>
              </w:rPr>
              <w:delText>12.5.1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56" w:author="jonathan pritchard" w:date="2026-01-16T12:15:00Z" w16du:dateUtc="2026-01-16T12:15:00Z">
                  <w:rPr>
                    <w:rStyle w:val="Hyperlink"/>
                    <w:noProof/>
                  </w:rPr>
                </w:rPrChange>
              </w:rPr>
              <w:delText>ENC No data areas</w:delText>
            </w:r>
            <w:r w:rsidRPr="0062074F" w:rsidDel="00644DBC">
              <w:rPr>
                <w:noProof/>
                <w:webHidden/>
              </w:rPr>
              <w:tab/>
              <w:delText>28</w:delText>
            </w:r>
          </w:del>
        </w:p>
        <w:p w14:paraId="1ED4A031" w14:textId="0C2C05ED" w:rsidR="00265357" w:rsidRPr="0062074F" w:rsidDel="00644DBC" w:rsidRDefault="00265357">
          <w:pPr>
            <w:pStyle w:val="TOC3"/>
            <w:rPr>
              <w:del w:id="75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58" w:author="jonathan pritchard" w:date="2026-01-16T12:15:00Z" w16du:dateUtc="2026-01-16T12:15:00Z">
            <w:r w:rsidRPr="00644DBC" w:rsidDel="00644DBC">
              <w:rPr>
                <w:noProof/>
                <w:rPrChange w:id="759" w:author="jonathan pritchard" w:date="2026-01-16T12:15:00Z" w16du:dateUtc="2026-01-16T12:15:00Z">
                  <w:rPr>
                    <w:rStyle w:val="Hyperlink"/>
                    <w:noProof/>
                  </w:rPr>
                </w:rPrChange>
              </w:rPr>
              <w:delText>12.5.2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60" w:author="jonathan pritchard" w:date="2026-01-16T12:15:00Z" w16du:dateUtc="2026-01-16T12:15:00Z">
                  <w:rPr>
                    <w:rStyle w:val="Hyperlink"/>
                    <w:noProof/>
                  </w:rPr>
                </w:rPrChange>
              </w:rPr>
              <w:delText xml:space="preserve">Limit of official S-101 data and non official S-101 data </w:delText>
            </w:r>
            <w:r w:rsidRPr="0062074F" w:rsidDel="00644DBC">
              <w:rPr>
                <w:noProof/>
                <w:webHidden/>
              </w:rPr>
              <w:tab/>
              <w:delText>28</w:delText>
            </w:r>
          </w:del>
        </w:p>
        <w:p w14:paraId="5E12317E" w14:textId="27BEA2A0" w:rsidR="00265357" w:rsidRPr="0062074F" w:rsidDel="00644DBC" w:rsidRDefault="00265357">
          <w:pPr>
            <w:pStyle w:val="TOC3"/>
            <w:rPr>
              <w:del w:id="76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62" w:author="jonathan pritchard" w:date="2026-01-16T12:15:00Z" w16du:dateUtc="2026-01-16T12:15:00Z">
            <w:r w:rsidRPr="00644DBC" w:rsidDel="00644DBC">
              <w:rPr>
                <w:noProof/>
                <w:rPrChange w:id="763" w:author="jonathan pritchard" w:date="2026-01-16T12:15:00Z" w16du:dateUtc="2026-01-16T12:15:00Z">
                  <w:rPr>
                    <w:rStyle w:val="Hyperlink"/>
                    <w:noProof/>
                  </w:rPr>
                </w:rPrChange>
              </w:rPr>
              <w:delText>12.5.3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64" w:author="jonathan pritchard" w:date="2026-01-16T12:15:00Z" w16du:dateUtc="2026-01-16T12:15:00Z">
                  <w:rPr>
                    <w:rStyle w:val="Hyperlink"/>
                    <w:noProof/>
                  </w:rPr>
                </w:rPrChange>
              </w:rPr>
              <w:delText>Limits of other S-100 product data</w:delText>
            </w:r>
            <w:r w:rsidRPr="0062074F" w:rsidDel="00644DBC">
              <w:rPr>
                <w:noProof/>
                <w:webHidden/>
              </w:rPr>
              <w:tab/>
              <w:delText>28</w:delText>
            </w:r>
          </w:del>
        </w:p>
        <w:p w14:paraId="7B01A9BA" w14:textId="3A0C1AEC" w:rsidR="00265357" w:rsidRPr="0062074F" w:rsidDel="00644DBC" w:rsidRDefault="00265357">
          <w:pPr>
            <w:pStyle w:val="TOC2"/>
            <w:rPr>
              <w:del w:id="76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66" w:author="jonathan pritchard" w:date="2026-01-16T12:15:00Z" w16du:dateUtc="2026-01-16T12:15:00Z">
            <w:r w:rsidRPr="00644DBC" w:rsidDel="00644DBC">
              <w:rPr>
                <w:noProof/>
                <w:rPrChange w:id="767" w:author="jonathan pritchard" w:date="2026-01-16T12:15:00Z" w16du:dateUtc="2026-01-16T12:15:00Z">
                  <w:rPr>
                    <w:rStyle w:val="Hyperlink"/>
                    <w:noProof/>
                  </w:rPr>
                </w:rPrChange>
              </w:rPr>
              <w:delText>12.6</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68" w:author="jonathan pritchard" w:date="2026-01-16T12:15:00Z" w16du:dateUtc="2026-01-16T12:15:00Z">
                  <w:rPr>
                    <w:rStyle w:val="Hyperlink"/>
                    <w:noProof/>
                  </w:rPr>
                </w:rPrChange>
              </w:rPr>
              <w:delText>Special ECDIS chart symbols to identify unsafe depths</w:delText>
            </w:r>
            <w:r w:rsidRPr="0062074F" w:rsidDel="00644DBC">
              <w:rPr>
                <w:noProof/>
                <w:webHidden/>
              </w:rPr>
              <w:tab/>
              <w:delText>28</w:delText>
            </w:r>
          </w:del>
        </w:p>
        <w:p w14:paraId="09D9478C" w14:textId="589F3898" w:rsidR="00265357" w:rsidRPr="0062074F" w:rsidDel="00644DBC" w:rsidRDefault="00265357">
          <w:pPr>
            <w:pStyle w:val="TOC3"/>
            <w:rPr>
              <w:del w:id="76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70" w:author="jonathan pritchard" w:date="2026-01-16T12:15:00Z" w16du:dateUtc="2026-01-16T12:15:00Z">
            <w:r w:rsidRPr="00644DBC" w:rsidDel="00644DBC">
              <w:rPr>
                <w:noProof/>
                <w:rPrChange w:id="771" w:author="jonathan pritchard" w:date="2026-01-16T12:15:00Z" w16du:dateUtc="2026-01-16T12:15:00Z">
                  <w:rPr>
                    <w:rStyle w:val="Hyperlink"/>
                    <w:noProof/>
                  </w:rPr>
                </w:rPrChange>
              </w:rPr>
              <w:delText>12.6.1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72" w:author="jonathan pritchard" w:date="2026-01-16T12:15:00Z" w16du:dateUtc="2026-01-16T12:15:00Z">
                  <w:rPr>
                    <w:rStyle w:val="Hyperlink"/>
                    <w:noProof/>
                  </w:rPr>
                </w:rPrChange>
              </w:rPr>
              <w:delText>Safety Contour</w:delText>
            </w:r>
            <w:r w:rsidRPr="0062074F" w:rsidDel="00644DBC">
              <w:rPr>
                <w:noProof/>
                <w:webHidden/>
              </w:rPr>
              <w:tab/>
              <w:delText>28</w:delText>
            </w:r>
          </w:del>
        </w:p>
        <w:p w14:paraId="6F9A8CD0" w14:textId="32A642A0" w:rsidR="00265357" w:rsidRPr="0062074F" w:rsidDel="00644DBC" w:rsidRDefault="00265357">
          <w:pPr>
            <w:pStyle w:val="TOC2"/>
            <w:rPr>
              <w:del w:id="77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74" w:author="jonathan pritchard" w:date="2026-01-16T12:15:00Z" w16du:dateUtc="2026-01-16T12:15:00Z">
            <w:r w:rsidRPr="00644DBC" w:rsidDel="00644DBC">
              <w:rPr>
                <w:noProof/>
                <w:rPrChange w:id="775" w:author="jonathan pritchard" w:date="2026-01-16T12:15:00Z" w16du:dateUtc="2026-01-16T12:15:00Z">
                  <w:rPr>
                    <w:rStyle w:val="Hyperlink"/>
                    <w:noProof/>
                  </w:rPr>
                </w:rPrChange>
              </w:rPr>
              <w:delText>12.7</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76" w:author="jonathan pritchard" w:date="2026-01-16T12:15:00Z" w16du:dateUtc="2026-01-16T12:15:00Z">
                  <w:rPr>
                    <w:rStyle w:val="Hyperlink"/>
                    <w:noProof/>
                  </w:rPr>
                </w:rPrChange>
              </w:rPr>
              <w:delText>Date-dependent features</w:delText>
            </w:r>
            <w:r w:rsidRPr="0062074F" w:rsidDel="00644DBC">
              <w:rPr>
                <w:noProof/>
                <w:webHidden/>
              </w:rPr>
              <w:tab/>
              <w:delText>29</w:delText>
            </w:r>
          </w:del>
        </w:p>
        <w:p w14:paraId="1719084B" w14:textId="73D85689" w:rsidR="00265357" w:rsidRPr="0062074F" w:rsidDel="00644DBC" w:rsidRDefault="00265357">
          <w:pPr>
            <w:pStyle w:val="TOC3"/>
            <w:rPr>
              <w:del w:id="77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78" w:author="jonathan pritchard" w:date="2026-01-16T12:15:00Z" w16du:dateUtc="2026-01-16T12:15:00Z">
            <w:r w:rsidRPr="00644DBC" w:rsidDel="00644DBC">
              <w:rPr>
                <w:noProof/>
                <w:rPrChange w:id="779" w:author="jonathan pritchard" w:date="2026-01-16T12:15:00Z" w16du:dateUtc="2026-01-16T12:15:00Z">
                  <w:rPr>
                    <w:rStyle w:val="Hyperlink"/>
                    <w:noProof/>
                  </w:rPr>
                </w:rPrChange>
              </w:rPr>
              <w:delText>12.7.1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80" w:author="jonathan pritchard" w:date="2026-01-16T12:15:00Z" w16du:dateUtc="2026-01-16T12:15:00Z">
                  <w:rPr>
                    <w:rStyle w:val="Hyperlink"/>
                    <w:noProof/>
                  </w:rPr>
                </w:rPrChange>
              </w:rPr>
              <w:delText>Display of date-dependent features by mariner-selected date</w:delText>
            </w:r>
            <w:r w:rsidRPr="0062074F" w:rsidDel="00644DBC">
              <w:rPr>
                <w:noProof/>
                <w:webHidden/>
              </w:rPr>
              <w:tab/>
              <w:delText>29</w:delText>
            </w:r>
          </w:del>
        </w:p>
        <w:p w14:paraId="365FDAF8" w14:textId="1BDC8C83" w:rsidR="00265357" w:rsidRPr="0062074F" w:rsidDel="00644DBC" w:rsidRDefault="00265357">
          <w:pPr>
            <w:pStyle w:val="TOC3"/>
            <w:rPr>
              <w:del w:id="78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82" w:author="jonathan pritchard" w:date="2026-01-16T12:15:00Z" w16du:dateUtc="2026-01-16T12:15:00Z">
            <w:r w:rsidRPr="00644DBC" w:rsidDel="00644DBC">
              <w:rPr>
                <w:noProof/>
                <w:rPrChange w:id="783" w:author="jonathan pritchard" w:date="2026-01-16T12:15:00Z" w16du:dateUtc="2026-01-16T12:15:00Z">
                  <w:rPr>
                    <w:rStyle w:val="Hyperlink"/>
                    <w:noProof/>
                  </w:rPr>
                </w:rPrChange>
              </w:rPr>
              <w:delText>12.7.2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84" w:author="jonathan pritchard" w:date="2026-01-16T12:15:00Z" w16du:dateUtc="2026-01-16T12:15:00Z">
                  <w:rPr>
                    <w:rStyle w:val="Hyperlink"/>
                    <w:noProof/>
                  </w:rPr>
                </w:rPrChange>
              </w:rPr>
              <w:delText>Indication of date adjustment</w:delText>
            </w:r>
            <w:r w:rsidRPr="0062074F" w:rsidDel="00644DBC">
              <w:rPr>
                <w:noProof/>
                <w:webHidden/>
              </w:rPr>
              <w:tab/>
              <w:delText>29</w:delText>
            </w:r>
          </w:del>
        </w:p>
        <w:p w14:paraId="16603F01" w14:textId="0840E0D0" w:rsidR="00265357" w:rsidRPr="0062074F" w:rsidDel="00644DBC" w:rsidRDefault="00265357">
          <w:pPr>
            <w:pStyle w:val="TOC2"/>
            <w:rPr>
              <w:del w:id="78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86" w:author="jonathan pritchard" w:date="2026-01-16T12:15:00Z" w16du:dateUtc="2026-01-16T12:15:00Z">
            <w:r w:rsidRPr="00644DBC" w:rsidDel="00644DBC">
              <w:rPr>
                <w:noProof/>
                <w:rPrChange w:id="787" w:author="jonathan pritchard" w:date="2026-01-16T12:15:00Z" w16du:dateUtc="2026-01-16T12:15:00Z">
                  <w:rPr>
                    <w:rStyle w:val="Hyperlink"/>
                    <w:noProof/>
                  </w:rPr>
                </w:rPrChange>
              </w:rPr>
              <w:delText>12.8</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88" w:author="jonathan pritchard" w:date="2026-01-16T12:15:00Z" w16du:dateUtc="2026-01-16T12:15:00Z">
                  <w:rPr>
                    <w:rStyle w:val="Hyperlink"/>
                    <w:noProof/>
                  </w:rPr>
                </w:rPrChange>
              </w:rPr>
              <w:delText>Decluttering the screen</w:delText>
            </w:r>
            <w:r w:rsidRPr="0062074F" w:rsidDel="00644DBC">
              <w:rPr>
                <w:noProof/>
                <w:webHidden/>
              </w:rPr>
              <w:tab/>
              <w:delText>29</w:delText>
            </w:r>
          </w:del>
        </w:p>
        <w:p w14:paraId="055DB3DA" w14:textId="6072AE94" w:rsidR="00265357" w:rsidRPr="0062074F" w:rsidDel="00644DBC" w:rsidRDefault="00265357">
          <w:pPr>
            <w:pStyle w:val="TOC2"/>
            <w:rPr>
              <w:del w:id="78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790" w:author="jonathan pritchard" w:date="2026-01-16T12:15:00Z" w16du:dateUtc="2026-01-16T12:15:00Z">
            <w:r w:rsidRPr="00644DBC" w:rsidDel="00644DBC">
              <w:rPr>
                <w:noProof/>
                <w:rPrChange w:id="791" w:author="jonathan pritchard" w:date="2026-01-16T12:15:00Z" w16du:dateUtc="2026-01-16T12:15:00Z">
                  <w:rPr>
                    <w:rStyle w:val="Hyperlink"/>
                    <w:noProof/>
                  </w:rPr>
                </w:rPrChange>
              </w:rPr>
              <w:delText>12.9</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792" w:author="jonathan pritchard" w:date="2026-01-16T12:15:00Z" w16du:dateUtc="2026-01-16T12:15:00Z">
                  <w:rPr>
                    <w:rStyle w:val="Hyperlink"/>
                    <w:noProof/>
                  </w:rPr>
                </w:rPrChange>
              </w:rPr>
              <w:delText>IMO presentation elements</w:delText>
            </w:r>
            <w:r w:rsidRPr="0062074F" w:rsidDel="00644DBC">
              <w:rPr>
                <w:noProof/>
                <w:webHidden/>
              </w:rPr>
              <w:tab/>
              <w:delText>29</w:delText>
            </w:r>
          </w:del>
        </w:p>
        <w:p w14:paraId="76C9654B" w14:textId="727EA24A" w:rsidR="00265357" w:rsidRPr="0062074F" w:rsidDel="00644DBC" w:rsidRDefault="00265357">
          <w:pPr>
            <w:pStyle w:val="TOC3"/>
            <w:rPr>
              <w:del w:id="79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94" w:author="jonathan pritchard" w:date="2026-01-16T12:15:00Z" w16du:dateUtc="2026-01-16T12:15:00Z">
            <w:r w:rsidRPr="00644DBC" w:rsidDel="00644DBC">
              <w:rPr>
                <w:noProof/>
                <w:rPrChange w:id="795" w:author="jonathan pritchard" w:date="2026-01-16T12:15:00Z" w16du:dateUtc="2026-01-16T12:15:00Z">
                  <w:rPr>
                    <w:rStyle w:val="Hyperlink"/>
                    <w:noProof/>
                  </w:rPr>
                </w:rPrChange>
              </w:rPr>
              <w:delText>12.9.1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796" w:author="jonathan pritchard" w:date="2026-01-16T12:15:00Z" w16du:dateUtc="2026-01-16T12:15:00Z">
                  <w:rPr>
                    <w:rStyle w:val="Hyperlink"/>
                    <w:noProof/>
                  </w:rPr>
                </w:rPrChange>
              </w:rPr>
              <w:delText>Scale bar and latitude scale</w:delText>
            </w:r>
            <w:r w:rsidRPr="0062074F" w:rsidDel="00644DBC">
              <w:rPr>
                <w:noProof/>
                <w:webHidden/>
              </w:rPr>
              <w:tab/>
              <w:delText>29</w:delText>
            </w:r>
          </w:del>
        </w:p>
        <w:p w14:paraId="273FE9CE" w14:textId="677B9625" w:rsidR="00265357" w:rsidRPr="0062074F" w:rsidDel="00644DBC" w:rsidRDefault="00265357">
          <w:pPr>
            <w:pStyle w:val="TOC3"/>
            <w:rPr>
              <w:del w:id="79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798" w:author="jonathan pritchard" w:date="2026-01-16T12:15:00Z" w16du:dateUtc="2026-01-16T12:15:00Z">
            <w:r w:rsidRPr="00644DBC" w:rsidDel="00644DBC">
              <w:rPr>
                <w:noProof/>
                <w:rPrChange w:id="799" w:author="jonathan pritchard" w:date="2026-01-16T12:15:00Z" w16du:dateUtc="2026-01-16T12:15:00Z">
                  <w:rPr>
                    <w:rStyle w:val="Hyperlink"/>
                    <w:noProof/>
                  </w:rPr>
                </w:rPrChange>
              </w:rPr>
              <w:delText>12.9.2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00" w:author="jonathan pritchard" w:date="2026-01-16T12:15:00Z" w16du:dateUtc="2026-01-16T12:15:00Z">
                  <w:rPr>
                    <w:rStyle w:val="Hyperlink"/>
                    <w:noProof/>
                  </w:rPr>
                </w:rPrChange>
              </w:rPr>
              <w:delText>North arrow</w:delText>
            </w:r>
            <w:r w:rsidRPr="0062074F" w:rsidDel="00644DBC">
              <w:rPr>
                <w:noProof/>
                <w:webHidden/>
              </w:rPr>
              <w:tab/>
              <w:delText>30</w:delText>
            </w:r>
          </w:del>
        </w:p>
        <w:p w14:paraId="59F94B8B" w14:textId="62F50430" w:rsidR="00265357" w:rsidRPr="0062074F" w:rsidDel="00644DBC" w:rsidRDefault="00265357">
          <w:pPr>
            <w:pStyle w:val="TOC3"/>
            <w:rPr>
              <w:del w:id="80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02" w:author="jonathan pritchard" w:date="2026-01-16T12:15:00Z" w16du:dateUtc="2026-01-16T12:15:00Z">
            <w:r w:rsidRPr="00644DBC" w:rsidDel="00644DBC">
              <w:rPr>
                <w:noProof/>
                <w:rPrChange w:id="803" w:author="jonathan pritchard" w:date="2026-01-16T12:15:00Z" w16du:dateUtc="2026-01-16T12:15:00Z">
                  <w:rPr>
                    <w:rStyle w:val="Hyperlink"/>
                    <w:noProof/>
                  </w:rPr>
                </w:rPrChange>
              </w:rPr>
              <w:delText>12.9.3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04" w:author="jonathan pritchard" w:date="2026-01-16T12:15:00Z" w16du:dateUtc="2026-01-16T12:15:00Z">
                  <w:rPr>
                    <w:rStyle w:val="Hyperlink"/>
                    <w:noProof/>
                  </w:rPr>
                </w:rPrChange>
              </w:rPr>
              <w:delText>Graticule</w:delText>
            </w:r>
            <w:r w:rsidRPr="0062074F" w:rsidDel="00644DBC">
              <w:rPr>
                <w:noProof/>
                <w:webHidden/>
              </w:rPr>
              <w:tab/>
              <w:delText>30</w:delText>
            </w:r>
          </w:del>
        </w:p>
        <w:p w14:paraId="4BD3E6D1" w14:textId="57932E85" w:rsidR="00265357" w:rsidRPr="0062074F" w:rsidDel="00644DBC" w:rsidRDefault="00265357">
          <w:pPr>
            <w:pStyle w:val="TOC3"/>
            <w:rPr>
              <w:del w:id="80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06" w:author="jonathan pritchard" w:date="2026-01-16T12:15:00Z" w16du:dateUtc="2026-01-16T12:15:00Z">
            <w:r w:rsidRPr="00644DBC" w:rsidDel="00644DBC">
              <w:rPr>
                <w:noProof/>
                <w:rPrChange w:id="807" w:author="jonathan pritchard" w:date="2026-01-16T12:15:00Z" w16du:dateUtc="2026-01-16T12:15:00Z">
                  <w:rPr>
                    <w:rStyle w:val="Hyperlink"/>
                    <w:noProof/>
                  </w:rPr>
                </w:rPrChange>
              </w:rPr>
              <w:delText>12.9.4</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08" w:author="jonathan pritchard" w:date="2026-01-16T12:15:00Z" w16du:dateUtc="2026-01-16T12:15:00Z">
                  <w:rPr>
                    <w:rStyle w:val="Hyperlink"/>
                    <w:noProof/>
                  </w:rPr>
                </w:rPrChange>
              </w:rPr>
              <w:delText>Display mode</w:delText>
            </w:r>
            <w:r w:rsidRPr="0062074F" w:rsidDel="00644DBC">
              <w:rPr>
                <w:noProof/>
                <w:webHidden/>
              </w:rPr>
              <w:tab/>
              <w:delText>30</w:delText>
            </w:r>
          </w:del>
        </w:p>
        <w:p w14:paraId="1B4AB92B" w14:textId="270A87EF" w:rsidR="00265357" w:rsidRPr="0062074F" w:rsidDel="00644DBC" w:rsidRDefault="00265357">
          <w:pPr>
            <w:pStyle w:val="TOC3"/>
            <w:rPr>
              <w:del w:id="80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10" w:author="jonathan pritchard" w:date="2026-01-16T12:15:00Z" w16du:dateUtc="2026-01-16T12:15:00Z">
            <w:r w:rsidRPr="00644DBC" w:rsidDel="00644DBC">
              <w:rPr>
                <w:noProof/>
                <w:rPrChange w:id="811" w:author="jonathan pritchard" w:date="2026-01-16T12:15:00Z" w16du:dateUtc="2026-01-16T12:15:00Z">
                  <w:rPr>
                    <w:rStyle w:val="Hyperlink"/>
                    <w:noProof/>
                  </w:rPr>
                </w:rPrChange>
              </w:rPr>
              <w:delText>12.9.5</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12" w:author="jonathan pritchard" w:date="2026-01-16T12:15:00Z" w16du:dateUtc="2026-01-16T12:15:00Z">
                  <w:rPr>
                    <w:rStyle w:val="Hyperlink"/>
                    <w:noProof/>
                  </w:rPr>
                </w:rPrChange>
              </w:rPr>
              <w:delText>Black level adjustment symbol</w:delText>
            </w:r>
            <w:r w:rsidRPr="0062074F" w:rsidDel="00644DBC">
              <w:rPr>
                <w:noProof/>
                <w:webHidden/>
              </w:rPr>
              <w:tab/>
              <w:delText>31</w:delText>
            </w:r>
          </w:del>
        </w:p>
        <w:p w14:paraId="1CAE66E9" w14:textId="4FC64C16" w:rsidR="00265357" w:rsidRPr="0062074F" w:rsidDel="00644DBC" w:rsidRDefault="00265357">
          <w:pPr>
            <w:pStyle w:val="TOC3"/>
            <w:rPr>
              <w:del w:id="81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14" w:author="jonathan pritchard" w:date="2026-01-16T12:15:00Z" w16du:dateUtc="2026-01-16T12:15:00Z">
            <w:r w:rsidRPr="00644DBC" w:rsidDel="00644DBC">
              <w:rPr>
                <w:noProof/>
                <w:rPrChange w:id="815" w:author="jonathan pritchard" w:date="2026-01-16T12:15:00Z" w16du:dateUtc="2026-01-16T12:15:00Z">
                  <w:rPr>
                    <w:rStyle w:val="Hyperlink"/>
                    <w:noProof/>
                  </w:rPr>
                </w:rPrChange>
              </w:rPr>
              <w:delText>12.9.6</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16" w:author="jonathan pritchard" w:date="2026-01-16T12:15:00Z" w16du:dateUtc="2026-01-16T12:15:00Z">
                  <w:rPr>
                    <w:rStyle w:val="Hyperlink"/>
                    <w:noProof/>
                  </w:rPr>
                </w:rPrChange>
              </w:rPr>
              <w:delText>Detection and notification of navigational hazards</w:delText>
            </w:r>
            <w:r w:rsidRPr="0062074F" w:rsidDel="00644DBC">
              <w:rPr>
                <w:noProof/>
                <w:webHidden/>
              </w:rPr>
              <w:tab/>
              <w:delText>31</w:delText>
            </w:r>
          </w:del>
        </w:p>
        <w:p w14:paraId="69AECCA3" w14:textId="2B3AFFF1" w:rsidR="00265357" w:rsidRPr="0062074F" w:rsidDel="00644DBC" w:rsidRDefault="00265357">
          <w:pPr>
            <w:pStyle w:val="TOC3"/>
            <w:rPr>
              <w:del w:id="81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18" w:author="jonathan pritchard" w:date="2026-01-16T12:15:00Z" w16du:dateUtc="2026-01-16T12:15:00Z">
            <w:r w:rsidRPr="00644DBC" w:rsidDel="00644DBC">
              <w:rPr>
                <w:noProof/>
                <w:rPrChange w:id="819" w:author="jonathan pritchard" w:date="2026-01-16T12:15:00Z" w16du:dateUtc="2026-01-16T12:15:00Z">
                  <w:rPr>
                    <w:rStyle w:val="Hyperlink"/>
                    <w:noProof/>
                  </w:rPr>
                </w:rPrChange>
              </w:rPr>
              <w:delText>12.9.7</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20" w:author="jonathan pritchard" w:date="2026-01-16T12:15:00Z" w16du:dateUtc="2026-01-16T12:15:00Z">
                  <w:rPr>
                    <w:rStyle w:val="Hyperlink"/>
                    <w:noProof/>
                  </w:rPr>
                </w:rPrChange>
              </w:rPr>
              <w:delText>Detection of areas for which special conditions exist</w:delText>
            </w:r>
            <w:r w:rsidRPr="0062074F" w:rsidDel="00644DBC">
              <w:rPr>
                <w:noProof/>
                <w:webHidden/>
              </w:rPr>
              <w:tab/>
              <w:delText>32</w:delText>
            </w:r>
          </w:del>
        </w:p>
        <w:p w14:paraId="71ED7ACE" w14:textId="17A004E9" w:rsidR="00265357" w:rsidRPr="0062074F" w:rsidDel="00644DBC" w:rsidRDefault="00265357">
          <w:pPr>
            <w:pStyle w:val="TOC3"/>
            <w:rPr>
              <w:del w:id="82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22" w:author="jonathan pritchard" w:date="2026-01-16T12:15:00Z" w16du:dateUtc="2026-01-16T12:15:00Z">
            <w:r w:rsidRPr="00644DBC" w:rsidDel="00644DBC">
              <w:rPr>
                <w:noProof/>
                <w:rPrChange w:id="823" w:author="jonathan pritchard" w:date="2026-01-16T12:15:00Z" w16du:dateUtc="2026-01-16T12:15:00Z">
                  <w:rPr>
                    <w:rStyle w:val="Hyperlink"/>
                    <w:noProof/>
                  </w:rPr>
                </w:rPrChange>
              </w:rPr>
              <w:delText>12.9.8</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24" w:author="jonathan pritchard" w:date="2026-01-16T12:15:00Z" w16du:dateUtc="2026-01-16T12:15:00Z">
                  <w:rPr>
                    <w:rStyle w:val="Hyperlink"/>
                    <w:noProof/>
                  </w:rPr>
                </w:rPrChange>
              </w:rPr>
              <w:delText>Definition of safety contour</w:delText>
            </w:r>
            <w:r w:rsidRPr="0062074F" w:rsidDel="00644DBC">
              <w:rPr>
                <w:noProof/>
                <w:webHidden/>
              </w:rPr>
              <w:tab/>
              <w:delText>32</w:delText>
            </w:r>
          </w:del>
        </w:p>
        <w:p w14:paraId="3E8D18C3" w14:textId="5699AB31" w:rsidR="00265357" w:rsidRPr="0062074F" w:rsidDel="00644DBC" w:rsidRDefault="00265357">
          <w:pPr>
            <w:pStyle w:val="TOC3"/>
            <w:rPr>
              <w:del w:id="82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26" w:author="jonathan pritchard" w:date="2026-01-16T12:15:00Z" w16du:dateUtc="2026-01-16T12:15:00Z">
            <w:r w:rsidRPr="00644DBC" w:rsidDel="00644DBC">
              <w:rPr>
                <w:noProof/>
                <w:rPrChange w:id="827" w:author="jonathan pritchard" w:date="2026-01-16T12:15:00Z" w16du:dateUtc="2026-01-16T12:15:00Z">
                  <w:rPr>
                    <w:rStyle w:val="Hyperlink"/>
                    <w:noProof/>
                  </w:rPr>
                </w:rPrChange>
              </w:rPr>
              <w:delText>12.9.9</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28" w:author="jonathan pritchard" w:date="2026-01-16T12:15:00Z" w16du:dateUtc="2026-01-16T12:15:00Z">
                  <w:rPr>
                    <w:rStyle w:val="Hyperlink"/>
                    <w:noProof/>
                  </w:rPr>
                </w:rPrChange>
              </w:rPr>
              <w:delText>Detection of safety contour</w:delText>
            </w:r>
            <w:r w:rsidRPr="0062074F" w:rsidDel="00644DBC">
              <w:rPr>
                <w:noProof/>
                <w:webHidden/>
              </w:rPr>
              <w:tab/>
              <w:delText>32</w:delText>
            </w:r>
          </w:del>
        </w:p>
        <w:p w14:paraId="45FBC848" w14:textId="0B11012A" w:rsidR="00265357" w:rsidRPr="0062074F" w:rsidDel="00644DBC" w:rsidRDefault="00265357">
          <w:pPr>
            <w:pStyle w:val="TOC3"/>
            <w:rPr>
              <w:del w:id="82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30" w:author="jonathan pritchard" w:date="2026-01-16T12:15:00Z" w16du:dateUtc="2026-01-16T12:15:00Z">
            <w:r w:rsidRPr="00644DBC" w:rsidDel="00644DBC">
              <w:rPr>
                <w:noProof/>
                <w:rPrChange w:id="831" w:author="jonathan pritchard" w:date="2026-01-16T12:15:00Z" w16du:dateUtc="2026-01-16T12:15:00Z">
                  <w:rPr>
                    <w:rStyle w:val="Hyperlink"/>
                    <w:noProof/>
                  </w:rPr>
                </w:rPrChange>
              </w:rPr>
              <w:delText>12.9.10</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32" w:author="jonathan pritchard" w:date="2026-01-16T12:15:00Z" w16du:dateUtc="2026-01-16T12:15:00Z">
                  <w:rPr>
                    <w:rStyle w:val="Hyperlink"/>
                    <w:noProof/>
                  </w:rPr>
                </w:rPrChange>
              </w:rPr>
              <w:delText>Indications related to ENC accuracy</w:delText>
            </w:r>
            <w:r w:rsidRPr="0062074F" w:rsidDel="00644DBC">
              <w:rPr>
                <w:noProof/>
                <w:webHidden/>
              </w:rPr>
              <w:tab/>
              <w:delText>33</w:delText>
            </w:r>
          </w:del>
        </w:p>
        <w:p w14:paraId="673F4B05" w14:textId="39EB416D" w:rsidR="00265357" w:rsidRPr="0062074F" w:rsidDel="00644DBC" w:rsidRDefault="00265357">
          <w:pPr>
            <w:pStyle w:val="TOC3"/>
            <w:rPr>
              <w:del w:id="83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34" w:author="jonathan pritchard" w:date="2026-01-16T12:15:00Z" w16du:dateUtc="2026-01-16T12:15:00Z">
            <w:r w:rsidRPr="00644DBC" w:rsidDel="00644DBC">
              <w:rPr>
                <w:rFonts w:eastAsia="Calibri"/>
                <w:noProof/>
                <w:snapToGrid w:val="0"/>
                <w:lang w:eastAsia="fr-FR"/>
                <w:rPrChange w:id="835" w:author="jonathan pritchard" w:date="2026-01-16T12:15:00Z" w16du:dateUtc="2026-01-16T12:15:00Z">
                  <w:rPr>
                    <w:rStyle w:val="Hyperlink"/>
                    <w:rFonts w:eastAsia="Calibri"/>
                    <w:noProof/>
                    <w:snapToGrid w:val="0"/>
                    <w:lang w:eastAsia="fr-FR"/>
                  </w:rPr>
                </w:rPrChange>
              </w:rPr>
              <w:delText>12.9.10.1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36" w:author="jonathan pritchard" w:date="2026-01-16T12:15:00Z" w16du:dateUtc="2026-01-16T12:15:00Z">
                  <w:rPr>
                    <w:rStyle w:val="Hyperlink"/>
                    <w:noProof/>
                  </w:rPr>
                </w:rPrChange>
              </w:rPr>
              <w:delText>Check area extension value – S-101 only</w:delText>
            </w:r>
            <w:r w:rsidRPr="0062074F" w:rsidDel="00644DBC">
              <w:rPr>
                <w:noProof/>
                <w:webHidden/>
              </w:rPr>
              <w:tab/>
              <w:delText>33</w:delText>
            </w:r>
          </w:del>
        </w:p>
        <w:p w14:paraId="022DE8FE" w14:textId="65CF3E25" w:rsidR="00265357" w:rsidRPr="0062074F" w:rsidDel="00644DBC" w:rsidRDefault="00265357">
          <w:pPr>
            <w:pStyle w:val="TOC3"/>
            <w:rPr>
              <w:del w:id="83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38" w:author="jonathan pritchard" w:date="2026-01-16T12:15:00Z" w16du:dateUtc="2026-01-16T12:15:00Z">
            <w:r w:rsidRPr="00644DBC" w:rsidDel="00644DBC">
              <w:rPr>
                <w:noProof/>
                <w:rPrChange w:id="839" w:author="jonathan pritchard" w:date="2026-01-16T12:15:00Z" w16du:dateUtc="2026-01-16T12:15:00Z">
                  <w:rPr>
                    <w:rStyle w:val="Hyperlink"/>
                    <w:noProof/>
                  </w:rPr>
                </w:rPrChange>
              </w:rPr>
              <w:delText>12.9.10.2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40" w:author="jonathan pritchard" w:date="2026-01-16T12:15:00Z" w16du:dateUtc="2026-01-16T12:15:00Z">
                  <w:rPr>
                    <w:rStyle w:val="Hyperlink"/>
                    <w:noProof/>
                  </w:rPr>
                </w:rPrChange>
              </w:rPr>
              <w:delText>Check area extension value  – S-102 depth substitution</w:delText>
            </w:r>
            <w:r w:rsidRPr="0062074F" w:rsidDel="00644DBC">
              <w:rPr>
                <w:noProof/>
                <w:webHidden/>
              </w:rPr>
              <w:tab/>
              <w:delText>33</w:delText>
            </w:r>
          </w:del>
        </w:p>
        <w:p w14:paraId="36501A83" w14:textId="4BF00D2D" w:rsidR="00265357" w:rsidRPr="0062074F" w:rsidDel="00644DBC" w:rsidRDefault="00265357">
          <w:pPr>
            <w:pStyle w:val="TOC3"/>
            <w:rPr>
              <w:del w:id="84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42" w:author="jonathan pritchard" w:date="2026-01-16T12:15:00Z" w16du:dateUtc="2026-01-16T12:15:00Z">
            <w:r w:rsidRPr="00644DBC" w:rsidDel="00644DBC">
              <w:rPr>
                <w:noProof/>
                <w:lang w:val="en-US"/>
                <w:rPrChange w:id="843" w:author="jonathan pritchard" w:date="2026-01-16T12:15:00Z" w16du:dateUtc="2026-01-16T12:15:00Z">
                  <w:rPr>
                    <w:rStyle w:val="Hyperlink"/>
                    <w:noProof/>
                    <w:lang w:val="en-US"/>
                  </w:rPr>
                </w:rPrChange>
              </w:rPr>
              <w:delText>12.9.10.3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44" w:author="jonathan pritchard" w:date="2026-01-16T12:15:00Z" w16du:dateUtc="2026-01-16T12:15:00Z">
                  <w:rPr>
                    <w:rStyle w:val="Hyperlink"/>
                    <w:noProof/>
                  </w:rPr>
                </w:rPrChange>
              </w:rPr>
              <w:delText>Check area extension value – S-102 depth substitution and S-104 adjustment</w:delText>
            </w:r>
            <w:r w:rsidRPr="0062074F" w:rsidDel="00644DBC">
              <w:rPr>
                <w:noProof/>
                <w:webHidden/>
              </w:rPr>
              <w:tab/>
              <w:delText>33</w:delText>
            </w:r>
          </w:del>
        </w:p>
        <w:p w14:paraId="3A15DCF3" w14:textId="14726BA6" w:rsidR="00265357" w:rsidRPr="0062074F" w:rsidDel="00644DBC" w:rsidRDefault="00265357">
          <w:pPr>
            <w:pStyle w:val="TOC3"/>
            <w:rPr>
              <w:del w:id="84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46" w:author="jonathan pritchard" w:date="2026-01-16T12:15:00Z" w16du:dateUtc="2026-01-16T12:15:00Z">
            <w:r w:rsidRPr="00644DBC" w:rsidDel="00644DBC">
              <w:rPr>
                <w:noProof/>
                <w:rPrChange w:id="847" w:author="jonathan pritchard" w:date="2026-01-16T12:15:00Z" w16du:dateUtc="2026-01-16T12:15:00Z">
                  <w:rPr>
                    <w:rStyle w:val="Hyperlink"/>
                    <w:noProof/>
                  </w:rPr>
                </w:rPrChange>
              </w:rPr>
              <w:delText>12.9.11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48" w:author="jonathan pritchard" w:date="2026-01-16T12:15:00Z" w16du:dateUtc="2026-01-16T12:15:00Z">
                  <w:rPr>
                    <w:rStyle w:val="Hyperlink"/>
                    <w:noProof/>
                  </w:rPr>
                </w:rPrChange>
              </w:rPr>
              <w:delText>Enhanced Safety Contour and Water Level Adjustment.</w:delText>
            </w:r>
            <w:r w:rsidRPr="0062074F" w:rsidDel="00644DBC">
              <w:rPr>
                <w:noProof/>
                <w:webHidden/>
              </w:rPr>
              <w:tab/>
              <w:delText>34</w:delText>
            </w:r>
          </w:del>
        </w:p>
        <w:p w14:paraId="73CA1A16" w14:textId="729E8687" w:rsidR="00265357" w:rsidRPr="0062074F" w:rsidDel="00644DBC" w:rsidRDefault="00265357">
          <w:pPr>
            <w:pStyle w:val="TOC2"/>
            <w:rPr>
              <w:del w:id="84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850" w:author="jonathan pritchard" w:date="2026-01-16T12:15:00Z" w16du:dateUtc="2026-01-16T12:15:00Z">
            <w:r w:rsidRPr="00644DBC" w:rsidDel="00644DBC">
              <w:rPr>
                <w:noProof/>
                <w:rPrChange w:id="851" w:author="jonathan pritchard" w:date="2026-01-16T12:15:00Z" w16du:dateUtc="2026-01-16T12:15:00Z">
                  <w:rPr>
                    <w:rStyle w:val="Hyperlink"/>
                    <w:noProof/>
                  </w:rPr>
                </w:rPrChange>
              </w:rPr>
              <w:delText>12.10</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852" w:author="jonathan pritchard" w:date="2026-01-16T12:15:00Z" w16du:dateUtc="2026-01-16T12:15:00Z">
                  <w:rPr>
                    <w:rStyle w:val="Hyperlink"/>
                    <w:noProof/>
                  </w:rPr>
                </w:rPrChange>
              </w:rPr>
              <w:delText>Other specified display features</w:delText>
            </w:r>
            <w:r w:rsidRPr="0062074F" w:rsidDel="00644DBC">
              <w:rPr>
                <w:noProof/>
                <w:webHidden/>
              </w:rPr>
              <w:tab/>
              <w:delText>35</w:delText>
            </w:r>
          </w:del>
        </w:p>
        <w:p w14:paraId="2B57A698" w14:textId="329BBB7F" w:rsidR="00265357" w:rsidRPr="0062074F" w:rsidDel="00644DBC" w:rsidRDefault="00265357">
          <w:pPr>
            <w:pStyle w:val="TOC3"/>
            <w:rPr>
              <w:del w:id="85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54" w:author="jonathan pritchard" w:date="2026-01-16T12:15:00Z" w16du:dateUtc="2026-01-16T12:15:00Z">
            <w:r w:rsidRPr="00644DBC" w:rsidDel="00644DBC">
              <w:rPr>
                <w:noProof/>
                <w:rPrChange w:id="855" w:author="jonathan pritchard" w:date="2026-01-16T12:15:00Z" w16du:dateUtc="2026-01-16T12:15:00Z">
                  <w:rPr>
                    <w:rStyle w:val="Hyperlink"/>
                    <w:noProof/>
                  </w:rPr>
                </w:rPrChange>
              </w:rPr>
              <w:delText>12.10.1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56" w:author="jonathan pritchard" w:date="2026-01-16T12:15:00Z" w16du:dateUtc="2026-01-16T12:15:00Z">
                  <w:rPr>
                    <w:rStyle w:val="Hyperlink"/>
                    <w:noProof/>
                  </w:rPr>
                </w:rPrChange>
              </w:rPr>
              <w:delText>Legend</w:delText>
            </w:r>
            <w:r w:rsidRPr="0062074F" w:rsidDel="00644DBC">
              <w:rPr>
                <w:noProof/>
                <w:webHidden/>
              </w:rPr>
              <w:tab/>
              <w:delText>35</w:delText>
            </w:r>
          </w:del>
        </w:p>
        <w:p w14:paraId="5C9EDE92" w14:textId="54193D96" w:rsidR="00265357" w:rsidRPr="0062074F" w:rsidDel="00644DBC" w:rsidRDefault="00265357">
          <w:pPr>
            <w:pStyle w:val="TOC3"/>
            <w:rPr>
              <w:del w:id="85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58" w:author="jonathan pritchard" w:date="2026-01-16T12:15:00Z" w16du:dateUtc="2026-01-16T12:15:00Z">
            <w:r w:rsidRPr="00644DBC" w:rsidDel="00644DBC">
              <w:rPr>
                <w:noProof/>
                <w:rPrChange w:id="859" w:author="jonathan pritchard" w:date="2026-01-16T12:15:00Z" w16du:dateUtc="2026-01-16T12:15:00Z">
                  <w:rPr>
                    <w:rStyle w:val="Hyperlink"/>
                    <w:noProof/>
                  </w:rPr>
                </w:rPrChange>
              </w:rPr>
              <w:delText>12.10.2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60" w:author="jonathan pritchard" w:date="2026-01-16T12:15:00Z" w16du:dateUtc="2026-01-16T12:15:00Z">
                  <w:rPr>
                    <w:rStyle w:val="Hyperlink"/>
                    <w:noProof/>
                  </w:rPr>
                </w:rPrChange>
              </w:rPr>
              <w:delText>Legend details</w:delText>
            </w:r>
            <w:r w:rsidRPr="0062074F" w:rsidDel="00644DBC">
              <w:rPr>
                <w:noProof/>
                <w:webHidden/>
              </w:rPr>
              <w:tab/>
              <w:delText>35</w:delText>
            </w:r>
          </w:del>
        </w:p>
        <w:p w14:paraId="55CD8092" w14:textId="5E8B645A" w:rsidR="00265357" w:rsidRPr="0062074F" w:rsidDel="00644DBC" w:rsidRDefault="00265357">
          <w:pPr>
            <w:pStyle w:val="TOC3"/>
            <w:rPr>
              <w:del w:id="86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62" w:author="jonathan pritchard" w:date="2026-01-16T12:15:00Z" w16du:dateUtc="2026-01-16T12:15:00Z">
            <w:r w:rsidRPr="00644DBC" w:rsidDel="00644DBC">
              <w:rPr>
                <w:noProof/>
                <w:rPrChange w:id="863" w:author="jonathan pritchard" w:date="2026-01-16T12:15:00Z" w16du:dateUtc="2026-01-16T12:15:00Z">
                  <w:rPr>
                    <w:rStyle w:val="Hyperlink"/>
                    <w:noProof/>
                  </w:rPr>
                </w:rPrChange>
              </w:rPr>
              <w:delText>12.10.3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64" w:author="jonathan pritchard" w:date="2026-01-16T12:15:00Z" w16du:dateUtc="2026-01-16T12:15:00Z">
                  <w:rPr>
                    <w:rStyle w:val="Hyperlink"/>
                    <w:noProof/>
                  </w:rPr>
                </w:rPrChange>
              </w:rPr>
              <w:delText>ECDIS Legend</w:delText>
            </w:r>
            <w:r w:rsidRPr="0062074F" w:rsidDel="00644DBC">
              <w:rPr>
                <w:noProof/>
                <w:webHidden/>
              </w:rPr>
              <w:tab/>
              <w:delText>35</w:delText>
            </w:r>
          </w:del>
        </w:p>
        <w:p w14:paraId="47CA52B5" w14:textId="2394DFFB" w:rsidR="00265357" w:rsidRPr="0062074F" w:rsidDel="00644DBC" w:rsidRDefault="00265357">
          <w:pPr>
            <w:pStyle w:val="TOC2"/>
            <w:rPr>
              <w:del w:id="86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866" w:author="jonathan pritchard" w:date="2026-01-16T12:15:00Z" w16du:dateUtc="2026-01-16T12:15:00Z">
            <w:r w:rsidRPr="00644DBC" w:rsidDel="00644DBC">
              <w:rPr>
                <w:noProof/>
                <w:rPrChange w:id="867" w:author="jonathan pritchard" w:date="2026-01-16T12:15:00Z" w16du:dateUtc="2026-01-16T12:15:00Z">
                  <w:rPr>
                    <w:rStyle w:val="Hyperlink"/>
                    <w:noProof/>
                  </w:rPr>
                </w:rPrChange>
              </w:rPr>
              <w:delText>12.11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868" w:author="jonathan pritchard" w:date="2026-01-16T12:15:00Z" w16du:dateUtc="2026-01-16T12:15:00Z">
                  <w:rPr>
                    <w:rStyle w:val="Hyperlink"/>
                    <w:noProof/>
                  </w:rPr>
                </w:rPrChange>
              </w:rPr>
              <w:delText>Displaying manual and automatic updates and added information</w:delText>
            </w:r>
            <w:r w:rsidRPr="0062074F" w:rsidDel="00644DBC">
              <w:rPr>
                <w:noProof/>
                <w:webHidden/>
              </w:rPr>
              <w:tab/>
              <w:delText>37</w:delText>
            </w:r>
          </w:del>
        </w:p>
        <w:p w14:paraId="37D3B249" w14:textId="0F21759D" w:rsidR="00265357" w:rsidRPr="0062074F" w:rsidDel="00644DBC" w:rsidRDefault="00265357">
          <w:pPr>
            <w:pStyle w:val="TOC3"/>
            <w:rPr>
              <w:del w:id="86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70" w:author="jonathan pritchard" w:date="2026-01-16T12:15:00Z" w16du:dateUtc="2026-01-16T12:15:00Z">
            <w:r w:rsidRPr="00644DBC" w:rsidDel="00644DBC">
              <w:rPr>
                <w:noProof/>
                <w:rPrChange w:id="871" w:author="jonathan pritchard" w:date="2026-01-16T12:15:00Z" w16du:dateUtc="2026-01-16T12:15:00Z">
                  <w:rPr>
                    <w:rStyle w:val="Hyperlink"/>
                    <w:noProof/>
                  </w:rPr>
                </w:rPrChange>
              </w:rPr>
              <w:delText>12.11.1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72" w:author="jonathan pritchard" w:date="2026-01-16T12:15:00Z" w16du:dateUtc="2026-01-16T12:15:00Z">
                  <w:rPr>
                    <w:rStyle w:val="Hyperlink"/>
                    <w:noProof/>
                  </w:rPr>
                </w:rPrChange>
              </w:rPr>
              <w:delText>Manual updates</w:delText>
            </w:r>
            <w:r w:rsidRPr="0062074F" w:rsidDel="00644DBC">
              <w:rPr>
                <w:noProof/>
                <w:webHidden/>
              </w:rPr>
              <w:tab/>
              <w:delText>37</w:delText>
            </w:r>
          </w:del>
        </w:p>
        <w:p w14:paraId="4F6B6DC4" w14:textId="588BF2A0" w:rsidR="00265357" w:rsidRPr="0062074F" w:rsidDel="00644DBC" w:rsidRDefault="00265357">
          <w:pPr>
            <w:pStyle w:val="TOC3"/>
            <w:rPr>
              <w:del w:id="87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74" w:author="jonathan pritchard" w:date="2026-01-16T12:15:00Z" w16du:dateUtc="2026-01-16T12:15:00Z">
            <w:r w:rsidRPr="00644DBC" w:rsidDel="00644DBC">
              <w:rPr>
                <w:noProof/>
                <w:rPrChange w:id="875" w:author="jonathan pritchard" w:date="2026-01-16T12:15:00Z" w16du:dateUtc="2026-01-16T12:15:00Z">
                  <w:rPr>
                    <w:rStyle w:val="Hyperlink"/>
                    <w:noProof/>
                  </w:rPr>
                </w:rPrChange>
              </w:rPr>
              <w:delText>12.11.2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76" w:author="jonathan pritchard" w:date="2026-01-16T12:15:00Z" w16du:dateUtc="2026-01-16T12:15:00Z">
                  <w:rPr>
                    <w:rStyle w:val="Hyperlink"/>
                    <w:noProof/>
                  </w:rPr>
                </w:rPrChange>
              </w:rPr>
              <w:delText>Additional Mariner’s Information</w:delText>
            </w:r>
            <w:r w:rsidRPr="0062074F" w:rsidDel="00644DBC">
              <w:rPr>
                <w:noProof/>
                <w:webHidden/>
              </w:rPr>
              <w:tab/>
              <w:delText>37</w:delText>
            </w:r>
          </w:del>
        </w:p>
        <w:p w14:paraId="675ECA79" w14:textId="08EF76BF" w:rsidR="00265357" w:rsidRPr="0062074F" w:rsidDel="00644DBC" w:rsidRDefault="00265357">
          <w:pPr>
            <w:pStyle w:val="TOC3"/>
            <w:rPr>
              <w:del w:id="87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78" w:author="jonathan pritchard" w:date="2026-01-16T12:15:00Z" w16du:dateUtc="2026-01-16T12:15:00Z">
            <w:r w:rsidRPr="00644DBC" w:rsidDel="00644DBC">
              <w:rPr>
                <w:noProof/>
                <w:rPrChange w:id="879" w:author="jonathan pritchard" w:date="2026-01-16T12:15:00Z" w16du:dateUtc="2026-01-16T12:15:00Z">
                  <w:rPr>
                    <w:rStyle w:val="Hyperlink"/>
                    <w:noProof/>
                  </w:rPr>
                </w:rPrChange>
              </w:rPr>
              <w:delText>12.11.3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80" w:author="jonathan pritchard" w:date="2026-01-16T12:15:00Z" w16du:dateUtc="2026-01-16T12:15:00Z">
                  <w:rPr>
                    <w:rStyle w:val="Hyperlink"/>
                    <w:noProof/>
                  </w:rPr>
                </w:rPrChange>
              </w:rPr>
              <w:delText>Automatic Updates</w:delText>
            </w:r>
            <w:r w:rsidRPr="0062074F" w:rsidDel="00644DBC">
              <w:rPr>
                <w:noProof/>
                <w:webHidden/>
              </w:rPr>
              <w:tab/>
              <w:delText>37</w:delText>
            </w:r>
          </w:del>
        </w:p>
        <w:p w14:paraId="3A8A6EBB" w14:textId="08A7A9CB" w:rsidR="00265357" w:rsidRPr="0062074F" w:rsidDel="00644DBC" w:rsidRDefault="00265357">
          <w:pPr>
            <w:pStyle w:val="TOC3"/>
            <w:rPr>
              <w:del w:id="88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82" w:author="jonathan pritchard" w:date="2026-01-16T12:15:00Z" w16du:dateUtc="2026-01-16T12:15:00Z">
            <w:r w:rsidRPr="00644DBC" w:rsidDel="00644DBC">
              <w:rPr>
                <w:noProof/>
                <w:rPrChange w:id="883" w:author="jonathan pritchard" w:date="2026-01-16T12:15:00Z" w16du:dateUtc="2026-01-16T12:15:00Z">
                  <w:rPr>
                    <w:rStyle w:val="Hyperlink"/>
                    <w:noProof/>
                  </w:rPr>
                </w:rPrChange>
              </w:rPr>
              <w:delText>12.11.4</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84" w:author="jonathan pritchard" w:date="2026-01-16T12:15:00Z" w16du:dateUtc="2026-01-16T12:15:00Z">
                  <w:rPr>
                    <w:rStyle w:val="Hyperlink"/>
                    <w:noProof/>
                  </w:rPr>
                </w:rPrChange>
              </w:rPr>
              <w:delText>Identifying automatic chart corrections on demand</w:delText>
            </w:r>
            <w:r w:rsidRPr="0062074F" w:rsidDel="00644DBC">
              <w:rPr>
                <w:noProof/>
                <w:webHidden/>
              </w:rPr>
              <w:tab/>
              <w:delText>37</w:delText>
            </w:r>
          </w:del>
        </w:p>
        <w:p w14:paraId="6BC6CF8D" w14:textId="7BB270CC" w:rsidR="00265357" w:rsidRPr="0062074F" w:rsidDel="00644DBC" w:rsidRDefault="00265357">
          <w:pPr>
            <w:pStyle w:val="TOC3"/>
            <w:rPr>
              <w:del w:id="88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86" w:author="jonathan pritchard" w:date="2026-01-16T12:15:00Z" w16du:dateUtc="2026-01-16T12:15:00Z">
            <w:r w:rsidRPr="00644DBC" w:rsidDel="00644DBC">
              <w:rPr>
                <w:noProof/>
                <w:rPrChange w:id="887" w:author="jonathan pritchard" w:date="2026-01-16T12:15:00Z" w16du:dateUtc="2026-01-16T12:15:00Z">
                  <w:rPr>
                    <w:rStyle w:val="Hyperlink"/>
                    <w:noProof/>
                  </w:rPr>
                </w:rPrChange>
              </w:rPr>
              <w:delText>12.11.5</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88" w:author="jonathan pritchard" w:date="2026-01-16T12:15:00Z" w16du:dateUtc="2026-01-16T12:15:00Z">
                  <w:rPr>
                    <w:rStyle w:val="Hyperlink"/>
                    <w:noProof/>
                  </w:rPr>
                </w:rPrChange>
              </w:rPr>
              <w:delText>Update Information</w:delText>
            </w:r>
            <w:r w:rsidRPr="0062074F" w:rsidDel="00644DBC">
              <w:rPr>
                <w:noProof/>
                <w:webHidden/>
              </w:rPr>
              <w:tab/>
              <w:delText>38</w:delText>
            </w:r>
          </w:del>
        </w:p>
        <w:p w14:paraId="45154956" w14:textId="64383E28" w:rsidR="00265357" w:rsidRPr="0062074F" w:rsidDel="00644DBC" w:rsidRDefault="00265357">
          <w:pPr>
            <w:pStyle w:val="TOC3"/>
            <w:rPr>
              <w:del w:id="88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90" w:author="jonathan pritchard" w:date="2026-01-16T12:15:00Z" w16du:dateUtc="2026-01-16T12:15:00Z">
            <w:r w:rsidRPr="00644DBC" w:rsidDel="00644DBC">
              <w:rPr>
                <w:noProof/>
                <w:rPrChange w:id="891" w:author="jonathan pritchard" w:date="2026-01-16T12:15:00Z" w16du:dateUtc="2026-01-16T12:15:00Z">
                  <w:rPr>
                    <w:rStyle w:val="Hyperlink"/>
                    <w:noProof/>
                  </w:rPr>
                </w:rPrChange>
              </w:rPr>
              <w:delText>12.11.6</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892" w:author="jonathan pritchard" w:date="2026-01-16T12:15:00Z" w16du:dateUtc="2026-01-16T12:15:00Z">
                  <w:rPr>
                    <w:rStyle w:val="Hyperlink"/>
                    <w:noProof/>
                  </w:rPr>
                </w:rPrChange>
              </w:rPr>
              <w:delText>Non-official (Non-ENC) Chart Information</w:delText>
            </w:r>
            <w:r w:rsidRPr="0062074F" w:rsidDel="00644DBC">
              <w:rPr>
                <w:noProof/>
                <w:webHidden/>
              </w:rPr>
              <w:tab/>
              <w:delText>38</w:delText>
            </w:r>
          </w:del>
        </w:p>
        <w:p w14:paraId="5CAB3E7C" w14:textId="3D4EC477" w:rsidR="00265357" w:rsidRPr="0062074F" w:rsidDel="00644DBC" w:rsidRDefault="00265357">
          <w:pPr>
            <w:pStyle w:val="TOC2"/>
            <w:rPr>
              <w:del w:id="89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894" w:author="jonathan pritchard" w:date="2026-01-16T12:15:00Z" w16du:dateUtc="2026-01-16T12:15:00Z">
            <w:r w:rsidRPr="00644DBC" w:rsidDel="00644DBC">
              <w:rPr>
                <w:noProof/>
                <w:rPrChange w:id="895" w:author="jonathan pritchard" w:date="2026-01-16T12:15:00Z" w16du:dateUtc="2026-01-16T12:15:00Z">
                  <w:rPr>
                    <w:rStyle w:val="Hyperlink"/>
                    <w:noProof/>
                  </w:rPr>
                </w:rPrChange>
              </w:rPr>
              <w:delText>12.12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896" w:author="jonathan pritchard" w:date="2026-01-16T12:15:00Z" w16du:dateUtc="2026-01-16T12:15:00Z">
                  <w:rPr>
                    <w:rStyle w:val="Hyperlink"/>
                    <w:noProof/>
                  </w:rPr>
                </w:rPrChange>
              </w:rPr>
              <w:delText>Display and Management of Navigational Warnings</w:delText>
            </w:r>
            <w:r w:rsidRPr="0062074F" w:rsidDel="00644DBC">
              <w:rPr>
                <w:noProof/>
                <w:webHidden/>
              </w:rPr>
              <w:tab/>
              <w:delText>38</w:delText>
            </w:r>
          </w:del>
        </w:p>
        <w:p w14:paraId="3088F782" w14:textId="2A1555D6" w:rsidR="00265357" w:rsidRPr="0062074F" w:rsidDel="00644DBC" w:rsidRDefault="00265357">
          <w:pPr>
            <w:pStyle w:val="TOC3"/>
            <w:rPr>
              <w:del w:id="89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898" w:author="jonathan pritchard" w:date="2026-01-16T12:15:00Z" w16du:dateUtc="2026-01-16T12:15:00Z">
            <w:r w:rsidRPr="00644DBC" w:rsidDel="00644DBC">
              <w:rPr>
                <w:noProof/>
                <w:rPrChange w:id="899" w:author="jonathan pritchard" w:date="2026-01-16T12:15:00Z" w16du:dateUtc="2026-01-16T12:15:00Z">
                  <w:rPr>
                    <w:rStyle w:val="Hyperlink"/>
                    <w:noProof/>
                  </w:rPr>
                </w:rPrChange>
              </w:rPr>
              <w:delText>12.12.1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900" w:author="jonathan pritchard" w:date="2026-01-16T12:15:00Z" w16du:dateUtc="2026-01-16T12:15:00Z">
                  <w:rPr>
                    <w:rStyle w:val="Hyperlink"/>
                    <w:noProof/>
                  </w:rPr>
                </w:rPrChange>
              </w:rPr>
              <w:delText>Additional Portrayal requirements of the Graphical User Interface</w:delText>
            </w:r>
            <w:r w:rsidRPr="0062074F" w:rsidDel="00644DBC">
              <w:rPr>
                <w:noProof/>
                <w:webHidden/>
              </w:rPr>
              <w:tab/>
              <w:delText>38</w:delText>
            </w:r>
          </w:del>
        </w:p>
        <w:p w14:paraId="118C159D" w14:textId="5CCF292F" w:rsidR="00265357" w:rsidRPr="0062074F" w:rsidDel="00644DBC" w:rsidRDefault="00265357">
          <w:pPr>
            <w:pStyle w:val="TOC3"/>
            <w:rPr>
              <w:del w:id="90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902" w:author="jonathan pritchard" w:date="2026-01-16T12:15:00Z" w16du:dateUtc="2026-01-16T12:15:00Z">
            <w:r w:rsidRPr="00644DBC" w:rsidDel="00644DBC">
              <w:rPr>
                <w:noProof/>
                <w:rPrChange w:id="903" w:author="jonathan pritchard" w:date="2026-01-16T12:15:00Z" w16du:dateUtc="2026-01-16T12:15:00Z">
                  <w:rPr>
                    <w:rStyle w:val="Hyperlink"/>
                    <w:noProof/>
                  </w:rPr>
                </w:rPrChange>
              </w:rPr>
              <w:delText>12.12.2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904" w:author="jonathan pritchard" w:date="2026-01-16T12:15:00Z" w16du:dateUtc="2026-01-16T12:15:00Z">
                  <w:rPr>
                    <w:rStyle w:val="Hyperlink"/>
                    <w:noProof/>
                  </w:rPr>
                </w:rPrChange>
              </w:rPr>
              <w:delText>Filtering Navigational Warning information</w:delText>
            </w:r>
            <w:r w:rsidRPr="0062074F" w:rsidDel="00644DBC">
              <w:rPr>
                <w:noProof/>
                <w:webHidden/>
              </w:rPr>
              <w:tab/>
              <w:delText>39</w:delText>
            </w:r>
          </w:del>
        </w:p>
        <w:p w14:paraId="4625E447" w14:textId="0B238D40" w:rsidR="00265357" w:rsidRPr="0062074F" w:rsidDel="00644DBC" w:rsidRDefault="00265357">
          <w:pPr>
            <w:pStyle w:val="TOC3"/>
            <w:rPr>
              <w:del w:id="90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906" w:author="jonathan pritchard" w:date="2026-01-16T12:15:00Z" w16du:dateUtc="2026-01-16T12:15:00Z">
            <w:r w:rsidRPr="00644DBC" w:rsidDel="00644DBC">
              <w:rPr>
                <w:noProof/>
                <w:rPrChange w:id="907" w:author="jonathan pritchard" w:date="2026-01-16T12:15:00Z" w16du:dateUtc="2026-01-16T12:15:00Z">
                  <w:rPr>
                    <w:rStyle w:val="Hyperlink"/>
                    <w:noProof/>
                  </w:rPr>
                </w:rPrChange>
              </w:rPr>
              <w:delText>12.12.3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908" w:author="jonathan pritchard" w:date="2026-01-16T12:15:00Z" w16du:dateUtc="2026-01-16T12:15:00Z">
                  <w:rPr>
                    <w:rStyle w:val="Hyperlink"/>
                    <w:noProof/>
                  </w:rPr>
                </w:rPrChange>
              </w:rPr>
              <w:delText>Cancelled datasets</w:delText>
            </w:r>
            <w:r w:rsidRPr="0062074F" w:rsidDel="00644DBC">
              <w:rPr>
                <w:noProof/>
                <w:webHidden/>
              </w:rPr>
              <w:tab/>
              <w:delText>40</w:delText>
            </w:r>
          </w:del>
        </w:p>
        <w:p w14:paraId="36B35322" w14:textId="0B0A5A48" w:rsidR="00265357" w:rsidRPr="0062074F" w:rsidDel="00644DBC" w:rsidRDefault="00265357">
          <w:pPr>
            <w:pStyle w:val="TOC3"/>
            <w:rPr>
              <w:del w:id="90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910" w:author="jonathan pritchard" w:date="2026-01-16T12:15:00Z" w16du:dateUtc="2026-01-16T12:15:00Z">
            <w:r w:rsidRPr="00644DBC" w:rsidDel="00644DBC">
              <w:rPr>
                <w:noProof/>
                <w:rPrChange w:id="911" w:author="jonathan pritchard" w:date="2026-01-16T12:15:00Z" w16du:dateUtc="2026-01-16T12:15:00Z">
                  <w:rPr>
                    <w:rStyle w:val="Hyperlink"/>
                    <w:noProof/>
                  </w:rPr>
                </w:rPrChange>
              </w:rPr>
              <w:delText>12.12.4</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912" w:author="jonathan pritchard" w:date="2026-01-16T12:15:00Z" w16du:dateUtc="2026-01-16T12:15:00Z">
                  <w:rPr>
                    <w:rStyle w:val="Hyperlink"/>
                    <w:noProof/>
                  </w:rPr>
                </w:rPrChange>
              </w:rPr>
              <w:delText>Portrayal of feature types</w:delText>
            </w:r>
            <w:r w:rsidRPr="0062074F" w:rsidDel="00644DBC">
              <w:rPr>
                <w:noProof/>
                <w:webHidden/>
              </w:rPr>
              <w:tab/>
              <w:delText>40</w:delText>
            </w:r>
          </w:del>
        </w:p>
        <w:p w14:paraId="188902F1" w14:textId="51F4606A" w:rsidR="00265357" w:rsidRPr="0062074F" w:rsidDel="00644DBC" w:rsidRDefault="00265357">
          <w:pPr>
            <w:pStyle w:val="TOC1"/>
            <w:rPr>
              <w:del w:id="913"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914" w:author="jonathan pritchard" w:date="2026-01-16T12:15:00Z" w16du:dateUtc="2026-01-16T12:15:00Z">
            <w:r w:rsidRPr="00644DBC" w:rsidDel="00644DBC">
              <w:rPr>
                <w:noProof/>
                <w:rPrChange w:id="915" w:author="jonathan pritchard" w:date="2026-01-16T12:15:00Z" w16du:dateUtc="2026-01-16T12:15:00Z">
                  <w:rPr>
                    <w:rStyle w:val="Hyperlink"/>
                    <w:noProof/>
                  </w:rPr>
                </w:rPrChange>
              </w:rPr>
              <w:delText>13</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916" w:author="jonathan pritchard" w:date="2026-01-16T12:15:00Z" w16du:dateUtc="2026-01-16T12:15:00Z">
                  <w:rPr>
                    <w:rStyle w:val="Hyperlink"/>
                    <w:noProof/>
                  </w:rPr>
                </w:rPrChange>
              </w:rPr>
              <w:delText>Coverages and Time Series for Gridded Data (S-102, S-104 and S-111)</w:delText>
            </w:r>
            <w:r w:rsidRPr="0062074F" w:rsidDel="00644DBC">
              <w:rPr>
                <w:noProof/>
                <w:webHidden/>
              </w:rPr>
              <w:tab/>
              <w:delText>41</w:delText>
            </w:r>
          </w:del>
        </w:p>
        <w:p w14:paraId="5B4284E2" w14:textId="78D558EE" w:rsidR="00265357" w:rsidRPr="0062074F" w:rsidDel="00644DBC" w:rsidRDefault="00265357">
          <w:pPr>
            <w:pStyle w:val="TOC2"/>
            <w:rPr>
              <w:del w:id="91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18" w:author="jonathan pritchard" w:date="2026-01-16T12:15:00Z" w16du:dateUtc="2026-01-16T12:15:00Z">
            <w:r w:rsidRPr="00644DBC" w:rsidDel="00644DBC">
              <w:rPr>
                <w:noProof/>
                <w:rPrChange w:id="919" w:author="jonathan pritchard" w:date="2026-01-16T12:15:00Z" w16du:dateUtc="2026-01-16T12:15:00Z">
                  <w:rPr>
                    <w:rStyle w:val="Hyperlink"/>
                    <w:noProof/>
                  </w:rPr>
                </w:rPrChange>
              </w:rPr>
              <w:delText>13.1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20" w:author="jonathan pritchard" w:date="2026-01-16T12:15:00Z" w16du:dateUtc="2026-01-16T12:15:00Z">
                  <w:rPr>
                    <w:rStyle w:val="Hyperlink"/>
                    <w:noProof/>
                  </w:rPr>
                </w:rPrChange>
              </w:rPr>
              <w:delText>Thinning</w:delText>
            </w:r>
            <w:r w:rsidRPr="0062074F" w:rsidDel="00644DBC">
              <w:rPr>
                <w:noProof/>
                <w:webHidden/>
              </w:rPr>
              <w:tab/>
              <w:delText>41</w:delText>
            </w:r>
          </w:del>
        </w:p>
        <w:p w14:paraId="21F0A7D2" w14:textId="39047B8D" w:rsidR="00265357" w:rsidRPr="0062074F" w:rsidDel="00644DBC" w:rsidRDefault="00265357">
          <w:pPr>
            <w:pStyle w:val="TOC2"/>
            <w:rPr>
              <w:del w:id="92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22" w:author="jonathan pritchard" w:date="2026-01-16T12:15:00Z" w16du:dateUtc="2026-01-16T12:15:00Z">
            <w:r w:rsidRPr="00644DBC" w:rsidDel="00644DBC">
              <w:rPr>
                <w:noProof/>
                <w:rPrChange w:id="923" w:author="jonathan pritchard" w:date="2026-01-16T12:15:00Z" w16du:dateUtc="2026-01-16T12:15:00Z">
                  <w:rPr>
                    <w:rStyle w:val="Hyperlink"/>
                    <w:noProof/>
                  </w:rPr>
                </w:rPrChange>
              </w:rPr>
              <w:delText>13.2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24" w:author="jonathan pritchard" w:date="2026-01-16T12:15:00Z" w16du:dateUtc="2026-01-16T12:15:00Z">
                  <w:rPr>
                    <w:rStyle w:val="Hyperlink"/>
                    <w:noProof/>
                  </w:rPr>
                </w:rPrChange>
              </w:rPr>
              <w:delText>Temporal variation</w:delText>
            </w:r>
            <w:r w:rsidRPr="0062074F" w:rsidDel="00644DBC">
              <w:rPr>
                <w:noProof/>
                <w:webHidden/>
              </w:rPr>
              <w:tab/>
              <w:delText>41</w:delText>
            </w:r>
          </w:del>
        </w:p>
        <w:p w14:paraId="2862F556" w14:textId="0ED19356" w:rsidR="00265357" w:rsidRPr="0062074F" w:rsidDel="00644DBC" w:rsidRDefault="00265357">
          <w:pPr>
            <w:pStyle w:val="TOC1"/>
            <w:rPr>
              <w:del w:id="925"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926" w:author="jonathan pritchard" w:date="2026-01-16T12:15:00Z" w16du:dateUtc="2026-01-16T12:15:00Z">
            <w:r w:rsidRPr="00644DBC" w:rsidDel="00644DBC">
              <w:rPr>
                <w:noProof/>
                <w:rPrChange w:id="927" w:author="jonathan pritchard" w:date="2026-01-16T12:15:00Z" w16du:dateUtc="2026-01-16T12:15:00Z">
                  <w:rPr>
                    <w:rStyle w:val="Hyperlink"/>
                    <w:noProof/>
                  </w:rPr>
                </w:rPrChange>
              </w:rPr>
              <w:delText>14</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928" w:author="jonathan pritchard" w:date="2026-01-16T12:15:00Z" w16du:dateUtc="2026-01-16T12:15:00Z">
                  <w:rPr>
                    <w:rStyle w:val="Hyperlink"/>
                    <w:noProof/>
                  </w:rPr>
                </w:rPrChange>
              </w:rPr>
              <w:delText>Colours</w:delText>
            </w:r>
            <w:r w:rsidRPr="0062074F" w:rsidDel="00644DBC">
              <w:rPr>
                <w:noProof/>
                <w:webHidden/>
              </w:rPr>
              <w:tab/>
              <w:delText>42</w:delText>
            </w:r>
          </w:del>
        </w:p>
        <w:p w14:paraId="776ABA1B" w14:textId="5D9174B9" w:rsidR="00265357" w:rsidRPr="0062074F" w:rsidDel="00644DBC" w:rsidRDefault="00265357">
          <w:pPr>
            <w:pStyle w:val="TOC2"/>
            <w:rPr>
              <w:del w:id="92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30" w:author="jonathan pritchard" w:date="2026-01-16T12:15:00Z" w16du:dateUtc="2026-01-16T12:15:00Z">
            <w:r w:rsidRPr="00644DBC" w:rsidDel="00644DBC">
              <w:rPr>
                <w:noProof/>
                <w:rPrChange w:id="931" w:author="jonathan pritchard" w:date="2026-01-16T12:15:00Z" w16du:dateUtc="2026-01-16T12:15:00Z">
                  <w:rPr>
                    <w:rStyle w:val="Hyperlink"/>
                    <w:noProof/>
                  </w:rPr>
                </w:rPrChange>
              </w:rPr>
              <w:delText>14.1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32" w:author="jonathan pritchard" w:date="2026-01-16T12:15:00Z" w16du:dateUtc="2026-01-16T12:15:00Z">
                  <w:rPr>
                    <w:rStyle w:val="Hyperlink"/>
                    <w:noProof/>
                  </w:rPr>
                </w:rPrChange>
              </w:rPr>
              <w:delText>Colour palettes implemented by the portrayal catalogue</w:delText>
            </w:r>
            <w:r w:rsidRPr="0062074F" w:rsidDel="00644DBC">
              <w:rPr>
                <w:noProof/>
                <w:webHidden/>
              </w:rPr>
              <w:tab/>
              <w:delText>42</w:delText>
            </w:r>
          </w:del>
        </w:p>
        <w:p w14:paraId="5472A427" w14:textId="64060736" w:rsidR="00265357" w:rsidRPr="0062074F" w:rsidDel="00644DBC" w:rsidRDefault="00265357">
          <w:pPr>
            <w:pStyle w:val="TOC1"/>
            <w:rPr>
              <w:del w:id="933"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934" w:author="jonathan pritchard" w:date="2026-01-16T12:15:00Z" w16du:dateUtc="2026-01-16T12:15:00Z">
            <w:r w:rsidRPr="00644DBC" w:rsidDel="00644DBC">
              <w:rPr>
                <w:noProof/>
                <w:rPrChange w:id="935" w:author="jonathan pritchard" w:date="2026-01-16T12:15:00Z" w16du:dateUtc="2026-01-16T12:15:00Z">
                  <w:rPr>
                    <w:rStyle w:val="Hyperlink"/>
                    <w:noProof/>
                  </w:rPr>
                </w:rPrChange>
              </w:rPr>
              <w:delText>15</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936" w:author="jonathan pritchard" w:date="2026-01-16T12:15:00Z" w16du:dateUtc="2026-01-16T12:15:00Z">
                  <w:rPr>
                    <w:rStyle w:val="Hyperlink"/>
                    <w:noProof/>
                  </w:rPr>
                </w:rPrChange>
              </w:rPr>
              <w:delText>Cursor Pick Reports and Displays in Interface Panels</w:delText>
            </w:r>
            <w:r w:rsidRPr="0062074F" w:rsidDel="00644DBC">
              <w:rPr>
                <w:noProof/>
                <w:webHidden/>
              </w:rPr>
              <w:tab/>
              <w:delText>42</w:delText>
            </w:r>
          </w:del>
        </w:p>
        <w:p w14:paraId="4D10603B" w14:textId="040C7336" w:rsidR="00265357" w:rsidRPr="0062074F" w:rsidDel="00644DBC" w:rsidRDefault="00265357">
          <w:pPr>
            <w:pStyle w:val="TOC2"/>
            <w:rPr>
              <w:del w:id="93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38" w:author="jonathan pritchard" w:date="2026-01-16T12:15:00Z" w16du:dateUtc="2026-01-16T12:15:00Z">
            <w:r w:rsidRPr="00644DBC" w:rsidDel="00644DBC">
              <w:rPr>
                <w:noProof/>
                <w:rPrChange w:id="939" w:author="jonathan pritchard" w:date="2026-01-16T12:15:00Z" w16du:dateUtc="2026-01-16T12:15:00Z">
                  <w:rPr>
                    <w:rStyle w:val="Hyperlink"/>
                    <w:noProof/>
                  </w:rPr>
                </w:rPrChange>
              </w:rPr>
              <w:delText>15.1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40" w:author="jonathan pritchard" w:date="2026-01-16T12:15:00Z" w16du:dateUtc="2026-01-16T12:15:00Z">
                  <w:rPr>
                    <w:rStyle w:val="Hyperlink"/>
                    <w:noProof/>
                  </w:rPr>
                </w:rPrChange>
              </w:rPr>
              <w:delText>Cursor pick rules</w:delText>
            </w:r>
            <w:r w:rsidRPr="0062074F" w:rsidDel="00644DBC">
              <w:rPr>
                <w:noProof/>
                <w:webHidden/>
              </w:rPr>
              <w:tab/>
              <w:delText>42</w:delText>
            </w:r>
          </w:del>
        </w:p>
        <w:p w14:paraId="08489F23" w14:textId="2E0B5A4D" w:rsidR="00265357" w:rsidRPr="0062074F" w:rsidDel="00644DBC" w:rsidRDefault="00265357">
          <w:pPr>
            <w:pStyle w:val="TOC2"/>
            <w:rPr>
              <w:del w:id="94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42" w:author="jonathan pritchard" w:date="2026-01-16T12:15:00Z" w16du:dateUtc="2026-01-16T12:15:00Z">
            <w:r w:rsidRPr="00644DBC" w:rsidDel="00644DBC">
              <w:rPr>
                <w:noProof/>
                <w:rPrChange w:id="943" w:author="jonathan pritchard" w:date="2026-01-16T12:15:00Z" w16du:dateUtc="2026-01-16T12:15:00Z">
                  <w:rPr>
                    <w:rStyle w:val="Hyperlink"/>
                    <w:noProof/>
                  </w:rPr>
                </w:rPrChange>
              </w:rPr>
              <w:delText>15.2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44" w:author="jonathan pritchard" w:date="2026-01-16T12:15:00Z" w16du:dateUtc="2026-01-16T12:15:00Z">
                  <w:rPr>
                    <w:rStyle w:val="Hyperlink"/>
                    <w:noProof/>
                  </w:rPr>
                </w:rPrChange>
              </w:rPr>
              <w:delText>Display of dataset support files</w:delText>
            </w:r>
            <w:r w:rsidRPr="0062074F" w:rsidDel="00644DBC">
              <w:rPr>
                <w:noProof/>
                <w:webHidden/>
              </w:rPr>
              <w:tab/>
              <w:delText>43</w:delText>
            </w:r>
          </w:del>
        </w:p>
        <w:p w14:paraId="650DC42D" w14:textId="3A7AFB8F" w:rsidR="00265357" w:rsidRPr="0062074F" w:rsidDel="00644DBC" w:rsidRDefault="00265357">
          <w:pPr>
            <w:pStyle w:val="TOC2"/>
            <w:rPr>
              <w:del w:id="94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46" w:author="jonathan pritchard" w:date="2026-01-16T12:15:00Z" w16du:dateUtc="2026-01-16T12:15:00Z">
            <w:r w:rsidRPr="00644DBC" w:rsidDel="00644DBC">
              <w:rPr>
                <w:noProof/>
                <w:rPrChange w:id="947" w:author="jonathan pritchard" w:date="2026-01-16T12:15:00Z" w16du:dateUtc="2026-01-16T12:15:00Z">
                  <w:rPr>
                    <w:rStyle w:val="Hyperlink"/>
                    <w:noProof/>
                  </w:rPr>
                </w:rPrChange>
              </w:rPr>
              <w:delText>15.3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48" w:author="jonathan pritchard" w:date="2026-01-16T12:15:00Z" w16du:dateUtc="2026-01-16T12:15:00Z">
                  <w:rPr>
                    <w:rStyle w:val="Hyperlink"/>
                    <w:noProof/>
                  </w:rPr>
                </w:rPrChange>
              </w:rPr>
              <w:delText>Pick report organisation.</w:delText>
            </w:r>
            <w:r w:rsidRPr="0062074F" w:rsidDel="00644DBC">
              <w:rPr>
                <w:noProof/>
                <w:webHidden/>
              </w:rPr>
              <w:tab/>
              <w:delText>43</w:delText>
            </w:r>
          </w:del>
        </w:p>
        <w:p w14:paraId="5C2BD09B" w14:textId="37BA2C2B" w:rsidR="00265357" w:rsidRPr="0062074F" w:rsidDel="00644DBC" w:rsidRDefault="00265357">
          <w:pPr>
            <w:pStyle w:val="TOC3"/>
            <w:rPr>
              <w:del w:id="94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950" w:author="jonathan pritchard" w:date="2026-01-16T12:15:00Z" w16du:dateUtc="2026-01-16T12:15:00Z">
            <w:r w:rsidRPr="00644DBC" w:rsidDel="00644DBC">
              <w:rPr>
                <w:noProof/>
                <w:rPrChange w:id="951" w:author="jonathan pritchard" w:date="2026-01-16T12:15:00Z" w16du:dateUtc="2026-01-16T12:15:00Z">
                  <w:rPr>
                    <w:rStyle w:val="Hyperlink"/>
                    <w:noProof/>
                  </w:rPr>
                </w:rPrChange>
              </w:rPr>
              <w:delText>15.3.1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952" w:author="jonathan pritchard" w:date="2026-01-16T12:15:00Z" w16du:dateUtc="2026-01-16T12:15:00Z">
                  <w:rPr>
                    <w:rStyle w:val="Hyperlink"/>
                    <w:noProof/>
                  </w:rPr>
                </w:rPrChange>
              </w:rPr>
              <w:delText>Sorting order of results</w:delText>
            </w:r>
            <w:r w:rsidRPr="0062074F" w:rsidDel="00644DBC">
              <w:rPr>
                <w:noProof/>
                <w:webHidden/>
              </w:rPr>
              <w:tab/>
              <w:delText>43</w:delText>
            </w:r>
          </w:del>
        </w:p>
        <w:p w14:paraId="17EEB77B" w14:textId="21DE9668" w:rsidR="00265357" w:rsidRPr="0062074F" w:rsidDel="00644DBC" w:rsidRDefault="00265357">
          <w:pPr>
            <w:pStyle w:val="TOC3"/>
            <w:rPr>
              <w:del w:id="95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954" w:author="jonathan pritchard" w:date="2026-01-16T12:15:00Z" w16du:dateUtc="2026-01-16T12:15:00Z">
            <w:r w:rsidRPr="00644DBC" w:rsidDel="00644DBC">
              <w:rPr>
                <w:noProof/>
                <w:rPrChange w:id="955" w:author="jonathan pritchard" w:date="2026-01-16T12:15:00Z" w16du:dateUtc="2026-01-16T12:15:00Z">
                  <w:rPr>
                    <w:rStyle w:val="Hyperlink"/>
                    <w:noProof/>
                  </w:rPr>
                </w:rPrChange>
              </w:rPr>
              <w:delText>15.3.2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956" w:author="jonathan pritchard" w:date="2026-01-16T12:15:00Z" w16du:dateUtc="2026-01-16T12:15:00Z">
                  <w:rPr>
                    <w:rStyle w:val="Hyperlink"/>
                    <w:noProof/>
                  </w:rPr>
                </w:rPrChange>
              </w:rPr>
              <w:delText>Hover-over function</w:delText>
            </w:r>
            <w:r w:rsidRPr="0062074F" w:rsidDel="00644DBC">
              <w:rPr>
                <w:noProof/>
                <w:webHidden/>
              </w:rPr>
              <w:tab/>
              <w:delText>43</w:delText>
            </w:r>
          </w:del>
        </w:p>
        <w:p w14:paraId="3C01B61C" w14:textId="52104B84" w:rsidR="00265357" w:rsidRPr="0062074F" w:rsidDel="00644DBC" w:rsidRDefault="00265357">
          <w:pPr>
            <w:pStyle w:val="TOC2"/>
            <w:rPr>
              <w:del w:id="95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58" w:author="jonathan pritchard" w:date="2026-01-16T12:15:00Z" w16du:dateUtc="2026-01-16T12:15:00Z">
            <w:r w:rsidRPr="00644DBC" w:rsidDel="00644DBC">
              <w:rPr>
                <w:noProof/>
                <w:rPrChange w:id="959" w:author="jonathan pritchard" w:date="2026-01-16T12:15:00Z" w16du:dateUtc="2026-01-16T12:15:00Z">
                  <w:rPr>
                    <w:rStyle w:val="Hyperlink"/>
                    <w:noProof/>
                  </w:rPr>
                </w:rPrChange>
              </w:rPr>
              <w:delText>15.4</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60" w:author="jonathan pritchard" w:date="2026-01-16T12:15:00Z" w16du:dateUtc="2026-01-16T12:15:00Z">
                  <w:rPr>
                    <w:rStyle w:val="Hyperlink"/>
                    <w:noProof/>
                  </w:rPr>
                </w:rPrChange>
              </w:rPr>
              <w:delText>Tidal stream data panels</w:delText>
            </w:r>
            <w:r w:rsidRPr="0062074F" w:rsidDel="00644DBC">
              <w:rPr>
                <w:noProof/>
                <w:webHidden/>
              </w:rPr>
              <w:tab/>
              <w:delText>43</w:delText>
            </w:r>
          </w:del>
        </w:p>
        <w:p w14:paraId="28B43481" w14:textId="75154609" w:rsidR="00265357" w:rsidRPr="0062074F" w:rsidDel="00644DBC" w:rsidRDefault="00265357">
          <w:pPr>
            <w:pStyle w:val="TOC1"/>
            <w:rPr>
              <w:del w:id="961"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962" w:author="jonathan pritchard" w:date="2026-01-16T12:15:00Z" w16du:dateUtc="2026-01-16T12:15:00Z">
            <w:r w:rsidRPr="00644DBC" w:rsidDel="00644DBC">
              <w:rPr>
                <w:noProof/>
                <w:rPrChange w:id="963" w:author="jonathan pritchard" w:date="2026-01-16T12:15:00Z" w16du:dateUtc="2026-01-16T12:15:00Z">
                  <w:rPr>
                    <w:rStyle w:val="Hyperlink"/>
                    <w:noProof/>
                  </w:rPr>
                </w:rPrChange>
              </w:rPr>
              <w:delText>16</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964" w:author="jonathan pritchard" w:date="2026-01-16T12:15:00Z" w16du:dateUtc="2026-01-16T12:15:00Z">
                  <w:rPr>
                    <w:rStyle w:val="Hyperlink"/>
                    <w:noProof/>
                  </w:rPr>
                </w:rPrChange>
              </w:rPr>
              <w:delText>Alerts and Indications</w:delText>
            </w:r>
            <w:r w:rsidRPr="0062074F" w:rsidDel="00644DBC">
              <w:rPr>
                <w:noProof/>
                <w:webHidden/>
              </w:rPr>
              <w:tab/>
              <w:delText>44</w:delText>
            </w:r>
          </w:del>
        </w:p>
        <w:p w14:paraId="244EF4A8" w14:textId="33B24FBA" w:rsidR="00265357" w:rsidRPr="0062074F" w:rsidDel="00644DBC" w:rsidRDefault="00265357">
          <w:pPr>
            <w:pStyle w:val="TOC2"/>
            <w:rPr>
              <w:del w:id="96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66" w:author="jonathan pritchard" w:date="2026-01-16T12:15:00Z" w16du:dateUtc="2026-01-16T12:15:00Z">
            <w:r w:rsidRPr="00644DBC" w:rsidDel="00644DBC">
              <w:rPr>
                <w:noProof/>
                <w:rPrChange w:id="967" w:author="jonathan pritchard" w:date="2026-01-16T12:15:00Z" w16du:dateUtc="2026-01-16T12:15:00Z">
                  <w:rPr>
                    <w:rStyle w:val="Hyperlink"/>
                    <w:noProof/>
                  </w:rPr>
                </w:rPrChange>
              </w:rPr>
              <w:delText>16.1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68" w:author="jonathan pritchard" w:date="2026-01-16T12:15:00Z" w16du:dateUtc="2026-01-16T12:15:00Z">
                  <w:rPr>
                    <w:rStyle w:val="Hyperlink"/>
                    <w:noProof/>
                  </w:rPr>
                </w:rPrChange>
              </w:rPr>
              <w:delText>Multiple spatial objects.</w:delText>
            </w:r>
            <w:r w:rsidRPr="0062074F" w:rsidDel="00644DBC">
              <w:rPr>
                <w:noProof/>
                <w:webHidden/>
              </w:rPr>
              <w:tab/>
              <w:delText>44</w:delText>
            </w:r>
          </w:del>
        </w:p>
        <w:p w14:paraId="040CA8ED" w14:textId="4AAF348E" w:rsidR="00265357" w:rsidRPr="0062074F" w:rsidDel="00644DBC" w:rsidRDefault="00265357">
          <w:pPr>
            <w:pStyle w:val="TOC1"/>
            <w:rPr>
              <w:del w:id="969"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970" w:author="jonathan pritchard" w:date="2026-01-16T12:15:00Z" w16du:dateUtc="2026-01-16T12:15:00Z">
            <w:r w:rsidRPr="00644DBC" w:rsidDel="00644DBC">
              <w:rPr>
                <w:noProof/>
                <w:rPrChange w:id="971" w:author="jonathan pritchard" w:date="2026-01-16T12:15:00Z" w16du:dateUtc="2026-01-16T12:15:00Z">
                  <w:rPr>
                    <w:rStyle w:val="Hyperlink"/>
                    <w:noProof/>
                  </w:rPr>
                </w:rPrChange>
              </w:rPr>
              <w:delText>17</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972" w:author="jonathan pritchard" w:date="2026-01-16T12:15:00Z" w16du:dateUtc="2026-01-16T12:15:00Z">
                  <w:rPr>
                    <w:rStyle w:val="Hyperlink"/>
                    <w:noProof/>
                  </w:rPr>
                </w:rPrChange>
              </w:rPr>
              <w:delText>Use of Context Parameters</w:delText>
            </w:r>
            <w:r w:rsidRPr="0062074F" w:rsidDel="00644DBC">
              <w:rPr>
                <w:noProof/>
                <w:webHidden/>
              </w:rPr>
              <w:tab/>
              <w:delText>44</w:delText>
            </w:r>
          </w:del>
        </w:p>
        <w:p w14:paraId="74B9420B" w14:textId="09E9005D" w:rsidR="00265357" w:rsidRPr="0062074F" w:rsidDel="00644DBC" w:rsidRDefault="00265357">
          <w:pPr>
            <w:pStyle w:val="TOC1"/>
            <w:rPr>
              <w:del w:id="973"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974" w:author="jonathan pritchard" w:date="2026-01-16T12:15:00Z" w16du:dateUtc="2026-01-16T12:15:00Z">
            <w:r w:rsidRPr="00644DBC" w:rsidDel="00644DBC">
              <w:rPr>
                <w:noProof/>
                <w:rPrChange w:id="975" w:author="jonathan pritchard" w:date="2026-01-16T12:15:00Z" w16du:dateUtc="2026-01-16T12:15:00Z">
                  <w:rPr>
                    <w:rStyle w:val="Hyperlink"/>
                    <w:noProof/>
                  </w:rPr>
                </w:rPrChange>
              </w:rPr>
              <w:delText>18</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976" w:author="jonathan pritchard" w:date="2026-01-16T12:15:00Z" w16du:dateUtc="2026-01-16T12:15:00Z">
                  <w:rPr>
                    <w:rStyle w:val="Hyperlink"/>
                    <w:noProof/>
                  </w:rPr>
                </w:rPrChange>
              </w:rPr>
              <w:delText>Dual-fuel systems</w:delText>
            </w:r>
            <w:r w:rsidRPr="0062074F" w:rsidDel="00644DBC">
              <w:rPr>
                <w:noProof/>
                <w:webHidden/>
              </w:rPr>
              <w:tab/>
              <w:delText>44</w:delText>
            </w:r>
          </w:del>
        </w:p>
        <w:p w14:paraId="022797CF" w14:textId="2556B837" w:rsidR="00265357" w:rsidRPr="0062074F" w:rsidDel="00644DBC" w:rsidRDefault="00265357">
          <w:pPr>
            <w:pStyle w:val="TOC2"/>
            <w:rPr>
              <w:del w:id="97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78" w:author="jonathan pritchard" w:date="2026-01-16T12:15:00Z" w16du:dateUtc="2026-01-16T12:15:00Z">
            <w:r w:rsidRPr="00644DBC" w:rsidDel="00644DBC">
              <w:rPr>
                <w:noProof/>
                <w:rPrChange w:id="979" w:author="jonathan pritchard" w:date="2026-01-16T12:15:00Z" w16du:dateUtc="2026-01-16T12:15:00Z">
                  <w:rPr>
                    <w:rStyle w:val="Hyperlink"/>
                    <w:noProof/>
                  </w:rPr>
                </w:rPrChange>
              </w:rPr>
              <w:delText>18.1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80" w:author="jonathan pritchard" w:date="2026-01-16T12:15:00Z" w16du:dateUtc="2026-01-16T12:15:00Z">
                  <w:rPr>
                    <w:rStyle w:val="Hyperlink"/>
                    <w:noProof/>
                  </w:rPr>
                </w:rPrChange>
              </w:rPr>
              <w:delText>Display of additional information layers</w:delText>
            </w:r>
            <w:r w:rsidRPr="0062074F" w:rsidDel="00644DBC">
              <w:rPr>
                <w:noProof/>
                <w:webHidden/>
              </w:rPr>
              <w:tab/>
              <w:delText>44</w:delText>
            </w:r>
          </w:del>
        </w:p>
        <w:p w14:paraId="43F7A4C2" w14:textId="44A8D484" w:rsidR="00265357" w:rsidRPr="0062074F" w:rsidDel="00644DBC" w:rsidRDefault="00265357">
          <w:pPr>
            <w:pStyle w:val="TOC2"/>
            <w:rPr>
              <w:del w:id="98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82" w:author="jonathan pritchard" w:date="2026-01-16T12:15:00Z" w16du:dateUtc="2026-01-16T12:15:00Z">
            <w:r w:rsidRPr="00644DBC" w:rsidDel="00644DBC">
              <w:rPr>
                <w:noProof/>
                <w:rPrChange w:id="983" w:author="jonathan pritchard" w:date="2026-01-16T12:15:00Z" w16du:dateUtc="2026-01-16T12:15:00Z">
                  <w:rPr>
                    <w:rStyle w:val="Hyperlink"/>
                    <w:noProof/>
                  </w:rPr>
                </w:rPrChange>
              </w:rPr>
              <w:delText>18.2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84" w:author="jonathan pritchard" w:date="2026-01-16T12:15:00Z" w16du:dateUtc="2026-01-16T12:15:00Z">
                  <w:rPr>
                    <w:rStyle w:val="Hyperlink"/>
                    <w:noProof/>
                  </w:rPr>
                </w:rPrChange>
              </w:rPr>
              <w:delText>Concurrent applicability of S-52 and S-57</w:delText>
            </w:r>
            <w:r w:rsidRPr="0062074F" w:rsidDel="00644DBC">
              <w:rPr>
                <w:noProof/>
                <w:webHidden/>
              </w:rPr>
              <w:tab/>
              <w:delText>45</w:delText>
            </w:r>
          </w:del>
        </w:p>
        <w:p w14:paraId="0E78880A" w14:textId="25F0A6C9" w:rsidR="00265357" w:rsidRPr="0062074F" w:rsidDel="00644DBC" w:rsidRDefault="00265357">
          <w:pPr>
            <w:pStyle w:val="TOC1"/>
            <w:rPr>
              <w:del w:id="985"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986" w:author="jonathan pritchard" w:date="2026-01-16T12:15:00Z" w16du:dateUtc="2026-01-16T12:15:00Z">
            <w:r w:rsidRPr="00644DBC" w:rsidDel="00644DBC">
              <w:rPr>
                <w:noProof/>
                <w:rPrChange w:id="987" w:author="jonathan pritchard" w:date="2026-01-16T12:15:00Z" w16du:dateUtc="2026-01-16T12:15:00Z">
                  <w:rPr>
                    <w:rStyle w:val="Hyperlink"/>
                    <w:noProof/>
                  </w:rPr>
                </w:rPrChange>
              </w:rPr>
              <w:delText>19</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988" w:author="jonathan pritchard" w:date="2026-01-16T12:15:00Z" w16du:dateUtc="2026-01-16T12:15:00Z">
                  <w:rPr>
                    <w:rStyle w:val="Hyperlink"/>
                    <w:noProof/>
                  </w:rPr>
                </w:rPrChange>
              </w:rPr>
              <w:delText>Specifications for the display screen</w:delText>
            </w:r>
            <w:r w:rsidRPr="0062074F" w:rsidDel="00644DBC">
              <w:rPr>
                <w:noProof/>
                <w:webHidden/>
              </w:rPr>
              <w:tab/>
              <w:delText>45</w:delText>
            </w:r>
          </w:del>
        </w:p>
        <w:p w14:paraId="41079EC8" w14:textId="7CB23EBC" w:rsidR="00265357" w:rsidRPr="0062074F" w:rsidDel="00644DBC" w:rsidRDefault="00265357">
          <w:pPr>
            <w:pStyle w:val="TOC2"/>
            <w:rPr>
              <w:del w:id="98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90" w:author="jonathan pritchard" w:date="2026-01-16T12:15:00Z" w16du:dateUtc="2026-01-16T12:15:00Z">
            <w:r w:rsidRPr="00644DBC" w:rsidDel="00644DBC">
              <w:rPr>
                <w:noProof/>
                <w:rPrChange w:id="991" w:author="jonathan pritchard" w:date="2026-01-16T12:15:00Z" w16du:dateUtc="2026-01-16T12:15:00Z">
                  <w:rPr>
                    <w:rStyle w:val="Hyperlink"/>
                    <w:noProof/>
                  </w:rPr>
                </w:rPrChange>
              </w:rPr>
              <w:delText>19.1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92" w:author="jonathan pritchard" w:date="2026-01-16T12:15:00Z" w16du:dateUtc="2026-01-16T12:15:00Z">
                  <w:rPr>
                    <w:rStyle w:val="Hyperlink"/>
                    <w:noProof/>
                  </w:rPr>
                </w:rPrChange>
              </w:rPr>
              <w:delText>Physical display requirements</w:delText>
            </w:r>
            <w:r w:rsidRPr="0062074F" w:rsidDel="00644DBC">
              <w:rPr>
                <w:noProof/>
                <w:webHidden/>
              </w:rPr>
              <w:tab/>
              <w:delText>45</w:delText>
            </w:r>
          </w:del>
        </w:p>
        <w:p w14:paraId="5C632C81" w14:textId="6755EA72" w:rsidR="00265357" w:rsidRPr="0062074F" w:rsidDel="00644DBC" w:rsidRDefault="00265357">
          <w:pPr>
            <w:pStyle w:val="TOC2"/>
            <w:rPr>
              <w:del w:id="99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94" w:author="jonathan pritchard" w:date="2026-01-16T12:15:00Z" w16du:dateUtc="2026-01-16T12:15:00Z">
            <w:r w:rsidRPr="00644DBC" w:rsidDel="00644DBC">
              <w:rPr>
                <w:noProof/>
                <w:rPrChange w:id="995" w:author="jonathan pritchard" w:date="2026-01-16T12:15:00Z" w16du:dateUtc="2026-01-16T12:15:00Z">
                  <w:rPr>
                    <w:rStyle w:val="Hyperlink"/>
                    <w:noProof/>
                  </w:rPr>
                </w:rPrChange>
              </w:rPr>
              <w:delText>19.2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996" w:author="jonathan pritchard" w:date="2026-01-16T12:15:00Z" w16du:dateUtc="2026-01-16T12:15:00Z">
                  <w:rPr>
                    <w:rStyle w:val="Hyperlink"/>
                    <w:noProof/>
                  </w:rPr>
                </w:rPrChange>
              </w:rPr>
              <w:delText>Colour reproduction</w:delText>
            </w:r>
            <w:r w:rsidRPr="0062074F" w:rsidDel="00644DBC">
              <w:rPr>
                <w:noProof/>
                <w:webHidden/>
              </w:rPr>
              <w:tab/>
              <w:delText>46</w:delText>
            </w:r>
          </w:del>
        </w:p>
        <w:p w14:paraId="63AF4680" w14:textId="67BC15E2" w:rsidR="00265357" w:rsidRPr="0062074F" w:rsidDel="00644DBC" w:rsidRDefault="00265357">
          <w:pPr>
            <w:pStyle w:val="TOC2"/>
            <w:rPr>
              <w:del w:id="99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998" w:author="jonathan pritchard" w:date="2026-01-16T12:15:00Z" w16du:dateUtc="2026-01-16T12:15:00Z">
            <w:r w:rsidRPr="00644DBC" w:rsidDel="00644DBC">
              <w:rPr>
                <w:noProof/>
                <w:rPrChange w:id="999" w:author="jonathan pritchard" w:date="2026-01-16T12:15:00Z" w16du:dateUtc="2026-01-16T12:15:00Z">
                  <w:rPr>
                    <w:rStyle w:val="Hyperlink"/>
                    <w:noProof/>
                  </w:rPr>
                </w:rPrChange>
              </w:rPr>
              <w:delText>19.3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000" w:author="jonathan pritchard" w:date="2026-01-16T12:15:00Z" w16du:dateUtc="2026-01-16T12:15:00Z">
                  <w:rPr>
                    <w:rStyle w:val="Hyperlink"/>
                    <w:noProof/>
                  </w:rPr>
                </w:rPrChange>
              </w:rPr>
              <w:delText>Display requirements for colours</w:delText>
            </w:r>
            <w:r w:rsidRPr="0062074F" w:rsidDel="00644DBC">
              <w:rPr>
                <w:noProof/>
                <w:webHidden/>
              </w:rPr>
              <w:tab/>
              <w:delText>46</w:delText>
            </w:r>
          </w:del>
        </w:p>
        <w:p w14:paraId="56307D15" w14:textId="1F6704C3" w:rsidR="00265357" w:rsidRPr="0062074F" w:rsidDel="00644DBC" w:rsidRDefault="00265357">
          <w:pPr>
            <w:pStyle w:val="TOC3"/>
            <w:rPr>
              <w:del w:id="100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02" w:author="jonathan pritchard" w:date="2026-01-16T12:15:00Z" w16du:dateUtc="2026-01-16T12:15:00Z">
            <w:r w:rsidRPr="00644DBC" w:rsidDel="00644DBC">
              <w:rPr>
                <w:noProof/>
                <w:rPrChange w:id="1003" w:author="jonathan pritchard" w:date="2026-01-16T12:15:00Z" w16du:dateUtc="2026-01-16T12:15:00Z">
                  <w:rPr>
                    <w:rStyle w:val="Hyperlink"/>
                    <w:noProof/>
                  </w:rPr>
                </w:rPrChange>
              </w:rPr>
              <w:delText>19.3.1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04" w:author="jonathan pritchard" w:date="2026-01-16T12:15:00Z" w16du:dateUtc="2026-01-16T12:15:00Z">
                  <w:rPr>
                    <w:rStyle w:val="Hyperlink"/>
                    <w:noProof/>
                  </w:rPr>
                </w:rPrChange>
              </w:rPr>
              <w:delText>General</w:delText>
            </w:r>
            <w:r w:rsidRPr="0062074F" w:rsidDel="00644DBC">
              <w:rPr>
                <w:noProof/>
                <w:webHidden/>
              </w:rPr>
              <w:tab/>
              <w:delText>46</w:delText>
            </w:r>
          </w:del>
        </w:p>
        <w:p w14:paraId="1D3B6DA4" w14:textId="6FA0515B" w:rsidR="00265357" w:rsidRPr="0062074F" w:rsidDel="00644DBC" w:rsidRDefault="00265357">
          <w:pPr>
            <w:pStyle w:val="TOC3"/>
            <w:rPr>
              <w:del w:id="100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06" w:author="jonathan pritchard" w:date="2026-01-16T12:15:00Z" w16du:dateUtc="2026-01-16T12:15:00Z">
            <w:r w:rsidRPr="00644DBC" w:rsidDel="00644DBC">
              <w:rPr>
                <w:noProof/>
                <w:rPrChange w:id="1007" w:author="jonathan pritchard" w:date="2026-01-16T12:15:00Z" w16du:dateUtc="2026-01-16T12:15:00Z">
                  <w:rPr>
                    <w:rStyle w:val="Hyperlink"/>
                    <w:noProof/>
                  </w:rPr>
                </w:rPrChange>
              </w:rPr>
              <w:delText>19.3.2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08" w:author="jonathan pritchard" w:date="2026-01-16T12:15:00Z" w16du:dateUtc="2026-01-16T12:15:00Z">
                  <w:rPr>
                    <w:rStyle w:val="Hyperlink"/>
                    <w:noProof/>
                  </w:rPr>
                </w:rPrChange>
              </w:rPr>
              <w:delText>Display calibration and verification</w:delText>
            </w:r>
            <w:r w:rsidRPr="0062074F" w:rsidDel="00644DBC">
              <w:rPr>
                <w:noProof/>
                <w:webHidden/>
              </w:rPr>
              <w:tab/>
              <w:delText>46</w:delText>
            </w:r>
          </w:del>
        </w:p>
        <w:p w14:paraId="0BE9EC58" w14:textId="5894AB28" w:rsidR="00265357" w:rsidRPr="0062074F" w:rsidDel="00644DBC" w:rsidRDefault="00265357">
          <w:pPr>
            <w:pStyle w:val="TOC3"/>
            <w:rPr>
              <w:del w:id="100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10" w:author="jonathan pritchard" w:date="2026-01-16T12:15:00Z" w16du:dateUtc="2026-01-16T12:15:00Z">
            <w:r w:rsidRPr="00644DBC" w:rsidDel="00644DBC">
              <w:rPr>
                <w:noProof/>
                <w:rPrChange w:id="1011" w:author="jonathan pritchard" w:date="2026-01-16T12:15:00Z" w16du:dateUtc="2026-01-16T12:15:00Z">
                  <w:rPr>
                    <w:rStyle w:val="Hyperlink"/>
                    <w:noProof/>
                  </w:rPr>
                </w:rPrChange>
              </w:rPr>
              <w:delText>19.3.3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12" w:author="jonathan pritchard" w:date="2026-01-16T12:15:00Z" w16du:dateUtc="2026-01-16T12:15:00Z">
                  <w:rPr>
                    <w:rStyle w:val="Hyperlink"/>
                    <w:noProof/>
                  </w:rPr>
                </w:rPrChange>
              </w:rPr>
              <w:delText>Colour control, contrast and brightness controls</w:delText>
            </w:r>
            <w:r w:rsidRPr="0062074F" w:rsidDel="00644DBC">
              <w:rPr>
                <w:noProof/>
                <w:webHidden/>
              </w:rPr>
              <w:tab/>
              <w:delText>46</w:delText>
            </w:r>
          </w:del>
        </w:p>
        <w:p w14:paraId="281CB58D" w14:textId="3F3DB02E" w:rsidR="00265357" w:rsidRPr="0062074F" w:rsidDel="00644DBC" w:rsidRDefault="00265357">
          <w:pPr>
            <w:pStyle w:val="TOC3"/>
            <w:rPr>
              <w:del w:id="101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14" w:author="jonathan pritchard" w:date="2026-01-16T12:15:00Z" w16du:dateUtc="2026-01-16T12:15:00Z">
            <w:r w:rsidRPr="00644DBC" w:rsidDel="00644DBC">
              <w:rPr>
                <w:noProof/>
                <w:rPrChange w:id="1015" w:author="jonathan pritchard" w:date="2026-01-16T12:15:00Z" w16du:dateUtc="2026-01-16T12:15:00Z">
                  <w:rPr>
                    <w:rStyle w:val="Hyperlink"/>
                    <w:noProof/>
                  </w:rPr>
                </w:rPrChange>
              </w:rPr>
              <w:delText>19.3.4</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16" w:author="jonathan pritchard" w:date="2026-01-16T12:15:00Z" w16du:dateUtc="2026-01-16T12:15:00Z">
                  <w:rPr>
                    <w:rStyle w:val="Hyperlink"/>
                    <w:noProof/>
                  </w:rPr>
                </w:rPrChange>
              </w:rPr>
              <w:delText>Effect of controls</w:delText>
            </w:r>
            <w:r w:rsidRPr="0062074F" w:rsidDel="00644DBC">
              <w:rPr>
                <w:noProof/>
                <w:webHidden/>
              </w:rPr>
              <w:tab/>
              <w:delText>46</w:delText>
            </w:r>
          </w:del>
        </w:p>
        <w:p w14:paraId="706DA3EF" w14:textId="3B773F75" w:rsidR="00265357" w:rsidRPr="0062074F" w:rsidDel="00644DBC" w:rsidRDefault="00265357">
          <w:pPr>
            <w:pStyle w:val="TOC3"/>
            <w:rPr>
              <w:del w:id="101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18" w:author="jonathan pritchard" w:date="2026-01-16T12:15:00Z" w16du:dateUtc="2026-01-16T12:15:00Z">
            <w:r w:rsidRPr="00644DBC" w:rsidDel="00644DBC">
              <w:rPr>
                <w:noProof/>
                <w:rPrChange w:id="1019" w:author="jonathan pritchard" w:date="2026-01-16T12:15:00Z" w16du:dateUtc="2026-01-16T12:15:00Z">
                  <w:rPr>
                    <w:rStyle w:val="Hyperlink"/>
                    <w:noProof/>
                  </w:rPr>
                </w:rPrChange>
              </w:rPr>
              <w:delText>19.3.5</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20" w:author="jonathan pritchard" w:date="2026-01-16T12:15:00Z" w16du:dateUtc="2026-01-16T12:15:00Z">
                  <w:rPr>
                    <w:rStyle w:val="Hyperlink"/>
                    <w:noProof/>
                  </w:rPr>
                </w:rPrChange>
              </w:rPr>
              <w:delText>Use of the controls</w:delText>
            </w:r>
            <w:r w:rsidRPr="0062074F" w:rsidDel="00644DBC">
              <w:rPr>
                <w:noProof/>
                <w:webHidden/>
              </w:rPr>
              <w:tab/>
              <w:delText>47</w:delText>
            </w:r>
          </w:del>
        </w:p>
        <w:p w14:paraId="3936ED21" w14:textId="6FCFFE31" w:rsidR="00265357" w:rsidRPr="0062074F" w:rsidDel="00644DBC" w:rsidRDefault="00265357">
          <w:pPr>
            <w:pStyle w:val="TOC3"/>
            <w:rPr>
              <w:del w:id="102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22" w:author="jonathan pritchard" w:date="2026-01-16T12:15:00Z" w16du:dateUtc="2026-01-16T12:15:00Z">
            <w:r w:rsidRPr="00644DBC" w:rsidDel="00644DBC">
              <w:rPr>
                <w:noProof/>
                <w:rPrChange w:id="1023" w:author="jonathan pritchard" w:date="2026-01-16T12:15:00Z" w16du:dateUtc="2026-01-16T12:15:00Z">
                  <w:rPr>
                    <w:rStyle w:val="Hyperlink"/>
                    <w:noProof/>
                  </w:rPr>
                </w:rPrChange>
              </w:rPr>
              <w:delText>19.3.6</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24" w:author="jonathan pritchard" w:date="2026-01-16T12:15:00Z" w16du:dateUtc="2026-01-16T12:15:00Z">
                  <w:rPr>
                    <w:rStyle w:val="Hyperlink"/>
                    <w:noProof/>
                  </w:rPr>
                </w:rPrChange>
              </w:rPr>
              <w:delText>Setting the controls for route monitoring</w:delText>
            </w:r>
            <w:r w:rsidRPr="0062074F" w:rsidDel="00644DBC">
              <w:rPr>
                <w:noProof/>
                <w:webHidden/>
              </w:rPr>
              <w:tab/>
              <w:delText>47</w:delText>
            </w:r>
          </w:del>
        </w:p>
        <w:p w14:paraId="0B33D4A5" w14:textId="558457F9" w:rsidR="00265357" w:rsidRPr="0062074F" w:rsidDel="00644DBC" w:rsidRDefault="00265357">
          <w:pPr>
            <w:pStyle w:val="TOC2"/>
            <w:rPr>
              <w:del w:id="102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026" w:author="jonathan pritchard" w:date="2026-01-16T12:15:00Z" w16du:dateUtc="2026-01-16T12:15:00Z">
            <w:r w:rsidRPr="00644DBC" w:rsidDel="00644DBC">
              <w:rPr>
                <w:noProof/>
                <w:rPrChange w:id="1027" w:author="jonathan pritchard" w:date="2026-01-16T12:15:00Z" w16du:dateUtc="2026-01-16T12:15:00Z">
                  <w:rPr>
                    <w:rStyle w:val="Hyperlink"/>
                    <w:noProof/>
                  </w:rPr>
                </w:rPrChange>
              </w:rPr>
              <w:delText>19.4</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028" w:author="jonathan pritchard" w:date="2026-01-16T12:15:00Z" w16du:dateUtc="2026-01-16T12:15:00Z">
                  <w:rPr>
                    <w:rStyle w:val="Hyperlink"/>
                    <w:noProof/>
                  </w:rPr>
                </w:rPrChange>
              </w:rPr>
              <w:delText>Colour display capability</w:delText>
            </w:r>
            <w:r w:rsidRPr="0062074F" w:rsidDel="00644DBC">
              <w:rPr>
                <w:noProof/>
                <w:webHidden/>
              </w:rPr>
              <w:tab/>
              <w:delText>48</w:delText>
            </w:r>
          </w:del>
        </w:p>
        <w:p w14:paraId="5E71869F" w14:textId="1FE4E194" w:rsidR="00265357" w:rsidRPr="0062074F" w:rsidDel="00644DBC" w:rsidRDefault="00265357">
          <w:pPr>
            <w:pStyle w:val="TOC3"/>
            <w:rPr>
              <w:del w:id="102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30" w:author="jonathan pritchard" w:date="2026-01-16T12:15:00Z" w16du:dateUtc="2026-01-16T12:15:00Z">
            <w:r w:rsidRPr="00644DBC" w:rsidDel="00644DBC">
              <w:rPr>
                <w:noProof/>
                <w:rPrChange w:id="1031" w:author="jonathan pritchard" w:date="2026-01-16T12:15:00Z" w16du:dateUtc="2026-01-16T12:15:00Z">
                  <w:rPr>
                    <w:rStyle w:val="Hyperlink"/>
                    <w:noProof/>
                  </w:rPr>
                </w:rPrChange>
              </w:rPr>
              <w:delText>19.4.1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32" w:author="jonathan pritchard" w:date="2026-01-16T12:15:00Z" w16du:dateUtc="2026-01-16T12:15:00Z">
                  <w:rPr>
                    <w:rStyle w:val="Hyperlink"/>
                    <w:noProof/>
                  </w:rPr>
                </w:rPrChange>
              </w:rPr>
              <w:delText>Colour conversion tolerances and tests</w:delText>
            </w:r>
            <w:r w:rsidRPr="0062074F" w:rsidDel="00644DBC">
              <w:rPr>
                <w:noProof/>
                <w:webHidden/>
              </w:rPr>
              <w:tab/>
              <w:delText>48</w:delText>
            </w:r>
          </w:del>
        </w:p>
        <w:p w14:paraId="444662F2" w14:textId="2D776851" w:rsidR="00265357" w:rsidRPr="0062074F" w:rsidDel="00644DBC" w:rsidRDefault="00265357">
          <w:pPr>
            <w:pStyle w:val="TOC2"/>
            <w:rPr>
              <w:del w:id="103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034" w:author="jonathan pritchard" w:date="2026-01-16T12:15:00Z" w16du:dateUtc="2026-01-16T12:15:00Z">
            <w:r w:rsidRPr="00644DBC" w:rsidDel="00644DBC">
              <w:rPr>
                <w:noProof/>
                <w:rPrChange w:id="1035" w:author="jonathan pritchard" w:date="2026-01-16T12:15:00Z" w16du:dateUtc="2026-01-16T12:15:00Z">
                  <w:rPr>
                    <w:rStyle w:val="Hyperlink"/>
                    <w:noProof/>
                  </w:rPr>
                </w:rPrChange>
              </w:rPr>
              <w:delText>19.5</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036" w:author="jonathan pritchard" w:date="2026-01-16T12:15:00Z" w16du:dateUtc="2026-01-16T12:15:00Z">
                  <w:rPr>
                    <w:rStyle w:val="Hyperlink"/>
                    <w:noProof/>
                  </w:rPr>
                </w:rPrChange>
              </w:rPr>
              <w:delText>ECDIS Chart 1 and Colour (Differentiation) Test Diagram</w:delText>
            </w:r>
            <w:r w:rsidRPr="0062074F" w:rsidDel="00644DBC">
              <w:rPr>
                <w:noProof/>
                <w:webHidden/>
              </w:rPr>
              <w:tab/>
              <w:delText>49</w:delText>
            </w:r>
          </w:del>
        </w:p>
        <w:p w14:paraId="5B4EA7F1" w14:textId="48B6E2CB" w:rsidR="00265357" w:rsidRPr="0062074F" w:rsidDel="00644DBC" w:rsidRDefault="00265357">
          <w:pPr>
            <w:pStyle w:val="TOC2"/>
            <w:rPr>
              <w:del w:id="103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038" w:author="jonathan pritchard" w:date="2026-01-16T12:15:00Z" w16du:dateUtc="2026-01-16T12:15:00Z">
            <w:r w:rsidRPr="00644DBC" w:rsidDel="00644DBC">
              <w:rPr>
                <w:noProof/>
                <w:rPrChange w:id="1039" w:author="jonathan pritchard" w:date="2026-01-16T12:15:00Z" w16du:dateUtc="2026-01-16T12:15:00Z">
                  <w:rPr>
                    <w:rStyle w:val="Hyperlink"/>
                    <w:noProof/>
                  </w:rPr>
                </w:rPrChange>
              </w:rPr>
              <w:delText>19.6</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040" w:author="jonathan pritchard" w:date="2026-01-16T12:15:00Z" w16du:dateUtc="2026-01-16T12:15:00Z">
                  <w:rPr>
                    <w:rStyle w:val="Hyperlink"/>
                    <w:noProof/>
                  </w:rPr>
                </w:rPrChange>
              </w:rPr>
              <w:delText>Use of ECDIS Chart 1 and Colour Test Diagram</w:delText>
            </w:r>
            <w:r w:rsidRPr="0062074F" w:rsidDel="00644DBC">
              <w:rPr>
                <w:noProof/>
                <w:webHidden/>
              </w:rPr>
              <w:tab/>
              <w:delText>50</w:delText>
            </w:r>
          </w:del>
        </w:p>
        <w:p w14:paraId="738DB412" w14:textId="1DDC997B" w:rsidR="00265357" w:rsidRPr="0062074F" w:rsidDel="00644DBC" w:rsidRDefault="00265357">
          <w:pPr>
            <w:pStyle w:val="TOC3"/>
            <w:rPr>
              <w:del w:id="1041"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42" w:author="jonathan pritchard" w:date="2026-01-16T12:15:00Z" w16du:dateUtc="2026-01-16T12:15:00Z">
            <w:r w:rsidRPr="00644DBC" w:rsidDel="00644DBC">
              <w:rPr>
                <w:noProof/>
                <w:rPrChange w:id="1043" w:author="jonathan pritchard" w:date="2026-01-16T12:15:00Z" w16du:dateUtc="2026-01-16T12:15:00Z">
                  <w:rPr>
                    <w:rStyle w:val="Hyperlink"/>
                    <w:noProof/>
                  </w:rPr>
                </w:rPrChange>
              </w:rPr>
              <w:delText>19.6.1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44" w:author="jonathan pritchard" w:date="2026-01-16T12:15:00Z" w16du:dateUtc="2026-01-16T12:15:00Z">
                  <w:rPr>
                    <w:rStyle w:val="Hyperlink"/>
                    <w:noProof/>
                  </w:rPr>
                </w:rPrChange>
              </w:rPr>
              <w:delText>Specification for ECDIS Chart 1 and the Colour Test Diagram</w:delText>
            </w:r>
            <w:r w:rsidRPr="0062074F" w:rsidDel="00644DBC">
              <w:rPr>
                <w:noProof/>
                <w:webHidden/>
              </w:rPr>
              <w:tab/>
              <w:delText>50</w:delText>
            </w:r>
          </w:del>
        </w:p>
        <w:p w14:paraId="1E42097B" w14:textId="6A5E5CDC" w:rsidR="00265357" w:rsidRPr="0062074F" w:rsidDel="00644DBC" w:rsidRDefault="00265357">
          <w:pPr>
            <w:pStyle w:val="TOC3"/>
            <w:rPr>
              <w:del w:id="104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46" w:author="jonathan pritchard" w:date="2026-01-16T12:15:00Z" w16du:dateUtc="2026-01-16T12:15:00Z">
            <w:r w:rsidRPr="00644DBC" w:rsidDel="00644DBC">
              <w:rPr>
                <w:noProof/>
                <w:rPrChange w:id="1047" w:author="jonathan pritchard" w:date="2026-01-16T12:15:00Z" w16du:dateUtc="2026-01-16T12:15:00Z">
                  <w:rPr>
                    <w:rStyle w:val="Hyperlink"/>
                    <w:noProof/>
                  </w:rPr>
                </w:rPrChange>
              </w:rPr>
              <w:delText>19.6.2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48" w:author="jonathan pritchard" w:date="2026-01-16T12:15:00Z" w16du:dateUtc="2026-01-16T12:15:00Z">
                  <w:rPr>
                    <w:rStyle w:val="Hyperlink"/>
                    <w:noProof/>
                  </w:rPr>
                </w:rPrChange>
              </w:rPr>
              <w:delText>The Colour Test Diagram</w:delText>
            </w:r>
            <w:r w:rsidRPr="0062074F" w:rsidDel="00644DBC">
              <w:rPr>
                <w:noProof/>
                <w:webHidden/>
              </w:rPr>
              <w:tab/>
              <w:delText>50</w:delText>
            </w:r>
          </w:del>
        </w:p>
        <w:p w14:paraId="66727F95" w14:textId="283AF310" w:rsidR="00265357" w:rsidRPr="0062074F" w:rsidDel="00644DBC" w:rsidRDefault="00265357">
          <w:pPr>
            <w:pStyle w:val="TOC3"/>
            <w:rPr>
              <w:del w:id="104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50" w:author="jonathan pritchard" w:date="2026-01-16T12:15:00Z" w16du:dateUtc="2026-01-16T12:15:00Z">
            <w:r w:rsidRPr="00644DBC" w:rsidDel="00644DBC">
              <w:rPr>
                <w:noProof/>
                <w:rPrChange w:id="1051" w:author="jonathan pritchard" w:date="2026-01-16T12:15:00Z" w16du:dateUtc="2026-01-16T12:15:00Z">
                  <w:rPr>
                    <w:rStyle w:val="Hyperlink"/>
                    <w:noProof/>
                  </w:rPr>
                </w:rPrChange>
              </w:rPr>
              <w:delText>19.6.3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52" w:author="jonathan pritchard" w:date="2026-01-16T12:15:00Z" w16du:dateUtc="2026-01-16T12:15:00Z">
                  <w:rPr>
                    <w:rStyle w:val="Hyperlink"/>
                    <w:noProof/>
                  </w:rPr>
                </w:rPrChange>
              </w:rPr>
              <w:delText>Relationship to S-57 Chart 1</w:delText>
            </w:r>
            <w:r w:rsidRPr="0062074F" w:rsidDel="00644DBC">
              <w:rPr>
                <w:noProof/>
                <w:webHidden/>
              </w:rPr>
              <w:tab/>
              <w:delText>52</w:delText>
            </w:r>
          </w:del>
        </w:p>
        <w:p w14:paraId="51957768" w14:textId="16648977" w:rsidR="00265357" w:rsidRPr="0062074F" w:rsidDel="00644DBC" w:rsidRDefault="00265357">
          <w:pPr>
            <w:pStyle w:val="TOC3"/>
            <w:rPr>
              <w:del w:id="105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54" w:author="jonathan pritchard" w:date="2026-01-16T12:15:00Z" w16du:dateUtc="2026-01-16T12:15:00Z">
            <w:r w:rsidRPr="00644DBC" w:rsidDel="00644DBC">
              <w:rPr>
                <w:noProof/>
                <w:rPrChange w:id="1055" w:author="jonathan pritchard" w:date="2026-01-16T12:15:00Z" w16du:dateUtc="2026-01-16T12:15:00Z">
                  <w:rPr>
                    <w:rStyle w:val="Hyperlink"/>
                    <w:noProof/>
                  </w:rPr>
                </w:rPrChange>
              </w:rPr>
              <w:delText>19.6.4</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56" w:author="jonathan pritchard" w:date="2026-01-16T12:15:00Z" w16du:dateUtc="2026-01-16T12:15:00Z">
                  <w:rPr>
                    <w:rStyle w:val="Hyperlink"/>
                    <w:noProof/>
                  </w:rPr>
                </w:rPrChange>
              </w:rPr>
              <w:delText>The Black-adjust symbol</w:delText>
            </w:r>
            <w:r w:rsidRPr="0062074F" w:rsidDel="00644DBC">
              <w:rPr>
                <w:noProof/>
                <w:webHidden/>
              </w:rPr>
              <w:tab/>
              <w:delText>52</w:delText>
            </w:r>
          </w:del>
        </w:p>
        <w:p w14:paraId="6E12A96B" w14:textId="326B3B97" w:rsidR="00265357" w:rsidRPr="0062074F" w:rsidDel="00644DBC" w:rsidRDefault="00265357">
          <w:pPr>
            <w:pStyle w:val="TOC1"/>
            <w:rPr>
              <w:del w:id="1057"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058" w:author="jonathan pritchard" w:date="2026-01-16T12:15:00Z" w16du:dateUtc="2026-01-16T12:15:00Z">
            <w:r w:rsidRPr="00644DBC" w:rsidDel="00644DBC">
              <w:rPr>
                <w:noProof/>
                <w:rPrChange w:id="1059" w:author="jonathan pritchard" w:date="2026-01-16T12:15:00Z" w16du:dateUtc="2026-01-16T12:15:00Z">
                  <w:rPr>
                    <w:rStyle w:val="Hyperlink"/>
                    <w:noProof/>
                  </w:rPr>
                </w:rPrChange>
              </w:rPr>
              <w:delText>20</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060" w:author="jonathan pritchard" w:date="2026-01-16T12:15:00Z" w16du:dateUtc="2026-01-16T12:15:00Z">
                  <w:rPr>
                    <w:rStyle w:val="Hyperlink"/>
                    <w:noProof/>
                  </w:rPr>
                </w:rPrChange>
              </w:rPr>
              <w:delText>Dataset Management</w:delText>
            </w:r>
            <w:r w:rsidRPr="0062074F" w:rsidDel="00644DBC">
              <w:rPr>
                <w:noProof/>
                <w:webHidden/>
              </w:rPr>
              <w:tab/>
              <w:delText>52</w:delText>
            </w:r>
          </w:del>
        </w:p>
        <w:p w14:paraId="5CFA6980" w14:textId="133B8106" w:rsidR="00265357" w:rsidRPr="0062074F" w:rsidDel="00644DBC" w:rsidRDefault="00265357">
          <w:pPr>
            <w:pStyle w:val="TOC2"/>
            <w:rPr>
              <w:del w:id="106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062" w:author="jonathan pritchard" w:date="2026-01-16T12:15:00Z" w16du:dateUtc="2026-01-16T12:15:00Z">
            <w:r w:rsidRPr="00644DBC" w:rsidDel="00644DBC">
              <w:rPr>
                <w:noProof/>
                <w:rPrChange w:id="1063" w:author="jonathan pritchard" w:date="2026-01-16T12:15:00Z" w16du:dateUtc="2026-01-16T12:15:00Z">
                  <w:rPr>
                    <w:rStyle w:val="Hyperlink"/>
                    <w:noProof/>
                  </w:rPr>
                </w:rPrChange>
              </w:rPr>
              <w:delText>20.1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064" w:author="jonathan pritchard" w:date="2026-01-16T12:15:00Z" w16du:dateUtc="2026-01-16T12:15:00Z">
                  <w:rPr>
                    <w:rStyle w:val="Hyperlink"/>
                    <w:noProof/>
                  </w:rPr>
                </w:rPrChange>
              </w:rPr>
              <w:delText>Multiple Feature and Portrayal Catalogues</w:delText>
            </w:r>
            <w:r w:rsidRPr="0062074F" w:rsidDel="00644DBC">
              <w:rPr>
                <w:noProof/>
                <w:webHidden/>
              </w:rPr>
              <w:tab/>
              <w:delText>52</w:delText>
            </w:r>
          </w:del>
        </w:p>
        <w:p w14:paraId="0DAE4877" w14:textId="78665C28" w:rsidR="00265357" w:rsidRPr="0062074F" w:rsidDel="00644DBC" w:rsidRDefault="00265357">
          <w:pPr>
            <w:pStyle w:val="TOC2"/>
            <w:rPr>
              <w:del w:id="106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066" w:author="jonathan pritchard" w:date="2026-01-16T12:15:00Z" w16du:dateUtc="2026-01-16T12:15:00Z">
            <w:r w:rsidRPr="00644DBC" w:rsidDel="00644DBC">
              <w:rPr>
                <w:noProof/>
                <w:rPrChange w:id="1067" w:author="jonathan pritchard" w:date="2026-01-16T12:15:00Z" w16du:dateUtc="2026-01-16T12:15:00Z">
                  <w:rPr>
                    <w:rStyle w:val="Hyperlink"/>
                    <w:noProof/>
                  </w:rPr>
                </w:rPrChange>
              </w:rPr>
              <w:delText>20.2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068" w:author="jonathan pritchard" w:date="2026-01-16T12:15:00Z" w16du:dateUtc="2026-01-16T12:15:00Z">
                  <w:rPr>
                    <w:rStyle w:val="Hyperlink"/>
                    <w:noProof/>
                  </w:rPr>
                </w:rPrChange>
              </w:rPr>
              <w:delText>Portrayal and feature catalogue compatibility</w:delText>
            </w:r>
            <w:r w:rsidRPr="0062074F" w:rsidDel="00644DBC">
              <w:rPr>
                <w:noProof/>
                <w:webHidden/>
              </w:rPr>
              <w:tab/>
              <w:delText>54</w:delText>
            </w:r>
          </w:del>
        </w:p>
        <w:p w14:paraId="721EC575" w14:textId="1A947E48" w:rsidR="00265357" w:rsidRPr="0062074F" w:rsidDel="00644DBC" w:rsidRDefault="00265357">
          <w:pPr>
            <w:pStyle w:val="TOC2"/>
            <w:rPr>
              <w:del w:id="106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070" w:author="jonathan pritchard" w:date="2026-01-16T12:15:00Z" w16du:dateUtc="2026-01-16T12:15:00Z">
            <w:r w:rsidRPr="00644DBC" w:rsidDel="00644DBC">
              <w:rPr>
                <w:noProof/>
                <w:rPrChange w:id="1071" w:author="jonathan pritchard" w:date="2026-01-16T12:15:00Z" w16du:dateUtc="2026-01-16T12:15:00Z">
                  <w:rPr>
                    <w:rStyle w:val="Hyperlink"/>
                    <w:noProof/>
                  </w:rPr>
                </w:rPrChange>
              </w:rPr>
              <w:delText>20.3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072" w:author="jonathan pritchard" w:date="2026-01-16T12:15:00Z" w16du:dateUtc="2026-01-16T12:15:00Z">
                  <w:rPr>
                    <w:rStyle w:val="Hyperlink"/>
                    <w:noProof/>
                  </w:rPr>
                </w:rPrChange>
              </w:rPr>
              <w:delText>Dataset overlaps and gaps</w:delText>
            </w:r>
            <w:r w:rsidRPr="0062074F" w:rsidDel="00644DBC">
              <w:rPr>
                <w:noProof/>
                <w:webHidden/>
              </w:rPr>
              <w:tab/>
              <w:delText>54</w:delText>
            </w:r>
          </w:del>
        </w:p>
        <w:p w14:paraId="218A1D9B" w14:textId="589497EC" w:rsidR="00265357" w:rsidRPr="0062074F" w:rsidDel="00644DBC" w:rsidRDefault="00265357">
          <w:pPr>
            <w:pStyle w:val="TOC3"/>
            <w:rPr>
              <w:del w:id="107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74" w:author="jonathan pritchard" w:date="2026-01-16T12:15:00Z" w16du:dateUtc="2026-01-16T12:15:00Z">
            <w:r w:rsidRPr="00644DBC" w:rsidDel="00644DBC">
              <w:rPr>
                <w:noProof/>
                <w:rPrChange w:id="1075" w:author="jonathan pritchard" w:date="2026-01-16T12:15:00Z" w16du:dateUtc="2026-01-16T12:15:00Z">
                  <w:rPr>
                    <w:rStyle w:val="Hyperlink"/>
                    <w:noProof/>
                  </w:rPr>
                </w:rPrChange>
              </w:rPr>
              <w:delText>20.3.1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76" w:author="jonathan pritchard" w:date="2026-01-16T12:15:00Z" w16du:dateUtc="2026-01-16T12:15:00Z">
                  <w:rPr>
                    <w:rStyle w:val="Hyperlink"/>
                    <w:noProof/>
                  </w:rPr>
                </w:rPrChange>
              </w:rPr>
              <w:delText>Overlaps and gaps in ENC coverage</w:delText>
            </w:r>
            <w:r w:rsidRPr="0062074F" w:rsidDel="00644DBC">
              <w:rPr>
                <w:noProof/>
                <w:webHidden/>
              </w:rPr>
              <w:tab/>
              <w:delText>54</w:delText>
            </w:r>
          </w:del>
        </w:p>
        <w:p w14:paraId="4A9E7FC7" w14:textId="66CC338E" w:rsidR="00265357" w:rsidRPr="0062074F" w:rsidDel="00644DBC" w:rsidRDefault="00265357">
          <w:pPr>
            <w:pStyle w:val="TOC3"/>
            <w:rPr>
              <w:del w:id="1077"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78" w:author="jonathan pritchard" w:date="2026-01-16T12:15:00Z" w16du:dateUtc="2026-01-16T12:15:00Z">
            <w:r w:rsidRPr="00644DBC" w:rsidDel="00644DBC">
              <w:rPr>
                <w:noProof/>
                <w:rPrChange w:id="1079" w:author="jonathan pritchard" w:date="2026-01-16T12:15:00Z" w16du:dateUtc="2026-01-16T12:15:00Z">
                  <w:rPr>
                    <w:rStyle w:val="Hyperlink"/>
                    <w:noProof/>
                  </w:rPr>
                </w:rPrChange>
              </w:rPr>
              <w:delText>20.3.2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80" w:author="jonathan pritchard" w:date="2026-01-16T12:15:00Z" w16du:dateUtc="2026-01-16T12:15:00Z">
                  <w:rPr>
                    <w:rStyle w:val="Hyperlink"/>
                    <w:noProof/>
                  </w:rPr>
                </w:rPrChange>
              </w:rPr>
              <w:delText>Overlaps and gaps between other data products</w:delText>
            </w:r>
            <w:r w:rsidRPr="0062074F" w:rsidDel="00644DBC">
              <w:rPr>
                <w:noProof/>
                <w:webHidden/>
              </w:rPr>
              <w:tab/>
              <w:delText>54</w:delText>
            </w:r>
          </w:del>
        </w:p>
        <w:p w14:paraId="3D98BF2C" w14:textId="5426EBF5" w:rsidR="00265357" w:rsidRPr="0062074F" w:rsidDel="00644DBC" w:rsidRDefault="00265357">
          <w:pPr>
            <w:pStyle w:val="TOC2"/>
            <w:rPr>
              <w:del w:id="108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082" w:author="jonathan pritchard" w:date="2026-01-16T12:15:00Z" w16du:dateUtc="2026-01-16T12:15:00Z">
            <w:r w:rsidRPr="00644DBC" w:rsidDel="00644DBC">
              <w:rPr>
                <w:noProof/>
                <w:rPrChange w:id="1083" w:author="jonathan pritchard" w:date="2026-01-16T12:15:00Z" w16du:dateUtc="2026-01-16T12:15:00Z">
                  <w:rPr>
                    <w:rStyle w:val="Hyperlink"/>
                    <w:noProof/>
                  </w:rPr>
                </w:rPrChange>
              </w:rPr>
              <w:delText>20.4</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084" w:author="jonathan pritchard" w:date="2026-01-16T12:15:00Z" w16du:dateUtc="2026-01-16T12:15:00Z">
                  <w:rPr>
                    <w:rStyle w:val="Hyperlink"/>
                    <w:noProof/>
                  </w:rPr>
                </w:rPrChange>
              </w:rPr>
              <w:delText>Updating Datasets on ECDIS</w:delText>
            </w:r>
            <w:r w:rsidRPr="0062074F" w:rsidDel="00644DBC">
              <w:rPr>
                <w:noProof/>
                <w:webHidden/>
              </w:rPr>
              <w:tab/>
              <w:delText>54</w:delText>
            </w:r>
          </w:del>
        </w:p>
        <w:p w14:paraId="27EAD892" w14:textId="37CBF772" w:rsidR="00265357" w:rsidRPr="0062074F" w:rsidDel="00644DBC" w:rsidRDefault="00265357">
          <w:pPr>
            <w:pStyle w:val="TOC3"/>
            <w:rPr>
              <w:del w:id="1085"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86" w:author="jonathan pritchard" w:date="2026-01-16T12:15:00Z" w16du:dateUtc="2026-01-16T12:15:00Z">
            <w:r w:rsidRPr="00644DBC" w:rsidDel="00644DBC">
              <w:rPr>
                <w:noProof/>
                <w:rPrChange w:id="1087" w:author="jonathan pritchard" w:date="2026-01-16T12:15:00Z" w16du:dateUtc="2026-01-16T12:15:00Z">
                  <w:rPr>
                    <w:rStyle w:val="Hyperlink"/>
                    <w:noProof/>
                  </w:rPr>
                </w:rPrChange>
              </w:rPr>
              <w:delText>20.4.1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88" w:author="jonathan pritchard" w:date="2026-01-16T12:15:00Z" w16du:dateUtc="2026-01-16T12:15:00Z">
                  <w:rPr>
                    <w:rStyle w:val="Hyperlink"/>
                    <w:noProof/>
                  </w:rPr>
                </w:rPrChange>
              </w:rPr>
              <w:delText>Introduction</w:delText>
            </w:r>
            <w:r w:rsidRPr="0062074F" w:rsidDel="00644DBC">
              <w:rPr>
                <w:noProof/>
                <w:webHidden/>
              </w:rPr>
              <w:tab/>
              <w:delText>54</w:delText>
            </w:r>
          </w:del>
        </w:p>
        <w:p w14:paraId="77832DDB" w14:textId="109B1AE4" w:rsidR="00265357" w:rsidRPr="0062074F" w:rsidDel="00644DBC" w:rsidRDefault="00265357">
          <w:pPr>
            <w:pStyle w:val="TOC3"/>
            <w:rPr>
              <w:del w:id="1089"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90" w:author="jonathan pritchard" w:date="2026-01-16T12:15:00Z" w16du:dateUtc="2026-01-16T12:15:00Z">
            <w:r w:rsidRPr="00644DBC" w:rsidDel="00644DBC">
              <w:rPr>
                <w:noProof/>
                <w:rPrChange w:id="1091" w:author="jonathan pritchard" w:date="2026-01-16T12:15:00Z" w16du:dateUtc="2026-01-16T12:15:00Z">
                  <w:rPr>
                    <w:rStyle w:val="Hyperlink"/>
                    <w:noProof/>
                  </w:rPr>
                </w:rPrChange>
              </w:rPr>
              <w:delText>20.4.2</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92" w:author="jonathan pritchard" w:date="2026-01-16T12:15:00Z" w16du:dateUtc="2026-01-16T12:15:00Z">
                  <w:rPr>
                    <w:rStyle w:val="Hyperlink"/>
                    <w:noProof/>
                  </w:rPr>
                </w:rPrChange>
              </w:rPr>
              <w:delText>General requirements</w:delText>
            </w:r>
            <w:r w:rsidRPr="0062074F" w:rsidDel="00644DBC">
              <w:rPr>
                <w:noProof/>
                <w:webHidden/>
              </w:rPr>
              <w:tab/>
              <w:delText>54</w:delText>
            </w:r>
          </w:del>
        </w:p>
        <w:p w14:paraId="7E831C12" w14:textId="0387C996" w:rsidR="00265357" w:rsidRPr="0062074F" w:rsidDel="00644DBC" w:rsidRDefault="00265357">
          <w:pPr>
            <w:pStyle w:val="TOC3"/>
            <w:rPr>
              <w:del w:id="1093"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094" w:author="jonathan pritchard" w:date="2026-01-16T12:15:00Z" w16du:dateUtc="2026-01-16T12:15:00Z">
            <w:r w:rsidRPr="00644DBC" w:rsidDel="00644DBC">
              <w:rPr>
                <w:noProof/>
                <w:rPrChange w:id="1095" w:author="jonathan pritchard" w:date="2026-01-16T12:15:00Z" w16du:dateUtc="2026-01-16T12:15:00Z">
                  <w:rPr>
                    <w:rStyle w:val="Hyperlink"/>
                    <w:noProof/>
                  </w:rPr>
                </w:rPrChange>
              </w:rPr>
              <w:delText>20.4.3</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rPrChange w:id="1096" w:author="jonathan pritchard" w:date="2026-01-16T12:15:00Z" w16du:dateUtc="2026-01-16T12:15:00Z">
                  <w:rPr>
                    <w:rStyle w:val="Hyperlink"/>
                    <w:noProof/>
                  </w:rPr>
                </w:rPrChange>
              </w:rPr>
              <w:delText>Automatic Update</w:delText>
            </w:r>
            <w:r w:rsidRPr="0062074F" w:rsidDel="00644DBC">
              <w:rPr>
                <w:noProof/>
                <w:webHidden/>
              </w:rPr>
              <w:tab/>
              <w:delText>55</w:delText>
            </w:r>
          </w:del>
        </w:p>
        <w:p w14:paraId="06D8E5F0" w14:textId="3A2D3601" w:rsidR="00265357" w:rsidRPr="0062074F" w:rsidDel="00644DBC" w:rsidRDefault="00265357">
          <w:pPr>
            <w:pStyle w:val="TOC2"/>
            <w:rPr>
              <w:del w:id="109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098" w:author="jonathan pritchard" w:date="2026-01-16T12:15:00Z" w16du:dateUtc="2026-01-16T12:15:00Z">
            <w:r w:rsidRPr="00644DBC" w:rsidDel="00644DBC">
              <w:rPr>
                <w:noProof/>
                <w:rPrChange w:id="1099" w:author="jonathan pritchard" w:date="2026-01-16T12:15:00Z" w16du:dateUtc="2026-01-16T12:15:00Z">
                  <w:rPr>
                    <w:rStyle w:val="Hyperlink"/>
                    <w:noProof/>
                  </w:rPr>
                </w:rPrChange>
              </w:rPr>
              <w:delText>20.5</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00" w:author="jonathan pritchard" w:date="2026-01-16T12:15:00Z" w16du:dateUtc="2026-01-16T12:15:00Z">
                  <w:rPr>
                    <w:rStyle w:val="Hyperlink"/>
                    <w:noProof/>
                  </w:rPr>
                </w:rPrChange>
              </w:rPr>
              <w:delText>New editions, re-issues, cancellations and updates of datasets</w:delText>
            </w:r>
            <w:r w:rsidRPr="0062074F" w:rsidDel="00644DBC">
              <w:rPr>
                <w:noProof/>
                <w:webHidden/>
              </w:rPr>
              <w:tab/>
              <w:delText>56</w:delText>
            </w:r>
          </w:del>
        </w:p>
        <w:p w14:paraId="49F9E45B" w14:textId="581F3FEE" w:rsidR="00265357" w:rsidRPr="0062074F" w:rsidDel="00644DBC" w:rsidRDefault="00265357">
          <w:pPr>
            <w:pStyle w:val="TOC1"/>
            <w:rPr>
              <w:del w:id="1101"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02" w:author="jonathan pritchard" w:date="2026-01-16T12:15:00Z" w16du:dateUtc="2026-01-16T12:15:00Z">
            <w:r w:rsidRPr="00644DBC" w:rsidDel="00644DBC">
              <w:rPr>
                <w:noProof/>
                <w:rPrChange w:id="1103" w:author="jonathan pritchard" w:date="2026-01-16T12:15:00Z" w16du:dateUtc="2026-01-16T12:15:00Z">
                  <w:rPr>
                    <w:rStyle w:val="Hyperlink"/>
                    <w:noProof/>
                  </w:rPr>
                </w:rPrChange>
              </w:rPr>
              <w:delText>21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04" w:author="jonathan pritchard" w:date="2026-01-16T12:15:00Z" w16du:dateUtc="2026-01-16T12:15:00Z">
                  <w:rPr>
                    <w:rStyle w:val="Hyperlink"/>
                    <w:noProof/>
                  </w:rPr>
                </w:rPrChange>
              </w:rPr>
              <w:delText>Dataset Support Files</w:delText>
            </w:r>
            <w:r w:rsidRPr="0062074F" w:rsidDel="00644DBC">
              <w:rPr>
                <w:noProof/>
                <w:webHidden/>
              </w:rPr>
              <w:tab/>
              <w:delText>56</w:delText>
            </w:r>
          </w:del>
        </w:p>
        <w:p w14:paraId="12BA4B6E" w14:textId="252D00F8" w:rsidR="00265357" w:rsidRPr="0062074F" w:rsidDel="00644DBC" w:rsidRDefault="00265357">
          <w:pPr>
            <w:pStyle w:val="TOC2"/>
            <w:rPr>
              <w:del w:id="110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06" w:author="jonathan pritchard" w:date="2026-01-16T12:15:00Z" w16du:dateUtc="2026-01-16T12:15:00Z">
            <w:r w:rsidRPr="00644DBC" w:rsidDel="00644DBC">
              <w:rPr>
                <w:noProof/>
                <w:rPrChange w:id="1107" w:author="jonathan pritchard" w:date="2026-01-16T12:15:00Z" w16du:dateUtc="2026-01-16T12:15:00Z">
                  <w:rPr>
                    <w:rStyle w:val="Hyperlink"/>
                    <w:noProof/>
                  </w:rPr>
                </w:rPrChange>
              </w:rPr>
              <w:delText>21.1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08" w:author="jonathan pritchard" w:date="2026-01-16T12:15:00Z" w16du:dateUtc="2026-01-16T12:15:00Z">
                  <w:rPr>
                    <w:rStyle w:val="Hyperlink"/>
                    <w:noProof/>
                  </w:rPr>
                </w:rPrChange>
              </w:rPr>
              <w:delText>Exchange set delivery</w:delText>
            </w:r>
            <w:r w:rsidRPr="0062074F" w:rsidDel="00644DBC">
              <w:rPr>
                <w:noProof/>
                <w:webHidden/>
              </w:rPr>
              <w:tab/>
              <w:delText>56</w:delText>
            </w:r>
          </w:del>
        </w:p>
        <w:p w14:paraId="0FEC82AC" w14:textId="092C6548" w:rsidR="00265357" w:rsidRPr="0062074F" w:rsidDel="00644DBC" w:rsidRDefault="00265357">
          <w:pPr>
            <w:pStyle w:val="TOC2"/>
            <w:rPr>
              <w:del w:id="110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10" w:author="jonathan pritchard" w:date="2026-01-16T12:15:00Z" w16du:dateUtc="2026-01-16T12:15:00Z">
            <w:r w:rsidRPr="00644DBC" w:rsidDel="00644DBC">
              <w:rPr>
                <w:noProof/>
                <w:rPrChange w:id="1111" w:author="jonathan pritchard" w:date="2026-01-16T12:15:00Z" w16du:dateUtc="2026-01-16T12:15:00Z">
                  <w:rPr>
                    <w:rStyle w:val="Hyperlink"/>
                    <w:noProof/>
                  </w:rPr>
                </w:rPrChange>
              </w:rPr>
              <w:delText>21.2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12" w:author="jonathan pritchard" w:date="2026-01-16T12:15:00Z" w16du:dateUtc="2026-01-16T12:15:00Z">
                  <w:rPr>
                    <w:rStyle w:val="Hyperlink"/>
                    <w:noProof/>
                  </w:rPr>
                </w:rPrChange>
              </w:rPr>
              <w:delText>Management of automatic updates to Dataset Support files</w:delText>
            </w:r>
            <w:r w:rsidRPr="0062074F" w:rsidDel="00644DBC">
              <w:rPr>
                <w:noProof/>
                <w:webHidden/>
              </w:rPr>
              <w:tab/>
              <w:delText>56</w:delText>
            </w:r>
          </w:del>
        </w:p>
        <w:p w14:paraId="7F5DAD70" w14:textId="168942BD" w:rsidR="00265357" w:rsidRPr="0062074F" w:rsidDel="00644DBC" w:rsidRDefault="00265357">
          <w:pPr>
            <w:pStyle w:val="TOC2"/>
            <w:rPr>
              <w:del w:id="111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14" w:author="jonathan pritchard" w:date="2026-01-16T12:15:00Z" w16du:dateUtc="2026-01-16T12:15:00Z">
            <w:r w:rsidRPr="00644DBC" w:rsidDel="00644DBC">
              <w:rPr>
                <w:noProof/>
                <w:rPrChange w:id="1115" w:author="jonathan pritchard" w:date="2026-01-16T12:15:00Z" w16du:dateUtc="2026-01-16T12:15:00Z">
                  <w:rPr>
                    <w:rStyle w:val="Hyperlink"/>
                    <w:noProof/>
                  </w:rPr>
                </w:rPrChange>
              </w:rPr>
              <w:delText>21.3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16" w:author="jonathan pritchard" w:date="2026-01-16T12:15:00Z" w16du:dateUtc="2026-01-16T12:15:00Z">
                  <w:rPr>
                    <w:rStyle w:val="Hyperlink"/>
                    <w:noProof/>
                  </w:rPr>
                </w:rPrChange>
              </w:rPr>
              <w:delText>Dataset Support File formats.</w:delText>
            </w:r>
            <w:r w:rsidRPr="0062074F" w:rsidDel="00644DBC">
              <w:rPr>
                <w:noProof/>
                <w:webHidden/>
              </w:rPr>
              <w:tab/>
              <w:delText>57</w:delText>
            </w:r>
          </w:del>
        </w:p>
        <w:p w14:paraId="47D3A14A" w14:textId="7375577E" w:rsidR="00265357" w:rsidRPr="0062074F" w:rsidDel="00644DBC" w:rsidRDefault="00265357">
          <w:pPr>
            <w:pStyle w:val="TOC1"/>
            <w:rPr>
              <w:del w:id="1117"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18" w:author="jonathan pritchard" w:date="2026-01-16T12:15:00Z" w16du:dateUtc="2026-01-16T12:15:00Z">
            <w:r w:rsidRPr="00644DBC" w:rsidDel="00644DBC">
              <w:rPr>
                <w:noProof/>
                <w:rPrChange w:id="1119" w:author="jonathan pritchard" w:date="2026-01-16T12:15:00Z" w16du:dateUtc="2026-01-16T12:15:00Z">
                  <w:rPr>
                    <w:rStyle w:val="Hyperlink"/>
                    <w:noProof/>
                  </w:rPr>
                </w:rPrChange>
              </w:rPr>
              <w:delText>Appendix A – Manual Updates</w:delText>
            </w:r>
            <w:r w:rsidRPr="0062074F" w:rsidDel="00644DBC">
              <w:rPr>
                <w:noProof/>
                <w:webHidden/>
              </w:rPr>
              <w:tab/>
              <w:delText>59</w:delText>
            </w:r>
          </w:del>
        </w:p>
        <w:p w14:paraId="1CDF7A9D" w14:textId="37937D64" w:rsidR="00265357" w:rsidRPr="0062074F" w:rsidDel="00644DBC" w:rsidRDefault="00265357">
          <w:pPr>
            <w:pStyle w:val="TOC2"/>
            <w:rPr>
              <w:del w:id="1120"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21" w:author="jonathan pritchard" w:date="2026-01-16T12:15:00Z" w16du:dateUtc="2026-01-16T12:15:00Z">
            <w:r w:rsidRPr="00644DBC" w:rsidDel="00644DBC">
              <w:rPr>
                <w:noProof/>
                <w:rPrChange w:id="1122" w:author="jonathan pritchard" w:date="2026-01-16T12:15:00Z" w16du:dateUtc="2026-01-16T12:15:00Z">
                  <w:rPr>
                    <w:rStyle w:val="Hyperlink"/>
                    <w:noProof/>
                  </w:rPr>
                </w:rPrChange>
              </w:rPr>
              <w:delText>A-1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23" w:author="jonathan pritchard" w:date="2026-01-16T12:15:00Z" w16du:dateUtc="2026-01-16T12:15:00Z">
                  <w:rPr>
                    <w:rStyle w:val="Hyperlink"/>
                    <w:noProof/>
                  </w:rPr>
                </w:rPrChange>
              </w:rPr>
              <w:delText>Introduction</w:delText>
            </w:r>
            <w:r w:rsidRPr="0062074F" w:rsidDel="00644DBC">
              <w:rPr>
                <w:noProof/>
                <w:webHidden/>
              </w:rPr>
              <w:tab/>
              <w:delText>59</w:delText>
            </w:r>
          </w:del>
        </w:p>
        <w:p w14:paraId="446F8DA3" w14:textId="74C0EC0A" w:rsidR="00265357" w:rsidRPr="0062074F" w:rsidDel="00644DBC" w:rsidRDefault="00265357">
          <w:pPr>
            <w:pStyle w:val="TOC2"/>
            <w:rPr>
              <w:del w:id="112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25" w:author="jonathan pritchard" w:date="2026-01-16T12:15:00Z" w16du:dateUtc="2026-01-16T12:15:00Z">
            <w:r w:rsidRPr="00644DBC" w:rsidDel="00644DBC">
              <w:rPr>
                <w:noProof/>
                <w:rPrChange w:id="1126" w:author="jonathan pritchard" w:date="2026-01-16T12:15:00Z" w16du:dateUtc="2026-01-16T12:15:00Z">
                  <w:rPr>
                    <w:rStyle w:val="Hyperlink"/>
                    <w:noProof/>
                  </w:rPr>
                </w:rPrChange>
              </w:rPr>
              <w:delText>A-2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27" w:author="jonathan pritchard" w:date="2026-01-16T12:15:00Z" w16du:dateUtc="2026-01-16T12:15:00Z">
                  <w:rPr>
                    <w:rStyle w:val="Hyperlink"/>
                    <w:noProof/>
                  </w:rPr>
                </w:rPrChange>
              </w:rPr>
              <w:delText>Attribution of Manual Update Features</w:delText>
            </w:r>
            <w:r w:rsidRPr="0062074F" w:rsidDel="00644DBC">
              <w:rPr>
                <w:noProof/>
                <w:webHidden/>
              </w:rPr>
              <w:tab/>
              <w:delText>61</w:delText>
            </w:r>
          </w:del>
        </w:p>
        <w:p w14:paraId="06996D53" w14:textId="60208816" w:rsidR="00265357" w:rsidRPr="0062074F" w:rsidDel="00644DBC" w:rsidRDefault="00265357">
          <w:pPr>
            <w:pStyle w:val="TOC1"/>
            <w:rPr>
              <w:del w:id="112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29" w:author="jonathan pritchard" w:date="2026-01-16T12:15:00Z" w16du:dateUtc="2026-01-16T12:15:00Z">
            <w:r w:rsidRPr="00644DBC" w:rsidDel="00644DBC">
              <w:rPr>
                <w:noProof/>
                <w:rPrChange w:id="1130" w:author="jonathan pritchard" w:date="2026-01-16T12:15:00Z" w16du:dateUtc="2026-01-16T12:15:00Z">
                  <w:rPr>
                    <w:rStyle w:val="Hyperlink"/>
                    <w:noProof/>
                  </w:rPr>
                </w:rPrChange>
              </w:rPr>
              <w:delText>Appendix B: S-100 Data Import Error Codes and Explanations</w:delText>
            </w:r>
            <w:r w:rsidRPr="0062074F" w:rsidDel="00644DBC">
              <w:rPr>
                <w:noProof/>
                <w:webHidden/>
              </w:rPr>
              <w:tab/>
              <w:delText>63</w:delText>
            </w:r>
          </w:del>
        </w:p>
        <w:p w14:paraId="4703CB17" w14:textId="0B9E2262" w:rsidR="00265357" w:rsidRPr="0062074F" w:rsidDel="00644DBC" w:rsidRDefault="00265357">
          <w:pPr>
            <w:pStyle w:val="TOC2"/>
            <w:rPr>
              <w:del w:id="113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32" w:author="jonathan pritchard" w:date="2026-01-16T12:15:00Z" w16du:dateUtc="2026-01-16T12:15:00Z">
            <w:r w:rsidRPr="00644DBC" w:rsidDel="00644DBC">
              <w:rPr>
                <w:noProof/>
                <w:rPrChange w:id="1133" w:author="jonathan pritchard" w:date="2026-01-16T12:15:00Z" w16du:dateUtc="2026-01-16T12:15:00Z">
                  <w:rPr>
                    <w:rStyle w:val="Hyperlink"/>
                    <w:noProof/>
                  </w:rPr>
                </w:rPrChange>
              </w:rPr>
              <w:delText>B-1.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34" w:author="jonathan pritchard" w:date="2026-01-16T12:15:00Z" w16du:dateUtc="2026-01-16T12:15:00Z">
                  <w:rPr>
                    <w:rStyle w:val="Hyperlink"/>
                    <w:noProof/>
                  </w:rPr>
                </w:rPrChange>
              </w:rPr>
              <w:delText>Introduction.</w:delText>
            </w:r>
            <w:r w:rsidRPr="0062074F" w:rsidDel="00644DBC">
              <w:rPr>
                <w:noProof/>
                <w:webHidden/>
              </w:rPr>
              <w:tab/>
              <w:delText>63</w:delText>
            </w:r>
          </w:del>
        </w:p>
        <w:p w14:paraId="77930532" w14:textId="6726959E" w:rsidR="00265357" w:rsidRPr="0062074F" w:rsidDel="00644DBC" w:rsidRDefault="00265357">
          <w:pPr>
            <w:pStyle w:val="TOC2"/>
            <w:rPr>
              <w:del w:id="113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36" w:author="jonathan pritchard" w:date="2026-01-16T12:15:00Z" w16du:dateUtc="2026-01-16T12:15:00Z">
            <w:r w:rsidRPr="00644DBC" w:rsidDel="00644DBC">
              <w:rPr>
                <w:noProof/>
                <w:rPrChange w:id="1137" w:author="jonathan pritchard" w:date="2026-01-16T12:15:00Z" w16du:dateUtc="2026-01-16T12:15:00Z">
                  <w:rPr>
                    <w:rStyle w:val="Hyperlink"/>
                    <w:noProof/>
                  </w:rPr>
                </w:rPrChange>
              </w:rPr>
              <w:delText>B-2.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38" w:author="jonathan pritchard" w:date="2026-01-16T12:15:00Z" w16du:dateUtc="2026-01-16T12:15:00Z">
                  <w:rPr>
                    <w:rStyle w:val="Hyperlink"/>
                    <w:noProof/>
                  </w:rPr>
                </w:rPrChange>
              </w:rPr>
              <w:delText>Error code descriptions.</w:delText>
            </w:r>
            <w:r w:rsidRPr="0062074F" w:rsidDel="00644DBC">
              <w:rPr>
                <w:noProof/>
                <w:webHidden/>
              </w:rPr>
              <w:tab/>
              <w:delText>64</w:delText>
            </w:r>
          </w:del>
        </w:p>
        <w:p w14:paraId="5E3B592E" w14:textId="73A26ED4" w:rsidR="00265357" w:rsidRPr="0062074F" w:rsidDel="00644DBC" w:rsidRDefault="00265357">
          <w:pPr>
            <w:pStyle w:val="TOC2"/>
            <w:rPr>
              <w:del w:id="113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40" w:author="jonathan pritchard" w:date="2026-01-16T12:15:00Z" w16du:dateUtc="2026-01-16T12:15:00Z">
            <w:r w:rsidRPr="00644DBC" w:rsidDel="00644DBC">
              <w:rPr>
                <w:noProof/>
                <w:rPrChange w:id="1141" w:author="jonathan pritchard" w:date="2026-01-16T12:15:00Z" w16du:dateUtc="2026-01-16T12:15:00Z">
                  <w:rPr>
                    <w:rStyle w:val="Hyperlink"/>
                    <w:noProof/>
                  </w:rPr>
                </w:rPrChange>
              </w:rPr>
              <w:delText>B-3.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42" w:author="jonathan pritchard" w:date="2026-01-16T12:15:00Z" w16du:dateUtc="2026-01-16T12:15:00Z">
                  <w:rPr>
                    <w:rStyle w:val="Hyperlink"/>
                    <w:noProof/>
                  </w:rPr>
                </w:rPrChange>
              </w:rPr>
              <w:delText>Exchange Set Installation on ECDIS</w:delText>
            </w:r>
            <w:r w:rsidRPr="0062074F" w:rsidDel="00644DBC">
              <w:rPr>
                <w:noProof/>
                <w:webHidden/>
              </w:rPr>
              <w:tab/>
              <w:delText>65</w:delText>
            </w:r>
          </w:del>
        </w:p>
        <w:p w14:paraId="25D929E1" w14:textId="41D5CE42" w:rsidR="00265357" w:rsidRPr="0062074F" w:rsidDel="00644DBC" w:rsidRDefault="00265357">
          <w:pPr>
            <w:pStyle w:val="TOC1"/>
            <w:rPr>
              <w:del w:id="1143"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44" w:author="jonathan pritchard" w:date="2026-01-16T12:15:00Z" w16du:dateUtc="2026-01-16T12:15:00Z">
            <w:r w:rsidRPr="00644DBC" w:rsidDel="00644DBC">
              <w:rPr>
                <w:noProof/>
                <w:rPrChange w:id="1145" w:author="jonathan pritchard" w:date="2026-01-16T12:15:00Z" w16du:dateUtc="2026-01-16T12:15:00Z">
                  <w:rPr>
                    <w:rStyle w:val="Hyperlink"/>
                    <w:noProof/>
                  </w:rPr>
                </w:rPrChange>
              </w:rPr>
              <w:delText>Appendix C  -  ECDIS Update Status Reports</w:delText>
            </w:r>
            <w:r w:rsidRPr="0062074F" w:rsidDel="00644DBC">
              <w:rPr>
                <w:noProof/>
                <w:webHidden/>
              </w:rPr>
              <w:tab/>
              <w:delText>69</w:delText>
            </w:r>
          </w:del>
        </w:p>
        <w:p w14:paraId="1728735C" w14:textId="00CDFE05" w:rsidR="00265357" w:rsidRPr="0062074F" w:rsidDel="00644DBC" w:rsidRDefault="00265357">
          <w:pPr>
            <w:pStyle w:val="TOC1"/>
            <w:rPr>
              <w:del w:id="1146"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47" w:author="jonathan pritchard" w:date="2026-01-16T12:15:00Z" w16du:dateUtc="2026-01-16T12:15:00Z">
            <w:r w:rsidRPr="00644DBC" w:rsidDel="00644DBC">
              <w:rPr>
                <w:noProof/>
                <w:rPrChange w:id="1148" w:author="jonathan pritchard" w:date="2026-01-16T12:15:00Z" w16du:dateUtc="2026-01-16T12:15:00Z">
                  <w:rPr>
                    <w:rStyle w:val="Hyperlink"/>
                    <w:noProof/>
                  </w:rPr>
                </w:rPrChange>
              </w:rPr>
              <w:delText>C-1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49" w:author="jonathan pritchard" w:date="2026-01-16T12:15:00Z" w16du:dateUtc="2026-01-16T12:15:00Z">
                  <w:rPr>
                    <w:rStyle w:val="Hyperlink"/>
                    <w:noProof/>
                  </w:rPr>
                </w:rPrChange>
              </w:rPr>
              <w:delText>Purpose</w:delText>
            </w:r>
            <w:r w:rsidRPr="0062074F" w:rsidDel="00644DBC">
              <w:rPr>
                <w:noProof/>
                <w:webHidden/>
              </w:rPr>
              <w:tab/>
              <w:delText>69</w:delText>
            </w:r>
          </w:del>
        </w:p>
        <w:p w14:paraId="05DE4301" w14:textId="23646A0E" w:rsidR="00265357" w:rsidRPr="0062074F" w:rsidDel="00644DBC" w:rsidRDefault="00265357">
          <w:pPr>
            <w:pStyle w:val="TOC1"/>
            <w:rPr>
              <w:del w:id="115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51" w:author="jonathan pritchard" w:date="2026-01-16T12:15:00Z" w16du:dateUtc="2026-01-16T12:15:00Z">
            <w:r w:rsidRPr="00644DBC" w:rsidDel="00644DBC">
              <w:rPr>
                <w:noProof/>
                <w:rPrChange w:id="1152" w:author="jonathan pritchard" w:date="2026-01-16T12:15:00Z" w16du:dateUtc="2026-01-16T12:15:00Z">
                  <w:rPr>
                    <w:rStyle w:val="Hyperlink"/>
                    <w:noProof/>
                  </w:rPr>
                </w:rPrChange>
              </w:rPr>
              <w:delText>Appendix D – Enhanced Safety Contour and Water Level Adjustment</w:delText>
            </w:r>
            <w:r w:rsidRPr="0062074F" w:rsidDel="00644DBC">
              <w:rPr>
                <w:noProof/>
                <w:webHidden/>
              </w:rPr>
              <w:tab/>
              <w:delText>76</w:delText>
            </w:r>
          </w:del>
        </w:p>
        <w:p w14:paraId="3ABD21C7" w14:textId="7AB65230" w:rsidR="00265357" w:rsidRPr="0062074F" w:rsidDel="00644DBC" w:rsidRDefault="00265357">
          <w:pPr>
            <w:pStyle w:val="TOC1"/>
            <w:rPr>
              <w:del w:id="1153"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54" w:author="jonathan pritchard" w:date="2026-01-16T12:15:00Z" w16du:dateUtc="2026-01-16T12:15:00Z">
            <w:r w:rsidRPr="00644DBC" w:rsidDel="00644DBC">
              <w:rPr>
                <w:noProof/>
                <w:rPrChange w:id="1155" w:author="jonathan pritchard" w:date="2026-01-16T12:15:00Z" w16du:dateUtc="2026-01-16T12:15:00Z">
                  <w:rPr>
                    <w:rStyle w:val="Hyperlink"/>
                    <w:noProof/>
                  </w:rPr>
                </w:rPrChange>
              </w:rPr>
              <w:delText>D-1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56" w:author="jonathan pritchard" w:date="2026-01-16T12:15:00Z" w16du:dateUtc="2026-01-16T12:15:00Z">
                  <w:rPr>
                    <w:rStyle w:val="Hyperlink"/>
                    <w:noProof/>
                  </w:rPr>
                </w:rPrChange>
              </w:rPr>
              <w:delText>Enhanced Safety Contour</w:delText>
            </w:r>
            <w:r w:rsidRPr="0062074F" w:rsidDel="00644DBC">
              <w:rPr>
                <w:noProof/>
                <w:webHidden/>
              </w:rPr>
              <w:tab/>
              <w:delText>76</w:delText>
            </w:r>
          </w:del>
        </w:p>
        <w:p w14:paraId="04C5B3C7" w14:textId="5A771391" w:rsidR="00265357" w:rsidRPr="0062074F" w:rsidDel="00644DBC" w:rsidRDefault="00265357">
          <w:pPr>
            <w:pStyle w:val="TOC2"/>
            <w:rPr>
              <w:del w:id="115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58" w:author="jonathan pritchard" w:date="2026-01-16T12:15:00Z" w16du:dateUtc="2026-01-16T12:15:00Z">
            <w:r w:rsidRPr="00644DBC" w:rsidDel="00644DBC">
              <w:rPr>
                <w:noProof/>
                <w:rPrChange w:id="1159" w:author="jonathan pritchard" w:date="2026-01-16T12:15:00Z" w16du:dateUtc="2026-01-16T12:15:00Z">
                  <w:rPr>
                    <w:rStyle w:val="Hyperlink"/>
                    <w:noProof/>
                  </w:rPr>
                </w:rPrChange>
              </w:rPr>
              <w:delText>D-1.1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60" w:author="jonathan pritchard" w:date="2026-01-16T12:15:00Z" w16du:dateUtc="2026-01-16T12:15:00Z">
                  <w:rPr>
                    <w:rStyle w:val="Hyperlink"/>
                    <w:noProof/>
                  </w:rPr>
                </w:rPrChange>
              </w:rPr>
              <w:delText>Data Constraints</w:delText>
            </w:r>
            <w:r w:rsidRPr="0062074F" w:rsidDel="00644DBC">
              <w:rPr>
                <w:noProof/>
                <w:webHidden/>
              </w:rPr>
              <w:tab/>
              <w:delText>77</w:delText>
            </w:r>
          </w:del>
        </w:p>
        <w:p w14:paraId="2F8E7CA9" w14:textId="49C910B4" w:rsidR="00265357" w:rsidRPr="0062074F" w:rsidDel="00644DBC" w:rsidRDefault="00265357">
          <w:pPr>
            <w:pStyle w:val="TOC2"/>
            <w:rPr>
              <w:del w:id="116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162" w:author="jonathan pritchard" w:date="2026-01-16T12:15:00Z" w16du:dateUtc="2026-01-16T12:15:00Z">
            <w:r w:rsidRPr="00644DBC" w:rsidDel="00644DBC">
              <w:rPr>
                <w:noProof/>
                <w:rPrChange w:id="1163" w:author="jonathan pritchard" w:date="2026-01-16T12:15:00Z" w16du:dateUtc="2026-01-16T12:15:00Z">
                  <w:rPr>
                    <w:rStyle w:val="Hyperlink"/>
                    <w:noProof/>
                  </w:rPr>
                </w:rPrChange>
              </w:rPr>
              <w:delText>D-1.2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164" w:author="jonathan pritchard" w:date="2026-01-16T12:15:00Z" w16du:dateUtc="2026-01-16T12:15:00Z">
                  <w:rPr>
                    <w:rStyle w:val="Hyperlink"/>
                    <w:noProof/>
                  </w:rPr>
                </w:rPrChange>
              </w:rPr>
              <w:delText>Enhanced Safety Contour Selection and Implementation</w:delText>
            </w:r>
            <w:r w:rsidRPr="0062074F" w:rsidDel="00644DBC">
              <w:rPr>
                <w:noProof/>
                <w:webHidden/>
              </w:rPr>
              <w:tab/>
              <w:delText>78</w:delText>
            </w:r>
          </w:del>
        </w:p>
        <w:p w14:paraId="08512F0C" w14:textId="707A7340" w:rsidR="00265357" w:rsidRPr="0062074F" w:rsidDel="00644DBC" w:rsidRDefault="00265357">
          <w:pPr>
            <w:pStyle w:val="TOC1"/>
            <w:rPr>
              <w:del w:id="1165"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66" w:author="jonathan pritchard" w:date="2026-01-16T12:15:00Z" w16du:dateUtc="2026-01-16T12:15:00Z">
            <w:r w:rsidRPr="00644DBC" w:rsidDel="00644DBC">
              <w:rPr>
                <w:noProof/>
                <w:rPrChange w:id="1167" w:author="jonathan pritchard" w:date="2026-01-16T12:15:00Z" w16du:dateUtc="2026-01-16T12:15:00Z">
                  <w:rPr>
                    <w:rStyle w:val="Hyperlink"/>
                    <w:noProof/>
                  </w:rPr>
                </w:rPrChange>
              </w:rPr>
              <w:delText>D-2</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68" w:author="jonathan pritchard" w:date="2026-01-16T12:15:00Z" w16du:dateUtc="2026-01-16T12:15:00Z">
                  <w:rPr>
                    <w:rStyle w:val="Hyperlink"/>
                    <w:noProof/>
                  </w:rPr>
                </w:rPrChange>
              </w:rPr>
              <w:delText>Water Level Adjustment (WLA)</w:delText>
            </w:r>
            <w:r w:rsidRPr="0062074F" w:rsidDel="00644DBC">
              <w:rPr>
                <w:noProof/>
                <w:webHidden/>
              </w:rPr>
              <w:tab/>
              <w:delText>80</w:delText>
            </w:r>
          </w:del>
        </w:p>
        <w:p w14:paraId="2D86960F" w14:textId="3EA529C2" w:rsidR="00265357" w:rsidRPr="0062074F" w:rsidDel="00644DBC" w:rsidRDefault="00265357">
          <w:pPr>
            <w:pStyle w:val="TOC1"/>
            <w:rPr>
              <w:del w:id="1169"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70" w:author="jonathan pritchard" w:date="2026-01-16T12:15:00Z" w16du:dateUtc="2026-01-16T12:15:00Z">
            <w:r w:rsidRPr="00644DBC" w:rsidDel="00644DBC">
              <w:rPr>
                <w:noProof/>
                <w:rPrChange w:id="1171" w:author="jonathan pritchard" w:date="2026-01-16T12:15:00Z" w16du:dateUtc="2026-01-16T12:15:00Z">
                  <w:rPr>
                    <w:rStyle w:val="Hyperlink"/>
                    <w:noProof/>
                  </w:rPr>
                </w:rPrChange>
              </w:rPr>
              <w:delText>D-2.1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72" w:author="jonathan pritchard" w:date="2026-01-16T12:15:00Z" w16du:dateUtc="2026-01-16T12:15:00Z">
                  <w:rPr>
                    <w:rStyle w:val="Hyperlink"/>
                    <w:noProof/>
                  </w:rPr>
                </w:rPrChange>
              </w:rPr>
              <w:delText>Scope</w:delText>
            </w:r>
            <w:r w:rsidRPr="0062074F" w:rsidDel="00644DBC">
              <w:rPr>
                <w:noProof/>
                <w:webHidden/>
              </w:rPr>
              <w:tab/>
              <w:delText>80</w:delText>
            </w:r>
          </w:del>
        </w:p>
        <w:p w14:paraId="1F3787DB" w14:textId="1EF29F9B" w:rsidR="00265357" w:rsidRPr="0062074F" w:rsidDel="00644DBC" w:rsidRDefault="00265357">
          <w:pPr>
            <w:pStyle w:val="TOC1"/>
            <w:rPr>
              <w:del w:id="1173"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74" w:author="jonathan pritchard" w:date="2026-01-16T12:15:00Z" w16du:dateUtc="2026-01-16T12:15:00Z">
            <w:r w:rsidRPr="00644DBC" w:rsidDel="00644DBC">
              <w:rPr>
                <w:noProof/>
                <w:rPrChange w:id="1175" w:author="jonathan pritchard" w:date="2026-01-16T12:15:00Z" w16du:dateUtc="2026-01-16T12:15:00Z">
                  <w:rPr>
                    <w:rStyle w:val="Hyperlink"/>
                    <w:noProof/>
                  </w:rPr>
                </w:rPrChange>
              </w:rPr>
              <w:delText>D-2.2</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76" w:author="jonathan pritchard" w:date="2026-01-16T12:15:00Z" w16du:dateUtc="2026-01-16T12:15:00Z">
                  <w:rPr>
                    <w:rStyle w:val="Hyperlink"/>
                    <w:noProof/>
                  </w:rPr>
                </w:rPrChange>
              </w:rPr>
              <w:delText>Constraints on input data</w:delText>
            </w:r>
            <w:r w:rsidRPr="0062074F" w:rsidDel="00644DBC">
              <w:rPr>
                <w:noProof/>
                <w:webHidden/>
              </w:rPr>
              <w:tab/>
              <w:delText>80</w:delText>
            </w:r>
          </w:del>
        </w:p>
        <w:p w14:paraId="30639E32" w14:textId="29AD29F3" w:rsidR="00265357" w:rsidRPr="0062074F" w:rsidDel="00644DBC" w:rsidRDefault="00265357">
          <w:pPr>
            <w:pStyle w:val="TOC1"/>
            <w:rPr>
              <w:del w:id="1177"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78" w:author="jonathan pritchard" w:date="2026-01-16T12:15:00Z" w16du:dateUtc="2026-01-16T12:15:00Z">
            <w:r w:rsidRPr="00644DBC" w:rsidDel="00644DBC">
              <w:rPr>
                <w:noProof/>
                <w:rPrChange w:id="1179" w:author="jonathan pritchard" w:date="2026-01-16T12:15:00Z" w16du:dateUtc="2026-01-16T12:15:00Z">
                  <w:rPr>
                    <w:rStyle w:val="Hyperlink"/>
                    <w:noProof/>
                  </w:rPr>
                </w:rPrChange>
              </w:rPr>
              <w:delText>D-2.3</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80" w:author="jonathan pritchard" w:date="2026-01-16T12:15:00Z" w16du:dateUtc="2026-01-16T12:15:00Z">
                  <w:rPr>
                    <w:rStyle w:val="Hyperlink"/>
                    <w:noProof/>
                  </w:rPr>
                </w:rPrChange>
              </w:rPr>
              <w:delText>User Inputs</w:delText>
            </w:r>
            <w:r w:rsidRPr="0062074F" w:rsidDel="00644DBC">
              <w:rPr>
                <w:noProof/>
                <w:webHidden/>
              </w:rPr>
              <w:tab/>
              <w:delText>81</w:delText>
            </w:r>
          </w:del>
        </w:p>
        <w:p w14:paraId="78B8C27F" w14:textId="36671C22" w:rsidR="00265357" w:rsidRPr="0062074F" w:rsidDel="00644DBC" w:rsidRDefault="00265357">
          <w:pPr>
            <w:pStyle w:val="TOC1"/>
            <w:rPr>
              <w:del w:id="1181"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82" w:author="jonathan pritchard" w:date="2026-01-16T12:15:00Z" w16du:dateUtc="2026-01-16T12:15:00Z">
            <w:r w:rsidRPr="00644DBC" w:rsidDel="00644DBC">
              <w:rPr>
                <w:noProof/>
                <w:rPrChange w:id="1183" w:author="jonathan pritchard" w:date="2026-01-16T12:15:00Z" w16du:dateUtc="2026-01-16T12:15:00Z">
                  <w:rPr>
                    <w:rStyle w:val="Hyperlink"/>
                    <w:noProof/>
                  </w:rPr>
                </w:rPrChange>
              </w:rPr>
              <w:delText>D-2.4</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84" w:author="jonathan pritchard" w:date="2026-01-16T12:15:00Z" w16du:dateUtc="2026-01-16T12:15:00Z">
                  <w:rPr>
                    <w:rStyle w:val="Hyperlink"/>
                    <w:noProof/>
                  </w:rPr>
                </w:rPrChange>
              </w:rPr>
              <w:delText>Implementation - general</w:delText>
            </w:r>
            <w:r w:rsidRPr="0062074F" w:rsidDel="00644DBC">
              <w:rPr>
                <w:noProof/>
                <w:webHidden/>
              </w:rPr>
              <w:tab/>
              <w:delText>81</w:delText>
            </w:r>
          </w:del>
        </w:p>
        <w:p w14:paraId="630A7646" w14:textId="22B12F9B" w:rsidR="00265357" w:rsidRPr="0062074F" w:rsidDel="00644DBC" w:rsidRDefault="00265357">
          <w:pPr>
            <w:pStyle w:val="TOC1"/>
            <w:rPr>
              <w:del w:id="1185"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86" w:author="jonathan pritchard" w:date="2026-01-16T12:15:00Z" w16du:dateUtc="2026-01-16T12:15:00Z">
            <w:r w:rsidRPr="00644DBC" w:rsidDel="00644DBC">
              <w:rPr>
                <w:noProof/>
                <w:rPrChange w:id="1187" w:author="jonathan pritchard" w:date="2026-01-16T12:15:00Z" w16du:dateUtc="2026-01-16T12:15:00Z">
                  <w:rPr>
                    <w:rStyle w:val="Hyperlink"/>
                    <w:noProof/>
                  </w:rPr>
                </w:rPrChange>
              </w:rPr>
              <w:delText>D-2.5</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88" w:author="jonathan pritchard" w:date="2026-01-16T12:15:00Z" w16du:dateUtc="2026-01-16T12:15:00Z">
                  <w:rPr>
                    <w:rStyle w:val="Hyperlink"/>
                    <w:noProof/>
                  </w:rPr>
                </w:rPrChange>
              </w:rPr>
              <w:delText>Implementation of WLA Option 1 – WLA for a single datetime instant</w:delText>
            </w:r>
            <w:r w:rsidRPr="0062074F" w:rsidDel="00644DBC">
              <w:rPr>
                <w:noProof/>
                <w:webHidden/>
              </w:rPr>
              <w:tab/>
              <w:delText>82</w:delText>
            </w:r>
          </w:del>
        </w:p>
        <w:p w14:paraId="23684A1A" w14:textId="2ACCC834" w:rsidR="00265357" w:rsidRPr="0062074F" w:rsidDel="00644DBC" w:rsidRDefault="00265357">
          <w:pPr>
            <w:pStyle w:val="TOC1"/>
            <w:rPr>
              <w:del w:id="1189"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90" w:author="jonathan pritchard" w:date="2026-01-16T12:15:00Z" w16du:dateUtc="2026-01-16T12:15:00Z">
            <w:r w:rsidRPr="00644DBC" w:rsidDel="00644DBC">
              <w:rPr>
                <w:noProof/>
                <w:rPrChange w:id="1191" w:author="jonathan pritchard" w:date="2026-01-16T12:15:00Z" w16du:dateUtc="2026-01-16T12:15:00Z">
                  <w:rPr>
                    <w:rStyle w:val="Hyperlink"/>
                    <w:noProof/>
                  </w:rPr>
                </w:rPrChange>
              </w:rPr>
              <w:delText>D-2.6</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92" w:author="jonathan pritchard" w:date="2026-01-16T12:15:00Z" w16du:dateUtc="2026-01-16T12:15:00Z">
                  <w:rPr>
                    <w:rStyle w:val="Hyperlink"/>
                    <w:noProof/>
                  </w:rPr>
                </w:rPrChange>
              </w:rPr>
              <w:delText>Implementation of WLA Option 2 – WLA for a datetime range specified by the user as a time period</w:delText>
            </w:r>
            <w:r w:rsidRPr="0062074F" w:rsidDel="00644DBC">
              <w:rPr>
                <w:noProof/>
                <w:webHidden/>
              </w:rPr>
              <w:tab/>
              <w:delText>83</w:delText>
            </w:r>
          </w:del>
        </w:p>
        <w:p w14:paraId="72EF85C8" w14:textId="3C751A36" w:rsidR="00265357" w:rsidRPr="0062074F" w:rsidDel="00644DBC" w:rsidRDefault="00265357">
          <w:pPr>
            <w:pStyle w:val="TOC1"/>
            <w:rPr>
              <w:del w:id="1193"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94" w:author="jonathan pritchard" w:date="2026-01-16T12:15:00Z" w16du:dateUtc="2026-01-16T12:15:00Z">
            <w:r w:rsidRPr="00644DBC" w:rsidDel="00644DBC">
              <w:rPr>
                <w:noProof/>
                <w:rPrChange w:id="1195" w:author="jonathan pritchard" w:date="2026-01-16T12:15:00Z" w16du:dateUtc="2026-01-16T12:15:00Z">
                  <w:rPr>
                    <w:rStyle w:val="Hyperlink"/>
                    <w:noProof/>
                  </w:rPr>
                </w:rPrChange>
              </w:rPr>
              <w:delText>D-2.7</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196" w:author="jonathan pritchard" w:date="2026-01-16T12:15:00Z" w16du:dateUtc="2026-01-16T12:15:00Z">
                  <w:rPr>
                    <w:rStyle w:val="Hyperlink"/>
                    <w:noProof/>
                  </w:rPr>
                </w:rPrChange>
              </w:rPr>
              <w:delText>Implementation of WLA Option 3 – linking of WLA to a defined route with planned waypoints and times</w:delText>
            </w:r>
            <w:r w:rsidRPr="0062074F" w:rsidDel="00644DBC">
              <w:rPr>
                <w:noProof/>
                <w:webHidden/>
              </w:rPr>
              <w:tab/>
              <w:delText>84</w:delText>
            </w:r>
          </w:del>
        </w:p>
        <w:p w14:paraId="69EC4EA7" w14:textId="1C60A6A3" w:rsidR="00265357" w:rsidRPr="0062074F" w:rsidDel="00644DBC" w:rsidRDefault="00265357">
          <w:pPr>
            <w:pStyle w:val="TOC1"/>
            <w:rPr>
              <w:del w:id="1197"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198" w:author="jonathan pritchard" w:date="2026-01-16T12:15:00Z" w16du:dateUtc="2026-01-16T12:15:00Z">
            <w:r w:rsidRPr="00644DBC" w:rsidDel="00644DBC">
              <w:rPr>
                <w:noProof/>
                <w:rPrChange w:id="1199" w:author="jonathan pritchard" w:date="2026-01-16T12:15:00Z" w16du:dateUtc="2026-01-16T12:15:00Z">
                  <w:rPr>
                    <w:rStyle w:val="Hyperlink"/>
                    <w:noProof/>
                  </w:rPr>
                </w:rPrChange>
              </w:rPr>
              <w:delText>D-3</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200" w:author="jonathan pritchard" w:date="2026-01-16T12:15:00Z" w16du:dateUtc="2026-01-16T12:15:00Z">
                  <w:rPr>
                    <w:rStyle w:val="Hyperlink"/>
                    <w:noProof/>
                  </w:rPr>
                </w:rPrChange>
              </w:rPr>
              <w:delText>Treatment of depth and water level related S-101 features</w:delText>
            </w:r>
            <w:r w:rsidRPr="0062074F" w:rsidDel="00644DBC">
              <w:rPr>
                <w:noProof/>
                <w:webHidden/>
              </w:rPr>
              <w:tab/>
              <w:delText>89</w:delText>
            </w:r>
          </w:del>
        </w:p>
        <w:p w14:paraId="29924665" w14:textId="42ABB19D" w:rsidR="00265357" w:rsidRPr="0062074F" w:rsidDel="00644DBC" w:rsidRDefault="00265357">
          <w:pPr>
            <w:pStyle w:val="TOC2"/>
            <w:rPr>
              <w:del w:id="1201"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02" w:author="jonathan pritchard" w:date="2026-01-16T12:15:00Z" w16du:dateUtc="2026-01-16T12:15:00Z">
            <w:r w:rsidRPr="00644DBC" w:rsidDel="00644DBC">
              <w:rPr>
                <w:noProof/>
                <w:rPrChange w:id="1203" w:author="jonathan pritchard" w:date="2026-01-16T12:15:00Z" w16du:dateUtc="2026-01-16T12:15:00Z">
                  <w:rPr>
                    <w:rStyle w:val="Hyperlink"/>
                    <w:noProof/>
                  </w:rPr>
                </w:rPrChange>
              </w:rPr>
              <w:delText>D-3.1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04" w:author="jonathan pritchard" w:date="2026-01-16T12:15:00Z" w16du:dateUtc="2026-01-16T12:15:00Z">
                  <w:rPr>
                    <w:rStyle w:val="Hyperlink"/>
                    <w:noProof/>
                  </w:rPr>
                </w:rPrChange>
              </w:rPr>
              <w:delText>Substitution and adjustment of depth values</w:delText>
            </w:r>
            <w:r w:rsidRPr="0062074F" w:rsidDel="00644DBC">
              <w:rPr>
                <w:noProof/>
                <w:webHidden/>
              </w:rPr>
              <w:tab/>
              <w:delText>89</w:delText>
            </w:r>
          </w:del>
        </w:p>
        <w:p w14:paraId="6BA34F7B" w14:textId="1707D70A" w:rsidR="00265357" w:rsidRPr="0062074F" w:rsidDel="00644DBC" w:rsidRDefault="00265357">
          <w:pPr>
            <w:pStyle w:val="TOC2"/>
            <w:rPr>
              <w:del w:id="120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06" w:author="jonathan pritchard" w:date="2026-01-16T12:15:00Z" w16du:dateUtc="2026-01-16T12:15:00Z">
            <w:r w:rsidRPr="00644DBC" w:rsidDel="00644DBC">
              <w:rPr>
                <w:noProof/>
                <w:rPrChange w:id="1207" w:author="jonathan pritchard" w:date="2026-01-16T12:15:00Z" w16du:dateUtc="2026-01-16T12:15:00Z">
                  <w:rPr>
                    <w:rStyle w:val="Hyperlink"/>
                    <w:noProof/>
                  </w:rPr>
                </w:rPrChange>
              </w:rPr>
              <w:delText>D-3.2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08" w:author="jonathan pritchard" w:date="2026-01-16T12:15:00Z" w16du:dateUtc="2026-01-16T12:15:00Z">
                  <w:rPr>
                    <w:rStyle w:val="Hyperlink"/>
                    <w:noProof/>
                  </w:rPr>
                </w:rPrChange>
              </w:rPr>
              <w:delText>Areas covered by S-102 only or by both S-102 and S-104</w:delText>
            </w:r>
            <w:r w:rsidRPr="0062074F" w:rsidDel="00644DBC">
              <w:rPr>
                <w:noProof/>
                <w:webHidden/>
              </w:rPr>
              <w:tab/>
              <w:delText>89</w:delText>
            </w:r>
          </w:del>
        </w:p>
        <w:p w14:paraId="732D03C3" w14:textId="5C3299D8" w:rsidR="00265357" w:rsidRPr="0062074F" w:rsidDel="00644DBC" w:rsidRDefault="00265357">
          <w:pPr>
            <w:pStyle w:val="TOC2"/>
            <w:rPr>
              <w:del w:id="120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10" w:author="jonathan pritchard" w:date="2026-01-16T12:15:00Z" w16du:dateUtc="2026-01-16T12:15:00Z">
            <w:r w:rsidRPr="00644DBC" w:rsidDel="00644DBC">
              <w:rPr>
                <w:noProof/>
                <w:rPrChange w:id="1211" w:author="jonathan pritchard" w:date="2026-01-16T12:15:00Z" w16du:dateUtc="2026-01-16T12:15:00Z">
                  <w:rPr>
                    <w:rStyle w:val="Hyperlink"/>
                    <w:noProof/>
                  </w:rPr>
                </w:rPrChange>
              </w:rPr>
              <w:delText>D-3.3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12" w:author="jonathan pritchard" w:date="2026-01-16T12:15:00Z" w16du:dateUtc="2026-01-16T12:15:00Z">
                  <w:rPr>
                    <w:rStyle w:val="Hyperlink"/>
                    <w:noProof/>
                  </w:rPr>
                </w:rPrChange>
              </w:rPr>
              <w:delText>Adjustment of heights and vertical clearance values</w:delText>
            </w:r>
            <w:r w:rsidRPr="0062074F" w:rsidDel="00644DBC">
              <w:rPr>
                <w:noProof/>
                <w:webHidden/>
              </w:rPr>
              <w:tab/>
              <w:delText>91</w:delText>
            </w:r>
          </w:del>
        </w:p>
        <w:p w14:paraId="20F64734" w14:textId="0DAAEE69" w:rsidR="00265357" w:rsidRPr="0062074F" w:rsidDel="00644DBC" w:rsidRDefault="00265357">
          <w:pPr>
            <w:pStyle w:val="TOC2"/>
            <w:rPr>
              <w:del w:id="121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14" w:author="jonathan pritchard" w:date="2026-01-16T12:15:00Z" w16du:dateUtc="2026-01-16T12:15:00Z">
            <w:r w:rsidRPr="00644DBC" w:rsidDel="00644DBC">
              <w:rPr>
                <w:noProof/>
                <w:rPrChange w:id="1215" w:author="jonathan pritchard" w:date="2026-01-16T12:15:00Z" w16du:dateUtc="2026-01-16T12:15:00Z">
                  <w:rPr>
                    <w:rStyle w:val="Hyperlink"/>
                    <w:noProof/>
                  </w:rPr>
                </w:rPrChange>
              </w:rPr>
              <w:delText>D-3.4</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16" w:author="jonathan pritchard" w:date="2026-01-16T12:15:00Z" w16du:dateUtc="2026-01-16T12:15:00Z">
                  <w:rPr>
                    <w:rStyle w:val="Hyperlink"/>
                    <w:noProof/>
                  </w:rPr>
                </w:rPrChange>
              </w:rPr>
              <w:delText>Alerts and indication details</w:delText>
            </w:r>
            <w:r w:rsidRPr="0062074F" w:rsidDel="00644DBC">
              <w:rPr>
                <w:noProof/>
                <w:webHidden/>
              </w:rPr>
              <w:tab/>
              <w:delText>92</w:delText>
            </w:r>
          </w:del>
        </w:p>
        <w:p w14:paraId="23165701" w14:textId="19C439DE" w:rsidR="00265357" w:rsidRPr="0062074F" w:rsidDel="00644DBC" w:rsidRDefault="00265357">
          <w:pPr>
            <w:pStyle w:val="TOC2"/>
            <w:rPr>
              <w:del w:id="121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18" w:author="jonathan pritchard" w:date="2026-01-16T12:15:00Z" w16du:dateUtc="2026-01-16T12:15:00Z">
            <w:r w:rsidRPr="00644DBC" w:rsidDel="00644DBC">
              <w:rPr>
                <w:noProof/>
                <w:rPrChange w:id="1219" w:author="jonathan pritchard" w:date="2026-01-16T12:15:00Z" w16du:dateUtc="2026-01-16T12:15:00Z">
                  <w:rPr>
                    <w:rStyle w:val="Hyperlink"/>
                    <w:noProof/>
                  </w:rPr>
                </w:rPrChange>
              </w:rPr>
              <w:delText>D-3.5</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20" w:author="jonathan pritchard" w:date="2026-01-16T12:15:00Z" w16du:dateUtc="2026-01-16T12:15:00Z">
                  <w:rPr>
                    <w:rStyle w:val="Hyperlink"/>
                    <w:noProof/>
                  </w:rPr>
                </w:rPrChange>
              </w:rPr>
              <w:delText>Legend details</w:delText>
            </w:r>
            <w:r w:rsidRPr="0062074F" w:rsidDel="00644DBC">
              <w:rPr>
                <w:noProof/>
                <w:webHidden/>
              </w:rPr>
              <w:tab/>
              <w:delText>92</w:delText>
            </w:r>
          </w:del>
        </w:p>
        <w:p w14:paraId="2B149549" w14:textId="04FA974F" w:rsidR="00265357" w:rsidRPr="0062074F" w:rsidDel="00644DBC" w:rsidRDefault="00265357">
          <w:pPr>
            <w:pStyle w:val="TOC1"/>
            <w:rPr>
              <w:del w:id="1221"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222" w:author="jonathan pritchard" w:date="2026-01-16T12:15:00Z" w16du:dateUtc="2026-01-16T12:15:00Z">
            <w:r w:rsidRPr="00644DBC" w:rsidDel="00644DBC">
              <w:rPr>
                <w:noProof/>
                <w:rPrChange w:id="1223" w:author="jonathan pritchard" w:date="2026-01-16T12:15:00Z" w16du:dateUtc="2026-01-16T12:15:00Z">
                  <w:rPr>
                    <w:rStyle w:val="Hyperlink"/>
                    <w:noProof/>
                  </w:rPr>
                </w:rPrChange>
              </w:rPr>
              <w:delText>Appendix E – Dataset Loading and Display (Rendering) Algorithms</w:delText>
            </w:r>
            <w:r w:rsidRPr="0062074F" w:rsidDel="00644DBC">
              <w:rPr>
                <w:noProof/>
                <w:webHidden/>
              </w:rPr>
              <w:tab/>
              <w:delText>94</w:delText>
            </w:r>
          </w:del>
        </w:p>
        <w:p w14:paraId="4FAFD5C7" w14:textId="69769D1D" w:rsidR="00265357" w:rsidRPr="0062074F" w:rsidDel="00644DBC" w:rsidRDefault="00265357">
          <w:pPr>
            <w:pStyle w:val="TOC1"/>
            <w:rPr>
              <w:del w:id="1224"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225" w:author="jonathan pritchard" w:date="2026-01-16T12:15:00Z" w16du:dateUtc="2026-01-16T12:15:00Z">
            <w:r w:rsidRPr="00644DBC" w:rsidDel="00644DBC">
              <w:rPr>
                <w:noProof/>
                <w:rPrChange w:id="1226" w:author="jonathan pritchard" w:date="2026-01-16T12:15:00Z" w16du:dateUtc="2026-01-16T12:15:00Z">
                  <w:rPr>
                    <w:rStyle w:val="Hyperlink"/>
                    <w:noProof/>
                  </w:rPr>
                </w:rPrChange>
              </w:rPr>
              <w:delText>E-1.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227" w:author="jonathan pritchard" w:date="2026-01-16T12:15:00Z" w16du:dateUtc="2026-01-16T12:15:00Z">
                  <w:rPr>
                    <w:rStyle w:val="Hyperlink"/>
                    <w:noProof/>
                  </w:rPr>
                </w:rPrChange>
              </w:rPr>
              <w:delText>Introduction</w:delText>
            </w:r>
            <w:r w:rsidRPr="0062074F" w:rsidDel="00644DBC">
              <w:rPr>
                <w:noProof/>
                <w:webHidden/>
              </w:rPr>
              <w:tab/>
              <w:delText>94</w:delText>
            </w:r>
          </w:del>
        </w:p>
        <w:p w14:paraId="27A91F57" w14:textId="240DE3D3" w:rsidR="00265357" w:rsidRPr="0062074F" w:rsidDel="00644DBC" w:rsidRDefault="00265357">
          <w:pPr>
            <w:pStyle w:val="TOC3"/>
            <w:rPr>
              <w:del w:id="1228" w:author="jonathan pritchard" w:date="2026-01-16T12:15:00Z" w16du:dateUtc="2026-01-16T12:15:00Z"/>
              <w:rFonts w:asciiTheme="minorHAnsi" w:eastAsiaTheme="minorEastAsia" w:hAnsiTheme="minorHAnsi" w:cstheme="minorBidi"/>
              <w:iCs w:val="0"/>
              <w:noProof/>
              <w:kern w:val="2"/>
              <w:sz w:val="24"/>
              <w:szCs w:val="24"/>
              <w:lang w:eastAsia="en-GB"/>
              <w14:ligatures w14:val="standardContextual"/>
            </w:rPr>
          </w:pPr>
          <w:del w:id="1229" w:author="jonathan pritchard" w:date="2026-01-16T12:15:00Z" w16du:dateUtc="2026-01-16T12:15:00Z">
            <w:r w:rsidRPr="00644DBC" w:rsidDel="00644DBC">
              <w:rPr>
                <w:noProof/>
                <w:lang w:eastAsia="en-US"/>
                <w:rPrChange w:id="1230" w:author="jonathan pritchard" w:date="2026-01-16T12:15:00Z" w16du:dateUtc="2026-01-16T12:15:00Z">
                  <w:rPr>
                    <w:rStyle w:val="Hyperlink"/>
                    <w:noProof/>
                    <w:lang w:eastAsia="en-US"/>
                  </w:rPr>
                </w:rPrChange>
              </w:rPr>
              <w:delText>E-1.1.1.</w:delText>
            </w:r>
            <w:r w:rsidRPr="0062074F" w:rsidDel="00644DBC">
              <w:rPr>
                <w:rFonts w:asciiTheme="minorHAnsi" w:eastAsiaTheme="minorEastAsia" w:hAnsiTheme="minorHAnsi" w:cstheme="minorBidi"/>
                <w:iCs w:val="0"/>
                <w:noProof/>
                <w:kern w:val="2"/>
                <w:sz w:val="24"/>
                <w:szCs w:val="24"/>
                <w:lang w:eastAsia="en-GB"/>
                <w14:ligatures w14:val="standardContextual"/>
              </w:rPr>
              <w:tab/>
            </w:r>
            <w:r w:rsidRPr="00644DBC" w:rsidDel="00644DBC">
              <w:rPr>
                <w:noProof/>
                <w:lang w:eastAsia="en-US"/>
                <w:rPrChange w:id="1231" w:author="jonathan pritchard" w:date="2026-01-16T12:15:00Z" w16du:dateUtc="2026-01-16T12:15:00Z">
                  <w:rPr>
                    <w:rStyle w:val="Hyperlink"/>
                    <w:noProof/>
                    <w:lang w:eastAsia="en-US"/>
                  </w:rPr>
                </w:rPrChange>
              </w:rPr>
              <w:delText>Prerequisites</w:delText>
            </w:r>
            <w:r w:rsidRPr="0062074F" w:rsidDel="00644DBC">
              <w:rPr>
                <w:noProof/>
                <w:webHidden/>
              </w:rPr>
              <w:tab/>
              <w:delText>94</w:delText>
            </w:r>
          </w:del>
        </w:p>
        <w:p w14:paraId="1E242399" w14:textId="02F9CE3C" w:rsidR="00265357" w:rsidRPr="0062074F" w:rsidDel="00644DBC" w:rsidRDefault="00265357">
          <w:pPr>
            <w:pStyle w:val="TOC1"/>
            <w:rPr>
              <w:del w:id="1232"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233" w:author="jonathan pritchard" w:date="2026-01-16T12:15:00Z" w16du:dateUtc="2026-01-16T12:15:00Z">
            <w:r w:rsidRPr="00644DBC" w:rsidDel="00644DBC">
              <w:rPr>
                <w:noProof/>
                <w:rPrChange w:id="1234" w:author="jonathan pritchard" w:date="2026-01-16T12:15:00Z" w16du:dateUtc="2026-01-16T12:15:00Z">
                  <w:rPr>
                    <w:rStyle w:val="Hyperlink"/>
                    <w:noProof/>
                  </w:rPr>
                </w:rPrChange>
              </w:rPr>
              <w:delText>Appendix F – GML Coverage Polygons</w:delText>
            </w:r>
            <w:r w:rsidRPr="0062074F" w:rsidDel="00644DBC">
              <w:rPr>
                <w:noProof/>
                <w:webHidden/>
              </w:rPr>
              <w:tab/>
              <w:delText>100</w:delText>
            </w:r>
          </w:del>
        </w:p>
        <w:p w14:paraId="6B7679FF" w14:textId="7D7106D3" w:rsidR="00265357" w:rsidRPr="0062074F" w:rsidDel="00644DBC" w:rsidRDefault="00265357">
          <w:pPr>
            <w:pStyle w:val="TOC1"/>
            <w:rPr>
              <w:del w:id="1235"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236" w:author="jonathan pritchard" w:date="2026-01-16T12:15:00Z" w16du:dateUtc="2026-01-16T12:15:00Z">
            <w:r w:rsidRPr="00644DBC" w:rsidDel="00644DBC">
              <w:rPr>
                <w:noProof/>
                <w:rPrChange w:id="1237" w:author="jonathan pritchard" w:date="2026-01-16T12:15:00Z" w16du:dateUtc="2026-01-16T12:15:00Z">
                  <w:rPr>
                    <w:rStyle w:val="Hyperlink"/>
                    <w:noProof/>
                  </w:rPr>
                </w:rPrChange>
              </w:rPr>
              <w:delText>F-1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238" w:author="jonathan pritchard" w:date="2026-01-16T12:15:00Z" w16du:dateUtc="2026-01-16T12:15:00Z">
                  <w:rPr>
                    <w:rStyle w:val="Hyperlink"/>
                    <w:noProof/>
                  </w:rPr>
                </w:rPrChange>
              </w:rPr>
              <w:delText>GML Coverage Polygons</w:delText>
            </w:r>
            <w:r w:rsidRPr="0062074F" w:rsidDel="00644DBC">
              <w:rPr>
                <w:noProof/>
                <w:webHidden/>
              </w:rPr>
              <w:tab/>
              <w:delText>100</w:delText>
            </w:r>
          </w:del>
        </w:p>
        <w:p w14:paraId="3B332E89" w14:textId="0BDAE0C9" w:rsidR="00265357" w:rsidRPr="0062074F" w:rsidDel="00644DBC" w:rsidRDefault="00265357">
          <w:pPr>
            <w:pStyle w:val="TOC2"/>
            <w:rPr>
              <w:del w:id="123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40" w:author="jonathan pritchard" w:date="2026-01-16T12:15:00Z" w16du:dateUtc="2026-01-16T12:15:00Z">
            <w:r w:rsidRPr="00644DBC" w:rsidDel="00644DBC">
              <w:rPr>
                <w:noProof/>
                <w:rPrChange w:id="1241" w:author="jonathan pritchard" w:date="2026-01-16T12:15:00Z" w16du:dateUtc="2026-01-16T12:15:00Z">
                  <w:rPr>
                    <w:rStyle w:val="Hyperlink"/>
                    <w:noProof/>
                  </w:rPr>
                </w:rPrChange>
              </w:rPr>
              <w:delText>F-1.1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42" w:author="jonathan pritchard" w:date="2026-01-16T12:15:00Z" w16du:dateUtc="2026-01-16T12:15:00Z">
                  <w:rPr>
                    <w:rStyle w:val="Hyperlink"/>
                    <w:noProof/>
                  </w:rPr>
                </w:rPrChange>
              </w:rPr>
              <w:delText>Introduction</w:delText>
            </w:r>
            <w:r w:rsidRPr="0062074F" w:rsidDel="00644DBC">
              <w:rPr>
                <w:noProof/>
                <w:webHidden/>
              </w:rPr>
              <w:tab/>
              <w:delText>100</w:delText>
            </w:r>
          </w:del>
        </w:p>
        <w:p w14:paraId="358D2433" w14:textId="601F8C03" w:rsidR="00265357" w:rsidRPr="0062074F" w:rsidDel="00644DBC" w:rsidRDefault="00265357">
          <w:pPr>
            <w:pStyle w:val="TOC2"/>
            <w:rPr>
              <w:del w:id="124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44" w:author="jonathan pritchard" w:date="2026-01-16T12:15:00Z" w16du:dateUtc="2026-01-16T12:15:00Z">
            <w:r w:rsidRPr="00644DBC" w:rsidDel="00644DBC">
              <w:rPr>
                <w:noProof/>
                <w:rPrChange w:id="1245" w:author="jonathan pritchard" w:date="2026-01-16T12:15:00Z" w16du:dateUtc="2026-01-16T12:15:00Z">
                  <w:rPr>
                    <w:rStyle w:val="Hyperlink"/>
                    <w:noProof/>
                  </w:rPr>
                </w:rPrChange>
              </w:rPr>
              <w:delText>F-1.2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46" w:author="jonathan pritchard" w:date="2026-01-16T12:15:00Z" w16du:dateUtc="2026-01-16T12:15:00Z">
                  <w:rPr>
                    <w:rStyle w:val="Hyperlink"/>
                    <w:noProof/>
                  </w:rPr>
                </w:rPrChange>
              </w:rPr>
              <w:delText>Specification</w:delText>
            </w:r>
            <w:r w:rsidRPr="0062074F" w:rsidDel="00644DBC">
              <w:rPr>
                <w:noProof/>
                <w:webHidden/>
              </w:rPr>
              <w:tab/>
              <w:delText>100</w:delText>
            </w:r>
          </w:del>
        </w:p>
        <w:p w14:paraId="02B2779F" w14:textId="778425F7" w:rsidR="00265357" w:rsidRPr="0062074F" w:rsidDel="00644DBC" w:rsidRDefault="00265357">
          <w:pPr>
            <w:pStyle w:val="TOC1"/>
            <w:rPr>
              <w:del w:id="1247"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248" w:author="jonathan pritchard" w:date="2026-01-16T12:15:00Z" w16du:dateUtc="2026-01-16T12:15:00Z">
            <w:r w:rsidRPr="00644DBC" w:rsidDel="00644DBC">
              <w:rPr>
                <w:noProof/>
                <w:rPrChange w:id="1249" w:author="jonathan pritchard" w:date="2026-01-16T12:15:00Z" w16du:dateUtc="2026-01-16T12:15:00Z">
                  <w:rPr>
                    <w:rStyle w:val="Hyperlink"/>
                    <w:noProof/>
                  </w:rPr>
                </w:rPrChange>
              </w:rPr>
              <w:delText>Appendix G - Thinning Algorithms</w:delText>
            </w:r>
            <w:r w:rsidRPr="0062074F" w:rsidDel="00644DBC">
              <w:rPr>
                <w:noProof/>
                <w:webHidden/>
              </w:rPr>
              <w:tab/>
              <w:delText>101</w:delText>
            </w:r>
          </w:del>
        </w:p>
        <w:p w14:paraId="13A3BFFE" w14:textId="088F9DE7" w:rsidR="00265357" w:rsidRPr="0062074F" w:rsidDel="00644DBC" w:rsidRDefault="00265357">
          <w:pPr>
            <w:pStyle w:val="TOC1"/>
            <w:rPr>
              <w:del w:id="1250"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251" w:author="jonathan pritchard" w:date="2026-01-16T12:15:00Z" w16du:dateUtc="2026-01-16T12:15:00Z">
            <w:r w:rsidRPr="00644DBC" w:rsidDel="00644DBC">
              <w:rPr>
                <w:noProof/>
                <w:rPrChange w:id="1252" w:author="jonathan pritchard" w:date="2026-01-16T12:15:00Z" w16du:dateUtc="2026-01-16T12:15:00Z">
                  <w:rPr>
                    <w:rStyle w:val="Hyperlink"/>
                    <w:noProof/>
                  </w:rPr>
                </w:rPrChange>
              </w:rPr>
              <w:delText>G-1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253" w:author="jonathan pritchard" w:date="2026-01-16T12:15:00Z" w16du:dateUtc="2026-01-16T12:15:00Z">
                  <w:rPr>
                    <w:rStyle w:val="Hyperlink"/>
                    <w:noProof/>
                  </w:rPr>
                </w:rPrChange>
              </w:rPr>
              <w:delText>Introduction</w:delText>
            </w:r>
            <w:r w:rsidRPr="0062074F" w:rsidDel="00644DBC">
              <w:rPr>
                <w:noProof/>
                <w:webHidden/>
              </w:rPr>
              <w:tab/>
              <w:delText>101</w:delText>
            </w:r>
          </w:del>
        </w:p>
        <w:p w14:paraId="0C0933B8" w14:textId="5883F45B" w:rsidR="00265357" w:rsidRPr="0062074F" w:rsidDel="00644DBC" w:rsidRDefault="00265357">
          <w:pPr>
            <w:pStyle w:val="TOC2"/>
            <w:rPr>
              <w:del w:id="1254"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55" w:author="jonathan pritchard" w:date="2026-01-16T12:15:00Z" w16du:dateUtc="2026-01-16T12:15:00Z">
            <w:r w:rsidRPr="00644DBC" w:rsidDel="00644DBC">
              <w:rPr>
                <w:noProof/>
                <w:rPrChange w:id="1256" w:author="jonathan pritchard" w:date="2026-01-16T12:15:00Z" w16du:dateUtc="2026-01-16T12:15:00Z">
                  <w:rPr>
                    <w:rStyle w:val="Hyperlink"/>
                    <w:noProof/>
                  </w:rPr>
                </w:rPrChange>
              </w:rPr>
              <w:delText>G-1.1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57" w:author="jonathan pritchard" w:date="2026-01-16T12:15:00Z" w16du:dateUtc="2026-01-16T12:15:00Z">
                  <w:rPr>
                    <w:rStyle w:val="Hyperlink"/>
                    <w:noProof/>
                  </w:rPr>
                </w:rPrChange>
              </w:rPr>
              <w:delText>Regularly gridded data</w:delText>
            </w:r>
            <w:r w:rsidRPr="0062074F" w:rsidDel="00644DBC">
              <w:rPr>
                <w:noProof/>
                <w:webHidden/>
              </w:rPr>
              <w:tab/>
              <w:delText>101</w:delText>
            </w:r>
          </w:del>
        </w:p>
        <w:p w14:paraId="5811C60D" w14:textId="242903CE" w:rsidR="00265357" w:rsidRPr="0062074F" w:rsidDel="00644DBC" w:rsidRDefault="00265357">
          <w:pPr>
            <w:pStyle w:val="TOC1"/>
            <w:rPr>
              <w:del w:id="1258"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259" w:author="jonathan pritchard" w:date="2026-01-16T12:15:00Z" w16du:dateUtc="2026-01-16T12:15:00Z">
            <w:r w:rsidRPr="00644DBC" w:rsidDel="00644DBC">
              <w:rPr>
                <w:noProof/>
                <w:rPrChange w:id="1260" w:author="jonathan pritchard" w:date="2026-01-16T12:15:00Z" w16du:dateUtc="2026-01-16T12:15:00Z">
                  <w:rPr>
                    <w:rStyle w:val="Hyperlink"/>
                    <w:noProof/>
                  </w:rPr>
                </w:rPrChange>
              </w:rPr>
              <w:delText>Appendix H-  Import and Use of projected data on S-100 ECDIS</w:delText>
            </w:r>
            <w:r w:rsidRPr="0062074F" w:rsidDel="00644DBC">
              <w:rPr>
                <w:noProof/>
                <w:webHidden/>
              </w:rPr>
              <w:tab/>
              <w:delText>105</w:delText>
            </w:r>
          </w:del>
        </w:p>
        <w:p w14:paraId="3CE7C102" w14:textId="4F40F2D3" w:rsidR="00265357" w:rsidRPr="0062074F" w:rsidDel="00644DBC" w:rsidRDefault="00265357">
          <w:pPr>
            <w:pStyle w:val="TOC1"/>
            <w:rPr>
              <w:del w:id="1261" w:author="jonathan pritchard" w:date="2026-01-16T12:15:00Z" w16du:dateUtc="2026-01-16T12:15:00Z"/>
              <w:rFonts w:asciiTheme="minorHAnsi" w:eastAsiaTheme="minorEastAsia" w:hAnsiTheme="minorHAnsi" w:cstheme="minorBidi"/>
              <w:bCs w:val="0"/>
              <w:noProof/>
              <w:kern w:val="2"/>
              <w:sz w:val="24"/>
              <w:szCs w:val="24"/>
              <w:lang w:eastAsia="en-GB"/>
              <w14:ligatures w14:val="standardContextual"/>
            </w:rPr>
          </w:pPr>
          <w:del w:id="1262" w:author="jonathan pritchard" w:date="2026-01-16T12:15:00Z" w16du:dateUtc="2026-01-16T12:15:00Z">
            <w:r w:rsidRPr="00644DBC" w:rsidDel="00644DBC">
              <w:rPr>
                <w:noProof/>
                <w:rPrChange w:id="1263" w:author="jonathan pritchard" w:date="2026-01-16T12:15:00Z" w16du:dateUtc="2026-01-16T12:15:00Z">
                  <w:rPr>
                    <w:rStyle w:val="Hyperlink"/>
                    <w:noProof/>
                  </w:rPr>
                </w:rPrChange>
              </w:rPr>
              <w:delText>H-1</w:delText>
            </w:r>
            <w:r w:rsidRPr="0062074F" w:rsidDel="00644DBC">
              <w:rPr>
                <w:rFonts w:asciiTheme="minorHAnsi" w:eastAsiaTheme="minorEastAsia" w:hAnsiTheme="minorHAnsi" w:cstheme="minorBidi"/>
                <w:bCs w:val="0"/>
                <w:noProof/>
                <w:kern w:val="2"/>
                <w:sz w:val="24"/>
                <w:szCs w:val="24"/>
                <w:lang w:eastAsia="en-GB"/>
                <w14:ligatures w14:val="standardContextual"/>
              </w:rPr>
              <w:tab/>
            </w:r>
            <w:r w:rsidRPr="00644DBC" w:rsidDel="00644DBC">
              <w:rPr>
                <w:noProof/>
                <w:rPrChange w:id="1264" w:author="jonathan pritchard" w:date="2026-01-16T12:15:00Z" w16du:dateUtc="2026-01-16T12:15:00Z">
                  <w:rPr>
                    <w:rStyle w:val="Hyperlink"/>
                    <w:noProof/>
                  </w:rPr>
                </w:rPrChange>
              </w:rPr>
              <w:delText>Introduction</w:delText>
            </w:r>
            <w:r w:rsidRPr="0062074F" w:rsidDel="00644DBC">
              <w:rPr>
                <w:noProof/>
                <w:webHidden/>
              </w:rPr>
              <w:tab/>
              <w:delText>105</w:delText>
            </w:r>
          </w:del>
        </w:p>
        <w:p w14:paraId="21E42CDD" w14:textId="007B8892" w:rsidR="00265357" w:rsidRPr="0062074F" w:rsidDel="00644DBC" w:rsidRDefault="00265357">
          <w:pPr>
            <w:pStyle w:val="TOC2"/>
            <w:rPr>
              <w:del w:id="1265"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66" w:author="jonathan pritchard" w:date="2026-01-16T12:15:00Z" w16du:dateUtc="2026-01-16T12:15:00Z">
            <w:r w:rsidRPr="00644DBC" w:rsidDel="00644DBC">
              <w:rPr>
                <w:noProof/>
                <w:rPrChange w:id="1267" w:author="jonathan pritchard" w:date="2026-01-16T12:15:00Z" w16du:dateUtc="2026-01-16T12:15:00Z">
                  <w:rPr>
                    <w:rStyle w:val="Hyperlink"/>
                    <w:noProof/>
                  </w:rPr>
                </w:rPrChange>
              </w:rPr>
              <w:delText>H-1.1</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68" w:author="jonathan pritchard" w:date="2026-01-16T12:15:00Z" w16du:dateUtc="2026-01-16T12:15:00Z">
                  <w:rPr>
                    <w:rStyle w:val="Hyperlink"/>
                    <w:noProof/>
                  </w:rPr>
                </w:rPrChange>
              </w:rPr>
              <w:delText>Conversion from UTM to WGS 84</w:delText>
            </w:r>
            <w:r w:rsidRPr="0062074F" w:rsidDel="00644DBC">
              <w:rPr>
                <w:noProof/>
                <w:webHidden/>
              </w:rPr>
              <w:tab/>
              <w:delText>105</w:delText>
            </w:r>
          </w:del>
        </w:p>
        <w:p w14:paraId="4999EA88" w14:textId="3147DD64" w:rsidR="00265357" w:rsidRPr="0062074F" w:rsidDel="00644DBC" w:rsidRDefault="00265357">
          <w:pPr>
            <w:pStyle w:val="TOC2"/>
            <w:rPr>
              <w:del w:id="1269"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70" w:author="jonathan pritchard" w:date="2026-01-16T12:15:00Z" w16du:dateUtc="2026-01-16T12:15:00Z">
            <w:r w:rsidRPr="00644DBC" w:rsidDel="00644DBC">
              <w:rPr>
                <w:noProof/>
                <w:rPrChange w:id="1271" w:author="jonathan pritchard" w:date="2026-01-16T12:15:00Z" w16du:dateUtc="2026-01-16T12:15:00Z">
                  <w:rPr>
                    <w:rStyle w:val="Hyperlink"/>
                    <w:noProof/>
                  </w:rPr>
                </w:rPrChange>
              </w:rPr>
              <w:delText>H-1.2</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72" w:author="jonathan pritchard" w:date="2026-01-16T12:15:00Z" w16du:dateUtc="2026-01-16T12:15:00Z">
                  <w:rPr>
                    <w:rStyle w:val="Hyperlink"/>
                    <w:noProof/>
                  </w:rPr>
                </w:rPrChange>
              </w:rPr>
              <w:delText>Conversion from UPS North to WGS 84</w:delText>
            </w:r>
            <w:r w:rsidRPr="0062074F" w:rsidDel="00644DBC">
              <w:rPr>
                <w:noProof/>
                <w:webHidden/>
              </w:rPr>
              <w:tab/>
              <w:delText>107</w:delText>
            </w:r>
          </w:del>
        </w:p>
        <w:p w14:paraId="30C751DA" w14:textId="274BCE5A" w:rsidR="00265357" w:rsidRPr="0062074F" w:rsidDel="00644DBC" w:rsidRDefault="00265357">
          <w:pPr>
            <w:pStyle w:val="TOC2"/>
            <w:rPr>
              <w:del w:id="1273"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74" w:author="jonathan pritchard" w:date="2026-01-16T12:15:00Z" w16du:dateUtc="2026-01-16T12:15:00Z">
            <w:r w:rsidRPr="00644DBC" w:rsidDel="00644DBC">
              <w:rPr>
                <w:noProof/>
                <w:rPrChange w:id="1275" w:author="jonathan pritchard" w:date="2026-01-16T12:15:00Z" w16du:dateUtc="2026-01-16T12:15:00Z">
                  <w:rPr>
                    <w:rStyle w:val="Hyperlink"/>
                    <w:noProof/>
                  </w:rPr>
                </w:rPrChange>
              </w:rPr>
              <w:delText>H-1.3</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76" w:author="jonathan pritchard" w:date="2026-01-16T12:15:00Z" w16du:dateUtc="2026-01-16T12:15:00Z">
                  <w:rPr>
                    <w:rStyle w:val="Hyperlink"/>
                    <w:noProof/>
                  </w:rPr>
                </w:rPrChange>
              </w:rPr>
              <w:delText>Conversion from UPS South to WGS 84</w:delText>
            </w:r>
            <w:r w:rsidRPr="0062074F" w:rsidDel="00644DBC">
              <w:rPr>
                <w:noProof/>
                <w:webHidden/>
              </w:rPr>
              <w:tab/>
              <w:delText>108</w:delText>
            </w:r>
          </w:del>
        </w:p>
        <w:p w14:paraId="699BE7FE" w14:textId="2A0A0FF2" w:rsidR="00265357" w:rsidRPr="0062074F" w:rsidDel="00644DBC" w:rsidRDefault="00265357">
          <w:pPr>
            <w:pStyle w:val="TOC2"/>
            <w:rPr>
              <w:del w:id="1277" w:author="jonathan pritchard" w:date="2026-01-16T12:15:00Z" w16du:dateUtc="2026-01-16T12:15:00Z"/>
              <w:rFonts w:asciiTheme="minorHAnsi" w:eastAsiaTheme="minorEastAsia" w:hAnsiTheme="minorHAnsi" w:cstheme="minorBidi"/>
              <w:noProof/>
              <w:kern w:val="2"/>
              <w:sz w:val="24"/>
              <w:szCs w:val="24"/>
              <w:lang w:eastAsia="en-GB"/>
              <w14:ligatures w14:val="standardContextual"/>
            </w:rPr>
          </w:pPr>
          <w:del w:id="1278" w:author="jonathan pritchard" w:date="2026-01-16T12:15:00Z" w16du:dateUtc="2026-01-16T12:15:00Z">
            <w:r w:rsidRPr="00644DBC" w:rsidDel="00644DBC">
              <w:rPr>
                <w:noProof/>
                <w:rPrChange w:id="1279" w:author="jonathan pritchard" w:date="2026-01-16T12:15:00Z" w16du:dateUtc="2026-01-16T12:15:00Z">
                  <w:rPr>
                    <w:rStyle w:val="Hyperlink"/>
                    <w:noProof/>
                  </w:rPr>
                </w:rPrChange>
              </w:rPr>
              <w:delText>H-1.4</w:delText>
            </w:r>
            <w:r w:rsidRPr="0062074F" w:rsidDel="00644DBC">
              <w:rPr>
                <w:rFonts w:asciiTheme="minorHAnsi" w:eastAsiaTheme="minorEastAsia" w:hAnsiTheme="minorHAnsi" w:cstheme="minorBidi"/>
                <w:noProof/>
                <w:kern w:val="2"/>
                <w:sz w:val="24"/>
                <w:szCs w:val="24"/>
                <w:lang w:eastAsia="en-GB"/>
                <w14:ligatures w14:val="standardContextual"/>
              </w:rPr>
              <w:tab/>
            </w:r>
            <w:r w:rsidRPr="00644DBC" w:rsidDel="00644DBC">
              <w:rPr>
                <w:noProof/>
                <w:rPrChange w:id="1280" w:author="jonathan pritchard" w:date="2026-01-16T12:15:00Z" w16du:dateUtc="2026-01-16T12:15:00Z">
                  <w:rPr>
                    <w:rStyle w:val="Hyperlink"/>
                    <w:noProof/>
                  </w:rPr>
                </w:rPrChange>
              </w:rPr>
              <w:delText>References [Informative]</w:delText>
            </w:r>
            <w:r w:rsidRPr="0062074F" w:rsidDel="00644DBC">
              <w:rPr>
                <w:noProof/>
                <w:webHidden/>
              </w:rPr>
              <w:tab/>
              <w:delText>109</w:delText>
            </w:r>
          </w:del>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281" w:author="jonathan pritchard" w:date="2025-10-27T06:50:00Z" w16du:dateUtc="2025-10-27T06:50:00Z">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520"/>
        <w:gridCol w:w="1721"/>
        <w:gridCol w:w="1193"/>
        <w:gridCol w:w="4658"/>
        <w:tblGridChange w:id="1282">
          <w:tblGrid>
            <w:gridCol w:w="1520"/>
            <w:gridCol w:w="6"/>
            <w:gridCol w:w="1612"/>
            <w:gridCol w:w="103"/>
            <w:gridCol w:w="1149"/>
            <w:gridCol w:w="44"/>
            <w:gridCol w:w="4658"/>
          </w:tblGrid>
        </w:tblGridChange>
      </w:tblGrid>
      <w:tr w:rsidR="00703BA8" w:rsidRPr="0062074F" w14:paraId="73E3154A" w14:textId="77777777" w:rsidTr="008841F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1283"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1284"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1285"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1286"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8841FB">
        <w:tc>
          <w:tcPr>
            <w:tcW w:w="1526" w:type="dxa"/>
            <w:tcBorders>
              <w:top w:val="single" w:sz="4" w:space="0" w:color="auto"/>
              <w:left w:val="single" w:sz="4" w:space="0" w:color="auto"/>
              <w:bottom w:val="single" w:sz="4" w:space="0" w:color="auto"/>
              <w:right w:val="single" w:sz="4" w:space="0" w:color="auto"/>
            </w:tcBorders>
            <w:hideMark/>
            <w:tcPrChange w:id="1287"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hideMark/>
              </w:tcPr>
            </w:tcPrChange>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Change w:id="1288"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hideMark/>
              </w:tcPr>
            </w:tcPrChange>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Change w:id="1289"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hideMark/>
              </w:tcPr>
            </w:tcPrChange>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Change w:id="1290"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hideMark/>
              </w:tcPr>
            </w:tcPrChange>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8841FB">
        <w:tc>
          <w:tcPr>
            <w:tcW w:w="1526" w:type="dxa"/>
            <w:tcBorders>
              <w:top w:val="single" w:sz="4" w:space="0" w:color="auto"/>
              <w:left w:val="single" w:sz="4" w:space="0" w:color="auto"/>
              <w:bottom w:val="single" w:sz="4" w:space="0" w:color="auto"/>
              <w:right w:val="single" w:sz="4" w:space="0" w:color="auto"/>
            </w:tcBorders>
            <w:tcPrChange w:id="1291"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Change w:id="1292"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Change w:id="1293"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7707DF7D" w14:textId="77777777" w:rsidR="00703BA8" w:rsidRPr="0062074F" w:rsidRDefault="00703BA8" w:rsidP="004E61EE">
            <w:pPr>
              <w:spacing w:before="60" w:after="60" w:line="240" w:lineRule="auto"/>
              <w:ind w:firstLine="21"/>
              <w:rPr>
                <w:rFonts w:cs="Arial"/>
              </w:rPr>
            </w:pPr>
            <w:proofErr w:type="spellStart"/>
            <w:r w:rsidRPr="0062074F">
              <w:rPr>
                <w:rFonts w:cs="Arial"/>
              </w:rPr>
              <w:t>J.Powell</w:t>
            </w:r>
            <w:proofErr w:type="spellEnd"/>
          </w:p>
        </w:tc>
        <w:tc>
          <w:tcPr>
            <w:tcW w:w="4702" w:type="dxa"/>
            <w:tcBorders>
              <w:top w:val="single" w:sz="4" w:space="0" w:color="auto"/>
              <w:left w:val="single" w:sz="4" w:space="0" w:color="auto"/>
              <w:bottom w:val="single" w:sz="4" w:space="0" w:color="auto"/>
              <w:right w:val="single" w:sz="4" w:space="0" w:color="auto"/>
            </w:tcBorders>
            <w:tcPrChange w:id="1294"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8841FB">
        <w:tc>
          <w:tcPr>
            <w:tcW w:w="1526" w:type="dxa"/>
            <w:tcBorders>
              <w:top w:val="single" w:sz="4" w:space="0" w:color="auto"/>
              <w:left w:val="single" w:sz="4" w:space="0" w:color="auto"/>
              <w:bottom w:val="single" w:sz="4" w:space="0" w:color="auto"/>
              <w:right w:val="single" w:sz="4" w:space="0" w:color="auto"/>
            </w:tcBorders>
            <w:tcPrChange w:id="1295"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Change w:id="1296"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Change w:id="1297"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Change w:id="1298"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8841FB">
        <w:tc>
          <w:tcPr>
            <w:tcW w:w="1526" w:type="dxa"/>
            <w:tcBorders>
              <w:top w:val="single" w:sz="4" w:space="0" w:color="auto"/>
              <w:left w:val="single" w:sz="4" w:space="0" w:color="auto"/>
              <w:bottom w:val="single" w:sz="4" w:space="0" w:color="auto"/>
              <w:right w:val="single" w:sz="4" w:space="0" w:color="auto"/>
            </w:tcBorders>
            <w:tcPrChange w:id="1299"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Change w:id="1300"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Change w:id="1301"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Change w:id="1302"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8841FB">
        <w:tc>
          <w:tcPr>
            <w:tcW w:w="1526" w:type="dxa"/>
            <w:tcBorders>
              <w:top w:val="single" w:sz="4" w:space="0" w:color="auto"/>
              <w:left w:val="single" w:sz="4" w:space="0" w:color="auto"/>
              <w:bottom w:val="single" w:sz="4" w:space="0" w:color="auto"/>
              <w:right w:val="single" w:sz="4" w:space="0" w:color="auto"/>
            </w:tcBorders>
            <w:tcPrChange w:id="1303"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Change w:id="1304"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Change w:id="1305"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06"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8841FB">
        <w:tc>
          <w:tcPr>
            <w:tcW w:w="1526" w:type="dxa"/>
            <w:tcBorders>
              <w:top w:val="single" w:sz="4" w:space="0" w:color="auto"/>
              <w:left w:val="single" w:sz="4" w:space="0" w:color="auto"/>
              <w:bottom w:val="single" w:sz="4" w:space="0" w:color="auto"/>
              <w:right w:val="single" w:sz="4" w:space="0" w:color="auto"/>
            </w:tcBorders>
            <w:tcPrChange w:id="1307"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Change w:id="1308"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Change w:id="1309"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10"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8841FB">
        <w:tc>
          <w:tcPr>
            <w:tcW w:w="1526" w:type="dxa"/>
            <w:tcBorders>
              <w:top w:val="single" w:sz="4" w:space="0" w:color="auto"/>
              <w:left w:val="single" w:sz="4" w:space="0" w:color="auto"/>
              <w:bottom w:val="single" w:sz="4" w:space="0" w:color="auto"/>
              <w:right w:val="single" w:sz="4" w:space="0" w:color="auto"/>
            </w:tcBorders>
            <w:tcPrChange w:id="1311"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Change w:id="1312"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Change w:id="1313"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14"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8841FB">
        <w:tc>
          <w:tcPr>
            <w:tcW w:w="1526" w:type="dxa"/>
            <w:tcBorders>
              <w:top w:val="single" w:sz="4" w:space="0" w:color="auto"/>
              <w:left w:val="single" w:sz="4" w:space="0" w:color="auto"/>
              <w:bottom w:val="single" w:sz="4" w:space="0" w:color="auto"/>
              <w:right w:val="single" w:sz="4" w:space="0" w:color="auto"/>
            </w:tcBorders>
            <w:tcPrChange w:id="1315"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Change w:id="1316"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Change w:id="1317"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18"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8841FB">
        <w:tc>
          <w:tcPr>
            <w:tcW w:w="1526" w:type="dxa"/>
            <w:tcBorders>
              <w:top w:val="single" w:sz="4" w:space="0" w:color="auto"/>
              <w:left w:val="single" w:sz="4" w:space="0" w:color="auto"/>
              <w:bottom w:val="single" w:sz="4" w:space="0" w:color="auto"/>
              <w:right w:val="single" w:sz="4" w:space="0" w:color="auto"/>
            </w:tcBorders>
            <w:tcPrChange w:id="1319"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Change w:id="1320"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Change w:id="1321"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22"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8841FB">
        <w:tc>
          <w:tcPr>
            <w:tcW w:w="1526" w:type="dxa"/>
            <w:tcBorders>
              <w:top w:val="single" w:sz="4" w:space="0" w:color="auto"/>
              <w:left w:val="single" w:sz="4" w:space="0" w:color="auto"/>
              <w:bottom w:val="single" w:sz="4" w:space="0" w:color="auto"/>
              <w:right w:val="single" w:sz="4" w:space="0" w:color="auto"/>
            </w:tcBorders>
            <w:tcPrChange w:id="1323"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Change w:id="1324"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Change w:id="1325"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26"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8841FB">
        <w:tc>
          <w:tcPr>
            <w:tcW w:w="1526" w:type="dxa"/>
            <w:tcBorders>
              <w:top w:val="single" w:sz="4" w:space="0" w:color="auto"/>
              <w:left w:val="single" w:sz="4" w:space="0" w:color="auto"/>
              <w:bottom w:val="single" w:sz="4" w:space="0" w:color="auto"/>
              <w:right w:val="single" w:sz="4" w:space="0" w:color="auto"/>
            </w:tcBorders>
            <w:tcPrChange w:id="1327"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Change w:id="1328"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Change w:id="1329"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30"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8841FB">
        <w:tc>
          <w:tcPr>
            <w:tcW w:w="1526" w:type="dxa"/>
            <w:tcBorders>
              <w:top w:val="single" w:sz="4" w:space="0" w:color="auto"/>
              <w:left w:val="single" w:sz="4" w:space="0" w:color="auto"/>
              <w:bottom w:val="single" w:sz="4" w:space="0" w:color="auto"/>
              <w:right w:val="single" w:sz="4" w:space="0" w:color="auto"/>
            </w:tcBorders>
            <w:tcPrChange w:id="1331"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Change w:id="1332"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Change w:id="1333"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34"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8841FB">
        <w:tc>
          <w:tcPr>
            <w:tcW w:w="1526" w:type="dxa"/>
            <w:tcBorders>
              <w:top w:val="single" w:sz="4" w:space="0" w:color="auto"/>
              <w:left w:val="single" w:sz="4" w:space="0" w:color="auto"/>
              <w:bottom w:val="single" w:sz="4" w:space="0" w:color="auto"/>
              <w:right w:val="single" w:sz="4" w:space="0" w:color="auto"/>
            </w:tcBorders>
            <w:tcPrChange w:id="1335"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Change w:id="1336"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Change w:id="1337"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38"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8841FB">
        <w:tc>
          <w:tcPr>
            <w:tcW w:w="1526" w:type="dxa"/>
            <w:tcBorders>
              <w:top w:val="single" w:sz="4" w:space="0" w:color="auto"/>
              <w:left w:val="single" w:sz="4" w:space="0" w:color="auto"/>
              <w:bottom w:val="single" w:sz="4" w:space="0" w:color="auto"/>
              <w:right w:val="single" w:sz="4" w:space="0" w:color="auto"/>
            </w:tcBorders>
            <w:tcPrChange w:id="1339"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Change w:id="1340"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Change w:id="1341"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42"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8841FB">
        <w:tc>
          <w:tcPr>
            <w:tcW w:w="1526" w:type="dxa"/>
            <w:tcBorders>
              <w:top w:val="single" w:sz="4" w:space="0" w:color="auto"/>
              <w:left w:val="single" w:sz="4" w:space="0" w:color="auto"/>
              <w:bottom w:val="single" w:sz="4" w:space="0" w:color="auto"/>
              <w:right w:val="single" w:sz="4" w:space="0" w:color="auto"/>
            </w:tcBorders>
            <w:tcPrChange w:id="1343"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Change w:id="1344"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Change w:id="1345"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1346"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ins w:id="1347" w:author="jonathan pritchard" w:date="2025-07-21T11:46:00Z" w16du:dateUtc="2025-07-21T10:46:00Z">
              <w:r w:rsidR="003561CD" w:rsidRPr="0062074F">
                <w:rPr>
                  <w:rFonts w:cs="Arial"/>
                </w:rPr>
                <w:t>.</w:t>
              </w:r>
            </w:ins>
          </w:p>
        </w:tc>
      </w:tr>
      <w:tr w:rsidR="005303D9" w:rsidRPr="0062074F" w14:paraId="220C65A5" w14:textId="77777777" w:rsidTr="008841FB">
        <w:trPr>
          <w:ins w:id="1348" w:author="jonathan pritchard" w:date="2025-09-09T11:50:00Z"/>
        </w:trPr>
        <w:tc>
          <w:tcPr>
            <w:tcW w:w="1526" w:type="dxa"/>
            <w:tcBorders>
              <w:top w:val="single" w:sz="4" w:space="0" w:color="auto"/>
              <w:left w:val="single" w:sz="4" w:space="0" w:color="auto"/>
              <w:bottom w:val="single" w:sz="4" w:space="0" w:color="auto"/>
              <w:right w:val="single" w:sz="4" w:space="0" w:color="auto"/>
            </w:tcBorders>
            <w:tcPrChange w:id="1349"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32B10090" w14:textId="7D69E1AE" w:rsidR="005303D9" w:rsidRPr="0062074F" w:rsidRDefault="005303D9" w:rsidP="004E61EE">
            <w:pPr>
              <w:spacing w:before="60" w:after="60" w:line="240" w:lineRule="auto"/>
              <w:rPr>
                <w:ins w:id="1350" w:author="jonathan pritchard" w:date="2025-09-09T11:50:00Z" w16du:dateUtc="2025-09-09T10:50:00Z"/>
                <w:rFonts w:cs="Arial"/>
              </w:rPr>
            </w:pPr>
            <w:ins w:id="1351" w:author="jonathan pritchard" w:date="2025-09-09T11:50:00Z" w16du:dateUtc="2025-09-09T10:50:00Z">
              <w:r w:rsidRPr="0062074F">
                <w:rPr>
                  <w:rFonts w:cs="Arial"/>
                </w:rPr>
                <w:t>2.2.0</w:t>
              </w:r>
            </w:ins>
          </w:p>
        </w:tc>
        <w:tc>
          <w:tcPr>
            <w:tcW w:w="1730" w:type="dxa"/>
            <w:tcBorders>
              <w:top w:val="single" w:sz="4" w:space="0" w:color="auto"/>
              <w:left w:val="single" w:sz="4" w:space="0" w:color="auto"/>
              <w:bottom w:val="single" w:sz="4" w:space="0" w:color="auto"/>
              <w:right w:val="single" w:sz="4" w:space="0" w:color="auto"/>
            </w:tcBorders>
            <w:tcPrChange w:id="1352"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4B6F5AAB" w14:textId="71990909" w:rsidR="005303D9" w:rsidRPr="0062074F" w:rsidRDefault="008841FB" w:rsidP="004E61EE">
            <w:pPr>
              <w:spacing w:before="60" w:after="60" w:line="240" w:lineRule="auto"/>
              <w:ind w:left="-1" w:firstLine="1"/>
              <w:rPr>
                <w:ins w:id="1353" w:author="jonathan pritchard" w:date="2025-09-09T11:50:00Z" w16du:dateUtc="2025-09-09T10:50:00Z"/>
                <w:rFonts w:cs="Arial"/>
              </w:rPr>
            </w:pPr>
            <w:ins w:id="1354" w:author="jonathan pritchard" w:date="2025-10-27T06:50:00Z" w16du:dateUtc="2025-10-27T06:50:00Z">
              <w:r w:rsidRPr="0062074F">
                <w:rPr>
                  <w:rFonts w:cs="Arial"/>
                </w:rPr>
                <w:t>September</w:t>
              </w:r>
            </w:ins>
            <w:ins w:id="1355" w:author="jonathan pritchard" w:date="2025-09-09T11:50:00Z" w16du:dateUtc="2025-09-09T10:50:00Z">
              <w:r w:rsidR="005303D9" w:rsidRPr="0062074F">
                <w:rPr>
                  <w:rFonts w:cs="Arial"/>
                </w:rPr>
                <w:t xml:space="preserve"> 2025</w:t>
              </w:r>
            </w:ins>
          </w:p>
        </w:tc>
        <w:tc>
          <w:tcPr>
            <w:tcW w:w="1134" w:type="dxa"/>
            <w:tcBorders>
              <w:top w:val="single" w:sz="4" w:space="0" w:color="auto"/>
              <w:left w:val="single" w:sz="4" w:space="0" w:color="auto"/>
              <w:bottom w:val="single" w:sz="4" w:space="0" w:color="auto"/>
              <w:right w:val="single" w:sz="4" w:space="0" w:color="auto"/>
            </w:tcBorders>
            <w:tcPrChange w:id="1356"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9F64178" w14:textId="77777777" w:rsidR="005303D9" w:rsidRPr="0062074F" w:rsidRDefault="005303D9" w:rsidP="004E61EE">
            <w:pPr>
              <w:spacing w:before="60" w:after="60" w:line="240" w:lineRule="auto"/>
              <w:ind w:firstLine="21"/>
              <w:rPr>
                <w:ins w:id="1357" w:author="jonathan pritchard" w:date="2025-09-09T11:50:00Z" w16du:dateUtc="2025-09-09T10:50:00Z"/>
                <w:rFonts w:cs="Arial"/>
              </w:rPr>
            </w:pPr>
          </w:p>
        </w:tc>
        <w:tc>
          <w:tcPr>
            <w:tcW w:w="4702" w:type="dxa"/>
            <w:tcBorders>
              <w:top w:val="single" w:sz="4" w:space="0" w:color="auto"/>
              <w:left w:val="single" w:sz="4" w:space="0" w:color="auto"/>
              <w:bottom w:val="single" w:sz="4" w:space="0" w:color="auto"/>
              <w:right w:val="single" w:sz="4" w:space="0" w:color="auto"/>
            </w:tcBorders>
            <w:tcPrChange w:id="1358"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473A48EC" w14:textId="1940599E" w:rsidR="005303D9" w:rsidRPr="0062074F" w:rsidRDefault="005303D9" w:rsidP="006D2CAA">
            <w:pPr>
              <w:spacing w:before="60" w:after="60" w:line="240" w:lineRule="auto"/>
              <w:ind w:left="44"/>
              <w:rPr>
                <w:ins w:id="1359" w:author="jonathan pritchard" w:date="2025-09-09T11:50:00Z" w16du:dateUtc="2025-09-09T10:50:00Z"/>
                <w:rFonts w:cs="Arial"/>
              </w:rPr>
            </w:pPr>
            <w:ins w:id="1360" w:author="jonathan pritchard" w:date="2025-09-09T11:50:00Z" w16du:dateUtc="2025-09-09T10:50:00Z">
              <w:r w:rsidRPr="0062074F">
                <w:rPr>
                  <w:rFonts w:cs="Arial"/>
                </w:rPr>
                <w:t>Comments from AU, DS, 7C</w:t>
              </w:r>
            </w:ins>
            <w:ins w:id="1361" w:author="jonathan pritchard" w:date="2025-10-27T06:50:00Z" w16du:dateUtc="2025-10-27T06:50:00Z">
              <w:r w:rsidR="008841FB" w:rsidRPr="0062074F">
                <w:rPr>
                  <w:rFonts w:cs="Arial"/>
                </w:rPr>
                <w:t>s</w:t>
              </w:r>
            </w:ins>
          </w:p>
        </w:tc>
      </w:tr>
      <w:tr w:rsidR="008841FB" w:rsidRPr="0062074F" w14:paraId="1F03975B" w14:textId="77777777" w:rsidTr="008841FB">
        <w:trPr>
          <w:ins w:id="1362" w:author="jonathan pritchard" w:date="2025-10-27T06:50:00Z"/>
        </w:trPr>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ins w:id="1363" w:author="jonathan pritchard" w:date="2025-10-27T06:50:00Z" w16du:dateUtc="2025-10-27T06:50:00Z"/>
                <w:rFonts w:cs="Arial"/>
              </w:rPr>
            </w:pPr>
            <w:ins w:id="1364" w:author="jonathan pritchard" w:date="2025-10-27T06:50:00Z" w16du:dateUtc="2025-10-27T06:50:00Z">
              <w:r w:rsidRPr="0062074F">
                <w:rPr>
                  <w:rFonts w:cs="Arial"/>
                </w:rPr>
                <w:t>2.3.0</w:t>
              </w:r>
            </w:ins>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ins w:id="1365" w:author="jonathan pritchard" w:date="2025-10-27T06:50:00Z" w16du:dateUtc="2025-10-27T06:50:00Z"/>
                <w:rFonts w:cs="Arial"/>
              </w:rPr>
            </w:pPr>
            <w:ins w:id="1366" w:author="jonathan pritchard" w:date="2025-10-27T06:50:00Z" w16du:dateUtc="2025-10-27T06:50:00Z">
              <w:r w:rsidRPr="0062074F">
                <w:rPr>
                  <w:rFonts w:cs="Arial"/>
                </w:rPr>
                <w:t>October 2025</w:t>
              </w:r>
            </w:ins>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ins w:id="1367" w:author="jonathan pritchard" w:date="2025-10-27T06:50:00Z" w16du:dateUtc="2025-10-27T06:50:00Z"/>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ins w:id="1368" w:author="jonathan pritchard" w:date="2025-10-27T06:50:00Z" w16du:dateUtc="2025-10-27T06:50:00Z"/>
                <w:rFonts w:cs="Arial"/>
              </w:rPr>
            </w:pPr>
            <w:ins w:id="1369" w:author="jonathan pritchard" w:date="2025-10-27T06:50:00Z" w16du:dateUtc="2025-10-27T06:50:00Z">
              <w:r w:rsidRPr="0062074F">
                <w:rPr>
                  <w:rFonts w:cs="Arial"/>
                </w:rPr>
                <w:t>For VTC – HSSC, AU</w:t>
              </w:r>
            </w:ins>
            <w:ins w:id="1370" w:author="jonathan pritchard" w:date="2025-10-27T06:51:00Z" w16du:dateUtc="2025-10-27T06:51:00Z">
              <w:r w:rsidRPr="0062074F">
                <w:rPr>
                  <w:rFonts w:cs="Arial"/>
                </w:rPr>
                <w:t xml:space="preserve"> comments</w:t>
              </w:r>
            </w:ins>
          </w:p>
        </w:tc>
      </w:tr>
      <w:tr w:rsidR="00D8414F" w:rsidRPr="0062074F" w14:paraId="7FF8CCF8" w14:textId="77777777" w:rsidTr="008841FB">
        <w:trPr>
          <w:ins w:id="1371" w:author="jonathan pritchard" w:date="2026-01-14T12:15:00Z"/>
        </w:trPr>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ins w:id="1372" w:author="jonathan pritchard" w:date="2026-01-14T12:15:00Z" w16du:dateUtc="2026-01-14T12:15:00Z"/>
                <w:rFonts w:cs="Arial"/>
              </w:rPr>
            </w:pPr>
            <w:ins w:id="1373" w:author="jonathan pritchard" w:date="2026-01-14T12:15:00Z" w16du:dateUtc="2026-01-14T12:15:00Z">
              <w:r w:rsidRPr="0062074F">
                <w:rPr>
                  <w:rFonts w:cs="Arial"/>
                </w:rPr>
                <w:t>2.5.5</w:t>
              </w:r>
            </w:ins>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ins w:id="1374" w:author="jonathan pritchard" w:date="2026-01-14T12:15:00Z" w16du:dateUtc="2026-01-14T12:15:00Z"/>
                <w:rFonts w:cs="Arial"/>
              </w:rPr>
            </w:pPr>
            <w:ins w:id="1375" w:author="jonathan pritchard" w:date="2026-01-14T12:15:00Z" w16du:dateUtc="2026-01-14T12:15:00Z">
              <w:r w:rsidRPr="0062074F">
                <w:rPr>
                  <w:rFonts w:cs="Arial"/>
                </w:rPr>
                <w:t>January 2026</w:t>
              </w:r>
            </w:ins>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ins w:id="1376" w:author="jonathan pritchard" w:date="2026-01-14T12:15:00Z" w16du:dateUtc="2026-01-14T12:15:00Z"/>
                <w:rFonts w:cs="Arial"/>
              </w:rPr>
            </w:pPr>
            <w:proofErr w:type="spellStart"/>
            <w:ins w:id="1377" w:author="jonathan pritchard" w:date="2026-01-16T12:16:00Z" w16du:dateUtc="2026-01-16T12:16:00Z">
              <w:r>
                <w:rPr>
                  <w:rFonts w:cs="Arial"/>
                </w:rPr>
                <w:t>J.Pritchard</w:t>
              </w:r>
            </w:ins>
            <w:proofErr w:type="spellEnd"/>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ins w:id="1378" w:author="jonathan pritchard" w:date="2026-01-14T12:15:00Z" w16du:dateUtc="2026-01-14T12:15:00Z"/>
                <w:rFonts w:cs="Arial"/>
              </w:rPr>
            </w:pPr>
            <w:ins w:id="1379" w:author="jonathan pritchard" w:date="2026-01-14T12:15:00Z" w16du:dateUtc="2026-01-14T12:15:00Z">
              <w:r w:rsidRPr="0062074F">
                <w:rPr>
                  <w:rFonts w:cs="Arial"/>
                </w:rPr>
                <w:t xml:space="preserve">Formal review </w:t>
              </w:r>
            </w:ins>
            <w:ins w:id="1380" w:author="jonathan pritchard" w:date="2026-01-16T12:16:00Z" w16du:dateUtc="2026-01-16T12:16:00Z">
              <w:r w:rsidR="0007155F">
                <w:rPr>
                  <w:rFonts w:cs="Arial"/>
                </w:rPr>
                <w:t xml:space="preserve">edition </w:t>
              </w:r>
            </w:ins>
            <w:ins w:id="1381" w:author="jonathan pritchard" w:date="2026-01-14T12:15:00Z" w16du:dateUtc="2026-01-14T12:15:00Z">
              <w:r w:rsidRPr="0062074F">
                <w:rPr>
                  <w:rFonts w:cs="Arial"/>
                </w:rPr>
                <w:t>for 3.0.0, HSSC 2026 following VTC reviews and resolutions of comments.</w:t>
              </w:r>
            </w:ins>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1404" w:name="_Toc219458166"/>
      <w:bookmarkEnd w:id="0"/>
      <w:bookmarkEnd w:id="1"/>
      <w:bookmarkEnd w:id="2"/>
      <w:r w:rsidRPr="0062074F">
        <w:rPr>
          <w:rFonts w:eastAsia="MS Mincho"/>
        </w:rPr>
        <w:lastRenderedPageBreak/>
        <w:t>Introduction</w:t>
      </w:r>
      <w:bookmarkEnd w:id="1404"/>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rsidP="00AE2737">
      <w:pPr>
        <w:pStyle w:val="ListParagraph"/>
        <w:numPr>
          <w:ilvl w:val="0"/>
          <w:numId w:val="12"/>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7A2188C" w:rsidR="007B452F" w:rsidRPr="0062074F" w:rsidRDefault="007B452F" w:rsidP="00AE2737">
      <w:pPr>
        <w:pStyle w:val="ListParagraph"/>
        <w:numPr>
          <w:ilvl w:val="0"/>
          <w:numId w:val="12"/>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w:t>
      </w:r>
      <w:del w:id="1405" w:author="jonathan pritchard" w:date="2025-08-07T10:40:00Z" w16du:dateUtc="2025-08-07T09:40:00Z">
        <w:r w:rsidR="00F27D30" w:rsidRPr="0062074F" w:rsidDel="00A73DCC">
          <w:delText xml:space="preserve">details about </w:delText>
        </w:r>
      </w:del>
      <w:r w:rsidR="0013502A" w:rsidRPr="0062074F">
        <w:t xml:space="preserve">interoperability </w:t>
      </w:r>
      <w:ins w:id="1406" w:author="jonathan pritchard" w:date="2025-08-07T10:40:00Z" w16du:dateUtc="2025-08-07T09:40:00Z">
        <w:r w:rsidR="00A73DCC" w:rsidRPr="0062074F">
          <w:t xml:space="preserve">requirements </w:t>
        </w:r>
      </w:ins>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rsidP="00AE2737">
      <w:pPr>
        <w:pStyle w:val="ListParagraph"/>
        <w:numPr>
          <w:ilvl w:val="0"/>
          <w:numId w:val="12"/>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14649A5F" w:rsidR="008748FB" w:rsidRPr="0062074F" w:rsidRDefault="0013502A" w:rsidP="00AE2737">
      <w:pPr>
        <w:pStyle w:val="ListParagraph"/>
        <w:numPr>
          <w:ilvl w:val="0"/>
          <w:numId w:val="12"/>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 xml:space="preserve">for example, bathymetry, currents, water levels, regulated areas, </w:t>
      </w:r>
      <w:r w:rsidR="00BA654F" w:rsidRPr="0062074F">
        <w:t>services</w:t>
      </w:r>
      <w:r w:rsidR="00C4067C" w:rsidRPr="0062074F">
        <w:t xml:space="preserve"> and</w:t>
      </w:r>
      <w:r w:rsidR="00E558AF" w:rsidRPr="0062074F">
        <w:t xml:space="preserve"> weather</w:t>
      </w:r>
      <w:r w:rsidR="00C4067C" w:rsidRPr="0062074F">
        <w:t>.</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77777777" w:rsidR="004554DE" w:rsidRDefault="004554DE" w:rsidP="004554DE">
      <w:pPr>
        <w:spacing w:after="120"/>
        <w:jc w:val="both"/>
        <w:rPr>
          <w:ins w:id="1407" w:author="jonathan pritchard" w:date="2026-01-16T16:44:00Z" w16du:dateUtc="2026-01-16T16:44:00Z"/>
        </w:rPr>
      </w:pPr>
      <w:bookmarkStart w:id="1408" w:name="_Toc38829536"/>
      <w:bookmarkStart w:id="1409" w:name="_Toc38830039"/>
      <w:bookmarkStart w:id="1410" w:name="_Toc38936204"/>
      <w:bookmarkStart w:id="1411" w:name="_Toc40990380"/>
      <w:bookmarkStart w:id="1412" w:name="_Toc484523815"/>
      <w:bookmarkEnd w:id="1408"/>
      <w:bookmarkEnd w:id="1409"/>
      <w:bookmarkEnd w:id="1410"/>
      <w:bookmarkEnd w:id="1411"/>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del w:id="1413" w:author="jonathan pritchard" w:date="2026-01-16T16:44:00Z" w16du:dateUtc="2026-01-16T16:44:00Z">
        <w:r w:rsidRPr="0062074F" w:rsidDel="00CD3CA0">
          <w:delText xml:space="preserve">  </w:delText>
        </w:r>
      </w:del>
    </w:p>
    <w:p w14:paraId="7289ED63" w14:textId="4E813EF3" w:rsidR="00CD3CA0" w:rsidRPr="0062074F" w:rsidRDefault="00CD3CA0" w:rsidP="004554DE">
      <w:pPr>
        <w:spacing w:after="120"/>
        <w:jc w:val="both"/>
      </w:pPr>
      <w:ins w:id="1414" w:author="jonathan pritchard" w:date="2026-01-16T16:44:00Z" w16du:dateUtc="2026-01-16T16:44:00Z">
        <w:r>
          <w:t>This d</w:t>
        </w:r>
      </w:ins>
      <w:ins w:id="1415" w:author="jonathan pritchard" w:date="2026-01-16T16:45:00Z" w16du:dateUtc="2026-01-16T16:45:00Z">
        <w:r>
          <w:t>ocument also contains various clauses which reference constraints within data which is intended for use in S-100 ECDIS and its supporting infrastructure. These are reproduced in Annex A: Data Constraints</w:t>
        </w:r>
      </w:ins>
      <w:ins w:id="1416" w:author="jonathan pritchard" w:date="2026-01-16T16:46:00Z" w16du:dateUtc="2026-01-16T16:46:00Z">
        <w:r>
          <w:t xml:space="preserve">. They are intended for data producers to correctly encode data intended for use on ECDIS. </w:t>
        </w:r>
        <w:r>
          <w:lastRenderedPageBreak/>
          <w:t xml:space="preserve">Annex A thus contains no </w:t>
        </w:r>
      </w:ins>
      <w:ins w:id="1417" w:author="jonathan pritchard" w:date="2026-01-16T16:47:00Z" w16du:dateUtc="2026-01-16T16:47:00Z">
        <w:r>
          <w:t>requirements for ECDIS over and above those contained in the main document of S-98.</w:t>
        </w:r>
      </w:ins>
    </w:p>
    <w:p w14:paraId="4876EE24" w14:textId="12A736D7" w:rsidR="001D420D" w:rsidRPr="0062074F" w:rsidDel="00D8414F" w:rsidRDefault="004554DE">
      <w:pPr>
        <w:spacing w:after="120"/>
        <w:jc w:val="both"/>
        <w:rPr>
          <w:del w:id="1418" w:author="jonathan pritchard" w:date="2026-01-14T12:11:00Z" w16du:dateUtc="2026-01-14T12:11:00Z"/>
          <w:strike/>
          <w:rPrChange w:id="1419" w:author="jonathan pritchard" w:date="2025-08-07T07:12:00Z" w16du:dateUtc="2025-08-07T06:12:00Z">
            <w:rPr>
              <w:del w:id="1420" w:author="jonathan pritchard" w:date="2026-01-14T12:11:00Z" w16du:dateUtc="2026-01-14T12:11:00Z"/>
            </w:rPr>
          </w:rPrChange>
        </w:rPr>
      </w:pPr>
      <w:del w:id="1421" w:author="jonathan pritchard" w:date="2026-01-14T12:11:00Z" w16du:dateUtc="2026-01-14T12:11:00Z">
        <w:r w:rsidRPr="0062074F" w:rsidDel="00D8414F">
          <w:rPr>
            <w:strike/>
            <w:rPrChange w:id="1422" w:author="jonathan pritchard" w:date="2025-08-07T07:12:00Z" w16du:dateUtc="2025-08-07T06:12:00Z">
              <w:rPr/>
            </w:rPrChange>
          </w:rPr>
          <w:delText xml:space="preserve">The smooth interoperability and harmonized user-friendly graphical presentations of these various products is therefore necessary. The rules for interoperation and harmonized graphical presentations of S-100 data products are contained in an </w:delText>
        </w:r>
        <w:r w:rsidRPr="0062074F" w:rsidDel="00D8414F">
          <w:rPr>
            <w:i/>
            <w:strike/>
            <w:rPrChange w:id="1423" w:author="jonathan pritchard" w:date="2025-08-07T07:12:00Z" w16du:dateUtc="2025-08-07T06:12:00Z">
              <w:rPr>
                <w:i/>
              </w:rPr>
            </w:rPrChange>
          </w:rPr>
          <w:delText>Interoperability Catalogue</w:delText>
        </w:r>
        <w:r w:rsidRPr="0062074F" w:rsidDel="00D8414F">
          <w:rPr>
            <w:strike/>
            <w:rPrChange w:id="1424" w:author="jonathan pritchard" w:date="2025-08-07T07:12:00Z" w16du:dateUtc="2025-08-07T06:12:00Z">
              <w:rPr/>
            </w:rPrChange>
          </w:rPr>
          <w:delText>, which describes how groups of products are to be used and displayed simultaneously.</w:delText>
        </w:r>
        <w:bookmarkEnd w:id="1412"/>
        <w:r w:rsidRPr="0062074F" w:rsidDel="00D8414F">
          <w:rPr>
            <w:strike/>
            <w:rPrChange w:id="1425" w:author="jonathan pritchard" w:date="2025-08-07T07:12:00Z" w16du:dateUtc="2025-08-07T06:12:00Z">
              <w:rPr/>
            </w:rPrChange>
          </w:rPr>
          <w:delText xml:space="preserve"> </w:delText>
        </w:r>
        <w:bookmarkStart w:id="1426" w:name="_Toc484523816"/>
        <w:bookmarkStart w:id="1427" w:name="_Toc219458167"/>
        <w:bookmarkEnd w:id="1427"/>
      </w:del>
    </w:p>
    <w:p w14:paraId="0545F5CA" w14:textId="3EE99C14" w:rsidR="004554DE" w:rsidRPr="0062074F" w:rsidDel="00D8414F" w:rsidRDefault="004554DE">
      <w:pPr>
        <w:spacing w:after="120"/>
        <w:jc w:val="both"/>
        <w:rPr>
          <w:del w:id="1428" w:author="jonathan pritchard" w:date="2026-01-14T12:11:00Z" w16du:dateUtc="2026-01-14T12:11:00Z"/>
          <w:strike/>
          <w:rPrChange w:id="1429" w:author="jonathan pritchard" w:date="2025-08-07T07:11:00Z" w16du:dateUtc="2025-08-07T06:11:00Z">
            <w:rPr>
              <w:del w:id="1430" w:author="jonathan pritchard" w:date="2026-01-14T12:11:00Z" w16du:dateUtc="2026-01-14T12:11:00Z"/>
            </w:rPr>
          </w:rPrChange>
        </w:rPr>
      </w:pPr>
      <w:del w:id="1431" w:author="jonathan pritchard" w:date="2026-01-14T12:11:00Z" w16du:dateUtc="2026-01-14T12:11:00Z">
        <w:r w:rsidRPr="0062074F" w:rsidDel="00D8414F">
          <w:rPr>
            <w:strike/>
            <w:rPrChange w:id="1432" w:author="jonathan pritchard" w:date="2025-08-07T07:11:00Z" w16du:dateUtc="2025-08-07T06:11:00Z">
              <w:rPr/>
            </w:rPrChange>
          </w:rPr>
          <w:delText>Annex A to this Specification describes the structure, usage and rules for development of Interoperability Catalogues that can be used by systems to control the simultaneous use and display of two or more S-100 based data products.</w:delText>
        </w:r>
        <w:bookmarkEnd w:id="1426"/>
        <w:r w:rsidRPr="0062074F" w:rsidDel="00D8414F">
          <w:rPr>
            <w:strike/>
            <w:rPrChange w:id="1433" w:author="jonathan pritchard" w:date="2025-08-07T07:11:00Z" w16du:dateUtc="2025-08-07T06:11:00Z">
              <w:rPr/>
            </w:rPrChange>
          </w:rPr>
          <w:delText xml:space="preserve"> It is an implementation of the abstract interoperability concepts described in S-100 Part 16.</w:delText>
        </w:r>
        <w:r w:rsidR="001D420D" w:rsidRPr="0062074F" w:rsidDel="00D8414F">
          <w:rPr>
            <w:strike/>
            <w:rPrChange w:id="1434" w:author="jonathan pritchard" w:date="2025-08-07T07:11:00Z" w16du:dateUtc="2025-08-07T06:11:00Z">
              <w:rPr/>
            </w:rPrChange>
          </w:rPr>
          <w:delText xml:space="preserve"> Part A and B of this specification </w:delText>
        </w:r>
        <w:r w:rsidR="007F244A" w:rsidRPr="0062074F" w:rsidDel="00D8414F">
          <w:rPr>
            <w:strike/>
            <w:rPrChange w:id="1435" w:author="jonathan pritchard" w:date="2025-08-07T07:11:00Z" w16du:dateUtc="2025-08-07T06:11:00Z">
              <w:rPr/>
            </w:rPrChange>
          </w:rPr>
          <w:delText xml:space="preserve">define </w:delText>
        </w:r>
        <w:r w:rsidR="00FB64A7" w:rsidRPr="0062074F" w:rsidDel="00D8414F">
          <w:rPr>
            <w:strike/>
            <w:rPrChange w:id="1436" w:author="jonathan pritchard" w:date="2025-08-07T07:11:00Z" w16du:dateUtc="2025-08-07T06:11:00Z">
              <w:rPr/>
            </w:rPrChange>
          </w:rPr>
          <w:delText>levels 1 and 2 respectively.</w:delText>
        </w:r>
        <w:bookmarkStart w:id="1437" w:name="_Toc219458168"/>
        <w:bookmarkEnd w:id="1437"/>
      </w:del>
    </w:p>
    <w:p w14:paraId="418C945C" w14:textId="50CD34D4" w:rsidR="001D420D" w:rsidRPr="0062074F" w:rsidDel="00D8414F" w:rsidRDefault="001D420D" w:rsidP="002D7DEE">
      <w:pPr>
        <w:spacing w:after="120"/>
        <w:jc w:val="both"/>
        <w:rPr>
          <w:del w:id="1438" w:author="jonathan pritchard" w:date="2026-01-14T12:11:00Z" w16du:dateUtc="2026-01-14T12:11:00Z"/>
          <w:strike/>
          <w:rPrChange w:id="1439" w:author="jonathan pritchard" w:date="2025-08-07T07:11:00Z" w16du:dateUtc="2025-08-07T06:11:00Z">
            <w:rPr>
              <w:del w:id="1440" w:author="jonathan pritchard" w:date="2026-01-14T12:11:00Z" w16du:dateUtc="2026-01-14T12:11:00Z"/>
            </w:rPr>
          </w:rPrChange>
        </w:rPr>
      </w:pPr>
      <w:del w:id="1441" w:author="jonathan pritchard" w:date="2026-01-14T12:11:00Z" w16du:dateUtc="2026-01-14T12:11:00Z">
        <w:r w:rsidRPr="0062074F" w:rsidDel="00D8414F">
          <w:rPr>
            <w:b/>
            <w:bCs/>
            <w:strike/>
            <w:rPrChange w:id="1442" w:author="jonathan pritchard" w:date="2025-08-07T07:11:00Z" w16du:dateUtc="2025-08-07T06:11:00Z">
              <w:rPr>
                <w:b/>
                <w:bCs/>
              </w:rPr>
            </w:rPrChange>
          </w:rPr>
          <w:delText xml:space="preserve">Note: </w:delText>
        </w:r>
        <w:r w:rsidRPr="0062074F" w:rsidDel="00D8414F">
          <w:rPr>
            <w:strike/>
            <w:rPrChange w:id="1443" w:author="jonathan pritchard" w:date="2025-08-07T07:11:00Z" w16du:dateUtc="2025-08-07T06:11:00Z">
              <w:rPr/>
            </w:rPrChange>
          </w:rPr>
          <w:delText>the current edition of S-98 does not use the full interoperability specification, it is included on the basis that it is highly likely to be brought in in a future edition.</w:delText>
        </w:r>
        <w:bookmarkStart w:id="1444" w:name="_Toc219458169"/>
        <w:bookmarkEnd w:id="1444"/>
      </w:del>
    </w:p>
    <w:p w14:paraId="697FD68D" w14:textId="15B01C10" w:rsidR="0064639B" w:rsidRPr="0062074F" w:rsidRDefault="0064639B" w:rsidP="00AE3E22">
      <w:pPr>
        <w:pStyle w:val="Heading1"/>
      </w:pPr>
      <w:bookmarkStart w:id="1445" w:name="_Toc219458170"/>
      <w:r w:rsidRPr="0062074F">
        <w:t>References</w:t>
      </w:r>
      <w:bookmarkEnd w:id="1445"/>
    </w:p>
    <w:p w14:paraId="263D91F4" w14:textId="7B06BD9B" w:rsidR="0096295A" w:rsidRPr="0062074F" w:rsidRDefault="0096295A" w:rsidP="00DB7CFE">
      <w:pPr>
        <w:pStyle w:val="Heading2"/>
      </w:pPr>
      <w:bookmarkStart w:id="1446" w:name="_Toc219458171"/>
      <w:r w:rsidRPr="0062074F">
        <w:t>Normative references</w:t>
      </w:r>
      <w:bookmarkEnd w:id="1446"/>
    </w:p>
    <w:p w14:paraId="6BD7343C" w14:textId="3530E47E" w:rsidR="00B727EB" w:rsidRPr="0062074F" w:rsidRDefault="00B727EB" w:rsidP="004E61EE">
      <w:pPr>
        <w:spacing w:after="120" w:line="240" w:lineRule="auto"/>
        <w:ind w:left="1418" w:hanging="1418"/>
        <w:jc w:val="both"/>
        <w:rPr>
          <w:lang w:eastAsia="en-GB"/>
        </w:rPr>
      </w:pPr>
      <w:bookmarkStart w:id="1447"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1447"/>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1448"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23212584" w:rsidR="0081373B" w:rsidRPr="0062074F" w:rsidRDefault="0056040E" w:rsidP="0081373B">
      <w:pPr>
        <w:spacing w:after="120" w:line="240" w:lineRule="auto"/>
        <w:ind w:left="1418" w:hanging="1418"/>
        <w:jc w:val="both"/>
        <w:rPr>
          <w:lang w:eastAsia="en-GB"/>
        </w:rPr>
      </w:pPr>
      <w:r w:rsidRPr="0062074F">
        <w:rPr>
          <w:lang w:eastAsia="en-GB"/>
        </w:rPr>
        <w:t>MSC.530(106)/</w:t>
      </w:r>
      <w:r w:rsidR="008D6C94" w:rsidRPr="0062074F">
        <w:rPr>
          <w:lang w:eastAsia="en-GB"/>
        </w:rPr>
        <w:t>Rev. 1</w:t>
      </w:r>
      <w:r w:rsidR="0081373B" w:rsidRPr="0062074F">
        <w:rPr>
          <w:lang w:eastAsia="en-GB"/>
        </w:rPr>
        <w:tab/>
        <w:t xml:space="preserve">Performance Standards for Electronic Chart Display and  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w:t>
      </w:r>
      <w:proofErr w:type="spellStart"/>
      <w:r w:rsidR="003B43E6" w:rsidRPr="0062074F">
        <w:rPr>
          <w:lang w:eastAsia="en-GB"/>
        </w:rPr>
        <w:t>Circ</w:t>
      </w:r>
      <w:proofErr w:type="spellEnd"/>
      <w:r w:rsidR="003B43E6" w:rsidRPr="0062074F">
        <w:rPr>
          <w:lang w:eastAsia="en-GB"/>
        </w:rPr>
        <w:t xml:space="preserve">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79101968"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r w:rsidR="00D453BA" w:rsidRPr="0062074F">
        <w:rPr>
          <w:lang w:eastAsia="en-GB"/>
        </w:rPr>
        <w:t>.</w:t>
      </w:r>
      <w:del w:id="1449" w:author="jonathan pritchard" w:date="2026-01-14T16:23:00Z" w16du:dateUtc="2026-01-14T16:23:00Z">
        <w:r w:rsidR="00D453BA" w:rsidRPr="0062074F" w:rsidDel="000A7EC5">
          <w:rPr>
            <w:lang w:eastAsia="en-GB"/>
          </w:rPr>
          <w:delText>0</w:delText>
        </w:r>
      </w:del>
      <w:ins w:id="1450" w:author="jonathan pritchard" w:date="2026-01-14T16:23:00Z" w16du:dateUtc="2026-01-14T16:23:00Z">
        <w:r w:rsidR="000A7EC5">
          <w:rPr>
            <w:lang w:eastAsia="en-GB"/>
          </w:rPr>
          <w:t>1</w:t>
        </w:r>
      </w:ins>
      <w:r w:rsidR="00D453BA" w:rsidRPr="0062074F">
        <w:rPr>
          <w:lang w:eastAsia="en-GB"/>
        </w:rPr>
        <w:t xml:space="preserve"> (</w:t>
      </w:r>
      <w:r w:rsidR="00B840E1" w:rsidRPr="0062074F">
        <w:rPr>
          <w:lang w:eastAsia="en-GB"/>
        </w:rPr>
        <w:t xml:space="preserve"> </w:t>
      </w:r>
      <w:r w:rsidR="000E4371" w:rsidRPr="0062074F">
        <w:rPr>
          <w:lang w:eastAsia="en-GB"/>
        </w:rPr>
        <w:t>202</w:t>
      </w:r>
      <w:del w:id="1451" w:author="jonathan pritchard" w:date="2026-01-14T16:23:00Z" w16du:dateUtc="2026-01-14T16:23:00Z">
        <w:r w:rsidR="00B840E1" w:rsidRPr="0062074F" w:rsidDel="000A7EC5">
          <w:rPr>
            <w:lang w:eastAsia="en-GB"/>
          </w:rPr>
          <w:delText>4</w:delText>
        </w:r>
      </w:del>
      <w:ins w:id="1452" w:author="jonathan pritchard" w:date="2026-01-14T16:23:00Z" w16du:dateUtc="2026-01-14T16:23:00Z">
        <w:r w:rsidR="000A7EC5">
          <w:rPr>
            <w:lang w:eastAsia="en-GB"/>
          </w:rPr>
          <w:t>5</w:t>
        </w:r>
      </w:ins>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4A289705" w:rsidR="00395724" w:rsidRPr="0062074F" w:rsidRDefault="005A72AB" w:rsidP="00B812CA">
      <w:r w:rsidRPr="0062074F">
        <w:t>All 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1453" w:name="_Toc219458172"/>
      <w:bookmarkEnd w:id="1448"/>
      <w:r w:rsidRPr="0062074F">
        <w:rPr>
          <w:lang w:eastAsia="en-GB"/>
        </w:rPr>
        <w:t>Informative references</w:t>
      </w:r>
      <w:bookmarkEnd w:id="1453"/>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lastRenderedPageBreak/>
        <w:t xml:space="preserve"> </w:t>
      </w:r>
      <w:bookmarkStart w:id="1454" w:name="_Toc219458173"/>
      <w:r w:rsidRPr="0062074F">
        <w:rPr>
          <w:lang w:eastAsia="en-GB"/>
        </w:rPr>
        <w:t>Abbreviations and Notation</w:t>
      </w:r>
      <w:bookmarkEnd w:id="1454"/>
    </w:p>
    <w:p w14:paraId="672C963E" w14:textId="6BCD1D62" w:rsidR="003E7D16" w:rsidRPr="0062074F" w:rsidRDefault="003E7D16" w:rsidP="00DB7CFE">
      <w:pPr>
        <w:pStyle w:val="Heading2"/>
        <w:rPr>
          <w:lang w:eastAsia="en-GB"/>
        </w:rPr>
      </w:pPr>
      <w:bookmarkStart w:id="1455" w:name="_Toc99104495"/>
      <w:bookmarkStart w:id="1456" w:name="_Toc99104948"/>
      <w:bookmarkStart w:id="1457" w:name="_Toc219458174"/>
      <w:bookmarkEnd w:id="1455"/>
      <w:bookmarkEnd w:id="1456"/>
      <w:r w:rsidRPr="0062074F">
        <w:rPr>
          <w:lang w:eastAsia="en-GB"/>
        </w:rPr>
        <w:t>Abbreviations</w:t>
      </w:r>
      <w:bookmarkEnd w:id="1457"/>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7A0965F1" w14:textId="3D33B478" w:rsidR="001243D7" w:rsidRPr="0062074F" w:rsidRDefault="001243D7" w:rsidP="004E61EE">
      <w:pPr>
        <w:spacing w:after="120" w:line="240" w:lineRule="auto"/>
        <w:rPr>
          <w:lang w:eastAsia="en-GB"/>
        </w:rPr>
      </w:pPr>
      <w:r w:rsidRPr="0062074F">
        <w:rPr>
          <w:lang w:eastAsia="en-GB"/>
        </w:rPr>
        <w:t>EBL</w:t>
      </w:r>
      <w:r w:rsidRPr="0062074F">
        <w:rPr>
          <w:lang w:eastAsia="en-GB"/>
        </w:rPr>
        <w:tab/>
        <w:t>Electronic Bearing Line</w:t>
      </w:r>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Pr="0062074F" w:rsidRDefault="003E7D16" w:rsidP="004E61EE">
      <w:pPr>
        <w:spacing w:after="120" w:line="240" w:lineRule="auto"/>
        <w:rPr>
          <w:lang w:eastAsia="en-GB"/>
        </w:rPr>
      </w:pPr>
      <w:r w:rsidRPr="0062074F">
        <w:rPr>
          <w:lang w:eastAsia="en-GB"/>
        </w:rPr>
        <w:t>IMO</w:t>
      </w:r>
      <w:r w:rsidR="00815769" w:rsidRPr="0062074F">
        <w:rPr>
          <w:lang w:eastAsia="en-GB"/>
        </w:rPr>
        <w:tab/>
        <w:t>International Maritime Organization</w:t>
      </w:r>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1084B0D1" w14:textId="503C699C" w:rsidR="001243D7" w:rsidRPr="0062074F" w:rsidRDefault="001243D7" w:rsidP="004E61EE">
      <w:pPr>
        <w:spacing w:after="120" w:line="240" w:lineRule="auto"/>
        <w:rPr>
          <w:lang w:eastAsia="en-GB"/>
        </w:rPr>
      </w:pPr>
      <w:r w:rsidRPr="0062074F">
        <w:rPr>
          <w:lang w:eastAsia="en-GB"/>
        </w:rPr>
        <w:t>VRM</w:t>
      </w:r>
      <w:r w:rsidRPr="0062074F">
        <w:rPr>
          <w:lang w:eastAsia="en-GB"/>
        </w:rPr>
        <w:tab/>
        <w:t>Variable Range Marker</w:t>
      </w:r>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proofErr w:type="spellStart"/>
      <w:r w:rsidR="004C74B2" w:rsidRPr="0062074F">
        <w:rPr>
          <w:lang w:eastAsia="en-GB"/>
        </w:rPr>
        <w:t>e</w:t>
      </w:r>
      <w:r w:rsidR="00815769" w:rsidRPr="0062074F">
        <w:rPr>
          <w:lang w:eastAsia="en-GB"/>
        </w:rPr>
        <w:t>Xtensible</w:t>
      </w:r>
      <w:proofErr w:type="spellEnd"/>
      <w:r w:rsidR="00815769" w:rsidRPr="0062074F">
        <w:rPr>
          <w:lang w:eastAsia="en-GB"/>
        </w:rPr>
        <w:t xml:space="preserv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proofErr w:type="spellStart"/>
      <w:r w:rsidR="004C74B2" w:rsidRPr="0062074F">
        <w:rPr>
          <w:lang w:eastAsia="en-GB"/>
        </w:rPr>
        <w:t>e</w:t>
      </w:r>
      <w:r w:rsidRPr="0062074F">
        <w:rPr>
          <w:lang w:eastAsia="en-GB"/>
        </w:rPr>
        <w:t>Xtensible</w:t>
      </w:r>
      <w:proofErr w:type="spellEnd"/>
      <w:r w:rsidRPr="0062074F">
        <w:rPr>
          <w:lang w:eastAsia="en-GB"/>
        </w:rPr>
        <w:t xml:space="preserv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1458" w:name="_Toc219458175"/>
      <w:r w:rsidRPr="0062074F">
        <w:rPr>
          <w:lang w:eastAsia="en-GB"/>
        </w:rPr>
        <w:t>Notation</w:t>
      </w:r>
      <w:bookmarkEnd w:id="1458"/>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318A7FEF" w:rsidR="007F21D9" w:rsidRPr="0062074F" w:rsidRDefault="007F21D9" w:rsidP="004E61EE">
      <w:pPr>
        <w:pStyle w:val="dl"/>
        <w:spacing w:after="120" w:line="240" w:lineRule="auto"/>
        <w:ind w:left="431" w:hanging="28"/>
        <w:jc w:val="both"/>
        <w:rPr>
          <w:lang w:eastAsia="en-GB"/>
        </w:rPr>
      </w:pPr>
      <w:r w:rsidRPr="0062074F">
        <w:rPr>
          <w:lang w:eastAsia="en-GB"/>
        </w:rPr>
        <w:t>Features and information types are referenced by their names in camel-case or space-separated names in initial capitals (</w:t>
      </w:r>
      <w:proofErr w:type="spellStart"/>
      <w:ins w:id="1459" w:author="jonathan pritchard" w:date="2026-01-14T12:14:00Z" w16du:dateUtc="2026-01-14T12:14:00Z">
        <w:r w:rsidR="00D8414F" w:rsidRPr="0062074F">
          <w:rPr>
            <w:lang w:eastAsia="en-GB"/>
          </w:rPr>
          <w:t>e.g</w:t>
        </w:r>
        <w:proofErr w:type="spellEnd"/>
        <w:r w:rsidR="00D8414F" w:rsidRPr="0062074F">
          <w:rPr>
            <w:lang w:eastAsia="en-GB"/>
          </w:rPr>
          <w:t xml:space="preserve"> </w:t>
        </w:r>
      </w:ins>
      <w:r w:rsidRPr="0062074F">
        <w:rPr>
          <w:lang w:eastAsia="en-GB"/>
        </w:rPr>
        <w:t>“</w:t>
      </w:r>
      <w:proofErr w:type="spellStart"/>
      <w:r w:rsidRPr="0062074F">
        <w:rPr>
          <w:lang w:eastAsia="en-GB"/>
        </w:rPr>
        <w:t>LandArea</w:t>
      </w:r>
      <w:proofErr w:type="spellEnd"/>
      <w:r w:rsidRPr="0062074F">
        <w:rPr>
          <w:lang w:eastAsia="en-GB"/>
        </w:rPr>
        <w:t>” or “Land</w:t>
      </w:r>
      <w:r w:rsidR="00CE08C7" w:rsidRPr="0062074F">
        <w:rPr>
          <w:lang w:eastAsia="en-GB"/>
        </w:rPr>
        <w:t xml:space="preserve"> </w:t>
      </w:r>
      <w:r w:rsidRPr="0062074F">
        <w:rPr>
          <w:lang w:eastAsia="en-GB"/>
        </w:rPr>
        <w:t>Area”)</w:t>
      </w:r>
      <w:r w:rsidR="00CE08C7" w:rsidRPr="0062074F">
        <w:rPr>
          <w:lang w:eastAsia="en-GB"/>
        </w:rPr>
        <w:t>.</w:t>
      </w:r>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132B0C80" w:rsidR="00CE08C7" w:rsidRPr="0062074F" w:rsidRDefault="00CE08C7" w:rsidP="004E61EE">
      <w:pPr>
        <w:pStyle w:val="dl"/>
        <w:spacing w:after="120" w:line="240" w:lineRule="auto"/>
        <w:ind w:left="431" w:hanging="28"/>
        <w:jc w:val="both"/>
        <w:rPr>
          <w:lang w:eastAsia="en-GB"/>
        </w:rPr>
      </w:pPr>
      <w:bookmarkStart w:id="1460" w:name="_Hlk87453078"/>
      <w:r w:rsidRPr="0062074F">
        <w:rPr>
          <w:lang w:eastAsia="en-GB"/>
        </w:rPr>
        <w:t>Attributes are referenced by their names in camel-case with initial letters in lower case, or space-separated names in all lower case (</w:t>
      </w:r>
      <w:proofErr w:type="spellStart"/>
      <w:ins w:id="1461" w:author="jonathan pritchard" w:date="2026-01-14T12:14:00Z" w16du:dateUtc="2026-01-14T12:14:00Z">
        <w:r w:rsidR="00D8414F" w:rsidRPr="0062074F">
          <w:rPr>
            <w:lang w:eastAsia="en-GB"/>
          </w:rPr>
          <w:t>e.g</w:t>
        </w:r>
        <w:proofErr w:type="spellEnd"/>
        <w:r w:rsidR="00D8414F" w:rsidRPr="0062074F">
          <w:rPr>
            <w:lang w:eastAsia="en-GB"/>
          </w:rPr>
          <w:t xml:space="preserve"> </w:t>
        </w:r>
      </w:ins>
      <w:r w:rsidRPr="0062074F">
        <w:rPr>
          <w:lang w:eastAsia="en-GB"/>
        </w:rPr>
        <w:t>“</w:t>
      </w:r>
      <w:proofErr w:type="spellStart"/>
      <w:r w:rsidRPr="0062074F">
        <w:rPr>
          <w:lang w:eastAsia="en-GB"/>
        </w:rPr>
        <w:t>visuallyConspicuous</w:t>
      </w:r>
      <w:proofErr w:type="spellEnd"/>
      <w:r w:rsidRPr="0062074F">
        <w:rPr>
          <w:lang w:eastAsia="en-GB"/>
        </w:rPr>
        <w:t>” or “visually conspicuous”).</w:t>
      </w:r>
      <w:bookmarkEnd w:id="1460"/>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t>(</w:t>
      </w:r>
      <w:r w:rsidR="00786923" w:rsidRPr="0062074F">
        <w:rPr>
          <w:b/>
          <w:bCs/>
          <w:lang w:eastAsia="en-GB"/>
        </w:rPr>
        <w:t>P</w:t>
      </w:r>
      <w:r w:rsidRPr="0062074F">
        <w:rPr>
          <w:b/>
          <w:bCs/>
          <w:lang w:eastAsia="en-GB"/>
        </w:rPr>
        <w:t>ortrayal register item)</w:t>
      </w:r>
    </w:p>
    <w:p w14:paraId="3C309714" w14:textId="7460304E" w:rsidR="008A09EF" w:rsidRPr="0062074F" w:rsidRDefault="008A09EF" w:rsidP="004E61EE">
      <w:pPr>
        <w:pStyle w:val="dl"/>
        <w:spacing w:after="120" w:line="240" w:lineRule="auto"/>
        <w:ind w:left="426" w:hanging="26"/>
        <w:jc w:val="both"/>
        <w:rPr>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F71C654" w14:textId="4D44BAED" w:rsidR="00480BC0" w:rsidRPr="0062074F" w:rsidRDefault="00480BC0" w:rsidP="00DB7CFE">
      <w:pPr>
        <w:pStyle w:val="Heading2"/>
        <w:rPr>
          <w:lang w:eastAsia="en-GB"/>
        </w:rPr>
      </w:pPr>
      <w:bookmarkStart w:id="1462" w:name="_Toc219458176"/>
      <w:r w:rsidRPr="0062074F">
        <w:rPr>
          <w:lang w:eastAsia="en-GB"/>
        </w:rPr>
        <w:t>Normative vs Informative</w:t>
      </w:r>
      <w:r w:rsidR="00B6123E" w:rsidRPr="0062074F">
        <w:rPr>
          <w:lang w:eastAsia="en-GB"/>
        </w:rPr>
        <w:t xml:space="preserve"> within this document</w:t>
      </w:r>
      <w:r w:rsidRPr="0062074F">
        <w:rPr>
          <w:lang w:eastAsia="en-GB"/>
        </w:rPr>
        <w:t>.</w:t>
      </w:r>
      <w:bookmarkEnd w:id="1462"/>
    </w:p>
    <w:p w14:paraId="2FE3184A" w14:textId="1F7A1D75"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r w:rsidR="00AD2F07" w:rsidRPr="0062074F">
        <w:rPr>
          <w:lang w:eastAsia="en-GB"/>
        </w:rPr>
        <w:t>sections are marked as “Informative”</w:t>
      </w:r>
      <w:r w:rsidR="00237F07" w:rsidRPr="0062074F">
        <w:rPr>
          <w:lang w:eastAsia="en-GB"/>
        </w:rPr>
        <w:t xml:space="preserve"> to clarify</w:t>
      </w:r>
      <w:r w:rsidR="00AD2F07" w:rsidRPr="0062074F">
        <w:rPr>
          <w:lang w:eastAsia="en-GB"/>
        </w:rPr>
        <w:t xml:space="preserve">. </w:t>
      </w:r>
    </w:p>
    <w:p w14:paraId="538B6C3F" w14:textId="278F2CB0" w:rsidR="00B42BF5" w:rsidRPr="0062074F" w:rsidRDefault="00B42BF5" w:rsidP="00F2390C">
      <w:pPr>
        <w:jc w:val="both"/>
        <w:rPr>
          <w:lang w:eastAsia="en-GB"/>
        </w:rPr>
      </w:pPr>
      <w:r w:rsidRPr="0062074F">
        <w:rPr>
          <w:lang w:eastAsia="en-GB"/>
        </w:rPr>
        <w:lastRenderedPageBreak/>
        <w:t xml:space="preserve">Non-mandatory requirements or recommendations to implementers are indicated using </w:t>
      </w:r>
      <w:ins w:id="1463" w:author="jon pritchard" w:date="2025-09-17T13:40:00Z" w16du:dateUtc="2025-09-17T11:40:00Z">
        <w:r w:rsidR="000F7D72" w:rsidRPr="0062074F">
          <w:rPr>
            <w:lang w:eastAsia="en-GB"/>
          </w:rPr>
          <w:t xml:space="preserve">the </w:t>
        </w:r>
      </w:ins>
      <w:r w:rsidRPr="0062074F">
        <w:rPr>
          <w:lang w:eastAsia="en-GB"/>
        </w:rPr>
        <w:t xml:space="preserve">word </w:t>
      </w:r>
      <w:r w:rsidRPr="0062074F">
        <w:rPr>
          <w:strike/>
          <w:lang w:eastAsia="en-GB"/>
          <w:rPrChange w:id="1464" w:author="jon pritchard" w:date="2025-09-17T13:40:00Z" w16du:dateUtc="2025-09-17T11:40:00Z">
            <w:rPr>
              <w:lang w:eastAsia="en-GB"/>
            </w:rPr>
          </w:rPrChange>
        </w:rPr>
        <w:t>“shall” or</w:t>
      </w:r>
      <w:r w:rsidRPr="0062074F">
        <w:rPr>
          <w:lang w:eastAsia="en-GB"/>
        </w:rPr>
        <w:t xml:space="preserve">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1465" w:name="_Toc40990386"/>
      <w:bookmarkStart w:id="1466" w:name="_Toc40990387"/>
      <w:bookmarkStart w:id="1467" w:name="_Toc40990388"/>
      <w:bookmarkStart w:id="1468" w:name="_Toc40990389"/>
      <w:bookmarkStart w:id="1469" w:name="_Toc40990390"/>
      <w:bookmarkStart w:id="1470" w:name="_Toc40990391"/>
      <w:bookmarkStart w:id="1471" w:name="_Toc40990392"/>
      <w:bookmarkStart w:id="1472" w:name="_Toc40990393"/>
      <w:bookmarkStart w:id="1473" w:name="_Toc40990394"/>
      <w:bookmarkStart w:id="1474" w:name="_Toc40990395"/>
      <w:bookmarkStart w:id="1475" w:name="_Toc40990396"/>
      <w:bookmarkStart w:id="1476" w:name="_Toc40990397"/>
      <w:bookmarkStart w:id="1477" w:name="_Toc40990398"/>
      <w:bookmarkStart w:id="1478" w:name="_Toc40990399"/>
      <w:bookmarkStart w:id="1479" w:name="_Toc40990400"/>
      <w:bookmarkStart w:id="1480" w:name="_Toc40990401"/>
      <w:bookmarkStart w:id="1481" w:name="_Toc38829544"/>
      <w:bookmarkStart w:id="1482" w:name="_Toc38830047"/>
      <w:bookmarkStart w:id="1483" w:name="_Toc219458177"/>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1483"/>
      <w:r w:rsidR="00411D24" w:rsidRPr="0062074F">
        <w:t xml:space="preserve"> </w:t>
      </w:r>
    </w:p>
    <w:p w14:paraId="72A69B43" w14:textId="29666087" w:rsidR="00826285" w:rsidRPr="0062074F" w:rsidRDefault="00826285" w:rsidP="00DB7CFE">
      <w:pPr>
        <w:pStyle w:val="Heading2"/>
      </w:pPr>
      <w:bookmarkStart w:id="1484" w:name="_Toc219458178"/>
      <w:r w:rsidRPr="0062074F">
        <w:t>The concepts of ENC</w:t>
      </w:r>
      <w:r w:rsidR="00C64C79" w:rsidRPr="0062074F">
        <w:t>, ENDS and System Database</w:t>
      </w:r>
      <w:bookmarkEnd w:id="1484"/>
    </w:p>
    <w:p w14:paraId="7C9F4ED3" w14:textId="2C68B7B2"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MSC 530(106) 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1485"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1485"/>
      <w:r w:rsidR="0007117E" w:rsidRPr="0062074F">
        <w:rPr>
          <w:i w:val="0"/>
          <w:iCs w:val="0"/>
        </w:rPr>
        <w:t>.</w:t>
      </w:r>
    </w:p>
    <w:p w14:paraId="11B34173" w14:textId="77777777" w:rsidR="00826285" w:rsidRPr="0062074F" w:rsidRDefault="00826285" w:rsidP="00DB7CFE">
      <w:pPr>
        <w:pStyle w:val="Heading2"/>
      </w:pPr>
      <w:bookmarkStart w:id="1486" w:name="_Ref98329076"/>
      <w:bookmarkStart w:id="1487" w:name="_Ref98339151"/>
      <w:bookmarkStart w:id="1488" w:name="_Ref98339270"/>
      <w:bookmarkStart w:id="1489" w:name="_Toc219458179"/>
      <w:r w:rsidRPr="0062074F">
        <w:t>ECDIS concept, limitations, and challenges</w:t>
      </w:r>
      <w:bookmarkEnd w:id="1486"/>
      <w:bookmarkEnd w:id="1487"/>
      <w:bookmarkEnd w:id="1488"/>
      <w:bookmarkEnd w:id="1489"/>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53E44D58"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  with the up-to-date nautical chart and nautical publications required by 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rsidP="00AE2737">
      <w:pPr>
        <w:pStyle w:val="ListParagraph"/>
        <w:numPr>
          <w:ilvl w:val="0"/>
          <w:numId w:val="37"/>
        </w:numPr>
        <w:spacing w:after="120" w:line="240" w:lineRule="auto"/>
        <w:jc w:val="both"/>
      </w:pPr>
      <w:r w:rsidRPr="0062074F">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4ED48374" w:rsidR="00F14ED1" w:rsidRPr="0062074F" w:rsidRDefault="00F14ED1" w:rsidP="00AE2737">
      <w:pPr>
        <w:pStyle w:val="ListParagraph"/>
        <w:numPr>
          <w:ilvl w:val="0"/>
          <w:numId w:val="37"/>
        </w:numPr>
        <w:spacing w:after="120" w:line="240" w:lineRule="auto"/>
        <w:jc w:val="both"/>
      </w:pPr>
      <w:r w:rsidRPr="0062074F">
        <w:t xml:space="preserve">ECDIS, used together with </w:t>
      </w:r>
      <w:ins w:id="1490" w:author="jonathan pritchard" w:date="2025-08-07T10:29:00Z" w16du:dateUtc="2025-08-07T09:29:00Z">
        <w:r w:rsidR="008A4A4B" w:rsidRPr="0062074F">
          <w:t xml:space="preserve">up to date </w:t>
        </w:r>
      </w:ins>
      <w:r w:rsidRPr="0062074F">
        <w:t xml:space="preserve">official data, </w:t>
      </w:r>
      <w:del w:id="1491" w:author="jonathan pritchard" w:date="2025-08-07T10:29:00Z" w16du:dateUtc="2025-08-07T09:29:00Z">
        <w:r w:rsidRPr="0062074F" w:rsidDel="008A4A4B">
          <w:delText>[is]</w:delText>
        </w:r>
      </w:del>
      <w:ins w:id="1492" w:author="jonathan pritchard" w:date="2025-08-07T10:29:00Z" w16du:dateUtc="2025-08-07T09:29:00Z">
        <w:r w:rsidR="008A4A4B" w:rsidRPr="0062074F">
          <w:t xml:space="preserve">may be </w:t>
        </w:r>
      </w:ins>
      <w:del w:id="1493" w:author="jonathan pritchard" w:date="2025-08-07T10:29:00Z" w16du:dateUtc="2025-08-07T09:29:00Z">
        <w:r w:rsidRPr="0062074F" w:rsidDel="008A4A4B">
          <w:delText xml:space="preserve"> </w:delText>
        </w:r>
      </w:del>
      <w:r w:rsidRPr="0062074F">
        <w:t>accepted as complying with the</w:t>
      </w:r>
      <w:del w:id="1494" w:author="jonathan pritchard" w:date="2025-08-07T10:30:00Z" w16du:dateUtc="2025-08-07T09:30:00Z">
        <w:r w:rsidRPr="0062074F" w:rsidDel="008A4A4B">
          <w:delText xml:space="preserve"> up-to-date</w:delText>
        </w:r>
      </w:del>
      <w:r w:rsidRPr="0062074F">
        <w:t xml:space="preserv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 xml:space="preserve">and </w:t>
      </w:r>
      <w:r w:rsidR="00C0149A" w:rsidRPr="0062074F">
        <w:lastRenderedPageBreak/>
        <w:t xml:space="preserve">V/17 </w:t>
      </w:r>
      <w:r w:rsidRPr="0062074F">
        <w:t>of the 1974 SOLAS Convention amended in 2009. Electronic chart systems not meeting these ECDIS specifications of IHO and IMO</w:t>
      </w:r>
      <w:del w:id="1495" w:author="jonathan pritchard" w:date="2026-01-14T12:14:00Z" w16du:dateUtc="2026-01-14T12:14:00Z">
        <w:r w:rsidRPr="0062074F" w:rsidDel="00D8414F">
          <w:delText xml:space="preserve">, </w:delText>
        </w:r>
        <w:r w:rsidRPr="0062074F" w:rsidDel="00D8414F">
          <w:rPr>
            <w:strike/>
            <w:rPrChange w:id="1496" w:author="jonathan pritchard" w:date="2025-07-23T13:12:00Z" w16du:dateUtc="2025-07-23T12:12:00Z">
              <w:rPr/>
            </w:rPrChange>
          </w:rPr>
          <w:delText>or ECDIS using non-official data,</w:delText>
        </w:r>
      </w:del>
      <w:r w:rsidRPr="0062074F">
        <w:t xml:space="preserve"> are known as ECS (Electronic Chart Systems).</w:t>
      </w:r>
    </w:p>
    <w:p w14:paraId="1043F4CA" w14:textId="72D47004" w:rsidR="000F49BE" w:rsidRPr="0062074F" w:rsidRDefault="000F49BE" w:rsidP="00AE2737">
      <w:pPr>
        <w:pStyle w:val="ListParagraph"/>
        <w:numPr>
          <w:ilvl w:val="0"/>
          <w:numId w:val="37"/>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rsidP="00AE2737">
      <w:pPr>
        <w:pStyle w:val="ListParagraph"/>
        <w:numPr>
          <w:ilvl w:val="0"/>
          <w:numId w:val="37"/>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rsidP="00AE2737">
      <w:pPr>
        <w:pStyle w:val="ListParagraph"/>
        <w:numPr>
          <w:ilvl w:val="0"/>
          <w:numId w:val="37"/>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3179F570" w:rsidR="00F14ED1" w:rsidRPr="0062074F" w:rsidRDefault="00F14ED1" w:rsidP="00AE2737">
      <w:pPr>
        <w:pStyle w:val="ListParagraph"/>
        <w:numPr>
          <w:ilvl w:val="0"/>
          <w:numId w:val="37"/>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r w:rsidR="00CF6F82" w:rsidRPr="0062074F">
        <w:t>non official</w:t>
      </w:r>
      <w:r w:rsidRPr="0062074F">
        <w:t xml:space="preserve"> chart data, etc.) are applied to features by the display plane and drawing order assignments in individual portrayal catalogues.</w:t>
      </w:r>
      <w:del w:id="1497" w:author="jonathan pritchard" w:date="2026-01-14T12:14:00Z" w16du:dateUtc="2026-01-14T12:14:00Z">
        <w:r w:rsidRPr="0062074F" w:rsidDel="00D8414F">
          <w:delText xml:space="preserve"> </w:delText>
        </w:r>
        <w:r w:rsidRPr="0062074F" w:rsidDel="00D8414F">
          <w:rPr>
            <w:strike/>
            <w:rPrChange w:id="1498" w:author="jonathan pritchard" w:date="2025-08-07T10:39:00Z" w16du:dateUtc="2025-08-07T09:39:00Z">
              <w:rPr/>
            </w:rPrChange>
          </w:rPr>
          <w:delText>The drawing order may be modified if interoperability is activated.</w:delText>
        </w:r>
      </w:del>
    </w:p>
    <w:p w14:paraId="0CB22476" w14:textId="3C16871C" w:rsidR="00F14ED1" w:rsidRPr="0062074F" w:rsidRDefault="00F14ED1" w:rsidP="00AE2737">
      <w:pPr>
        <w:pStyle w:val="ListParagraph"/>
        <w:numPr>
          <w:ilvl w:val="0"/>
          <w:numId w:val="37"/>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rsidP="00AE2737">
      <w:pPr>
        <w:pStyle w:val="ListParagraph"/>
        <w:numPr>
          <w:ilvl w:val="0"/>
          <w:numId w:val="14"/>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rsidP="00AE2737">
      <w:pPr>
        <w:pStyle w:val="ListParagraph"/>
        <w:numPr>
          <w:ilvl w:val="0"/>
          <w:numId w:val="14"/>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rsidP="00AE2737">
      <w:pPr>
        <w:pStyle w:val="ListParagraph"/>
        <w:numPr>
          <w:ilvl w:val="0"/>
          <w:numId w:val="14"/>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rsidP="00AE2737">
      <w:pPr>
        <w:pStyle w:val="ListParagraph"/>
        <w:numPr>
          <w:ilvl w:val="0"/>
          <w:numId w:val="14"/>
        </w:numPr>
        <w:spacing w:after="60" w:line="240" w:lineRule="auto"/>
        <w:jc w:val="both"/>
      </w:pPr>
      <w:r w:rsidRPr="0062074F">
        <w:t>mariner's notes; additional local chart information; manufacturer's inf</w:t>
      </w:r>
      <w:r w:rsidR="00A82152" w:rsidRPr="0062074F">
        <w:t>ormation;</w:t>
      </w:r>
    </w:p>
    <w:p w14:paraId="41CA6983" w14:textId="75A9E43E" w:rsidR="00994DB8" w:rsidRPr="0062074F" w:rsidRDefault="00994DB8" w:rsidP="00AE2737">
      <w:pPr>
        <w:pStyle w:val="ListParagraph"/>
        <w:numPr>
          <w:ilvl w:val="0"/>
          <w:numId w:val="14"/>
        </w:numPr>
        <w:spacing w:after="60" w:line="240" w:lineRule="auto"/>
        <w:jc w:val="both"/>
      </w:pPr>
      <w:r w:rsidRPr="0062074F">
        <w:t>chartwork such as planned route; electronic bear</w:t>
      </w:r>
      <w:r w:rsidR="00A82152" w:rsidRPr="0062074F">
        <w:t>ing lines and range rings; etc.;</w:t>
      </w:r>
    </w:p>
    <w:p w14:paraId="01667619" w14:textId="3E7F4AAF" w:rsidR="003C366A" w:rsidRPr="0062074F" w:rsidRDefault="00994DB8" w:rsidP="00AE2737">
      <w:pPr>
        <w:pStyle w:val="ListParagraph"/>
        <w:numPr>
          <w:ilvl w:val="0"/>
          <w:numId w:val="14"/>
        </w:numPr>
        <w:spacing w:after="60" w:line="240" w:lineRule="auto"/>
        <w:jc w:val="both"/>
      </w:pPr>
      <w:r w:rsidRPr="0062074F">
        <w:t>own ship's position and velocity vector; ship's head and rate of turn;</w:t>
      </w:r>
      <w:r w:rsidR="003C366A" w:rsidRPr="0062074F">
        <w:t xml:space="preserve"> past track;</w:t>
      </w:r>
    </w:p>
    <w:p w14:paraId="3492452C" w14:textId="2E430851" w:rsidR="00994DB8" w:rsidRPr="0062074F" w:rsidRDefault="00994DB8" w:rsidP="00AE2737">
      <w:pPr>
        <w:pStyle w:val="ListParagraph"/>
        <w:numPr>
          <w:ilvl w:val="0"/>
          <w:numId w:val="14"/>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rsidP="00AE2737">
      <w:pPr>
        <w:pStyle w:val="ListParagraph"/>
        <w:numPr>
          <w:ilvl w:val="0"/>
          <w:numId w:val="14"/>
        </w:numPr>
        <w:spacing w:after="60" w:line="240" w:lineRule="auto"/>
        <w:jc w:val="both"/>
      </w:pPr>
      <w:r w:rsidRPr="0062074F">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rsidP="00AE2737">
      <w:pPr>
        <w:pStyle w:val="ListParagraph"/>
        <w:numPr>
          <w:ilvl w:val="0"/>
          <w:numId w:val="14"/>
        </w:numPr>
        <w:spacing w:after="60" w:line="240" w:lineRule="auto"/>
        <w:jc w:val="both"/>
      </w:pPr>
      <w:r w:rsidRPr="0062074F">
        <w:t>informati</w:t>
      </w:r>
      <w:r w:rsidR="00A82152" w:rsidRPr="0062074F">
        <w:t>on from radar and other sensors;</w:t>
      </w:r>
    </w:p>
    <w:p w14:paraId="01686D59" w14:textId="353B33E6" w:rsidR="00994DB8" w:rsidRPr="0062074F" w:rsidRDefault="00A82152" w:rsidP="00AE2737">
      <w:pPr>
        <w:pStyle w:val="ListParagraph"/>
        <w:numPr>
          <w:ilvl w:val="0"/>
          <w:numId w:val="14"/>
        </w:numPr>
        <w:spacing w:after="60" w:line="240" w:lineRule="auto"/>
        <w:jc w:val="both"/>
      </w:pPr>
      <w:r w:rsidRPr="0062074F">
        <w:t>information from AIS;</w:t>
      </w:r>
    </w:p>
    <w:p w14:paraId="1E37B1DF" w14:textId="7A66FE11" w:rsidR="00994DB8" w:rsidRPr="0062074F" w:rsidRDefault="00994DB8" w:rsidP="00AE2737">
      <w:pPr>
        <w:pStyle w:val="ListParagraph"/>
        <w:numPr>
          <w:ilvl w:val="0"/>
          <w:numId w:val="14"/>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rsidP="00AE2737">
      <w:pPr>
        <w:pStyle w:val="ListParagraph"/>
        <w:numPr>
          <w:ilvl w:val="0"/>
          <w:numId w:val="14"/>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rsidP="00AE2737">
      <w:pPr>
        <w:pStyle w:val="ListParagraph"/>
        <w:numPr>
          <w:ilvl w:val="0"/>
          <w:numId w:val="14"/>
        </w:numPr>
        <w:spacing w:after="60" w:line="240" w:lineRule="auto"/>
        <w:jc w:val="both"/>
      </w:pPr>
      <w:r w:rsidRPr="0062074F">
        <w:t>possibly, ice information;</w:t>
      </w:r>
    </w:p>
    <w:p w14:paraId="61B65682" w14:textId="6ED2594D" w:rsidR="00994DB8" w:rsidRPr="0062074F" w:rsidRDefault="00994DB8" w:rsidP="00AE2737">
      <w:pPr>
        <w:pStyle w:val="ListParagraph"/>
        <w:numPr>
          <w:ilvl w:val="0"/>
          <w:numId w:val="14"/>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rsidP="00AE2737">
      <w:pPr>
        <w:pStyle w:val="ListParagraph"/>
        <w:numPr>
          <w:ilvl w:val="0"/>
          <w:numId w:val="14"/>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rsidP="00AE2737">
      <w:pPr>
        <w:pStyle w:val="ListParagraph"/>
        <w:numPr>
          <w:ilvl w:val="0"/>
          <w:numId w:val="13"/>
        </w:numPr>
        <w:spacing w:after="60" w:line="240" w:lineRule="auto"/>
        <w:jc w:val="both"/>
      </w:pPr>
      <w:r w:rsidRPr="0062074F">
        <w:t>displaying/removing various types of chart and non-chart information,</w:t>
      </w:r>
    </w:p>
    <w:p w14:paraId="550C543A" w14:textId="341DD2B4" w:rsidR="00994DB8" w:rsidRPr="0062074F" w:rsidRDefault="00994DB8" w:rsidP="00AE2737">
      <w:pPr>
        <w:pStyle w:val="ListParagraph"/>
        <w:numPr>
          <w:ilvl w:val="0"/>
          <w:numId w:val="13"/>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rsidP="00AE2737">
      <w:pPr>
        <w:pStyle w:val="ListParagraph"/>
        <w:numPr>
          <w:ilvl w:val="0"/>
          <w:numId w:val="13"/>
        </w:numPr>
        <w:spacing w:after="60" w:line="240" w:lineRule="auto"/>
        <w:jc w:val="both"/>
      </w:pPr>
      <w:r w:rsidRPr="0062074F">
        <w:lastRenderedPageBreak/>
        <w:t>using cursor interrogation for further detail,</w:t>
      </w:r>
    </w:p>
    <w:p w14:paraId="3264647B" w14:textId="4FBBD54C" w:rsidR="00994DB8" w:rsidRPr="0062074F" w:rsidRDefault="00994DB8" w:rsidP="00AE2737">
      <w:pPr>
        <w:pStyle w:val="ListParagraph"/>
        <w:numPr>
          <w:ilvl w:val="0"/>
          <w:numId w:val="13"/>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rsidP="00AE2737">
      <w:pPr>
        <w:pStyle w:val="ListParagraph"/>
        <w:numPr>
          <w:ilvl w:val="0"/>
          <w:numId w:val="13"/>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rsidP="00AE2737">
      <w:pPr>
        <w:pStyle w:val="ListParagraph"/>
        <w:numPr>
          <w:ilvl w:val="0"/>
          <w:numId w:val="13"/>
        </w:numPr>
        <w:spacing w:after="60" w:line="240" w:lineRule="auto"/>
        <w:jc w:val="both"/>
      </w:pPr>
      <w:r w:rsidRPr="0062074F">
        <w:t>changing the scale or orientation of the display,</w:t>
      </w:r>
    </w:p>
    <w:p w14:paraId="38C23E67" w14:textId="031417D5" w:rsidR="00994DB8" w:rsidRPr="0062074F" w:rsidRDefault="00994DB8" w:rsidP="00AE2737">
      <w:pPr>
        <w:pStyle w:val="ListParagraph"/>
        <w:numPr>
          <w:ilvl w:val="0"/>
          <w:numId w:val="13"/>
        </w:numPr>
        <w:spacing w:after="60" w:line="240" w:lineRule="auto"/>
        <w:jc w:val="both"/>
      </w:pPr>
      <w:r w:rsidRPr="0062074F">
        <w:t>selecting true motion or relative motion,</w:t>
      </w:r>
    </w:p>
    <w:p w14:paraId="0EE0D5B4" w14:textId="0385D920" w:rsidR="00994DB8" w:rsidRPr="0062074F" w:rsidRDefault="00994DB8" w:rsidP="00AE2737">
      <w:pPr>
        <w:pStyle w:val="ListParagraph"/>
        <w:numPr>
          <w:ilvl w:val="0"/>
          <w:numId w:val="13"/>
        </w:numPr>
        <w:spacing w:after="60" w:line="240" w:lineRule="auto"/>
        <w:jc w:val="both"/>
      </w:pPr>
      <w:r w:rsidRPr="0062074F">
        <w:t>changing screen layout with windowed displays, text information in the margins, etc.,</w:t>
      </w:r>
    </w:p>
    <w:p w14:paraId="62731D86" w14:textId="606F17D5" w:rsidR="00994DB8" w:rsidRPr="0062074F" w:rsidRDefault="00994DB8" w:rsidP="00AE2737">
      <w:pPr>
        <w:pStyle w:val="ListParagraph"/>
        <w:numPr>
          <w:ilvl w:val="0"/>
          <w:numId w:val="13"/>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rsidP="00AE2737">
      <w:pPr>
        <w:pStyle w:val="ListParagraph"/>
        <w:numPr>
          <w:ilvl w:val="0"/>
          <w:numId w:val="13"/>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rsidP="00AE2737">
      <w:pPr>
        <w:pStyle w:val="ListParagraph"/>
        <w:numPr>
          <w:ilvl w:val="0"/>
          <w:numId w:val="13"/>
        </w:numPr>
        <w:spacing w:after="60" w:line="240" w:lineRule="auto"/>
        <w:jc w:val="both"/>
      </w:pPr>
      <w:r w:rsidRPr="0062074F">
        <w:t>possibly, a diagrammatic representation of a computer evaluation of grounding danger,</w:t>
      </w:r>
    </w:p>
    <w:p w14:paraId="2C896B77" w14:textId="2D3EDD58" w:rsidR="00994DB8" w:rsidRPr="0062074F" w:rsidRDefault="00994DB8" w:rsidP="00AE2737">
      <w:pPr>
        <w:pStyle w:val="ListParagraph"/>
        <w:numPr>
          <w:ilvl w:val="0"/>
          <w:numId w:val="13"/>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1499" w:name="_Toc219458180"/>
      <w:r w:rsidRPr="0062074F">
        <w:t>Depth Related Functionality</w:t>
      </w:r>
      <w:bookmarkEnd w:id="1499"/>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1500" w:name="_Toc219458181"/>
      <w:r w:rsidRPr="0062074F">
        <w:t>I</w:t>
      </w:r>
      <w:r w:rsidR="000F49BE" w:rsidRPr="0062074F">
        <w:t>ntegrated Navigation System (INS)</w:t>
      </w:r>
      <w:r w:rsidR="004C242A" w:rsidRPr="0062074F">
        <w:t xml:space="preserve"> concept, limitations and challenges</w:t>
      </w:r>
      <w:bookmarkEnd w:id="1500"/>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t>The considerations related to portrayal</w:t>
      </w:r>
      <w:r w:rsidR="00B252DF" w:rsidRPr="0062074F">
        <w:t xml:space="preserve"> that are in addition to the requirements already embedded in the INS standards </w:t>
      </w:r>
      <w:r w:rsidRPr="0062074F">
        <w:t>are outlined below:</w:t>
      </w:r>
    </w:p>
    <w:p w14:paraId="0F973999" w14:textId="28FA0DB9" w:rsidR="008555ED" w:rsidRPr="0062074F" w:rsidRDefault="00596C8A" w:rsidP="00AE2737">
      <w:pPr>
        <w:pStyle w:val="ListParagraph"/>
        <w:numPr>
          <w:ilvl w:val="0"/>
          <w:numId w:val="11"/>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MSC </w:t>
      </w:r>
      <w:r w:rsidR="00F00C10" w:rsidRPr="0062074F">
        <w:t>530(106)</w:t>
      </w:r>
      <w:r w:rsidR="002C5B24" w:rsidRPr="0062074F">
        <w:t>. This means that</w:t>
      </w:r>
      <w:r w:rsidR="001861CA" w:rsidRPr="0062074F">
        <w:t xml:space="preserve"> </w:t>
      </w:r>
      <w:r w:rsidR="00616CF7" w:rsidRPr="0062074F">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rsidP="00AE2737">
      <w:pPr>
        <w:pStyle w:val="ListParagraph"/>
        <w:numPr>
          <w:ilvl w:val="0"/>
          <w:numId w:val="11"/>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1501" w:name="_Toc38936212"/>
      <w:bookmarkStart w:id="1502" w:name="_Toc40990404"/>
      <w:bookmarkStart w:id="1503" w:name="_Toc41235015"/>
      <w:bookmarkStart w:id="1504" w:name="_Toc41235059"/>
      <w:bookmarkStart w:id="1505" w:name="_Toc38936213"/>
      <w:bookmarkStart w:id="1506" w:name="_Toc40990405"/>
      <w:bookmarkStart w:id="1507" w:name="_Toc41235016"/>
      <w:bookmarkStart w:id="1508" w:name="_Toc41235060"/>
      <w:bookmarkStart w:id="1509" w:name="_Toc219458182"/>
      <w:bookmarkEnd w:id="1501"/>
      <w:bookmarkEnd w:id="1502"/>
      <w:bookmarkEnd w:id="1503"/>
      <w:bookmarkEnd w:id="1504"/>
      <w:bookmarkEnd w:id="1505"/>
      <w:bookmarkEnd w:id="1506"/>
      <w:bookmarkEnd w:id="1507"/>
      <w:bookmarkEnd w:id="1508"/>
      <w:r w:rsidRPr="0062074F">
        <w:lastRenderedPageBreak/>
        <w:t>User Interface Design</w:t>
      </w:r>
      <w:bookmarkEnd w:id="1509"/>
    </w:p>
    <w:p w14:paraId="5681FAC0" w14:textId="00D054DE" w:rsidR="00793684" w:rsidRPr="0062074F" w:rsidRDefault="00793684" w:rsidP="00DB7CFE">
      <w:pPr>
        <w:pStyle w:val="Heading2"/>
      </w:pPr>
      <w:bookmarkStart w:id="1510" w:name="_Toc219458183"/>
      <w:r w:rsidRPr="0062074F">
        <w:t>General principles</w:t>
      </w:r>
      <w:bookmarkEnd w:id="1510"/>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ins w:id="1511" w:author="jonathan pritchard" w:date="2026-01-13T15:54:00Z" w16du:dateUtc="2026-01-13T15:54:00Z">
        <w:r w:rsidR="00172E40" w:rsidRPr="0062074F">
          <w:t xml:space="preserve"> </w:t>
        </w:r>
      </w:ins>
      <w:ins w:id="1512" w:author="jonathan pritchard" w:date="2026-01-13T15:55:00Z" w16du:dateUtc="2026-01-13T15:55:00Z">
        <w:r w:rsidR="00172E40" w:rsidRPr="0062074F">
          <w:t>IMO Resolution MSC.191(79), as amended by MSC.466(101), provides mandatory requirements for presentation of navigation-related information on shipborne navigational displays that are applicable to ECDIS and INS, including references to IMO MSC.1/Circ.1609.</w:t>
        </w:r>
      </w:ins>
    </w:p>
    <w:p w14:paraId="5F1E6A0A" w14:textId="5F0E85A1" w:rsidR="00E12CDB" w:rsidRPr="0062074F" w:rsidRDefault="000D6C8D" w:rsidP="00F2390C">
      <w:pPr>
        <w:pStyle w:val="Heading1"/>
      </w:pPr>
      <w:bookmarkStart w:id="1513" w:name="_Toc47708006"/>
      <w:bookmarkStart w:id="1514" w:name="_Ref188951485"/>
      <w:bookmarkStart w:id="1515" w:name="_Toc219458184"/>
      <w:bookmarkEnd w:id="1513"/>
      <w:r w:rsidRPr="0062074F">
        <w:t>Data</w:t>
      </w:r>
      <w:r w:rsidR="00E12CDB" w:rsidRPr="0062074F">
        <w:t xml:space="preserve"> </w:t>
      </w:r>
      <w:r w:rsidRPr="0062074F">
        <w:t>L</w:t>
      </w:r>
      <w:r w:rsidR="00E12CDB" w:rsidRPr="0062074F">
        <w:t>ayers</w:t>
      </w:r>
      <w:bookmarkEnd w:id="1514"/>
      <w:bookmarkEnd w:id="1515"/>
    </w:p>
    <w:p w14:paraId="77DB75E3" w14:textId="39CA3488" w:rsidR="00D60E7E" w:rsidRPr="0062074F" w:rsidRDefault="00B55D04" w:rsidP="00DB7CFE">
      <w:pPr>
        <w:pStyle w:val="Heading2"/>
      </w:pPr>
      <w:bookmarkStart w:id="1516" w:name="_Toc175130107"/>
      <w:bookmarkStart w:id="1517" w:name="_Toc178784314"/>
      <w:bookmarkStart w:id="1518" w:name="_Ref45143574"/>
      <w:bookmarkStart w:id="1519" w:name="_Toc219458185"/>
      <w:bookmarkEnd w:id="1516"/>
      <w:bookmarkEnd w:id="1517"/>
      <w:r w:rsidRPr="0062074F">
        <w:t>D</w:t>
      </w:r>
      <w:r w:rsidR="00960834" w:rsidRPr="0062074F">
        <w:t xml:space="preserve">ata </w:t>
      </w:r>
      <w:r w:rsidR="008549AF" w:rsidRPr="0062074F">
        <w:t>products and information layers</w:t>
      </w:r>
      <w:bookmarkEnd w:id="1518"/>
      <w:bookmarkEnd w:id="1519"/>
    </w:p>
    <w:p w14:paraId="130C22D9" w14:textId="0D0BF85D" w:rsidR="00B55D04" w:rsidRPr="0062074F" w:rsidRDefault="00B55D04" w:rsidP="00F2390C">
      <w:pPr>
        <w:pStyle w:val="Heading3"/>
      </w:pPr>
      <w:bookmarkStart w:id="1520" w:name="_Ref45055302"/>
      <w:bookmarkStart w:id="1521" w:name="_Ref45211567"/>
      <w:bookmarkStart w:id="1522" w:name="_Toc219458186"/>
      <w:r w:rsidRPr="0062074F">
        <w:t>Basic product</w:t>
      </w:r>
      <w:r w:rsidR="00FD4A8D" w:rsidRPr="0062074F">
        <w:t xml:space="preserve"> specifications</w:t>
      </w:r>
      <w:r w:rsidRPr="0062074F">
        <w:t xml:space="preserve"> and layers</w:t>
      </w:r>
      <w:bookmarkEnd w:id="1520"/>
      <w:bookmarkEnd w:id="1521"/>
      <w:bookmarkEnd w:id="1522"/>
    </w:p>
    <w:p w14:paraId="431C6DD0" w14:textId="661D0805" w:rsidR="0083356D" w:rsidRPr="0062074F" w:rsidRDefault="00C8199B" w:rsidP="00AA0332">
      <w:pPr>
        <w:spacing w:after="60" w:line="240" w:lineRule="auto"/>
        <w:jc w:val="both"/>
      </w:pPr>
      <w:r w:rsidRPr="0062074F">
        <w:t xml:space="preserve">Navigation displays such as the ECDIS main screen </w:t>
      </w:r>
      <w:r w:rsidR="00960834" w:rsidRPr="0062074F">
        <w:rPr>
          <w:b/>
          <w:bCs/>
        </w:rPr>
        <w:t>must</w:t>
      </w:r>
      <w:r w:rsidRPr="0062074F">
        <w:rPr>
          <w:b/>
          <w:bCs/>
        </w:rPr>
        <w:t xml:space="preserve"> </w:t>
      </w:r>
      <w:r w:rsidR="00960834" w:rsidRPr="0062074F">
        <w:t>be able to</w:t>
      </w:r>
      <w:r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Pr="0062074F">
        <w:t xml:space="preserve">the following data </w:t>
      </w:r>
      <w:r w:rsidR="002D6394" w:rsidRPr="0062074F">
        <w:t>products</w:t>
      </w:r>
      <w:r w:rsidRPr="0062074F">
        <w:t>:</w:t>
      </w:r>
    </w:p>
    <w:p w14:paraId="2530DFEE" w14:textId="3E44C088" w:rsidR="00A07CCD" w:rsidRPr="0062074F" w:rsidRDefault="00C8199B" w:rsidP="00FD4A8D">
      <w:pPr>
        <w:pStyle w:val="ListParagraph"/>
        <w:numPr>
          <w:ilvl w:val="0"/>
          <w:numId w:val="16"/>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rsidP="00AE2737">
      <w:pPr>
        <w:pStyle w:val="ListParagraph"/>
        <w:numPr>
          <w:ilvl w:val="0"/>
          <w:numId w:val="16"/>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rsidP="00AE2737">
      <w:pPr>
        <w:pStyle w:val="ListParagraph"/>
        <w:numPr>
          <w:ilvl w:val="0"/>
          <w:numId w:val="16"/>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127F38A3" w:rsidR="00656888" w:rsidRPr="0062074F" w:rsidRDefault="00656888" w:rsidP="00AE2737">
      <w:pPr>
        <w:pStyle w:val="ListParagraph"/>
        <w:numPr>
          <w:ilvl w:val="0"/>
          <w:numId w:val="16"/>
        </w:numPr>
        <w:spacing w:after="60" w:line="240" w:lineRule="auto"/>
        <w:jc w:val="both"/>
        <w:rPr>
          <w:ins w:id="1523" w:author="jon pritchard" w:date="2025-09-17T14:26:00Z" w16du:dateUtc="2025-09-17T12:26:00Z"/>
        </w:rPr>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(Section 13.1 and Appendix G)</w:t>
      </w:r>
      <w:r w:rsidR="000F2A6A" w:rsidRPr="0062074F">
        <w:t>;</w:t>
      </w:r>
    </w:p>
    <w:p w14:paraId="3568225C" w14:textId="77777777" w:rsidR="0007559B" w:rsidRPr="0062074F" w:rsidRDefault="0007559B" w:rsidP="0007559B">
      <w:pPr>
        <w:pStyle w:val="ListParagraph"/>
        <w:numPr>
          <w:ilvl w:val="0"/>
          <w:numId w:val="16"/>
        </w:numPr>
        <w:spacing w:after="60" w:line="240" w:lineRule="auto"/>
        <w:jc w:val="both"/>
        <w:rPr>
          <w:ins w:id="1524" w:author="jon pritchard" w:date="2025-09-17T14:26:00Z" w16du:dateUtc="2025-09-17T12:26:00Z"/>
        </w:rPr>
      </w:pPr>
      <w:ins w:id="1525" w:author="jon pritchard" w:date="2025-09-17T14:26:00Z" w16du:dateUtc="2025-09-17T12:26:00Z">
        <w:r w:rsidRPr="0062074F">
          <w:t>S-122 Marine Protected Areas;</w:t>
        </w:r>
      </w:ins>
    </w:p>
    <w:p w14:paraId="76FAE475" w14:textId="77777777" w:rsidR="0007559B" w:rsidRPr="0062074F" w:rsidRDefault="0007559B" w:rsidP="0007559B">
      <w:pPr>
        <w:pStyle w:val="ListParagraph"/>
        <w:numPr>
          <w:ilvl w:val="0"/>
          <w:numId w:val="16"/>
        </w:numPr>
        <w:spacing w:after="60" w:line="240" w:lineRule="auto"/>
        <w:jc w:val="both"/>
        <w:rPr>
          <w:ins w:id="1526" w:author="jon pritchard" w:date="2025-09-17T14:26:00Z" w16du:dateUtc="2025-09-17T12:26:00Z"/>
        </w:rPr>
      </w:pPr>
      <w:ins w:id="1527" w:author="jon pritchard" w:date="2025-09-17T14:26:00Z" w16du:dateUtc="2025-09-17T12:26:00Z">
        <w:r w:rsidRPr="0062074F">
          <w:t>S-123 Marine Radio Services;</w:t>
        </w:r>
      </w:ins>
    </w:p>
    <w:p w14:paraId="3CD1F3BF" w14:textId="77777777" w:rsidR="0007559B" w:rsidRPr="0062074F" w:rsidRDefault="0007559B" w:rsidP="0007559B">
      <w:pPr>
        <w:pStyle w:val="ListParagraph"/>
        <w:numPr>
          <w:ilvl w:val="0"/>
          <w:numId w:val="16"/>
        </w:numPr>
        <w:spacing w:after="60" w:line="240" w:lineRule="auto"/>
        <w:jc w:val="both"/>
        <w:rPr>
          <w:ins w:id="1528" w:author="jon pritchard" w:date="2025-09-17T14:26:00Z" w16du:dateUtc="2025-09-17T12:26:00Z"/>
        </w:rPr>
      </w:pPr>
      <w:ins w:id="1529" w:author="jon pritchard" w:date="2025-09-17T14:26:00Z" w16du:dateUtc="2025-09-17T12:26:00Z">
        <w:r w:rsidRPr="0062074F">
          <w:t>S-127 Marine Traffic Management;</w:t>
        </w:r>
      </w:ins>
    </w:p>
    <w:p w14:paraId="5DCDCA66" w14:textId="12B3423A" w:rsidR="0007559B" w:rsidRPr="0062074F" w:rsidRDefault="0007559B" w:rsidP="0007559B">
      <w:pPr>
        <w:pStyle w:val="ListParagraph"/>
        <w:numPr>
          <w:ilvl w:val="0"/>
          <w:numId w:val="16"/>
        </w:numPr>
        <w:spacing w:after="60" w:line="240" w:lineRule="auto"/>
        <w:jc w:val="both"/>
      </w:pPr>
      <w:ins w:id="1530" w:author="jon pritchard" w:date="2025-09-17T14:26:00Z" w16du:dateUtc="2025-09-17T12:26:00Z">
        <w:r w:rsidRPr="0062074F">
          <w:t>S-131 Marine Harbour Infrastructure;</w:t>
        </w:r>
      </w:ins>
    </w:p>
    <w:p w14:paraId="1802341C" w14:textId="61CD0E84" w:rsidR="001A3D58" w:rsidRPr="0062074F" w:rsidRDefault="000F2A6A" w:rsidP="00AE2737">
      <w:pPr>
        <w:pStyle w:val="ListParagraph"/>
        <w:numPr>
          <w:ilvl w:val="0"/>
          <w:numId w:val="16"/>
        </w:numPr>
        <w:spacing w:after="60" w:line="240" w:lineRule="auto"/>
        <w:jc w:val="both"/>
      </w:pPr>
      <w:r w:rsidRPr="0062074F">
        <w:t>S-124 Navigational Warnings</w:t>
      </w:r>
      <w:r w:rsidR="00C470C5" w:rsidRPr="0062074F">
        <w:t>, additional requirements also apply (Section 12.12 )</w:t>
      </w:r>
      <w:r w:rsidRPr="0062074F">
        <w:t>;</w:t>
      </w:r>
    </w:p>
    <w:p w14:paraId="43BE239C" w14:textId="02C989FA" w:rsidR="00AD2F07" w:rsidRPr="0062074F" w:rsidRDefault="00AD2F07" w:rsidP="00AD2F07">
      <w:pPr>
        <w:pStyle w:val="ListParagraph"/>
        <w:numPr>
          <w:ilvl w:val="0"/>
          <w:numId w:val="16"/>
        </w:numPr>
        <w:spacing w:after="120" w:line="240" w:lineRule="auto"/>
        <w:jc w:val="both"/>
      </w:pPr>
      <w:r w:rsidRPr="0062074F">
        <w:t>S-128 Catalogue of Nautical Products</w:t>
      </w:r>
      <w:r w:rsidR="00C470C5" w:rsidRPr="0062074F">
        <w:t>, only with</w:t>
      </w:r>
      <w:r w:rsidR="006779F8" w:rsidRPr="0062074F">
        <w:t>in</w:t>
      </w:r>
      <w:r w:rsidR="00C470C5" w:rsidRPr="0062074F">
        <w:t xml:space="preserve"> Update Status Reports</w:t>
      </w:r>
      <w:r w:rsidR="006779F8" w:rsidRPr="0062074F">
        <w:t xml:space="preserve"> (Appendix C)</w:t>
      </w:r>
      <w:r w:rsidR="00C470C5" w:rsidRPr="0062074F">
        <w:t xml:space="preserve"> and graphical indexes</w:t>
      </w:r>
      <w:r w:rsidR="006779F8" w:rsidRPr="0062074F">
        <w:t xml:space="preserve"> (Section 12.4)</w:t>
      </w:r>
    </w:p>
    <w:p w14:paraId="521B8F4A" w14:textId="3EBD8187" w:rsidR="00C470C5" w:rsidRPr="0062074F" w:rsidRDefault="000F2A6A" w:rsidP="00C470C5">
      <w:pPr>
        <w:pStyle w:val="ListParagraph"/>
        <w:numPr>
          <w:ilvl w:val="0"/>
          <w:numId w:val="16"/>
        </w:numPr>
        <w:spacing w:after="60" w:line="240" w:lineRule="auto"/>
        <w:jc w:val="both"/>
      </w:pPr>
      <w:r w:rsidRPr="0062074F">
        <w:t>S-129 Under</w:t>
      </w:r>
      <w:r w:rsidR="002128CD" w:rsidRPr="0062074F">
        <w:t xml:space="preserve"> </w:t>
      </w:r>
      <w:r w:rsidR="008972A2" w:rsidRPr="0062074F">
        <w:t>K</w:t>
      </w:r>
      <w:r w:rsidRPr="0062074F">
        <w:t>eel Clearance</w:t>
      </w:r>
      <w:r w:rsidR="008972A2" w:rsidRPr="0062074F">
        <w:t xml:space="preserve"> Management</w:t>
      </w:r>
      <w:r w:rsidRPr="0062074F">
        <w:t>;</w:t>
      </w:r>
    </w:p>
    <w:p w14:paraId="4795731A" w14:textId="77777777" w:rsidR="00C470C5" w:rsidRPr="0062074F" w:rsidRDefault="00C470C5" w:rsidP="00C470C5">
      <w:pPr>
        <w:spacing w:after="60" w:line="240" w:lineRule="auto"/>
        <w:jc w:val="both"/>
      </w:pPr>
    </w:p>
    <w:p w14:paraId="0BF1C0C1" w14:textId="697C2F68" w:rsidR="00C470C5" w:rsidRPr="0062074F" w:rsidRDefault="00725AA2" w:rsidP="00530F27">
      <w:pPr>
        <w:spacing w:after="120" w:line="240" w:lineRule="auto"/>
        <w:jc w:val="both"/>
      </w:pPr>
      <w:bookmarkStart w:id="1531" w:name="_Hlk211515122"/>
      <w:r w:rsidRPr="0062074F">
        <w:t>T</w:t>
      </w:r>
      <w:r w:rsidR="00C470C5" w:rsidRPr="0062074F">
        <w:t>he ENC layer</w:t>
      </w:r>
      <w:ins w:id="1532" w:author="jonathan pritchard" w:date="2025-09-09T14:42:00Z" w16du:dateUtc="2025-09-09T13:42:00Z">
        <w:r w:rsidR="00E95FE3" w:rsidRPr="0062074F">
          <w:t xml:space="preserve"> (S-101 and S-57)</w:t>
        </w:r>
      </w:ins>
      <w:r w:rsidRPr="0062074F">
        <w:t xml:space="preserve"> </w:t>
      </w:r>
      <w:r w:rsidR="00C470C5" w:rsidRPr="0062074F">
        <w:t>must be permanently on</w:t>
      </w:r>
      <w:r w:rsidRPr="0062074F">
        <w:t>. T</w:t>
      </w:r>
      <w:r w:rsidR="00C470C5" w:rsidRPr="0062074F">
        <w:t>he mariner must be able to switch the graphical display</w:t>
      </w:r>
      <w:ins w:id="1533" w:author="jonathan pritchard" w:date="2026-01-07T15:43:00Z" w16du:dateUtc="2026-01-07T15:43:00Z">
        <w:r w:rsidR="00C304F0" w:rsidRPr="0062074F">
          <w:t xml:space="preserve"> and </w:t>
        </w:r>
      </w:ins>
      <w:ins w:id="1534" w:author="jonathan pritchard" w:date="2026-01-08T09:21:00Z" w16du:dateUtc="2026-01-08T09:21:00Z">
        <w:r w:rsidR="0036733B" w:rsidRPr="0062074F">
          <w:t>processing</w:t>
        </w:r>
      </w:ins>
      <w:ins w:id="1535" w:author="jonathan pritchard" w:date="2026-01-07T15:44:00Z" w16du:dateUtc="2026-01-07T15:44:00Z">
        <w:r w:rsidR="00C304F0" w:rsidRPr="0062074F">
          <w:rPr>
            <w:rStyle w:val="FootnoteReference"/>
          </w:rPr>
          <w:footnoteReference w:id="2"/>
        </w:r>
      </w:ins>
      <w:r w:rsidR="00C470C5" w:rsidRPr="0062074F">
        <w:t xml:space="preserve"> of </w:t>
      </w:r>
      <w:bookmarkEnd w:id="1531"/>
      <w:r w:rsidR="003C0506" w:rsidRPr="0062074F">
        <w:t xml:space="preserve">S-111, </w:t>
      </w:r>
      <w:ins w:id="1538" w:author="jon pritchard" w:date="2025-09-17T14:27:00Z" w16du:dateUtc="2025-09-17T12:27:00Z">
        <w:r w:rsidR="0007559B" w:rsidRPr="0062074F">
          <w:t xml:space="preserve">S-122, S-123, S-127, S-131, </w:t>
        </w:r>
      </w:ins>
      <w:r w:rsidR="003C0506" w:rsidRPr="0062074F">
        <w:t>S-124,</w:t>
      </w:r>
      <w:ins w:id="1539" w:author="jon pritchard" w:date="2025-09-17T14:27:00Z" w16du:dateUtc="2025-09-17T12:27:00Z">
        <w:r w:rsidR="0007559B" w:rsidRPr="0062074F">
          <w:t xml:space="preserve"> and</w:t>
        </w:r>
      </w:ins>
      <w:r w:rsidR="003C0506" w:rsidRPr="0062074F">
        <w:t xml:space="preserve"> S-129</w:t>
      </w:r>
      <w:r w:rsidR="00C470C5" w:rsidRPr="0062074F">
        <w:t xml:space="preserve"> on and off. </w:t>
      </w:r>
      <w:r w:rsidR="00E4615A" w:rsidRPr="0062074F">
        <w:t xml:space="preserve">Graphical display of S-101 is defined in Appendix E. Additional requirements for the graphical display of S-111, </w:t>
      </w:r>
      <w:ins w:id="1540" w:author="jon pritchard" w:date="2025-09-17T14:27:00Z" w16du:dateUtc="2025-09-17T12:27:00Z">
        <w:r w:rsidR="0007559B" w:rsidRPr="0062074F">
          <w:t xml:space="preserve">S-122, S-123, S-127, S-131, </w:t>
        </w:r>
      </w:ins>
      <w:r w:rsidR="00E4615A" w:rsidRPr="0062074F">
        <w:t>S-124 and S-129 are contained in 12.2.</w:t>
      </w:r>
    </w:p>
    <w:p w14:paraId="09D5B609" w14:textId="5BF0EFA9" w:rsidR="008C35BD" w:rsidRPr="0062074F" w:rsidRDefault="008C35BD" w:rsidP="00530F27">
      <w:pPr>
        <w:pStyle w:val="Heading3"/>
      </w:pPr>
      <w:bookmarkStart w:id="1541" w:name="_Toc219458187"/>
      <w:r w:rsidRPr="0062074F">
        <w:t>Projected Data</w:t>
      </w:r>
      <w:bookmarkEnd w:id="1541"/>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1542" w:name="_Ref45055480"/>
      <w:bookmarkStart w:id="1543" w:name="_Ref45211570"/>
      <w:bookmarkStart w:id="1544" w:name="_Toc219458188"/>
      <w:r w:rsidRPr="0062074F">
        <w:t xml:space="preserve">Other </w:t>
      </w:r>
      <w:r w:rsidR="008549AF" w:rsidRPr="0062074F">
        <w:t>data products</w:t>
      </w:r>
      <w:bookmarkEnd w:id="1542"/>
      <w:bookmarkEnd w:id="1543"/>
      <w:bookmarkEnd w:id="1544"/>
    </w:p>
    <w:p w14:paraId="3209FFF3" w14:textId="490F02AE" w:rsidR="001A3D58" w:rsidRPr="0062074F" w:rsidRDefault="00796161" w:rsidP="00AA0332">
      <w:pPr>
        <w:spacing w:after="60" w:line="240" w:lineRule="auto"/>
        <w:jc w:val="both"/>
      </w:pPr>
      <w:r w:rsidRPr="0062074F">
        <w:t xml:space="preserve">The intention is that in future editions of this document, when operational product specifications are published by IHO,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p>
    <w:p w14:paraId="638A72EC" w14:textId="6FBF29AE" w:rsidR="00A4729C" w:rsidRPr="0062074F" w:rsidDel="00D8414F" w:rsidRDefault="00A4729C" w:rsidP="00AE2737">
      <w:pPr>
        <w:pStyle w:val="ListParagraph"/>
        <w:numPr>
          <w:ilvl w:val="0"/>
          <w:numId w:val="17"/>
        </w:numPr>
        <w:spacing w:after="60" w:line="240" w:lineRule="auto"/>
        <w:jc w:val="both"/>
        <w:rPr>
          <w:del w:id="1545" w:author="jonathan pritchard" w:date="2026-01-14T12:13:00Z" w16du:dateUtc="2026-01-14T12:13:00Z"/>
          <w:strike/>
          <w:rPrChange w:id="1546" w:author="jon pritchard" w:date="2025-09-17T14:28:00Z" w16du:dateUtc="2025-09-17T12:28:00Z">
            <w:rPr>
              <w:del w:id="1547" w:author="jonathan pritchard" w:date="2026-01-14T12:13:00Z" w16du:dateUtc="2026-01-14T12:13:00Z"/>
            </w:rPr>
          </w:rPrChange>
        </w:rPr>
      </w:pPr>
      <w:del w:id="1548" w:author="jonathan pritchard" w:date="2026-01-14T12:13:00Z" w16du:dateUtc="2026-01-14T12:13:00Z">
        <w:r w:rsidRPr="0062074F" w:rsidDel="00D8414F">
          <w:rPr>
            <w:strike/>
            <w:rPrChange w:id="1549" w:author="jon pritchard" w:date="2025-09-17T14:28:00Z" w16du:dateUtc="2025-09-17T12:28:00Z">
              <w:rPr/>
            </w:rPrChange>
          </w:rPr>
          <w:delText>S-122 Marine Protected Areas</w:delText>
        </w:r>
        <w:r w:rsidR="000F2A6A" w:rsidRPr="0062074F" w:rsidDel="00D8414F">
          <w:rPr>
            <w:strike/>
            <w:rPrChange w:id="1550" w:author="jon pritchard" w:date="2025-09-17T14:28:00Z" w16du:dateUtc="2025-09-17T12:28:00Z">
              <w:rPr/>
            </w:rPrChange>
          </w:rPr>
          <w:delText>;</w:delText>
        </w:r>
      </w:del>
    </w:p>
    <w:p w14:paraId="08C77765" w14:textId="66ADD406" w:rsidR="00497BDA" w:rsidRPr="0062074F" w:rsidDel="00D8414F" w:rsidRDefault="00A4729C" w:rsidP="00AE2737">
      <w:pPr>
        <w:pStyle w:val="ListParagraph"/>
        <w:numPr>
          <w:ilvl w:val="0"/>
          <w:numId w:val="17"/>
        </w:numPr>
        <w:spacing w:after="60" w:line="240" w:lineRule="auto"/>
        <w:jc w:val="both"/>
        <w:rPr>
          <w:del w:id="1551" w:author="jonathan pritchard" w:date="2026-01-14T12:13:00Z" w16du:dateUtc="2026-01-14T12:13:00Z"/>
          <w:strike/>
          <w:rPrChange w:id="1552" w:author="jon pritchard" w:date="2025-09-17T14:28:00Z" w16du:dateUtc="2025-09-17T12:28:00Z">
            <w:rPr>
              <w:del w:id="1553" w:author="jonathan pritchard" w:date="2026-01-14T12:13:00Z" w16du:dateUtc="2026-01-14T12:13:00Z"/>
            </w:rPr>
          </w:rPrChange>
        </w:rPr>
      </w:pPr>
      <w:del w:id="1554" w:author="jonathan pritchard" w:date="2026-01-14T12:13:00Z" w16du:dateUtc="2026-01-14T12:13:00Z">
        <w:r w:rsidRPr="0062074F" w:rsidDel="00D8414F">
          <w:rPr>
            <w:strike/>
            <w:rPrChange w:id="1555" w:author="jon pritchard" w:date="2025-09-17T14:28:00Z" w16du:dateUtc="2025-09-17T12:28:00Z">
              <w:rPr/>
            </w:rPrChange>
          </w:rPr>
          <w:delText xml:space="preserve">S-123 </w:delText>
        </w:r>
        <w:r w:rsidR="000F2A6A" w:rsidRPr="0062074F" w:rsidDel="00D8414F">
          <w:rPr>
            <w:strike/>
            <w:rPrChange w:id="1556" w:author="jon pritchard" w:date="2025-09-17T14:28:00Z" w16du:dateUtc="2025-09-17T12:28:00Z">
              <w:rPr/>
            </w:rPrChange>
          </w:rPr>
          <w:delText>Marine Radio Services;</w:delText>
        </w:r>
      </w:del>
    </w:p>
    <w:p w14:paraId="45AD7D6E" w14:textId="03A86F15" w:rsidR="007D45C3" w:rsidRPr="0062074F" w:rsidRDefault="007D45C3" w:rsidP="00AE2737">
      <w:pPr>
        <w:pStyle w:val="ListParagraph"/>
        <w:numPr>
          <w:ilvl w:val="0"/>
          <w:numId w:val="17"/>
        </w:numPr>
        <w:spacing w:after="60" w:line="240" w:lineRule="auto"/>
        <w:jc w:val="both"/>
      </w:pPr>
      <w:r w:rsidRPr="0062074F">
        <w:t>S-125</w:t>
      </w:r>
      <w:r w:rsidR="002D6394" w:rsidRPr="0062074F">
        <w:t xml:space="preserve"> </w:t>
      </w:r>
      <w:r w:rsidR="00776736" w:rsidRPr="0062074F">
        <w:t>Marine Aids to Navigation</w:t>
      </w:r>
      <w:r w:rsidR="002128CD" w:rsidRPr="0062074F">
        <w:t>;</w:t>
      </w:r>
    </w:p>
    <w:p w14:paraId="1E591681" w14:textId="3ED8E51B" w:rsidR="005A185A" w:rsidRPr="0062074F" w:rsidDel="00D8414F" w:rsidRDefault="000F2A6A" w:rsidP="00AE2737">
      <w:pPr>
        <w:pStyle w:val="ListParagraph"/>
        <w:numPr>
          <w:ilvl w:val="0"/>
          <w:numId w:val="17"/>
        </w:numPr>
        <w:spacing w:after="60" w:line="240" w:lineRule="auto"/>
        <w:jc w:val="both"/>
        <w:rPr>
          <w:del w:id="1557" w:author="jonathan pritchard" w:date="2026-01-14T12:13:00Z" w16du:dateUtc="2026-01-14T12:13:00Z"/>
          <w:strike/>
          <w:rPrChange w:id="1558" w:author="jon pritchard" w:date="2025-09-17T14:28:00Z" w16du:dateUtc="2025-09-17T12:28:00Z">
            <w:rPr>
              <w:del w:id="1559" w:author="jonathan pritchard" w:date="2026-01-14T12:13:00Z" w16du:dateUtc="2026-01-14T12:13:00Z"/>
            </w:rPr>
          </w:rPrChange>
        </w:rPr>
      </w:pPr>
      <w:del w:id="1560" w:author="jonathan pritchard" w:date="2026-01-14T12:13:00Z" w16du:dateUtc="2026-01-14T12:13:00Z">
        <w:r w:rsidRPr="0062074F" w:rsidDel="00D8414F">
          <w:rPr>
            <w:strike/>
            <w:rPrChange w:id="1561" w:author="jon pritchard" w:date="2025-09-17T14:28:00Z" w16du:dateUtc="2025-09-17T12:28:00Z">
              <w:rPr/>
            </w:rPrChange>
          </w:rPr>
          <w:lastRenderedPageBreak/>
          <w:delText>S-127 Marine Traffic Management;</w:delText>
        </w:r>
      </w:del>
    </w:p>
    <w:p w14:paraId="4FD66DDE" w14:textId="1467AC5A" w:rsidR="007D45C3" w:rsidRPr="0062074F" w:rsidDel="00D8414F" w:rsidRDefault="007D45C3" w:rsidP="00AE2737">
      <w:pPr>
        <w:pStyle w:val="ListParagraph"/>
        <w:numPr>
          <w:ilvl w:val="0"/>
          <w:numId w:val="17"/>
        </w:numPr>
        <w:spacing w:after="60" w:line="240" w:lineRule="auto"/>
        <w:jc w:val="both"/>
        <w:rPr>
          <w:del w:id="1562" w:author="jonathan pritchard" w:date="2026-01-14T12:13:00Z" w16du:dateUtc="2026-01-14T12:13:00Z"/>
          <w:strike/>
          <w:rPrChange w:id="1563" w:author="jon pritchard" w:date="2025-09-17T14:28:00Z" w16du:dateUtc="2025-09-17T12:28:00Z">
            <w:rPr>
              <w:del w:id="1564" w:author="jonathan pritchard" w:date="2026-01-14T12:13:00Z" w16du:dateUtc="2026-01-14T12:13:00Z"/>
            </w:rPr>
          </w:rPrChange>
        </w:rPr>
      </w:pPr>
      <w:del w:id="1565" w:author="jonathan pritchard" w:date="2026-01-14T12:13:00Z" w16du:dateUtc="2026-01-14T12:13:00Z">
        <w:r w:rsidRPr="0062074F" w:rsidDel="00D8414F">
          <w:rPr>
            <w:strike/>
            <w:rPrChange w:id="1566" w:author="jon pritchard" w:date="2025-09-17T14:28:00Z" w16du:dateUtc="2025-09-17T12:28:00Z">
              <w:rPr/>
            </w:rPrChange>
          </w:rPr>
          <w:delText>S-131</w:delText>
        </w:r>
        <w:r w:rsidR="00796161" w:rsidRPr="0062074F" w:rsidDel="00D8414F">
          <w:rPr>
            <w:strike/>
            <w:rPrChange w:id="1567" w:author="jon pritchard" w:date="2025-09-17T14:28:00Z" w16du:dateUtc="2025-09-17T12:28:00Z">
              <w:rPr/>
            </w:rPrChange>
          </w:rPr>
          <w:delText xml:space="preserve"> Marine Harbour Infrastructure</w:delText>
        </w:r>
        <w:r w:rsidR="002128CD" w:rsidRPr="0062074F" w:rsidDel="00D8414F">
          <w:rPr>
            <w:strike/>
            <w:rPrChange w:id="1568" w:author="jon pritchard" w:date="2025-09-17T14:28:00Z" w16du:dateUtc="2025-09-17T12:28:00Z">
              <w:rPr/>
            </w:rPrChange>
          </w:rPr>
          <w:delText>;</w:delText>
        </w:r>
      </w:del>
    </w:p>
    <w:p w14:paraId="52CFF01E" w14:textId="31707D95" w:rsidR="00776736" w:rsidRPr="0062074F" w:rsidRDefault="00776736" w:rsidP="00AE2737">
      <w:pPr>
        <w:pStyle w:val="ListParagraph"/>
        <w:numPr>
          <w:ilvl w:val="0"/>
          <w:numId w:val="17"/>
        </w:numPr>
        <w:spacing w:after="60" w:line="240" w:lineRule="auto"/>
        <w:jc w:val="both"/>
      </w:pPr>
      <w:r w:rsidRPr="0062074F">
        <w:t>WMO S-411 Ice Information</w:t>
      </w:r>
      <w:r w:rsidR="002128CD" w:rsidRPr="0062074F">
        <w:t>;</w:t>
      </w:r>
    </w:p>
    <w:p w14:paraId="69C2D57B" w14:textId="77AB88DB" w:rsidR="00776736" w:rsidRPr="0062074F" w:rsidRDefault="00776736" w:rsidP="009109CA">
      <w:pPr>
        <w:pStyle w:val="ListParagraph"/>
        <w:numPr>
          <w:ilvl w:val="0"/>
          <w:numId w:val="17"/>
        </w:numPr>
        <w:spacing w:after="60" w:line="240" w:lineRule="auto"/>
        <w:jc w:val="both"/>
        <w:rPr>
          <w:ins w:id="1569" w:author="jonathan pritchard" w:date="2025-08-07T10:32:00Z" w16du:dateUtc="2025-08-07T09:32:00Z"/>
        </w:rPr>
      </w:pPr>
      <w:r w:rsidRPr="0062074F">
        <w:t xml:space="preserve">WMO </w:t>
      </w:r>
      <w:r w:rsidR="00494538" w:rsidRPr="0062074F">
        <w:t xml:space="preserve">S-412 </w:t>
      </w:r>
      <w:ins w:id="1570" w:author="jonathan pritchard" w:date="2025-10-27T08:59:00Z">
        <w:r w:rsidR="009109CA" w:rsidRPr="0062074F">
          <w:t>Marine Weather Warnings</w:t>
        </w:r>
      </w:ins>
      <w:ins w:id="1571" w:author="jonathan pritchard" w:date="2025-10-27T08:59:00Z" w16du:dateUtc="2025-10-27T08:59:00Z">
        <w:r w:rsidR="009109CA" w:rsidRPr="0062074F">
          <w:t>;</w:t>
        </w:r>
      </w:ins>
      <w:del w:id="1572" w:author="jonathan pritchard" w:date="2025-10-27T08:59:00Z" w16du:dateUtc="2025-10-27T08:59:00Z">
        <w:r w:rsidR="008972A2" w:rsidRPr="0062074F" w:rsidDel="009109CA">
          <w:delText>Weather and Wave Hazards</w:delText>
        </w:r>
        <w:r w:rsidR="002128CD" w:rsidRPr="0062074F" w:rsidDel="009109CA">
          <w:delText>;</w:delText>
        </w:r>
      </w:del>
    </w:p>
    <w:p w14:paraId="08FE7F41" w14:textId="77777777" w:rsidR="008A4A4B" w:rsidRPr="0062074F" w:rsidRDefault="008A4A4B" w:rsidP="008A4A4B">
      <w:pPr>
        <w:spacing w:after="60" w:line="240" w:lineRule="auto"/>
        <w:jc w:val="both"/>
        <w:rPr>
          <w:ins w:id="1573" w:author="jonathan pritchard" w:date="2025-08-07T10:32:00Z" w16du:dateUtc="2025-08-07T09:32:00Z"/>
        </w:rPr>
      </w:pPr>
    </w:p>
    <w:p w14:paraId="0B9B7B42" w14:textId="3779A6F3" w:rsidR="008A4A4B" w:rsidRPr="0062074F" w:rsidRDefault="008A4A4B">
      <w:pPr>
        <w:pStyle w:val="Heading3"/>
        <w:rPr>
          <w:ins w:id="1574" w:author="jonathan pritchard" w:date="2025-08-07T10:32:00Z" w16du:dateUtc="2025-08-07T09:32:00Z"/>
        </w:rPr>
        <w:pPrChange w:id="1575" w:author="jonathan pritchard" w:date="2025-08-07T10:33:00Z" w16du:dateUtc="2025-08-07T09:33:00Z">
          <w:pPr>
            <w:pStyle w:val="ISOChange"/>
            <w:spacing w:before="60" w:after="60" w:line="240" w:lineRule="auto"/>
          </w:pPr>
        </w:pPrChange>
      </w:pPr>
      <w:bookmarkStart w:id="1576" w:name="_Toc219458189"/>
      <w:ins w:id="1577" w:author="jonathan pritchard" w:date="2025-08-07T10:32:00Z" w16du:dateUtc="2025-08-07T09:32:00Z">
        <w:r w:rsidRPr="0062074F">
          <w:t xml:space="preserve">Data layers in Display </w:t>
        </w:r>
      </w:ins>
      <w:ins w:id="1578" w:author="jonathan pritchard" w:date="2026-01-14T13:23:00Z" w16du:dateUtc="2026-01-14T13:23:00Z">
        <w:r w:rsidR="00500BB0">
          <w:t>B</w:t>
        </w:r>
      </w:ins>
      <w:ins w:id="1579" w:author="jonathan pritchard" w:date="2025-08-07T10:32:00Z" w16du:dateUtc="2025-08-07T09:32:00Z">
        <w:r w:rsidRPr="0062074F">
          <w:t>ase and Standard Display</w:t>
        </w:r>
        <w:bookmarkEnd w:id="1576"/>
      </w:ins>
    </w:p>
    <w:p w14:paraId="66D440FB" w14:textId="77777777" w:rsidR="008A4A4B" w:rsidRPr="0062074F" w:rsidRDefault="008A4A4B">
      <w:pPr>
        <w:pStyle w:val="ISOChange"/>
        <w:spacing w:before="60" w:after="60" w:line="240" w:lineRule="auto"/>
        <w:jc w:val="both"/>
        <w:rPr>
          <w:ins w:id="1580" w:author="jonathan pritchard" w:date="2025-08-07T10:33:00Z" w16du:dateUtc="2025-08-07T09:33:00Z"/>
          <w:sz w:val="20"/>
        </w:rPr>
        <w:pPrChange w:id="1581" w:author="jonathan pritchard" w:date="2025-08-07T10:33:00Z" w16du:dateUtc="2025-08-07T09:33:00Z">
          <w:pPr>
            <w:pStyle w:val="ISOChange"/>
            <w:spacing w:before="60" w:after="60" w:line="240" w:lineRule="auto"/>
          </w:pPr>
        </w:pPrChange>
      </w:pPr>
      <w:ins w:id="1582" w:author="jonathan pritchard" w:date="2025-08-07T10:32:00Z" w16du:dateUtc="2025-08-07T09:32:00Z">
        <w:r w:rsidRPr="0062074F">
          <w:rPr>
            <w:sz w:val="20"/>
            <w:rPrChange w:id="1583" w:author="jonathan pritchard" w:date="2025-08-07T10:33:00Z" w16du:dateUtc="2025-08-07T09:33:00Z">
              <w:rPr>
                <w:szCs w:val="18"/>
              </w:rPr>
            </w:rPrChange>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MSC.530(106) appendix 2. </w:t>
        </w:r>
      </w:ins>
    </w:p>
    <w:p w14:paraId="71760A3F" w14:textId="77777777" w:rsidR="008A4A4B" w:rsidRPr="0062074F" w:rsidRDefault="008A4A4B">
      <w:pPr>
        <w:pStyle w:val="ISOChange"/>
        <w:spacing w:before="60" w:after="60" w:line="240" w:lineRule="auto"/>
        <w:jc w:val="both"/>
        <w:rPr>
          <w:ins w:id="1584" w:author="jonathan pritchard" w:date="2025-08-07T10:32:00Z" w16du:dateUtc="2025-08-07T09:32:00Z"/>
          <w:sz w:val="20"/>
          <w:rPrChange w:id="1585" w:author="jonathan pritchard" w:date="2025-08-07T10:33:00Z" w16du:dateUtc="2025-08-07T09:33:00Z">
            <w:rPr>
              <w:ins w:id="1586" w:author="jonathan pritchard" w:date="2025-08-07T10:32:00Z" w16du:dateUtc="2025-08-07T09:32:00Z"/>
              <w:szCs w:val="18"/>
            </w:rPr>
          </w:rPrChange>
        </w:rPr>
        <w:pPrChange w:id="1587" w:author="jonathan pritchard" w:date="2025-08-07T10:33:00Z" w16du:dateUtc="2025-08-07T09:33:00Z">
          <w:pPr>
            <w:pStyle w:val="ISOChange"/>
            <w:spacing w:before="60" w:after="60" w:line="240" w:lineRule="auto"/>
          </w:pPr>
        </w:pPrChange>
      </w:pPr>
    </w:p>
    <w:p w14:paraId="59244829" w14:textId="22E1383D" w:rsidR="00E95FE3" w:rsidRPr="0062074F" w:rsidRDefault="008A4A4B">
      <w:pPr>
        <w:spacing w:after="60" w:line="240" w:lineRule="auto"/>
        <w:jc w:val="both"/>
        <w:rPr>
          <w:ins w:id="1588" w:author="jonathan pritchard" w:date="2025-09-09T14:45:00Z" w16du:dateUtc="2025-09-09T13:45:00Z"/>
        </w:rPr>
      </w:pPr>
      <w:ins w:id="1589" w:author="jonathan pritchard" w:date="2025-08-07T10:32:00Z" w16du:dateUtc="2025-08-07T09:32:00Z">
        <w:r w:rsidRPr="0062074F">
          <w:t>When display base or standard display is selected</w:t>
        </w:r>
      </w:ins>
      <w:ins w:id="1590" w:author="jonathan pritchard" w:date="2026-01-14T12:13:00Z" w16du:dateUtc="2026-01-14T12:13:00Z">
        <w:r w:rsidR="00D8414F" w:rsidRPr="0062074F">
          <w:t>:</w:t>
        </w:r>
      </w:ins>
    </w:p>
    <w:p w14:paraId="7DC3A9A7" w14:textId="77777777" w:rsidR="009109CA" w:rsidRPr="0062074F" w:rsidRDefault="009109CA" w:rsidP="009109CA">
      <w:pPr>
        <w:pStyle w:val="ListParagraph"/>
        <w:numPr>
          <w:ilvl w:val="0"/>
          <w:numId w:val="252"/>
        </w:numPr>
        <w:spacing w:after="60" w:line="240" w:lineRule="auto"/>
        <w:jc w:val="both"/>
        <w:rPr>
          <w:ins w:id="1591" w:author="jonathan pritchard" w:date="2025-10-27T09:00:00Z" w16du:dateUtc="2025-10-27T09:00:00Z"/>
        </w:rPr>
      </w:pPr>
      <w:ins w:id="1592" w:author="jonathan pritchard" w:date="2025-10-27T09:00:00Z" w16du:dateUtc="2025-10-27T09:00:00Z">
        <w:r w:rsidRPr="0062074F">
          <w:t>User selector settings must be preserved</w:t>
        </w:r>
      </w:ins>
    </w:p>
    <w:p w14:paraId="2C7BB667" w14:textId="18CC93BA" w:rsidR="00E95FE3" w:rsidRPr="0062074F" w:rsidRDefault="00E95FE3" w:rsidP="00E95FE3">
      <w:pPr>
        <w:pStyle w:val="ListParagraph"/>
        <w:numPr>
          <w:ilvl w:val="0"/>
          <w:numId w:val="252"/>
        </w:numPr>
        <w:spacing w:after="60" w:line="240" w:lineRule="auto"/>
        <w:jc w:val="both"/>
        <w:rPr>
          <w:ins w:id="1593" w:author="jonathan pritchard" w:date="2025-09-09T14:45:00Z" w16du:dateUtc="2025-09-09T13:45:00Z"/>
        </w:rPr>
      </w:pPr>
      <w:ins w:id="1594" w:author="jonathan pritchard" w:date="2025-09-09T14:45:00Z" w16du:dateUtc="2025-09-09T13:45:00Z">
        <w:r w:rsidRPr="0062074F">
          <w:t>A</w:t>
        </w:r>
      </w:ins>
      <w:ins w:id="1595" w:author="jonathan pritchard" w:date="2025-08-07T10:32:00Z" w16du:dateUtc="2025-08-07T09:32:00Z">
        <w:r w:rsidR="008A4A4B" w:rsidRPr="0062074F">
          <w:t xml:space="preserve"> combination of S-101, S-102 and S-104 </w:t>
        </w:r>
      </w:ins>
      <w:ins w:id="1596" w:author="jonathan pritchard" w:date="2025-09-09T14:47:00Z" w16du:dateUtc="2025-09-09T13:47:00Z">
        <w:r w:rsidRPr="0062074F">
          <w:t>is</w:t>
        </w:r>
      </w:ins>
      <w:ins w:id="1597" w:author="jonathan pritchard" w:date="2025-08-07T10:32:00Z" w16du:dateUtc="2025-08-07T09:32:00Z">
        <w:r w:rsidR="008A4A4B" w:rsidRPr="0062074F">
          <w:t xml:space="preserve"> used to develop the safety contour</w:t>
        </w:r>
      </w:ins>
      <w:ins w:id="1598" w:author="jonathan pritchard" w:date="2025-09-09T14:47:00Z" w16du:dateUtc="2025-09-09T13:47:00Z">
        <w:r w:rsidRPr="0062074F">
          <w:t xml:space="preserve"> (if already selected by the user)</w:t>
        </w:r>
      </w:ins>
      <w:ins w:id="1599" w:author="jonathan pritchard" w:date="2025-08-07T10:32:00Z" w16du:dateUtc="2025-08-07T09:32:00Z">
        <w:r w:rsidR="008A4A4B" w:rsidRPr="0062074F">
          <w:rPr>
            <w:b/>
            <w:bCs/>
            <w:rPrChange w:id="1600" w:author="jonathan pritchard" w:date="2025-09-10T17:40:00Z" w16du:dateUtc="2025-09-10T16:40:00Z">
              <w:rPr/>
            </w:rPrChange>
          </w:rPr>
          <w:t xml:space="preserve"> </w:t>
        </w:r>
        <w:r w:rsidR="008A4A4B" w:rsidRPr="0062074F">
          <w:t xml:space="preserve">in accordance with </w:t>
        </w:r>
      </w:ins>
      <w:ins w:id="1601" w:author="jonathan pritchard" w:date="2025-08-07T10:35:00Z" w16du:dateUtc="2025-08-07T09:35:00Z">
        <w:r w:rsidR="008A4A4B" w:rsidRPr="0062074F">
          <w:t>A</w:t>
        </w:r>
      </w:ins>
      <w:ins w:id="1602" w:author="jonathan pritchard" w:date="2025-08-07T10:32:00Z" w16du:dateUtc="2025-08-07T09:32:00Z">
        <w:r w:rsidR="008A4A4B" w:rsidRPr="0062074F">
          <w:t xml:space="preserve">ppendix D </w:t>
        </w:r>
      </w:ins>
    </w:p>
    <w:p w14:paraId="5C1E2C23" w14:textId="474A0447" w:rsidR="008A4A4B" w:rsidRPr="0062074F" w:rsidRDefault="008A4A4B">
      <w:pPr>
        <w:pStyle w:val="ListParagraph"/>
        <w:numPr>
          <w:ilvl w:val="0"/>
          <w:numId w:val="252"/>
        </w:numPr>
        <w:spacing w:after="60" w:line="240" w:lineRule="auto"/>
        <w:jc w:val="both"/>
        <w:rPr>
          <w:ins w:id="1603" w:author="jonathan pritchard" w:date="2025-10-27T09:00:00Z" w16du:dateUtc="2025-10-27T09:00:00Z"/>
        </w:rPr>
      </w:pPr>
      <w:ins w:id="1604" w:author="jonathan pritchard" w:date="2025-08-07T10:34:00Z" w16du:dateUtc="2025-08-07T09:34:00Z">
        <w:r w:rsidRPr="0062074F">
          <w:rPr>
            <w:rPrChange w:id="1605" w:author="jonathan pritchard" w:date="2025-09-10T17:36:00Z" w16du:dateUtc="2025-09-10T16:36:00Z">
              <w:rPr>
                <w:strike/>
              </w:rPr>
            </w:rPrChange>
          </w:rPr>
          <w:t>A</w:t>
        </w:r>
      </w:ins>
      <w:ins w:id="1606" w:author="jonathan pritchard" w:date="2025-08-07T10:32:00Z" w16du:dateUtc="2025-08-07T09:32:00Z">
        <w:r w:rsidRPr="0062074F">
          <w:t xml:space="preserve">ll other S-100 data products </w:t>
        </w:r>
      </w:ins>
      <w:ins w:id="1607" w:author="jonathan pritchard" w:date="2025-08-07T10:35:00Z" w16du:dateUtc="2025-08-07T09:35:00Z">
        <w:r w:rsidRPr="0062074F">
          <w:t xml:space="preserve">listed in </w:t>
        </w:r>
        <w:r w:rsidRPr="0062074F">
          <w:fldChar w:fldCharType="begin"/>
        </w:r>
        <w:r w:rsidRPr="0062074F">
          <w:instrText xml:space="preserve"> REF _Ref45055302 \r \h </w:instrText>
        </w:r>
      </w:ins>
      <w:r w:rsidR="0062074F">
        <w:instrText xml:space="preserve"> \* MERGEFORMAT </w:instrText>
      </w:r>
      <w:ins w:id="1608" w:author="jonathan pritchard" w:date="2025-08-07T10:35:00Z" w16du:dateUtc="2025-08-07T09:35:00Z">
        <w:r w:rsidRPr="0062074F">
          <w:fldChar w:fldCharType="separate"/>
        </w:r>
        <w:r w:rsidRPr="0062074F">
          <w:t>6.1.1</w:t>
        </w:r>
        <w:r w:rsidRPr="0062074F">
          <w:fldChar w:fldCharType="end"/>
        </w:r>
      </w:ins>
      <w:ins w:id="1609" w:author="jonathan pritchard" w:date="2025-08-07T10:36:00Z" w16du:dateUtc="2025-08-07T09:36:00Z">
        <w:r w:rsidRPr="0062074F">
          <w:t xml:space="preserve"> </w:t>
        </w:r>
      </w:ins>
      <w:ins w:id="1610" w:author="jonathan pritchard" w:date="2025-08-07T10:32:00Z" w16du:dateUtc="2025-08-07T09:32:00Z">
        <w:r w:rsidRPr="0062074F">
          <w:t>must be suppressed.</w:t>
        </w:r>
      </w:ins>
    </w:p>
    <w:p w14:paraId="7A891610" w14:textId="75707F76" w:rsidR="009109CA" w:rsidRPr="0062074F" w:rsidDel="009109CA" w:rsidRDefault="009109CA">
      <w:pPr>
        <w:pStyle w:val="ListParagraph"/>
        <w:numPr>
          <w:ilvl w:val="0"/>
          <w:numId w:val="252"/>
        </w:numPr>
        <w:spacing w:after="60" w:line="240" w:lineRule="auto"/>
        <w:jc w:val="both"/>
        <w:rPr>
          <w:del w:id="1611" w:author="jonathan pritchard" w:date="2025-10-27T09:00:00Z" w16du:dateUtc="2025-10-27T09:00:00Z"/>
        </w:rPr>
        <w:pPrChange w:id="1612" w:author="jonathan pritchard" w:date="2025-09-09T14:45:00Z" w16du:dateUtc="2025-09-09T13:45:00Z">
          <w:pPr>
            <w:pStyle w:val="ListParagraph"/>
            <w:numPr>
              <w:numId w:val="17"/>
            </w:numPr>
            <w:spacing w:after="60" w:line="240" w:lineRule="auto"/>
            <w:ind w:hanging="360"/>
            <w:jc w:val="both"/>
          </w:pPr>
        </w:pPrChange>
      </w:pPr>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1613" w:name="_Ref42642169"/>
      <w:bookmarkStart w:id="1614" w:name="_Toc219458190"/>
      <w:r w:rsidRPr="0062074F">
        <w:t>Mitigation of d</w:t>
      </w:r>
      <w:r w:rsidR="00A36C96" w:rsidRPr="0062074F">
        <w:t>ata overload</w:t>
      </w:r>
      <w:bookmarkEnd w:id="1613"/>
      <w:bookmarkEnd w:id="1614"/>
    </w:p>
    <w:p w14:paraId="19F1CC81" w14:textId="7561CDF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ins w:id="1615" w:author="jon pritchard" w:date="2025-09-17T13:40:00Z" w16du:dateUtc="2025-09-17T11:40:00Z">
        <w:r w:rsidR="000F7D72" w:rsidRPr="0062074F">
          <w:t xml:space="preserve"> should</w:t>
        </w:r>
      </w:ins>
      <w:r w:rsidRPr="0062074F">
        <w:t xml:space="preserve"> </w:t>
      </w:r>
      <w:del w:id="1616" w:author="jon pritchard" w:date="2025-09-17T13:40:00Z" w16du:dateUtc="2025-09-17T11:40:00Z">
        <w:r w:rsidRPr="0062074F" w:rsidDel="000F7D72">
          <w:delText xml:space="preserve">shall </w:delText>
        </w:r>
      </w:del>
      <w:r w:rsidRPr="0062074F">
        <w:t xml:space="preserve">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rPr>
          <w:ins w:id="1617" w:author="jonathan pritchard" w:date="2025-07-23T13:26:00Z" w16du:dateUtc="2025-07-23T12:26:00Z"/>
        </w:rPr>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5ABB7E5D" w:rsidR="002C68B4" w:rsidRPr="0062074F" w:rsidRDefault="002C68B4" w:rsidP="00AA0332">
      <w:pPr>
        <w:spacing w:after="120" w:line="240" w:lineRule="auto"/>
        <w:jc w:val="both"/>
      </w:pPr>
      <w:ins w:id="1618" w:author="jonathan pritchard" w:date="2025-07-23T13:26:00Z" w16du:dateUtc="2025-07-23T12:26:00Z">
        <w:r w:rsidRPr="0062074F">
          <w:t>Selection of standard display, available via a single operator action, provides an additional mitigation to data overload</w:t>
        </w:r>
      </w:ins>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1619" w:name="_Toc219458191"/>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1619"/>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3F227133" w:rsidR="00D85A9D" w:rsidRPr="0062074F" w:rsidRDefault="00161C04" w:rsidP="00AA0332">
      <w:pPr>
        <w:spacing w:after="120" w:line="240" w:lineRule="auto"/>
        <w:jc w:val="both"/>
      </w:pPr>
      <w:r w:rsidRPr="0062074F">
        <w:t xml:space="preserve">Later sections 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1620" w:name="_Toc219458192"/>
      <w:r w:rsidRPr="0062074F">
        <w:t>Overview of the portrayal process</w:t>
      </w:r>
      <w:bookmarkEnd w:id="1620"/>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50A05D19" w14:textId="7C5C3CF2" w:rsidR="00293CE9" w:rsidRPr="0062074F" w:rsidDel="00D8414F" w:rsidRDefault="005543C4" w:rsidP="00AA0332">
      <w:pPr>
        <w:spacing w:after="120" w:line="240" w:lineRule="auto"/>
        <w:jc w:val="both"/>
        <w:rPr>
          <w:del w:id="1621" w:author="jonathan pritchard" w:date="2026-01-14T12:12:00Z" w16du:dateUtc="2026-01-14T12:12:00Z"/>
        </w:rPr>
      </w:pPr>
      <w:r w:rsidRPr="0062074F">
        <w:t>S-</w:t>
      </w:r>
      <w:r w:rsidR="00A5400C" w:rsidRPr="0062074F">
        <w:t>100 describes</w:t>
      </w:r>
      <w:r w:rsidRPr="0062074F">
        <w:t xml:space="preserve"> </w:t>
      </w:r>
      <w:r w:rsidR="00653147" w:rsidRPr="0062074F">
        <w:t xml:space="preserve">two different portrayal mechanisms, one based on </w:t>
      </w:r>
      <w:r w:rsidRPr="0062074F">
        <w:t xml:space="preserve">XSLT </w:t>
      </w:r>
      <w:r w:rsidR="00653147" w:rsidRPr="0062074F">
        <w:t xml:space="preserve">templates </w:t>
      </w:r>
      <w:r w:rsidRPr="0062074F">
        <w:t xml:space="preserve">and </w:t>
      </w:r>
      <w:r w:rsidR="00653147" w:rsidRPr="0062074F">
        <w:t xml:space="preserve">the other </w:t>
      </w:r>
      <w:r w:rsidR="00B42BF5" w:rsidRPr="0062074F">
        <w:t xml:space="preserve">based </w:t>
      </w:r>
      <w:r w:rsidR="00653147" w:rsidRPr="0062074F">
        <w:t xml:space="preserve">on </w:t>
      </w:r>
      <w:r w:rsidR="00756C2F" w:rsidRPr="0062074F">
        <w:t xml:space="preserve">the scripting </w:t>
      </w:r>
      <w:r w:rsidR="00E75DD4" w:rsidRPr="0062074F">
        <w:t>capability described in S-100 Part 13</w:t>
      </w:r>
      <w:r w:rsidRPr="0062074F">
        <w:t xml:space="preserve">. </w:t>
      </w:r>
      <w:r w:rsidR="00D5076B" w:rsidRPr="0062074F">
        <w:t xml:space="preserve">The </w:t>
      </w:r>
      <w:r w:rsidR="00653147" w:rsidRPr="0062074F">
        <w:t>basic</w:t>
      </w:r>
      <w:r w:rsidR="00D5076B" w:rsidRPr="0062074F">
        <w:t xml:space="preserve"> portrayal process is </w:t>
      </w:r>
      <w:r w:rsidR="00653147" w:rsidRPr="0062074F">
        <w:t xml:space="preserve">the same for both, and is </w:t>
      </w:r>
      <w:r w:rsidR="00D5076B" w:rsidRPr="0062074F">
        <w:t>described in S-100 Part 9</w:t>
      </w:r>
      <w:r w:rsidR="0081247B" w:rsidRPr="0062074F">
        <w:t xml:space="preserve"> and 9a</w:t>
      </w:r>
      <w:r w:rsidR="00D5076B" w:rsidRPr="0062074F">
        <w:t>.</w:t>
      </w:r>
      <w:r w:rsidR="00F42EC6" w:rsidRPr="0062074F">
        <w:t xml:space="preserve"> </w:t>
      </w:r>
    </w:p>
    <w:p w14:paraId="7B1DB2A3" w14:textId="7E5AB3EB" w:rsidR="00D5076B" w:rsidRPr="0062074F" w:rsidDel="00D8414F" w:rsidRDefault="00EC339B" w:rsidP="00AA0332">
      <w:pPr>
        <w:spacing w:after="120" w:line="240" w:lineRule="auto"/>
        <w:jc w:val="both"/>
        <w:rPr>
          <w:del w:id="1622" w:author="jonathan pritchard" w:date="2026-01-14T12:12:00Z" w16du:dateUtc="2026-01-14T12:12:00Z"/>
          <w:strike/>
          <w:rPrChange w:id="1623" w:author="jonathan pritchard" w:date="2025-08-07T10:38:00Z" w16du:dateUtc="2025-08-07T09:38:00Z">
            <w:rPr>
              <w:del w:id="1624" w:author="jonathan pritchard" w:date="2026-01-14T12:12:00Z" w16du:dateUtc="2026-01-14T12:12:00Z"/>
            </w:rPr>
          </w:rPrChange>
        </w:rPr>
      </w:pPr>
      <w:del w:id="1625" w:author="jonathan pritchard" w:date="2026-01-14T12:12:00Z" w16du:dateUtc="2026-01-14T12:12:00Z">
        <w:r w:rsidRPr="0062074F" w:rsidDel="00D8414F">
          <w:rPr>
            <w:strike/>
            <w:rPrChange w:id="1626" w:author="jonathan pritchard" w:date="2025-08-07T10:38:00Z" w16du:dateUtc="2025-08-07T09:38:00Z">
              <w:rPr/>
            </w:rPrChange>
          </w:rPr>
          <w:delText>When interoperability is activated and there is an interoperable product loaded to the display, either feature data or drawing instructions (depending on the implementation architecture) are further filtered and/or have their priorities adjusted as specified in the interoperability catalogue.</w:delText>
        </w:r>
        <w:r w:rsidR="00127A99" w:rsidRPr="0062074F" w:rsidDel="00D8414F">
          <w:rPr>
            <w:strike/>
            <w:rPrChange w:id="1627" w:author="jonathan pritchard" w:date="2025-08-07T10:38:00Z" w16du:dateUtc="2025-08-07T09:38:00Z">
              <w:rPr/>
            </w:rPrChange>
          </w:rPr>
          <w:delText xml:space="preserve"> </w:delText>
        </w:r>
        <w:r w:rsidR="00D5076B" w:rsidRPr="0062074F" w:rsidDel="00D8414F">
          <w:rPr>
            <w:strike/>
            <w:rPrChange w:id="1628" w:author="jonathan pritchard" w:date="2025-08-07T10:38:00Z" w16du:dateUtc="2025-08-07T09:38:00Z">
              <w:rPr/>
            </w:rPrChange>
          </w:rPr>
          <w:delText xml:space="preserve">Interoperability processing is described in S-100 Part 16 and </w:delText>
        </w:r>
        <w:r w:rsidR="00B42BF5" w:rsidRPr="0062074F" w:rsidDel="00D8414F">
          <w:rPr>
            <w:strike/>
            <w:rPrChange w:id="1629" w:author="jonathan pritchard" w:date="2025-08-07T10:38:00Z" w16du:dateUtc="2025-08-07T09:38:00Z">
              <w:rPr/>
            </w:rPrChange>
          </w:rPr>
          <w:delText xml:space="preserve">in Annexes A and B of this specification (Note that </w:delText>
        </w:r>
        <w:r w:rsidR="00522226" w:rsidRPr="0062074F" w:rsidDel="00D8414F">
          <w:rPr>
            <w:strike/>
            <w:rPrChange w:id="1630" w:author="jonathan pritchard" w:date="2025-08-07T10:38:00Z" w16du:dateUtc="2025-08-07T09:38:00Z">
              <w:rPr/>
            </w:rPrChange>
          </w:rPr>
          <w:delText xml:space="preserve">such </w:delText>
        </w:r>
        <w:r w:rsidR="00B42BF5" w:rsidRPr="0062074F" w:rsidDel="00D8414F">
          <w:rPr>
            <w:strike/>
            <w:rPrChange w:id="1631" w:author="jonathan pritchard" w:date="2025-08-07T10:38:00Z" w16du:dateUtc="2025-08-07T09:38:00Z">
              <w:rPr/>
            </w:rPrChange>
          </w:rPr>
          <w:delText>interoperability is not operational in this edition of S-98)</w:delText>
        </w:r>
        <w:r w:rsidR="00D5076B" w:rsidRPr="0062074F" w:rsidDel="00D8414F">
          <w:rPr>
            <w:strike/>
            <w:rPrChange w:id="1632" w:author="jonathan pritchard" w:date="2025-08-07T10:38:00Z" w16du:dateUtc="2025-08-07T09:38:00Z">
              <w:rPr/>
            </w:rPrChange>
          </w:rPr>
          <w:delText>.</w:delText>
        </w:r>
        <w:r w:rsidR="001E273F" w:rsidRPr="0062074F" w:rsidDel="00D8414F">
          <w:rPr>
            <w:strike/>
            <w:rPrChange w:id="1633" w:author="jonathan pritchard" w:date="2025-08-07T10:38:00Z" w16du:dateUtc="2025-08-07T09:38:00Z">
              <w:rPr/>
            </w:rPrChange>
          </w:rPr>
          <w:delText xml:space="preserve"> </w:delText>
        </w:r>
      </w:del>
    </w:p>
    <w:p w14:paraId="40746E8B" w14:textId="77777777" w:rsidR="001E273F" w:rsidRPr="0062074F" w:rsidRDefault="001E273F" w:rsidP="00AA0332">
      <w:pPr>
        <w:spacing w:after="120" w:line="240" w:lineRule="auto"/>
        <w:jc w:val="both"/>
      </w:pPr>
    </w:p>
    <w:p w14:paraId="2268938B" w14:textId="63C99BC0" w:rsidR="00EE220D" w:rsidRPr="0062074F" w:rsidRDefault="00EE220D" w:rsidP="00DB7CFE">
      <w:pPr>
        <w:pStyle w:val="Heading2"/>
      </w:pPr>
      <w:bookmarkStart w:id="1634" w:name="_Toc219458193"/>
      <w:r w:rsidRPr="0062074F">
        <w:t xml:space="preserve">Elements of </w:t>
      </w:r>
      <w:r w:rsidR="00AD2F07" w:rsidRPr="0062074F">
        <w:t>S-100 P</w:t>
      </w:r>
      <w:r w:rsidRPr="0062074F">
        <w:t>ortrayal</w:t>
      </w:r>
      <w:bookmarkEnd w:id="1634"/>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1635" w:name="_Toc219458194"/>
      <w:proofErr w:type="spellStart"/>
      <w:r w:rsidRPr="0062074F">
        <w:lastRenderedPageBreak/>
        <w:t>Pixmaps</w:t>
      </w:r>
      <w:bookmarkEnd w:id="1635"/>
      <w:proofErr w:type="spellEnd"/>
    </w:p>
    <w:p w14:paraId="30373C0E" w14:textId="6F92C22F" w:rsidR="00EE62F6" w:rsidRPr="0062074F" w:rsidRDefault="0016682D" w:rsidP="00A52928">
      <w:pPr>
        <w:spacing w:after="120" w:line="240" w:lineRule="auto"/>
        <w:jc w:val="both"/>
      </w:pPr>
      <w:proofErr w:type="spellStart"/>
      <w:r w:rsidRPr="0062074F">
        <w:t>Pixmaps</w:t>
      </w:r>
      <w:proofErr w:type="spellEnd"/>
      <w:r w:rsidRPr="0062074F">
        <w:t xml:space="preserve">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1636" w:name="_Toc219458195"/>
      <w:r w:rsidRPr="0062074F">
        <w:t xml:space="preserve">Colour </w:t>
      </w:r>
      <w:r w:rsidR="00E75C72" w:rsidRPr="0062074F">
        <w:t>c</w:t>
      </w:r>
      <w:r w:rsidRPr="0062074F">
        <w:t xml:space="preserve">oding </w:t>
      </w:r>
      <w:r w:rsidR="00E75C72" w:rsidRPr="0062074F">
        <w:t>s</w:t>
      </w:r>
      <w:r w:rsidRPr="0062074F">
        <w:t>cheme</w:t>
      </w:r>
      <w:bookmarkEnd w:id="1636"/>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6AF34A56"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(MSC </w:t>
      </w:r>
      <w:r w:rsidR="00F00C10" w:rsidRPr="0062074F">
        <w:t>530(106)</w:t>
      </w:r>
      <w:r w:rsidR="002759B2" w:rsidRPr="0062074F">
        <w:t xml:space="preserve"> /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1637" w:name="_Toc219458196"/>
      <w:r w:rsidRPr="0062074F">
        <w:t>Symbols</w:t>
      </w:r>
      <w:bookmarkEnd w:id="1637"/>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1638" w:name="_Toc219458197"/>
      <w:r w:rsidRPr="0062074F">
        <w:t xml:space="preserve">Area </w:t>
      </w:r>
      <w:r w:rsidR="00E75C72" w:rsidRPr="0062074F">
        <w:t>f</w:t>
      </w:r>
      <w:r w:rsidRPr="0062074F">
        <w:t>ills</w:t>
      </w:r>
      <w:bookmarkEnd w:id="1638"/>
    </w:p>
    <w:p w14:paraId="4CF4D796" w14:textId="1461B1F6" w:rsidR="00EE220D" w:rsidRPr="0062074F" w:rsidRDefault="00EE220D" w:rsidP="00A52928">
      <w:pPr>
        <w:spacing w:after="120" w:line="240" w:lineRule="auto"/>
        <w:jc w:val="both"/>
        <w:rPr>
          <w:strike/>
          <w:rPrChange w:id="1639" w:author="jonathan pritchard" w:date="2025-09-09T14:50:00Z" w16du:dateUtc="2025-09-09T13:50:00Z">
            <w:rPr/>
          </w:rPrChang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commentRangeStart w:id="1640"/>
      <w:commentRangeStart w:id="1641"/>
      <w:del w:id="1642" w:author="jonathan pritchard" w:date="2026-01-14T12:12:00Z" w16du:dateUtc="2026-01-14T12:12:00Z">
        <w:r w:rsidR="00015341" w:rsidRPr="0062074F" w:rsidDel="00D8414F">
          <w:rPr>
            <w:strike/>
            <w:rPrChange w:id="1643" w:author="jonathan pritchard" w:date="2025-09-09T14:50:00Z" w16du:dateUtc="2025-09-09T13:50:00Z">
              <w:rPr/>
            </w:rPrChange>
          </w:rPr>
          <w:delText xml:space="preserve">Fill patterns or centred area symbols </w:delText>
        </w:r>
        <w:r w:rsidR="00D802E7" w:rsidRPr="0062074F" w:rsidDel="00D8414F">
          <w:rPr>
            <w:strike/>
            <w:rPrChange w:id="1644" w:author="jonathan pritchard" w:date="2025-09-09T14:50:00Z" w16du:dateUtc="2025-09-09T13:50:00Z">
              <w:rPr/>
            </w:rPrChange>
          </w:rPr>
          <w:delText>may</w:delText>
        </w:r>
        <w:r w:rsidR="00015341" w:rsidRPr="0062074F" w:rsidDel="00D8414F">
          <w:rPr>
            <w:strike/>
            <w:rPrChange w:id="1645" w:author="jonathan pritchard" w:date="2025-09-09T14:50:00Z" w16du:dateUtc="2025-09-09T13:50:00Z">
              <w:rPr/>
            </w:rPrChange>
          </w:rPr>
          <w:delText xml:space="preserve"> be used to symbolize the case when the entire display window lies within an area</w:delText>
        </w:r>
        <w:r w:rsidR="00002919" w:rsidRPr="0062074F" w:rsidDel="00D8414F">
          <w:rPr>
            <w:strike/>
            <w:rPrChange w:id="1646" w:author="jonathan pritchard" w:date="2025-09-09T14:50:00Z" w16du:dateUtc="2025-09-09T13:50:00Z">
              <w:rPr/>
            </w:rPrChange>
          </w:rPr>
          <w:delText xml:space="preserve"> (the area boundar</w:delText>
        </w:r>
        <w:r w:rsidR="00F31370" w:rsidRPr="0062074F" w:rsidDel="00D8414F">
          <w:rPr>
            <w:strike/>
            <w:rPrChange w:id="1647" w:author="jonathan pritchard" w:date="2025-09-09T14:50:00Z" w16du:dateUtc="2025-09-09T13:50:00Z">
              <w:rPr/>
            </w:rPrChange>
          </w:rPr>
          <w:delText>y is not visible)</w:delText>
        </w:r>
        <w:r w:rsidR="00015341" w:rsidRPr="0062074F" w:rsidDel="00D8414F">
          <w:rPr>
            <w:strike/>
            <w:rPrChange w:id="1648" w:author="jonathan pritchard" w:date="2025-09-09T14:50:00Z" w16du:dateUtc="2025-09-09T13:50:00Z">
              <w:rPr/>
            </w:rPrChange>
          </w:rPr>
          <w:delText>.</w:delText>
        </w:r>
        <w:commentRangeEnd w:id="1640"/>
        <w:r w:rsidR="00E95FE3" w:rsidRPr="0062074F" w:rsidDel="00D8414F">
          <w:rPr>
            <w:rStyle w:val="CommentReference"/>
            <w:strike/>
            <w:sz w:val="20"/>
            <w:lang w:val="en-GB"/>
            <w:rPrChange w:id="1649" w:author="jonathan pritchard" w:date="2025-09-09T14:50:00Z" w16du:dateUtc="2025-09-09T13:50:00Z">
              <w:rPr>
                <w:rStyle w:val="CommentReference"/>
                <w:sz w:val="20"/>
                <w:lang w:val="en-GB"/>
              </w:rPr>
            </w:rPrChange>
          </w:rPr>
          <w:commentReference w:id="1640"/>
        </w:r>
        <w:commentRangeEnd w:id="1641"/>
        <w:r w:rsidR="00E95FE3" w:rsidRPr="0062074F" w:rsidDel="00D8414F">
          <w:rPr>
            <w:rStyle w:val="CommentReference"/>
            <w:strike/>
            <w:sz w:val="20"/>
            <w:lang w:val="en-GB"/>
            <w:rPrChange w:id="1650" w:author="jonathan pritchard" w:date="2025-09-09T14:50:00Z" w16du:dateUtc="2025-09-09T13:50:00Z">
              <w:rPr>
                <w:rStyle w:val="CommentReference"/>
                <w:sz w:val="20"/>
                <w:lang w:val="en-GB"/>
              </w:rPr>
            </w:rPrChange>
          </w:rPr>
          <w:commentReference w:id="1641"/>
        </w:r>
      </w:del>
    </w:p>
    <w:p w14:paraId="4C0E90AE" w14:textId="3B44A845" w:rsidR="00EE220D" w:rsidRPr="0062074F" w:rsidRDefault="00EE220D" w:rsidP="00A52928">
      <w:pPr>
        <w:spacing w:after="120" w:line="240" w:lineRule="auto"/>
        <w:jc w:val="both"/>
      </w:pPr>
      <w:r w:rsidRPr="0062074F">
        <w:t xml:space="preserve">Area boundaries </w:t>
      </w:r>
      <w:r w:rsidR="00771A11" w:rsidRPr="0062074F">
        <w:t>should</w:t>
      </w:r>
      <w:r w:rsidRPr="0062074F">
        <w:t xml:space="preserve"> not be visible on the edge of the display window when the display window is enclosed by an area</w:t>
      </w:r>
      <w:r w:rsidR="005E0B00" w:rsidRPr="0062074F">
        <w:t>.</w:t>
      </w:r>
      <w:r w:rsidR="00771A11" w:rsidRPr="0062074F">
        <w:t xml:space="preserve"> Howeve</w:t>
      </w:r>
      <w:r w:rsidR="00B87412" w:rsidRPr="0062074F">
        <w:t>r</w:t>
      </w:r>
      <w:r w:rsidR="00771A11" w:rsidRPr="0062074F">
        <w:t>, if the boundary is actually on the edge of the display window, it should be visible.</w:t>
      </w:r>
    </w:p>
    <w:p w14:paraId="65D15267" w14:textId="5386D25C" w:rsidR="00EE220D" w:rsidRPr="0062074F" w:rsidRDefault="00EE220D" w:rsidP="00A13F5A">
      <w:pPr>
        <w:pStyle w:val="Heading3"/>
      </w:pPr>
      <w:bookmarkStart w:id="1651" w:name="_Toc194061679"/>
      <w:bookmarkStart w:id="1652" w:name="_Toc194067069"/>
      <w:bookmarkStart w:id="1653" w:name="_Toc219458198"/>
      <w:bookmarkEnd w:id="1651"/>
      <w:bookmarkEnd w:id="1652"/>
      <w:r w:rsidRPr="0062074F">
        <w:t xml:space="preserve">Line </w:t>
      </w:r>
      <w:r w:rsidR="00E75C72" w:rsidRPr="0062074F">
        <w:t>s</w:t>
      </w:r>
      <w:r w:rsidRPr="0062074F">
        <w:t>tyles</w:t>
      </w:r>
      <w:bookmarkEnd w:id="1653"/>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 xml:space="preserve">Complex </w:t>
      </w:r>
      <w:proofErr w:type="spellStart"/>
      <w:r w:rsidRPr="0062074F">
        <w:t>linestyles</w:t>
      </w:r>
      <w:proofErr w:type="spellEnd"/>
      <w:r w:rsidRPr="0062074F">
        <w:t xml:space="preserve">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1654" w:name="_Toc175130120"/>
      <w:bookmarkStart w:id="1655" w:name="_Toc219458199"/>
      <w:bookmarkEnd w:id="1654"/>
      <w:r w:rsidRPr="0062074F">
        <w:t>Portrayal of Shared Edges.</w:t>
      </w:r>
      <w:bookmarkEnd w:id="1655"/>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lastRenderedPageBreak/>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1656" w:name="_Toc219458200"/>
      <w:r w:rsidRPr="0062074F">
        <w:t>Text</w:t>
      </w:r>
      <w:bookmarkEnd w:id="1656"/>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proofErr w:type="spellStart"/>
      <w:r w:rsidRPr="0062074F">
        <w:rPr>
          <w:b/>
          <w:bCs/>
        </w:rPr>
        <w:t>TextPlacement</w:t>
      </w:r>
      <w:proofErr w:type="spellEnd"/>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rsidP="00AE2737">
      <w:pPr>
        <w:pStyle w:val="ListParagraph"/>
        <w:numPr>
          <w:ilvl w:val="0"/>
          <w:numId w:val="28"/>
        </w:numPr>
        <w:spacing w:after="60" w:line="240" w:lineRule="auto"/>
        <w:jc w:val="both"/>
      </w:pPr>
      <w:r w:rsidRPr="0062074F">
        <w:t>Text relative to a point</w:t>
      </w:r>
      <w:r w:rsidR="00013183" w:rsidRPr="0062074F">
        <w:t>;</w:t>
      </w:r>
    </w:p>
    <w:p w14:paraId="2E958260" w14:textId="0A8B766C" w:rsidR="00EE220D" w:rsidRPr="0062074F" w:rsidRDefault="00EE220D" w:rsidP="00AE2737">
      <w:pPr>
        <w:pStyle w:val="ListParagraph"/>
        <w:numPr>
          <w:ilvl w:val="0"/>
          <w:numId w:val="2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rsidP="00AE2737">
      <w:pPr>
        <w:pStyle w:val="ListParagraph"/>
        <w:numPr>
          <w:ilvl w:val="0"/>
          <w:numId w:val="2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1657" w:name="_Ref44530594"/>
      <w:bookmarkStart w:id="1658" w:name="_Toc219458201"/>
      <w:r w:rsidRPr="0062074F">
        <w:t>Style sheets</w:t>
      </w:r>
      <w:bookmarkEnd w:id="1657"/>
      <w:bookmarkEnd w:id="1658"/>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1659" w:name="_Toc219458202"/>
      <w:r w:rsidRPr="0062074F">
        <w:t>Display planes</w:t>
      </w:r>
      <w:bookmarkEnd w:id="1659"/>
    </w:p>
    <w:p w14:paraId="691481A3" w14:textId="5E6149FD" w:rsidR="001534DA" w:rsidRPr="0062074F" w:rsidRDefault="001534DA" w:rsidP="00A52928">
      <w:pPr>
        <w:spacing w:after="120" w:line="240" w:lineRule="auto"/>
        <w:jc w:val="both"/>
      </w:pPr>
      <w:r w:rsidRPr="0062074F">
        <w:t xml:space="preserve">Display planes are used to split the output of the portrayal functions into </w:t>
      </w:r>
      <w:r w:rsidR="002C40AA" w:rsidRPr="0062074F">
        <w:t xml:space="preserve">mutually exclusive </w:t>
      </w:r>
      <w:r w:rsidRPr="0062074F">
        <w:t>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1660" w:name="_Toc219458203"/>
      <w:r w:rsidRPr="0062074F">
        <w:lastRenderedPageBreak/>
        <w:t xml:space="preserve">Display </w:t>
      </w:r>
      <w:r w:rsidR="001949CA" w:rsidRPr="0062074F">
        <w:t xml:space="preserve">(drawing) </w:t>
      </w:r>
      <w:r w:rsidR="00E75C72" w:rsidRPr="0062074F">
        <w:t>p</w:t>
      </w:r>
      <w:r w:rsidRPr="0062074F">
        <w:t>riorities</w:t>
      </w:r>
      <w:bookmarkEnd w:id="1660"/>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1661" w:name="_Toc219458204"/>
      <w:r w:rsidRPr="0062074F">
        <w:t>Viewing groups</w:t>
      </w:r>
      <w:bookmarkEnd w:id="1661"/>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1662" w:name="_Toc219458205"/>
      <w:r w:rsidRPr="0062074F">
        <w:t>Viewing group layers</w:t>
      </w:r>
      <w:bookmarkEnd w:id="1662"/>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1663" w:name="_Toc219458206"/>
      <w:r w:rsidRPr="0062074F">
        <w:t>Display modes</w:t>
      </w:r>
      <w:bookmarkEnd w:id="1663"/>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1664" w:name="_Toc188368609"/>
      <w:bookmarkStart w:id="1665" w:name="_Toc188621811"/>
      <w:bookmarkStart w:id="1666" w:name="_Toc188950392"/>
      <w:bookmarkStart w:id="1667" w:name="_Toc188968308"/>
      <w:bookmarkStart w:id="1668" w:name="_Toc188968533"/>
      <w:bookmarkStart w:id="1669" w:name="_Toc188368610"/>
      <w:bookmarkStart w:id="1670" w:name="_Toc188621812"/>
      <w:bookmarkStart w:id="1671" w:name="_Toc188950393"/>
      <w:bookmarkStart w:id="1672" w:name="_Toc188968309"/>
      <w:bookmarkStart w:id="1673" w:name="_Toc188968534"/>
      <w:bookmarkStart w:id="1674" w:name="_Toc219458207"/>
      <w:bookmarkEnd w:id="1664"/>
      <w:bookmarkEnd w:id="1665"/>
      <w:bookmarkEnd w:id="1666"/>
      <w:bookmarkEnd w:id="1667"/>
      <w:bookmarkEnd w:id="1668"/>
      <w:bookmarkEnd w:id="1669"/>
      <w:bookmarkEnd w:id="1670"/>
      <w:bookmarkEnd w:id="1671"/>
      <w:bookmarkEnd w:id="1672"/>
      <w:bookmarkEnd w:id="1673"/>
      <w:r w:rsidRPr="0062074F">
        <w:t>Rules</w:t>
      </w:r>
      <w:bookmarkEnd w:id="1674"/>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1675" w:name="_Ref44796990"/>
      <w:bookmarkStart w:id="1676" w:name="_Toc219458208"/>
      <w:r w:rsidRPr="0062074F">
        <w:t>Context</w:t>
      </w:r>
      <w:bookmarkEnd w:id="1675"/>
      <w:bookmarkEnd w:id="1676"/>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1677" w:name="_Toc219458209"/>
      <w:r w:rsidRPr="0062074F">
        <w:t>Validity times</w:t>
      </w:r>
      <w:bookmarkEnd w:id="1677"/>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proofErr w:type="spellStart"/>
      <w:r w:rsidR="00BA119C" w:rsidRPr="0062074F">
        <w:rPr>
          <w:i/>
          <w:iCs/>
        </w:rPr>
        <w:t>dateStart</w:t>
      </w:r>
      <w:proofErr w:type="spellEnd"/>
      <w:r w:rsidR="00BA119C" w:rsidRPr="0062074F">
        <w:t xml:space="preserve"> and </w:t>
      </w:r>
      <w:proofErr w:type="spellStart"/>
      <w:r w:rsidR="00BA119C" w:rsidRPr="0062074F">
        <w:rPr>
          <w:i/>
          <w:iCs/>
        </w:rPr>
        <w:t>dateEnd</w:t>
      </w:r>
      <w:proofErr w:type="spellEnd"/>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0E6D92D6" w:rsidR="0018654C" w:rsidRPr="0062074F" w:rsidRDefault="00172E40" w:rsidP="00DB7CFE">
      <w:pPr>
        <w:pStyle w:val="Heading2"/>
      </w:pPr>
      <w:bookmarkStart w:id="1678" w:name="_Toc219458210"/>
      <w:ins w:id="1679" w:author="jonathan pritchard" w:date="2026-01-13T16:01:00Z" w16du:dateUtc="2026-01-13T16:01:00Z">
        <w:r w:rsidRPr="0062074F">
          <w:t xml:space="preserve">The </w:t>
        </w:r>
      </w:ins>
      <w:r w:rsidR="00EA650D" w:rsidRPr="0062074F">
        <w:t>Alerts</w:t>
      </w:r>
      <w:ins w:id="1680" w:author="jonathan pritchard" w:date="2026-01-13T16:01:00Z" w16du:dateUtc="2026-01-13T16:01:00Z">
        <w:r w:rsidRPr="0062074F">
          <w:t xml:space="preserve"> </w:t>
        </w:r>
      </w:ins>
      <w:ins w:id="1681" w:author="jonathan pritchard" w:date="2026-01-13T16:03:00Z" w16du:dateUtc="2026-01-13T16:03:00Z">
        <w:r w:rsidR="00D90794" w:rsidRPr="0062074F">
          <w:t xml:space="preserve">and Indications </w:t>
        </w:r>
      </w:ins>
      <w:ins w:id="1682" w:author="jonathan pritchard" w:date="2026-01-13T16:01:00Z" w16du:dateUtc="2026-01-13T16:01:00Z">
        <w:r w:rsidRPr="0062074F">
          <w:t>Catalogue</w:t>
        </w:r>
      </w:ins>
      <w:bookmarkEnd w:id="1678"/>
    </w:p>
    <w:p w14:paraId="72134CB6" w14:textId="1584612B"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 xml:space="preserve">lerts </w:t>
      </w:r>
      <w:ins w:id="1683" w:author="jonathan pritchard" w:date="2026-01-13T16:03:00Z" w16du:dateUtc="2026-01-13T16:03:00Z">
        <w:r w:rsidR="00D90794" w:rsidRPr="0062074F">
          <w:rPr>
            <w:sz w:val="20"/>
          </w:rPr>
          <w:t xml:space="preserve">and Indications </w:t>
        </w:r>
      </w:ins>
      <w:r w:rsidR="003B3F16" w:rsidRPr="0062074F">
        <w:rPr>
          <w:sz w:val="20"/>
        </w:rPr>
        <w:t>C</w:t>
      </w:r>
      <w:r w:rsidRPr="0062074F">
        <w:rPr>
          <w:sz w:val="20"/>
        </w:rPr>
        <w:t xml:space="preserve">atalogue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ins w:id="1684" w:author="jonathan pritchard" w:date="2026-01-13T16:00:00Z" w16du:dateUtc="2026-01-13T16:00:00Z">
        <w:r w:rsidR="00172E40" w:rsidRPr="0062074F">
          <w:rPr>
            <w:sz w:val="20"/>
          </w:rPr>
          <w:t>s model</w:t>
        </w:r>
      </w:ins>
      <w:r w:rsidRPr="0062074F">
        <w:rPr>
          <w:sz w:val="20"/>
        </w:rPr>
        <w:t xml:space="preserve"> describes </w:t>
      </w:r>
      <w:del w:id="1685" w:author="jonathan pritchard" w:date="2026-01-13T16:00:00Z" w16du:dateUtc="2026-01-13T16:00:00Z">
        <w:r w:rsidRPr="0062074F" w:rsidDel="00172E40">
          <w:rPr>
            <w:sz w:val="20"/>
          </w:rPr>
          <w:delText>each alert</w:delText>
        </w:r>
      </w:del>
      <w:ins w:id="1686" w:author="jonathan pritchard" w:date="2026-01-13T16:00:00Z" w16du:dateUtc="2026-01-13T16:00:00Z">
        <w:r w:rsidR="00172E40" w:rsidRPr="0062074F">
          <w:rPr>
            <w:sz w:val="20"/>
          </w:rPr>
          <w:t>a number of</w:t>
        </w:r>
      </w:ins>
      <w:r w:rsidRPr="0062074F">
        <w:rPr>
          <w:sz w:val="20"/>
        </w:rPr>
        <w:t xml:space="preserve"> event</w:t>
      </w:r>
      <w:ins w:id="1687" w:author="jonathan pritchard" w:date="2026-01-13T16:00:00Z" w16du:dateUtc="2026-01-13T16:00:00Z">
        <w:r w:rsidR="00172E40" w:rsidRPr="0062074F">
          <w:rPr>
            <w:sz w:val="20"/>
          </w:rPr>
          <w:t>s</w:t>
        </w:r>
      </w:ins>
      <w:r w:rsidRPr="0062074F">
        <w:rPr>
          <w:sz w:val="20"/>
        </w:rPr>
        <w:t xml:space="preserve"> along with </w:t>
      </w:r>
      <w:del w:id="1688" w:author="jonathan pritchard" w:date="2026-01-13T16:00:00Z" w16du:dateUtc="2026-01-13T16:00:00Z">
        <w:r w:rsidRPr="0062074F" w:rsidDel="00172E40">
          <w:rPr>
            <w:sz w:val="20"/>
          </w:rPr>
          <w:delText xml:space="preserve">its </w:delText>
        </w:r>
      </w:del>
      <w:ins w:id="1689" w:author="jonathan pritchard" w:date="2026-01-13T16:00:00Z" w16du:dateUtc="2026-01-13T16:00:00Z">
        <w:r w:rsidR="00172E40" w:rsidRPr="0062074F">
          <w:rPr>
            <w:sz w:val="20"/>
          </w:rPr>
          <w:t xml:space="preserve">their </w:t>
        </w:r>
      </w:ins>
      <w:r w:rsidRPr="0062074F">
        <w:rPr>
          <w:sz w:val="20"/>
        </w:rPr>
        <w:t>associated message(s) and highlighting rules.</w:t>
      </w:r>
    </w:p>
    <w:p w14:paraId="6972D5F4" w14:textId="33427889"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del w:id="1690" w:author="jonathan pritchard" w:date="2026-01-13T15:58:00Z" w16du:dateUtc="2026-01-13T15:58:00Z">
        <w:r w:rsidRPr="0062074F" w:rsidDel="00172E40">
          <w:rPr>
            <w:sz w:val="20"/>
          </w:rPr>
          <w:delText xml:space="preserve">alerts </w:delText>
        </w:r>
      </w:del>
      <w:ins w:id="1691" w:author="jonathan pritchard" w:date="2026-01-13T15:58:00Z" w16du:dateUtc="2026-01-13T15:58:00Z">
        <w:r w:rsidR="00172E40" w:rsidRPr="0062074F">
          <w:rPr>
            <w:sz w:val="20"/>
          </w:rPr>
          <w:t xml:space="preserve">particular events </w:t>
        </w:r>
      </w:ins>
      <w:r w:rsidRPr="0062074F">
        <w:rPr>
          <w:sz w:val="20"/>
        </w:rPr>
        <w:t xml:space="preserve">with features (optionally </w:t>
      </w:r>
      <w:ins w:id="1692" w:author="jonathan pritchard" w:date="2026-01-13T16:00:00Z" w16du:dateUtc="2026-01-13T16:00:00Z">
        <w:r w:rsidR="00172E40" w:rsidRPr="0062074F">
          <w:rPr>
            <w:sz w:val="20"/>
          </w:rPr>
          <w:t xml:space="preserve">also </w:t>
        </w:r>
      </w:ins>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0EADB7A8" w:rsidR="0083356D" w:rsidRPr="0062074F" w:rsidRDefault="001E273F" w:rsidP="00025127">
      <w:pPr>
        <w:spacing w:line="240" w:lineRule="auto"/>
        <w:jc w:val="both"/>
      </w:pPr>
      <w:del w:id="1693" w:author="jonathan pritchard" w:date="2026-01-13T15:59:00Z" w16du:dateUtc="2026-01-13T15:59:00Z">
        <w:r w:rsidRPr="0062074F" w:rsidDel="00172E40">
          <w:delText xml:space="preserve">Alerts </w:delText>
        </w:r>
      </w:del>
      <w:ins w:id="1694" w:author="jonathan pritchard" w:date="2026-01-13T15:59:00Z" w16du:dateUtc="2026-01-13T15:59:00Z">
        <w:r w:rsidR="00172E40" w:rsidRPr="0062074F">
          <w:t xml:space="preserve">Events </w:t>
        </w:r>
      </w:ins>
      <w:r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del w:id="1695" w:author="jonathan pritchard" w:date="2026-01-16T14:33:00Z" w16du:dateUtc="2026-01-16T14:33:00Z">
        <w:r w:rsidR="001603F0" w:rsidRPr="0062074F" w:rsidDel="00D56DA6">
          <w:delText xml:space="preserve"> </w:delText>
        </w:r>
        <w:r w:rsidR="00FD4A8D" w:rsidRPr="0062074F" w:rsidDel="00D56DA6">
          <w:rPr>
            <w:strike/>
            <w:rPrChange w:id="1696" w:author="jonathan pritchard" w:date="2026-01-13T15:57:00Z" w16du:dateUtc="2026-01-13T15:57:00Z">
              <w:rPr/>
            </w:rPrChange>
          </w:rPr>
          <w:delText>alerts</w:delText>
        </w:r>
        <w:r w:rsidRPr="0062074F" w:rsidDel="00D56DA6">
          <w:rPr>
            <w:strike/>
            <w:rPrChange w:id="1697" w:author="jonathan pritchard" w:date="2026-01-13T15:57:00Z" w16du:dateUtc="2026-01-13T15:57:00Z">
              <w:rPr/>
            </w:rPrChange>
          </w:rPr>
          <w:delText>,</w:delText>
        </w:r>
      </w:del>
      <w:r w:rsidRPr="0062074F">
        <w:t xml:space="preserve"> warnings</w:t>
      </w:r>
      <w:ins w:id="1698" w:author="jonathan pritchard" w:date="2026-01-13T15:58:00Z" w16du:dateUtc="2026-01-13T15:58:00Z">
        <w:r w:rsidR="00172E40" w:rsidRPr="0062074F">
          <w:t xml:space="preserve"> and cautions</w:t>
        </w:r>
      </w:ins>
      <w:del w:id="1699" w:author="jonathan pritchard" w:date="2026-01-13T15:58:00Z" w16du:dateUtc="2026-01-13T15:58:00Z">
        <w:r w:rsidRPr="0062074F" w:rsidDel="00172E40">
          <w:delText>, cautions, or indications</w:delText>
        </w:r>
      </w:del>
      <w:r w:rsidRPr="0062074F">
        <w:t xml:space="preserve"> as described in IMO MSC.</w:t>
      </w:r>
      <w:del w:id="1700" w:author="jonathan pritchard" w:date="2026-01-13T15:59:00Z" w16du:dateUtc="2026-01-13T15:59:00Z">
        <w:r w:rsidRPr="0062074F" w:rsidDel="00172E40">
          <w:delText>252</w:delText>
        </w:r>
      </w:del>
      <w:ins w:id="1701" w:author="jonathan pritchard" w:date="2026-01-13T15:59:00Z" w16du:dateUtc="2026-01-13T15:59:00Z">
        <w:r w:rsidR="00172E40" w:rsidRPr="0062074F">
          <w:t>302(</w:t>
        </w:r>
      </w:ins>
      <w:del w:id="1702" w:author="jonathan pritchard" w:date="2026-01-13T15:59:00Z" w16du:dateUtc="2026-01-13T15:59:00Z">
        <w:r w:rsidRPr="0062074F" w:rsidDel="00172E40">
          <w:delText>(8</w:delText>
        </w:r>
      </w:del>
      <w:ins w:id="1703" w:author="jonathan pritchard" w:date="2026-01-13T15:59:00Z" w16du:dateUtc="2026-01-13T15:59:00Z">
        <w:r w:rsidR="00172E40" w:rsidRPr="0062074F">
          <w:t>87</w:t>
        </w:r>
      </w:ins>
      <w:del w:id="1704" w:author="jonathan pritchard" w:date="2026-01-13T15:59:00Z" w16du:dateUtc="2026-01-13T15:59:00Z">
        <w:r w:rsidRPr="0062074F" w:rsidDel="00172E40">
          <w:delText>3</w:delText>
        </w:r>
      </w:del>
      <w:r w:rsidRPr="0062074F">
        <w:t>)</w:t>
      </w:r>
      <w:r w:rsidR="003B3F16" w:rsidRPr="0062074F">
        <w:t>.</w:t>
      </w:r>
    </w:p>
    <w:p w14:paraId="57EA06A8" w14:textId="21BDD7BD" w:rsidR="003B3F16" w:rsidRPr="0062074F" w:rsidDel="000B0974" w:rsidRDefault="003B3F16" w:rsidP="00025127">
      <w:pPr>
        <w:spacing w:line="240" w:lineRule="auto"/>
        <w:jc w:val="both"/>
        <w:rPr>
          <w:del w:id="1705" w:author="jonathan pritchard" w:date="2026-01-14T12:16:00Z" w16du:dateUtc="2026-01-14T12:16:00Z"/>
        </w:rPr>
      </w:pPr>
    </w:p>
    <w:p w14:paraId="00B3F6FF" w14:textId="12881E3A" w:rsidR="000A5F45" w:rsidRPr="0062074F" w:rsidDel="000B0974" w:rsidRDefault="000D6C8D" w:rsidP="00A13F5A">
      <w:pPr>
        <w:pStyle w:val="Heading1"/>
        <w:rPr>
          <w:del w:id="1706" w:author="jonathan pritchard" w:date="2026-01-14T12:16:00Z" w16du:dateUtc="2026-01-14T12:16:00Z"/>
          <w:strike/>
          <w:rPrChange w:id="1707" w:author="jonathan pritchard" w:date="2025-08-07T10:38:00Z" w16du:dateUtc="2025-08-07T09:38:00Z">
            <w:rPr>
              <w:del w:id="1708" w:author="jonathan pritchard" w:date="2026-01-14T12:16:00Z" w16du:dateUtc="2026-01-14T12:16:00Z"/>
            </w:rPr>
          </w:rPrChange>
        </w:rPr>
      </w:pPr>
      <w:bookmarkStart w:id="1709" w:name="_Ref41928217"/>
      <w:bookmarkStart w:id="1710" w:name="_Ref171092510"/>
      <w:commentRangeStart w:id="1711"/>
      <w:del w:id="1712" w:author="jonathan pritchard" w:date="2026-01-14T12:16:00Z" w16du:dateUtc="2026-01-14T12:16:00Z">
        <w:r w:rsidRPr="0062074F" w:rsidDel="000B0974">
          <w:rPr>
            <w:b w:val="0"/>
            <w:bCs w:val="0"/>
            <w:strike/>
            <w:rPrChange w:id="1713" w:author="jonathan pritchard" w:date="2025-08-07T10:38:00Z" w16du:dateUtc="2025-08-07T09:38:00Z">
              <w:rPr>
                <w:b w:val="0"/>
                <w:bCs w:val="0"/>
              </w:rPr>
            </w:rPrChange>
          </w:rPr>
          <w:delText>I</w:delText>
        </w:r>
        <w:r w:rsidR="000A5F45" w:rsidRPr="0062074F" w:rsidDel="000B0974">
          <w:rPr>
            <w:b w:val="0"/>
            <w:bCs w:val="0"/>
            <w:strike/>
            <w:rPrChange w:id="1714" w:author="jonathan pritchard" w:date="2025-08-07T10:38:00Z" w16du:dateUtc="2025-08-07T09:38:00Z">
              <w:rPr>
                <w:b w:val="0"/>
                <w:bCs w:val="0"/>
              </w:rPr>
            </w:rPrChange>
          </w:rPr>
          <w:delText>nteroperability</w:delText>
        </w:r>
        <w:bookmarkEnd w:id="1709"/>
        <w:r w:rsidR="008D0923" w:rsidRPr="0062074F" w:rsidDel="000B0974">
          <w:rPr>
            <w:b w:val="0"/>
            <w:bCs w:val="0"/>
            <w:strike/>
            <w:rPrChange w:id="1715" w:author="jonathan pritchard" w:date="2025-08-07T10:38:00Z" w16du:dateUtc="2025-08-07T09:38:00Z">
              <w:rPr>
                <w:b w:val="0"/>
                <w:bCs w:val="0"/>
              </w:rPr>
            </w:rPrChange>
          </w:rPr>
          <w:delText xml:space="preserve"> </w:delText>
        </w:r>
        <w:bookmarkEnd w:id="1710"/>
      </w:del>
    </w:p>
    <w:p w14:paraId="4628D9A4" w14:textId="13D70F6A" w:rsidR="00E86DEF" w:rsidRPr="0062074F" w:rsidDel="000B0974" w:rsidRDefault="007010D8" w:rsidP="003B3F16">
      <w:pPr>
        <w:spacing w:after="120" w:line="240" w:lineRule="auto"/>
        <w:jc w:val="both"/>
        <w:rPr>
          <w:del w:id="1716" w:author="jonathan pritchard" w:date="2026-01-14T12:16:00Z" w16du:dateUtc="2026-01-14T12:16:00Z"/>
          <w:strike/>
          <w:rPrChange w:id="1717" w:author="jonathan pritchard" w:date="2025-08-07T10:38:00Z" w16du:dateUtc="2025-08-07T09:38:00Z">
            <w:rPr>
              <w:del w:id="1718" w:author="jonathan pritchard" w:date="2026-01-14T12:16:00Z" w16du:dateUtc="2026-01-14T12:16:00Z"/>
            </w:rPr>
          </w:rPrChange>
        </w:rPr>
      </w:pPr>
      <w:del w:id="1719" w:author="jonathan pritchard" w:date="2026-01-14T12:16:00Z" w16du:dateUtc="2026-01-14T12:16:00Z">
        <w:r w:rsidRPr="0062074F" w:rsidDel="000B0974">
          <w:rPr>
            <w:strike/>
            <w:rPrChange w:id="1720" w:author="jonathan pritchard" w:date="2025-08-07T10:38:00Z" w16du:dateUtc="2025-08-07T09:38:00Z">
              <w:rPr/>
            </w:rPrChange>
          </w:rPr>
          <w:delText xml:space="preserve">Ensuring visual interoperability in the presence of simultaneously displayed </w:delText>
        </w:r>
        <w:r w:rsidR="001D0D9A" w:rsidRPr="0062074F" w:rsidDel="000B0974">
          <w:rPr>
            <w:strike/>
            <w:rPrChange w:id="1721" w:author="jonathan pritchard" w:date="2025-08-07T10:38:00Z" w16du:dateUtc="2025-08-07T09:38:00Z">
              <w:rPr/>
            </w:rPrChange>
          </w:rPr>
          <w:delText xml:space="preserve">products </w:delText>
        </w:r>
        <w:r w:rsidRPr="0062074F" w:rsidDel="000B0974">
          <w:rPr>
            <w:strike/>
            <w:rPrChange w:id="1722" w:author="jonathan pritchard" w:date="2025-08-07T10:38:00Z" w16du:dateUtc="2025-08-07T09:38:00Z">
              <w:rPr/>
            </w:rPrChange>
          </w:rPr>
          <w:delText xml:space="preserve">is an important aspect of user interfaces for navigation screens. IHO Publication S-98 </w:delText>
        </w:r>
        <w:r w:rsidR="00453CB3" w:rsidRPr="0062074F" w:rsidDel="000B0974">
          <w:rPr>
            <w:strike/>
            <w:rPrChange w:id="1723" w:author="jonathan pritchard" w:date="2025-08-07T10:38:00Z" w16du:dateUtc="2025-08-07T09:38:00Z">
              <w:rPr/>
            </w:rPrChange>
          </w:rPr>
          <w:delText xml:space="preserve">(Data Product Interoperability in S-100 Navigation Systems) </w:delText>
        </w:r>
        <w:r w:rsidRPr="0062074F" w:rsidDel="000B0974">
          <w:rPr>
            <w:strike/>
            <w:rPrChange w:id="1724" w:author="jonathan pritchard" w:date="2025-08-07T10:38:00Z" w16du:dateUtc="2025-08-07T09:38:00Z">
              <w:rPr/>
            </w:rPrChange>
          </w:rPr>
          <w:delText xml:space="preserve">specifies the structure of </w:delText>
        </w:r>
        <w:r w:rsidR="00796161" w:rsidRPr="0062074F" w:rsidDel="000B0974">
          <w:rPr>
            <w:strike/>
            <w:rPrChange w:id="1725" w:author="jonathan pritchard" w:date="2025-08-07T10:38:00Z" w16du:dateUtc="2025-08-07T09:38:00Z">
              <w:rPr/>
            </w:rPrChange>
          </w:rPr>
          <w:delText>an</w:delText>
        </w:r>
        <w:r w:rsidRPr="0062074F" w:rsidDel="000B0974">
          <w:rPr>
            <w:strike/>
            <w:rPrChange w:id="1726" w:author="jonathan pritchard" w:date="2025-08-07T10:38:00Z" w16du:dateUtc="2025-08-07T09:38:00Z">
              <w:rPr/>
            </w:rPrChange>
          </w:rPr>
          <w:delText xml:space="preserve"> interoperability catalogue </w:delText>
        </w:r>
        <w:r w:rsidR="00796161" w:rsidRPr="0062074F" w:rsidDel="000B0974">
          <w:rPr>
            <w:strike/>
            <w:rPrChange w:id="1727" w:author="jonathan pritchard" w:date="2025-08-07T10:38:00Z" w16du:dateUtc="2025-08-07T09:38:00Z">
              <w:rPr/>
            </w:rPrChange>
          </w:rPr>
          <w:delText xml:space="preserve">to be used </w:delText>
        </w:r>
        <w:r w:rsidRPr="0062074F" w:rsidDel="000B0974">
          <w:rPr>
            <w:strike/>
            <w:rPrChange w:id="1728" w:author="jonathan pritchard" w:date="2025-08-07T10:38:00Z" w16du:dateUtc="2025-08-07T09:38:00Z">
              <w:rPr/>
            </w:rPrChange>
          </w:rPr>
          <w:delText>for ECDIS and INS.</w:delText>
        </w:r>
        <w:r w:rsidR="00796161" w:rsidRPr="0062074F" w:rsidDel="000B0974">
          <w:rPr>
            <w:strike/>
            <w:rPrChange w:id="1729" w:author="jonathan pritchard" w:date="2025-08-07T10:38:00Z" w16du:dateUtc="2025-08-07T09:38:00Z">
              <w:rPr/>
            </w:rPrChange>
          </w:rPr>
          <w:delText xml:space="preserve"> </w:delText>
        </w:r>
        <w:r w:rsidR="001D0D9A" w:rsidRPr="0062074F" w:rsidDel="000B0974">
          <w:rPr>
            <w:strike/>
            <w:rPrChange w:id="1730" w:author="jonathan pritchard" w:date="2025-08-07T10:38:00Z" w16du:dateUtc="2025-08-07T09:38:00Z">
              <w:rPr/>
            </w:rPrChange>
          </w:rPr>
          <w:delText xml:space="preserve">S-98 </w:delText>
        </w:r>
        <w:r w:rsidR="004A6E2D" w:rsidRPr="0062074F" w:rsidDel="000B0974">
          <w:rPr>
            <w:strike/>
            <w:rPrChange w:id="1731" w:author="jonathan pritchard" w:date="2025-08-07T10:38:00Z" w16du:dateUtc="2025-08-07T09:38:00Z">
              <w:rPr/>
            </w:rPrChange>
          </w:rPr>
          <w:delText xml:space="preserve">will </w:delText>
        </w:r>
        <w:r w:rsidR="001D0D9A" w:rsidRPr="0062074F" w:rsidDel="000B0974">
          <w:rPr>
            <w:strike/>
            <w:rPrChange w:id="1732" w:author="jonathan pritchard" w:date="2025-08-07T10:38:00Z" w16du:dateUtc="2025-08-07T09:38:00Z">
              <w:rPr/>
            </w:rPrChange>
          </w:rPr>
          <w:delText xml:space="preserve">provide, as a minimum for S-100 ECDIS, two levels of interoperability allowing data layers in different products to be interleaved or substituted within the display. An interoperability catalogue </w:delText>
        </w:r>
        <w:r w:rsidR="00796161" w:rsidRPr="0062074F" w:rsidDel="000B0974">
          <w:rPr>
            <w:strike/>
            <w:rPrChange w:id="1733" w:author="jonathan pritchard" w:date="2025-08-07T10:38:00Z" w16du:dateUtc="2025-08-07T09:38:00Z">
              <w:rPr/>
            </w:rPrChange>
          </w:rPr>
          <w:delText xml:space="preserve">is currently unpublished by IHO and </w:delText>
        </w:r>
        <w:r w:rsidR="00D14F95" w:rsidRPr="0062074F" w:rsidDel="000B0974">
          <w:rPr>
            <w:strike/>
            <w:rPrChange w:id="1734" w:author="jonathan pritchard" w:date="2025-08-07T10:38:00Z" w16du:dateUtc="2025-08-07T09:38:00Z">
              <w:rPr/>
            </w:rPrChange>
          </w:rPr>
          <w:delText xml:space="preserve">there is no current requirement for its implementation in </w:delText>
        </w:r>
        <w:r w:rsidR="00776736" w:rsidRPr="0062074F" w:rsidDel="000B0974">
          <w:rPr>
            <w:strike/>
            <w:rPrChange w:id="1735" w:author="jonathan pritchard" w:date="2025-08-07T10:38:00Z" w16du:dateUtc="2025-08-07T09:38:00Z">
              <w:rPr/>
            </w:rPrChange>
          </w:rPr>
          <w:delText>ECDIS</w:delText>
        </w:r>
        <w:r w:rsidR="00D14F95" w:rsidRPr="0062074F" w:rsidDel="000B0974">
          <w:rPr>
            <w:strike/>
            <w:rPrChange w:id="1736" w:author="jonathan pritchard" w:date="2025-08-07T10:38:00Z" w16du:dateUtc="2025-08-07T09:38:00Z">
              <w:rPr/>
            </w:rPrChange>
          </w:rPr>
          <w:delText xml:space="preserve">. Other mechanisms for interoperability between product specifications exist and are defined </w:delText>
        </w:r>
        <w:r w:rsidR="00776736" w:rsidRPr="0062074F" w:rsidDel="000B0974">
          <w:rPr>
            <w:strike/>
            <w:rPrChange w:id="1737" w:author="jonathan pritchard" w:date="2025-08-07T10:38:00Z" w16du:dateUtc="2025-08-07T09:38:00Z">
              <w:rPr/>
            </w:rPrChange>
          </w:rPr>
          <w:delText xml:space="preserve">in </w:delText>
        </w:r>
        <w:r w:rsidR="00D14F95" w:rsidRPr="0062074F" w:rsidDel="000B0974">
          <w:rPr>
            <w:strike/>
            <w:rPrChange w:id="1738" w:author="jonathan pritchard" w:date="2025-08-07T10:38:00Z" w16du:dateUtc="2025-08-07T09:38:00Z">
              <w:rPr/>
            </w:rPrChange>
          </w:rPr>
          <w:delText>this document.</w:delText>
        </w:r>
      </w:del>
    </w:p>
    <w:p w14:paraId="7F805FF0" w14:textId="13D89F4F" w:rsidR="00776736" w:rsidRPr="0062074F" w:rsidDel="000B0974" w:rsidRDefault="00796161" w:rsidP="003B3F16">
      <w:pPr>
        <w:spacing w:after="120" w:line="240" w:lineRule="auto"/>
        <w:jc w:val="both"/>
        <w:rPr>
          <w:del w:id="1739" w:author="jonathan pritchard" w:date="2026-01-14T12:16:00Z" w16du:dateUtc="2026-01-14T12:16:00Z"/>
          <w:strike/>
          <w:rPrChange w:id="1740" w:author="jonathan pritchard" w:date="2025-08-07T10:38:00Z" w16du:dateUtc="2025-08-07T09:38:00Z">
            <w:rPr>
              <w:del w:id="1741" w:author="jonathan pritchard" w:date="2026-01-14T12:16:00Z" w16du:dateUtc="2026-01-14T12:16:00Z"/>
            </w:rPr>
          </w:rPrChange>
        </w:rPr>
      </w:pPr>
      <w:del w:id="1742" w:author="jonathan pritchard" w:date="2026-01-14T12:16:00Z" w16du:dateUtc="2026-01-14T12:16:00Z">
        <w:r w:rsidRPr="0062074F" w:rsidDel="000B0974">
          <w:rPr>
            <w:strike/>
            <w:rPrChange w:id="1743" w:author="jonathan pritchard" w:date="2025-08-07T10:38:00Z" w16du:dateUtc="2025-08-07T09:38:00Z">
              <w:rPr/>
            </w:rPrChange>
          </w:rPr>
          <w:delText>When published</w:delText>
        </w:r>
        <w:r w:rsidR="00D14F95" w:rsidRPr="0062074F" w:rsidDel="000B0974">
          <w:rPr>
            <w:strike/>
            <w:rPrChange w:id="1744" w:author="jonathan pritchard" w:date="2025-08-07T10:38:00Z" w16du:dateUtc="2025-08-07T09:38:00Z">
              <w:rPr/>
            </w:rPrChange>
          </w:rPr>
          <w:delText xml:space="preserve"> by the IHO </w:delText>
        </w:r>
        <w:r w:rsidR="004A6E2D" w:rsidRPr="0062074F" w:rsidDel="000B0974">
          <w:rPr>
            <w:strike/>
            <w:rPrChange w:id="1745" w:author="jonathan pritchard" w:date="2025-08-07T10:38:00Z" w16du:dateUtc="2025-08-07T09:38:00Z">
              <w:rPr/>
            </w:rPrChange>
          </w:rPr>
          <w:delText xml:space="preserve">an </w:delText>
        </w:r>
        <w:r w:rsidR="003B3F16" w:rsidRPr="0062074F" w:rsidDel="000B0974">
          <w:rPr>
            <w:strike/>
            <w:rPrChange w:id="1746" w:author="jonathan pritchard" w:date="2025-08-07T10:38:00Z" w16du:dateUtc="2025-08-07T09:38:00Z">
              <w:rPr/>
            </w:rPrChange>
          </w:rPr>
          <w:delText>I</w:delText>
        </w:r>
        <w:r w:rsidR="00E86DEF" w:rsidRPr="0062074F" w:rsidDel="000B0974">
          <w:rPr>
            <w:strike/>
            <w:rPrChange w:id="1747" w:author="jonathan pritchard" w:date="2025-08-07T10:38:00Z" w16du:dateUtc="2025-08-07T09:38:00Z">
              <w:rPr/>
            </w:rPrChange>
          </w:rPr>
          <w:delText xml:space="preserve">nteroperability </w:delText>
        </w:r>
        <w:r w:rsidR="003B3F16" w:rsidRPr="0062074F" w:rsidDel="000B0974">
          <w:rPr>
            <w:strike/>
            <w:rPrChange w:id="1748" w:author="jonathan pritchard" w:date="2025-08-07T10:38:00Z" w16du:dateUtc="2025-08-07T09:38:00Z">
              <w:rPr/>
            </w:rPrChange>
          </w:rPr>
          <w:delText>C</w:delText>
        </w:r>
        <w:r w:rsidR="00E86DEF" w:rsidRPr="0062074F" w:rsidDel="000B0974">
          <w:rPr>
            <w:strike/>
            <w:rPrChange w:id="1749" w:author="jonathan pritchard" w:date="2025-08-07T10:38:00Z" w16du:dateUtc="2025-08-07T09:38:00Z">
              <w:rPr/>
            </w:rPrChange>
          </w:rPr>
          <w:delText xml:space="preserve">atalogue </w:delText>
        </w:r>
        <w:r w:rsidR="00660050" w:rsidRPr="0062074F" w:rsidDel="000B0974">
          <w:rPr>
            <w:strike/>
            <w:rPrChange w:id="1750" w:author="jonathan pritchard" w:date="2025-08-07T10:38:00Z" w16du:dateUtc="2025-08-07T09:38:00Z">
              <w:rPr/>
            </w:rPrChange>
          </w:rPr>
          <w:delText xml:space="preserve">will provide a normative </w:delText>
        </w:r>
        <w:r w:rsidR="003B3F16" w:rsidRPr="0062074F" w:rsidDel="000B0974">
          <w:rPr>
            <w:strike/>
            <w:rPrChange w:id="1751" w:author="jonathan pritchard" w:date="2025-08-07T10:38:00Z" w16du:dateUtc="2025-08-07T09:38:00Z">
              <w:rPr/>
            </w:rPrChange>
          </w:rPr>
          <w:delText>I</w:delText>
        </w:r>
        <w:r w:rsidR="00660050" w:rsidRPr="0062074F" w:rsidDel="000B0974">
          <w:rPr>
            <w:strike/>
            <w:rPrChange w:id="1752" w:author="jonathan pritchard" w:date="2025-08-07T10:38:00Z" w16du:dateUtc="2025-08-07T09:38:00Z">
              <w:rPr/>
            </w:rPrChange>
          </w:rPr>
          <w:delText xml:space="preserve">nteroperability </w:delText>
        </w:r>
        <w:r w:rsidR="003B3F16" w:rsidRPr="0062074F" w:rsidDel="000B0974">
          <w:rPr>
            <w:strike/>
            <w:rPrChange w:id="1753" w:author="jonathan pritchard" w:date="2025-08-07T10:38:00Z" w16du:dateUtc="2025-08-07T09:38:00Z">
              <w:rPr/>
            </w:rPrChange>
          </w:rPr>
          <w:delText>C</w:delText>
        </w:r>
        <w:r w:rsidR="00660050" w:rsidRPr="0062074F" w:rsidDel="000B0974">
          <w:rPr>
            <w:strike/>
            <w:rPrChange w:id="1754" w:author="jonathan pritchard" w:date="2025-08-07T10:38:00Z" w16du:dateUtc="2025-08-07T09:38:00Z">
              <w:rPr/>
            </w:rPrChange>
          </w:rPr>
          <w:delText xml:space="preserve">atalogue for </w:delText>
        </w:r>
        <w:r w:rsidR="00D14F95" w:rsidRPr="0062074F" w:rsidDel="000B0974">
          <w:rPr>
            <w:strike/>
            <w:rPrChange w:id="1755" w:author="jonathan pritchard" w:date="2025-08-07T10:38:00Z" w16du:dateUtc="2025-08-07T09:38:00Z">
              <w:rPr/>
            </w:rPrChange>
          </w:rPr>
          <w:delText xml:space="preserve">S-100 </w:delText>
        </w:r>
        <w:r w:rsidR="00660050" w:rsidRPr="0062074F" w:rsidDel="000B0974">
          <w:rPr>
            <w:strike/>
            <w:rPrChange w:id="1756" w:author="jonathan pritchard" w:date="2025-08-07T10:38:00Z" w16du:dateUtc="2025-08-07T09:38:00Z">
              <w:rPr/>
            </w:rPrChange>
          </w:rPr>
          <w:delText>ECDIS</w:delText>
        </w:r>
        <w:r w:rsidR="00776736" w:rsidRPr="0062074F" w:rsidDel="000B0974">
          <w:rPr>
            <w:strike/>
            <w:rPrChange w:id="1757" w:author="jonathan pritchard" w:date="2025-08-07T10:38:00Z" w16du:dateUtc="2025-08-07T09:38:00Z">
              <w:rPr/>
            </w:rPrChange>
          </w:rPr>
          <w:delText xml:space="preserve"> and the published IHO product specifications. Therefore, a </w:delText>
        </w:r>
        <w:r w:rsidR="00330D8D" w:rsidRPr="0062074F" w:rsidDel="000B0974">
          <w:rPr>
            <w:strike/>
            <w:rPrChange w:id="1758" w:author="jonathan pritchard" w:date="2025-08-07T10:38:00Z" w16du:dateUtc="2025-08-07T09:38:00Z">
              <w:rPr/>
            </w:rPrChange>
          </w:rPr>
          <w:delText xml:space="preserve">detailed </w:delText>
        </w:r>
        <w:r w:rsidR="00776736" w:rsidRPr="0062074F" w:rsidDel="000B0974">
          <w:rPr>
            <w:strike/>
            <w:rPrChange w:id="1759" w:author="jonathan pritchard" w:date="2025-08-07T10:38:00Z" w16du:dateUtc="2025-08-07T09:38:00Z">
              <w:rPr/>
            </w:rPrChange>
          </w:rPr>
          <w:delText>requirement for its implementation will be contained in a future edition of this document</w:delText>
        </w:r>
        <w:r w:rsidR="00D14F95" w:rsidRPr="0062074F" w:rsidDel="000B0974">
          <w:rPr>
            <w:strike/>
            <w:rPrChange w:id="1760" w:author="jonathan pritchard" w:date="2025-08-07T10:38:00Z" w16du:dateUtc="2025-08-07T09:38:00Z">
              <w:rPr/>
            </w:rPrChange>
          </w:rPr>
          <w:delText xml:space="preserve">. </w:delText>
        </w:r>
      </w:del>
    </w:p>
    <w:p w14:paraId="55559AFB" w14:textId="3C981602" w:rsidR="00776736" w:rsidRPr="0062074F" w:rsidDel="000B0974" w:rsidRDefault="00776736" w:rsidP="00776736">
      <w:pPr>
        <w:spacing w:after="120" w:line="240" w:lineRule="auto"/>
        <w:jc w:val="both"/>
        <w:rPr>
          <w:del w:id="1761" w:author="jonathan pritchard" w:date="2026-01-14T12:16:00Z" w16du:dateUtc="2026-01-14T12:16:00Z"/>
          <w:strike/>
          <w:rPrChange w:id="1762" w:author="jonathan pritchard" w:date="2025-08-07T10:38:00Z" w16du:dateUtc="2025-08-07T09:38:00Z">
            <w:rPr>
              <w:del w:id="1763" w:author="jonathan pritchard" w:date="2026-01-14T12:16:00Z" w16du:dateUtc="2026-01-14T12:16:00Z"/>
            </w:rPr>
          </w:rPrChange>
        </w:rPr>
      </w:pPr>
      <w:del w:id="1764" w:author="jonathan pritchard" w:date="2026-01-14T12:16:00Z" w16du:dateUtc="2026-01-14T12:16:00Z">
        <w:r w:rsidRPr="0062074F" w:rsidDel="000B0974">
          <w:rPr>
            <w:strike/>
            <w:rPrChange w:id="1765" w:author="jonathan pritchard" w:date="2025-08-07T10:38:00Z" w16du:dateUtc="2025-08-07T09:38:00Z">
              <w:rPr/>
            </w:rPrChange>
          </w:rPr>
          <w:delText>It is intended, in a future edition of this document, to also provide user interface requirements for end user control of interoperability.</w:delText>
        </w:r>
      </w:del>
    </w:p>
    <w:p w14:paraId="75DB62C5" w14:textId="493FB042" w:rsidR="00D14F95" w:rsidRPr="0062074F" w:rsidDel="000B0974" w:rsidRDefault="00D14F95" w:rsidP="003B3F16">
      <w:pPr>
        <w:spacing w:after="120" w:line="240" w:lineRule="auto"/>
        <w:jc w:val="both"/>
        <w:rPr>
          <w:del w:id="1766" w:author="jonathan pritchard" w:date="2026-01-14T12:16:00Z" w16du:dateUtc="2026-01-14T12:16:00Z"/>
          <w:strike/>
          <w:rPrChange w:id="1767" w:author="jonathan pritchard" w:date="2025-08-07T10:38:00Z" w16du:dateUtc="2025-08-07T09:38:00Z">
            <w:rPr>
              <w:del w:id="1768" w:author="jonathan pritchard" w:date="2026-01-14T12:16:00Z" w16du:dateUtc="2026-01-14T12:16:00Z"/>
            </w:rPr>
          </w:rPrChange>
        </w:rPr>
      </w:pPr>
      <w:del w:id="1769" w:author="jonathan pritchard" w:date="2026-01-14T12:16:00Z" w16du:dateUtc="2026-01-14T12:16:00Z">
        <w:r w:rsidRPr="0062074F" w:rsidDel="000B0974">
          <w:rPr>
            <w:strike/>
            <w:rPrChange w:id="1770" w:author="jonathan pritchard" w:date="2025-08-07T10:38:00Z" w16du:dateUtc="2025-08-07T09:38:00Z">
              <w:rPr/>
            </w:rPrChange>
          </w:rPr>
          <w:delText>S</w:delText>
        </w:r>
        <w:r w:rsidR="00E86DEF" w:rsidRPr="0062074F" w:rsidDel="000B0974">
          <w:rPr>
            <w:strike/>
            <w:rPrChange w:id="1771" w:author="jonathan pritchard" w:date="2025-08-07T10:38:00Z" w16du:dateUtc="2025-08-07T09:38:00Z">
              <w:rPr/>
            </w:rPrChange>
          </w:rPr>
          <w:delText xml:space="preserve">-98 </w:delText>
        </w:r>
        <w:r w:rsidRPr="0062074F" w:rsidDel="000B0974">
          <w:rPr>
            <w:strike/>
            <w:rPrChange w:id="1772" w:author="jonathan pritchard" w:date="2025-08-07T10:38:00Z" w16du:dateUtc="2025-08-07T09:38:00Z">
              <w:rPr/>
            </w:rPrChange>
          </w:rPr>
          <w:delText xml:space="preserve">itself also </w:delText>
        </w:r>
        <w:r w:rsidR="00E86DEF" w:rsidRPr="0062074F" w:rsidDel="000B0974">
          <w:rPr>
            <w:strike/>
            <w:rPrChange w:id="1773" w:author="jonathan pritchard" w:date="2025-08-07T10:38:00Z" w16du:dateUtc="2025-08-07T09:38:00Z">
              <w:rPr/>
            </w:rPrChange>
          </w:rPr>
          <w:delText>permits extensions</w:delText>
        </w:r>
        <w:r w:rsidR="00B65CAE" w:rsidRPr="0062074F" w:rsidDel="000B0974">
          <w:rPr>
            <w:strike/>
            <w:rPrChange w:id="1774" w:author="jonathan pritchard" w:date="2025-08-07T10:38:00Z" w16du:dateUtc="2025-08-07T09:38:00Z">
              <w:rPr/>
            </w:rPrChange>
          </w:rPr>
          <w:delText xml:space="preserve">, </w:delText>
        </w:r>
        <w:r w:rsidR="00E86DEF" w:rsidRPr="0062074F" w:rsidDel="000B0974">
          <w:rPr>
            <w:strike/>
            <w:rPrChange w:id="1775" w:author="jonathan pritchard" w:date="2025-08-07T10:38:00Z" w16du:dateUtc="2025-08-07T09:38:00Z">
              <w:rPr/>
            </w:rPrChange>
          </w:rPr>
          <w:delText>substitutes</w:delText>
        </w:r>
        <w:r w:rsidR="006A193F" w:rsidRPr="0062074F" w:rsidDel="000B0974">
          <w:rPr>
            <w:strike/>
            <w:rPrChange w:id="1776" w:author="jonathan pritchard" w:date="2025-08-07T10:38:00Z" w16du:dateUtc="2025-08-07T09:38:00Z">
              <w:rPr/>
            </w:rPrChange>
          </w:rPr>
          <w:delText xml:space="preserve"> and customizations</w:delText>
        </w:r>
        <w:r w:rsidR="00B65CAE" w:rsidRPr="0062074F" w:rsidDel="000B0974">
          <w:rPr>
            <w:strike/>
            <w:rPrChange w:id="1777" w:author="jonathan pritchard" w:date="2025-08-07T10:38:00Z" w16du:dateUtc="2025-08-07T09:38:00Z">
              <w:rPr/>
            </w:rPrChange>
          </w:rPr>
          <w:delText xml:space="preserve"> provided</w:delText>
        </w:r>
        <w:r w:rsidR="006A193F" w:rsidRPr="0062074F" w:rsidDel="000B0974">
          <w:rPr>
            <w:strike/>
            <w:rPrChange w:id="1778" w:author="jonathan pritchard" w:date="2025-08-07T10:38:00Z" w16du:dateUtc="2025-08-07T09:38:00Z">
              <w:rPr/>
            </w:rPrChange>
          </w:rPr>
          <w:delText xml:space="preserve"> the minimum functions provided by the IHO </w:delText>
        </w:r>
        <w:r w:rsidR="003B3F16" w:rsidRPr="0062074F" w:rsidDel="000B0974">
          <w:rPr>
            <w:strike/>
            <w:rPrChange w:id="1779" w:author="jonathan pritchard" w:date="2025-08-07T10:38:00Z" w16du:dateUtc="2025-08-07T09:38:00Z">
              <w:rPr/>
            </w:rPrChange>
          </w:rPr>
          <w:delText>C</w:delText>
        </w:r>
        <w:r w:rsidR="006A193F" w:rsidRPr="0062074F" w:rsidDel="000B0974">
          <w:rPr>
            <w:strike/>
            <w:rPrChange w:id="1780" w:author="jonathan pritchard" w:date="2025-08-07T10:38:00Z" w16du:dateUtc="2025-08-07T09:38:00Z">
              <w:rPr/>
            </w:rPrChange>
          </w:rPr>
          <w:delText xml:space="preserve">atalogue are maintained and </w:delText>
        </w:r>
        <w:r w:rsidR="00B65CAE" w:rsidRPr="0062074F" w:rsidDel="000B0974">
          <w:rPr>
            <w:strike/>
            <w:rPrChange w:id="1781" w:author="jonathan pritchard" w:date="2025-08-07T10:38:00Z" w16du:dateUtc="2025-08-07T09:38:00Z">
              <w:rPr/>
            </w:rPrChange>
          </w:rPr>
          <w:delText>interoperability</w:delText>
        </w:r>
        <w:r w:rsidR="006A193F" w:rsidRPr="0062074F" w:rsidDel="000B0974">
          <w:rPr>
            <w:strike/>
            <w:rPrChange w:id="1782" w:author="jonathan pritchard" w:date="2025-08-07T10:38:00Z" w16du:dateUtc="2025-08-07T09:38:00Z">
              <w:rPr/>
            </w:rPrChange>
          </w:rPr>
          <w:delText xml:space="preserve"> is not degraded</w:delText>
        </w:r>
        <w:r w:rsidR="00B65CAE" w:rsidRPr="0062074F" w:rsidDel="000B0974">
          <w:rPr>
            <w:strike/>
            <w:rPrChange w:id="1783" w:author="jonathan pritchard" w:date="2025-08-07T10:38:00Z" w16du:dateUtc="2025-08-07T09:38:00Z">
              <w:rPr/>
            </w:rPrChange>
          </w:rPr>
          <w:delText xml:space="preserve"> (S-98 </w:delText>
        </w:r>
        <w:r w:rsidR="003B3F16" w:rsidRPr="0062074F" w:rsidDel="000B0974">
          <w:rPr>
            <w:rFonts w:cs="Arial"/>
            <w:strike/>
            <w:rPrChange w:id="1784" w:author="jonathan pritchard" w:date="2025-08-07T10:38:00Z" w16du:dateUtc="2025-08-07T09:38:00Z">
              <w:rPr>
                <w:rFonts w:cs="Arial"/>
              </w:rPr>
            </w:rPrChange>
          </w:rPr>
          <w:delText>clauses</w:delText>
        </w:r>
        <w:r w:rsidR="00B65CAE" w:rsidRPr="0062074F" w:rsidDel="000B0974">
          <w:rPr>
            <w:strike/>
            <w:rPrChange w:id="1785" w:author="jonathan pritchard" w:date="2025-08-07T10:38:00Z" w16du:dateUtc="2025-08-07T09:38:00Z">
              <w:rPr/>
            </w:rPrChange>
          </w:rPr>
          <w:delText> 12.1.1–12.1.3).</w:delText>
        </w:r>
        <w:r w:rsidRPr="0062074F" w:rsidDel="000B0974">
          <w:rPr>
            <w:strike/>
            <w:rPrChange w:id="1786" w:author="jonathan pritchard" w:date="2025-08-07T10:38:00Z" w16du:dateUtc="2025-08-07T09:38:00Z">
              <w:rPr/>
            </w:rPrChange>
          </w:rPr>
          <w:delText xml:space="preserve"> </w:delText>
        </w:r>
        <w:commentRangeEnd w:id="1711"/>
        <w:r w:rsidR="008A4A4B" w:rsidRPr="0062074F" w:rsidDel="000B0974">
          <w:rPr>
            <w:rStyle w:val="CommentReference"/>
            <w:strike/>
            <w:sz w:val="20"/>
            <w:lang w:val="en-GB"/>
            <w:rPrChange w:id="1787" w:author="jonathan pritchard" w:date="2025-08-07T10:38:00Z" w16du:dateUtc="2025-08-07T09:38:00Z">
              <w:rPr>
                <w:rStyle w:val="CommentReference"/>
                <w:sz w:val="20"/>
                <w:lang w:val="en-GB"/>
              </w:rPr>
            </w:rPrChange>
          </w:rPr>
          <w:commentReference w:id="1711"/>
        </w:r>
      </w:del>
    </w:p>
    <w:p w14:paraId="73B5EE23" w14:textId="253CADB9" w:rsidR="00B268EF" w:rsidRPr="0062074F" w:rsidDel="000B0974" w:rsidRDefault="00B268EF" w:rsidP="00E670D9">
      <w:pPr>
        <w:spacing w:after="120" w:line="240" w:lineRule="auto"/>
        <w:jc w:val="both"/>
        <w:rPr>
          <w:del w:id="1788" w:author="jonathan pritchard" w:date="2026-01-14T12:16:00Z" w16du:dateUtc="2026-01-14T12:16:00Z"/>
        </w:rPr>
      </w:pPr>
    </w:p>
    <w:p w14:paraId="6B79B010" w14:textId="77777777" w:rsidR="00314CAB" w:rsidRPr="0062074F" w:rsidRDefault="00314CAB">
      <w:pPr>
        <w:rPr>
          <w:rFonts w:eastAsia="Times New Roman"/>
          <w:b/>
          <w:bCs/>
          <w:sz w:val="24"/>
        </w:rPr>
      </w:pPr>
      <w:bookmarkStart w:id="1789" w:name="_Ref49380568"/>
      <w:del w:id="1790" w:author="jonathan pritchard" w:date="2026-01-14T12:16:00Z" w16du:dateUtc="2026-01-14T12:16:00Z">
        <w:r w:rsidRPr="0062074F" w:rsidDel="000B0974">
          <w:br w:type="page"/>
        </w:r>
      </w:del>
    </w:p>
    <w:p w14:paraId="6D762915" w14:textId="43B75661" w:rsidR="00BC555A" w:rsidRPr="0062074F" w:rsidRDefault="00FD648E" w:rsidP="00A13F5A">
      <w:pPr>
        <w:pStyle w:val="Heading1"/>
      </w:pPr>
      <w:bookmarkStart w:id="1791" w:name="_Toc219458211"/>
      <w:r w:rsidRPr="0062074F">
        <w:t>Display Organisation</w:t>
      </w:r>
      <w:r w:rsidR="00A80530" w:rsidRPr="0062074F">
        <w:t xml:space="preserve"> and Operation</w:t>
      </w:r>
      <w:bookmarkEnd w:id="1789"/>
      <w:bookmarkEnd w:id="1791"/>
    </w:p>
    <w:p w14:paraId="501C6929" w14:textId="7DAEDB8F" w:rsidR="00D37328" w:rsidRPr="0062074F" w:rsidRDefault="00D37328" w:rsidP="00DB7CFE">
      <w:pPr>
        <w:pStyle w:val="Heading2"/>
      </w:pPr>
      <w:bookmarkStart w:id="1792" w:name="_Toc38829553"/>
      <w:bookmarkStart w:id="1793" w:name="_Toc38830056"/>
      <w:bookmarkStart w:id="1794" w:name="_Ref49480223"/>
      <w:bookmarkStart w:id="1795" w:name="_Ref49480231"/>
      <w:bookmarkStart w:id="1796" w:name="_Hlk167438924"/>
      <w:bookmarkStart w:id="1797" w:name="_Toc219458212"/>
      <w:bookmarkEnd w:id="1792"/>
      <w:bookmarkEnd w:id="1793"/>
      <w:r w:rsidRPr="0062074F">
        <w:t xml:space="preserve">Display of </w:t>
      </w:r>
      <w:r w:rsidR="00950DDE" w:rsidRPr="0062074F">
        <w:t>non-</w:t>
      </w:r>
      <w:r w:rsidR="00716B39" w:rsidRPr="0062074F">
        <w:t>S-100</w:t>
      </w:r>
      <w:r w:rsidR="00950DDE" w:rsidRPr="0062074F">
        <w:t xml:space="preserve"> </w:t>
      </w:r>
      <w:r w:rsidRPr="0062074F">
        <w:t>information</w:t>
      </w:r>
      <w:bookmarkEnd w:id="1794"/>
      <w:bookmarkEnd w:id="1795"/>
      <w:bookmarkEnd w:id="1797"/>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1798" w:name="_Ref49482794"/>
      <w:bookmarkStart w:id="1799" w:name="_Ref178773055"/>
      <w:bookmarkStart w:id="1800" w:name="_Ref179768848"/>
      <w:bookmarkStart w:id="1801" w:name="_Toc219458213"/>
      <w:r w:rsidRPr="0062074F">
        <w:t xml:space="preserve">Distinguishing between </w:t>
      </w:r>
      <w:r w:rsidR="0052443F" w:rsidRPr="0062074F">
        <w:t xml:space="preserve">official </w:t>
      </w:r>
      <w:r w:rsidR="000F4DF4" w:rsidRPr="0062074F">
        <w:t xml:space="preserve">S-100 </w:t>
      </w:r>
      <w:r w:rsidRPr="0062074F">
        <w:t>data and additional data</w:t>
      </w:r>
      <w:bookmarkEnd w:id="1798"/>
      <w:bookmarkEnd w:id="1799"/>
      <w:bookmarkEnd w:id="1800"/>
      <w:bookmarkEnd w:id="1801"/>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rsidP="00850829">
      <w:pPr>
        <w:numPr>
          <w:ilvl w:val="0"/>
          <w:numId w:val="110"/>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rsidP="00850829">
      <w:pPr>
        <w:numPr>
          <w:ilvl w:val="0"/>
          <w:numId w:val="110"/>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rsidP="00850829">
      <w:pPr>
        <w:numPr>
          <w:ilvl w:val="0"/>
          <w:numId w:val="110"/>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85ACD4E" w:rsidR="00850829" w:rsidRPr="0062074F" w:rsidRDefault="00850829" w:rsidP="00850829">
      <w:pPr>
        <w:numPr>
          <w:ilvl w:val="0"/>
          <w:numId w:val="110"/>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del w:id="1802" w:author="jonathan pritchard" w:date="2025-10-24T14:34:00Z" w16du:dateUtc="2025-10-24T13:34:00Z">
        <w:r w:rsidRPr="0062074F" w:rsidDel="00D837FD">
          <w:rPr>
            <w:rFonts w:cs="Arial"/>
            <w:b/>
            <w:bCs/>
          </w:rPr>
          <w:delText>aa</w:delText>
        </w:r>
        <w:r w:rsidR="008F1A27" w:rsidRPr="0062074F" w:rsidDel="00D837FD">
          <w:rPr>
            <w:rFonts w:cs="Arial"/>
            <w:b/>
            <w:bCs/>
          </w:rPr>
          <w:delText>00</w:delText>
        </w:r>
      </w:del>
      <w:ins w:id="1803" w:author="jonathan pritchard" w:date="2025-10-24T14:34:00Z" w16du:dateUtc="2025-10-24T13:34:00Z">
        <w:r w:rsidR="00D837FD" w:rsidRPr="0062074F">
          <w:rPr>
            <w:rFonts w:cs="Arial"/>
            <w:b/>
            <w:bCs/>
          </w:rPr>
          <w:t>00AA</w:t>
        </w:r>
      </w:ins>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rsidP="00DC2AC5">
      <w:pPr>
        <w:pStyle w:val="ListParagraph"/>
        <w:numPr>
          <w:ilvl w:val="0"/>
          <w:numId w:val="109"/>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rsidP="00A13F5A">
      <w:pPr>
        <w:pStyle w:val="ListParagraph"/>
        <w:numPr>
          <w:ilvl w:val="1"/>
          <w:numId w:val="109"/>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rsidP="00A13F5A">
      <w:pPr>
        <w:pStyle w:val="ListParagraph"/>
        <w:numPr>
          <w:ilvl w:val="1"/>
          <w:numId w:val="109"/>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ins w:id="1804" w:author="jonathan pritchard" w:date="2025-10-24T14:35:00Z" w16du:dateUtc="2025-10-24T13:35:00Z">
        <w:r w:rsidR="00D837FD" w:rsidRPr="0062074F">
          <w:t>, except for generation of S-128 datasets</w:t>
        </w:r>
      </w:ins>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rsidP="00DC2AC5">
      <w:pPr>
        <w:pStyle w:val="ListParagraph"/>
        <w:numPr>
          <w:ilvl w:val="0"/>
          <w:numId w:val="109"/>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rsidP="00A13F5A">
      <w:pPr>
        <w:pStyle w:val="ListParagraph"/>
        <w:numPr>
          <w:ilvl w:val="1"/>
          <w:numId w:val="109"/>
        </w:numPr>
        <w:spacing w:after="120" w:line="240" w:lineRule="auto"/>
        <w:jc w:val="both"/>
      </w:pPr>
      <w:r w:rsidRPr="0062074F">
        <w:rPr>
          <w:b/>
          <w:bCs/>
        </w:rPr>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rsidP="00DC2AC5">
      <w:pPr>
        <w:pStyle w:val="ListParagraph"/>
        <w:numPr>
          <w:ilvl w:val="0"/>
          <w:numId w:val="109"/>
        </w:numPr>
        <w:spacing w:after="120" w:line="240" w:lineRule="auto"/>
        <w:jc w:val="both"/>
      </w:pPr>
      <w:r w:rsidRPr="0062074F">
        <w:t>Catalogues</w:t>
      </w:r>
    </w:p>
    <w:p w14:paraId="13F0CDEA" w14:textId="2627BD15" w:rsidR="00DC2AC5" w:rsidRPr="0062074F" w:rsidRDefault="00DC2AC5" w:rsidP="00DC2AC5">
      <w:pPr>
        <w:pStyle w:val="ListParagraph"/>
        <w:numPr>
          <w:ilvl w:val="1"/>
          <w:numId w:val="109"/>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1796"/>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1805" w:name="_Toc175130138"/>
      <w:bookmarkStart w:id="1806" w:name="_Toc175130139"/>
      <w:bookmarkStart w:id="1807" w:name="_Ref49484794"/>
      <w:bookmarkStart w:id="1808" w:name="_Toc219458214"/>
      <w:bookmarkEnd w:id="1805"/>
      <w:bookmarkEnd w:id="1806"/>
      <w:r w:rsidRPr="0062074F">
        <w:lastRenderedPageBreak/>
        <w:t>Supplemental display items</w:t>
      </w:r>
      <w:bookmarkEnd w:id="1807"/>
      <w:bookmarkEnd w:id="1808"/>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rsidP="00AE2737">
      <w:pPr>
        <w:pStyle w:val="ListParagraph"/>
        <w:numPr>
          <w:ilvl w:val="0"/>
          <w:numId w:val="25"/>
        </w:numPr>
        <w:spacing w:after="60" w:line="240" w:lineRule="auto"/>
        <w:jc w:val="both"/>
      </w:pPr>
      <w:r w:rsidRPr="0062074F">
        <w:t>Positional data and time;</w:t>
      </w:r>
    </w:p>
    <w:p w14:paraId="3CD6436C" w14:textId="7D930017" w:rsidR="00282925" w:rsidRPr="0062074F" w:rsidRDefault="000D5648" w:rsidP="00AE2737">
      <w:pPr>
        <w:pStyle w:val="ListParagraph"/>
        <w:numPr>
          <w:ilvl w:val="0"/>
          <w:numId w:val="25"/>
        </w:numPr>
        <w:spacing w:after="60" w:line="240" w:lineRule="auto"/>
        <w:jc w:val="both"/>
      </w:pPr>
      <w:r w:rsidRPr="0062074F">
        <w:t>L</w:t>
      </w:r>
      <w:r w:rsidR="00282925" w:rsidRPr="0062074F">
        <w:t>egend</w:t>
      </w:r>
      <w:r w:rsidR="008C77AA" w:rsidRPr="0062074F">
        <w:t xml:space="preserve"> (See </w:t>
      </w:r>
      <w:r w:rsidR="008C77AA" w:rsidRPr="0062074F">
        <w:fldChar w:fldCharType="begin"/>
      </w:r>
      <w:r w:rsidR="008C77AA" w:rsidRPr="0062074F">
        <w:instrText xml:space="preserve"> REF _Ref167188547 \r \h </w:instrText>
      </w:r>
      <w:r w:rsidR="0062074F">
        <w:instrText xml:space="preserve"> \* MERGEFORMAT </w:instrText>
      </w:r>
      <w:r w:rsidR="008C77AA" w:rsidRPr="0062074F">
        <w:fldChar w:fldCharType="separate"/>
      </w:r>
      <w:r w:rsidR="00A74A4F" w:rsidRPr="0062074F">
        <w:t>9.1.5</w:t>
      </w:r>
      <w:r w:rsidR="008C77AA" w:rsidRPr="0062074F">
        <w:fldChar w:fldCharType="end"/>
      </w:r>
      <w:r w:rsidR="008C77AA" w:rsidRPr="0062074F">
        <w:t>)</w:t>
      </w:r>
      <w:r w:rsidR="00282925" w:rsidRPr="0062074F">
        <w:t>;</w:t>
      </w:r>
    </w:p>
    <w:p w14:paraId="4060FECC" w14:textId="77777777" w:rsidR="00D755A5" w:rsidRPr="0062074F" w:rsidRDefault="000D5648" w:rsidP="00AE2737">
      <w:pPr>
        <w:pStyle w:val="ListParagraph"/>
        <w:numPr>
          <w:ilvl w:val="0"/>
          <w:numId w:val="25"/>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6AEDD067" w:rsidR="00282925" w:rsidRPr="0062074F" w:rsidRDefault="00282925" w:rsidP="00AE2737">
      <w:pPr>
        <w:pStyle w:val="ListParagraph"/>
        <w:numPr>
          <w:ilvl w:val="0"/>
          <w:numId w:val="25"/>
        </w:numPr>
        <w:spacing w:after="60" w:line="240" w:lineRule="auto"/>
        <w:jc w:val="both"/>
      </w:pPr>
      <w:r w:rsidRPr="0062074F">
        <w:t>textual information from ENC, for example, dataset name, compilation date, date of issue;</w:t>
      </w:r>
    </w:p>
    <w:p w14:paraId="31A6ECFA" w14:textId="1979021F" w:rsidR="00282925" w:rsidRPr="0062074F" w:rsidRDefault="000D5648" w:rsidP="00AE2737">
      <w:pPr>
        <w:pStyle w:val="ListParagraph"/>
        <w:numPr>
          <w:ilvl w:val="0"/>
          <w:numId w:val="25"/>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rsidP="00AE2737">
      <w:pPr>
        <w:pStyle w:val="ListParagraph"/>
        <w:numPr>
          <w:ilvl w:val="0"/>
          <w:numId w:val="25"/>
        </w:numPr>
        <w:spacing w:after="60" w:line="240" w:lineRule="auto"/>
        <w:jc w:val="both"/>
      </w:pPr>
      <w:r w:rsidRPr="0062074F">
        <w:t>ECDIS Chart 1</w:t>
      </w:r>
      <w:r w:rsidR="00D755A5" w:rsidRPr="0062074F">
        <w:t>;</w:t>
      </w:r>
    </w:p>
    <w:p w14:paraId="6787E61D" w14:textId="44D7F5C8" w:rsidR="00D755A5" w:rsidRPr="0062074F" w:rsidRDefault="00491401" w:rsidP="00AE2737">
      <w:pPr>
        <w:pStyle w:val="ListParagraph"/>
        <w:numPr>
          <w:ilvl w:val="0"/>
          <w:numId w:val="25"/>
        </w:numPr>
        <w:spacing w:after="60" w:line="240" w:lineRule="auto"/>
        <w:jc w:val="both"/>
      </w:pPr>
      <w:r w:rsidRPr="0062074F">
        <w:t>Black adjust symbol for contrast adjustment</w:t>
      </w:r>
      <w:r w:rsidR="00D755A5" w:rsidRPr="0062074F">
        <w:t>;</w:t>
      </w:r>
    </w:p>
    <w:p w14:paraId="7D8FF987" w14:textId="2BFCD752" w:rsidR="00D755A5" w:rsidRPr="0062074F" w:rsidRDefault="00D755A5" w:rsidP="00AE2737">
      <w:pPr>
        <w:pStyle w:val="ListParagraph"/>
        <w:numPr>
          <w:ilvl w:val="0"/>
          <w:numId w:val="25"/>
        </w:numPr>
        <w:spacing w:after="60" w:line="240" w:lineRule="auto"/>
        <w:jc w:val="both"/>
      </w:pPr>
      <w:r w:rsidRPr="0062074F">
        <w:t>C</w:t>
      </w:r>
      <w:r w:rsidR="00330D8D" w:rsidRPr="0062074F">
        <w:t>olour differenti</w:t>
      </w:r>
      <w:r w:rsidR="00FE79BD" w:rsidRPr="0062074F">
        <w:t>atio</w:t>
      </w:r>
      <w:r w:rsidR="00330D8D" w:rsidRPr="0062074F">
        <w:t xml:space="preserve">n diagram </w:t>
      </w:r>
      <w:r w:rsidR="003222A6" w:rsidRPr="0062074F">
        <w:t xml:space="preserve"> (available from IHO S-164)</w:t>
      </w:r>
      <w:r w:rsidR="00282925" w:rsidRPr="0062074F">
        <w:t>;</w:t>
      </w:r>
    </w:p>
    <w:p w14:paraId="226031CA" w14:textId="5510B8D7" w:rsidR="00282925" w:rsidRPr="0062074F" w:rsidRDefault="000D5648" w:rsidP="00AE2737">
      <w:pPr>
        <w:pStyle w:val="ListParagraph"/>
        <w:numPr>
          <w:ilvl w:val="0"/>
          <w:numId w:val="25"/>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rsidP="00AE2737">
      <w:pPr>
        <w:pStyle w:val="ListParagraph"/>
        <w:numPr>
          <w:ilvl w:val="0"/>
          <w:numId w:val="25"/>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rsidP="00AE2737">
      <w:pPr>
        <w:pStyle w:val="ListParagraph"/>
        <w:numPr>
          <w:ilvl w:val="0"/>
          <w:numId w:val="25"/>
        </w:numPr>
        <w:spacing w:after="60" w:line="240" w:lineRule="auto"/>
        <w:jc w:val="both"/>
      </w:pPr>
      <w:r w:rsidRPr="0062074F">
        <w:t>Edition numbers of Presentation Libraries in use;</w:t>
      </w:r>
    </w:p>
    <w:p w14:paraId="43251EB1" w14:textId="7B37539E" w:rsidR="00D755A5" w:rsidRPr="0062074F" w:rsidRDefault="00D755A5" w:rsidP="00AE2737">
      <w:pPr>
        <w:pStyle w:val="ListParagraph"/>
        <w:numPr>
          <w:ilvl w:val="0"/>
          <w:numId w:val="25"/>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558EA4C5" w14:textId="49FCEE08" w:rsidR="00D755A5" w:rsidRPr="0062074F" w:rsidRDefault="00D755A5" w:rsidP="00D755A5">
      <w:pPr>
        <w:pStyle w:val="Heading3"/>
      </w:pPr>
      <w:bookmarkStart w:id="1809" w:name="_Toc219458215"/>
      <w:r w:rsidRPr="0062074F">
        <w:t>Navigational Warning functions</w:t>
      </w:r>
      <w:bookmarkEnd w:id="1809"/>
    </w:p>
    <w:p w14:paraId="622BFA03" w14:textId="53B0E6F9" w:rsidR="00A13F5A" w:rsidRPr="0062074F" w:rsidRDefault="000F4DF4" w:rsidP="00530F27">
      <w:pPr>
        <w:rPr>
          <w:b/>
          <w:bCs/>
        </w:rPr>
      </w:pPr>
      <w:r w:rsidRPr="0062074F">
        <w:t xml:space="preserve">Specification for the display of navigational warnings are contained in section </w:t>
      </w:r>
      <w:r w:rsidR="007750F0" w:rsidRPr="0062074F">
        <w:fldChar w:fldCharType="begin"/>
      </w:r>
      <w:r w:rsidR="007750F0" w:rsidRPr="0062074F">
        <w:instrText xml:space="preserve"> REF _Ref189057024 \r \h  \* MERGEFORMAT </w:instrText>
      </w:r>
      <w:r w:rsidR="007750F0" w:rsidRPr="0062074F">
        <w:fldChar w:fldCharType="separate"/>
      </w:r>
      <w:r w:rsidR="007750F0" w:rsidRPr="0062074F">
        <w:t>12.13</w:t>
      </w:r>
      <w:r w:rsidR="007750F0" w:rsidRPr="0062074F">
        <w:fldChar w:fldCharType="end"/>
      </w:r>
    </w:p>
    <w:p w14:paraId="6C7C9B73" w14:textId="3A7FCB64" w:rsidR="00282925" w:rsidRPr="0062074F" w:rsidDel="000B0974" w:rsidRDefault="00282925" w:rsidP="00A13F5A">
      <w:pPr>
        <w:pStyle w:val="Heading3"/>
        <w:rPr>
          <w:del w:id="1810" w:author="jonathan pritchard" w:date="2026-01-14T12:16:00Z" w16du:dateUtc="2026-01-14T12:16:00Z"/>
          <w:strike/>
          <w:rPrChange w:id="1811" w:author="jonathan pritchard" w:date="2025-08-07T10:42:00Z" w16du:dateUtc="2025-08-07T09:42:00Z">
            <w:rPr>
              <w:del w:id="1812" w:author="jonathan pritchard" w:date="2026-01-14T12:16:00Z" w16du:dateUtc="2026-01-14T12:16:00Z"/>
            </w:rPr>
          </w:rPrChange>
        </w:rPr>
      </w:pPr>
      <w:commentRangeStart w:id="1813"/>
      <w:del w:id="1814" w:author="jonathan pritchard" w:date="2026-01-14T12:16:00Z" w16du:dateUtc="2026-01-14T12:16:00Z">
        <w:r w:rsidRPr="0062074F" w:rsidDel="000B0974">
          <w:rPr>
            <w:b w:val="0"/>
            <w:bCs w:val="0"/>
            <w:strike/>
            <w:rPrChange w:id="1815" w:author="jonathan pritchard" w:date="2025-08-07T10:42:00Z" w16du:dateUtc="2025-08-07T09:42:00Z">
              <w:rPr>
                <w:b w:val="0"/>
                <w:bCs w:val="0"/>
              </w:rPr>
            </w:rPrChange>
          </w:rPr>
          <w:delText>Units</w:delText>
        </w:r>
        <w:bookmarkStart w:id="1816" w:name="_Toc219458216"/>
        <w:bookmarkEnd w:id="1816"/>
      </w:del>
    </w:p>
    <w:p w14:paraId="460878B4" w14:textId="018F0B28" w:rsidR="00B94DFF" w:rsidRPr="0062074F" w:rsidDel="000B0974" w:rsidRDefault="00D755A5" w:rsidP="000D5648">
      <w:pPr>
        <w:spacing w:after="60" w:line="240" w:lineRule="auto"/>
        <w:jc w:val="both"/>
        <w:rPr>
          <w:del w:id="1817" w:author="jonathan pritchard" w:date="2026-01-14T12:16:00Z" w16du:dateUtc="2026-01-14T12:16:00Z"/>
          <w:strike/>
          <w:rPrChange w:id="1818" w:author="jonathan pritchard" w:date="2025-08-07T10:42:00Z" w16du:dateUtc="2025-08-07T09:42:00Z">
            <w:rPr>
              <w:del w:id="1819" w:author="jonathan pritchard" w:date="2026-01-14T12:16:00Z" w16du:dateUtc="2026-01-14T12:16:00Z"/>
            </w:rPr>
          </w:rPrChange>
        </w:rPr>
      </w:pPr>
      <w:del w:id="1820" w:author="jonathan pritchard" w:date="2026-01-14T12:16:00Z" w16du:dateUtc="2026-01-14T12:16:00Z">
        <w:r w:rsidRPr="0062074F" w:rsidDel="000B0974">
          <w:rPr>
            <w:strike/>
            <w:rPrChange w:id="1821" w:author="jonathan pritchard" w:date="2025-08-07T10:42:00Z" w16du:dateUtc="2025-08-07T09:42:00Z">
              <w:rPr/>
            </w:rPrChange>
          </w:rPr>
          <w:delText xml:space="preserve">The units of height and depth listed below must be permanently </w:delText>
        </w:r>
        <w:r w:rsidR="00171271" w:rsidRPr="0062074F" w:rsidDel="000B0974">
          <w:rPr>
            <w:strike/>
            <w:rPrChange w:id="1822" w:author="jonathan pritchard" w:date="2025-08-07T10:42:00Z" w16du:dateUtc="2025-08-07T09:42:00Z">
              <w:rPr/>
            </w:rPrChange>
          </w:rPr>
          <w:delText>indicated</w:delText>
        </w:r>
        <w:r w:rsidR="00B94DFF" w:rsidRPr="0062074F" w:rsidDel="000B0974">
          <w:rPr>
            <w:strike/>
            <w:rPrChange w:id="1823" w:author="jonathan pritchard" w:date="2025-08-07T10:42:00Z" w16du:dateUtc="2025-08-07T09:42:00Z">
              <w:rPr/>
            </w:rPrChange>
          </w:rPr>
          <w:delText>.</w:delText>
        </w:r>
        <w:bookmarkStart w:id="1824" w:name="_Toc219458217"/>
        <w:bookmarkEnd w:id="1824"/>
      </w:del>
    </w:p>
    <w:p w14:paraId="4D996FD9" w14:textId="42FCD104" w:rsidR="00D755A5" w:rsidRPr="0062074F" w:rsidDel="000B0974" w:rsidRDefault="00171271" w:rsidP="000D5648">
      <w:pPr>
        <w:spacing w:after="60" w:line="240" w:lineRule="auto"/>
        <w:jc w:val="both"/>
        <w:rPr>
          <w:del w:id="1825" w:author="jonathan pritchard" w:date="2026-01-14T12:16:00Z" w16du:dateUtc="2026-01-14T12:16:00Z"/>
          <w:strike/>
          <w:rPrChange w:id="1826" w:author="jonathan pritchard" w:date="2025-08-07T10:42:00Z" w16du:dateUtc="2025-08-07T09:42:00Z">
            <w:rPr>
              <w:del w:id="1827" w:author="jonathan pritchard" w:date="2026-01-14T12:16:00Z" w16du:dateUtc="2026-01-14T12:16:00Z"/>
            </w:rPr>
          </w:rPrChange>
        </w:rPr>
      </w:pPr>
      <w:del w:id="1828" w:author="jonathan pritchard" w:date="2026-01-14T12:16:00Z" w16du:dateUtc="2026-01-14T12:16:00Z">
        <w:r w:rsidRPr="0062074F" w:rsidDel="000B0974">
          <w:rPr>
            <w:strike/>
            <w:rPrChange w:id="1829" w:author="jonathan pritchard" w:date="2025-08-07T10:42:00Z" w16du:dateUtc="2025-08-07T09:42:00Z">
              <w:rPr/>
            </w:rPrChange>
          </w:rPr>
          <w:delText>Equivalent values using other units may also be shown:</w:delText>
        </w:r>
        <w:bookmarkStart w:id="1830" w:name="_Toc219458218"/>
        <w:bookmarkEnd w:id="1830"/>
      </w:del>
    </w:p>
    <w:p w14:paraId="0646F867" w14:textId="1DFEF638" w:rsidR="00D755A5" w:rsidRPr="0062074F" w:rsidDel="000B0974" w:rsidRDefault="00D755A5" w:rsidP="00D755A5">
      <w:pPr>
        <w:spacing w:after="60" w:line="240" w:lineRule="auto"/>
        <w:ind w:left="720"/>
        <w:jc w:val="both"/>
        <w:rPr>
          <w:del w:id="1831" w:author="jonathan pritchard" w:date="2026-01-14T12:16:00Z" w16du:dateUtc="2026-01-14T12:16:00Z"/>
          <w:strike/>
          <w:rPrChange w:id="1832" w:author="jonathan pritchard" w:date="2025-08-07T10:42:00Z" w16du:dateUtc="2025-08-07T09:42:00Z">
            <w:rPr>
              <w:del w:id="1833" w:author="jonathan pritchard" w:date="2026-01-14T12:16:00Z" w16du:dateUtc="2026-01-14T12:16:00Z"/>
            </w:rPr>
          </w:rPrChange>
        </w:rPr>
      </w:pPr>
      <w:del w:id="1834" w:author="jonathan pritchard" w:date="2026-01-14T12:16:00Z" w16du:dateUtc="2026-01-14T12:16:00Z">
        <w:r w:rsidRPr="0062074F" w:rsidDel="000B0974">
          <w:rPr>
            <w:strike/>
            <w:rPrChange w:id="1835" w:author="jonathan pritchard" w:date="2025-08-07T10:42:00Z" w16du:dateUtc="2025-08-07T09:42:00Z">
              <w:rPr/>
            </w:rPrChange>
          </w:rPr>
          <w:delText>Depth:</w:delText>
        </w:r>
        <w:r w:rsidRPr="0062074F" w:rsidDel="000B0974">
          <w:rPr>
            <w:strike/>
            <w:rPrChange w:id="1836" w:author="jonathan pritchard" w:date="2025-08-07T10:42:00Z" w16du:dateUtc="2025-08-07T09:42:00Z">
              <w:rPr/>
            </w:rPrChange>
          </w:rPr>
          <w:tab/>
        </w:r>
        <w:r w:rsidRPr="0062074F" w:rsidDel="000B0974">
          <w:rPr>
            <w:strike/>
            <w:rPrChange w:id="1837" w:author="jonathan pritchard" w:date="2025-08-07T10:42:00Z" w16du:dateUtc="2025-08-07T09:42:00Z">
              <w:rPr/>
            </w:rPrChange>
          </w:rPr>
          <w:tab/>
          <w:delText>Metres and decimetres.</w:delText>
        </w:r>
        <w:bookmarkStart w:id="1838" w:name="_Toc219458219"/>
        <w:bookmarkEnd w:id="1838"/>
      </w:del>
    </w:p>
    <w:p w14:paraId="1BC7902D" w14:textId="68C46BA9" w:rsidR="00D755A5" w:rsidRPr="0062074F" w:rsidDel="000B0974" w:rsidRDefault="00D755A5" w:rsidP="002D7DEE">
      <w:pPr>
        <w:spacing w:after="60" w:line="240" w:lineRule="auto"/>
        <w:ind w:left="720"/>
        <w:jc w:val="both"/>
        <w:rPr>
          <w:del w:id="1839" w:author="jonathan pritchard" w:date="2026-01-14T12:16:00Z" w16du:dateUtc="2026-01-14T12:16:00Z"/>
          <w:strike/>
          <w:rPrChange w:id="1840" w:author="jonathan pritchard" w:date="2025-08-07T10:42:00Z" w16du:dateUtc="2025-08-07T09:42:00Z">
            <w:rPr>
              <w:del w:id="1841" w:author="jonathan pritchard" w:date="2026-01-14T12:16:00Z" w16du:dateUtc="2026-01-14T12:16:00Z"/>
            </w:rPr>
          </w:rPrChange>
        </w:rPr>
      </w:pPr>
      <w:del w:id="1842" w:author="jonathan pritchard" w:date="2026-01-14T12:16:00Z" w16du:dateUtc="2026-01-14T12:16:00Z">
        <w:r w:rsidRPr="0062074F" w:rsidDel="000B0974">
          <w:rPr>
            <w:strike/>
            <w:rPrChange w:id="1843" w:author="jonathan pritchard" w:date="2025-08-07T10:42:00Z" w16du:dateUtc="2025-08-07T09:42:00Z">
              <w:rPr/>
            </w:rPrChange>
          </w:rPr>
          <w:delText>Height:</w:delText>
        </w:r>
        <w:r w:rsidRPr="0062074F" w:rsidDel="000B0974">
          <w:rPr>
            <w:strike/>
            <w:rPrChange w:id="1844" w:author="jonathan pritchard" w:date="2025-08-07T10:42:00Z" w16du:dateUtc="2025-08-07T09:42:00Z">
              <w:rPr/>
            </w:rPrChange>
          </w:rPr>
          <w:tab/>
        </w:r>
        <w:r w:rsidRPr="0062074F" w:rsidDel="000B0974">
          <w:rPr>
            <w:strike/>
            <w:rPrChange w:id="1845" w:author="jonathan pritchard" w:date="2025-08-07T10:42:00Z" w16du:dateUtc="2025-08-07T09:42:00Z">
              <w:rPr/>
            </w:rPrChange>
          </w:rPr>
          <w:tab/>
          <w:delText>Metres.</w:delText>
        </w:r>
        <w:bookmarkStart w:id="1846" w:name="_Toc219458220"/>
        <w:bookmarkEnd w:id="1846"/>
      </w:del>
    </w:p>
    <w:p w14:paraId="1D739390" w14:textId="5263324C" w:rsidR="00D755A5" w:rsidRPr="0062074F" w:rsidDel="000B0974" w:rsidRDefault="00D755A5" w:rsidP="000D5648">
      <w:pPr>
        <w:spacing w:after="60" w:line="240" w:lineRule="auto"/>
        <w:jc w:val="both"/>
        <w:rPr>
          <w:del w:id="1847" w:author="jonathan pritchard" w:date="2026-01-14T12:16:00Z" w16du:dateUtc="2026-01-14T12:16:00Z"/>
          <w:strike/>
          <w:rPrChange w:id="1848" w:author="jonathan pritchard" w:date="2025-08-07T10:42:00Z" w16du:dateUtc="2025-08-07T09:42:00Z">
            <w:rPr>
              <w:del w:id="1849" w:author="jonathan pritchard" w:date="2026-01-14T12:16:00Z" w16du:dateUtc="2026-01-14T12:16:00Z"/>
            </w:rPr>
          </w:rPrChange>
        </w:rPr>
      </w:pPr>
      <w:bookmarkStart w:id="1850" w:name="_Toc219458221"/>
      <w:bookmarkEnd w:id="1850"/>
    </w:p>
    <w:p w14:paraId="0E92503E" w14:textId="6F7CAF7B" w:rsidR="009A245C" w:rsidRPr="0062074F" w:rsidDel="000B0974" w:rsidRDefault="00D755A5" w:rsidP="000D5648">
      <w:pPr>
        <w:spacing w:after="60" w:line="240" w:lineRule="auto"/>
        <w:jc w:val="both"/>
        <w:rPr>
          <w:del w:id="1851" w:author="jonathan pritchard" w:date="2026-01-14T12:16:00Z" w16du:dateUtc="2026-01-14T12:16:00Z"/>
          <w:strike/>
          <w:rPrChange w:id="1852" w:author="jonathan pritchard" w:date="2025-08-07T10:42:00Z" w16du:dateUtc="2025-08-07T09:42:00Z">
            <w:rPr>
              <w:del w:id="1853" w:author="jonathan pritchard" w:date="2026-01-14T12:16:00Z" w16du:dateUtc="2026-01-14T12:16:00Z"/>
            </w:rPr>
          </w:rPrChange>
        </w:rPr>
      </w:pPr>
      <w:del w:id="1854" w:author="jonathan pritchard" w:date="2026-01-14T12:16:00Z" w16du:dateUtc="2026-01-14T12:16:00Z">
        <w:r w:rsidRPr="0062074F" w:rsidDel="000B0974">
          <w:rPr>
            <w:strike/>
            <w:rPrChange w:id="1855" w:author="jonathan pritchard" w:date="2025-08-07T10:42:00Z" w16du:dateUtc="2025-08-07T09:42:00Z">
              <w:rPr/>
            </w:rPrChange>
          </w:rPr>
          <w:delText>Additionally, t</w:delText>
        </w:r>
        <w:r w:rsidR="00282925" w:rsidRPr="0062074F" w:rsidDel="000B0974">
          <w:rPr>
            <w:strike/>
            <w:rPrChange w:id="1856" w:author="jonathan pritchard" w:date="2025-08-07T10:42:00Z" w16du:dateUtc="2025-08-07T09:42:00Z">
              <w:rPr/>
            </w:rPrChange>
          </w:rPr>
          <w:delText xml:space="preserve">he units listed below </w:delText>
        </w:r>
        <w:r w:rsidR="0023731C" w:rsidRPr="0062074F" w:rsidDel="000B0974">
          <w:rPr>
            <w:strike/>
            <w:rPrChange w:id="1857" w:author="jonathan pritchard" w:date="2025-08-07T10:42:00Z" w16du:dateUtc="2025-08-07T09:42:00Z">
              <w:rPr/>
            </w:rPrChange>
          </w:rPr>
          <w:delText xml:space="preserve">must </w:delText>
        </w:r>
        <w:r w:rsidR="00282925" w:rsidRPr="0062074F" w:rsidDel="000B0974">
          <w:rPr>
            <w:strike/>
            <w:rPrChange w:id="1858" w:author="jonathan pritchard" w:date="2025-08-07T10:42:00Z" w16du:dateUtc="2025-08-07T09:42:00Z">
              <w:rPr/>
            </w:rPrChange>
          </w:rPr>
          <w:delText>be</w:delText>
        </w:r>
        <w:r w:rsidR="005D7C82" w:rsidRPr="0062074F" w:rsidDel="000B0974">
          <w:rPr>
            <w:strike/>
            <w:rPrChange w:id="1859" w:author="jonathan pritchard" w:date="2025-08-07T10:42:00Z" w16du:dateUtc="2025-08-07T09:42:00Z">
              <w:rPr/>
            </w:rPrChange>
          </w:rPr>
          <w:delText xml:space="preserve"> available, on demand</w:delText>
        </w:r>
        <w:r w:rsidR="0023731C" w:rsidRPr="0062074F" w:rsidDel="000B0974">
          <w:rPr>
            <w:strike/>
            <w:rPrChange w:id="1860" w:author="jonathan pritchard" w:date="2025-08-07T10:42:00Z" w16du:dateUtc="2025-08-07T09:42:00Z">
              <w:rPr/>
            </w:rPrChange>
          </w:rPr>
          <w:delText xml:space="preserve"> and</w:delText>
        </w:r>
        <w:r w:rsidR="00282925" w:rsidRPr="0062074F" w:rsidDel="000B0974">
          <w:rPr>
            <w:strike/>
            <w:rPrChange w:id="1861" w:author="jonathan pritchard" w:date="2025-08-07T10:42:00Z" w16du:dateUtc="2025-08-07T09:42:00Z">
              <w:rPr/>
            </w:rPrChange>
          </w:rPr>
          <w:delText xml:space="preserve"> indicated in the display legend</w:delText>
        </w:r>
        <w:r w:rsidR="0023731C" w:rsidRPr="0062074F" w:rsidDel="000B0974">
          <w:rPr>
            <w:strike/>
            <w:rPrChange w:id="1862" w:author="jonathan pritchard" w:date="2025-08-07T10:42:00Z" w16du:dateUtc="2025-08-07T09:42:00Z">
              <w:rPr/>
            </w:rPrChange>
          </w:rPr>
          <w:delText xml:space="preserve">. </w:delText>
        </w:r>
        <w:bookmarkStart w:id="1863" w:name="_Toc219458222"/>
        <w:bookmarkEnd w:id="1863"/>
      </w:del>
    </w:p>
    <w:p w14:paraId="4BFD66C9" w14:textId="1064122C" w:rsidR="00282925" w:rsidRPr="0062074F" w:rsidDel="000B0974" w:rsidRDefault="00282925" w:rsidP="000D5648">
      <w:pPr>
        <w:spacing w:after="60" w:line="240" w:lineRule="auto"/>
        <w:ind w:left="720"/>
        <w:jc w:val="both"/>
        <w:rPr>
          <w:del w:id="1864" w:author="jonathan pritchard" w:date="2026-01-14T12:16:00Z" w16du:dateUtc="2026-01-14T12:16:00Z"/>
          <w:strike/>
          <w:rPrChange w:id="1865" w:author="jonathan pritchard" w:date="2025-08-07T10:42:00Z" w16du:dateUtc="2025-08-07T09:42:00Z">
            <w:rPr>
              <w:del w:id="1866" w:author="jonathan pritchard" w:date="2026-01-14T12:16:00Z" w16du:dateUtc="2026-01-14T12:16:00Z"/>
            </w:rPr>
          </w:rPrChange>
        </w:rPr>
      </w:pPr>
      <w:del w:id="1867" w:author="jonathan pritchard" w:date="2026-01-14T12:16:00Z" w16du:dateUtc="2026-01-14T12:16:00Z">
        <w:r w:rsidRPr="0062074F" w:rsidDel="000B0974">
          <w:rPr>
            <w:strike/>
            <w:rPrChange w:id="1868" w:author="jonathan pritchard" w:date="2025-08-07T10:42:00Z" w16du:dateUtc="2025-08-07T09:42:00Z">
              <w:rPr/>
            </w:rPrChange>
          </w:rPr>
          <w:delText>Position:</w:delText>
        </w:r>
        <w:r w:rsidRPr="0062074F" w:rsidDel="000B0974">
          <w:rPr>
            <w:strike/>
            <w:rPrChange w:id="1869" w:author="jonathan pritchard" w:date="2025-08-07T10:42:00Z" w16du:dateUtc="2025-08-07T09:42:00Z">
              <w:rPr/>
            </w:rPrChange>
          </w:rPr>
          <w:tab/>
        </w:r>
        <w:r w:rsidR="000D5648" w:rsidRPr="0062074F" w:rsidDel="000B0974">
          <w:rPr>
            <w:strike/>
            <w:rPrChange w:id="1870" w:author="jonathan pritchard" w:date="2025-08-07T10:42:00Z" w16du:dateUtc="2025-08-07T09:42:00Z">
              <w:rPr/>
            </w:rPrChange>
          </w:rPr>
          <w:delText>L</w:delText>
        </w:r>
        <w:r w:rsidRPr="0062074F" w:rsidDel="000B0974">
          <w:rPr>
            <w:strike/>
            <w:rPrChange w:id="1871" w:author="jonathan pritchard" w:date="2025-08-07T10:42:00Z" w16du:dateUtc="2025-08-07T09:42:00Z">
              <w:rPr/>
            </w:rPrChange>
          </w:rPr>
          <w:delText>atitude and longitude in degrees, minutes and decimal minutes.</w:delText>
        </w:r>
        <w:bookmarkStart w:id="1872" w:name="_Toc219458223"/>
        <w:bookmarkEnd w:id="1872"/>
      </w:del>
    </w:p>
    <w:p w14:paraId="594F2F41" w14:textId="26CAC853" w:rsidR="00282925" w:rsidRPr="0062074F" w:rsidDel="000B0974" w:rsidRDefault="00282925" w:rsidP="000D5648">
      <w:pPr>
        <w:spacing w:after="60" w:line="240" w:lineRule="auto"/>
        <w:ind w:left="720"/>
        <w:jc w:val="both"/>
        <w:rPr>
          <w:del w:id="1873" w:author="jonathan pritchard" w:date="2026-01-14T12:16:00Z" w16du:dateUtc="2026-01-14T12:16:00Z"/>
          <w:strike/>
          <w:rPrChange w:id="1874" w:author="jonathan pritchard" w:date="2025-08-07T10:42:00Z" w16du:dateUtc="2025-08-07T09:42:00Z">
            <w:rPr>
              <w:del w:id="1875" w:author="jonathan pritchard" w:date="2026-01-14T12:16:00Z" w16du:dateUtc="2026-01-14T12:16:00Z"/>
            </w:rPr>
          </w:rPrChange>
        </w:rPr>
      </w:pPr>
      <w:del w:id="1876" w:author="jonathan pritchard" w:date="2026-01-14T12:16:00Z" w16du:dateUtc="2026-01-14T12:16:00Z">
        <w:r w:rsidRPr="0062074F" w:rsidDel="000B0974">
          <w:rPr>
            <w:strike/>
            <w:rPrChange w:id="1877" w:author="jonathan pritchard" w:date="2025-08-07T10:42:00Z" w16du:dateUtc="2025-08-07T09:42:00Z">
              <w:rPr/>
            </w:rPrChange>
          </w:rPr>
          <w:delText>Distance:</w:delText>
        </w:r>
        <w:r w:rsidRPr="0062074F" w:rsidDel="000B0974">
          <w:rPr>
            <w:strike/>
            <w:rPrChange w:id="1878" w:author="jonathan pritchard" w:date="2025-08-07T10:42:00Z" w16du:dateUtc="2025-08-07T09:42:00Z">
              <w:rPr/>
            </w:rPrChange>
          </w:rPr>
          <w:tab/>
        </w:r>
        <w:r w:rsidR="000D5648" w:rsidRPr="0062074F" w:rsidDel="000B0974">
          <w:rPr>
            <w:strike/>
            <w:rPrChange w:id="1879" w:author="jonathan pritchard" w:date="2025-08-07T10:42:00Z" w16du:dateUtc="2025-08-07T09:42:00Z">
              <w:rPr/>
            </w:rPrChange>
          </w:rPr>
          <w:delText>Nautical miles and decimal miles;</w:delText>
        </w:r>
        <w:r w:rsidRPr="0062074F" w:rsidDel="000B0974">
          <w:rPr>
            <w:strike/>
            <w:rPrChange w:id="1880" w:author="jonathan pritchard" w:date="2025-08-07T10:42:00Z" w16du:dateUtc="2025-08-07T09:42:00Z">
              <w:rPr/>
            </w:rPrChange>
          </w:rPr>
          <w:delText xml:space="preserve"> or metres.</w:delText>
        </w:r>
        <w:bookmarkStart w:id="1881" w:name="_Toc219458224"/>
        <w:bookmarkEnd w:id="1881"/>
      </w:del>
    </w:p>
    <w:p w14:paraId="74731C84" w14:textId="1EF5DC39" w:rsidR="00282925" w:rsidRPr="0062074F" w:rsidDel="000B0974" w:rsidRDefault="00282925" w:rsidP="000D5648">
      <w:pPr>
        <w:spacing w:after="120" w:line="240" w:lineRule="auto"/>
        <w:ind w:left="720"/>
        <w:jc w:val="both"/>
        <w:rPr>
          <w:del w:id="1882" w:author="jonathan pritchard" w:date="2026-01-14T12:16:00Z" w16du:dateUtc="2026-01-14T12:16:00Z"/>
          <w:strike/>
          <w:rPrChange w:id="1883" w:author="jonathan pritchard" w:date="2025-08-07T10:42:00Z" w16du:dateUtc="2025-08-07T09:42:00Z">
            <w:rPr>
              <w:del w:id="1884" w:author="jonathan pritchard" w:date="2026-01-14T12:16:00Z" w16du:dateUtc="2026-01-14T12:16:00Z"/>
            </w:rPr>
          </w:rPrChange>
        </w:rPr>
      </w:pPr>
      <w:del w:id="1885" w:author="jonathan pritchard" w:date="2026-01-14T12:16:00Z" w16du:dateUtc="2026-01-14T12:16:00Z">
        <w:r w:rsidRPr="0062074F" w:rsidDel="000B0974">
          <w:rPr>
            <w:strike/>
            <w:rPrChange w:id="1886" w:author="jonathan pritchard" w:date="2025-08-07T10:42:00Z" w16du:dateUtc="2025-08-07T09:42:00Z">
              <w:rPr/>
            </w:rPrChange>
          </w:rPr>
          <w:delText>Speed:</w:delText>
        </w:r>
        <w:r w:rsidRPr="0062074F" w:rsidDel="000B0974">
          <w:rPr>
            <w:strike/>
            <w:rPrChange w:id="1887" w:author="jonathan pritchard" w:date="2025-08-07T10:42:00Z" w16du:dateUtc="2025-08-07T09:42:00Z">
              <w:rPr/>
            </w:rPrChange>
          </w:rPr>
          <w:tab/>
        </w:r>
        <w:r w:rsidRPr="0062074F" w:rsidDel="000B0974">
          <w:rPr>
            <w:strike/>
            <w:rPrChange w:id="1888" w:author="jonathan pritchard" w:date="2025-08-07T10:42:00Z" w16du:dateUtc="2025-08-07T09:42:00Z">
              <w:rPr/>
            </w:rPrChange>
          </w:rPr>
          <w:tab/>
        </w:r>
        <w:r w:rsidR="000D5648" w:rsidRPr="0062074F" w:rsidDel="000B0974">
          <w:rPr>
            <w:strike/>
            <w:rPrChange w:id="1889" w:author="jonathan pritchard" w:date="2025-08-07T10:42:00Z" w16du:dateUtc="2025-08-07T09:42:00Z">
              <w:rPr/>
            </w:rPrChange>
          </w:rPr>
          <w:delText>K</w:delText>
        </w:r>
        <w:r w:rsidRPr="0062074F" w:rsidDel="000B0974">
          <w:rPr>
            <w:strike/>
            <w:rPrChange w:id="1890" w:author="jonathan pritchard" w:date="2025-08-07T10:42:00Z" w16du:dateUtc="2025-08-07T09:42:00Z">
              <w:rPr/>
            </w:rPrChange>
          </w:rPr>
          <w:delText>nots and decimal knots.</w:delText>
        </w:r>
        <w:commentRangeEnd w:id="1813"/>
        <w:r w:rsidR="00663275" w:rsidRPr="0062074F" w:rsidDel="000B0974">
          <w:rPr>
            <w:rStyle w:val="CommentReference"/>
            <w:strike/>
            <w:sz w:val="20"/>
            <w:lang w:val="en-GB"/>
            <w:rPrChange w:id="1891" w:author="jonathan pritchard" w:date="2025-08-07T10:42:00Z" w16du:dateUtc="2025-08-07T09:42:00Z">
              <w:rPr>
                <w:rStyle w:val="CommentReference"/>
                <w:sz w:val="20"/>
                <w:lang w:val="en-GB"/>
              </w:rPr>
            </w:rPrChange>
          </w:rPr>
          <w:commentReference w:id="1813"/>
        </w:r>
        <w:bookmarkStart w:id="1892" w:name="_Toc219458225"/>
        <w:bookmarkEnd w:id="1892"/>
      </w:del>
    </w:p>
    <w:p w14:paraId="1FA1CC56" w14:textId="71B74E3E" w:rsidR="00282925" w:rsidRPr="0062074F" w:rsidRDefault="00282925" w:rsidP="00A13F5A">
      <w:pPr>
        <w:pStyle w:val="Heading3"/>
      </w:pPr>
      <w:bookmarkStart w:id="1893" w:name="_Ref167188547"/>
      <w:bookmarkStart w:id="1894" w:name="_Toc219458226"/>
      <w:r w:rsidRPr="0062074F">
        <w:t>Legend</w:t>
      </w:r>
      <w:bookmarkEnd w:id="1893"/>
      <w:bookmarkEnd w:id="1894"/>
    </w:p>
    <w:p w14:paraId="0B2C28CA" w14:textId="5A302AAE" w:rsidR="00143BD1" w:rsidRPr="0062074F" w:rsidRDefault="00282925" w:rsidP="00530F27">
      <w:pPr>
        <w:spacing w:after="60" w:line="240" w:lineRule="auto"/>
        <w:jc w:val="both"/>
      </w:pPr>
      <w:r w:rsidRPr="0062074F">
        <w:t xml:space="preserve">A standard legend of general information relating to the area displayed, applicable to the position selected by the mariner, </w:t>
      </w:r>
      <w:r w:rsidR="0023731C" w:rsidRPr="0062074F">
        <w:t xml:space="preserve">must </w:t>
      </w:r>
      <w:r w:rsidRPr="0062074F">
        <w:t xml:space="preserve">be shown on a graphic or text display. </w:t>
      </w:r>
      <w:r w:rsidR="00C23499" w:rsidRPr="0062074F">
        <w:t xml:space="preserve">See </w:t>
      </w:r>
      <w:r w:rsidR="00D21916" w:rsidRPr="0062074F">
        <w:t xml:space="preserve">clause </w:t>
      </w:r>
      <w:r w:rsidR="00C23499" w:rsidRPr="0062074F">
        <w:fldChar w:fldCharType="begin"/>
      </w:r>
      <w:r w:rsidR="00C23499" w:rsidRPr="0062074F">
        <w:instrText xml:space="preserve"> REF _Ref48912766 \r \h </w:instrText>
      </w:r>
      <w:r w:rsidR="000D5648" w:rsidRPr="0062074F">
        <w:instrText xml:space="preserve"> \* MERGEFORMAT </w:instrText>
      </w:r>
      <w:r w:rsidR="00C23499" w:rsidRPr="0062074F">
        <w:fldChar w:fldCharType="separate"/>
      </w:r>
      <w:ins w:id="1895" w:author="jonathan pritchard" w:date="2026-01-14T09:12:00Z" w16du:dateUtc="2026-01-14T09:12:00Z">
        <w:r w:rsidR="00315726" w:rsidRPr="0062074F">
          <w:t>12.10.1</w:t>
        </w:r>
      </w:ins>
      <w:del w:id="1896" w:author="jonathan pritchard" w:date="2026-01-14T09:12:00Z" w16du:dateUtc="2026-01-14T09:12:00Z">
        <w:r w:rsidR="007750F0" w:rsidRPr="0062074F" w:rsidDel="00315726">
          <w:delText>12.11.1</w:delText>
        </w:r>
      </w:del>
      <w:r w:rsidR="00C23499" w:rsidRPr="0062074F">
        <w:fldChar w:fldCharType="end"/>
      </w:r>
      <w:r w:rsidR="00C23499" w:rsidRPr="0062074F">
        <w:t xml:space="preserve"> for</w:t>
      </w:r>
      <w:r w:rsidR="000F4DF4" w:rsidRPr="0062074F">
        <w:t xml:space="preserve"> </w:t>
      </w:r>
      <w:r w:rsidR="00560AA4" w:rsidRPr="0062074F">
        <w:t>detail.</w:t>
      </w:r>
    </w:p>
    <w:p w14:paraId="6CE2E102" w14:textId="5737C87E" w:rsidR="00145602" w:rsidRPr="0062074F" w:rsidRDefault="00145602" w:rsidP="00DB7CFE">
      <w:pPr>
        <w:pStyle w:val="Heading2"/>
      </w:pPr>
      <w:bookmarkStart w:id="1897" w:name="_Toc219458227"/>
      <w:r w:rsidRPr="0062074F">
        <w:t>Priority of information</w:t>
      </w:r>
      <w:r w:rsidR="009A245C" w:rsidRPr="0062074F">
        <w:t xml:space="preserve"> [</w:t>
      </w:r>
      <w:r w:rsidR="0064471E" w:rsidRPr="0062074F">
        <w:t>Informative</w:t>
      </w:r>
      <w:r w:rsidR="000F4DF4" w:rsidRPr="0062074F">
        <w:rPr>
          <w:rStyle w:val="FootnoteReference"/>
          <w:noProof w:val="0"/>
          <w:lang w:val="en-GB"/>
        </w:rPr>
        <w:footnoteReference w:id="3"/>
      </w:r>
      <w:r w:rsidR="009A245C" w:rsidRPr="0062074F">
        <w:t>]</w:t>
      </w:r>
      <w:bookmarkEnd w:id="1897"/>
    </w:p>
    <w:p w14:paraId="48C6DDC4" w14:textId="7F00C2B6" w:rsidR="00145602" w:rsidRPr="0062074F" w:rsidRDefault="00950DDE" w:rsidP="00214B3A">
      <w:pPr>
        <w:pStyle w:val="Heading3"/>
      </w:pPr>
      <w:bookmarkStart w:id="1898" w:name="_Toc219458228"/>
      <w:r w:rsidRPr="0062074F">
        <w:t>Priority layers</w:t>
      </w:r>
      <w:bookmarkEnd w:id="1898"/>
    </w:p>
    <w:p w14:paraId="46C1AD56" w14:textId="4FFB9010" w:rsidR="00766D80" w:rsidRPr="0062074F" w:rsidRDefault="00766D80" w:rsidP="00D21916">
      <w:pPr>
        <w:spacing w:after="120" w:line="240" w:lineRule="auto"/>
        <w:jc w:val="both"/>
      </w:pPr>
      <w:r w:rsidRPr="0062074F">
        <w:t xml:space="preserve">The IMO </w:t>
      </w:r>
      <w:r w:rsidR="00180D76" w:rsidRPr="0062074F">
        <w:t>Performance Standard</w:t>
      </w:r>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rsidP="00AE2737">
      <w:pPr>
        <w:pStyle w:val="ListParagraph"/>
        <w:numPr>
          <w:ilvl w:val="0"/>
          <w:numId w:val="26"/>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rsidP="00AE2737">
      <w:pPr>
        <w:pStyle w:val="ListParagraph"/>
        <w:numPr>
          <w:ilvl w:val="0"/>
          <w:numId w:val="26"/>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rsidP="00AE2737">
      <w:pPr>
        <w:pStyle w:val="ListParagraph"/>
        <w:numPr>
          <w:ilvl w:val="0"/>
          <w:numId w:val="26"/>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rsidP="00AE2737">
      <w:pPr>
        <w:pStyle w:val="ListParagraph"/>
        <w:numPr>
          <w:ilvl w:val="0"/>
          <w:numId w:val="26"/>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rsidP="00AE2737">
      <w:pPr>
        <w:pStyle w:val="ListParagraph"/>
        <w:numPr>
          <w:ilvl w:val="0"/>
          <w:numId w:val="26"/>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rsidP="00AE2737">
      <w:pPr>
        <w:pStyle w:val="ListParagraph"/>
        <w:numPr>
          <w:ilvl w:val="0"/>
          <w:numId w:val="26"/>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rsidP="00AE2737">
      <w:pPr>
        <w:pStyle w:val="ListParagraph"/>
        <w:numPr>
          <w:ilvl w:val="0"/>
          <w:numId w:val="26"/>
        </w:numPr>
        <w:spacing w:after="60" w:line="240" w:lineRule="auto"/>
        <w:jc w:val="both"/>
      </w:pPr>
      <w:r w:rsidRPr="0062074F">
        <w:t xml:space="preserve">Radar </w:t>
      </w:r>
      <w:r w:rsidR="00070EBA" w:rsidRPr="0062074F">
        <w:t xml:space="preserve">and AIS </w:t>
      </w:r>
      <w:r w:rsidRPr="0062074F">
        <w:t>information</w:t>
      </w:r>
      <w:r w:rsidR="00143BD1" w:rsidRPr="0062074F">
        <w:t>;</w:t>
      </w:r>
    </w:p>
    <w:p w14:paraId="6DC259CA" w14:textId="5582E960" w:rsidR="00766D80" w:rsidRPr="0062074F" w:rsidRDefault="00766D80" w:rsidP="00AE2737">
      <w:pPr>
        <w:pStyle w:val="ListParagraph"/>
        <w:numPr>
          <w:ilvl w:val="0"/>
          <w:numId w:val="26"/>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rsidP="00AE2737">
      <w:pPr>
        <w:pStyle w:val="ListParagraph"/>
        <w:numPr>
          <w:ilvl w:val="0"/>
          <w:numId w:val="26"/>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lastRenderedPageBreak/>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1899" w:name="_Toc219458229"/>
      <w:r w:rsidRPr="0062074F">
        <w:t>Radar priority</w:t>
      </w:r>
      <w:bookmarkEnd w:id="1899"/>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62074F" w:rsidRDefault="00E5768F" w:rsidP="00143BD1">
      <w:pPr>
        <w:spacing w:after="120" w:line="240" w:lineRule="auto"/>
        <w:jc w:val="both"/>
        <w:rPr>
          <w:lang w:val="en-US"/>
          <w:rPrChange w:id="1900" w:author="jonathan pritchard" w:date="2026-01-08T13:04:00Z" w16du:dateUtc="2026-01-08T13:04:00Z">
            <w:rPr/>
          </w:rPrChange>
        </w:rPr>
      </w:pPr>
      <w:r w:rsidRPr="0062074F">
        <w:rPr>
          <w:iCs/>
        </w:rPr>
        <w:t>The</w:t>
      </w:r>
      <w:r w:rsidRPr="0062074F">
        <w:rPr>
          <w:i/>
        </w:rPr>
        <w:t xml:space="preserve"> </w:t>
      </w:r>
      <w:proofErr w:type="spellStart"/>
      <w:r w:rsidR="00F757E9" w:rsidRPr="0062074F">
        <w:rPr>
          <w:i/>
        </w:rPr>
        <w:t>RadarOverlay</w:t>
      </w:r>
      <w:proofErr w:type="spellEnd"/>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1901" w:name="_Ref49427616"/>
      <w:bookmarkStart w:id="1902" w:name="_Ref44795999"/>
      <w:bookmarkStart w:id="1903" w:name="_Toc219458230"/>
      <w:r w:rsidRPr="0062074F">
        <w:t>Displaying ECDIS updates</w:t>
      </w:r>
      <w:bookmarkEnd w:id="1901"/>
      <w:bookmarkEnd w:id="1903"/>
    </w:p>
    <w:p w14:paraId="35DDA46A" w14:textId="44347509" w:rsidR="004C64D4" w:rsidRPr="0062074F" w:rsidRDefault="004C64D4" w:rsidP="009B0403">
      <w:pPr>
        <w:spacing w:after="120" w:line="240" w:lineRule="auto"/>
        <w:jc w:val="both"/>
      </w:pPr>
      <w:r w:rsidRPr="0062074F">
        <w:t xml:space="preserve">The strategy for displaying ECDIS updates is derived from the IMO Performance Standard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4E49D87E"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62074F">
        <w:t xml:space="preserve"> (The requirements for Manual Updates are given in clauses 12.</w:t>
      </w:r>
      <w:r w:rsidR="00E40A4B" w:rsidRPr="0062074F">
        <w:t>12</w:t>
      </w:r>
      <w:r w:rsidR="005D2986" w:rsidRPr="0062074F">
        <w:t>.</w:t>
      </w:r>
      <w:r w:rsidR="00036FFD" w:rsidRPr="0062074F">
        <w:t>1</w:t>
      </w:r>
      <w:r w:rsidR="005D2986" w:rsidRPr="0062074F">
        <w:t xml:space="preserve"> and </w:t>
      </w:r>
      <w:r w:rsidR="00E40A4B" w:rsidRPr="0062074F">
        <w:t>20.4.4</w:t>
      </w:r>
      <w:r w:rsidR="005D2986" w:rsidRPr="0062074F">
        <w:t>.)</w:t>
      </w:r>
    </w:p>
    <w:p w14:paraId="5C62A24D" w14:textId="62E3D05E"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The requirements for displaying updates for review are given in clause 1</w:t>
      </w:r>
      <w:r w:rsidR="00E40A4B" w:rsidRPr="0062074F">
        <w:t>2.12</w:t>
      </w:r>
      <w:r w:rsidR="005D2986" w:rsidRPr="0062074F">
        <w:t>.</w:t>
      </w:r>
      <w:r w:rsidR="00E40A4B" w:rsidRPr="0062074F">
        <w:t>4</w:t>
      </w:r>
      <w:r w:rsidR="005D2986" w:rsidRPr="0062074F">
        <w:t>.)</w:t>
      </w:r>
      <w:r w:rsidR="004C64D4" w:rsidRPr="0062074F">
        <w:t>.</w:t>
      </w:r>
    </w:p>
    <w:p w14:paraId="4A3A326D" w14:textId="4604F477" w:rsidR="00CE0733" w:rsidRPr="0062074F" w:rsidRDefault="00CE0733" w:rsidP="00DB7CFE">
      <w:pPr>
        <w:pStyle w:val="Heading2"/>
      </w:pPr>
      <w:bookmarkStart w:id="1904" w:name="_Toc187673042"/>
      <w:bookmarkStart w:id="1905" w:name="_Toc187673274"/>
      <w:bookmarkStart w:id="1906" w:name="_Toc188368627"/>
      <w:bookmarkStart w:id="1907" w:name="_Toc188621829"/>
      <w:bookmarkStart w:id="1908" w:name="_Toc188950410"/>
      <w:bookmarkStart w:id="1909" w:name="_Toc188968326"/>
      <w:bookmarkStart w:id="1910" w:name="_Toc188968551"/>
      <w:bookmarkStart w:id="1911" w:name="_Toc187673043"/>
      <w:bookmarkStart w:id="1912" w:name="_Toc187673275"/>
      <w:bookmarkStart w:id="1913" w:name="_Toc188368628"/>
      <w:bookmarkStart w:id="1914" w:name="_Toc188621830"/>
      <w:bookmarkStart w:id="1915" w:name="_Toc188950411"/>
      <w:bookmarkStart w:id="1916" w:name="_Toc188968327"/>
      <w:bookmarkStart w:id="1917" w:name="_Toc188968552"/>
      <w:bookmarkStart w:id="1918" w:name="_Toc187673044"/>
      <w:bookmarkStart w:id="1919" w:name="_Toc187673276"/>
      <w:bookmarkStart w:id="1920" w:name="_Toc188368629"/>
      <w:bookmarkStart w:id="1921" w:name="_Toc188621831"/>
      <w:bookmarkStart w:id="1922" w:name="_Toc188950412"/>
      <w:bookmarkStart w:id="1923" w:name="_Toc188968328"/>
      <w:bookmarkStart w:id="1924" w:name="_Toc188968553"/>
      <w:bookmarkStart w:id="1925" w:name="_Toc187673045"/>
      <w:bookmarkStart w:id="1926" w:name="_Toc187673277"/>
      <w:bookmarkStart w:id="1927" w:name="_Toc188368630"/>
      <w:bookmarkStart w:id="1928" w:name="_Toc188621832"/>
      <w:bookmarkStart w:id="1929" w:name="_Toc188950413"/>
      <w:bookmarkStart w:id="1930" w:name="_Toc188968329"/>
      <w:bookmarkStart w:id="1931" w:name="_Toc188968554"/>
      <w:bookmarkStart w:id="1932" w:name="_Toc187673046"/>
      <w:bookmarkStart w:id="1933" w:name="_Toc187673278"/>
      <w:bookmarkStart w:id="1934" w:name="_Toc188368631"/>
      <w:bookmarkStart w:id="1935" w:name="_Toc188621833"/>
      <w:bookmarkStart w:id="1936" w:name="_Toc188950414"/>
      <w:bookmarkStart w:id="1937" w:name="_Toc188968330"/>
      <w:bookmarkStart w:id="1938" w:name="_Toc188968555"/>
      <w:bookmarkStart w:id="1939" w:name="_Toc187673047"/>
      <w:bookmarkStart w:id="1940" w:name="_Toc187673279"/>
      <w:bookmarkStart w:id="1941" w:name="_Toc188368632"/>
      <w:bookmarkStart w:id="1942" w:name="_Toc188621834"/>
      <w:bookmarkStart w:id="1943" w:name="_Toc188950415"/>
      <w:bookmarkStart w:id="1944" w:name="_Toc188968331"/>
      <w:bookmarkStart w:id="1945" w:name="_Toc188968556"/>
      <w:bookmarkStart w:id="1946" w:name="_Toc187673048"/>
      <w:bookmarkStart w:id="1947" w:name="_Toc187673280"/>
      <w:bookmarkStart w:id="1948" w:name="_Toc188368633"/>
      <w:bookmarkStart w:id="1949" w:name="_Toc188621835"/>
      <w:bookmarkStart w:id="1950" w:name="_Toc188950416"/>
      <w:bookmarkStart w:id="1951" w:name="_Toc188968332"/>
      <w:bookmarkStart w:id="1952" w:name="_Toc188968557"/>
      <w:bookmarkStart w:id="1953" w:name="_Ref45240945"/>
      <w:bookmarkStart w:id="1954" w:name="_Toc219458231"/>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r w:rsidRPr="0062074F">
        <w:t>Display functions</w:t>
      </w:r>
      <w:bookmarkEnd w:id="1902"/>
      <w:bookmarkEnd w:id="1953"/>
      <w:bookmarkEnd w:id="1954"/>
    </w:p>
    <w:p w14:paraId="5691A282" w14:textId="5BAD6446" w:rsidR="00702918" w:rsidRPr="0062074F" w:rsidRDefault="00AA714E" w:rsidP="00FE0DAE">
      <w:pPr>
        <w:spacing w:after="120" w:line="240" w:lineRule="auto"/>
        <w:jc w:val="both"/>
      </w:pPr>
      <w:r w:rsidRPr="0062074F">
        <w:t xml:space="preserve">The Portrayal Catalogue defines a number of Independent Mariner Selections and Context Parameters. These must all be implemented and exposed to the end user through the user interface. Many of these may have </w:t>
      </w:r>
      <w:r w:rsidR="00046A2C" w:rsidRPr="0062074F">
        <w:t xml:space="preserve">already </w:t>
      </w:r>
      <w:r w:rsidRPr="0062074F">
        <w:t xml:space="preserve">been implemented for existing (S-57) ECDIS, for example Four Depth Shades, Contour Labels and viewing of Accuracy patterns. Implementation should therefore be harmonised to provide a harmonised user interface. </w:t>
      </w:r>
    </w:p>
    <w:p w14:paraId="0D05C4BD" w14:textId="36521834" w:rsidR="000002BE" w:rsidRPr="0062074F" w:rsidRDefault="000002BE" w:rsidP="00BE68E8">
      <w:pPr>
        <w:pStyle w:val="Heading1"/>
      </w:pPr>
      <w:bookmarkStart w:id="1955" w:name="_Toc46655801"/>
      <w:bookmarkStart w:id="1956" w:name="_Toc46659185"/>
      <w:bookmarkStart w:id="1957" w:name="_Toc46659364"/>
      <w:bookmarkStart w:id="1958" w:name="_Toc47457004"/>
      <w:bookmarkStart w:id="1959" w:name="_Toc47574675"/>
      <w:bookmarkStart w:id="1960" w:name="_Toc47618735"/>
      <w:bookmarkStart w:id="1961" w:name="_Toc47651153"/>
      <w:bookmarkStart w:id="1962" w:name="_Toc47708078"/>
      <w:bookmarkStart w:id="1963" w:name="_Toc47708340"/>
      <w:bookmarkStart w:id="1964" w:name="_Toc47708574"/>
      <w:bookmarkStart w:id="1965" w:name="_Toc47711981"/>
      <w:bookmarkStart w:id="1966" w:name="_Toc46655802"/>
      <w:bookmarkStart w:id="1967" w:name="_Toc46659186"/>
      <w:bookmarkStart w:id="1968" w:name="_Toc46659365"/>
      <w:bookmarkStart w:id="1969" w:name="_Toc47457005"/>
      <w:bookmarkStart w:id="1970" w:name="_Toc47574676"/>
      <w:bookmarkStart w:id="1971" w:name="_Toc47618736"/>
      <w:bookmarkStart w:id="1972" w:name="_Toc47651154"/>
      <w:bookmarkStart w:id="1973" w:name="_Toc47708079"/>
      <w:bookmarkStart w:id="1974" w:name="_Toc47708341"/>
      <w:bookmarkStart w:id="1975" w:name="_Toc47708575"/>
      <w:bookmarkStart w:id="1976" w:name="_Toc47711982"/>
      <w:bookmarkStart w:id="1977" w:name="_Toc46655803"/>
      <w:bookmarkStart w:id="1978" w:name="_Toc46659187"/>
      <w:bookmarkStart w:id="1979" w:name="_Toc46659366"/>
      <w:bookmarkStart w:id="1980" w:name="_Toc47457006"/>
      <w:bookmarkStart w:id="1981" w:name="_Toc47574677"/>
      <w:bookmarkStart w:id="1982" w:name="_Toc47618737"/>
      <w:bookmarkStart w:id="1983" w:name="_Toc47651155"/>
      <w:bookmarkStart w:id="1984" w:name="_Toc47708080"/>
      <w:bookmarkStart w:id="1985" w:name="_Toc47708342"/>
      <w:bookmarkStart w:id="1986" w:name="_Toc47708576"/>
      <w:bookmarkStart w:id="1987" w:name="_Toc47711983"/>
      <w:bookmarkStart w:id="1988" w:name="_Toc219458232"/>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r w:rsidRPr="0062074F">
        <w:t>General Rules for Symbols and Text</w:t>
      </w:r>
      <w:bookmarkEnd w:id="1988"/>
    </w:p>
    <w:p w14:paraId="31594813" w14:textId="77777777" w:rsidR="000002BE" w:rsidRPr="0062074F" w:rsidRDefault="000002BE" w:rsidP="00DB7CFE">
      <w:pPr>
        <w:pStyle w:val="Heading2"/>
      </w:pPr>
      <w:bookmarkStart w:id="1989" w:name="_Ref49475956"/>
      <w:bookmarkStart w:id="1990" w:name="_Toc219458233"/>
      <w:r w:rsidRPr="0062074F">
        <w:t>Symbol Specifications</w:t>
      </w:r>
      <w:bookmarkEnd w:id="1989"/>
      <w:bookmarkEnd w:id="1990"/>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1991" w:name="_Ref49261612"/>
      <w:bookmarkStart w:id="1992" w:name="_Toc219458234"/>
      <w:r w:rsidRPr="0062074F">
        <w:t>R</w:t>
      </w:r>
      <w:r w:rsidR="006C24DF" w:rsidRPr="0062074F">
        <w:t xml:space="preserve">eproduction </w:t>
      </w:r>
      <w:r w:rsidR="000002BE" w:rsidRPr="0062074F">
        <w:t>of lines, symbols</w:t>
      </w:r>
      <w:r w:rsidR="006C24DF" w:rsidRPr="0062074F">
        <w:t xml:space="preserve"> and </w:t>
      </w:r>
      <w:r w:rsidR="000002BE" w:rsidRPr="0062074F">
        <w:t>text</w:t>
      </w:r>
      <w:bookmarkEnd w:id="1991"/>
      <w:bookmarkEnd w:id="1992"/>
      <w:r w:rsidR="003B02BE" w:rsidRPr="0062074F">
        <w:t xml:space="preserve"> </w:t>
      </w:r>
    </w:p>
    <w:p w14:paraId="1EBBC62A" w14:textId="070490E9" w:rsidR="0057617F" w:rsidRPr="0062074F" w:rsidDel="000B0974" w:rsidRDefault="0057617F" w:rsidP="00214B3A">
      <w:pPr>
        <w:pStyle w:val="Heading3"/>
        <w:rPr>
          <w:del w:id="1993" w:author="jonathan pritchard" w:date="2026-01-14T12:17:00Z" w16du:dateUtc="2026-01-14T12:17:00Z"/>
        </w:rPr>
      </w:pPr>
      <w:bookmarkStart w:id="1994" w:name="_Toc219458235"/>
      <w:r w:rsidRPr="0062074F">
        <w:t>Introduction</w:t>
      </w:r>
      <w:bookmarkEnd w:id="1994"/>
    </w:p>
    <w:p w14:paraId="0850FA0D" w14:textId="530DBE4B" w:rsidR="00CE4EA0" w:rsidRPr="0062074F" w:rsidDel="000B0974" w:rsidRDefault="0057617F">
      <w:pPr>
        <w:pStyle w:val="Heading3"/>
        <w:rPr>
          <w:del w:id="1995" w:author="jonathan pritchard" w:date="2026-01-14T12:17:00Z" w16du:dateUtc="2026-01-14T12:17:00Z"/>
          <w:strike/>
          <w:rPrChange w:id="1996" w:author="jonathan pritchard" w:date="2026-01-14T12:17:00Z" w16du:dateUtc="2026-01-14T12:17:00Z">
            <w:rPr>
              <w:del w:id="1997" w:author="jonathan pritchard" w:date="2026-01-14T12:17:00Z" w16du:dateUtc="2026-01-14T12:17:00Z"/>
            </w:rPr>
          </w:rPrChange>
        </w:rPr>
        <w:pPrChange w:id="1998" w:author="jonathan pritchard" w:date="2026-01-14T12:17:00Z" w16du:dateUtc="2026-01-14T12:17:00Z">
          <w:pPr>
            <w:spacing w:after="120" w:line="240" w:lineRule="auto"/>
            <w:jc w:val="both"/>
          </w:pPr>
        </w:pPrChange>
      </w:pPr>
      <w:del w:id="1999" w:author="jonathan pritchard" w:date="2026-01-14T12:17:00Z" w16du:dateUtc="2026-01-14T12:17:00Z">
        <w:r w:rsidRPr="0062074F" w:rsidDel="000B0974">
          <w:rPr>
            <w:strike/>
            <w:rPrChange w:id="2000" w:author="jonathan pritchard" w:date="2026-01-14T12:17:00Z" w16du:dateUtc="2026-01-14T12:17:00Z">
              <w:rPr/>
            </w:rPrChange>
          </w:rPr>
          <w:delText>In a navigation system the viewing distance will be about 70 cm for route planning, but experience to date indicates that the viewing distance for important features during route monitoring may be several metres.</w:delText>
        </w:r>
        <w:bookmarkStart w:id="2001" w:name="_Toc219458236"/>
        <w:bookmarkEnd w:id="2001"/>
      </w:del>
    </w:p>
    <w:p w14:paraId="13A32898" w14:textId="61AC3DD7" w:rsidR="0057617F" w:rsidRPr="0062074F" w:rsidDel="000B0974" w:rsidRDefault="0057617F">
      <w:pPr>
        <w:pStyle w:val="Heading3"/>
        <w:rPr>
          <w:del w:id="2002" w:author="jonathan pritchard" w:date="2026-01-14T12:17:00Z" w16du:dateUtc="2026-01-14T12:17:00Z"/>
        </w:rPr>
        <w:pPrChange w:id="2003" w:author="jonathan pritchard" w:date="2026-01-14T12:17:00Z" w16du:dateUtc="2026-01-14T12:17:00Z">
          <w:pPr>
            <w:spacing w:after="120" w:line="240" w:lineRule="auto"/>
            <w:jc w:val="both"/>
          </w:pPr>
        </w:pPrChange>
      </w:pPr>
      <w:del w:id="2004" w:author="jonathan pritchard" w:date="2026-01-14T12:17:00Z" w16du:dateUtc="2026-01-14T12:17:00Z">
        <w:r w:rsidRPr="0062074F" w:rsidDel="000B0974">
          <w:delText xml:space="preserve">Human factors experts </w:delText>
        </w:r>
        <w:r w:rsidR="00DD1E0E" w:rsidRPr="0062074F" w:rsidDel="000B0974">
          <w:delText xml:space="preserve">recommend </w:delText>
        </w:r>
        <w:r w:rsidRPr="0062074F" w:rsidDel="000B0974">
          <w:delText>that symbols and characters subtend 20 arc minutes at the observer’s eye. (For example, a symbol viewed from 70 cm for route planning should be about 4mm in size, 1.5 times the size of a normal chart symbol. Two times chart size is a good general rule.) Symbols and characters important for route monitoring may have to be significantly bigger.</w:delText>
        </w:r>
        <w:bookmarkStart w:id="2005" w:name="_Toc219458237"/>
        <w:bookmarkEnd w:id="2005"/>
      </w:del>
    </w:p>
    <w:p w14:paraId="32EE2D8F" w14:textId="65CE6179" w:rsidR="008A2A98" w:rsidRPr="0062074F" w:rsidDel="000B0974" w:rsidRDefault="00CE4EA0">
      <w:pPr>
        <w:pStyle w:val="Heading3"/>
        <w:rPr>
          <w:del w:id="2006" w:author="jonathan pritchard" w:date="2026-01-14T12:17:00Z" w16du:dateUtc="2026-01-14T12:17:00Z"/>
        </w:rPr>
        <w:pPrChange w:id="2007" w:author="jonathan pritchard" w:date="2026-01-14T12:17:00Z" w16du:dateUtc="2026-01-14T12:17:00Z">
          <w:pPr>
            <w:spacing w:after="120" w:line="240" w:lineRule="auto"/>
            <w:jc w:val="both"/>
          </w:pPr>
        </w:pPrChange>
      </w:pPr>
      <w:del w:id="2008" w:author="jonathan pritchard" w:date="2026-01-14T12:17:00Z" w16du:dateUtc="2026-01-14T12:17:00Z">
        <w:r w:rsidRPr="0062074F" w:rsidDel="000B0974">
          <w:delText xml:space="preserve">For clear representation, symbols require a minimum number of screen units (pixels), depending on their complexity. A simple chart symbol of </w:delText>
        </w:r>
        <w:r w:rsidR="00EF20F6" w:rsidRPr="0062074F" w:rsidDel="000B0974">
          <w:delText>height</w:delText>
        </w:r>
        <w:r w:rsidRPr="0062074F" w:rsidDel="000B0974">
          <w:delText xml:space="preserve"> 4mm should extend </w:delText>
        </w:r>
        <w:r w:rsidR="00ED17BE" w:rsidRPr="0062074F" w:rsidDel="000B0974">
          <w:delText>at least</w:delText>
        </w:r>
        <w:r w:rsidR="00EF20F6" w:rsidRPr="0062074F" w:rsidDel="000B0974">
          <w:delText xml:space="preserve"> </w:delText>
        </w:r>
        <w:r w:rsidRPr="0062074F" w:rsidDel="000B0974">
          <w:delText xml:space="preserve">13 pixels for a screen that </w:delText>
        </w:r>
        <w:r w:rsidR="005C43B2" w:rsidRPr="0062074F" w:rsidDel="000B0974">
          <w:delText xml:space="preserve">just </w:delText>
        </w:r>
        <w:r w:rsidRPr="0062074F" w:rsidDel="000B0974">
          <w:delText xml:space="preserve">meets the </w:delText>
        </w:r>
        <w:r w:rsidR="00EF20F6" w:rsidRPr="0062074F" w:rsidDel="000B0974">
          <w:delText>current</w:delText>
        </w:r>
        <w:r w:rsidRPr="0062074F" w:rsidDel="000B0974">
          <w:delText xml:space="preserve"> minimum standards for chart display size and resolution</w:delText>
        </w:r>
        <w:r w:rsidR="007763CD" w:rsidRPr="0062074F" w:rsidDel="000B0974">
          <w:delText>.</w:delText>
        </w:r>
        <w:bookmarkStart w:id="2009" w:name="_Toc219458238"/>
        <w:bookmarkEnd w:id="2009"/>
      </w:del>
    </w:p>
    <w:p w14:paraId="27621210" w14:textId="3EDF0789" w:rsidR="008A2A98" w:rsidRPr="0062074F" w:rsidRDefault="008A2A98">
      <w:pPr>
        <w:pStyle w:val="Heading3"/>
        <w:rPr>
          <w:ins w:id="2010" w:author="jonathan pritchard" w:date="2025-08-07T07:15:00Z" w16du:dateUtc="2025-08-07T06:15:00Z"/>
        </w:rPr>
        <w:pPrChange w:id="2011" w:author="jonathan pritchard" w:date="2026-01-14T12:17:00Z" w16du:dateUtc="2026-01-14T12:17:00Z">
          <w:pPr>
            <w:spacing w:after="120" w:line="240" w:lineRule="auto"/>
            <w:jc w:val="both"/>
          </w:pPr>
        </w:pPrChange>
      </w:pPr>
      <w:del w:id="2012" w:author="jonathan pritchard" w:date="2026-01-14T12:17:00Z" w16du:dateUtc="2026-01-14T12:17:00Z">
        <w:r w:rsidRPr="0062074F" w:rsidDel="000B0974">
          <w:delText>The minimum resolution is defined by IEC 61174 and/or IEC 62288</w:delText>
        </w:r>
        <w:r w:rsidR="00F26A0C" w:rsidRPr="0062074F" w:rsidDel="000B0974">
          <w:delText>.</w:delText>
        </w:r>
      </w:del>
      <w:bookmarkStart w:id="2013" w:name="_Toc219458239"/>
      <w:bookmarkEnd w:id="2013"/>
    </w:p>
    <w:p w14:paraId="41A43CB6" w14:textId="20E15F63" w:rsidR="00F06772" w:rsidRPr="0062074F" w:rsidRDefault="00F06772" w:rsidP="00F06772">
      <w:pPr>
        <w:spacing w:after="120" w:line="240" w:lineRule="auto"/>
        <w:jc w:val="both"/>
        <w:rPr>
          <w:ins w:id="2014" w:author="jonathan pritchard" w:date="2025-08-07T07:15:00Z"/>
        </w:rPr>
      </w:pPr>
      <w:ins w:id="2015" w:author="jonathan pritchard" w:date="2025-08-07T07:15:00Z">
        <w:r w:rsidRPr="0062074F">
          <w:t xml:space="preserve">IEC 62288 sets requirements for size of operational information other than chart information in terms of the physical size of symbols and the number of pixels required to present them. These parameters are </w:t>
        </w:r>
        <w:r w:rsidRPr="0062074F">
          <w:lastRenderedPageBreak/>
          <w:t>dependent on a minimum angle subtended from the eye and the nominal viewing distance specified by the manufacturer.</w:t>
        </w:r>
      </w:ins>
    </w:p>
    <w:p w14:paraId="09B2FB64" w14:textId="54B9E49D" w:rsidR="00F06772" w:rsidRPr="0062074F" w:rsidRDefault="00F06772" w:rsidP="00F06772">
      <w:pPr>
        <w:spacing w:after="120" w:line="240" w:lineRule="auto"/>
        <w:jc w:val="both"/>
      </w:pPr>
      <w:ins w:id="2016" w:author="jonathan pritchard" w:date="2025-08-07T07:15:00Z">
        <w:r w:rsidRPr="0062074F">
          <w:t>The Portrayal Catalogue sets requirements for size of chart symbols</w:t>
        </w:r>
      </w:ins>
    </w:p>
    <w:p w14:paraId="670F2D6F" w14:textId="611C4FEC" w:rsidR="0057617F" w:rsidRPr="0062074F" w:rsidRDefault="007764D1" w:rsidP="00214B3A">
      <w:pPr>
        <w:pStyle w:val="Heading3"/>
      </w:pPr>
      <w:bookmarkStart w:id="2017" w:name="_Ref49150167"/>
      <w:bookmarkStart w:id="2018" w:name="_Toc219458240"/>
      <w:r w:rsidRPr="0062074F">
        <w:t xml:space="preserve">Minimum Requirement </w:t>
      </w:r>
      <w:r w:rsidR="0057617F" w:rsidRPr="0062074F">
        <w:t>for size and resolution</w:t>
      </w:r>
      <w:bookmarkEnd w:id="2017"/>
      <w:bookmarkEnd w:id="2018"/>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20A27840"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ins w:id="2019" w:author="jonathan pritchard" w:date="2026-01-14T12:17:00Z" w16du:dateUtc="2026-01-14T12:17:00Z">
        <w:r w:rsidR="000B0974" w:rsidRPr="0062074F">
          <w:t>.</w:t>
        </w:r>
      </w:ins>
      <w:commentRangeStart w:id="2020"/>
      <w:del w:id="2021" w:author="jonathan pritchard" w:date="2026-01-14T12:17:00Z" w16du:dateUtc="2026-01-14T12:17:00Z">
        <w:r w:rsidRPr="0062074F" w:rsidDel="000B0974">
          <w:rPr>
            <w:strike/>
            <w:rPrChange w:id="2022" w:author="jonathan pritchard" w:date="2025-08-07T07:17:00Z" w16du:dateUtc="2025-08-07T06:17:00Z">
              <w:rPr/>
            </w:rPrChange>
          </w:rPr>
          <w:delText>, within the tolerance specified by the IEC testing standard (recommended tolerance: 1 physical pixel width in each of the X and Y dimensions).</w:delText>
        </w:r>
      </w:del>
      <w:commentRangeEnd w:id="2020"/>
      <w:r w:rsidR="00F06772" w:rsidRPr="0062074F">
        <w:rPr>
          <w:rStyle w:val="CommentReference"/>
          <w:sz w:val="20"/>
          <w:lang w:val="en-GB"/>
        </w:rPr>
        <w:commentReference w:id="2020"/>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2023" w:name="_Toc219458241"/>
      <w:r w:rsidRPr="0062074F">
        <w:t>Zooming</w:t>
      </w:r>
      <w:bookmarkEnd w:id="2023"/>
    </w:p>
    <w:p w14:paraId="6FBEC7F1" w14:textId="62ABBD75" w:rsidR="00F06772" w:rsidRPr="0062074F" w:rsidDel="00F06772" w:rsidRDefault="003B4494" w:rsidP="009563D7">
      <w:pPr>
        <w:spacing w:after="120" w:line="240" w:lineRule="auto"/>
        <w:jc w:val="both"/>
        <w:rPr>
          <w:del w:id="2024" w:author="jonathan pritchard" w:date="2025-08-07T07:19:00Z" w16du:dateUtc="2025-08-07T06:19:00Z"/>
        </w:rPr>
      </w:pPr>
      <w:commentRangeStart w:id="2025"/>
      <w:del w:id="2026" w:author="jonathan pritchard" w:date="2026-01-14T12:18:00Z" w16du:dateUtc="2026-01-14T12:18:00Z">
        <w:r w:rsidRPr="0062074F" w:rsidDel="000B0974">
          <w:delText xml:space="preserve">When the display scale is enlarged by zooming in, it </w:delText>
        </w:r>
        <w:r w:rsidR="008537AD" w:rsidRPr="0062074F" w:rsidDel="000B0974">
          <w:delText xml:space="preserve">must </w:delText>
        </w:r>
        <w:r w:rsidRPr="0062074F" w:rsidDel="000B0974">
          <w:delText xml:space="preserve">be possible to hold symbol size constant. The same applies to text. Symbol and text size </w:delText>
        </w:r>
        <w:r w:rsidR="008537AD" w:rsidRPr="0062074F" w:rsidDel="000B0974">
          <w:delText xml:space="preserve">must </w:delText>
        </w:r>
        <w:r w:rsidRPr="0062074F" w:rsidDel="000B0974">
          <w:delText>never be decreased when zooming out</w:delText>
        </w:r>
        <w:r w:rsidR="009563D7" w:rsidRPr="0062074F" w:rsidDel="000B0974">
          <w:delText>.</w:delText>
        </w:r>
      </w:del>
      <w:commentRangeEnd w:id="2025"/>
      <w:r w:rsidR="00F06772" w:rsidRPr="0062074F">
        <w:rPr>
          <w:rStyle w:val="CommentReference"/>
          <w:sz w:val="20"/>
          <w:lang w:val="en-GB"/>
        </w:rPr>
        <w:commentReference w:id="2025"/>
      </w:r>
      <w:ins w:id="2027" w:author="jonathan pritchard" w:date="2025-08-07T07:18:00Z" w16du:dateUtc="2025-08-07T06:18:00Z">
        <w:r w:rsidR="00F06772" w:rsidRPr="0062074F">
          <w:t xml:space="preserve">When the display scale is changed the symbol and text size </w:t>
        </w:r>
        <w:del w:id="2028" w:author="jon pritchard" w:date="2025-09-17T13:42:00Z" w16du:dateUtc="2025-09-17T11:42:00Z">
          <w:r w:rsidR="00F06772" w:rsidRPr="0062074F" w:rsidDel="000F7D72">
            <w:delText>shall</w:delText>
          </w:r>
        </w:del>
      </w:ins>
      <w:ins w:id="2029" w:author="jon pritchard" w:date="2025-09-17T13:42:00Z" w16du:dateUtc="2025-09-17T11:42:00Z">
        <w:r w:rsidR="000F7D72" w:rsidRPr="0062074F">
          <w:t>must</w:t>
        </w:r>
      </w:ins>
      <w:ins w:id="2030" w:author="jonathan pritchard" w:date="2025-08-07T07:18:00Z" w16du:dateUtc="2025-08-07T06:18:00Z">
        <w:r w:rsidR="00F06772" w:rsidRPr="0062074F">
          <w:t xml:space="preserve"> remain constant</w:t>
        </w:r>
      </w:ins>
    </w:p>
    <w:p w14:paraId="334ADDEC" w14:textId="77777777" w:rsidR="00AA02E7" w:rsidRPr="0062074F" w:rsidRDefault="00AA02E7" w:rsidP="00AA02E7">
      <w:pPr>
        <w:spacing w:after="120" w:line="240" w:lineRule="auto"/>
        <w:jc w:val="both"/>
      </w:pPr>
    </w:p>
    <w:p w14:paraId="3C443EB2" w14:textId="776175B4" w:rsidR="0004119A" w:rsidRPr="0062074F" w:rsidRDefault="00363AAD" w:rsidP="00DB7CFE">
      <w:pPr>
        <w:pStyle w:val="Heading2"/>
      </w:pPr>
      <w:bookmarkStart w:id="2031" w:name="_Ref189057755"/>
      <w:bookmarkStart w:id="2032" w:name="_Toc219458242"/>
      <w:r w:rsidRPr="0062074F">
        <w:t>Common text</w:t>
      </w:r>
      <w:r w:rsidR="00453DD3" w:rsidRPr="0062074F">
        <w:t xml:space="preserve"> and</w:t>
      </w:r>
      <w:r w:rsidRPr="0062074F">
        <w:t xml:space="preserve"> information</w:t>
      </w:r>
      <w:r w:rsidR="0004119A" w:rsidRPr="0062074F">
        <w:t xml:space="preserve"> attributes</w:t>
      </w:r>
      <w:bookmarkEnd w:id="2031"/>
      <w:bookmarkEnd w:id="2032"/>
    </w:p>
    <w:p w14:paraId="20F5E552" w14:textId="5E41B4B4" w:rsidR="00AC6B03" w:rsidRPr="0062074F" w:rsidRDefault="00F747C8" w:rsidP="002D7DEE">
      <w:pPr>
        <w:spacing w:after="120" w:line="240" w:lineRule="auto"/>
        <w:jc w:val="both"/>
      </w:pPr>
      <w:r w:rsidRPr="0062074F">
        <w:t xml:space="preserve">Several Product Specifications use </w:t>
      </w:r>
      <w:r w:rsidR="00453DD3" w:rsidRPr="0062074F">
        <w:t xml:space="preserve">common </w:t>
      </w:r>
      <w:r w:rsidRPr="0062074F">
        <w:t xml:space="preserve">structures for feature names </w:t>
      </w:r>
      <w:r w:rsidR="00453DD3" w:rsidRPr="0062074F">
        <w:t>(</w:t>
      </w:r>
      <w:proofErr w:type="spellStart"/>
      <w:r w:rsidR="00453DD3" w:rsidRPr="0062074F">
        <w:rPr>
          <w:b/>
          <w:bCs/>
        </w:rPr>
        <w:t>featureName</w:t>
      </w:r>
      <w:proofErr w:type="spellEnd"/>
      <w:r w:rsidR="00453DD3" w:rsidRPr="0062074F">
        <w:t>)</w:t>
      </w:r>
      <w:r w:rsidR="00C72695" w:rsidRPr="0062074F">
        <w:t xml:space="preserve"> </w:t>
      </w:r>
      <w:r w:rsidRPr="0062074F">
        <w:t>and information attributes</w:t>
      </w:r>
      <w:r w:rsidR="00453DD3" w:rsidRPr="0062074F">
        <w:t xml:space="preserve"> (</w:t>
      </w:r>
      <w:r w:rsidR="00453DD3" w:rsidRPr="0062074F">
        <w:rPr>
          <w:b/>
          <w:bCs/>
        </w:rPr>
        <w:t>information/text</w:t>
      </w:r>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Preferred Language (does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2D1022A2" w:rsidR="00AC6B03" w:rsidRPr="0062074F" w:rsidRDefault="00AC6B03" w:rsidP="00AC6B03">
      <w:pPr>
        <w:jc w:val="both"/>
      </w:pPr>
      <w:r w:rsidRPr="0062074F">
        <w:t>Feature names Attribute “feature name” (</w:t>
      </w:r>
      <w:proofErr w:type="spellStart"/>
      <w:r w:rsidRPr="0062074F">
        <w:t>featureName</w:t>
      </w:r>
      <w:proofErr w:type="spellEnd"/>
      <w:r w:rsidRPr="0062074F">
        <w:t xml:space="preserve">) is a complex attribute consisting of the mandatory sub-attribute “name” (the actual name of the feature) and sub-attributes “language” and “name usage”. The sub-attribute “name usage” is an enumeration </w:t>
      </w:r>
      <w:del w:id="2033" w:author="jonathan pritchard" w:date="2025-10-24T14:36:00Z" w16du:dateUtc="2025-10-24T13:36:00Z">
        <w:r w:rsidRPr="0062074F" w:rsidDel="00D837FD">
          <w:delText xml:space="preserve">indicating </w:delText>
        </w:r>
      </w:del>
      <w:r w:rsidRPr="0062074F">
        <w:t>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If no feature names correspond to the language preferences, then the feature name with name usage=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rsidP="00DE19F5">
      <w:pPr>
        <w:pStyle w:val="ListParagraph"/>
        <w:numPr>
          <w:ilvl w:val="0"/>
          <w:numId w:val="124"/>
        </w:numPr>
        <w:spacing w:after="0" w:line="240" w:lineRule="auto"/>
        <w:ind w:left="714" w:hanging="357"/>
        <w:rPr>
          <w:b/>
          <w:bCs/>
        </w:rPr>
      </w:pPr>
      <w:proofErr w:type="spellStart"/>
      <w:r w:rsidRPr="0062074F">
        <w:rPr>
          <w:b/>
          <w:bCs/>
        </w:rPr>
        <w:t>s</w:t>
      </w:r>
      <w:r w:rsidR="00F747C8" w:rsidRPr="0062074F">
        <w:rPr>
          <w:b/>
          <w:bCs/>
        </w:rPr>
        <w:t>ms</w:t>
      </w:r>
      <w:proofErr w:type="spellEnd"/>
    </w:p>
    <w:p w14:paraId="44E0657D" w14:textId="47F873DE" w:rsidR="00F747C8" w:rsidRPr="0062074F" w:rsidRDefault="00F62570" w:rsidP="00DE19F5">
      <w:pPr>
        <w:pStyle w:val="ListParagraph"/>
        <w:numPr>
          <w:ilvl w:val="0"/>
          <w:numId w:val="124"/>
        </w:numPr>
        <w:spacing w:after="0" w:line="240" w:lineRule="auto"/>
        <w:ind w:left="714" w:hanging="357"/>
        <w:rPr>
          <w:b/>
          <w:bCs/>
        </w:rPr>
      </w:pPr>
      <w:proofErr w:type="spellStart"/>
      <w:r w:rsidRPr="0062074F">
        <w:rPr>
          <w:b/>
          <w:bCs/>
        </w:rPr>
        <w:t>s</w:t>
      </w:r>
      <w:r w:rsidR="00F747C8" w:rsidRPr="0062074F">
        <w:rPr>
          <w:b/>
          <w:bCs/>
        </w:rPr>
        <w:t>mn</w:t>
      </w:r>
      <w:proofErr w:type="spellEnd"/>
    </w:p>
    <w:p w14:paraId="1A041A45" w14:textId="77777777" w:rsidR="00F62570" w:rsidRPr="0062074F" w:rsidRDefault="00F62570" w:rsidP="00F747C8"/>
    <w:p w14:paraId="6FA24F3D" w14:textId="7987356C" w:rsidR="00F747C8" w:rsidRPr="0062074F" w:rsidRDefault="00F747C8" w:rsidP="00F747C8">
      <w:r w:rsidRPr="0062074F">
        <w:t xml:space="preserve">Then the name </w:t>
      </w:r>
      <w:proofErr w:type="spellStart"/>
      <w:r w:rsidRPr="0062074F">
        <w:t>Lâu'ŋŋsuõllu</w:t>
      </w:r>
      <w:proofErr w:type="spellEnd"/>
      <w:r w:rsidRPr="0062074F">
        <w:t xml:space="preserve"> is displayed</w:t>
      </w:r>
      <w:r w:rsidR="00045787" w:rsidRPr="0062074F">
        <w:t>, because it contains a name with the language “</w:t>
      </w:r>
      <w:proofErr w:type="spellStart"/>
      <w:r w:rsidR="00045787" w:rsidRPr="0062074F">
        <w:t>sms</w:t>
      </w:r>
      <w:proofErr w:type="spellEnd"/>
      <w:r w:rsidR="00045787" w:rsidRPr="0062074F">
        <w:t>”, the highest priority in the language preference list. With no language preference set, the name “</w:t>
      </w:r>
      <w:proofErr w:type="spellStart"/>
      <w:r w:rsidR="00045787" w:rsidRPr="0062074F">
        <w:t>Turvesaaret</w:t>
      </w:r>
      <w:proofErr w:type="spellEnd"/>
      <w:r w:rsidR="00045787" w:rsidRPr="0062074F">
        <w:t xml:space="preserve">” must be displayed because it has </w:t>
      </w:r>
      <w:proofErr w:type="spellStart"/>
      <w:r w:rsidR="00045787" w:rsidRPr="0062074F">
        <w:t>nameUsage</w:t>
      </w:r>
      <w:proofErr w:type="spellEnd"/>
      <w:r w:rsidR="00045787" w:rsidRPr="0062074F">
        <w:t xml:space="preserve"> = 1.</w:t>
      </w:r>
    </w:p>
    <w:p w14:paraId="40C6C767" w14:textId="77777777" w:rsidR="00F747C8" w:rsidRPr="0062074F" w:rsidRDefault="00F747C8" w:rsidP="00DE19F5">
      <w:pPr>
        <w:spacing w:after="0" w:line="276" w:lineRule="auto"/>
        <w:rPr>
          <w:rFonts w:ascii="Courier New" w:hAnsi="Courier New" w:cs="Courier New"/>
          <w:b/>
          <w:bCs/>
        </w:rPr>
      </w:pPr>
      <w:proofErr w:type="spellStart"/>
      <w:r w:rsidRPr="0062074F">
        <w:rPr>
          <w:rFonts w:ascii="Courier New" w:hAnsi="Courier New" w:cs="Courier New"/>
          <w:b/>
          <w:bCs/>
        </w:rPr>
        <w:t>IslandGroup</w:t>
      </w:r>
      <w:proofErr w:type="spellEnd"/>
    </w:p>
    <w:p w14:paraId="24DC9828"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lastRenderedPageBreak/>
        <w:t>featureName</w:t>
      </w:r>
      <w:proofErr w:type="spellEnd"/>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Turvesaaret</w:t>
      </w:r>
      <w:proofErr w:type="spellEnd"/>
    </w:p>
    <w:p w14:paraId="5835FB6F"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1</w:t>
      </w:r>
    </w:p>
    <w:p w14:paraId="29FBA5C5"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smn</w:t>
      </w:r>
      <w:proofErr w:type="spellEnd"/>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Lavŋesuolluuh</w:t>
      </w:r>
      <w:proofErr w:type="spellEnd"/>
    </w:p>
    <w:p w14:paraId="63F7D4D2" w14:textId="77777777"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 2</w:t>
      </w:r>
    </w:p>
    <w:p w14:paraId="35AC5F6C" w14:textId="77777777" w:rsidR="00F747C8" w:rsidRPr="0062074F" w:rsidRDefault="00F747C8" w:rsidP="00DE19F5">
      <w:pPr>
        <w:spacing w:after="0" w:line="276" w:lineRule="auto"/>
        <w:ind w:firstLine="720"/>
        <w:rPr>
          <w:rFonts w:ascii="Courier New" w:hAnsi="Courier New" w:cs="Courier New"/>
          <w:b/>
          <w:bCs/>
        </w:rPr>
      </w:pPr>
      <w:proofErr w:type="spellStart"/>
      <w:r w:rsidRPr="0062074F">
        <w:rPr>
          <w:rFonts w:ascii="Courier New" w:hAnsi="Courier New" w:cs="Courier New"/>
          <w:b/>
          <w:bCs/>
        </w:rPr>
        <w:t>featureName</w:t>
      </w:r>
      <w:proofErr w:type="spellEnd"/>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language: </w:t>
      </w:r>
      <w:proofErr w:type="spellStart"/>
      <w:r w:rsidRPr="0062074F">
        <w:rPr>
          <w:rFonts w:ascii="Courier New" w:hAnsi="Courier New" w:cs="Courier New"/>
          <w:b/>
          <w:bCs/>
        </w:rPr>
        <w:t>sms</w:t>
      </w:r>
      <w:proofErr w:type="spellEnd"/>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 xml:space="preserve">name: </w:t>
      </w:r>
      <w:proofErr w:type="spellStart"/>
      <w:r w:rsidRPr="0062074F">
        <w:rPr>
          <w:rFonts w:ascii="Courier New" w:hAnsi="Courier New" w:cs="Courier New"/>
          <w:b/>
          <w:bCs/>
        </w:rPr>
        <w:t>Lâu'ŋŋsuõllu</w:t>
      </w:r>
      <w:proofErr w:type="spellEnd"/>
    </w:p>
    <w:p w14:paraId="27FE8B64" w14:textId="5F7C5D2A" w:rsidR="00F747C8" w:rsidRPr="0062074F" w:rsidRDefault="00F747C8" w:rsidP="00DE19F5">
      <w:pPr>
        <w:spacing w:after="0" w:line="276" w:lineRule="auto"/>
        <w:ind w:left="720" w:firstLine="720"/>
        <w:rPr>
          <w:rFonts w:ascii="Courier New" w:hAnsi="Courier New" w:cs="Courier New"/>
          <w:b/>
          <w:bCs/>
        </w:rPr>
      </w:pPr>
      <w:proofErr w:type="spellStart"/>
      <w:r w:rsidRPr="0062074F">
        <w:rPr>
          <w:rFonts w:ascii="Courier New" w:hAnsi="Courier New" w:cs="Courier New"/>
          <w:b/>
          <w:bCs/>
        </w:rPr>
        <w:t>nameUsage</w:t>
      </w:r>
      <w:proofErr w:type="spellEnd"/>
      <w:r w:rsidRPr="0062074F">
        <w:rPr>
          <w:rFonts w:ascii="Courier New" w:hAnsi="Courier New" w:cs="Courier New"/>
          <w:b/>
          <w:bCs/>
        </w:rPr>
        <w:t>:</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2034" w:name="_Toc175130157"/>
      <w:bookmarkStart w:id="2035" w:name="_Toc175130158"/>
      <w:bookmarkStart w:id="2036" w:name="_Toc46655819"/>
      <w:bookmarkStart w:id="2037" w:name="_Toc46659203"/>
      <w:bookmarkStart w:id="2038" w:name="_Toc46659382"/>
      <w:bookmarkStart w:id="2039" w:name="_Toc47457023"/>
      <w:bookmarkStart w:id="2040" w:name="_Toc47574699"/>
      <w:bookmarkStart w:id="2041" w:name="_Toc47618759"/>
      <w:bookmarkStart w:id="2042" w:name="_Toc47651177"/>
      <w:bookmarkStart w:id="2043" w:name="_Toc47708102"/>
      <w:bookmarkStart w:id="2044" w:name="_Toc47708364"/>
      <w:bookmarkStart w:id="2045" w:name="_Toc47708598"/>
      <w:bookmarkStart w:id="2046" w:name="_Toc219458243"/>
      <w:bookmarkEnd w:id="2034"/>
      <w:bookmarkEnd w:id="2035"/>
      <w:bookmarkEnd w:id="2036"/>
      <w:bookmarkEnd w:id="2037"/>
      <w:bookmarkEnd w:id="2038"/>
      <w:bookmarkEnd w:id="2039"/>
      <w:bookmarkEnd w:id="2040"/>
      <w:bookmarkEnd w:id="2041"/>
      <w:bookmarkEnd w:id="2042"/>
      <w:bookmarkEnd w:id="2043"/>
      <w:bookmarkEnd w:id="2044"/>
      <w:bookmarkEnd w:id="2045"/>
      <w:r w:rsidRPr="0062074F">
        <w:t>Text</w:t>
      </w:r>
      <w:r w:rsidR="00007DC7" w:rsidRPr="0062074F">
        <w:t xml:space="preserve"> and Graphics</w:t>
      </w:r>
      <w:bookmarkEnd w:id="2046"/>
    </w:p>
    <w:p w14:paraId="223F4165" w14:textId="215750E5" w:rsidR="001D7E15" w:rsidRPr="0062074F" w:rsidRDefault="001D7E15" w:rsidP="00DB7CFE">
      <w:pPr>
        <w:pStyle w:val="Heading2"/>
      </w:pPr>
      <w:bookmarkStart w:id="2047" w:name="_Toc219458244"/>
      <w:r w:rsidRPr="0062074F">
        <w:t>Arrangement of viewing group layers.</w:t>
      </w:r>
      <w:bookmarkEnd w:id="2047"/>
    </w:p>
    <w:p w14:paraId="22EDEFDA" w14:textId="03D1CFA5" w:rsidR="001D7E15" w:rsidRPr="0062074F" w:rsidRDefault="00B94DFF" w:rsidP="00B812CA">
      <w:pPr>
        <w:spacing w:after="120" w:line="240" w:lineRule="auto"/>
        <w:jc w:val="both"/>
      </w:pPr>
      <w:bookmarkStart w:id="2048" w:name="_Ref44339526"/>
      <w:r w:rsidRPr="0062074F">
        <w:t>V</w:t>
      </w:r>
      <w:bookmarkEnd w:id="2048"/>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“Other text”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60BB7498" w14:textId="77777777" w:rsidR="001D7E15" w:rsidRPr="0062074F" w:rsidRDefault="001D7E15" w:rsidP="001F57C8">
      <w:pPr>
        <w:spacing w:after="120" w:line="240" w:lineRule="auto"/>
      </w:pPr>
    </w:p>
    <w:p w14:paraId="34C33955" w14:textId="77777777" w:rsidR="0091366D" w:rsidRPr="0062074F" w:rsidRDefault="0091366D" w:rsidP="00620930">
      <w:pPr>
        <w:spacing w:after="120" w:line="240" w:lineRule="auto"/>
        <w:jc w:val="both"/>
      </w:pPr>
      <w:bookmarkStart w:id="2049" w:name="_Toc175130161"/>
      <w:bookmarkEnd w:id="2049"/>
    </w:p>
    <w:p w14:paraId="44CDD629" w14:textId="38D4CE28" w:rsidR="00AD5025" w:rsidRPr="0062074F" w:rsidRDefault="00EA6515" w:rsidP="00BE68E8">
      <w:pPr>
        <w:pStyle w:val="Heading1"/>
      </w:pPr>
      <w:bookmarkStart w:id="2050" w:name="_Toc175130163"/>
      <w:bookmarkStart w:id="2051" w:name="_Toc175130164"/>
      <w:bookmarkStart w:id="2052" w:name="_Toc175130165"/>
      <w:bookmarkStart w:id="2053" w:name="_Toc175130166"/>
      <w:bookmarkStart w:id="2054" w:name="_Toc175130167"/>
      <w:bookmarkStart w:id="2055" w:name="_Toc175130168"/>
      <w:bookmarkStart w:id="2056" w:name="_Toc175130169"/>
      <w:bookmarkStart w:id="2057" w:name="_Toc175130170"/>
      <w:bookmarkStart w:id="2058" w:name="_Toc175130171"/>
      <w:bookmarkStart w:id="2059" w:name="_Toc175130172"/>
      <w:bookmarkStart w:id="2060" w:name="_Toc175130173"/>
      <w:bookmarkStart w:id="2061" w:name="_Toc175130174"/>
      <w:bookmarkStart w:id="2062" w:name="_Toc175130175"/>
      <w:bookmarkStart w:id="2063" w:name="_Toc175130176"/>
      <w:bookmarkStart w:id="2064" w:name="_Toc175130177"/>
      <w:bookmarkStart w:id="2065" w:name="_Toc175130178"/>
      <w:bookmarkStart w:id="2066" w:name="_Toc175130179"/>
      <w:bookmarkStart w:id="2067" w:name="_Toc175130194"/>
      <w:bookmarkStart w:id="2068" w:name="_Toc175130195"/>
      <w:bookmarkStart w:id="2069" w:name="_Toc175130196"/>
      <w:bookmarkStart w:id="2070" w:name="_Toc175130197"/>
      <w:bookmarkStart w:id="2071" w:name="_Toc99104596"/>
      <w:bookmarkStart w:id="2072" w:name="_Toc99105049"/>
      <w:bookmarkStart w:id="2073" w:name="_Toc175130198"/>
      <w:bookmarkStart w:id="2074" w:name="_Toc175130199"/>
      <w:bookmarkStart w:id="2075" w:name="_Toc175130200"/>
      <w:bookmarkStart w:id="2076" w:name="_Toc175130201"/>
      <w:bookmarkStart w:id="2077" w:name="_Toc175130202"/>
      <w:bookmarkStart w:id="2078" w:name="_Toc175130203"/>
      <w:bookmarkStart w:id="2079" w:name="_Toc175130204"/>
      <w:bookmarkStart w:id="2080" w:name="_Toc219458245"/>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r w:rsidRPr="0062074F">
        <w:t>Display Elements</w:t>
      </w:r>
      <w:bookmarkEnd w:id="2080"/>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68263204"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r w:rsidR="00C72695" w:rsidRPr="0062074F">
        <w:t>15</w:t>
      </w:r>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2081" w:name="_Toc219458246"/>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2081"/>
      <w:r w:rsidR="002A10D2" w:rsidRPr="0062074F">
        <w:t xml:space="preserve"> </w:t>
      </w:r>
    </w:p>
    <w:p w14:paraId="4A2521A0" w14:textId="159A3E6D" w:rsidR="0010683F" w:rsidRPr="0062074F" w:rsidRDefault="00CF374E">
      <w:pPr>
        <w:jc w:val="both"/>
        <w:pPrChange w:id="2082" w:author="jonathan pritchard" w:date="2026-01-13T17:23:00Z" w16du:dateUtc="2026-01-13T17:23:00Z">
          <w:pPr/>
        </w:pPrChange>
      </w:pPr>
      <w:r w:rsidRPr="0062074F">
        <w:t xml:space="preserve">ENC Features are </w:t>
      </w:r>
      <w:r w:rsidR="009C0BE1" w:rsidRPr="0062074F">
        <w:t xml:space="preserve">contained within </w:t>
      </w:r>
      <w:proofErr w:type="spellStart"/>
      <w:r w:rsidRPr="0062074F">
        <w:t>DataCoverage</w:t>
      </w:r>
      <w:proofErr w:type="spellEnd"/>
      <w:r w:rsidRPr="0062074F">
        <w:t xml:space="preserve"> features and aggregated into datasets. Each </w:t>
      </w:r>
      <w:proofErr w:type="spellStart"/>
      <w:r w:rsidRPr="0062074F">
        <w:t>DataCoverage</w:t>
      </w:r>
      <w:proofErr w:type="spellEnd"/>
      <w:r w:rsidRPr="0062074F">
        <w:t xml:space="preserve"> feature contains attributes </w:t>
      </w:r>
      <w:proofErr w:type="spellStart"/>
      <w:r w:rsidRPr="0062074F">
        <w:rPr>
          <w:i/>
          <w:iCs/>
        </w:rPr>
        <w:t>optimumDisplayScale</w:t>
      </w:r>
      <w:proofErr w:type="spellEnd"/>
      <w:r w:rsidRPr="0062074F">
        <w:t xml:space="preserve">, </w:t>
      </w:r>
      <w:proofErr w:type="spellStart"/>
      <w:r w:rsidRPr="0062074F">
        <w:rPr>
          <w:i/>
          <w:iCs/>
        </w:rPr>
        <w:t>minimumDisplayScale</w:t>
      </w:r>
      <w:proofErr w:type="spellEnd"/>
      <w:r w:rsidRPr="0062074F">
        <w:t xml:space="preserve"> and </w:t>
      </w:r>
      <w:proofErr w:type="spellStart"/>
      <w:r w:rsidR="008F1A27" w:rsidRPr="0062074F">
        <w:rPr>
          <w:i/>
          <w:iCs/>
        </w:rPr>
        <w:t>m</w:t>
      </w:r>
      <w:r w:rsidRPr="0062074F">
        <w:rPr>
          <w:i/>
          <w:iCs/>
        </w:rPr>
        <w:t>aximumDisplayScale</w:t>
      </w:r>
      <w:proofErr w:type="spellEnd"/>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in </w:t>
      </w:r>
      <w:r w:rsidR="00B94DFF" w:rsidRPr="0062074F">
        <w:fldChar w:fldCharType="begin"/>
      </w:r>
      <w:r w:rsidR="00B94DFF" w:rsidRPr="0062074F">
        <w:instrText xml:space="preserve"> REF _Ref188629855 \h </w:instrText>
      </w:r>
      <w:r w:rsidR="0082441E" w:rsidRPr="0062074F">
        <w:instrText xml:space="preserve"> \* MERGEFORMAT </w:instrText>
      </w:r>
      <w:r w:rsidR="00B94DFF" w:rsidRPr="0062074F">
        <w:fldChar w:fldCharType="separate"/>
      </w:r>
      <w:r w:rsidR="00B94DFF" w:rsidRPr="0062074F">
        <w:t xml:space="preserve">Appendix E – </w:t>
      </w:r>
      <w:r w:rsidR="00B94DFF" w:rsidRPr="0062074F">
        <w:rPr>
          <w:lang w:val="en-US"/>
        </w:rPr>
        <w:t>Dataset Loading and Display (Rendering) Algorithms</w:t>
      </w:r>
      <w:r w:rsidR="00B94DFF" w:rsidRPr="0062074F">
        <w:fldChar w:fldCharType="end"/>
      </w:r>
    </w:p>
    <w:p w14:paraId="00620AFF" w14:textId="4436BC53" w:rsidR="002A10D2" w:rsidRPr="0062074F" w:rsidRDefault="002A10D2" w:rsidP="00450770">
      <w:pPr>
        <w:pStyle w:val="Heading3"/>
      </w:pPr>
      <w:bookmarkStart w:id="2083" w:name="_Toc188368646"/>
      <w:bookmarkStart w:id="2084" w:name="_Toc188621848"/>
      <w:bookmarkStart w:id="2085" w:name="_Toc188950429"/>
      <w:bookmarkStart w:id="2086" w:name="_Toc188968345"/>
      <w:bookmarkStart w:id="2087" w:name="_Toc188968570"/>
      <w:bookmarkStart w:id="2088" w:name="_Ref192264106"/>
      <w:bookmarkStart w:id="2089" w:name="_Toc219458247"/>
      <w:bookmarkEnd w:id="2083"/>
      <w:bookmarkEnd w:id="2084"/>
      <w:bookmarkEnd w:id="2085"/>
      <w:bookmarkEnd w:id="2086"/>
      <w:bookmarkEnd w:id="2087"/>
      <w:r w:rsidRPr="0062074F">
        <w:t>ENC scale</w:t>
      </w:r>
      <w:bookmarkEnd w:id="2088"/>
      <w:bookmarkEnd w:id="2089"/>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rsidP="00450770">
      <w:pPr>
        <w:pStyle w:val="ListParagraph"/>
        <w:numPr>
          <w:ilvl w:val="0"/>
          <w:numId w:val="25"/>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rsidP="00D66CA5">
      <w:pPr>
        <w:pStyle w:val="ListParagraph"/>
        <w:numPr>
          <w:ilvl w:val="0"/>
          <w:numId w:val="25"/>
        </w:numPr>
        <w:spacing w:after="120" w:line="240" w:lineRule="auto"/>
        <w:jc w:val="both"/>
      </w:pPr>
      <w:r w:rsidRPr="0062074F">
        <w:t>The scale of the source data used to compile the ENC.</w:t>
      </w:r>
    </w:p>
    <w:p w14:paraId="3B443CCB" w14:textId="5723E14F" w:rsidR="00D66CA5" w:rsidRPr="0062074F" w:rsidRDefault="00D66CA5" w:rsidP="00D66CA5">
      <w:pPr>
        <w:pStyle w:val="ListParagraph"/>
        <w:numPr>
          <w:ilvl w:val="0"/>
          <w:numId w:val="25"/>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proofErr w:type="spellStart"/>
      <w:r w:rsidR="00FF1663" w:rsidRPr="0062074F">
        <w:t>DataCoverage</w:t>
      </w:r>
      <w:proofErr w:type="spellEnd"/>
      <w:r w:rsidR="00FF1663" w:rsidRPr="0062074F">
        <w:t xml:space="preserve"> </w:t>
      </w:r>
      <w:r w:rsidR="00B73DF0" w:rsidRPr="0062074F">
        <w:t xml:space="preserve">attributes </w:t>
      </w:r>
      <w:proofErr w:type="spellStart"/>
      <w:r w:rsidR="00497384" w:rsidRPr="0062074F">
        <w:rPr>
          <w:i/>
          <w:iCs/>
        </w:rPr>
        <w:t>minimumDisplayScale</w:t>
      </w:r>
      <w:proofErr w:type="spellEnd"/>
      <w:r w:rsidRPr="0062074F">
        <w:t xml:space="preserve">, </w:t>
      </w:r>
      <w:proofErr w:type="spellStart"/>
      <w:r w:rsidRPr="0062074F">
        <w:rPr>
          <w:i/>
          <w:iCs/>
        </w:rPr>
        <w:t>maximumDisplayScale</w:t>
      </w:r>
      <w:proofErr w:type="spellEnd"/>
      <w:r w:rsidRPr="0062074F">
        <w:t xml:space="preserve">, </w:t>
      </w:r>
      <w:proofErr w:type="spellStart"/>
      <w:r w:rsidRPr="0062074F">
        <w:rPr>
          <w:i/>
          <w:iCs/>
        </w:rPr>
        <w:t>optimumDisplayScale</w:t>
      </w:r>
      <w:proofErr w:type="spellEnd"/>
      <w:r w:rsidRPr="0062074F">
        <w:t xml:space="preserve">. This may not be the same as the scale of the </w:t>
      </w:r>
      <w:r w:rsidRPr="0062074F">
        <w:lastRenderedPageBreak/>
        <w:t>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proofErr w:type="spellStart"/>
      <w:r w:rsidRPr="0062074F">
        <w:rPr>
          <w:i/>
          <w:iCs/>
        </w:rPr>
        <w:t>minimumDisplayScale</w:t>
      </w:r>
      <w:proofErr w:type="spellEnd"/>
      <w:r w:rsidRPr="0062074F">
        <w:t xml:space="preserve"> and </w:t>
      </w:r>
      <w:proofErr w:type="spellStart"/>
      <w:r w:rsidRPr="0062074F">
        <w:rPr>
          <w:i/>
          <w:iCs/>
        </w:rPr>
        <w:t>optimumDisplayScale</w:t>
      </w:r>
      <w:proofErr w:type="spellEnd"/>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proofErr w:type="spellStart"/>
      <w:r w:rsidRPr="0062074F">
        <w:rPr>
          <w:i/>
          <w:iCs/>
        </w:rPr>
        <w:t>minimumDisplayScale</w:t>
      </w:r>
      <w:proofErr w:type="spellEnd"/>
      <w:r w:rsidRPr="0062074F">
        <w:t xml:space="preserve"> and </w:t>
      </w:r>
      <w:proofErr w:type="spellStart"/>
      <w:r w:rsidRPr="0062074F">
        <w:rPr>
          <w:i/>
          <w:iCs/>
        </w:rPr>
        <w:t>optimumDisplayScale</w:t>
      </w:r>
      <w:proofErr w:type="spellEnd"/>
      <w:r w:rsidRPr="0062074F">
        <w:t xml:space="preserve"> values</w:t>
      </w:r>
    </w:p>
    <w:p w14:paraId="4B3D614C" w14:textId="16877B54"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r w:rsidR="00E567B0" w:rsidRPr="0062074F">
        <w:rPr>
          <w:bCs/>
          <w:iCs/>
          <w:sz w:val="20"/>
        </w:rPr>
        <w:t xml:space="preserve">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 w:val="20"/>
          <w:szCs w:val="22"/>
        </w:rPr>
        <w:t xml:space="preserve">Appendix E – </w:t>
      </w:r>
      <w:r w:rsidR="00E567B0" w:rsidRPr="0062074F">
        <w:rPr>
          <w:sz w:val="20"/>
          <w:szCs w:val="22"/>
          <w:lang w:val="en-US"/>
        </w:rPr>
        <w:t>Dataset Loading and Display (Rendering) Algorithms</w:t>
      </w:r>
      <w:r w:rsidR="00E567B0" w:rsidRPr="0062074F">
        <w:rPr>
          <w:bCs/>
          <w:iCs/>
          <w:sz w:val="22"/>
          <w:szCs w:val="22"/>
        </w:rPr>
        <w:fldChar w:fldCharType="end"/>
      </w:r>
      <w:r w:rsidR="00931344" w:rsidRPr="0062074F">
        <w:rPr>
          <w:bCs/>
          <w:iCs/>
          <w:sz w:val="22"/>
          <w:szCs w:val="22"/>
        </w:rPr>
        <w:t>.</w:t>
      </w:r>
    </w:p>
    <w:p w14:paraId="71EEBD7C" w14:textId="543F29A9" w:rsidR="00FF1663" w:rsidRPr="0062074F" w:rsidRDefault="00FF1663" w:rsidP="002D7DEE">
      <w:pPr>
        <w:pStyle w:val="Heading2"/>
      </w:pPr>
      <w:bookmarkStart w:id="2090" w:name="_Toc175130208"/>
      <w:bookmarkStart w:id="2091" w:name="_Ref192503285"/>
      <w:bookmarkStart w:id="2092" w:name="_Ref49483442"/>
      <w:bookmarkStart w:id="2093" w:name="_Toc219458248"/>
      <w:bookmarkEnd w:id="2090"/>
      <w:r w:rsidRPr="0062074F">
        <w:t>Display of Non-ENC data layers</w:t>
      </w:r>
      <w:bookmarkEnd w:id="2091"/>
      <w:bookmarkEnd w:id="2093"/>
      <w:r w:rsidRPr="0062074F">
        <w:t xml:space="preserve"> </w:t>
      </w:r>
    </w:p>
    <w:p w14:paraId="2D88D1E3" w14:textId="59F4CB82" w:rsidR="00E4615A" w:rsidRPr="0062074F" w:rsidRDefault="00FF1663" w:rsidP="002D7DEE">
      <w:pPr>
        <w:spacing w:after="120" w:line="276" w:lineRule="auto"/>
        <w:jc w:val="both"/>
      </w:pPr>
      <w:r w:rsidRPr="0062074F">
        <w:t xml:space="preserve">Non-ENC data layers may not contain </w:t>
      </w:r>
      <w:proofErr w:type="spellStart"/>
      <w:r w:rsidRPr="0062074F">
        <w:t>DataCoverage</w:t>
      </w:r>
      <w:proofErr w:type="spellEnd"/>
      <w:r w:rsidRPr="0062074F">
        <w:t xml:space="preserve"> features. Where the dataset discovery metadata entries for non-ENC datasets contain</w:t>
      </w:r>
      <w:del w:id="2094" w:author="jon pritchard" w:date="2025-09-17T14:29:00Z" w16du:dateUtc="2025-09-17T12:29:00Z">
        <w:r w:rsidRPr="0062074F" w:rsidDel="0007559B">
          <w:delText>s</w:delText>
        </w:r>
      </w:del>
      <w:r w:rsidRPr="0062074F">
        <w:t xml:space="preserve"> values</w:t>
      </w:r>
      <w:ins w:id="2095" w:author="jon pritchard" w:date="2025-09-17T14:29:00Z" w16du:dateUtc="2025-09-17T12:29:00Z">
        <w:r w:rsidR="0007559B" w:rsidRPr="0062074F">
          <w:t xml:space="preserve"> for</w:t>
        </w:r>
      </w:ins>
      <w:r w:rsidRPr="0062074F">
        <w:t xml:space="preserve"> </w:t>
      </w:r>
      <w:proofErr w:type="spellStart"/>
      <w:r w:rsidR="00461728" w:rsidRPr="0062074F">
        <w:rPr>
          <w:b/>
          <w:bCs/>
          <w:i/>
          <w:iCs/>
        </w:rPr>
        <w:t>minimumDisplayScale</w:t>
      </w:r>
      <w:proofErr w:type="spellEnd"/>
      <w:r w:rsidR="00461728" w:rsidRPr="0062074F">
        <w:t xml:space="preserve"> </w:t>
      </w:r>
      <w:r w:rsidRPr="0062074F">
        <w:t xml:space="preserve">and </w:t>
      </w:r>
      <w:proofErr w:type="spellStart"/>
      <w:r w:rsidR="00E567B0" w:rsidRPr="0062074F">
        <w:rPr>
          <w:b/>
          <w:bCs/>
          <w:i/>
          <w:iCs/>
        </w:rPr>
        <w:t>m</w:t>
      </w:r>
      <w:r w:rsidRPr="0062074F">
        <w:rPr>
          <w:b/>
          <w:bCs/>
          <w:i/>
          <w:iCs/>
        </w:rPr>
        <w:t>aximumDisplayScale</w:t>
      </w:r>
      <w:proofErr w:type="spellEnd"/>
      <w:r w:rsidRPr="0062074F">
        <w:t xml:space="preserve"> these values define the range of display scales for which a non-ENC dataset </w:t>
      </w:r>
      <w:r w:rsidR="00C60E86" w:rsidRPr="0062074F">
        <w:t xml:space="preserve">is intended to </w:t>
      </w:r>
      <w:r w:rsidRPr="0062074F">
        <w:t xml:space="preserve">be displayed. </w:t>
      </w:r>
    </w:p>
    <w:p w14:paraId="3BB770A1" w14:textId="38F12DD3" w:rsidR="00E4615A" w:rsidRPr="0062074F" w:rsidRDefault="00E4615A" w:rsidP="002D7DEE">
      <w:pPr>
        <w:spacing w:after="120" w:line="276" w:lineRule="auto"/>
        <w:jc w:val="both"/>
      </w:pPr>
      <w:r w:rsidRPr="0062074F">
        <w:t xml:space="preserve">Where the dataset discovery metadata do not contain values for </w:t>
      </w:r>
      <w:proofErr w:type="spellStart"/>
      <w:r w:rsidRPr="0062074F">
        <w:rPr>
          <w:b/>
          <w:bCs/>
        </w:rPr>
        <w:t>minimumDisplayScale</w:t>
      </w:r>
      <w:proofErr w:type="spellEnd"/>
      <w:r w:rsidRPr="0062074F">
        <w:t xml:space="preserve"> and </w:t>
      </w:r>
      <w:proofErr w:type="spellStart"/>
      <w:r w:rsidRPr="0062074F">
        <w:rPr>
          <w:b/>
          <w:bCs/>
        </w:rPr>
        <w:t>maximumDisplayScale</w:t>
      </w:r>
      <w:proofErr w:type="spellEnd"/>
      <w:r w:rsidRPr="0062074F">
        <w:t xml:space="preserve"> </w:t>
      </w:r>
      <w:bookmarkStart w:id="2096" w:name="_Hlk211515224"/>
      <w:r w:rsidR="00725AA2" w:rsidRPr="0062074F">
        <w:t xml:space="preserve">and the user has requested data to be displayed/used, </w:t>
      </w:r>
      <w:bookmarkEnd w:id="2096"/>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5FEFB5A4" w14:textId="3FA8F724" w:rsidR="00FF1663" w:rsidRPr="0062074F" w:rsidDel="002E5DBC" w:rsidRDefault="00FF1663" w:rsidP="002D7DEE">
      <w:pPr>
        <w:spacing w:after="120" w:line="276" w:lineRule="auto"/>
        <w:jc w:val="both"/>
        <w:rPr>
          <w:del w:id="2097" w:author="jonathan pritchard" w:date="2025-08-07T09:35:00Z" w16du:dateUtc="2025-08-07T08:35:00Z"/>
        </w:rPr>
      </w:pPr>
      <w:r w:rsidRPr="0062074F">
        <w:t xml:space="preserve">There is no algorithm defined for the selection and rendering of non-ENC </w:t>
      </w:r>
      <w:r w:rsidR="00BB1D20" w:rsidRPr="0062074F">
        <w:t>data</w:t>
      </w:r>
      <w:r w:rsidRPr="0062074F">
        <w:t>.</w:t>
      </w:r>
    </w:p>
    <w:p w14:paraId="07D20E6D" w14:textId="77777777" w:rsidR="00FF1663" w:rsidRPr="0062074F" w:rsidRDefault="00FF1663">
      <w:pPr>
        <w:spacing w:after="120" w:line="276" w:lineRule="auto"/>
        <w:jc w:val="both"/>
        <w:pPrChange w:id="2098" w:author="jonathan pritchard" w:date="2025-08-07T09:35:00Z" w16du:dateUtc="2025-08-07T08:35:00Z">
          <w:pPr/>
        </w:pPrChange>
      </w:pPr>
    </w:p>
    <w:p w14:paraId="4B8E4439" w14:textId="444DA639" w:rsidR="002A10D2" w:rsidRPr="0062074F" w:rsidRDefault="002A10D2" w:rsidP="002D7DEE">
      <w:pPr>
        <w:pStyle w:val="Heading2"/>
      </w:pPr>
      <w:bookmarkStart w:id="2099" w:name="_Ref188968037"/>
      <w:bookmarkStart w:id="2100" w:name="_Toc219458249"/>
      <w:r w:rsidRPr="0062074F">
        <w:t>Overscale</w:t>
      </w:r>
      <w:bookmarkEnd w:id="2092"/>
      <w:bookmarkEnd w:id="2099"/>
      <w:bookmarkEnd w:id="2100"/>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proofErr w:type="spellStart"/>
      <w:r w:rsidR="00045787" w:rsidRPr="0062074F">
        <w:rPr>
          <w:b/>
          <w:bCs/>
          <w:i/>
          <w:iCs/>
        </w:rPr>
        <w:t>optimum</w:t>
      </w:r>
      <w:r w:rsidR="002A10D2" w:rsidRPr="0062074F">
        <w:rPr>
          <w:b/>
          <w:bCs/>
          <w:i/>
          <w:iCs/>
        </w:rPr>
        <w:t>DisplayScale</w:t>
      </w:r>
      <w:proofErr w:type="spellEnd"/>
      <w:r w:rsidR="002A10D2" w:rsidRPr="0062074F">
        <w:t>.</w:t>
      </w:r>
    </w:p>
    <w:p w14:paraId="385585A0" w14:textId="6EE80300" w:rsidR="002A10D2" w:rsidRPr="0062074F" w:rsidRDefault="002A10D2" w:rsidP="00024B10">
      <w:pPr>
        <w:pStyle w:val="Heading4"/>
      </w:pPr>
      <w:r w:rsidRPr="0062074F">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proofErr w:type="spellStart"/>
      <w:r w:rsidR="00BB7133" w:rsidRPr="0062074F">
        <w:rPr>
          <w:b/>
          <w:bCs/>
          <w:i/>
          <w:iCs/>
        </w:rPr>
        <w:t>optimum</w:t>
      </w:r>
      <w:r w:rsidRPr="0062074F">
        <w:rPr>
          <w:b/>
          <w:bCs/>
          <w:i/>
          <w:iCs/>
        </w:rPr>
        <w:t>DisplayScale</w:t>
      </w:r>
      <w:proofErr w:type="spellEnd"/>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1AA656C9" w:rsidR="002A10D2" w:rsidRPr="0062074F" w:rsidRDefault="002A10D2" w:rsidP="00916A2A">
      <w:pPr>
        <w:spacing w:after="120" w:line="240" w:lineRule="auto"/>
        <w:jc w:val="both"/>
      </w:pPr>
      <w:r w:rsidRPr="0062074F">
        <w:lastRenderedPageBreak/>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r w:rsidR="00EA2EBA" w:rsidRPr="0062074F">
        <w:t>)</w:t>
      </w:r>
      <w:r w:rsidRPr="0062074F">
        <w:t xml:space="preserve"> </w:t>
      </w:r>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2101" w:name="_Toc219458250"/>
      <w:r w:rsidRPr="0062074F">
        <w:t xml:space="preserve">Chart </w:t>
      </w:r>
      <w:r w:rsidR="002A10D2" w:rsidRPr="0062074F">
        <w:t>Scale boundary</w:t>
      </w:r>
      <w:bookmarkEnd w:id="2101"/>
    </w:p>
    <w:p w14:paraId="7BD61842" w14:textId="0B776C91" w:rsidR="002E5DBC" w:rsidRPr="0062074F" w:rsidRDefault="00E567B0" w:rsidP="00632E3E">
      <w:pPr>
        <w:spacing w:after="120" w:line="240" w:lineRule="auto"/>
        <w:jc w:val="both"/>
        <w:rPr>
          <w:sz w:val="22"/>
          <w:szCs w:val="22"/>
          <w:rPrChange w:id="2102" w:author="jonathan pritchard" w:date="2025-08-07T09:36:00Z" w16du:dateUtc="2025-08-07T08:36:00Z">
            <w:rPr/>
          </w:rPrChange>
        </w:rPr>
      </w:pPr>
      <w:del w:id="2103" w:author="jonathan pritchard" w:date="2026-01-14T12:18:00Z" w16du:dateUtc="2026-01-14T12:18:00Z">
        <w:r w:rsidRPr="0062074F" w:rsidDel="000B0974">
          <w:rPr>
            <w:strike/>
            <w:rPrChange w:id="2104" w:author="jonathan pritchard" w:date="2025-08-07T09:37:00Z" w16du:dateUtc="2025-08-07T08:37:00Z">
              <w:rPr/>
            </w:rPrChange>
          </w:rPr>
          <w:delText>W</w:delText>
        </w:r>
        <w:r w:rsidR="002A10D2" w:rsidRPr="0062074F" w:rsidDel="000B0974">
          <w:rPr>
            <w:strike/>
            <w:rPrChange w:id="2105" w:author="jonathan pritchard" w:date="2025-08-07T09:37:00Z" w16du:dateUtc="2025-08-07T08:37:00Z">
              <w:rPr/>
            </w:rPrChange>
          </w:rPr>
          <w:delText xml:space="preserve">here the </w:delText>
        </w:r>
        <w:r w:rsidR="00962051" w:rsidRPr="0062074F" w:rsidDel="000B0974">
          <w:rPr>
            <w:b/>
            <w:bCs/>
            <w:i/>
            <w:iCs/>
            <w:strike/>
            <w:rPrChange w:id="2106" w:author="jonathan pritchard" w:date="2025-08-07T09:37:00Z" w16du:dateUtc="2025-08-07T08:37:00Z">
              <w:rPr>
                <w:b/>
                <w:bCs/>
                <w:i/>
                <w:iCs/>
              </w:rPr>
            </w:rPrChange>
          </w:rPr>
          <w:delText>optimum</w:delText>
        </w:r>
        <w:r w:rsidR="002A10D2" w:rsidRPr="0062074F" w:rsidDel="000B0974">
          <w:rPr>
            <w:b/>
            <w:bCs/>
            <w:i/>
            <w:iCs/>
            <w:strike/>
            <w:rPrChange w:id="2107" w:author="jonathan pritchard" w:date="2025-08-07T09:37:00Z" w16du:dateUtc="2025-08-07T08:37:00Z">
              <w:rPr>
                <w:b/>
                <w:bCs/>
                <w:i/>
                <w:iCs/>
              </w:rPr>
            </w:rPrChange>
          </w:rPr>
          <w:delText>DisplayScale</w:delText>
        </w:r>
        <w:r w:rsidR="002A10D2" w:rsidRPr="0062074F" w:rsidDel="000B0974">
          <w:rPr>
            <w:strike/>
            <w:rPrChange w:id="2108" w:author="jonathan pritchard" w:date="2025-08-07T09:37:00Z" w16du:dateUtc="2025-08-07T08:37:00Z">
              <w:rPr/>
            </w:rPrChange>
          </w:rPr>
          <w:delText xml:space="preserve"> of the ENC data available changes</w:delText>
        </w:r>
        <w:r w:rsidRPr="0062074F" w:rsidDel="000B0974">
          <w:rPr>
            <w:strike/>
            <w:rPrChange w:id="2109" w:author="jonathan pritchard" w:date="2025-08-07T09:37:00Z" w16du:dateUtc="2025-08-07T08:37:00Z">
              <w:rPr/>
            </w:rPrChange>
          </w:rPr>
          <w:delText xml:space="preserve"> t</w:delText>
        </w:r>
        <w:r w:rsidR="002A10D2" w:rsidRPr="0062074F" w:rsidDel="000B0974">
          <w:rPr>
            <w:strike/>
            <w:rPrChange w:id="2110" w:author="jonathan pritchard" w:date="2025-08-07T09:37:00Z" w16du:dateUtc="2025-08-07T08:37:00Z">
              <w:rPr/>
            </w:rPrChange>
          </w:rPr>
          <w:delText xml:space="preserve">he ECDIS should warn the mariner of upcoming ENC scale change. Only the major changes in </w:delText>
        </w:r>
        <w:r w:rsidR="00962051" w:rsidRPr="0062074F" w:rsidDel="000B0974">
          <w:rPr>
            <w:b/>
            <w:bCs/>
            <w:i/>
            <w:iCs/>
            <w:strike/>
            <w:rPrChange w:id="2111" w:author="jonathan pritchard" w:date="2025-08-07T09:37:00Z" w16du:dateUtc="2025-08-07T08:37:00Z">
              <w:rPr>
                <w:b/>
                <w:bCs/>
                <w:i/>
                <w:iCs/>
              </w:rPr>
            </w:rPrChange>
          </w:rPr>
          <w:delText>optimumDisplayScale</w:delText>
        </w:r>
        <w:r w:rsidR="00962051" w:rsidRPr="0062074F" w:rsidDel="000B0974">
          <w:rPr>
            <w:strike/>
            <w:rPrChange w:id="2112" w:author="jonathan pritchard" w:date="2025-08-07T09:37:00Z" w16du:dateUtc="2025-08-07T08:37:00Z">
              <w:rPr/>
            </w:rPrChange>
          </w:rPr>
          <w:delText xml:space="preserve"> </w:delText>
        </w:r>
        <w:r w:rsidR="002A10D2" w:rsidRPr="0062074F" w:rsidDel="000B0974">
          <w:rPr>
            <w:strike/>
            <w:rPrChange w:id="2113" w:author="jonathan pritchard" w:date="2025-08-07T09:37:00Z" w16du:dateUtc="2025-08-07T08:37:00Z">
              <w:rPr/>
            </w:rPrChange>
          </w:rPr>
          <w:delText>resulting from the scale jumping more than three</w:delText>
        </w:r>
        <w:r w:rsidR="005E6B56" w:rsidRPr="0062074F" w:rsidDel="000B0974">
          <w:rPr>
            <w:strike/>
            <w:rPrChange w:id="2114" w:author="jonathan pritchard" w:date="2025-08-07T09:37:00Z" w16du:dateUtc="2025-08-07T08:37:00Z">
              <w:rPr/>
            </w:rPrChange>
          </w:rPr>
          <w:delText xml:space="preserve"> steps in</w:delText>
        </w:r>
        <w:r w:rsidR="002A10D2" w:rsidRPr="0062074F" w:rsidDel="000B0974">
          <w:rPr>
            <w:strike/>
            <w:rPrChange w:id="2115" w:author="jonathan pritchard" w:date="2025-08-07T09:37:00Z" w16du:dateUtc="2025-08-07T08:37:00Z">
              <w:rPr/>
            </w:rPrChange>
          </w:rPr>
          <w:delText xml:space="preserve"> </w:delText>
        </w:r>
        <w:r w:rsidR="00962051" w:rsidRPr="0062074F" w:rsidDel="000B0974">
          <w:rPr>
            <w:b/>
            <w:bCs/>
            <w:i/>
            <w:iCs/>
            <w:strike/>
            <w:rPrChange w:id="2116" w:author="jonathan pritchard" w:date="2025-08-07T09:37:00Z" w16du:dateUtc="2025-08-07T08:37:00Z">
              <w:rPr>
                <w:b/>
                <w:bCs/>
                <w:i/>
                <w:iCs/>
              </w:rPr>
            </w:rPrChange>
          </w:rPr>
          <w:delText>optimumDisplayScale</w:delText>
        </w:r>
        <w:r w:rsidR="00962051" w:rsidRPr="0062074F" w:rsidDel="000B0974">
          <w:rPr>
            <w:strike/>
            <w:rPrChange w:id="2117" w:author="jonathan pritchard" w:date="2025-08-07T09:37:00Z" w16du:dateUtc="2025-08-07T08:37:00Z">
              <w:rPr/>
            </w:rPrChange>
          </w:rPr>
          <w:delText xml:space="preserve"> </w:delText>
        </w:r>
        <w:r w:rsidR="002A10D2" w:rsidRPr="0062074F" w:rsidDel="000B0974">
          <w:rPr>
            <w:strike/>
            <w:rPrChange w:id="2118" w:author="jonathan pritchard" w:date="2025-08-07T09:37:00Z" w16du:dateUtc="2025-08-07T08:37:00Z">
              <w:rPr/>
            </w:rPrChange>
          </w:rPr>
          <w:delText>should be shown.</w:delText>
        </w:r>
        <w:r w:rsidR="005E6B56" w:rsidRPr="0062074F" w:rsidDel="000B0974">
          <w:rPr>
            <w:strike/>
            <w:rPrChange w:id="2119" w:author="jonathan pritchard" w:date="2025-08-07T09:37:00Z" w16du:dateUtc="2025-08-07T08:37:00Z">
              <w:rPr/>
            </w:rPrChange>
          </w:rPr>
          <w:delText xml:space="preserve"> The steps are </w:delText>
        </w:r>
        <w:r w:rsidR="00513917" w:rsidRPr="0062074F" w:rsidDel="000B0974">
          <w:rPr>
            <w:strike/>
            <w:rPrChange w:id="2120" w:author="jonathan pritchard" w:date="2025-08-07T09:37:00Z" w16du:dateUtc="2025-08-07T08:37:00Z">
              <w:rPr/>
            </w:rPrChange>
          </w:rPr>
          <w:delText xml:space="preserve">the defined scale bands in the display Loading and rendering </w:delText>
        </w:r>
        <w:r w:rsidR="00C72695" w:rsidRPr="0062074F" w:rsidDel="000B0974">
          <w:rPr>
            <w:strike/>
            <w:rPrChange w:id="2121" w:author="jonathan pritchard" w:date="2025-08-07T09:37:00Z" w16du:dateUtc="2025-08-07T08:37:00Z">
              <w:rPr/>
            </w:rPrChange>
          </w:rPr>
          <w:delText xml:space="preserve">Appendix E </w:delText>
        </w:r>
        <w:r w:rsidR="00513917" w:rsidRPr="0062074F" w:rsidDel="000B0974">
          <w:rPr>
            <w:strike/>
            <w:rPrChange w:id="2122" w:author="jonathan pritchard" w:date="2025-08-07T09:37:00Z" w16du:dateUtc="2025-08-07T08:37:00Z">
              <w:rPr/>
            </w:rPrChange>
          </w:rPr>
          <w:delText>Table 1.</w:delText>
        </w:r>
        <w:r w:rsidR="002A10D2" w:rsidRPr="0062074F" w:rsidDel="000B0974">
          <w:rPr>
            <w:strike/>
            <w:rPrChange w:id="2123" w:author="jonathan pritchard" w:date="2025-08-07T09:37:00Z" w16du:dateUtc="2025-08-07T08:37:00Z">
              <w:rPr/>
            </w:rPrChange>
          </w:rPr>
          <w:delText xml:space="preserve"> </w:delText>
        </w:r>
      </w:del>
      <w:ins w:id="2124" w:author="jonathan pritchard" w:date="2025-08-07T09:36:00Z" w16du:dateUtc="2025-08-07T08:36:00Z">
        <w:r w:rsidR="002E5DBC" w:rsidRPr="0062074F">
          <w:rPr>
            <w:rPrChange w:id="2125" w:author="jonathan pritchard" w:date="2025-08-07T09:36:00Z" w16du:dateUtc="2025-08-07T08:36:00Z">
              <w:rPr>
                <w:sz w:val="18"/>
                <w:szCs w:val="18"/>
              </w:rPr>
            </w:rPrChange>
          </w:rPr>
          <w:t xml:space="preserve">Where the ECDIS simultaneously presents </w:t>
        </w:r>
      </w:ins>
      <w:ins w:id="2126" w:author="jonathan pritchard" w:date="2025-09-09T14:51:00Z" w16du:dateUtc="2025-09-09T13:51:00Z">
        <w:r w:rsidR="00E95FE3" w:rsidRPr="0062074F">
          <w:rPr>
            <w:b/>
            <w:bCs/>
            <w:rPrChange w:id="2127" w:author="jonathan pritchard" w:date="2025-09-09T14:52:00Z" w16du:dateUtc="2025-09-09T13:52:00Z">
              <w:rPr/>
            </w:rPrChange>
          </w:rPr>
          <w:t>Data</w:t>
        </w:r>
      </w:ins>
      <w:ins w:id="2128" w:author="jonathan pritchard" w:date="2025-09-09T14:52:00Z" w16du:dateUtc="2025-09-09T13:52:00Z">
        <w:r w:rsidR="00E95FE3" w:rsidRPr="0062074F">
          <w:rPr>
            <w:b/>
            <w:bCs/>
            <w:rPrChange w:id="2129" w:author="jonathan pritchard" w:date="2025-09-09T14:52:00Z" w16du:dateUtc="2025-09-09T13:52:00Z">
              <w:rPr/>
            </w:rPrChange>
          </w:rPr>
          <w:t xml:space="preserve"> </w:t>
        </w:r>
      </w:ins>
      <w:ins w:id="2130" w:author="jonathan pritchard" w:date="2025-09-09T14:51:00Z" w16du:dateUtc="2025-09-09T13:51:00Z">
        <w:r w:rsidR="00E95FE3" w:rsidRPr="0062074F">
          <w:rPr>
            <w:b/>
            <w:bCs/>
            <w:rPrChange w:id="2131" w:author="jonathan pritchard" w:date="2025-09-09T14:52:00Z" w16du:dateUtc="2025-09-09T13:52:00Z">
              <w:rPr/>
            </w:rPrChange>
          </w:rPr>
          <w:t>Coverage</w:t>
        </w:r>
        <w:r w:rsidR="00E95FE3" w:rsidRPr="0062074F">
          <w:t xml:space="preserve"> </w:t>
        </w:r>
      </w:ins>
      <w:ins w:id="2132" w:author="jonathan pritchard" w:date="2025-09-09T14:52:00Z" w16du:dateUtc="2025-09-09T13:52:00Z">
        <w:r w:rsidR="00E95FE3" w:rsidRPr="0062074F">
          <w:t>features</w:t>
        </w:r>
      </w:ins>
      <w:ins w:id="2133" w:author="jonathan pritchard" w:date="2025-08-07T09:36:00Z" w16du:dateUtc="2025-08-07T08:36:00Z">
        <w:r w:rsidR="002E5DBC" w:rsidRPr="0062074F">
          <w:rPr>
            <w:rPrChange w:id="2134" w:author="jonathan pritchard" w:date="2025-08-07T09:36:00Z" w16du:dateUtc="2025-08-07T08:36:00Z">
              <w:rPr>
                <w:sz w:val="18"/>
                <w:szCs w:val="18"/>
              </w:rPr>
            </w:rPrChange>
          </w:rPr>
          <w:t xml:space="preserve"> with different </w:t>
        </w:r>
        <w:proofErr w:type="spellStart"/>
        <w:r w:rsidR="002E5DBC" w:rsidRPr="0062074F">
          <w:rPr>
            <w:b/>
            <w:bCs/>
            <w:i/>
            <w:iCs/>
            <w:rPrChange w:id="2135" w:author="jonathan pritchard" w:date="2025-08-07T09:36:00Z" w16du:dateUtc="2025-08-07T08:36:00Z">
              <w:rPr>
                <w:b/>
                <w:bCs/>
                <w:i/>
                <w:iCs/>
                <w:sz w:val="18"/>
                <w:szCs w:val="18"/>
              </w:rPr>
            </w:rPrChange>
          </w:rPr>
          <w:t>optimumDisplayScales</w:t>
        </w:r>
        <w:proofErr w:type="spellEnd"/>
        <w:r w:rsidR="002E5DBC" w:rsidRPr="0062074F">
          <w:rPr>
            <w:b/>
            <w:bCs/>
            <w:i/>
            <w:iCs/>
            <w:rPrChange w:id="2136" w:author="jonathan pritchard" w:date="2025-08-07T09:36:00Z" w16du:dateUtc="2025-08-07T08:36:00Z">
              <w:rPr>
                <w:b/>
                <w:bCs/>
                <w:i/>
                <w:iCs/>
                <w:sz w:val="18"/>
                <w:szCs w:val="18"/>
              </w:rPr>
            </w:rPrChange>
          </w:rPr>
          <w:t>,</w:t>
        </w:r>
        <w:r w:rsidR="002E5DBC" w:rsidRPr="0062074F">
          <w:rPr>
            <w:rPrChange w:id="2137" w:author="jonathan pritchard" w:date="2025-08-07T09:36:00Z" w16du:dateUtc="2025-08-07T08:36:00Z">
              <w:rPr>
                <w:sz w:val="18"/>
                <w:szCs w:val="18"/>
              </w:rPr>
            </w:rPrChange>
          </w:rPr>
          <w:t xml:space="preserve"> the “chart scale boundary” must be shown between regions where there are differences in </w:t>
        </w:r>
        <w:proofErr w:type="spellStart"/>
        <w:r w:rsidR="002E5DBC" w:rsidRPr="0062074F">
          <w:rPr>
            <w:i/>
            <w:iCs/>
            <w:rPrChange w:id="2138" w:author="jonathan pritchard" w:date="2025-08-07T09:36:00Z" w16du:dateUtc="2025-08-07T08:36:00Z">
              <w:rPr>
                <w:i/>
                <w:iCs/>
                <w:sz w:val="18"/>
                <w:szCs w:val="18"/>
              </w:rPr>
            </w:rPrChange>
          </w:rPr>
          <w:t>optimumDisplayScale</w:t>
        </w:r>
        <w:proofErr w:type="spellEnd"/>
        <w:r w:rsidR="002E5DBC" w:rsidRPr="0062074F">
          <w:rPr>
            <w:rPrChange w:id="2139" w:author="jonathan pritchard" w:date="2025-08-07T09:36:00Z" w16du:dateUtc="2025-08-07T08:36:00Z">
              <w:rPr>
                <w:sz w:val="18"/>
                <w:szCs w:val="18"/>
              </w:rPr>
            </w:rPrChange>
          </w:rPr>
          <w:t xml:space="preserve"> of more than three steps. The steps are the defined scale bands in</w:t>
        </w:r>
      </w:ins>
      <w:ins w:id="2140" w:author="jonathan pritchard" w:date="2025-08-07T09:37:00Z" w16du:dateUtc="2025-08-07T08:37:00Z">
        <w:r w:rsidR="002E5DBC" w:rsidRPr="0062074F">
          <w:t xml:space="preserve"> Appendix</w:t>
        </w:r>
      </w:ins>
      <w:ins w:id="2141" w:author="jonathan pritchard" w:date="2025-08-07T09:36:00Z" w16du:dateUtc="2025-08-07T08:36:00Z">
        <w:r w:rsidR="002E5DBC" w:rsidRPr="0062074F">
          <w:t xml:space="preserve"> </w:t>
        </w:r>
        <w:r w:rsidR="002E5DBC" w:rsidRPr="0062074F">
          <w:fldChar w:fldCharType="begin"/>
        </w:r>
        <w:r w:rsidR="002E5DBC" w:rsidRPr="0062074F">
          <w:instrText xml:space="preserve"> REF _Ref205451828 \r \h </w:instrText>
        </w:r>
      </w:ins>
      <w:r w:rsidR="0062074F">
        <w:instrText xml:space="preserve"> \* MERGEFORMAT </w:instrText>
      </w:r>
      <w:ins w:id="2142" w:author="jonathan pritchard" w:date="2025-08-07T09:36:00Z" w16du:dateUtc="2025-08-07T08:36:00Z">
        <w:r w:rsidR="002E5DBC" w:rsidRPr="0062074F">
          <w:fldChar w:fldCharType="separate"/>
        </w:r>
        <w:r w:rsidR="002E5DBC" w:rsidRPr="0062074F">
          <w:t>E-1.2</w:t>
        </w:r>
        <w:r w:rsidR="002E5DBC" w:rsidRPr="0062074F">
          <w:fldChar w:fldCharType="end"/>
        </w:r>
      </w:ins>
      <w:ins w:id="2143" w:author="jonathan pritchard" w:date="2025-08-07T09:37:00Z" w16du:dateUtc="2025-08-07T08:37:00Z">
        <w:r w:rsidR="002E5DBC" w:rsidRPr="0062074F">
          <w:t>.</w:t>
        </w:r>
      </w:ins>
    </w:p>
    <w:p w14:paraId="06FF94FE" w14:textId="4336E218" w:rsidR="002A10D2" w:rsidRPr="0062074F" w:rsidRDefault="002A10D2" w:rsidP="00632E3E">
      <w:pPr>
        <w:spacing w:after="120" w:line="240" w:lineRule="auto"/>
        <w:jc w:val="both"/>
      </w:pPr>
      <w:r w:rsidRPr="0062074F">
        <w:t xml:space="preserve">The "chart scale boundaries", where the </w:t>
      </w:r>
      <w:proofErr w:type="spellStart"/>
      <w:r w:rsidR="009A279C" w:rsidRPr="0062074F">
        <w:rPr>
          <w:b/>
          <w:bCs/>
          <w:i/>
          <w:iCs/>
        </w:rPr>
        <w:t>optimumDisplayScale</w:t>
      </w:r>
      <w:proofErr w:type="spellEnd"/>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w:t>
      </w:r>
      <w:proofErr w:type="spellStart"/>
      <w:r w:rsidRPr="0062074F">
        <w:t>linestyle</w:t>
      </w:r>
      <w:proofErr w:type="spellEnd"/>
      <w:r w:rsidRPr="0062074F">
        <w:t xml:space="preserv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2144" w:name="_Toc219458251"/>
      <w:r w:rsidRPr="0062074F">
        <w:t>Overscale Pattern</w:t>
      </w:r>
      <w:bookmarkEnd w:id="2144"/>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proofErr w:type="spellStart"/>
      <w:r w:rsidR="009A279C" w:rsidRPr="0062074F">
        <w:rPr>
          <w:b/>
          <w:bCs/>
          <w:i/>
          <w:iCs/>
        </w:rPr>
        <w:t>optimumDisplayScale</w:t>
      </w:r>
      <w:proofErr w:type="spellEnd"/>
      <w:r w:rsidRPr="0062074F">
        <w:t>.</w:t>
      </w:r>
    </w:p>
    <w:p w14:paraId="08042A4C" w14:textId="2B8C7D20"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proofErr w:type="spellStart"/>
      <w:r w:rsidR="0017170A" w:rsidRPr="0062074F">
        <w:rPr>
          <w:b/>
          <w:bCs/>
          <w:i/>
          <w:iCs/>
        </w:rPr>
        <w:t>m</w:t>
      </w:r>
      <w:r w:rsidR="004857B7" w:rsidRPr="0062074F">
        <w:rPr>
          <w:b/>
          <w:bCs/>
          <w:i/>
          <w:iCs/>
        </w:rPr>
        <w:t>aximumDisplayScale</w:t>
      </w:r>
      <w:proofErr w:type="spellEnd"/>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stage 3.b </w:t>
      </w:r>
      <w:r w:rsidR="00C72695" w:rsidRPr="0062074F">
        <w:t xml:space="preserve">is reached </w:t>
      </w:r>
      <w:r w:rsidR="00587BD5" w:rsidRPr="0062074F">
        <w:t xml:space="preserve">in the </w:t>
      </w:r>
      <w:proofErr w:type="spellStart"/>
      <w:r w:rsidR="00587BD5" w:rsidRPr="0062074F">
        <w:t>SelectDataCoverages</w:t>
      </w:r>
      <w:proofErr w:type="spellEnd"/>
      <w:r w:rsidR="00587BD5" w:rsidRPr="0062074F">
        <w:t xml:space="preserve"> function</w:t>
      </w:r>
      <w:r w:rsidR="00E567B0" w:rsidRPr="0062074F">
        <w:rPr>
          <w:bCs/>
          <w:iCs/>
        </w:rPr>
        <w:t xml:space="preserve"> 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17170A" w:rsidRPr="0062074F">
        <w:t>.</w:t>
      </w:r>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rPr>
          <w:ins w:id="2145" w:author="jonathan pritchard" w:date="2025-08-07T09:42:00Z" w16du:dateUtc="2025-08-07T08:42:00Z"/>
        </w:rPr>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77777777" w:rsidR="00100E31" w:rsidRPr="0062074F" w:rsidRDefault="002E5DBC" w:rsidP="00632E3E">
      <w:pPr>
        <w:spacing w:after="120" w:line="240" w:lineRule="auto"/>
        <w:jc w:val="both"/>
        <w:rPr>
          <w:ins w:id="2146" w:author="jonathan pritchard" w:date="2026-01-07T15:52:00Z" w16du:dateUtc="2026-01-07T15:52:00Z"/>
        </w:rPr>
      </w:pPr>
      <w:ins w:id="2147" w:author="jonathan pritchard" w:date="2025-08-07T09:42:00Z" w16du:dateUtc="2025-08-07T08:42:00Z">
        <w:r w:rsidRPr="0062074F">
          <w:t>Figure 1 shows a display</w:t>
        </w:r>
      </w:ins>
      <w:ins w:id="2148" w:author="jonathan pritchard" w:date="2026-01-07T15:51:00Z" w16du:dateUtc="2026-01-07T15:51:00Z">
        <w:r w:rsidR="00100E31" w:rsidRPr="0062074F">
          <w:t xml:space="preserve"> (at MSVS = 1:12,5000)</w:t>
        </w:r>
      </w:ins>
      <w:ins w:id="2149" w:author="jonathan pritchard" w:date="2025-08-07T09:42:00Z" w16du:dateUtc="2025-08-07T08:42:00Z">
        <w:r w:rsidRPr="0062074F">
          <w:t xml:space="preserve"> with two </w:t>
        </w:r>
      </w:ins>
      <w:ins w:id="2150" w:author="jonathan pritchard" w:date="2025-08-07T09:43:00Z" w16du:dateUtc="2025-08-07T08:43:00Z">
        <w:r w:rsidRPr="0062074F">
          <w:t>ENCs with the scale values</w:t>
        </w:r>
      </w:ins>
      <w:ins w:id="2151" w:author="jonathan pritchard" w:date="2026-01-07T15:52:00Z" w16du:dateUtc="2026-01-07T15:52:00Z">
        <w:r w:rsidR="00100E31" w:rsidRPr="0062074F">
          <w:t xml:space="preserve"> contained in the table</w:t>
        </w:r>
      </w:ins>
      <w:ins w:id="2152" w:author="jonathan pritchard" w:date="2026-01-07T15:50:00Z" w16du:dateUtc="2026-01-07T15:50:00Z">
        <w:r w:rsidR="00100E31" w:rsidRPr="0062074F">
          <w:t xml:space="preserve">. </w:t>
        </w:r>
      </w:ins>
    </w:p>
    <w:p w14:paraId="12052A8C" w14:textId="3DEA89F1" w:rsidR="002E5DBC" w:rsidRPr="0062074F" w:rsidRDefault="00100E31" w:rsidP="00632E3E">
      <w:pPr>
        <w:spacing w:after="120" w:line="240" w:lineRule="auto"/>
        <w:jc w:val="both"/>
        <w:rPr>
          <w:ins w:id="2153" w:author="jonathan pritchard" w:date="2025-08-07T09:43:00Z" w16du:dateUtc="2025-08-07T08:43:00Z"/>
        </w:rPr>
      </w:pPr>
      <w:ins w:id="2154" w:author="jonathan pritchard" w:date="2026-01-07T15:50:00Z" w16du:dateUtc="2026-01-07T15:50:00Z">
        <w:r w:rsidRPr="0062074F">
          <w:t xml:space="preserve">The diagram shows the </w:t>
        </w:r>
        <w:proofErr w:type="spellStart"/>
        <w:r w:rsidRPr="0062074F">
          <w:t>optimumDisplayScale</w:t>
        </w:r>
        <w:proofErr w:type="spellEnd"/>
        <w:r w:rsidRPr="0062074F">
          <w:t xml:space="preserve"> value of the</w:t>
        </w:r>
      </w:ins>
      <w:ins w:id="2155" w:author="jonathan pritchard" w:date="2026-01-07T15:51:00Z" w16du:dateUtc="2026-01-07T15:51:00Z">
        <w:r w:rsidRPr="0062074F">
          <w:t xml:space="preserve"> larger scale ENC </w:t>
        </w:r>
      </w:ins>
      <w:ins w:id="2156" w:author="jonathan pritchard" w:date="2026-01-07T15:52:00Z" w16du:dateUtc="2026-01-07T15:52:00Z">
        <w:r w:rsidRPr="0062074F">
          <w:t>and</w:t>
        </w:r>
      </w:ins>
      <w:ins w:id="2157" w:author="jonathan pritchard" w:date="2026-01-07T15:51:00Z" w16du:dateUtc="2026-01-07T15:51:00Z">
        <w:r w:rsidRPr="0062074F">
          <w:t xml:space="preserve"> the </w:t>
        </w:r>
        <w:proofErr w:type="spellStart"/>
        <w:r w:rsidRPr="0062074F">
          <w:t>maximumDisplayScale</w:t>
        </w:r>
        <w:proofErr w:type="spellEnd"/>
        <w:r w:rsidRPr="0062074F">
          <w:t xml:space="preserve"> value of the smaller scale ENC</w:t>
        </w:r>
      </w:ins>
      <w:ins w:id="2158" w:author="jonathan pritchard" w:date="2026-01-07T15:50:00Z" w16du:dateUtc="2026-01-07T15:50:00Z">
        <w:r w:rsidRPr="0062074F">
          <w:t>.</w:t>
        </w:r>
      </w:ins>
    </w:p>
    <w:tbl>
      <w:tblPr>
        <w:tblStyle w:val="TableGrid"/>
        <w:tblW w:w="0" w:type="auto"/>
        <w:jc w:val="center"/>
        <w:tblLook w:val="04A0" w:firstRow="1" w:lastRow="0" w:firstColumn="1" w:lastColumn="0" w:noHBand="0" w:noVBand="1"/>
        <w:tblPrChange w:id="2159" w:author="jonathan pritchard" w:date="2025-08-07T09:46:00Z" w16du:dateUtc="2025-08-07T08:46:00Z">
          <w:tblPr>
            <w:tblStyle w:val="TableGrid"/>
            <w:tblW w:w="0" w:type="auto"/>
            <w:tblLook w:val="04A0" w:firstRow="1" w:lastRow="0" w:firstColumn="1" w:lastColumn="0" w:noHBand="0" w:noVBand="1"/>
          </w:tblPr>
        </w:tblPrChange>
      </w:tblPr>
      <w:tblGrid>
        <w:gridCol w:w="1838"/>
        <w:gridCol w:w="2295"/>
        <w:gridCol w:w="2384"/>
        <w:tblGridChange w:id="2160">
          <w:tblGrid>
            <w:gridCol w:w="1838"/>
            <w:gridCol w:w="1194"/>
            <w:gridCol w:w="1101"/>
            <w:gridCol w:w="1931"/>
            <w:gridCol w:w="453"/>
            <w:gridCol w:w="2579"/>
          </w:tblGrid>
        </w:tblGridChange>
      </w:tblGrid>
      <w:tr w:rsidR="002E5DBC" w:rsidRPr="0062074F" w14:paraId="679FD1C8" w14:textId="77777777" w:rsidTr="00DE1106">
        <w:trPr>
          <w:jc w:val="center"/>
          <w:ins w:id="2161" w:author="jonathan pritchard" w:date="2025-08-07T09:43:00Z"/>
        </w:trPr>
        <w:tc>
          <w:tcPr>
            <w:tcW w:w="1838" w:type="dxa"/>
            <w:tcPrChange w:id="2162" w:author="jonathan pritchard" w:date="2025-08-07T09:46:00Z" w16du:dateUtc="2025-08-07T08:46:00Z">
              <w:tcPr>
                <w:tcW w:w="3032" w:type="dxa"/>
                <w:gridSpan w:val="2"/>
              </w:tcPr>
            </w:tcPrChange>
          </w:tcPr>
          <w:p w14:paraId="1BE24F5B" w14:textId="4B348B0C" w:rsidR="002E5DBC" w:rsidRPr="0062074F" w:rsidRDefault="002E5DBC" w:rsidP="00632E3E">
            <w:pPr>
              <w:spacing w:after="120"/>
              <w:jc w:val="both"/>
              <w:rPr>
                <w:ins w:id="2163" w:author="jonathan pritchard" w:date="2025-08-07T09:43:00Z" w16du:dateUtc="2025-08-07T08:43:00Z"/>
                <w:b/>
                <w:bCs/>
                <w:rPrChange w:id="2164" w:author="jonathan pritchard" w:date="2025-08-07T09:44:00Z" w16du:dateUtc="2025-08-07T08:44:00Z">
                  <w:rPr>
                    <w:ins w:id="2165" w:author="jonathan pritchard" w:date="2025-08-07T09:43:00Z" w16du:dateUtc="2025-08-07T08:43:00Z"/>
                  </w:rPr>
                </w:rPrChange>
              </w:rPr>
            </w:pPr>
            <w:ins w:id="2166" w:author="jonathan pritchard" w:date="2025-08-07T09:43:00Z" w16du:dateUtc="2025-08-07T08:43:00Z">
              <w:r w:rsidRPr="0062074F">
                <w:rPr>
                  <w:b/>
                  <w:bCs/>
                  <w:rPrChange w:id="2167" w:author="jonathan pritchard" w:date="2025-08-07T09:44:00Z" w16du:dateUtc="2025-08-07T08:44:00Z">
                    <w:rPr/>
                  </w:rPrChange>
                </w:rPr>
                <w:t>Small Scale ENC</w:t>
              </w:r>
            </w:ins>
          </w:p>
        </w:tc>
        <w:tc>
          <w:tcPr>
            <w:tcW w:w="2295" w:type="dxa"/>
            <w:tcPrChange w:id="2168" w:author="jonathan pritchard" w:date="2025-08-07T09:46:00Z" w16du:dateUtc="2025-08-07T08:46:00Z">
              <w:tcPr>
                <w:tcW w:w="3032" w:type="dxa"/>
                <w:gridSpan w:val="2"/>
              </w:tcPr>
            </w:tcPrChange>
          </w:tcPr>
          <w:p w14:paraId="540B0B8F" w14:textId="4DFA9FCA" w:rsidR="002E5DBC" w:rsidRPr="0062074F" w:rsidRDefault="002E5DBC" w:rsidP="00632E3E">
            <w:pPr>
              <w:spacing w:after="120"/>
              <w:jc w:val="both"/>
              <w:rPr>
                <w:ins w:id="2169" w:author="jonathan pritchard" w:date="2025-08-07T09:43:00Z" w16du:dateUtc="2025-08-07T08:43:00Z"/>
                <w:b/>
                <w:bCs/>
                <w:rPrChange w:id="2170" w:author="jonathan pritchard" w:date="2025-08-07T09:44:00Z" w16du:dateUtc="2025-08-07T08:44:00Z">
                  <w:rPr>
                    <w:ins w:id="2171" w:author="jonathan pritchard" w:date="2025-08-07T09:43:00Z" w16du:dateUtc="2025-08-07T08:43:00Z"/>
                  </w:rPr>
                </w:rPrChange>
              </w:rPr>
            </w:pPr>
            <w:proofErr w:type="spellStart"/>
            <w:ins w:id="2172" w:author="jonathan pritchard" w:date="2025-08-07T09:44:00Z" w16du:dateUtc="2025-08-07T08:44:00Z">
              <w:r w:rsidRPr="0062074F">
                <w:rPr>
                  <w:b/>
                  <w:bCs/>
                  <w:rPrChange w:id="2173" w:author="jonathan pritchard" w:date="2025-08-07T09:44:00Z" w16du:dateUtc="2025-08-07T08:44:00Z">
                    <w:rPr/>
                  </w:rPrChange>
                </w:rPr>
                <w:t>optimumDisplayScale</w:t>
              </w:r>
            </w:ins>
            <w:proofErr w:type="spellEnd"/>
          </w:p>
        </w:tc>
        <w:tc>
          <w:tcPr>
            <w:tcW w:w="2384" w:type="dxa"/>
            <w:tcPrChange w:id="2174" w:author="jonathan pritchard" w:date="2025-08-07T09:46:00Z" w16du:dateUtc="2025-08-07T08:46:00Z">
              <w:tcPr>
                <w:tcW w:w="3032" w:type="dxa"/>
                <w:gridSpan w:val="2"/>
              </w:tcPr>
            </w:tcPrChange>
          </w:tcPr>
          <w:p w14:paraId="46C751F4" w14:textId="4CA89A5E" w:rsidR="002E5DBC" w:rsidRPr="0062074F" w:rsidRDefault="002E5DBC" w:rsidP="00632E3E">
            <w:pPr>
              <w:spacing w:after="120"/>
              <w:jc w:val="both"/>
              <w:rPr>
                <w:ins w:id="2175" w:author="jonathan pritchard" w:date="2025-08-07T09:43:00Z" w16du:dateUtc="2025-08-07T08:43:00Z"/>
                <w:b/>
                <w:bCs/>
                <w:rPrChange w:id="2176" w:author="jonathan pritchard" w:date="2025-08-07T09:44:00Z" w16du:dateUtc="2025-08-07T08:44:00Z">
                  <w:rPr>
                    <w:ins w:id="2177" w:author="jonathan pritchard" w:date="2025-08-07T09:43:00Z" w16du:dateUtc="2025-08-07T08:43:00Z"/>
                  </w:rPr>
                </w:rPrChange>
              </w:rPr>
            </w:pPr>
            <w:proofErr w:type="spellStart"/>
            <w:ins w:id="2178" w:author="jonathan pritchard" w:date="2025-08-07T09:44:00Z" w16du:dateUtc="2025-08-07T08:44:00Z">
              <w:r w:rsidRPr="0062074F">
                <w:rPr>
                  <w:b/>
                  <w:bCs/>
                  <w:rPrChange w:id="2179" w:author="jonathan pritchard" w:date="2025-08-07T09:44:00Z" w16du:dateUtc="2025-08-07T08:44:00Z">
                    <w:rPr/>
                  </w:rPrChange>
                </w:rPr>
                <w:t>maximumDisplayScale</w:t>
              </w:r>
            </w:ins>
            <w:proofErr w:type="spellEnd"/>
          </w:p>
        </w:tc>
      </w:tr>
      <w:tr w:rsidR="002E5DBC" w:rsidRPr="0062074F" w14:paraId="46A8A6F1" w14:textId="77777777" w:rsidTr="00DE1106">
        <w:trPr>
          <w:jc w:val="center"/>
          <w:ins w:id="2180" w:author="jonathan pritchard" w:date="2025-08-07T09:43:00Z"/>
        </w:trPr>
        <w:tc>
          <w:tcPr>
            <w:tcW w:w="1838" w:type="dxa"/>
            <w:tcPrChange w:id="2181" w:author="jonathan pritchard" w:date="2025-08-07T09:46:00Z" w16du:dateUtc="2025-08-07T08:46:00Z">
              <w:tcPr>
                <w:tcW w:w="3032" w:type="dxa"/>
                <w:gridSpan w:val="2"/>
              </w:tcPr>
            </w:tcPrChange>
          </w:tcPr>
          <w:p w14:paraId="793FE52E" w14:textId="77777777" w:rsidR="002E5DBC" w:rsidRPr="0062074F" w:rsidRDefault="002E5DBC" w:rsidP="00632E3E">
            <w:pPr>
              <w:spacing w:after="120"/>
              <w:jc w:val="both"/>
              <w:rPr>
                <w:ins w:id="2182" w:author="jonathan pritchard" w:date="2025-08-07T09:43:00Z" w16du:dateUtc="2025-08-07T08:43:00Z"/>
              </w:rPr>
            </w:pPr>
          </w:p>
        </w:tc>
        <w:tc>
          <w:tcPr>
            <w:tcW w:w="2295" w:type="dxa"/>
            <w:tcPrChange w:id="2183" w:author="jonathan pritchard" w:date="2025-08-07T09:46:00Z" w16du:dateUtc="2025-08-07T08:46:00Z">
              <w:tcPr>
                <w:tcW w:w="3032" w:type="dxa"/>
                <w:gridSpan w:val="2"/>
              </w:tcPr>
            </w:tcPrChange>
          </w:tcPr>
          <w:p w14:paraId="23481BC2" w14:textId="5DE4E468" w:rsidR="002E5DBC" w:rsidRPr="0062074F" w:rsidRDefault="00DE1106" w:rsidP="00632E3E">
            <w:pPr>
              <w:spacing w:after="120"/>
              <w:jc w:val="both"/>
              <w:rPr>
                <w:ins w:id="2184" w:author="jonathan pritchard" w:date="2025-08-07T09:43:00Z" w16du:dateUtc="2025-08-07T08:43:00Z"/>
              </w:rPr>
            </w:pPr>
            <w:ins w:id="2185" w:author="jonathan pritchard" w:date="2025-08-07T09:45:00Z" w16du:dateUtc="2025-08-07T08:45:00Z">
              <w:r w:rsidRPr="0062074F">
                <w:t>1:180,000</w:t>
              </w:r>
            </w:ins>
          </w:p>
        </w:tc>
        <w:tc>
          <w:tcPr>
            <w:tcW w:w="2384" w:type="dxa"/>
            <w:tcPrChange w:id="2186" w:author="jonathan pritchard" w:date="2025-08-07T09:46:00Z" w16du:dateUtc="2025-08-07T08:46:00Z">
              <w:tcPr>
                <w:tcW w:w="3032" w:type="dxa"/>
                <w:gridSpan w:val="2"/>
              </w:tcPr>
            </w:tcPrChange>
          </w:tcPr>
          <w:p w14:paraId="205DB9AB" w14:textId="127AACCB" w:rsidR="002E5DBC" w:rsidRPr="0062074F" w:rsidRDefault="00DE1106" w:rsidP="00632E3E">
            <w:pPr>
              <w:spacing w:after="120"/>
              <w:jc w:val="both"/>
              <w:rPr>
                <w:ins w:id="2187" w:author="jonathan pritchard" w:date="2025-08-07T09:43:00Z" w16du:dateUtc="2025-08-07T08:43:00Z"/>
              </w:rPr>
            </w:pPr>
            <w:ins w:id="2188" w:author="jonathan pritchard" w:date="2025-08-07T09:45:00Z" w16du:dateUtc="2025-08-07T08:45:00Z">
              <w:r w:rsidRPr="0062074F">
                <w:t>1:50,000</w:t>
              </w:r>
            </w:ins>
          </w:p>
        </w:tc>
      </w:tr>
      <w:tr w:rsidR="002E5DBC" w:rsidRPr="0062074F" w14:paraId="1D4433EA" w14:textId="77777777" w:rsidTr="00DE1106">
        <w:trPr>
          <w:jc w:val="center"/>
          <w:ins w:id="2189" w:author="jonathan pritchard" w:date="2025-08-07T09:43:00Z"/>
        </w:trPr>
        <w:tc>
          <w:tcPr>
            <w:tcW w:w="1838" w:type="dxa"/>
            <w:tcPrChange w:id="2190" w:author="jonathan pritchard" w:date="2025-08-07T09:46:00Z" w16du:dateUtc="2025-08-07T08:46:00Z">
              <w:tcPr>
                <w:tcW w:w="3032" w:type="dxa"/>
                <w:gridSpan w:val="2"/>
              </w:tcPr>
            </w:tcPrChange>
          </w:tcPr>
          <w:p w14:paraId="5C915BEC" w14:textId="78D0ED79" w:rsidR="002E5DBC" w:rsidRPr="0062074F" w:rsidRDefault="002E5DBC" w:rsidP="00632E3E">
            <w:pPr>
              <w:spacing w:after="120"/>
              <w:jc w:val="both"/>
              <w:rPr>
                <w:ins w:id="2191" w:author="jonathan pritchard" w:date="2025-08-07T09:43:00Z" w16du:dateUtc="2025-08-07T08:43:00Z"/>
                <w:b/>
                <w:bCs/>
                <w:rPrChange w:id="2192" w:author="jonathan pritchard" w:date="2025-08-07T09:44:00Z" w16du:dateUtc="2025-08-07T08:44:00Z">
                  <w:rPr>
                    <w:ins w:id="2193" w:author="jonathan pritchard" w:date="2025-08-07T09:43:00Z" w16du:dateUtc="2025-08-07T08:43:00Z"/>
                  </w:rPr>
                </w:rPrChange>
              </w:rPr>
            </w:pPr>
            <w:ins w:id="2194" w:author="jonathan pritchard" w:date="2025-08-07T09:43:00Z" w16du:dateUtc="2025-08-07T08:43:00Z">
              <w:r w:rsidRPr="0062074F">
                <w:rPr>
                  <w:b/>
                  <w:bCs/>
                  <w:rPrChange w:id="2195" w:author="jonathan pritchard" w:date="2025-08-07T09:44:00Z" w16du:dateUtc="2025-08-07T08:44:00Z">
                    <w:rPr/>
                  </w:rPrChange>
                </w:rPr>
                <w:t>Large Scale ENC</w:t>
              </w:r>
            </w:ins>
          </w:p>
        </w:tc>
        <w:tc>
          <w:tcPr>
            <w:tcW w:w="2295" w:type="dxa"/>
            <w:tcPrChange w:id="2196" w:author="jonathan pritchard" w:date="2025-08-07T09:46:00Z" w16du:dateUtc="2025-08-07T08:46:00Z">
              <w:tcPr>
                <w:tcW w:w="3032" w:type="dxa"/>
                <w:gridSpan w:val="2"/>
              </w:tcPr>
            </w:tcPrChange>
          </w:tcPr>
          <w:p w14:paraId="4F805C14" w14:textId="3A6EFA3A" w:rsidR="002E5DBC" w:rsidRPr="0062074F" w:rsidRDefault="002E5DBC" w:rsidP="00632E3E">
            <w:pPr>
              <w:spacing w:after="120"/>
              <w:jc w:val="both"/>
              <w:rPr>
                <w:ins w:id="2197" w:author="jonathan pritchard" w:date="2025-08-07T09:43:00Z" w16du:dateUtc="2025-08-07T08:43:00Z"/>
              </w:rPr>
            </w:pPr>
          </w:p>
        </w:tc>
        <w:tc>
          <w:tcPr>
            <w:tcW w:w="2384" w:type="dxa"/>
            <w:tcPrChange w:id="2198" w:author="jonathan pritchard" w:date="2025-08-07T09:46:00Z" w16du:dateUtc="2025-08-07T08:46:00Z">
              <w:tcPr>
                <w:tcW w:w="3032" w:type="dxa"/>
                <w:gridSpan w:val="2"/>
              </w:tcPr>
            </w:tcPrChange>
          </w:tcPr>
          <w:p w14:paraId="0A5941F6" w14:textId="37CC03D6" w:rsidR="002E5DBC" w:rsidRPr="0062074F" w:rsidRDefault="002E5DBC" w:rsidP="00632E3E">
            <w:pPr>
              <w:spacing w:after="120"/>
              <w:jc w:val="both"/>
              <w:rPr>
                <w:ins w:id="2199" w:author="jonathan pritchard" w:date="2025-08-07T09:43:00Z" w16du:dateUtc="2025-08-07T08:43:00Z"/>
              </w:rPr>
            </w:pPr>
          </w:p>
        </w:tc>
      </w:tr>
      <w:tr w:rsidR="00DE1106" w:rsidRPr="0062074F" w14:paraId="211DFD98" w14:textId="77777777" w:rsidTr="00DE1106">
        <w:trPr>
          <w:jc w:val="center"/>
          <w:ins w:id="2200" w:author="jonathan pritchard" w:date="2025-08-07T09:46:00Z"/>
          <w:trPrChange w:id="2201" w:author="jonathan pritchard" w:date="2025-08-07T09:46:00Z" w16du:dateUtc="2025-08-07T08:46:00Z">
            <w:trPr>
              <w:gridAfter w:val="0"/>
            </w:trPr>
          </w:trPrChange>
        </w:trPr>
        <w:tc>
          <w:tcPr>
            <w:tcW w:w="1838" w:type="dxa"/>
            <w:tcPrChange w:id="2202" w:author="jonathan pritchard" w:date="2025-08-07T09:46:00Z" w16du:dateUtc="2025-08-07T08:46:00Z">
              <w:tcPr>
                <w:tcW w:w="1838" w:type="dxa"/>
              </w:tcPr>
            </w:tcPrChange>
          </w:tcPr>
          <w:p w14:paraId="0111A9F4" w14:textId="77777777" w:rsidR="00DE1106" w:rsidRPr="0062074F" w:rsidRDefault="00DE1106" w:rsidP="00DE1106">
            <w:pPr>
              <w:spacing w:after="120"/>
              <w:jc w:val="both"/>
              <w:rPr>
                <w:ins w:id="2203" w:author="jonathan pritchard" w:date="2025-08-07T09:46:00Z" w16du:dateUtc="2025-08-07T08:46:00Z"/>
                <w:b/>
                <w:bCs/>
              </w:rPr>
            </w:pPr>
          </w:p>
        </w:tc>
        <w:tc>
          <w:tcPr>
            <w:tcW w:w="2295" w:type="dxa"/>
            <w:tcPrChange w:id="2204" w:author="jonathan pritchard" w:date="2025-08-07T09:46:00Z" w16du:dateUtc="2025-08-07T08:46:00Z">
              <w:tcPr>
                <w:tcW w:w="2295" w:type="dxa"/>
                <w:gridSpan w:val="2"/>
              </w:tcPr>
            </w:tcPrChange>
          </w:tcPr>
          <w:p w14:paraId="1DB1B243" w14:textId="4776C23E" w:rsidR="00DE1106" w:rsidRPr="0062074F" w:rsidRDefault="00DE1106" w:rsidP="00DE1106">
            <w:pPr>
              <w:spacing w:after="120"/>
              <w:jc w:val="both"/>
              <w:rPr>
                <w:ins w:id="2205" w:author="jonathan pritchard" w:date="2025-08-07T09:46:00Z" w16du:dateUtc="2025-08-07T08:46:00Z"/>
              </w:rPr>
            </w:pPr>
            <w:ins w:id="2206" w:author="jonathan pritchard" w:date="2025-08-07T09:46:00Z" w16du:dateUtc="2025-08-07T08:46:00Z">
              <w:r w:rsidRPr="0062074F">
                <w:t>1:12,500</w:t>
              </w:r>
            </w:ins>
          </w:p>
        </w:tc>
        <w:tc>
          <w:tcPr>
            <w:tcW w:w="2384" w:type="dxa"/>
            <w:tcPrChange w:id="2207" w:author="jonathan pritchard" w:date="2025-08-07T09:46:00Z" w16du:dateUtc="2025-08-07T08:46:00Z">
              <w:tcPr>
                <w:tcW w:w="2384" w:type="dxa"/>
                <w:gridSpan w:val="2"/>
              </w:tcPr>
            </w:tcPrChange>
          </w:tcPr>
          <w:p w14:paraId="451065CB" w14:textId="32069991" w:rsidR="00DE1106" w:rsidRPr="0062074F" w:rsidRDefault="00DE1106" w:rsidP="00DE1106">
            <w:pPr>
              <w:spacing w:after="120"/>
              <w:jc w:val="both"/>
              <w:rPr>
                <w:ins w:id="2208" w:author="jonathan pritchard" w:date="2025-08-07T09:46:00Z" w16du:dateUtc="2025-08-07T08:46:00Z"/>
              </w:rPr>
            </w:pPr>
            <w:ins w:id="2209" w:author="jonathan pritchard" w:date="2025-08-07T09:46:00Z" w16du:dateUtc="2025-08-07T08:46:00Z">
              <w:r w:rsidRPr="0062074F">
                <w:t>1:4,000</w:t>
              </w:r>
            </w:ins>
          </w:p>
        </w:tc>
      </w:tr>
    </w:tbl>
    <w:p w14:paraId="4D7568C7" w14:textId="0FCB52BB" w:rsidR="002E5DBC" w:rsidRPr="0062074F" w:rsidRDefault="002E5DBC" w:rsidP="00632E3E">
      <w:pPr>
        <w:spacing w:after="120" w:line="240" w:lineRule="auto"/>
        <w:jc w:val="both"/>
      </w:pPr>
    </w:p>
    <w:p w14:paraId="7876EC88" w14:textId="5164C4E1" w:rsidR="00E567B0" w:rsidRPr="0062074F" w:rsidRDefault="00B17B0C" w:rsidP="00E567B0">
      <w:pPr>
        <w:keepNext/>
        <w:spacing w:line="240" w:lineRule="auto"/>
        <w:jc w:val="center"/>
      </w:pPr>
      <w:bookmarkStart w:id="2210" w:name="_Ref45642442"/>
      <w:r w:rsidRPr="0062074F">
        <w:lastRenderedPageBreak/>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ins w:id="2211" w:author="jonathan pritchard" w:date="2025-08-07T09:40:00Z" w16du:dateUtc="2025-08-07T08:40:00Z">
        <w:r w:rsidR="002E5DBC" w:rsidRPr="0062074F">
          <w:t xml:space="preserve"> (MSVS=1:</w:t>
        </w:r>
      </w:ins>
      <w:ins w:id="2212" w:author="jonathan pritchard" w:date="2025-08-07T09:42:00Z" w16du:dateUtc="2025-08-07T08:42:00Z">
        <w:r w:rsidR="002E5DBC" w:rsidRPr="0062074F">
          <w:t>12,500</w:t>
        </w:r>
      </w:ins>
      <w:ins w:id="2213" w:author="jonathan pritchard" w:date="2025-08-07T09:41:00Z" w16du:dateUtc="2025-08-07T08:41:00Z">
        <w:r w:rsidR="002E5DBC" w:rsidRPr="0062074F">
          <w:t>)</w:t>
        </w:r>
      </w:ins>
    </w:p>
    <w:bookmarkEnd w:id="2210"/>
    <w:p w14:paraId="480C389F" w14:textId="5AAC567C" w:rsidR="008D10ED" w:rsidRPr="0062074F" w:rsidRDefault="008D10ED" w:rsidP="00AA1762">
      <w:pPr>
        <w:spacing w:after="120" w:line="240" w:lineRule="auto"/>
        <w:jc w:val="both"/>
      </w:pPr>
      <w:r w:rsidRPr="0062074F">
        <w:t xml:space="preserve">In this context, "grossly enlarged" and "grossly overscale" should be taken to mean that the display scale is enlarged/overscale with respect to the </w:t>
      </w:r>
      <w:proofErr w:type="spellStart"/>
      <w:r w:rsidRPr="0062074F">
        <w:rPr>
          <w:b/>
          <w:bCs/>
          <w:i/>
          <w:iCs/>
        </w:rPr>
        <w:t>maximumDisplayScale</w:t>
      </w:r>
      <w:proofErr w:type="spellEnd"/>
      <w:r w:rsidRPr="0062074F">
        <w:t>. For example, at the left edge of  the display</w:t>
      </w:r>
      <w:ins w:id="2214" w:author="jonathan pritchard" w:date="2025-08-07T09:41:00Z" w16du:dateUtc="2025-08-07T08:41:00Z">
        <w:r w:rsidR="002E5DBC" w:rsidRPr="0062074F">
          <w:t>, the</w:t>
        </w:r>
      </w:ins>
      <w:r w:rsidRPr="0062074F">
        <w:t xml:space="preserve"> scale of 1</w:t>
      </w:r>
      <w:ins w:id="2215" w:author="jonathan pritchard" w:date="2025-08-07T09:40:00Z" w16du:dateUtc="2025-08-07T08:40:00Z">
        <w:r w:rsidR="002E5DBC" w:rsidRPr="0062074F">
          <w:t>:</w:t>
        </w:r>
      </w:ins>
      <w:del w:id="2216" w:author="jonathan pritchard" w:date="2025-08-07T09:40:00Z" w16du:dateUtc="2025-08-07T08:40:00Z">
        <w:r w:rsidRPr="0062074F" w:rsidDel="002E5DBC">
          <w:delText>/</w:delText>
        </w:r>
      </w:del>
      <w:r w:rsidRPr="0062074F">
        <w:t xml:space="preserve">12,500 is larger than the </w:t>
      </w:r>
      <w:proofErr w:type="spellStart"/>
      <w:r w:rsidRPr="0062074F">
        <w:rPr>
          <w:b/>
          <w:bCs/>
          <w:i/>
          <w:iCs/>
        </w:rPr>
        <w:t>maximumDisplayScale</w:t>
      </w:r>
      <w:proofErr w:type="spellEnd"/>
      <w:r w:rsidRPr="0062074F">
        <w:t xml:space="preserve"> of 1</w:t>
      </w:r>
      <w:ins w:id="2217" w:author="jonathan pritchard" w:date="2025-08-07T09:40:00Z" w16du:dateUtc="2025-08-07T08:40:00Z">
        <w:r w:rsidR="002E5DBC" w:rsidRPr="0062074F">
          <w:t>:</w:t>
        </w:r>
      </w:ins>
      <w:del w:id="2218" w:author="jonathan pritchard" w:date="2025-08-07T09:40:00Z" w16du:dateUtc="2025-08-07T08:40:00Z">
        <w:r w:rsidRPr="0062074F" w:rsidDel="002E5DBC">
          <w:delText>/</w:delText>
        </w:r>
      </w:del>
      <w:r w:rsidRPr="0062074F">
        <w:t>50,000, and so the overscale pattern is required.</w:t>
      </w:r>
    </w:p>
    <w:p w14:paraId="0A578FEC" w14:textId="0ACDA125"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  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0FB9BF08"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proofErr w:type="spellStart"/>
      <w:r w:rsidR="009A279C" w:rsidRPr="0062074F">
        <w:rPr>
          <w:b/>
          <w:bCs/>
          <w:i/>
          <w:iCs/>
        </w:rPr>
        <w:t>optimum</w:t>
      </w:r>
      <w:r w:rsidR="00117C0F" w:rsidRPr="0062074F">
        <w:rPr>
          <w:b/>
          <w:bCs/>
          <w:i/>
          <w:iCs/>
        </w:rPr>
        <w:t>D</w:t>
      </w:r>
      <w:r w:rsidR="009A279C" w:rsidRPr="0062074F">
        <w:rPr>
          <w:b/>
          <w:bCs/>
          <w:i/>
          <w:iCs/>
        </w:rPr>
        <w:t>isplay</w:t>
      </w:r>
      <w:r w:rsidR="00117C0F" w:rsidRPr="0062074F">
        <w:rPr>
          <w:b/>
          <w:bCs/>
          <w:i/>
          <w:iCs/>
        </w:rPr>
        <w:t>S</w:t>
      </w:r>
      <w:r w:rsidR="009A279C" w:rsidRPr="0062074F">
        <w:rPr>
          <w:b/>
          <w:bCs/>
          <w:i/>
          <w:iCs/>
        </w:rPr>
        <w:t>cale</w:t>
      </w:r>
      <w:proofErr w:type="spellEnd"/>
      <w:r w:rsidR="009A279C" w:rsidRPr="0062074F" w:rsidDel="009A279C">
        <w:t xml:space="preserve"> </w:t>
      </w:r>
      <w:r w:rsidRPr="0062074F">
        <w:t>1</w:t>
      </w:r>
      <w:r w:rsidR="00513917" w:rsidRPr="0062074F">
        <w:t>:</w:t>
      </w:r>
      <w:r w:rsidRPr="0062074F">
        <w:t>12,500 would have an overscale indication of X 3.6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2219" w:name="_Ref49483424"/>
      <w:bookmarkStart w:id="2220" w:name="_Toc219458252"/>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2219"/>
      <w:bookmarkEnd w:id="2220"/>
    </w:p>
    <w:p w14:paraId="331417C2" w14:textId="4D92E7DC" w:rsidR="00DE1106" w:rsidRPr="0062074F" w:rsidRDefault="002A10D2" w:rsidP="00AA1762">
      <w:pPr>
        <w:spacing w:after="120" w:line="240" w:lineRule="auto"/>
        <w:jc w:val="both"/>
      </w:pPr>
      <w:del w:id="2221" w:author="jonathan pritchard" w:date="2026-01-14T12:19:00Z" w16du:dateUtc="2026-01-14T12:19:00Z">
        <w:r w:rsidRPr="0062074F" w:rsidDel="000B0974">
          <w:rPr>
            <w:strike/>
            <w:rPrChange w:id="2222" w:author="jonathan pritchard" w:date="2025-08-07T09:49:00Z" w16du:dateUtc="2025-08-07T08:49:00Z">
              <w:rPr/>
            </w:rPrChange>
          </w:rPr>
          <w:delText>As the mariner</w:delText>
        </w:r>
        <w:r w:rsidR="00FD24F2" w:rsidRPr="0062074F" w:rsidDel="000B0974">
          <w:rPr>
            <w:strike/>
            <w:rPrChange w:id="2223" w:author="jonathan pritchard" w:date="2025-08-07T09:49:00Z" w16du:dateUtc="2025-08-07T08:49:00Z">
              <w:rPr/>
            </w:rPrChange>
          </w:rPr>
          <w:delText>’</w:delText>
        </w:r>
        <w:r w:rsidRPr="0062074F" w:rsidDel="000B0974">
          <w:rPr>
            <w:strike/>
            <w:rPrChange w:id="2224" w:author="jonathan pritchard" w:date="2025-08-07T09:49:00Z" w16du:dateUtc="2025-08-07T08:49:00Z">
              <w:rPr/>
            </w:rPrChange>
          </w:rPr>
          <w:delText xml:space="preserve">s display window moves and begins to cover </w:delText>
        </w:r>
        <w:r w:rsidR="00725AA2" w:rsidRPr="0062074F" w:rsidDel="000B0974">
          <w:rPr>
            <w:strike/>
            <w:rPrChange w:id="2225" w:author="jonathan pritchard" w:date="2025-08-07T09:49:00Z" w16du:dateUtc="2025-08-07T08:49:00Z">
              <w:rPr/>
            </w:rPrChange>
          </w:rPr>
          <w:delText>a data coverage feature</w:delText>
        </w:r>
        <w:r w:rsidRPr="0062074F" w:rsidDel="000B0974">
          <w:rPr>
            <w:strike/>
            <w:rPrChange w:id="2226" w:author="jonathan pritchard" w:date="2025-08-07T09:49:00Z" w16du:dateUtc="2025-08-07T08:49:00Z">
              <w:rPr/>
            </w:rPrChange>
          </w:rPr>
          <w:delText xml:space="preserve"> that is of a larger </w:delText>
        </w:r>
        <w:r w:rsidR="009A279C" w:rsidRPr="0062074F" w:rsidDel="000B0974">
          <w:rPr>
            <w:b/>
            <w:bCs/>
            <w:i/>
            <w:iCs/>
            <w:strike/>
            <w:rPrChange w:id="2227" w:author="jonathan pritchard" w:date="2025-08-07T09:49:00Z" w16du:dateUtc="2025-08-07T08:49:00Z">
              <w:rPr>
                <w:b/>
                <w:bCs/>
                <w:i/>
                <w:iCs/>
              </w:rPr>
            </w:rPrChange>
          </w:rPr>
          <w:delText>optimumDisplayScale</w:delText>
        </w:r>
        <w:r w:rsidRPr="0062074F" w:rsidDel="000B0974">
          <w:rPr>
            <w:strike/>
            <w:rPrChange w:id="2228" w:author="jonathan pritchard" w:date="2025-08-07T09:49:00Z" w16du:dateUtc="2025-08-07T08:49:00Z">
              <w:rPr/>
            </w:rPrChange>
          </w:rPr>
          <w:delText>, the ECDIS must indicate</w:delText>
        </w:r>
        <w:r w:rsidR="00A36BF3" w:rsidRPr="0062074F" w:rsidDel="000B0974">
          <w:rPr>
            <w:strike/>
            <w:rPrChange w:id="2229" w:author="jonathan pritchard" w:date="2025-08-07T09:49:00Z" w16du:dateUtc="2025-08-07T08:49:00Z">
              <w:rPr/>
            </w:rPrChange>
          </w:rPr>
          <w:delText xml:space="preserve"> when the ship’s position enters the larger scale </w:delText>
        </w:r>
        <w:r w:rsidR="00725AA2" w:rsidRPr="0062074F" w:rsidDel="000B0974">
          <w:rPr>
            <w:strike/>
            <w:rPrChange w:id="2230" w:author="jonathan pritchard" w:date="2025-08-07T09:49:00Z" w16du:dateUtc="2025-08-07T08:49:00Z">
              <w:rPr/>
            </w:rPrChange>
          </w:rPr>
          <w:delText>data coverage</w:delText>
        </w:r>
        <w:r w:rsidR="00A36BF3" w:rsidRPr="0062074F" w:rsidDel="000B0974">
          <w:rPr>
            <w:strike/>
            <w:rPrChange w:id="2231" w:author="jonathan pritchard" w:date="2025-08-07T09:49:00Z" w16du:dateUtc="2025-08-07T08:49:00Z">
              <w:rPr/>
            </w:rPrChange>
          </w:rPr>
          <w:delText xml:space="preserve">, as required by </w:delText>
        </w:r>
        <w:r w:rsidR="0056040E" w:rsidRPr="0062074F" w:rsidDel="000B0974">
          <w:rPr>
            <w:strike/>
            <w:rPrChange w:id="2232" w:author="jonathan pritchard" w:date="2025-08-07T09:49:00Z" w16du:dateUtc="2025-08-07T08:49:00Z">
              <w:rPr/>
            </w:rPrChange>
          </w:rPr>
          <w:delText>MSC.530(106)/Rev.1</w:delText>
        </w:r>
        <w:r w:rsidR="00A36BF3" w:rsidRPr="0062074F" w:rsidDel="000B0974">
          <w:rPr>
            <w:strike/>
            <w:rPrChange w:id="2233" w:author="jonathan pritchard" w:date="2025-08-07T09:49:00Z" w16du:dateUtc="2025-08-07T08:49:00Z">
              <w:rPr/>
            </w:rPrChange>
          </w:rPr>
          <w:delText xml:space="preserve"> 6.1.2.</w:delText>
        </w:r>
      </w:del>
      <w:ins w:id="2234" w:author="jonathan pritchard" w:date="2025-08-07T09:48:00Z" w16du:dateUtc="2025-08-07T08:48:00Z">
        <w:r w:rsidR="00DE1106" w:rsidRPr="0062074F">
          <w:rPr>
            <w:szCs w:val="18"/>
          </w:rPr>
          <w:t xml:space="preserve">The ECDIS must provide an indication when an ENC with a larger </w:t>
        </w:r>
        <w:proofErr w:type="spellStart"/>
        <w:r w:rsidR="00DE1106" w:rsidRPr="0062074F">
          <w:rPr>
            <w:b/>
            <w:bCs/>
            <w:i/>
            <w:iCs/>
            <w:szCs w:val="18"/>
          </w:rPr>
          <w:t>optimumDisplayScale</w:t>
        </w:r>
        <w:proofErr w:type="spellEnd"/>
        <w:r w:rsidR="00DE1106" w:rsidRPr="0062074F">
          <w:rPr>
            <w:szCs w:val="18"/>
          </w:rPr>
          <w:t xml:space="preserve"> than that provided by the display is available at own ship’s position</w:t>
        </w:r>
      </w:ins>
      <w:ins w:id="2235" w:author="jonathan pritchard" w:date="2025-08-07T09:49:00Z" w16du:dateUtc="2025-08-07T08:49:00Z">
        <w:r w:rsidR="00DE1106" w:rsidRPr="0062074F">
          <w:rPr>
            <w:szCs w:val="18"/>
          </w:rPr>
          <w:t>.</w:t>
        </w:r>
      </w:ins>
    </w:p>
    <w:p w14:paraId="1F4D25D6" w14:textId="77777777" w:rsidR="00AA1762" w:rsidRPr="0062074F" w:rsidRDefault="00AA1762" w:rsidP="00AA1762">
      <w:pPr>
        <w:spacing w:after="120" w:line="240" w:lineRule="auto"/>
        <w:jc w:val="both"/>
      </w:pPr>
    </w:p>
    <w:p w14:paraId="7878CFA3" w14:textId="2CAC36FA" w:rsidR="00910006" w:rsidRPr="0062074F" w:rsidRDefault="00910006" w:rsidP="00DB7CFE">
      <w:pPr>
        <w:pStyle w:val="Heading2"/>
      </w:pPr>
      <w:bookmarkStart w:id="2236" w:name="_Ref49376543"/>
      <w:bookmarkStart w:id="2237" w:name="_Toc219458253"/>
      <w:r w:rsidRPr="0062074F">
        <w:t>Graphical indexes</w:t>
      </w:r>
      <w:bookmarkEnd w:id="2236"/>
      <w:bookmarkEnd w:id="2237"/>
    </w:p>
    <w:p w14:paraId="704627B5" w14:textId="1C88F51F" w:rsidR="00910895" w:rsidRPr="0062074F" w:rsidRDefault="002A10D2" w:rsidP="00C8687E">
      <w:pPr>
        <w:pStyle w:val="Heading3"/>
      </w:pPr>
      <w:bookmarkStart w:id="2238" w:name="_Ref45727559"/>
      <w:bookmarkStart w:id="2239" w:name="_Toc219458254"/>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2238"/>
      <w:bookmarkEnd w:id="2239"/>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rsidP="00A36BF3">
      <w:pPr>
        <w:pStyle w:val="ListParagraph"/>
        <w:numPr>
          <w:ilvl w:val="0"/>
          <w:numId w:val="157"/>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rsidP="002D7DEE">
      <w:pPr>
        <w:pStyle w:val="ListParagraph"/>
        <w:numPr>
          <w:ilvl w:val="0"/>
          <w:numId w:val="157"/>
        </w:numPr>
        <w:spacing w:after="120" w:line="240" w:lineRule="auto"/>
        <w:jc w:val="both"/>
      </w:pPr>
      <w:r w:rsidRPr="0062074F">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7B7C4C8E" w14:textId="13BAB00E" w:rsidR="00A36BF3" w:rsidRPr="0062074F" w:rsidRDefault="00A36BF3">
      <w:pPr>
        <w:spacing w:after="120" w:line="240" w:lineRule="auto"/>
      </w:pPr>
      <w:r w:rsidRPr="0062074F">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5BAFFA5" w14:textId="77777777" w:rsidR="00EC17AE" w:rsidRPr="0062074F" w:rsidRDefault="00EC17AE" w:rsidP="00B812CA">
      <w:pPr>
        <w:spacing w:after="120" w:line="240" w:lineRule="auto"/>
      </w:pPr>
    </w:p>
    <w:p w14:paraId="570B89FF" w14:textId="3282D785" w:rsidR="00AF63FF" w:rsidRPr="0062074F" w:rsidRDefault="00AF63FF" w:rsidP="00226D98">
      <w:pPr>
        <w:pStyle w:val="Heading3"/>
      </w:pPr>
      <w:bookmarkStart w:id="2240" w:name="_Ref45727563"/>
      <w:bookmarkStart w:id="2241" w:name="_Toc219458255"/>
      <w:r w:rsidRPr="0062074F">
        <w:t>Graphical indexes of other S-100 products</w:t>
      </w:r>
      <w:bookmarkEnd w:id="2240"/>
      <w:bookmarkEnd w:id="2241"/>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0B4D85B1" w:rsidR="00A4022E" w:rsidRPr="0062074F" w:rsidRDefault="00377E3F" w:rsidP="007B6A6F">
      <w:pPr>
        <w:spacing w:after="120" w:line="240" w:lineRule="auto"/>
        <w:jc w:val="both"/>
      </w:pPr>
      <w:r w:rsidRPr="0062074F">
        <w:lastRenderedPageBreak/>
        <w:t>If the system displays graphical indexes for different products simultaneously</w:t>
      </w:r>
      <w:r w:rsidR="00A4022E" w:rsidRPr="0062074F">
        <w:t xml:space="preserve"> it must be possible to </w:t>
      </w:r>
      <w:del w:id="2242" w:author="jonathan pritchard" w:date="2026-01-14T13:26:00Z" w16du:dateUtc="2026-01-14T13:26:00Z">
        <w:r w:rsidR="00A4022E" w:rsidRPr="00500BB0" w:rsidDel="00500BB0">
          <w:rPr>
            <w:strike/>
            <w:rPrChange w:id="2243" w:author="jonathan pritchard" w:date="2026-01-14T13:26:00Z" w16du:dateUtc="2026-01-14T13:26:00Z">
              <w:rPr/>
            </w:rPrChange>
          </w:rPr>
          <w:delText>individually</w:delText>
        </w:r>
        <w:r w:rsidR="00A4022E" w:rsidRPr="00500BB0" w:rsidDel="00500BB0">
          <w:delText xml:space="preserve"> </w:delText>
        </w:r>
      </w:del>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shall be differentiated.</w:t>
      </w:r>
    </w:p>
    <w:p w14:paraId="22856E97" w14:textId="6B27E20D" w:rsidR="00910006" w:rsidRPr="0062074F" w:rsidRDefault="00910006" w:rsidP="00DB7CFE">
      <w:pPr>
        <w:pStyle w:val="Heading2"/>
      </w:pPr>
      <w:bookmarkStart w:id="2244" w:name="_Toc187673070"/>
      <w:bookmarkStart w:id="2245" w:name="_Toc187673302"/>
      <w:bookmarkStart w:id="2246" w:name="_Toc188368657"/>
      <w:bookmarkStart w:id="2247" w:name="_Toc188621859"/>
      <w:bookmarkStart w:id="2248" w:name="_Toc188950440"/>
      <w:bookmarkStart w:id="2249" w:name="_Toc188968356"/>
      <w:bookmarkStart w:id="2250" w:name="_Toc188968581"/>
      <w:bookmarkStart w:id="2251" w:name="_Toc175130216"/>
      <w:bookmarkStart w:id="2252" w:name="_Toc175130217"/>
      <w:bookmarkStart w:id="2253" w:name="_Toc219458256"/>
      <w:bookmarkEnd w:id="2244"/>
      <w:bookmarkEnd w:id="2245"/>
      <w:bookmarkEnd w:id="2246"/>
      <w:bookmarkEnd w:id="2247"/>
      <w:bookmarkEnd w:id="2248"/>
      <w:bookmarkEnd w:id="2249"/>
      <w:bookmarkEnd w:id="2250"/>
      <w:bookmarkEnd w:id="2251"/>
      <w:bookmarkEnd w:id="2252"/>
      <w:r w:rsidRPr="0062074F">
        <w:t>Limits of data</w:t>
      </w:r>
      <w:bookmarkEnd w:id="2253"/>
    </w:p>
    <w:p w14:paraId="1971E9CE" w14:textId="0B2AE818" w:rsidR="00115385" w:rsidRPr="0062074F" w:rsidRDefault="007B18E6" w:rsidP="00115385">
      <w:pPr>
        <w:pStyle w:val="Heading3"/>
      </w:pPr>
      <w:bookmarkStart w:id="2254" w:name="_Ref45730411"/>
      <w:bookmarkStart w:id="2255" w:name="_Toc219458257"/>
      <w:r w:rsidRPr="0062074F">
        <w:t xml:space="preserve">ENC </w:t>
      </w:r>
      <w:r w:rsidR="00115385" w:rsidRPr="0062074F">
        <w:t>No data areas</w:t>
      </w:r>
      <w:bookmarkEnd w:id="2254"/>
      <w:bookmarkEnd w:id="2255"/>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2256" w:name="_Hlk188952838"/>
      <w:r w:rsidR="007763CD" w:rsidRPr="0062074F">
        <w:rPr>
          <w:b/>
          <w:bCs/>
          <w:i/>
          <w:iCs/>
        </w:rPr>
        <w:t>No ENC Available</w:t>
      </w:r>
      <w:r w:rsidR="00115385" w:rsidRPr="0062074F">
        <w:t xml:space="preserve">" </w:t>
      </w:r>
      <w:r w:rsidRPr="0062074F">
        <w:t xml:space="preserve">must </w:t>
      </w:r>
      <w:bookmarkEnd w:id="2256"/>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7F8CB40A"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NONHODAT appears on the display, or whenever the display is comprised of other than ENC data</w:t>
      </w:r>
      <w:r w:rsidR="006577E0" w:rsidRPr="0062074F">
        <w:t xml:space="preserve"> </w:t>
      </w:r>
      <w:r w:rsidR="00A4022E" w:rsidRPr="0062074F">
        <w:t xml:space="preserve">as specified by Section </w:t>
      </w:r>
      <w:r w:rsidR="00A4022E" w:rsidRPr="0062074F">
        <w:fldChar w:fldCharType="begin"/>
      </w:r>
      <w:r w:rsidR="00A4022E" w:rsidRPr="0062074F">
        <w:instrText xml:space="preserve"> REF _Ref179768848 \r \h </w:instrText>
      </w:r>
      <w:r w:rsidR="0062074F">
        <w:instrText xml:space="preserve"> \* MERGEFORMAT </w:instrText>
      </w:r>
      <w:r w:rsidR="00A4022E" w:rsidRPr="0062074F">
        <w:fldChar w:fldCharType="separate"/>
      </w:r>
      <w:r w:rsidR="00D76083" w:rsidRPr="0062074F">
        <w:t>9.1.1</w:t>
      </w:r>
      <w:r w:rsidR="00A4022E" w:rsidRPr="0062074F">
        <w:fldChar w:fldCharType="end"/>
      </w:r>
      <w:r w:rsidRPr="0062074F">
        <w:t>.</w:t>
      </w:r>
    </w:p>
    <w:p w14:paraId="4DC1DFAF" w14:textId="4CC863CF" w:rsidR="002A10D2" w:rsidRPr="0062074F" w:rsidRDefault="002A10D2" w:rsidP="00226D98">
      <w:pPr>
        <w:pStyle w:val="Heading3"/>
      </w:pPr>
      <w:bookmarkStart w:id="2257" w:name="_Toc219458258"/>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r w:rsidR="00CF6F82" w:rsidRPr="0062074F">
        <w:t xml:space="preserve">non official S-101 </w:t>
      </w:r>
      <w:r w:rsidR="004B305C" w:rsidRPr="0062074F">
        <w:t>data</w:t>
      </w:r>
      <w:bookmarkEnd w:id="2257"/>
      <w:r w:rsidR="00C1640C" w:rsidRPr="0062074F">
        <w:t xml:space="preserve"> </w:t>
      </w:r>
    </w:p>
    <w:p w14:paraId="21AF0B2D" w14:textId="55F81F14"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The definition of </w:t>
      </w:r>
      <w:r w:rsidR="00CF6F82" w:rsidRPr="0062074F">
        <w:t xml:space="preserve">official </w:t>
      </w:r>
      <w:r w:rsidR="008F1A27" w:rsidRPr="0062074F">
        <w:t xml:space="preserve">data as opposed to </w:t>
      </w:r>
      <w:r w:rsidR="00CF6F82" w:rsidRPr="0062074F">
        <w:t xml:space="preserve">non official </w:t>
      </w:r>
      <w:r w:rsidR="008F1A27" w:rsidRPr="0062074F">
        <w:t xml:space="preserve">data is contained in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r w:rsidR="00FB64A7" w:rsidRPr="0062074F">
        <w:t>9.1.1</w:t>
      </w:r>
      <w:r w:rsidR="008F1A27" w:rsidRPr="0062074F">
        <w:fldChar w:fldCharType="end"/>
      </w:r>
      <w:r w:rsidRPr="0062074F">
        <w:t xml:space="preserve"> </w:t>
      </w:r>
    </w:p>
    <w:p w14:paraId="39AD5C80" w14:textId="1CA767DC"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 xml:space="preserve">NODTA) and  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non</w:t>
      </w:r>
      <w:r w:rsidR="00CF6F82" w:rsidRPr="0062074F">
        <w:t xml:space="preserve"> official</w:t>
      </w:r>
      <w:r w:rsidRPr="0062074F">
        <w:t xml:space="preserve"> data must be drawn according to S-101 rules to ensure that the diagonal stroke of the line is on the non</w:t>
      </w:r>
      <w:r w:rsidR="00CF6F82" w:rsidRPr="0062074F">
        <w:t xml:space="preserve"> official</w:t>
      </w:r>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ENC data from non</w:t>
      </w:r>
      <w:r w:rsidR="00CF6F82" w:rsidRPr="0062074F">
        <w:t xml:space="preserve"> official</w:t>
      </w:r>
      <w:r w:rsidRPr="0062074F">
        <w:t xml:space="preserve"> chart information.</w:t>
      </w:r>
    </w:p>
    <w:p w14:paraId="613CADD2" w14:textId="1D183A88" w:rsidR="00E90EC5" w:rsidRPr="0062074F" w:rsidRDefault="00E90EC5" w:rsidP="00793CB3">
      <w:pPr>
        <w:pStyle w:val="Heading3"/>
      </w:pPr>
      <w:bookmarkStart w:id="2258" w:name="_Toc219458259"/>
      <w:r w:rsidRPr="0062074F">
        <w:t>Limits of other S-100 product data</w:t>
      </w:r>
      <w:bookmarkEnd w:id="2258"/>
    </w:p>
    <w:p w14:paraId="104426E9" w14:textId="2A065731" w:rsidR="00A65053" w:rsidRPr="0062074F" w:rsidRDefault="00A65053" w:rsidP="002D7DEE">
      <w:pPr>
        <w:jc w:val="both"/>
        <w:rPr>
          <w:ins w:id="2259" w:author="jonathan pritchard" w:date="2025-11-18T15:20:00Z" w16du:dateUtc="2025-11-18T15:20:00Z"/>
        </w:rPr>
      </w:pPr>
      <w:ins w:id="2260" w:author="jonathan pritchard" w:date="2025-11-18T15:20:00Z" w16du:dateUtc="2025-11-18T15:20:00Z">
        <w:r w:rsidRPr="0062074F">
          <w:t>No specific requirements for non S-101 products</w:t>
        </w:r>
      </w:ins>
      <w:ins w:id="2261" w:author="jonathan pritchard" w:date="2025-11-18T15:21:00Z" w16du:dateUtc="2025-11-18T15:21:00Z">
        <w:r w:rsidR="00095B33" w:rsidRPr="0062074F">
          <w:t>?</w:t>
        </w:r>
      </w:ins>
      <w:ins w:id="2262" w:author="jonathan pritchard" w:date="2025-11-18T15:22:00Z" w16du:dateUtc="2025-11-18T15:22:00Z">
        <w:r w:rsidR="00095B33" w:rsidRPr="0062074F">
          <w:t xml:space="preserve"> Or by pick report? Or mark with NONHODAT if it’s unofficial?</w:t>
        </w:r>
      </w:ins>
      <w:ins w:id="2263" w:author="jonathan pritchard" w:date="2025-11-18T15:25:00Z" w16du:dateUtc="2025-11-18T15:25:00Z">
        <w:r w:rsidR="00095B33" w:rsidRPr="0062074F">
          <w:t xml:space="preserve"> Or is it done as a CP?</w:t>
        </w:r>
      </w:ins>
    </w:p>
    <w:p w14:paraId="5A79247B" w14:textId="082930C5" w:rsidR="00FB5B93" w:rsidRPr="0062074F" w:rsidRDefault="00FB5B93" w:rsidP="002D7DEE">
      <w:pPr>
        <w:jc w:val="both"/>
      </w:pPr>
      <w:r w:rsidRPr="0062074F">
        <w:t xml:space="preserve">For all other supported data products, it must be possible for the mariner to be able to </w:t>
      </w:r>
      <w:del w:id="2264" w:author="jonathan pritchard" w:date="2026-01-07T09:18:00Z" w16du:dateUtc="2026-01-07T09:18:00Z">
        <w:r w:rsidRPr="0062074F" w:rsidDel="00984F55">
          <w:delText xml:space="preserve">individually </w:delText>
        </w:r>
      </w:del>
      <w:r w:rsidRPr="0062074F">
        <w:t>select for display</w:t>
      </w:r>
      <w:del w:id="2265" w:author="jonathan pritchard" w:date="2026-01-14T12:19:00Z" w16du:dateUtc="2026-01-14T12:19:00Z">
        <w:r w:rsidRPr="0062074F" w:rsidDel="000B0974">
          <w:delText xml:space="preserve"> </w:delText>
        </w:r>
        <w:r w:rsidRPr="0062074F" w:rsidDel="000B0974">
          <w:rPr>
            <w:strike/>
            <w:rPrChange w:id="2266" w:author="jonathan pritchard" w:date="2025-11-18T15:19:00Z" w16du:dateUtc="2025-11-18T15:19:00Z">
              <w:rPr/>
            </w:rPrChange>
          </w:rPr>
          <w:delText>the “no data” areas and</w:delText>
        </w:r>
      </w:del>
      <w:r w:rsidRPr="0062074F">
        <w:t xml:space="preserve"> “non</w:t>
      </w:r>
      <w:r w:rsidR="00CF6F82" w:rsidRPr="0062074F">
        <w:t xml:space="preserve"> official</w:t>
      </w:r>
      <w:r w:rsidRPr="0062074F">
        <w:t xml:space="preserve"> data” boundaries</w:t>
      </w:r>
      <w:r w:rsidR="007F7BF1" w:rsidRPr="0062074F">
        <w:t xml:space="preserve"> as defined by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ins w:id="2267" w:author="jonathan pritchard" w:date="2026-01-14T13:27:00Z" w16du:dateUtc="2026-01-14T13:27:00Z">
        <w:r w:rsidR="00500BB0">
          <w:t>8.1.1</w:t>
        </w:r>
      </w:ins>
      <w:del w:id="2268" w:author="jonathan pritchard" w:date="2026-01-14T13:27:00Z" w16du:dateUtc="2026-01-14T13:27:00Z">
        <w:r w:rsidR="007F7BF1" w:rsidRPr="0062074F" w:rsidDel="00500BB0">
          <w:delText>9.1.1</w:delText>
        </w:r>
      </w:del>
      <w:r w:rsidR="007F7BF1" w:rsidRPr="0062074F">
        <w:fldChar w:fldCharType="end"/>
      </w:r>
      <w:r w:rsidR="007F7BF1" w:rsidRPr="0062074F">
        <w:t xml:space="preserve"> </w:t>
      </w:r>
      <w:r w:rsidRPr="0062074F">
        <w:t>. The display for each supported data product must be differentiated.</w:t>
      </w:r>
    </w:p>
    <w:p w14:paraId="528E9580" w14:textId="74797A1E" w:rsidR="00FB5B93" w:rsidRPr="0062074F" w:rsidRDefault="00FB5B93" w:rsidP="002D7DEE">
      <w:pPr>
        <w:jc w:val="both"/>
      </w:pPr>
      <w:r w:rsidRPr="0062074F">
        <w:t>For gridded data, the no-data area limits do not need to demarcate areas within the grid extent which are covered by fill values.</w:t>
      </w:r>
    </w:p>
    <w:p w14:paraId="09CC841A" w14:textId="52199898" w:rsidR="00A72FA4" w:rsidRPr="0062074F" w:rsidRDefault="008325BE" w:rsidP="00A72FA4">
      <w:pPr>
        <w:spacing w:after="120" w:line="240" w:lineRule="auto"/>
        <w:jc w:val="both"/>
      </w:pPr>
      <w:r w:rsidRPr="0062074F">
        <w:rPr>
          <w:b/>
          <w:bCs/>
          <w:rPrChange w:id="2269" w:author="jonathan pritchard" w:date="2025-11-18T15:20:00Z" w16du:dateUtc="2025-11-18T15:20:00Z">
            <w:rPr/>
          </w:rPrChange>
        </w:rPr>
        <w:t xml:space="preserve">NOTE: </w:t>
      </w:r>
      <w:r w:rsidR="00F80433" w:rsidRPr="0062074F">
        <w:rPr>
          <w:b/>
          <w:bCs/>
          <w:rPrChange w:id="2270" w:author="jonathan pritchard" w:date="2025-11-18T15:20:00Z" w16du:dateUtc="2025-11-18T15:20:00Z">
            <w:rPr/>
          </w:rPrChange>
        </w:rPr>
        <w:t>F</w:t>
      </w:r>
      <w:r w:rsidRPr="0062074F">
        <w:rPr>
          <w:b/>
          <w:bCs/>
          <w:rPrChange w:id="2271" w:author="jonathan pritchard" w:date="2025-11-18T15:20:00Z" w16du:dateUtc="2025-11-18T15:20:00Z">
            <w:rPr/>
          </w:rPrChange>
        </w:rPr>
        <w:t xml:space="preserve">or </w:t>
      </w:r>
      <w:r w:rsidR="00F80433" w:rsidRPr="0062074F">
        <w:rPr>
          <w:b/>
          <w:bCs/>
          <w:rPrChange w:id="2272" w:author="jonathan pritchard" w:date="2025-11-18T15:20:00Z" w16du:dateUtc="2025-11-18T15:20:00Z">
            <w:rPr/>
          </w:rPrChange>
        </w:rPr>
        <w:t>some types of coverage products (for example gridded data)</w:t>
      </w:r>
      <w:r w:rsidRPr="0062074F">
        <w:rPr>
          <w:b/>
          <w:bCs/>
          <w:rPrChange w:id="2273" w:author="jonathan pritchard" w:date="2025-11-18T15:20:00Z" w16du:dateUtc="2025-11-18T15:20:00Z">
            <w:rPr/>
          </w:rPrChange>
        </w:rPr>
        <w:t xml:space="preserve">, no-data areas </w:t>
      </w:r>
      <w:r w:rsidR="00F80433" w:rsidRPr="0062074F">
        <w:rPr>
          <w:b/>
          <w:bCs/>
          <w:rPrChange w:id="2274" w:author="jonathan pritchard" w:date="2025-11-18T15:20:00Z" w16du:dateUtc="2025-11-18T15:20:00Z">
            <w:rPr/>
          </w:rPrChange>
        </w:rPr>
        <w:t>may</w:t>
      </w:r>
      <w:r w:rsidRPr="0062074F">
        <w:rPr>
          <w:b/>
          <w:bCs/>
          <w:rPrChange w:id="2275" w:author="jonathan pritchard" w:date="2025-11-18T15:20:00Z" w16du:dateUtc="2025-11-18T15:20:00Z">
            <w:rPr/>
          </w:rPrChange>
        </w:rPr>
        <w:t xml:space="preserve"> be </w:t>
      </w:r>
      <w:r w:rsidR="00F80433" w:rsidRPr="0062074F">
        <w:rPr>
          <w:b/>
          <w:bCs/>
          <w:rPrChange w:id="2276" w:author="jonathan pritchard" w:date="2025-11-18T15:20:00Z" w16du:dateUtc="2025-11-18T15:20:00Z">
            <w:rPr/>
          </w:rPrChange>
        </w:rPr>
        <w:t>easily distinguished by the lack of portrayal.</w:t>
      </w:r>
      <w:r w:rsidR="00F80433" w:rsidRPr="0062074F">
        <w:t xml:space="preserve"> </w:t>
      </w:r>
      <w:r w:rsidR="00D6305C" w:rsidRPr="0062074F">
        <w:t xml:space="preserve">Nevertheless, consistent treatment of products is </w:t>
      </w:r>
      <w:r w:rsidR="00FB5B93" w:rsidRPr="0062074F">
        <w:t xml:space="preserve">required </w:t>
      </w:r>
      <w:r w:rsidR="00D6305C" w:rsidRPr="0062074F">
        <w:t>for the convenience of the mariner - either this clause should be implemented for all the non-ENC S-100 products, or for none of them.</w:t>
      </w:r>
      <w:r w:rsidR="00F80433" w:rsidRPr="0062074F">
        <w:t xml:space="preserve"> </w:t>
      </w:r>
    </w:p>
    <w:p w14:paraId="3E065986" w14:textId="666AE9E1" w:rsidR="002A10D2" w:rsidRPr="0062074F" w:rsidRDefault="002A10D2" w:rsidP="00DB7CFE">
      <w:pPr>
        <w:pStyle w:val="Heading2"/>
      </w:pPr>
      <w:bookmarkStart w:id="2277" w:name="_Ref98335407"/>
      <w:bookmarkStart w:id="2278" w:name="_Toc219458260"/>
      <w:r w:rsidRPr="0062074F">
        <w:t>Special ECDIS chart symbols to identify unsafe depths</w:t>
      </w:r>
      <w:bookmarkEnd w:id="2277"/>
      <w:bookmarkEnd w:id="2278"/>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2279" w:name="_Ref49484089"/>
      <w:bookmarkStart w:id="2280" w:name="_Toc219458261"/>
      <w:r w:rsidRPr="0062074F">
        <w:t>Safety Contour</w:t>
      </w:r>
      <w:bookmarkEnd w:id="2279"/>
      <w:bookmarkEnd w:id="2280"/>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2281" w:name="_Toc194061734"/>
      <w:bookmarkStart w:id="2282" w:name="_Toc194067124"/>
      <w:bookmarkStart w:id="2283" w:name="_Toc178784384"/>
      <w:bookmarkStart w:id="2284" w:name="_Toc178784385"/>
      <w:bookmarkStart w:id="2285" w:name="_Toc178784386"/>
      <w:bookmarkStart w:id="2286" w:name="_Toc178784387"/>
      <w:bookmarkStart w:id="2287" w:name="_Toc178784388"/>
      <w:bookmarkStart w:id="2288" w:name="_Toc178784389"/>
      <w:bookmarkStart w:id="2289" w:name="_Toc178784390"/>
      <w:bookmarkStart w:id="2290" w:name="_Toc178784391"/>
      <w:bookmarkStart w:id="2291" w:name="_Toc175130228"/>
      <w:bookmarkStart w:id="2292" w:name="_Toc175130229"/>
      <w:bookmarkStart w:id="2293" w:name="_Toc175130230"/>
      <w:bookmarkStart w:id="2294" w:name="_Toc175130231"/>
      <w:bookmarkStart w:id="2295" w:name="_Toc175130232"/>
      <w:bookmarkStart w:id="2296" w:name="_Toc175130233"/>
      <w:bookmarkStart w:id="2297" w:name="_Ref49471603"/>
      <w:bookmarkStart w:id="2298" w:name="_Toc219458262"/>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r w:rsidRPr="0062074F">
        <w:lastRenderedPageBreak/>
        <w:t>Date-dependent features</w:t>
      </w:r>
      <w:bookmarkEnd w:id="2297"/>
      <w:bookmarkEnd w:id="2298"/>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proofErr w:type="spellStart"/>
      <w:r w:rsidRPr="0062074F">
        <w:rPr>
          <w:i/>
          <w:iCs/>
        </w:rPr>
        <w:t>periodicDateRange</w:t>
      </w:r>
      <w:proofErr w:type="spellEnd"/>
      <w:r w:rsidRPr="0062074F">
        <w:t xml:space="preserve"> with the sub attributes </w:t>
      </w:r>
      <w:proofErr w:type="spellStart"/>
      <w:r w:rsidRPr="0062074F">
        <w:rPr>
          <w:i/>
          <w:iCs/>
        </w:rPr>
        <w:t>dateStart</w:t>
      </w:r>
      <w:proofErr w:type="spellEnd"/>
      <w:r w:rsidRPr="0062074F">
        <w:t xml:space="preserve"> and </w:t>
      </w:r>
      <w:proofErr w:type="spellStart"/>
      <w:r w:rsidRPr="0062074F">
        <w:rPr>
          <w:i/>
          <w:iCs/>
        </w:rPr>
        <w:t>dateEnd</w:t>
      </w:r>
      <w:proofErr w:type="spellEnd"/>
      <w:r w:rsidRPr="0062074F">
        <w:t xml:space="preserve"> to indicate the periodic nature of the feature. Other features, such as traffic separation schemes, use the complex attribute </w:t>
      </w:r>
      <w:proofErr w:type="spellStart"/>
      <w:r w:rsidRPr="0062074F">
        <w:rPr>
          <w:i/>
          <w:iCs/>
        </w:rPr>
        <w:t>fixedDateRange</w:t>
      </w:r>
      <w:proofErr w:type="spellEnd"/>
      <w:r w:rsidRPr="0062074F">
        <w:t xml:space="preserve"> with the sub attributes </w:t>
      </w:r>
      <w:proofErr w:type="spellStart"/>
      <w:r w:rsidRPr="0062074F">
        <w:rPr>
          <w:i/>
          <w:iCs/>
        </w:rPr>
        <w:t>dateStart</w:t>
      </w:r>
      <w:proofErr w:type="spellEnd"/>
      <w:r w:rsidRPr="0062074F">
        <w:t xml:space="preserve"> and </w:t>
      </w:r>
      <w:proofErr w:type="spellStart"/>
      <w:r w:rsidRPr="0062074F">
        <w:rPr>
          <w:i/>
          <w:iCs/>
        </w:rPr>
        <w:t>dateEnd</w:t>
      </w:r>
      <w:proofErr w:type="spellEnd"/>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2299" w:name="_Toc219458263"/>
      <w:r w:rsidRPr="0062074F">
        <w:t>Display of date-dependent features by mariner-selected date</w:t>
      </w:r>
      <w:bookmarkEnd w:id="2299"/>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proofErr w:type="spellStart"/>
      <w:r w:rsidR="00004400" w:rsidRPr="0062074F">
        <w:rPr>
          <w:i/>
          <w:iCs/>
        </w:rPr>
        <w:t>dateStart</w:t>
      </w:r>
      <w:proofErr w:type="spellEnd"/>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2300" w:name="_Toc175130236"/>
      <w:bookmarkStart w:id="2301" w:name="_Toc175130237"/>
      <w:bookmarkStart w:id="2302" w:name="_Ref49481796"/>
      <w:bookmarkStart w:id="2303" w:name="_Toc219458264"/>
      <w:bookmarkEnd w:id="2300"/>
      <w:bookmarkEnd w:id="2301"/>
      <w:r w:rsidRPr="0062074F">
        <w:t>Indication of date adjustment</w:t>
      </w:r>
      <w:bookmarkEnd w:id="2302"/>
      <w:bookmarkEnd w:id="2303"/>
    </w:p>
    <w:p w14:paraId="074C39D6" w14:textId="619AC1A4"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del w:id="2304" w:author="jonathan pritchard" w:date="2025-08-07T10:02:00Z" w16du:dateUtc="2025-08-07T09:02:00Z">
        <w:r w:rsidR="00223A07" w:rsidRPr="0062074F" w:rsidDel="007F7BF1">
          <w:delText xml:space="preserve">Real </w:delText>
        </w:r>
      </w:del>
      <w:ins w:id="2305" w:author="jonathan pritchard" w:date="2025-08-07T10:02:00Z" w16du:dateUtc="2025-08-07T09:02:00Z">
        <w:r w:rsidR="007F7BF1" w:rsidRPr="0062074F">
          <w:t xml:space="preserve">Current </w:t>
        </w:r>
      </w:ins>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ins w:id="2306" w:author="jonathan pritchard" w:date="2026-01-07T15:49:00Z" w16du:dateUtc="2026-01-07T15:49:00Z">
        <w:r w:rsidR="00100E31" w:rsidRPr="0062074F">
          <w:t xml:space="preserve">at least </w:t>
        </w:r>
      </w:ins>
      <w:r w:rsidR="009C5D16" w:rsidRPr="0062074F">
        <w:t xml:space="preserve">be </w:t>
      </w:r>
      <w:del w:id="2307" w:author="jonathan pritchard" w:date="2025-09-09T16:45:00Z" w16du:dateUtc="2025-09-09T15:45:00Z">
        <w:r w:rsidR="009C5D16" w:rsidRPr="0062074F" w:rsidDel="00407755">
          <w:delText xml:space="preserve">readily </w:delText>
        </w:r>
      </w:del>
      <w:r w:rsidR="009C5D16" w:rsidRPr="0062074F">
        <w:t>available</w:t>
      </w:r>
      <w:ins w:id="2308" w:author="jonathan pritchard" w:date="2025-09-09T16:45:00Z" w16du:dateUtc="2025-09-09T15:45:00Z">
        <w:r w:rsidR="00407755" w:rsidRPr="0062074F">
          <w:t xml:space="preserve"> on demand</w:t>
        </w:r>
      </w:ins>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6AFB9A6D" w:rsidR="00223A07" w:rsidRPr="0062074F" w:rsidRDefault="00223A07" w:rsidP="00AE2737">
      <w:pPr>
        <w:pStyle w:val="ListParagraph"/>
        <w:numPr>
          <w:ilvl w:val="0"/>
          <w:numId w:val="54"/>
        </w:numPr>
        <w:spacing w:after="60" w:line="240" w:lineRule="auto"/>
        <w:jc w:val="both"/>
      </w:pPr>
      <w:r w:rsidRPr="0062074F">
        <w:t xml:space="preserve">Display Not </w:t>
      </w:r>
      <w:del w:id="2309" w:author="jonathan pritchard" w:date="2025-08-07T10:01:00Z" w16du:dateUtc="2025-08-07T09:01:00Z">
        <w:r w:rsidRPr="0062074F" w:rsidDel="007F7BF1">
          <w:delText xml:space="preserve">Real </w:delText>
        </w:r>
      </w:del>
      <w:ins w:id="2310" w:author="jonathan pritchard" w:date="2025-08-07T10:01:00Z" w16du:dateUtc="2025-08-07T09:01:00Z">
        <w:r w:rsidR="007F7BF1" w:rsidRPr="0062074F">
          <w:t xml:space="preserve">Current </w:t>
        </w:r>
      </w:ins>
      <w:r w:rsidRPr="0062074F">
        <w:t xml:space="preserve">Time – Display is based on date dd mmm </w:t>
      </w:r>
      <w:proofErr w:type="spellStart"/>
      <w:r w:rsidRPr="0062074F">
        <w:t>yyyy</w:t>
      </w:r>
      <w:proofErr w:type="spellEnd"/>
    </w:p>
    <w:p w14:paraId="29683DEE" w14:textId="509C78C4" w:rsidR="00223A07" w:rsidRPr="0062074F" w:rsidRDefault="00223A07" w:rsidP="00AE2737">
      <w:pPr>
        <w:pStyle w:val="ListParagraph"/>
        <w:numPr>
          <w:ilvl w:val="0"/>
          <w:numId w:val="54"/>
        </w:numPr>
        <w:spacing w:after="120" w:line="240" w:lineRule="auto"/>
        <w:ind w:left="714" w:hanging="357"/>
        <w:jc w:val="both"/>
      </w:pPr>
      <w:r w:rsidRPr="0062074F">
        <w:t xml:space="preserve">Display Not </w:t>
      </w:r>
      <w:del w:id="2311" w:author="jonathan pritchard" w:date="2025-08-07T10:01:00Z" w16du:dateUtc="2025-08-07T09:01:00Z">
        <w:r w:rsidRPr="0062074F" w:rsidDel="007F7BF1">
          <w:delText xml:space="preserve">Real </w:delText>
        </w:r>
      </w:del>
      <w:ins w:id="2312" w:author="jonathan pritchard" w:date="2025-08-07T10:01:00Z" w16du:dateUtc="2025-08-07T09:01:00Z">
        <w:r w:rsidR="007F7BF1" w:rsidRPr="0062074F">
          <w:t xml:space="preserve">Current </w:t>
        </w:r>
      </w:ins>
      <w:r w:rsidRPr="0062074F">
        <w:t xml:space="preserve">Time – Display is based on viewing date range from dd mmm </w:t>
      </w:r>
      <w:proofErr w:type="spellStart"/>
      <w:r w:rsidRPr="0062074F">
        <w:t>yyyy</w:t>
      </w:r>
      <w:proofErr w:type="spellEnd"/>
      <w:r w:rsidRPr="0062074F">
        <w:t xml:space="preserve"> to dd mmm </w:t>
      </w:r>
      <w:proofErr w:type="spellStart"/>
      <w:r w:rsidRPr="0062074F">
        <w:t>yyyy</w:t>
      </w:r>
      <w:proofErr w:type="spellEnd"/>
    </w:p>
    <w:p w14:paraId="62957D6A" w14:textId="77777777" w:rsidR="00737C53" w:rsidRPr="0062074F" w:rsidRDefault="00737C53" w:rsidP="00737C53">
      <w:pPr>
        <w:spacing w:after="120" w:line="240" w:lineRule="auto"/>
        <w:jc w:val="both"/>
      </w:pPr>
    </w:p>
    <w:p w14:paraId="60C904EA" w14:textId="4476B25B" w:rsidR="000C4FCD" w:rsidRPr="0062074F" w:rsidRDefault="002D13C2" w:rsidP="00DB7CFE">
      <w:pPr>
        <w:pStyle w:val="Heading2"/>
        <w:rPr>
          <w:strike/>
        </w:rPr>
      </w:pPr>
      <w:bookmarkStart w:id="2313" w:name="_Toc219458265"/>
      <w:r w:rsidRPr="0062074F">
        <w:t>Decluttering the screen</w:t>
      </w:r>
      <w:bookmarkEnd w:id="2313"/>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proofErr w:type="spellStart"/>
      <w:r w:rsidRPr="0062074F">
        <w:rPr>
          <w:i/>
          <w:iCs/>
        </w:rPr>
        <w:t>scaleMinimum</w:t>
      </w:r>
      <w:proofErr w:type="spellEnd"/>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proofErr w:type="spellStart"/>
      <w:r w:rsidRPr="0062074F">
        <w:rPr>
          <w:i/>
          <w:iCs/>
        </w:rPr>
        <w:t>scaleMinimum</w:t>
      </w:r>
      <w:proofErr w:type="spellEnd"/>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proofErr w:type="spellStart"/>
      <w:r w:rsidRPr="0062074F">
        <w:rPr>
          <w:i/>
          <w:iCs/>
        </w:rPr>
        <w:t>scaleMinimum</w:t>
      </w:r>
      <w:proofErr w:type="spellEnd"/>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18777C16" w14:textId="56C1FBB0" w:rsidR="00E02155" w:rsidRDefault="00A24FDC" w:rsidP="00A24FDC">
      <w:pPr>
        <w:spacing w:after="120" w:line="240" w:lineRule="auto"/>
        <w:jc w:val="both"/>
        <w:rPr>
          <w:ins w:id="2314" w:author="jonathan pritchard" w:date="2026-01-19T12:04:00Z" w16du:dateUtc="2026-01-19T12:04:00Z"/>
        </w:rPr>
      </w:pPr>
      <w:ins w:id="2315" w:author="jonathan pritchard" w:date="2026-01-19T12:07:00Z" w16du:dateUtc="2026-01-19T12:07:00Z">
        <w:r w:rsidRPr="0062074F">
          <w:t xml:space="preserve">The IMO Performance Standard for ECDIS MSC.530(106)/Rev.1, clause </w:t>
        </w:r>
        <w:r>
          <w:t xml:space="preserve">6.1.3 states that </w:t>
        </w:r>
      </w:ins>
      <w:ins w:id="2316" w:author="jonathan pritchard" w:date="2026-01-19T12:08:00Z" w16du:dateUtc="2026-01-19T12:08:00Z">
        <w:r>
          <w:t xml:space="preserve"> </w:t>
        </w:r>
      </w:ins>
      <w:ins w:id="2317" w:author="jonathan pritchard" w:date="2026-01-19T12:07:00Z">
        <w:r w:rsidRPr="00A24FDC">
          <w:t>ECDIS should provide an indication if</w:t>
        </w:r>
      </w:ins>
      <w:ins w:id="2318" w:author="jonathan pritchard" w:date="2026-01-19T12:08:00Z" w16du:dateUtc="2026-01-19T12:08:00Z">
        <w:r>
          <w:t xml:space="preserve"> </w:t>
        </w:r>
      </w:ins>
      <w:ins w:id="2319" w:author="jonathan pritchard" w:date="2026-01-19T12:07:00Z">
        <w:r w:rsidRPr="00A24FDC">
          <w:t>information at own ship's position is not displayed because of applying scale minimum for display</w:t>
        </w:r>
      </w:ins>
    </w:p>
    <w:p w14:paraId="4F5B0716" w14:textId="77777777" w:rsidR="00A24FDC" w:rsidRPr="0062074F" w:rsidRDefault="00A24FDC" w:rsidP="00737C53">
      <w:pPr>
        <w:spacing w:after="120" w:line="240" w:lineRule="auto"/>
        <w:jc w:val="both"/>
      </w:pPr>
    </w:p>
    <w:p w14:paraId="3BAA6F89" w14:textId="53131133" w:rsidR="000C4FCD" w:rsidRPr="0062074F" w:rsidRDefault="00203820" w:rsidP="00DB7CFE">
      <w:pPr>
        <w:pStyle w:val="Heading2"/>
      </w:pPr>
      <w:r w:rsidRPr="0062074F">
        <w:t xml:space="preserve"> </w:t>
      </w:r>
      <w:bookmarkStart w:id="2320" w:name="_Toc219458266"/>
      <w:r w:rsidR="000C4FCD" w:rsidRPr="0062074F">
        <w:t>IMO presentation elements</w:t>
      </w:r>
      <w:bookmarkEnd w:id="2320"/>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2321" w:name="_Ref49482141"/>
      <w:bookmarkStart w:id="2322" w:name="_Toc219458267"/>
      <w:r w:rsidRPr="0062074F">
        <w:lastRenderedPageBreak/>
        <w:t xml:space="preserve">Scale bar </w:t>
      </w:r>
      <w:r w:rsidR="006455DA" w:rsidRPr="0062074F">
        <w:t>and</w:t>
      </w:r>
      <w:r w:rsidRPr="0062074F">
        <w:t xml:space="preserve"> latitude scale</w:t>
      </w:r>
      <w:bookmarkEnd w:id="2321"/>
      <w:bookmarkEnd w:id="2322"/>
    </w:p>
    <w:p w14:paraId="5655115B" w14:textId="67FB481A" w:rsidR="00A9027F" w:rsidRPr="0062074F" w:rsidRDefault="00A9027F" w:rsidP="00737C53">
      <w:pPr>
        <w:spacing w:after="60" w:line="240" w:lineRule="auto"/>
        <w:jc w:val="both"/>
      </w:pPr>
      <w:bookmarkStart w:id="2323" w:name="_Hlk47653421"/>
      <w:r w:rsidRPr="0062074F">
        <w:t xml:space="preserve">The IMO </w:t>
      </w:r>
      <w:r w:rsidR="001F7977" w:rsidRPr="0062074F">
        <w:t>Performance Standards</w:t>
      </w:r>
      <w:r w:rsidRPr="0062074F">
        <w:t xml:space="preserve"> require an indication of scale and range as part of the Display Base.</w:t>
      </w:r>
      <w:bookmarkEnd w:id="2323"/>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6D47B7E2" w:rsidR="00A9027F" w:rsidRPr="0062074F" w:rsidRDefault="004E4751" w:rsidP="00AE2737">
      <w:pPr>
        <w:pStyle w:val="ListParagraph"/>
        <w:numPr>
          <w:ilvl w:val="0"/>
          <w:numId w:val="38"/>
        </w:numPr>
        <w:spacing w:after="60" w:line="240" w:lineRule="auto"/>
        <w:jc w:val="both"/>
      </w:pPr>
      <w:r w:rsidRPr="0062074F">
        <w:t xml:space="preserve">Case 1: </w:t>
      </w:r>
      <w:r w:rsidR="00A9027F" w:rsidRPr="0062074F">
        <w:t>for display scales larger than 1/</w:t>
      </w:r>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4FA22E6C" w:rsidR="00A9027F" w:rsidRPr="0062074F" w:rsidRDefault="004E4751" w:rsidP="00AE2737">
      <w:pPr>
        <w:pStyle w:val="ListParagraph"/>
        <w:numPr>
          <w:ilvl w:val="0"/>
          <w:numId w:val="38"/>
        </w:numPr>
        <w:spacing w:line="240" w:lineRule="auto"/>
      </w:pPr>
      <w:r w:rsidRPr="0062074F">
        <w:t xml:space="preserve">Case 2: </w:t>
      </w:r>
      <w:r w:rsidR="00A9027F" w:rsidRPr="0062074F">
        <w:t>for display scales at 1/</w:t>
      </w:r>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2324"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34948417" w:rsidR="00B67B2D" w:rsidRPr="0062074F" w:rsidRDefault="00B67B2D" w:rsidP="00F42179">
            <w:pPr>
              <w:spacing w:before="60" w:after="60"/>
            </w:pPr>
            <w:r w:rsidRPr="0062074F">
              <w:t>1:</w:t>
            </w:r>
            <w:r w:rsidR="00224FDE" w:rsidRPr="0062074F">
              <w:t>7</w:t>
            </w:r>
            <w:r w:rsidRPr="0062074F">
              <w:t>9999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proofErr w:type="spellStart"/>
            <w:r w:rsidRPr="0062074F">
              <w:t>OverRadar</w:t>
            </w:r>
            <w:proofErr w:type="spellEnd"/>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2324"/>
      <w:tr w:rsidR="00B67B2D" w:rsidRPr="0062074F" w14:paraId="12859820" w14:textId="26BDB0B5" w:rsidTr="00F42179">
        <w:trPr>
          <w:cantSplit/>
          <w:jc w:val="center"/>
        </w:trPr>
        <w:tc>
          <w:tcPr>
            <w:tcW w:w="951" w:type="pct"/>
          </w:tcPr>
          <w:p w14:paraId="1B2B57C8" w14:textId="431E25D0" w:rsidR="00B67B2D" w:rsidRPr="0062074F" w:rsidRDefault="00B67B2D" w:rsidP="004E61EE">
            <w:r w:rsidRPr="0062074F">
              <w:t>1:</w:t>
            </w:r>
            <w:r w:rsidR="00224FDE" w:rsidRPr="0062074F">
              <w:t>8</w:t>
            </w:r>
            <w:r w:rsidRPr="0062074F">
              <w:t>0000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16DA37E4" w:rsidR="0004238B" w:rsidRPr="0062074F" w:rsidRDefault="0004238B" w:rsidP="00F42179">
      <w:pPr>
        <w:pStyle w:val="Caption"/>
        <w:spacing w:after="120" w:line="240" w:lineRule="auto"/>
        <w:jc w:val="center"/>
      </w:pPr>
      <w:bookmarkStart w:id="2325" w:name="_Ref46837498"/>
      <w:bookmarkStart w:id="2326" w:name="_Ref46837493"/>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w:t>
      </w:r>
      <w:r w:rsidR="00C56536" w:rsidRPr="0062074F">
        <w:fldChar w:fldCharType="end"/>
      </w:r>
      <w:bookmarkEnd w:id="2325"/>
      <w:r w:rsidRPr="0062074F">
        <w:t xml:space="preserve"> - Scale bar presentation</w:t>
      </w:r>
      <w:bookmarkEnd w:id="2326"/>
      <w:r w:rsidR="007B2046" w:rsidRPr="0062074F">
        <w:t xml:space="preserve"> parameters</w:t>
      </w:r>
    </w:p>
    <w:p w14:paraId="3485200B" w14:textId="769D6384"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r w:rsidR="00224FDE" w:rsidRPr="0062074F">
        <w:t>8</w:t>
      </w:r>
      <w:r w:rsidR="001F7977" w:rsidRPr="0062074F">
        <w:t>0,000 (for example, a scale of 1/50,000) draw symbol 'SCALEB10' on the left side of the chart display, bottom justified and 3mm in from the border of the display. Make sure the symbo</w:t>
      </w:r>
      <w:r w:rsidR="00A94367" w:rsidRPr="0062074F">
        <w:t xml:space="preserve">l should be sized </w:t>
      </w:r>
      <w:r w:rsidR="001F7977" w:rsidRPr="0062074F">
        <w:t xml:space="preserve"> to represent 1 nautical mile (1852 m) at the scale of the display.</w:t>
      </w:r>
    </w:p>
    <w:p w14:paraId="4875647C" w14:textId="0EFFBFAF" w:rsidR="001F7977" w:rsidRPr="0062074F" w:rsidRDefault="00FA2769" w:rsidP="00F42179">
      <w:pPr>
        <w:spacing w:after="120" w:line="240" w:lineRule="auto"/>
        <w:jc w:val="both"/>
      </w:pPr>
      <w:r w:rsidRPr="0062074F">
        <w:t xml:space="preserve">EXAMPLE 2: </w:t>
      </w:r>
      <w:r w:rsidR="001F7977" w:rsidRPr="0062074F">
        <w:t>For display scales of 1/</w:t>
      </w:r>
      <w:r w:rsidR="00224FDE" w:rsidRPr="0062074F">
        <w:t>8</w:t>
      </w:r>
      <w:r w:rsidR="001F7977" w:rsidRPr="0062074F">
        <w:t>0,000 or smaller (for example, 1/250,000)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2327" w:name="_Ref49482026"/>
      <w:bookmarkStart w:id="2328" w:name="_Toc219458268"/>
      <w:r w:rsidRPr="0062074F">
        <w:t>North arrow</w:t>
      </w:r>
      <w:bookmarkEnd w:id="2327"/>
      <w:bookmarkEnd w:id="2328"/>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proofErr w:type="spellStart"/>
            <w:r w:rsidRPr="0062074F">
              <w:t>OverRadar</w:t>
            </w:r>
            <w:proofErr w:type="spellEnd"/>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1D68D773" w:rsidR="004E69AF" w:rsidRPr="0062074F" w:rsidRDefault="004E69AF" w:rsidP="004E69AF">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2</w:t>
      </w:r>
      <w:r w:rsidR="00C56536" w:rsidRPr="0062074F">
        <w:fldChar w:fldCharType="end"/>
      </w:r>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2329" w:name="_Toc219458269"/>
      <w:r w:rsidRPr="0062074F">
        <w:t>Graticule</w:t>
      </w:r>
      <w:bookmarkEnd w:id="2329"/>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2330" w:name="_Toc219458270"/>
      <w:r w:rsidRPr="0062074F">
        <w:t>Display mode</w:t>
      </w:r>
      <w:bookmarkEnd w:id="2330"/>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2331" w:name="_Toc219458271"/>
      <w:r w:rsidRPr="0062074F">
        <w:t>Black level adjustment symbol</w:t>
      </w:r>
      <w:bookmarkEnd w:id="2331"/>
    </w:p>
    <w:p w14:paraId="1FA380C5" w14:textId="674C8A36"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section </w:t>
      </w:r>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2332" w:name="_Toc175130246"/>
      <w:bookmarkStart w:id="2333" w:name="_Ref49340745"/>
      <w:bookmarkStart w:id="2334" w:name="_Toc219458272"/>
      <w:bookmarkEnd w:id="2332"/>
      <w:r w:rsidRPr="0062074F">
        <w:t>Detection and notification of navigational hazards</w:t>
      </w:r>
      <w:bookmarkEnd w:id="2333"/>
      <w:bookmarkEnd w:id="2334"/>
    </w:p>
    <w:p w14:paraId="632FEAE1" w14:textId="0B06CC04" w:rsidR="00584966" w:rsidRPr="0062074F" w:rsidRDefault="00584966" w:rsidP="009D43C5">
      <w:pPr>
        <w:spacing w:after="60" w:line="240" w:lineRule="auto"/>
        <w:jc w:val="both"/>
      </w:pPr>
      <w:r w:rsidRPr="0062074F">
        <w:t>The IMO Performance Standar</w:t>
      </w:r>
      <w:r w:rsidR="009D43C5" w:rsidRPr="0062074F">
        <w:t xml:space="preserve">d for ECDIS </w:t>
      </w:r>
      <w:r w:rsidR="0056040E" w:rsidRPr="0062074F">
        <w:t>MSC.530(106)/Rev.1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5AB8A77D"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30m</w:t>
      </w:r>
      <w:r w:rsidRPr="0062074F">
        <w:t>.</w:t>
      </w:r>
    </w:p>
    <w:p w14:paraId="76F3208F" w14:textId="32E5FCBE" w:rsidR="00F06772" w:rsidRPr="0062074F" w:rsidRDefault="006A7A07">
      <w:pPr>
        <w:spacing w:after="120" w:line="240" w:lineRule="auto"/>
        <w:jc w:val="both"/>
        <w:rPr>
          <w:ins w:id="2335" w:author="jonathan pritchard" w:date="2025-08-07T07:22:00Z" w16du:dateUtc="2025-08-07T06:22:00Z"/>
        </w:rPr>
        <w:pPrChange w:id="2336" w:author="jonathan pritchard" w:date="2026-01-14T12:19:00Z" w16du:dateUtc="2026-01-14T12:19:00Z">
          <w:pPr>
            <w:pStyle w:val="ISOChange"/>
            <w:spacing w:before="60" w:after="60" w:line="240" w:lineRule="auto"/>
          </w:pPr>
        </w:pPrChange>
      </w:pPr>
      <w:del w:id="2337" w:author="jonathan pritchard" w:date="2026-01-14T12:19:00Z" w16du:dateUtc="2026-01-14T12:19:00Z">
        <w:r w:rsidRPr="0062074F" w:rsidDel="000B0974">
          <w:rPr>
            <w:strike/>
            <w:rPrChange w:id="2338" w:author="jonathan pritchard" w:date="2025-08-07T07:22:00Z" w16du:dateUtc="2025-08-07T06:22:00Z">
              <w:rPr/>
            </w:rPrChange>
          </w:rPr>
          <w:delText>T</w:delText>
        </w:r>
        <w:r w:rsidR="004640A7" w:rsidRPr="0062074F" w:rsidDel="000B0974">
          <w:rPr>
            <w:strike/>
            <w:rPrChange w:id="2339" w:author="jonathan pritchard" w:date="2025-08-07T07:22:00Z" w16du:dateUtc="2025-08-07T06:22:00Z">
              <w:rPr/>
            </w:rPrChange>
          </w:rPr>
          <w:delText xml:space="preserve">he highlight </w:delText>
        </w:r>
        <w:r w:rsidR="00B15F52" w:rsidRPr="0062074F" w:rsidDel="000B0974">
          <w:rPr>
            <w:strike/>
            <w:rPrChange w:id="2340" w:author="jonathan pritchard" w:date="2025-08-07T07:22:00Z" w16du:dateUtc="2025-08-07T06:22:00Z">
              <w:rPr/>
            </w:rPrChange>
          </w:rPr>
          <w:delText>must</w:delText>
        </w:r>
        <w:r w:rsidR="002C4C4D" w:rsidRPr="0062074F" w:rsidDel="000B0974">
          <w:rPr>
            <w:strike/>
            <w:rPrChange w:id="2341" w:author="jonathan pritchard" w:date="2025-08-07T07:22:00Z" w16du:dateUtc="2025-08-07T06:22:00Z">
              <w:rPr/>
            </w:rPrChange>
          </w:rPr>
          <w:delText xml:space="preserve"> </w:delText>
        </w:r>
        <w:r w:rsidR="004640A7" w:rsidRPr="0062074F" w:rsidDel="000B0974">
          <w:rPr>
            <w:strike/>
            <w:rPrChange w:id="2342" w:author="jonathan pritchard" w:date="2025-08-07T07:22:00Z" w16du:dateUtc="2025-08-07T06:22:00Z">
              <w:rPr/>
            </w:rPrChange>
          </w:rPr>
          <w:delText xml:space="preserve">indicate the intersection between the </w:delText>
        </w:r>
        <w:r w:rsidR="004C4C4C" w:rsidRPr="0062074F" w:rsidDel="000B0974">
          <w:rPr>
            <w:strike/>
            <w:rPrChange w:id="2343" w:author="jonathan pritchard" w:date="2025-08-07T07:22:00Z" w16du:dateUtc="2025-08-07T06:22:00Z">
              <w:rPr/>
            </w:rPrChange>
          </w:rPr>
          <w:delText>ship’s</w:delText>
        </w:r>
        <w:r w:rsidR="004640A7" w:rsidRPr="0062074F" w:rsidDel="000B0974">
          <w:rPr>
            <w:strike/>
            <w:rPrChange w:id="2344" w:author="jonathan pritchard" w:date="2025-08-07T07:22:00Z" w16du:dateUtc="2025-08-07T06:22:00Z">
              <w:rPr/>
            </w:rPrChange>
          </w:rPr>
          <w:delText xml:space="preserve"> </w:delText>
        </w:r>
        <w:r w:rsidR="00CF7B61" w:rsidRPr="0062074F" w:rsidDel="000B0974">
          <w:rPr>
            <w:strike/>
            <w:rPrChange w:id="2345" w:author="jonathan pritchard" w:date="2025-08-07T07:22:00Z" w16du:dateUtc="2025-08-07T06:22:00Z">
              <w:rPr/>
            </w:rPrChange>
          </w:rPr>
          <w:delText xml:space="preserve">look-ahead </w:delText>
        </w:r>
        <w:r w:rsidR="004640A7" w:rsidRPr="0062074F" w:rsidDel="000B0974">
          <w:rPr>
            <w:strike/>
            <w:rPrChange w:id="2346" w:author="jonathan pritchard" w:date="2025-08-07T07:22:00Z" w16du:dateUtc="2025-08-07T06:22:00Z">
              <w:rPr/>
            </w:rPrChange>
          </w:rPr>
          <w:delText xml:space="preserve">buffer (computed using </w:delText>
        </w:r>
        <w:r w:rsidR="004C4C4C" w:rsidRPr="0062074F" w:rsidDel="000B0974">
          <w:rPr>
            <w:strike/>
            <w:rPrChange w:id="2347" w:author="jonathan pritchard" w:date="2025-08-07T07:22:00Z" w16du:dateUtc="2025-08-07T06:22:00Z">
              <w:rPr/>
            </w:rPrChange>
          </w:rPr>
          <w:delText xml:space="preserve">speed, course, </w:delText>
        </w:r>
        <w:r w:rsidR="00CF7B61" w:rsidRPr="0062074F" w:rsidDel="000B0974">
          <w:rPr>
            <w:strike/>
            <w:rPrChange w:id="2348" w:author="jonathan pritchard" w:date="2025-08-07T07:22:00Z" w16du:dateUtc="2025-08-07T06:22:00Z">
              <w:rPr/>
            </w:rPrChange>
          </w:rPr>
          <w:delText>look-ahead</w:delText>
        </w:r>
        <w:r w:rsidR="004640A7" w:rsidRPr="0062074F" w:rsidDel="000B0974">
          <w:rPr>
            <w:strike/>
            <w:rPrChange w:id="2349" w:author="jonathan pritchard" w:date="2025-08-07T07:22:00Z" w16du:dateUtc="2025-08-07T06:22:00Z">
              <w:rPr/>
            </w:rPrChange>
          </w:rPr>
          <w:delText xml:space="preserve"> time and cross-track</w:delText>
        </w:r>
        <w:r w:rsidR="004C4C4C" w:rsidRPr="0062074F" w:rsidDel="000B0974">
          <w:rPr>
            <w:strike/>
            <w:rPrChange w:id="2350" w:author="jonathan pritchard" w:date="2025-08-07T07:22:00Z" w16du:dateUtc="2025-08-07T06:22:00Z">
              <w:rPr/>
            </w:rPrChange>
          </w:rPr>
          <w:delText xml:space="preserve"> deviation) and the</w:delText>
        </w:r>
        <w:r w:rsidRPr="0062074F" w:rsidDel="000B0974">
          <w:rPr>
            <w:strike/>
            <w:rPrChange w:id="2351" w:author="jonathan pritchard" w:date="2025-08-07T07:22:00Z" w16du:dateUtc="2025-08-07T06:22:00Z">
              <w:rPr/>
            </w:rPrChange>
          </w:rPr>
          <w:delText xml:space="preserve"> spatial components associated with alert instructions output by the portrayal</w:delText>
        </w:r>
        <w:r w:rsidR="004C4C4C" w:rsidRPr="0062074F" w:rsidDel="000B0974">
          <w:rPr>
            <w:strike/>
            <w:rPrChange w:id="2352" w:author="jonathan pritchard" w:date="2025-08-07T07:22:00Z" w16du:dateUtc="2025-08-07T06:22:00Z">
              <w:rPr/>
            </w:rPrChange>
          </w:rPr>
          <w:delText>.</w:delText>
        </w:r>
      </w:del>
      <w:ins w:id="2353" w:author="jonathan pritchard" w:date="2025-08-07T07:22:00Z" w16du:dateUtc="2025-08-07T06:22:00Z">
        <w:r w:rsidR="00F06772" w:rsidRPr="0062074F">
          <w:t>When route planning, the ECDIS must provide a graphical indication of the intersection of:</w:t>
        </w:r>
      </w:ins>
    </w:p>
    <w:p w14:paraId="6834FAD1" w14:textId="77777777" w:rsidR="00F06772" w:rsidRPr="0062074F" w:rsidRDefault="00F06772" w:rsidP="00F06772">
      <w:pPr>
        <w:pStyle w:val="ISOChange"/>
        <w:numPr>
          <w:ilvl w:val="0"/>
          <w:numId w:val="247"/>
        </w:numPr>
        <w:spacing w:before="60" w:after="60" w:line="240" w:lineRule="auto"/>
        <w:rPr>
          <w:ins w:id="2354" w:author="jonathan pritchard" w:date="2025-08-07T07:22:00Z" w16du:dateUtc="2025-08-07T06:22:00Z"/>
          <w:sz w:val="20"/>
          <w:rPrChange w:id="2355" w:author="jonathan pritchard" w:date="2025-08-07T07:22:00Z" w16du:dateUtc="2025-08-07T06:22:00Z">
            <w:rPr>
              <w:ins w:id="2356" w:author="jonathan pritchard" w:date="2025-08-07T07:22:00Z" w16du:dateUtc="2025-08-07T06:22:00Z"/>
              <w:szCs w:val="18"/>
            </w:rPr>
          </w:rPrChange>
        </w:rPr>
      </w:pPr>
      <w:ins w:id="2357" w:author="jonathan pritchard" w:date="2025-08-07T07:22:00Z" w16du:dateUtc="2025-08-07T06:22:00Z">
        <w:r w:rsidRPr="0062074F">
          <w:rPr>
            <w:sz w:val="20"/>
            <w:rPrChange w:id="2358" w:author="jonathan pritchard" w:date="2025-08-07T07:22:00Z" w16du:dateUtc="2025-08-07T06:22:00Z">
              <w:rPr>
                <w:szCs w:val="18"/>
              </w:rPr>
            </w:rPrChange>
          </w:rPr>
          <w:t xml:space="preserve">the area bounded by a user-specified distance from the route and </w:t>
        </w:r>
      </w:ins>
    </w:p>
    <w:p w14:paraId="53872148" w14:textId="77777777" w:rsidR="00F06772" w:rsidRPr="0062074F" w:rsidRDefault="00F06772" w:rsidP="00F06772">
      <w:pPr>
        <w:pStyle w:val="ISOChange"/>
        <w:numPr>
          <w:ilvl w:val="0"/>
          <w:numId w:val="247"/>
        </w:numPr>
        <w:spacing w:before="60" w:after="60" w:line="240" w:lineRule="auto"/>
        <w:rPr>
          <w:ins w:id="2359" w:author="jonathan pritchard" w:date="2025-08-07T07:22:00Z" w16du:dateUtc="2025-08-07T06:22:00Z"/>
          <w:sz w:val="20"/>
          <w:rPrChange w:id="2360" w:author="jonathan pritchard" w:date="2025-08-07T07:22:00Z" w16du:dateUtc="2025-08-07T06:22:00Z">
            <w:rPr>
              <w:ins w:id="2361" w:author="jonathan pritchard" w:date="2025-08-07T07:22:00Z" w16du:dateUtc="2025-08-07T06:22:00Z"/>
              <w:szCs w:val="18"/>
            </w:rPr>
          </w:rPrChange>
        </w:rPr>
      </w:pPr>
      <w:ins w:id="2362" w:author="jonathan pritchard" w:date="2025-08-07T07:22:00Z" w16du:dateUtc="2025-08-07T06:22:00Z">
        <w:r w:rsidRPr="0062074F">
          <w:rPr>
            <w:sz w:val="20"/>
            <w:rPrChange w:id="2363" w:author="jonathan pritchard" w:date="2025-08-07T07:22:00Z" w16du:dateUtc="2025-08-07T06:22:00Z">
              <w:rPr>
                <w:szCs w:val="18"/>
              </w:rPr>
            </w:rPrChange>
          </w:rPr>
          <w:t xml:space="preserve">the spatial components associated with alert instructions output by the portrayal. </w:t>
        </w:r>
      </w:ins>
    </w:p>
    <w:p w14:paraId="02149C94" w14:textId="77777777" w:rsidR="00F06772" w:rsidRPr="0062074F" w:rsidRDefault="00F06772" w:rsidP="00F06772">
      <w:pPr>
        <w:pStyle w:val="ISOChange"/>
        <w:spacing w:before="60" w:after="60" w:line="240" w:lineRule="auto"/>
        <w:rPr>
          <w:ins w:id="2364" w:author="jonathan pritchard" w:date="2025-08-07T07:22:00Z" w16du:dateUtc="2025-08-07T06:22:00Z"/>
          <w:sz w:val="20"/>
          <w:rPrChange w:id="2365" w:author="jonathan pritchard" w:date="2025-08-07T07:22:00Z" w16du:dateUtc="2025-08-07T06:22:00Z">
            <w:rPr>
              <w:ins w:id="2366" w:author="jonathan pritchard" w:date="2025-08-07T07:22:00Z" w16du:dateUtc="2025-08-07T06:22:00Z"/>
              <w:szCs w:val="18"/>
            </w:rPr>
          </w:rPrChange>
        </w:rPr>
      </w:pPr>
      <w:ins w:id="2367" w:author="jonathan pritchard" w:date="2025-08-07T07:22:00Z" w16du:dateUtc="2025-08-07T06:22:00Z">
        <w:r w:rsidRPr="0062074F">
          <w:rPr>
            <w:sz w:val="20"/>
            <w:rPrChange w:id="2368" w:author="jonathan pritchard" w:date="2025-08-07T07:22:00Z" w16du:dateUtc="2025-08-07T06:22:00Z">
              <w:rPr>
                <w:szCs w:val="18"/>
              </w:rPr>
            </w:rPrChange>
          </w:rPr>
          <w:t>When route monitoring, the ECDIS must provide a graphical indication of the intersection of:</w:t>
        </w:r>
      </w:ins>
    </w:p>
    <w:p w14:paraId="6BC78FF0" w14:textId="77777777" w:rsidR="00F06772" w:rsidRPr="0062074F" w:rsidRDefault="00F06772" w:rsidP="00F06772">
      <w:pPr>
        <w:pStyle w:val="ISOChange"/>
        <w:numPr>
          <w:ilvl w:val="0"/>
          <w:numId w:val="247"/>
        </w:numPr>
        <w:spacing w:before="60" w:after="60" w:line="240" w:lineRule="auto"/>
        <w:rPr>
          <w:ins w:id="2369" w:author="jonathan pritchard" w:date="2025-08-07T07:22:00Z" w16du:dateUtc="2025-08-07T06:22:00Z"/>
          <w:sz w:val="20"/>
          <w:rPrChange w:id="2370" w:author="jonathan pritchard" w:date="2025-08-07T07:22:00Z" w16du:dateUtc="2025-08-07T06:22:00Z">
            <w:rPr>
              <w:ins w:id="2371" w:author="jonathan pritchard" w:date="2025-08-07T07:22:00Z" w16du:dateUtc="2025-08-07T06:22:00Z"/>
              <w:szCs w:val="18"/>
            </w:rPr>
          </w:rPrChange>
        </w:rPr>
      </w:pPr>
      <w:ins w:id="2372" w:author="jonathan pritchard" w:date="2025-08-07T07:22:00Z" w16du:dateUtc="2025-08-07T06:22:00Z">
        <w:r w:rsidRPr="0062074F">
          <w:rPr>
            <w:sz w:val="20"/>
            <w:rPrChange w:id="2373" w:author="jonathan pritchard" w:date="2025-08-07T07:22:00Z" w16du:dateUtc="2025-08-07T06:22:00Z">
              <w:rPr>
                <w:szCs w:val="18"/>
              </w:rPr>
            </w:rPrChange>
          </w:rPr>
          <w:t xml:space="preserve">the area bounded by a user-specified distance from the current and next legs of the route (as a minimum) and </w:t>
        </w:r>
      </w:ins>
    </w:p>
    <w:p w14:paraId="61F233B2" w14:textId="4CEC2CB8" w:rsidR="00F06772" w:rsidRPr="0062074F" w:rsidRDefault="00F06772">
      <w:pPr>
        <w:pStyle w:val="ISOChange"/>
        <w:numPr>
          <w:ilvl w:val="0"/>
          <w:numId w:val="247"/>
        </w:numPr>
        <w:spacing w:before="60" w:after="60" w:line="240" w:lineRule="auto"/>
        <w:rPr>
          <w:ins w:id="2374" w:author="jonathan pritchard" w:date="2025-08-07T07:22:00Z" w16du:dateUtc="2025-08-07T06:22:00Z"/>
          <w:sz w:val="20"/>
          <w:rPrChange w:id="2375" w:author="jonathan pritchard" w:date="2025-08-07T07:23:00Z" w16du:dateUtc="2025-08-07T06:23:00Z">
            <w:rPr>
              <w:ins w:id="2376" w:author="jonathan pritchard" w:date="2025-08-07T07:22:00Z" w16du:dateUtc="2025-08-07T06:22:00Z"/>
              <w:szCs w:val="18"/>
            </w:rPr>
          </w:rPrChange>
        </w:rPr>
        <w:pPrChange w:id="2377" w:author="jonathan pritchard" w:date="2025-08-07T07:23:00Z" w16du:dateUtc="2025-08-07T06:23:00Z">
          <w:pPr>
            <w:pStyle w:val="ISOChange"/>
            <w:spacing w:before="60" w:after="60" w:line="240" w:lineRule="auto"/>
          </w:pPr>
        </w:pPrChange>
      </w:pPr>
      <w:ins w:id="2378" w:author="jonathan pritchard" w:date="2025-08-07T07:22:00Z" w16du:dateUtc="2025-08-07T06:22:00Z">
        <w:r w:rsidRPr="0062074F">
          <w:rPr>
            <w:sz w:val="20"/>
            <w:rPrChange w:id="2379" w:author="jonathan pritchard" w:date="2025-08-07T07:22:00Z" w16du:dateUtc="2025-08-07T06:22:00Z">
              <w:rPr>
                <w:szCs w:val="18"/>
              </w:rPr>
            </w:rPrChange>
          </w:rPr>
          <w:t xml:space="preserve">the spatial components associated with alert instructions output by the portrayal. </w:t>
        </w:r>
      </w:ins>
    </w:p>
    <w:p w14:paraId="23B60D48" w14:textId="77777777" w:rsidR="00F06772" w:rsidRPr="0062074F" w:rsidRDefault="00F06772" w:rsidP="00F06772">
      <w:pPr>
        <w:pStyle w:val="ISOChange"/>
        <w:spacing w:before="60" w:after="60" w:line="240" w:lineRule="auto"/>
        <w:rPr>
          <w:ins w:id="2380" w:author="jonathan pritchard" w:date="2025-08-07T07:22:00Z" w16du:dateUtc="2025-08-07T06:22:00Z"/>
          <w:sz w:val="20"/>
          <w:rPrChange w:id="2381" w:author="jonathan pritchard" w:date="2025-08-07T07:22:00Z" w16du:dateUtc="2025-08-07T06:22:00Z">
            <w:rPr>
              <w:ins w:id="2382" w:author="jonathan pritchard" w:date="2025-08-07T07:22:00Z" w16du:dateUtc="2025-08-07T06:22:00Z"/>
              <w:szCs w:val="18"/>
            </w:rPr>
          </w:rPrChange>
        </w:rPr>
      </w:pPr>
      <w:ins w:id="2383" w:author="jonathan pritchard" w:date="2025-08-07T07:22:00Z" w16du:dateUtc="2025-08-07T06:22:00Z">
        <w:r w:rsidRPr="0062074F">
          <w:rPr>
            <w:sz w:val="20"/>
            <w:rPrChange w:id="2384" w:author="jonathan pritchard" w:date="2025-08-07T07:22:00Z" w16du:dateUtc="2025-08-07T06:22:00Z">
              <w:rPr>
                <w:szCs w:val="18"/>
              </w:rPr>
            </w:rPrChange>
          </w:rPr>
          <w:t>When route monitoring, the ECDIS must provide an additional graphical indication of the intersection of:</w:t>
        </w:r>
      </w:ins>
    </w:p>
    <w:p w14:paraId="4E615960" w14:textId="01AFFC01" w:rsidR="00F06772" w:rsidRPr="0062074F" w:rsidRDefault="00F06772" w:rsidP="00F06772">
      <w:pPr>
        <w:pStyle w:val="ISOChange"/>
        <w:numPr>
          <w:ilvl w:val="0"/>
          <w:numId w:val="248"/>
        </w:numPr>
        <w:spacing w:before="60" w:after="60" w:line="240" w:lineRule="auto"/>
        <w:rPr>
          <w:ins w:id="2385" w:author="jonathan pritchard" w:date="2025-08-07T07:23:00Z" w16du:dateUtc="2025-08-07T06:23:00Z"/>
          <w:sz w:val="20"/>
        </w:rPr>
      </w:pPr>
      <w:ins w:id="2386" w:author="jonathan pritchard" w:date="2025-08-07T07:22:00Z" w16du:dateUtc="2025-08-07T06:22:00Z">
        <w:r w:rsidRPr="0062074F">
          <w:rPr>
            <w:sz w:val="20"/>
            <w:rPrChange w:id="2387" w:author="jonathan pritchard" w:date="2025-08-07T07:22:00Z" w16du:dateUtc="2025-08-07T06:22:00Z">
              <w:rPr>
                <w:szCs w:val="18"/>
              </w:rPr>
            </w:rPrChange>
          </w:rPr>
          <w:t xml:space="preserve">the area bounded by a user-specified distance from a vector extending from own ship in the direction of own ship’s course for a user-specified time or distance and </w:t>
        </w:r>
        <w:r w:rsidRPr="0062074F">
          <w:rPr>
            <w:sz w:val="22"/>
            <w:szCs w:val="22"/>
            <w:rPrChange w:id="2388" w:author="jonathan pritchard" w:date="2025-08-07T07:23:00Z" w16du:dateUtc="2025-08-07T06:23:00Z">
              <w:rPr>
                <w:sz w:val="20"/>
              </w:rPr>
            </w:rPrChange>
          </w:rPr>
          <w:t xml:space="preserve"> </w:t>
        </w:r>
        <w:r w:rsidRPr="0062074F">
          <w:rPr>
            <w:sz w:val="20"/>
            <w:szCs w:val="22"/>
            <w:rPrChange w:id="2389" w:author="jonathan pritchard" w:date="2025-08-07T07:23:00Z" w16du:dateUtc="2025-08-07T06:23:00Z">
              <w:rPr/>
            </w:rPrChange>
          </w:rPr>
          <w:t>the spatial components associated with alert instructions output by the portrayal.</w:t>
        </w:r>
      </w:ins>
    </w:p>
    <w:p w14:paraId="2F25FE6F" w14:textId="77777777" w:rsidR="00F06772" w:rsidRPr="0062074F" w:rsidRDefault="00F06772">
      <w:pPr>
        <w:pStyle w:val="ISOChange"/>
        <w:spacing w:before="60" w:after="60" w:line="240" w:lineRule="auto"/>
        <w:pPrChange w:id="2390" w:author="jonathan pritchard" w:date="2025-08-07T07:23:00Z" w16du:dateUtc="2025-08-07T06:23:00Z">
          <w:pPr>
            <w:spacing w:after="120" w:line="240" w:lineRule="auto"/>
            <w:jc w:val="both"/>
          </w:pPr>
        </w:pPrChange>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2391" w:name="_Ref47321487"/>
      <w:bookmarkStart w:id="2392"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2391"/>
      <w:r w:rsidRPr="0062074F">
        <w:t xml:space="preserve"> - Example</w:t>
      </w:r>
      <w:r w:rsidR="00A96A31" w:rsidRPr="0062074F">
        <w:t>s</w:t>
      </w:r>
      <w:r w:rsidRPr="0062074F">
        <w:t xml:space="preserve"> of indication highlight</w:t>
      </w:r>
      <w:bookmarkEnd w:id="2392"/>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2393" w:name="_Ref49340750"/>
      <w:bookmarkStart w:id="2394" w:name="_Toc219458273"/>
      <w:r w:rsidRPr="0062074F">
        <w:t>Detection of areas for which special conditions exist</w:t>
      </w:r>
      <w:bookmarkEnd w:id="2393"/>
      <w:bookmarkEnd w:id="2394"/>
    </w:p>
    <w:p w14:paraId="5ACECE2E" w14:textId="49114634" w:rsidR="00FA374F" w:rsidRPr="0062074F" w:rsidRDefault="00FA374F" w:rsidP="009D43C5">
      <w:pPr>
        <w:spacing w:after="60" w:line="240" w:lineRule="auto"/>
        <w:jc w:val="both"/>
      </w:pPr>
      <w:r w:rsidRPr="0062074F">
        <w:t xml:space="preserve">The IMO Performance Standard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2395" w:name="_Toc219458274"/>
      <w:r w:rsidRPr="0062074F">
        <w:t>Definition</w:t>
      </w:r>
      <w:r w:rsidR="001275B6" w:rsidRPr="0062074F">
        <w:t xml:space="preserve"> of safety contour</w:t>
      </w:r>
      <w:bookmarkEnd w:id="2395"/>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2396" w:name="_Ref49340754"/>
      <w:bookmarkStart w:id="2397" w:name="_Toc219458275"/>
      <w:r w:rsidRPr="0062074F">
        <w:t>Detection of safety contour</w:t>
      </w:r>
      <w:bookmarkEnd w:id="2396"/>
      <w:bookmarkEnd w:id="2397"/>
    </w:p>
    <w:p w14:paraId="2C8092B5" w14:textId="598F3501" w:rsidR="001275B6" w:rsidRPr="0062074F" w:rsidRDefault="001275B6" w:rsidP="00DA5A6F">
      <w:pPr>
        <w:spacing w:after="60" w:line="240" w:lineRule="auto"/>
        <w:jc w:val="both"/>
      </w:pPr>
      <w:r w:rsidRPr="0062074F">
        <w:t xml:space="preserve">The IMO Performance Standard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2398" w:name="_Hlk189057382"/>
      <w:r w:rsidRPr="0062074F">
        <w:rPr>
          <w:i/>
          <w:iCs/>
        </w:rPr>
        <w:t>A graphical indication should be given if the current or the next leg of the selected route passes closer than a user-specified distance from the safety contour.</w:t>
      </w:r>
    </w:p>
    <w:bookmarkEnd w:id="2398"/>
    <w:p w14:paraId="61E2048B" w14:textId="126D00B1" w:rsidR="00947715" w:rsidRPr="0062074F" w:rsidRDefault="00947715" w:rsidP="00DA5A6F">
      <w:pPr>
        <w:spacing w:after="120" w:line="240" w:lineRule="auto"/>
        <w:jc w:val="both"/>
      </w:pPr>
      <w:r w:rsidRPr="0062074F">
        <w:t xml:space="preserve">The ECDIS must implement support for </w:t>
      </w:r>
      <w:r w:rsidR="00DA5A6F" w:rsidRPr="0062074F">
        <w:t>A</w:t>
      </w:r>
      <w:r w:rsidRPr="0062074F">
        <w:t xml:space="preserve">lert and </w:t>
      </w:r>
      <w:r w:rsidR="00DA5A6F" w:rsidRPr="0062074F">
        <w:t>I</w:t>
      </w:r>
      <w:r w:rsidRPr="0062074F">
        <w:t xml:space="preserve">ndications </w:t>
      </w:r>
      <w:r w:rsidR="00DA5A6F" w:rsidRPr="0062074F">
        <w:t>Catalogue</w:t>
      </w:r>
      <w:r w:rsidR="004E69AF" w:rsidRPr="0062074F">
        <w:t>s</w:t>
      </w:r>
      <w:r w:rsidRPr="0062074F">
        <w:t xml:space="preserve"> </w:t>
      </w:r>
    </w:p>
    <w:p w14:paraId="4972FE83" w14:textId="0D7DA505" w:rsidR="001275B6" w:rsidRPr="0062074F" w:rsidRDefault="001275B6" w:rsidP="00DA5A6F">
      <w:pPr>
        <w:spacing w:after="120" w:line="240" w:lineRule="auto"/>
        <w:jc w:val="both"/>
      </w:pPr>
      <w:r w:rsidRPr="0062074F">
        <w:lastRenderedPageBreak/>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2399"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2399"/>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2400" w:name="_Toc219458276"/>
      <w:r w:rsidRPr="0062074F">
        <w:t>Indications related to ENC accuracy</w:t>
      </w:r>
      <w:bookmarkEnd w:id="2400"/>
      <w:r w:rsidRPr="0062074F">
        <w:t xml:space="preserve"> </w:t>
      </w:r>
    </w:p>
    <w:p w14:paraId="06DEBB43" w14:textId="05D4895F" w:rsidR="009A3284" w:rsidRPr="0062074F" w:rsidRDefault="009A3284" w:rsidP="009A3284">
      <w:pPr>
        <w:jc w:val="both"/>
      </w:pPr>
      <w:r w:rsidRPr="0062074F">
        <w:t xml:space="preserve">The IMO Performance Standard for ECDIS </w:t>
      </w:r>
      <w:r w:rsidR="0056040E" w:rsidRPr="0062074F">
        <w:t>MSC.530(106)/Rev.1</w:t>
      </w:r>
      <w:r w:rsidRPr="0062074F">
        <w:t>, clause 11.3.6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rPr>
          <w:ins w:id="2401" w:author="jonathan pritchard" w:date="2025-10-27T06:53:00Z" w16du:dateUtc="2025-10-27T06:53:00Z"/>
        </w:rPr>
      </w:pPr>
    </w:p>
    <w:p w14:paraId="6E2731DE" w14:textId="40EE34EB" w:rsidR="006E461B" w:rsidRPr="0062074F" w:rsidRDefault="006E461B" w:rsidP="009A3284">
      <w:pPr>
        <w:spacing w:after="0" w:line="240" w:lineRule="auto"/>
        <w:jc w:val="both"/>
        <w:rPr>
          <w:ins w:id="2402" w:author="jonathan pritchard" w:date="2025-10-27T06:53:00Z" w16du:dateUtc="2025-10-27T06:53:00Z"/>
        </w:rPr>
      </w:pPr>
      <w:ins w:id="2403" w:author="jonathan pritchard" w:date="2025-10-27T06:53:00Z" w16du:dateUtc="2025-10-27T06:53:00Z">
        <w:r w:rsidRPr="0062074F">
          <w:t>The selector to take into account accuracy</w:t>
        </w:r>
      </w:ins>
      <w:ins w:id="2404" w:author="jonathan pritchard" w:date="2025-10-27T06:54:00Z" w16du:dateUtc="2025-10-27T06:54:00Z">
        <w:r w:rsidRPr="0062074F">
          <w:t xml:space="preserve"> information must be called “Uncertainty”. The OEM may optionally split the uncertainty selector into </w:t>
        </w:r>
      </w:ins>
      <w:ins w:id="2405" w:author="jonathan pritchard" w:date="2025-10-27T07:59:00Z" w16du:dateUtc="2025-10-27T07:59:00Z">
        <w:r w:rsidR="00C70A48" w:rsidRPr="0062074F">
          <w:t xml:space="preserve">separate </w:t>
        </w:r>
      </w:ins>
      <w:ins w:id="2406" w:author="jonathan pritchard" w:date="2025-10-27T06:54:00Z" w16du:dateUtc="2025-10-27T06:54:00Z">
        <w:r w:rsidRPr="0062074F">
          <w:t>horizontal and vertical components.</w:t>
        </w:r>
      </w:ins>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77777777"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proofErr w:type="spellStart"/>
      <w:r w:rsidRPr="0062074F">
        <w:rPr>
          <w:i/>
          <w:iCs/>
        </w:rPr>
        <w:t>zoneOfConfidence</w:t>
      </w:r>
      <w:proofErr w:type="spellEnd"/>
      <w:r w:rsidRPr="0062074F">
        <w:rPr>
          <w:b/>
          <w:bCs/>
          <w:i/>
          <w:iCs/>
        </w:rPr>
        <w:t xml:space="preserve">  </w:t>
      </w:r>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rsidP="00530F27">
      <w:pPr>
        <w:pStyle w:val="Heading3"/>
        <w:numPr>
          <w:ilvl w:val="3"/>
          <w:numId w:val="188"/>
        </w:numPr>
        <w:rPr>
          <w:rFonts w:eastAsia="Calibri"/>
          <w:b w:val="0"/>
          <w:bCs w:val="0"/>
          <w:snapToGrid w:val="0"/>
          <w:lang w:eastAsia="fr-FR"/>
        </w:rPr>
      </w:pPr>
      <w:bookmarkStart w:id="2407" w:name="_Toc219458277"/>
      <w:r w:rsidRPr="0062074F">
        <w:t>Check area extension value – S-101 only</w:t>
      </w:r>
      <w:bookmarkEnd w:id="2407"/>
    </w:p>
    <w:p w14:paraId="3CC38CE1" w14:textId="77777777" w:rsidR="009A3284" w:rsidRPr="0062074F" w:rsidRDefault="009A3284" w:rsidP="009A3284">
      <w:pPr>
        <w:spacing w:after="0" w:line="240" w:lineRule="auto"/>
        <w:jc w:val="both"/>
      </w:pPr>
    </w:p>
    <w:p w14:paraId="35007419" w14:textId="498BC5BA" w:rsidR="009A3284" w:rsidRPr="0062074F" w:rsidRDefault="009A3284" w:rsidP="009A3284">
      <w:pPr>
        <w:spacing w:after="0" w:line="240" w:lineRule="auto"/>
        <w:jc w:val="both"/>
      </w:pPr>
      <w:r w:rsidRPr="0062074F">
        <w:t xml:space="preserve">When the ECDIS is using S-101 without any S-102 depth substitution or S-104 depth adjustment the S-101 </w:t>
      </w:r>
      <w:proofErr w:type="spellStart"/>
      <w:r w:rsidRPr="0062074F">
        <w:t>QualityOfBathymetricData</w:t>
      </w:r>
      <w:proofErr w:type="spellEnd"/>
      <w:r w:rsidRPr="0062074F">
        <w:t xml:space="preserve"> feature contains a </w:t>
      </w:r>
      <w:proofErr w:type="spellStart"/>
      <w:r w:rsidRPr="0062074F">
        <w:t>zoneOfConfidence</w:t>
      </w:r>
      <w:proofErr w:type="spellEnd"/>
      <w:r w:rsidRPr="0062074F">
        <w:t xml:space="preserve"> complex attribute. This provides either a </w:t>
      </w:r>
      <w:proofErr w:type="spellStart"/>
      <w:r w:rsidRPr="0062074F">
        <w:rPr>
          <w:i/>
          <w:iCs/>
        </w:rPr>
        <w:t>horizontalPositionUncertainty</w:t>
      </w:r>
      <w:proofErr w:type="spellEnd"/>
      <w:r w:rsidRPr="0062074F">
        <w:t xml:space="preserve"> sub-attribute</w:t>
      </w:r>
      <w:r w:rsidR="008972A2" w:rsidRPr="0062074F">
        <w:t xml:space="preserve"> </w:t>
      </w:r>
      <w:r w:rsidRPr="0062074F">
        <w:t xml:space="preserve">If no </w:t>
      </w:r>
      <w:proofErr w:type="spellStart"/>
      <w:r w:rsidRPr="0062074F">
        <w:rPr>
          <w:i/>
          <w:iCs/>
        </w:rPr>
        <w:t>horizontalPositionUncertainty</w:t>
      </w:r>
      <w:proofErr w:type="spellEnd"/>
      <w:r w:rsidRPr="0062074F">
        <w:t xml:space="preserve">  value is available then the amount of extension must be taken from the sub-attribute </w:t>
      </w:r>
      <w:proofErr w:type="spellStart"/>
      <w:r w:rsidRPr="0062074F">
        <w:rPr>
          <w:i/>
          <w:iCs/>
        </w:rPr>
        <w:t>categoryOfZoneOfConfidence</w:t>
      </w:r>
      <w:proofErr w:type="spellEnd"/>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proofErr w:type="spellStart"/>
            <w:r w:rsidRPr="0062074F">
              <w:rPr>
                <w:b/>
                <w:bCs/>
                <w:i/>
                <w:iCs/>
              </w:rPr>
              <w:t>categoryOfZoneOfConfidence</w:t>
            </w:r>
            <w:proofErr w:type="spellEnd"/>
            <w:r w:rsidRPr="0062074F">
              <w:rPr>
                <w:b/>
                <w:bCs/>
                <w:i/>
                <w:iCs/>
              </w:rPr>
              <w:t xml:space="preserv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lastRenderedPageBreak/>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5828768E" w:rsidR="009A3284" w:rsidRPr="0062074F" w:rsidRDefault="00C56536" w:rsidP="00530F27">
      <w:pPr>
        <w:pStyle w:val="Caption"/>
        <w:jc w:val="center"/>
      </w:pPr>
      <w:r w:rsidRPr="0062074F">
        <w:t xml:space="preserve">Table </w:t>
      </w:r>
      <w:r w:rsidRPr="0062074F">
        <w:fldChar w:fldCharType="begin"/>
      </w:r>
      <w:r w:rsidRPr="0062074F">
        <w:instrText xml:space="preserve"> SEQ Table \* ARABIC </w:instrText>
      </w:r>
      <w:r w:rsidRPr="0062074F">
        <w:fldChar w:fldCharType="separate"/>
      </w:r>
      <w:r w:rsidRPr="0062074F">
        <w:rPr>
          <w:noProof/>
        </w:rPr>
        <w:t>3</w:t>
      </w:r>
      <w:r w:rsidRPr="0062074F">
        <w:fldChar w:fldCharType="end"/>
      </w:r>
      <w:r w:rsidRPr="0062074F">
        <w:t xml:space="preserve">: </w:t>
      </w:r>
      <w:proofErr w:type="spellStart"/>
      <w:r w:rsidRPr="0062074F">
        <w:t>categoryOfZoneOfConfidence</w:t>
      </w:r>
      <w:proofErr w:type="spellEnd"/>
      <w:r w:rsidRPr="0062074F">
        <w:t xml:space="preserve"> and Accuracy values.</w:t>
      </w:r>
    </w:p>
    <w:p w14:paraId="12949F5D" w14:textId="777D13F9" w:rsidR="009A3284" w:rsidRPr="0062074F" w:rsidRDefault="00265357" w:rsidP="00530F27">
      <w:pPr>
        <w:pStyle w:val="Heading3"/>
        <w:numPr>
          <w:ilvl w:val="3"/>
          <w:numId w:val="188"/>
        </w:numPr>
      </w:pPr>
      <w:r w:rsidRPr="0062074F">
        <w:rPr>
          <w:rFonts w:eastAsia="Calibri"/>
          <w:snapToGrid w:val="0"/>
          <w:lang w:eastAsia="fr-FR"/>
        </w:rPr>
        <w:t xml:space="preserve"> </w:t>
      </w:r>
      <w:bookmarkStart w:id="2408" w:name="_Toc219458278"/>
      <w:r w:rsidR="009A3284" w:rsidRPr="0062074F">
        <w:t>Check area extension value  – S-102 depth substitution</w:t>
      </w:r>
      <w:bookmarkEnd w:id="2408"/>
    </w:p>
    <w:p w14:paraId="6AB25B05" w14:textId="564AF3D9" w:rsidR="009A3284" w:rsidRPr="0062074F" w:rsidRDefault="009A3284" w:rsidP="009A3284">
      <w:pPr>
        <w:spacing w:after="0" w:line="240" w:lineRule="auto"/>
      </w:pPr>
      <w:r w:rsidRPr="0062074F">
        <w:t xml:space="preserve">When the depth information in the S-101 is substituted by S-102  the </w:t>
      </w:r>
      <w:proofErr w:type="spellStart"/>
      <w:r w:rsidRPr="0062074F">
        <w:rPr>
          <w:i/>
          <w:iCs/>
        </w:rPr>
        <w:t>zoneOfConfidence.horizontalPositionUncertainty.</w:t>
      </w:r>
      <w:r w:rsidRPr="0062074F">
        <w:t>uncertaintyFixed</w:t>
      </w:r>
      <w:proofErr w:type="spellEnd"/>
      <w:r w:rsidRPr="0062074F">
        <w:rPr>
          <w:i/>
          <w:iCs/>
        </w:rPr>
        <w:t xml:space="preserve">  </w:t>
      </w:r>
      <w:r w:rsidR="00C56536" w:rsidRPr="0062074F">
        <w:t>in</w:t>
      </w:r>
      <w:r w:rsidRPr="0062074F">
        <w:t xml:space="preserve"> the </w:t>
      </w:r>
      <w:proofErr w:type="spellStart"/>
      <w:r w:rsidRPr="0062074F">
        <w:t>QualityOfBathymetryCoverage</w:t>
      </w:r>
      <w:proofErr w:type="spellEnd"/>
      <w:r w:rsidRPr="0062074F">
        <w:t xml:space="preserve"> feature attribute table (S-100 Part 10c, 9.6.2)  from the S-102 must be used instead  of the S-101 feature information as defined in the last clause if it is set. If this value is not available  then the S-101 value defined in the previous clause must be used instead.</w:t>
      </w:r>
    </w:p>
    <w:p w14:paraId="575ABD69" w14:textId="77777777" w:rsidR="009A3284" w:rsidRPr="0062074F" w:rsidRDefault="009A3284" w:rsidP="009A3284">
      <w:pPr>
        <w:spacing w:after="0" w:line="240" w:lineRule="auto"/>
      </w:pPr>
    </w:p>
    <w:p w14:paraId="4F2142E1" w14:textId="190F3215" w:rsidR="009A3284" w:rsidRPr="0062074F" w:rsidRDefault="009A3284" w:rsidP="00530F27">
      <w:pPr>
        <w:pStyle w:val="Heading3"/>
        <w:numPr>
          <w:ilvl w:val="3"/>
          <w:numId w:val="188"/>
        </w:numPr>
        <w:rPr>
          <w:lang w:val="en-US"/>
        </w:rPr>
      </w:pPr>
      <w:bookmarkStart w:id="2409" w:name="_Toc219458279"/>
      <w:r w:rsidRPr="0062074F">
        <w:t>Check area extension value – S-102 depth substitution and S-104 adjustment</w:t>
      </w:r>
      <w:bookmarkEnd w:id="2409"/>
    </w:p>
    <w:p w14:paraId="4A0F947E" w14:textId="4BC6428C" w:rsidR="009A3284" w:rsidRPr="0062074F" w:rsidRDefault="009A3284" w:rsidP="00760179">
      <w:pPr>
        <w:spacing w:after="0" w:line="240" w:lineRule="auto"/>
      </w:pPr>
      <w:r w:rsidRPr="0062074F">
        <w:t xml:space="preserve">When the depth values in the S-101 are substituted for S-102 and also adjusted by the S-104 values (as documented in </w:t>
      </w:r>
      <w:r w:rsidR="00265357" w:rsidRPr="0062074F">
        <w:t>Appendix</w:t>
      </w:r>
      <w:r w:rsidR="00265357" w:rsidRPr="0062074F">
        <w:rPr>
          <w:b/>
          <w:bCs/>
        </w:rPr>
        <w:t xml:space="preserve"> </w:t>
      </w:r>
      <w:r w:rsidR="00265357" w:rsidRPr="0062074F">
        <w:t>D</w:t>
      </w:r>
      <w:r w:rsidRPr="0062074F">
        <w:t xml:space="preserve">) then the total value for the extension of the check area, as defined in the previous clause must then be further adjusted by adding the uncertainty value in the S-104 feature attribute table </w:t>
      </w:r>
      <w:r w:rsidRPr="0062074F">
        <w:rPr>
          <w:i/>
          <w:iCs/>
        </w:rPr>
        <w:t>zoneOfConfidence.horizontalPositionUncertainty.uncertaintyFixed</w:t>
      </w:r>
      <w:r w:rsidRPr="0062074F">
        <w:rPr>
          <w:b/>
          <w:bCs/>
        </w:rPr>
        <w:t> </w:t>
      </w:r>
      <w:r w:rsidRPr="0062074F">
        <w:t>if defined.</w:t>
      </w:r>
    </w:p>
    <w:p w14:paraId="52C08F0C" w14:textId="77777777" w:rsidR="009A3284" w:rsidRPr="0062074F" w:rsidRDefault="009A3284" w:rsidP="00760179">
      <w:pPr>
        <w:spacing w:after="0" w:line="240" w:lineRule="auto"/>
      </w:pPr>
    </w:p>
    <w:p w14:paraId="403CA111" w14:textId="77777777" w:rsidR="009A3284" w:rsidRPr="0062074F" w:rsidRDefault="009A3284" w:rsidP="00760179">
      <w:pPr>
        <w:spacing w:after="0" w:line="240" w:lineRule="auto"/>
      </w:pPr>
      <w:r w:rsidRPr="0062074F">
        <w:t xml:space="preserve">For example, when the ECDIS is using S-101 only, if the value of “closer than user specified distance is 100 m and if the value of </w:t>
      </w:r>
      <w:proofErr w:type="spellStart"/>
      <w:r w:rsidRPr="0062074F">
        <w:rPr>
          <w:i/>
          <w:iCs/>
        </w:rPr>
        <w:t>categoryOfZoneOfConfidence</w:t>
      </w:r>
      <w:proofErr w:type="spellEnd"/>
      <w:r w:rsidRPr="0062074F">
        <w:rPr>
          <w:b/>
          <w:bCs/>
          <w:i/>
          <w:iCs/>
        </w:rPr>
        <w:t xml:space="preserve"> </w:t>
      </w:r>
      <w:r w:rsidRPr="0062074F">
        <w:t>is A2 (a value of 20 m from the table of defaults) then the check is extended in the horizontal direction up to 120 m.</w:t>
      </w:r>
    </w:p>
    <w:p w14:paraId="70FBDD9E" w14:textId="77777777" w:rsidR="009A3284" w:rsidRPr="0062074F" w:rsidRDefault="009A3284" w:rsidP="009A3284">
      <w:pPr>
        <w:tabs>
          <w:tab w:val="left" w:pos="7629"/>
        </w:tabs>
        <w:spacing w:after="0" w:line="240" w:lineRule="auto"/>
      </w:pPr>
      <w:r w:rsidRPr="0062074F">
        <w:tab/>
      </w:r>
    </w:p>
    <w:p w14:paraId="0971EB71" w14:textId="77777777" w:rsidR="009A3284" w:rsidRPr="0062074F" w:rsidRDefault="009A3284" w:rsidP="009A3284">
      <w:pPr>
        <w:spacing w:after="0" w:line="240" w:lineRule="auto"/>
      </w:pPr>
      <w:r w:rsidRPr="0062074F">
        <w:rPr>
          <w:noProof/>
        </w:rPr>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261F709" w14:textId="77777777" w:rsidR="009A3284" w:rsidRPr="0062074F" w:rsidRDefault="009A3284" w:rsidP="009A3284">
      <w:pPr>
        <w:spacing w:after="0" w:line="240" w:lineRule="auto"/>
      </w:pPr>
    </w:p>
    <w:p w14:paraId="334EFBD2"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9. Example Danger Highlight extended by underlaying value of </w:t>
      </w:r>
      <w:proofErr w:type="spellStart"/>
      <w:r w:rsidRPr="0062074F">
        <w:rPr>
          <w:b/>
          <w:bCs/>
          <w:i/>
          <w:iCs/>
        </w:rPr>
        <w:t>categoryOfZoneOfConfidence</w:t>
      </w:r>
      <w:proofErr w:type="spellEnd"/>
      <w:r w:rsidRPr="0062074F">
        <w:rPr>
          <w:rFonts w:eastAsia="Calibri" w:cs="Arial"/>
          <w:b/>
          <w:bCs/>
          <w:lang w:eastAsia="fr-FR"/>
        </w:rPr>
        <w:t>, left is without extension and right is with extension</w:t>
      </w:r>
    </w:p>
    <w:p w14:paraId="781F8253" w14:textId="77777777" w:rsidR="009A3284" w:rsidRPr="0062074F" w:rsidRDefault="009A3284" w:rsidP="009A3284">
      <w:pPr>
        <w:spacing w:after="0" w:line="240" w:lineRule="auto"/>
      </w:pPr>
    </w:p>
    <w:p w14:paraId="6BD79E97" w14:textId="77777777" w:rsidR="009A3284" w:rsidRPr="0062074F" w:rsidRDefault="009A3284" w:rsidP="009A3284">
      <w:pPr>
        <w:spacing w:after="0" w:line="240" w:lineRule="auto"/>
      </w:pPr>
      <w:r w:rsidRPr="0062074F">
        <w:t xml:space="preserve">For the S-101 case, when multiple </w:t>
      </w:r>
      <w:proofErr w:type="spellStart"/>
      <w:r w:rsidRPr="0062074F">
        <w:t>QualityOfBathymetricData</w:t>
      </w:r>
      <w:proofErr w:type="spellEnd"/>
      <w:r w:rsidRPr="0062074F">
        <w:t xml:space="preserve"> features with different  </w:t>
      </w:r>
      <w:proofErr w:type="spellStart"/>
      <w:r w:rsidRPr="0062074F">
        <w:rPr>
          <w:i/>
          <w:iCs/>
        </w:rPr>
        <w:t>categoryOfZoneOfConfidence</w:t>
      </w:r>
      <w:proofErr w:type="spellEnd"/>
      <w:r w:rsidRPr="0062074F">
        <w:t xml:space="preserve">  values underlay the check area, then the value of extension changes at the point where the original non-extended check area crosses the boundary of the </w:t>
      </w:r>
      <w:proofErr w:type="spellStart"/>
      <w:r w:rsidRPr="0062074F">
        <w:t>QualityOfBathymetricData</w:t>
      </w:r>
      <w:proofErr w:type="spellEnd"/>
      <w:r w:rsidRPr="0062074F">
        <w:t xml:space="preserve"> areas with different </w:t>
      </w:r>
      <w:proofErr w:type="spellStart"/>
      <w:r w:rsidRPr="0062074F">
        <w:rPr>
          <w:i/>
          <w:iCs/>
        </w:rPr>
        <w:t>categoryOfZoneOfConfidence</w:t>
      </w:r>
      <w:proofErr w:type="spellEnd"/>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lastRenderedPageBreak/>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proofErr w:type="spellStart"/>
      <w:r w:rsidRPr="0062074F">
        <w:rPr>
          <w:b/>
          <w:bCs/>
        </w:rPr>
        <w:t>QualityOfBathymetricData</w:t>
      </w:r>
      <w:proofErr w:type="spellEnd"/>
      <w:r w:rsidRPr="0062074F">
        <w:rPr>
          <w:b/>
          <w:bCs/>
        </w:rPr>
        <w:t xml:space="preserve"> </w:t>
      </w:r>
      <w:r w:rsidRPr="0062074F">
        <w:rPr>
          <w:rFonts w:eastAsia="Calibri" w:cs="Arial"/>
          <w:b/>
          <w:bCs/>
          <w:lang w:eastAsia="fr-FR"/>
        </w:rPr>
        <w:t xml:space="preserve">areas with different values of </w:t>
      </w:r>
      <w:proofErr w:type="spellStart"/>
      <w:r w:rsidRPr="0062074F">
        <w:rPr>
          <w:b/>
          <w:bCs/>
          <w:i/>
          <w:iCs/>
        </w:rPr>
        <w:t>categoryOfZoneOfConfidence</w:t>
      </w:r>
      <w:proofErr w:type="spellEnd"/>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2410" w:name="_Ref88060090"/>
      <w:bookmarkStart w:id="2411" w:name="_Toc219458280"/>
      <w:r w:rsidRPr="0062074F">
        <w:t>Enhanced</w:t>
      </w:r>
      <w:r w:rsidR="00927EBE" w:rsidRPr="0062074F">
        <w:t xml:space="preserve"> Safety Contour</w:t>
      </w:r>
      <w:bookmarkEnd w:id="2410"/>
      <w:r w:rsidR="007D1C60" w:rsidRPr="0062074F">
        <w:t xml:space="preserve"> and Water Level Adjustment.</w:t>
      </w:r>
      <w:bookmarkEnd w:id="2411"/>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safety contour and attendant alerts/indications. When this is done contextual ENC features with depth information are also substituted from the bathymetric grid to present the user </w:t>
      </w:r>
      <w:ins w:id="2412" w:author="jonathan pritchard" w:date="2026-01-16T14:39:00Z" w16du:dateUtc="2026-01-16T14:39:00Z">
        <w:r w:rsidR="00D56DA6">
          <w:t xml:space="preserve">with </w:t>
        </w:r>
      </w:ins>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2413" w:name="_Toc219458281"/>
      <w:r w:rsidR="004F141B" w:rsidRPr="0062074F">
        <w:t>Other</w:t>
      </w:r>
      <w:r w:rsidR="00286BF8" w:rsidRPr="0062074F">
        <w:t xml:space="preserve"> specified display features</w:t>
      </w:r>
      <w:bookmarkStart w:id="2414" w:name="_Toc175130256"/>
      <w:bookmarkStart w:id="2415" w:name="_Toc175130257"/>
      <w:bookmarkStart w:id="2416" w:name="_Toc175130258"/>
      <w:bookmarkStart w:id="2417" w:name="_Toc175130259"/>
      <w:bookmarkStart w:id="2418" w:name="_Toc175130260"/>
      <w:bookmarkStart w:id="2419" w:name="_Toc175130261"/>
      <w:bookmarkStart w:id="2420" w:name="_Toc175130262"/>
      <w:bookmarkEnd w:id="2413"/>
      <w:bookmarkEnd w:id="2414"/>
      <w:bookmarkEnd w:id="2415"/>
      <w:bookmarkEnd w:id="2416"/>
      <w:bookmarkEnd w:id="2417"/>
      <w:bookmarkEnd w:id="2418"/>
      <w:bookmarkEnd w:id="2419"/>
      <w:bookmarkEnd w:id="2420"/>
      <w:r w:rsidR="001A432B" w:rsidRPr="0062074F">
        <w:rPr>
          <w:strike/>
        </w:rPr>
        <w:t xml:space="preserve"> </w:t>
      </w:r>
    </w:p>
    <w:p w14:paraId="413066EB" w14:textId="52B7C055" w:rsidR="00411F4B" w:rsidRPr="0062074F" w:rsidRDefault="00411F4B" w:rsidP="00411F4B">
      <w:pPr>
        <w:pStyle w:val="Heading3"/>
      </w:pPr>
      <w:bookmarkStart w:id="2421" w:name="_Ref48912766"/>
      <w:bookmarkStart w:id="2422" w:name="_Toc219458282"/>
      <w:r w:rsidRPr="0062074F">
        <w:t>Legend</w:t>
      </w:r>
      <w:bookmarkEnd w:id="2422"/>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791362D2" w:rsidR="001822E6" w:rsidRPr="0062074F" w:rsidRDefault="001822E6" w:rsidP="00530F27">
      <w:pPr>
        <w:pStyle w:val="ListParagraph"/>
        <w:numPr>
          <w:ilvl w:val="0"/>
          <w:numId w:val="246"/>
        </w:numPr>
        <w:spacing w:after="60" w:line="240" w:lineRule="auto"/>
        <w:jc w:val="both"/>
        <w:rPr>
          <w:ins w:id="2423" w:author="jonathan pritchard" w:date="2025-07-23T13:37:00Z" w16du:dateUtc="2025-07-23T12:37:00Z"/>
        </w:rPr>
      </w:pPr>
      <w:ins w:id="2424" w:author="jonathan pritchard" w:date="2025-07-23T13:37:00Z" w16du:dateUtc="2025-07-23T12:37:00Z">
        <w:r w:rsidRPr="0062074F">
          <w:t>Units for Depth</w:t>
        </w:r>
      </w:ins>
    </w:p>
    <w:p w14:paraId="06600D7A" w14:textId="4AE40166" w:rsidR="001822E6" w:rsidRPr="0062074F" w:rsidRDefault="001822E6" w:rsidP="00530F27">
      <w:pPr>
        <w:pStyle w:val="ListParagraph"/>
        <w:numPr>
          <w:ilvl w:val="0"/>
          <w:numId w:val="246"/>
        </w:numPr>
        <w:spacing w:after="60" w:line="240" w:lineRule="auto"/>
        <w:jc w:val="both"/>
        <w:rPr>
          <w:ins w:id="2425" w:author="jonathan pritchard" w:date="2025-07-23T13:37:00Z" w16du:dateUtc="2025-07-23T12:37:00Z"/>
        </w:rPr>
      </w:pPr>
      <w:ins w:id="2426" w:author="jonathan pritchard" w:date="2025-07-23T13:37:00Z" w16du:dateUtc="2025-07-23T12:37:00Z">
        <w:r w:rsidRPr="0062074F">
          <w:t>Units for Height</w:t>
        </w:r>
      </w:ins>
    </w:p>
    <w:p w14:paraId="21007C12" w14:textId="4CF8AC9C" w:rsidR="00411F4B" w:rsidRPr="0062074F" w:rsidRDefault="00411F4B" w:rsidP="00530F27">
      <w:pPr>
        <w:pStyle w:val="ListParagraph"/>
        <w:numPr>
          <w:ilvl w:val="0"/>
          <w:numId w:val="246"/>
        </w:numPr>
        <w:spacing w:after="60" w:line="240" w:lineRule="auto"/>
        <w:jc w:val="both"/>
      </w:pPr>
      <w:r w:rsidRPr="0062074F">
        <w:t>Scale of display;</w:t>
      </w:r>
      <w:del w:id="2427" w:author="jonathan pritchard" w:date="2026-01-14T12:19:00Z" w16du:dateUtc="2026-01-14T12:19:00Z">
        <w:r w:rsidRPr="0062074F" w:rsidDel="000B0974">
          <w:delText xml:space="preserve"> </w:delText>
        </w:r>
        <w:r w:rsidRPr="0062074F" w:rsidDel="000B0974">
          <w:rPr>
            <w:strike/>
            <w:rPrChange w:id="2428" w:author="jonathan pritchard" w:date="2026-01-14T12:20:00Z" w16du:dateUtc="2026-01-14T12:20:00Z">
              <w:rPr/>
            </w:rPrChange>
          </w:rPr>
          <w:delText>in addition overscale indication where appropriate;</w:delText>
        </w:r>
      </w:del>
    </w:p>
    <w:p w14:paraId="2AA4759D" w14:textId="77777777" w:rsidR="00411F4B" w:rsidRPr="0062074F" w:rsidRDefault="00411F4B" w:rsidP="00530F27">
      <w:pPr>
        <w:pStyle w:val="ListParagraph"/>
        <w:numPr>
          <w:ilvl w:val="0"/>
          <w:numId w:val="246"/>
        </w:numPr>
        <w:spacing w:after="60" w:line="240" w:lineRule="auto"/>
        <w:jc w:val="both"/>
      </w:pPr>
      <w:r w:rsidRPr="0062074F">
        <w:t>Data quality indicator;</w:t>
      </w:r>
    </w:p>
    <w:p w14:paraId="0240CEEC" w14:textId="77777777" w:rsidR="00411F4B" w:rsidRPr="0062074F" w:rsidRDefault="00411F4B" w:rsidP="00530F27">
      <w:pPr>
        <w:pStyle w:val="ListParagraph"/>
        <w:numPr>
          <w:ilvl w:val="0"/>
          <w:numId w:val="246"/>
        </w:numPr>
        <w:spacing w:after="60" w:line="240" w:lineRule="auto"/>
        <w:jc w:val="both"/>
      </w:pPr>
      <w:r w:rsidRPr="0062074F">
        <w:t>Sounding/vertical datum;</w:t>
      </w:r>
    </w:p>
    <w:p w14:paraId="0B4EE0C5" w14:textId="77777777" w:rsidR="00411F4B" w:rsidRPr="0062074F" w:rsidRDefault="00411F4B" w:rsidP="00530F27">
      <w:pPr>
        <w:pStyle w:val="ListParagraph"/>
        <w:numPr>
          <w:ilvl w:val="0"/>
          <w:numId w:val="246"/>
        </w:numPr>
        <w:spacing w:after="60" w:line="240" w:lineRule="auto"/>
        <w:jc w:val="both"/>
      </w:pPr>
      <w:r w:rsidRPr="0062074F">
        <w:t>Horizontal datum;</w:t>
      </w:r>
    </w:p>
    <w:p w14:paraId="0F672DAE" w14:textId="1DE9A1A2" w:rsidR="001822E6" w:rsidRPr="0062074F" w:rsidRDefault="00411F4B" w:rsidP="001822E6">
      <w:pPr>
        <w:pStyle w:val="ListParagraph"/>
        <w:numPr>
          <w:ilvl w:val="0"/>
          <w:numId w:val="246"/>
        </w:numPr>
        <w:spacing w:after="60" w:line="240" w:lineRule="auto"/>
        <w:jc w:val="both"/>
        <w:rPr>
          <w:ins w:id="2429" w:author="jonathan pritchard" w:date="2025-07-23T13:37:00Z" w16du:dateUtc="2025-07-23T12:37:00Z"/>
        </w:rPr>
      </w:pPr>
      <w:r w:rsidRPr="0062074F">
        <w:t xml:space="preserve">The value of the safety depth </w:t>
      </w:r>
      <w:ins w:id="2430" w:author="jonathan pritchard" w:date="2025-07-23T13:37:00Z" w16du:dateUtc="2025-07-23T12:37:00Z">
        <w:r w:rsidR="001822E6" w:rsidRPr="0062074F">
          <w:t>selected by the mariner,</w:t>
        </w:r>
      </w:ins>
    </w:p>
    <w:p w14:paraId="6C119F69" w14:textId="0EC155E1" w:rsidR="00411F4B" w:rsidRPr="0062074F" w:rsidDel="001822E6" w:rsidRDefault="00411F4B">
      <w:pPr>
        <w:pStyle w:val="ListParagraph"/>
        <w:numPr>
          <w:ilvl w:val="0"/>
          <w:numId w:val="246"/>
        </w:numPr>
        <w:spacing w:after="60" w:line="240" w:lineRule="auto"/>
        <w:jc w:val="both"/>
        <w:rPr>
          <w:del w:id="2431" w:author="jonathan pritchard" w:date="2025-07-23T13:37:00Z" w16du:dateUtc="2025-07-23T12:37:00Z"/>
        </w:rPr>
      </w:pPr>
      <w:del w:id="2432" w:author="jonathan pritchard" w:date="2025-07-23T13:37:00Z" w16du:dateUtc="2025-07-23T12:37:00Z">
        <w:r w:rsidRPr="0062074F" w:rsidDel="001822E6">
          <w:lastRenderedPageBreak/>
          <w:delText>if used;</w:delText>
        </w:r>
      </w:del>
    </w:p>
    <w:p w14:paraId="27F00FF4" w14:textId="77777777" w:rsidR="001822E6" w:rsidRPr="0062074F" w:rsidRDefault="00411F4B" w:rsidP="001822E6">
      <w:pPr>
        <w:pStyle w:val="ListParagraph"/>
        <w:numPr>
          <w:ilvl w:val="0"/>
          <w:numId w:val="246"/>
        </w:numPr>
        <w:spacing w:after="60" w:line="240" w:lineRule="auto"/>
        <w:jc w:val="both"/>
        <w:rPr>
          <w:ins w:id="2433" w:author="jonathan pritchard" w:date="2025-07-23T13:36:00Z" w16du:dateUtc="2025-07-23T12:36:00Z"/>
        </w:rPr>
      </w:pPr>
      <w:r w:rsidRPr="0062074F">
        <w:t xml:space="preserve">The value of the safety contour selected by the mariner, </w:t>
      </w:r>
    </w:p>
    <w:p w14:paraId="7B1D78AA" w14:textId="704989E5" w:rsidR="00411F4B" w:rsidRPr="0062074F" w:rsidRDefault="00411F4B" w:rsidP="00530F27">
      <w:pPr>
        <w:pStyle w:val="ListParagraph"/>
        <w:numPr>
          <w:ilvl w:val="0"/>
          <w:numId w:val="246"/>
        </w:numPr>
        <w:spacing w:after="60" w:line="240" w:lineRule="auto"/>
        <w:jc w:val="both"/>
      </w:pPr>
      <w:del w:id="2434" w:author="jonathan pritchard" w:date="2025-07-23T13:37:00Z" w16du:dateUtc="2025-07-23T12:37:00Z">
        <w:r w:rsidRPr="0062074F" w:rsidDel="001822E6">
          <w:delText>as well as t</w:delText>
        </w:r>
      </w:del>
      <w:ins w:id="2435" w:author="jonathan pritchard" w:date="2025-07-23T13:37:00Z" w16du:dateUtc="2025-07-23T12:37:00Z">
        <w:r w:rsidR="001822E6" w:rsidRPr="0062074F">
          <w:t>T</w:t>
        </w:r>
      </w:ins>
      <w:r w:rsidRPr="0062074F">
        <w:t>he value of the safety contour displayed (which may be different from that selected by the mariner);</w:t>
      </w:r>
    </w:p>
    <w:p w14:paraId="34AB1AA7" w14:textId="77777777" w:rsidR="00411F4B" w:rsidRPr="0062074F" w:rsidRDefault="00411F4B" w:rsidP="00530F27">
      <w:pPr>
        <w:pStyle w:val="ListParagraph"/>
        <w:numPr>
          <w:ilvl w:val="0"/>
          <w:numId w:val="246"/>
        </w:numPr>
        <w:spacing w:after="60" w:line="240" w:lineRule="auto"/>
        <w:jc w:val="both"/>
      </w:pPr>
      <w:r w:rsidRPr="0062074F">
        <w:t>Method of Water Level Adjustment (if enabled)</w:t>
      </w:r>
    </w:p>
    <w:p w14:paraId="232A4D1D" w14:textId="77777777" w:rsidR="00411F4B" w:rsidRPr="0062074F" w:rsidRDefault="00411F4B" w:rsidP="00530F27">
      <w:pPr>
        <w:pStyle w:val="ListParagraph"/>
        <w:numPr>
          <w:ilvl w:val="0"/>
          <w:numId w:val="246"/>
        </w:numPr>
        <w:spacing w:after="60" w:line="240" w:lineRule="auto"/>
        <w:jc w:val="both"/>
      </w:pPr>
      <w:r w:rsidRPr="0062074F">
        <w:t>Magnetic variation;</w:t>
      </w:r>
    </w:p>
    <w:p w14:paraId="28DD2036" w14:textId="77777777" w:rsidR="00411F4B" w:rsidRPr="0062074F" w:rsidRDefault="00411F4B" w:rsidP="00530F27">
      <w:pPr>
        <w:pStyle w:val="ListParagraph"/>
        <w:numPr>
          <w:ilvl w:val="0"/>
          <w:numId w:val="246"/>
        </w:numPr>
        <w:spacing w:after="60" w:line="240" w:lineRule="auto"/>
        <w:jc w:val="both"/>
      </w:pPr>
      <w:r w:rsidRPr="0062074F">
        <w:t>Date and number of last update(s) affecting the datasets currently in use;</w:t>
      </w:r>
    </w:p>
    <w:p w14:paraId="462986D1" w14:textId="77777777" w:rsidR="00411F4B" w:rsidRPr="0062074F" w:rsidRDefault="00411F4B" w:rsidP="00530F27">
      <w:pPr>
        <w:pStyle w:val="ListParagraph"/>
        <w:numPr>
          <w:ilvl w:val="0"/>
          <w:numId w:val="246"/>
        </w:numPr>
        <w:spacing w:after="60" w:line="240" w:lineRule="auto"/>
        <w:jc w:val="both"/>
      </w:pPr>
      <w:r w:rsidRPr="0062074F">
        <w:t>Edition number and date of issue of the datasets currently in use;</w:t>
      </w:r>
    </w:p>
    <w:p w14:paraId="4225D98A" w14:textId="1F5E1733" w:rsidR="00411F4B" w:rsidRPr="0062074F" w:rsidRDefault="00AF5CDD" w:rsidP="00530F27">
      <w:pPr>
        <w:pStyle w:val="ListParagraph"/>
        <w:numPr>
          <w:ilvl w:val="0"/>
          <w:numId w:val="246"/>
        </w:numPr>
        <w:spacing w:after="120" w:line="240" w:lineRule="auto"/>
        <w:jc w:val="both"/>
      </w:pPr>
      <w:r w:rsidRPr="0062074F">
        <w:t>Display</w:t>
      </w:r>
      <w:r w:rsidR="00411F4B" w:rsidRPr="0062074F">
        <w:t xml:space="preserve"> projection.</w:t>
      </w:r>
    </w:p>
    <w:p w14:paraId="0F181901" w14:textId="08484A80"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ins w:id="2436" w:author="jonathan pritchard" w:date="2026-01-06T10:15:00Z" w16du:dateUtc="2026-01-06T10:15:00Z">
        <w:r w:rsidR="001B7649" w:rsidRPr="0062074F">
          <w:t xml:space="preserve">easily accessible, </w:t>
        </w:r>
        <w:proofErr w:type="spellStart"/>
        <w:r w:rsidR="001B7649" w:rsidRPr="0062074F">
          <w:t>e.g</w:t>
        </w:r>
        <w:proofErr w:type="spellEnd"/>
        <w:r w:rsidR="001B7649" w:rsidRPr="0062074F">
          <w:t xml:space="preserve"> by</w:t>
        </w:r>
      </w:ins>
      <w:ins w:id="2437" w:author="jonathan pritchard" w:date="2026-01-14T12:20:00Z" w16du:dateUtc="2026-01-14T12:20:00Z">
        <w:r w:rsidR="000B0974" w:rsidRPr="0062074F">
          <w:t xml:space="preserve"> </w:t>
        </w:r>
      </w:ins>
      <w:del w:id="2438" w:author="jonathan pritchard" w:date="2026-01-14T12:20:00Z" w16du:dateUtc="2026-01-14T12:20:00Z">
        <w:r w:rsidRPr="0062074F" w:rsidDel="000B0974">
          <w:delText xml:space="preserve">available through </w:delText>
        </w:r>
        <w:commentRangeStart w:id="2439"/>
        <w:commentRangeStart w:id="2440"/>
        <w:commentRangeStart w:id="2441"/>
        <w:r w:rsidRPr="0062074F" w:rsidDel="000B0974">
          <w:delText>simple operator action</w:delText>
        </w:r>
      </w:del>
      <w:commentRangeEnd w:id="2439"/>
      <w:r w:rsidR="00407755" w:rsidRPr="0062074F">
        <w:rPr>
          <w:rStyle w:val="CommentReference"/>
          <w:sz w:val="20"/>
          <w:lang w:val="en-GB"/>
        </w:rPr>
        <w:commentReference w:id="2439"/>
      </w:r>
      <w:commentRangeEnd w:id="2440"/>
      <w:r w:rsidR="005002CB" w:rsidRPr="0062074F">
        <w:rPr>
          <w:rStyle w:val="CommentReference"/>
        </w:rPr>
        <w:commentReference w:id="2440"/>
      </w:r>
      <w:commentRangeEnd w:id="2441"/>
      <w:r w:rsidR="001B7649" w:rsidRPr="0062074F">
        <w:rPr>
          <w:rStyle w:val="CommentReference"/>
        </w:rPr>
        <w:commentReference w:id="2441"/>
      </w:r>
      <w:del w:id="2442" w:author="jonathan pritchard" w:date="2026-01-14T12:20:00Z" w16du:dateUtc="2026-01-14T12:20:00Z">
        <w:r w:rsidRPr="0062074F" w:rsidDel="000B0974">
          <w:delText xml:space="preserve">, such as </w:delText>
        </w:r>
      </w:del>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2443" w:name="_Toc219458283"/>
      <w:r w:rsidRPr="0062074F">
        <w:t>Legend details</w:t>
      </w:r>
      <w:bookmarkEnd w:id="2443"/>
    </w:p>
    <w:p w14:paraId="3440D655" w14:textId="23911DDE"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ins w:id="2444" w:author="jonathan pritchard" w:date="2026-01-06T09:50:00Z" w16du:dateUtc="2026-01-06T09:50:00Z">
        <w:r w:rsidR="00603B82" w:rsidRPr="0062074F">
          <w:t xml:space="preserve"> </w:t>
        </w:r>
      </w:ins>
      <w:ins w:id="2445" w:author="jonathan pritchard" w:date="2026-01-06T09:51:00Z" w16du:dateUtc="2026-01-06T09:51:00Z">
        <w:r w:rsidR="00603B82" w:rsidRPr="0062074F">
          <w:t xml:space="preserve">on the display, as specified in </w:t>
        </w:r>
      </w:ins>
      <w:del w:id="2446" w:author="jonathan pritchard" w:date="2026-01-06T09:51:00Z" w16du:dateUtc="2026-01-06T09:51:00Z">
        <w:r w:rsidR="00A841E5" w:rsidRPr="0062074F" w:rsidDel="00603B82">
          <w:delText xml:space="preserve"> on the display</w:delText>
        </w:r>
        <w:r w:rsidR="00283798" w:rsidRPr="0062074F" w:rsidDel="00603B82">
          <w:delText>.</w:delText>
        </w:r>
      </w:del>
      <w:ins w:id="2447" w:author="jonathan pritchard" w:date="2026-01-06T09:51:00Z" w16du:dateUtc="2026-01-06T09:51:00Z">
        <w:r w:rsidR="00603B82" w:rsidRPr="0062074F">
          <w:t>Appendix D-1.2</w:t>
        </w:r>
      </w:ins>
      <w:r w:rsidR="00A841E5" w:rsidRPr="0062074F">
        <w:t xml:space="preserve"> </w:t>
      </w:r>
      <w:ins w:id="2448" w:author="jonathan pritchard" w:date="2026-01-06T09:50:00Z" w16du:dateUtc="2026-01-06T09:50:00Z">
        <w:r w:rsidR="00603B82" w:rsidRPr="0062074F">
          <w:t>When</w:t>
        </w:r>
      </w:ins>
      <w:del w:id="2449" w:author="jonathan pritchard" w:date="2026-01-06T09:50:00Z" w16du:dateUtc="2026-01-06T09:50:00Z">
        <w:r w:rsidRPr="0062074F" w:rsidDel="00603B82">
          <w:delText>If</w:delText>
        </w:r>
      </w:del>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2450" w:name="_Toc219458284"/>
      <w:r w:rsidRPr="0062074F">
        <w:t>ECDIS Legend</w:t>
      </w:r>
      <w:bookmarkEnd w:id="2421"/>
      <w:bookmarkEnd w:id="2450"/>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rsidP="00EC44E4">
            <w:pPr>
              <w:pStyle w:val="ListParagraph"/>
              <w:numPr>
                <w:ilvl w:val="0"/>
                <w:numId w:val="111"/>
              </w:numPr>
              <w:spacing w:before="60" w:after="60"/>
            </w:pPr>
            <w:proofErr w:type="spellStart"/>
            <w:r w:rsidRPr="0062074F">
              <w:t>zoneOfConfidence.categoryOfZoneOfConfidence</w:t>
            </w:r>
            <w:proofErr w:type="spellEnd"/>
            <w:r w:rsidRPr="0062074F">
              <w:t xml:space="preserve"> (CATZOC)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77777777"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proofErr w:type="spellStart"/>
            <w:r w:rsidR="00C0542A" w:rsidRPr="0062074F">
              <w:rPr>
                <w:i/>
                <w:iCs/>
              </w:rPr>
              <w:t>horizontalPositionUncertainty</w:t>
            </w:r>
            <w:proofErr w:type="spellEnd"/>
            <w:r w:rsidR="00426D8A" w:rsidRPr="0062074F">
              <w:t xml:space="preserve"> </w:t>
            </w:r>
            <w:r w:rsidR="003E1CAF" w:rsidRPr="0062074F">
              <w:t xml:space="preserve"> 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lastRenderedPageBreak/>
              <w:t>Sounding/vertical datum</w:t>
            </w:r>
          </w:p>
        </w:tc>
        <w:tc>
          <w:tcPr>
            <w:tcW w:w="5791" w:type="dxa"/>
          </w:tcPr>
          <w:p w14:paraId="4885C923" w14:textId="0975091E" w:rsidR="007B5B9A" w:rsidRPr="0062074F" w:rsidRDefault="002121DE" w:rsidP="000A67D1">
            <w:pPr>
              <w:spacing w:before="60" w:after="60"/>
            </w:pPr>
            <w:r w:rsidRPr="0062074F">
              <w:t xml:space="preserve">The </w:t>
            </w:r>
            <w:proofErr w:type="spellStart"/>
            <w:r w:rsidR="007B5B9A" w:rsidRPr="0062074F">
              <w:rPr>
                <w:i/>
                <w:iCs/>
              </w:rPr>
              <w:t>verticalDatum</w:t>
            </w:r>
            <w:proofErr w:type="spellEnd"/>
            <w:r w:rsidR="007B5B9A" w:rsidRPr="0062074F">
              <w:t xml:space="preserve"> attribute of the </w:t>
            </w:r>
            <w:proofErr w:type="spellStart"/>
            <w:r w:rsidR="007B5B9A" w:rsidRPr="0062074F">
              <w:rPr>
                <w:b/>
                <w:bCs/>
              </w:rPr>
              <w:t>SoundingDatum</w:t>
            </w:r>
            <w:proofErr w:type="spellEnd"/>
            <w:r w:rsidR="007B5B9A" w:rsidRPr="0062074F">
              <w:t xml:space="preserve"> feature and </w:t>
            </w:r>
            <w:proofErr w:type="spellStart"/>
            <w:r w:rsidR="007B5B9A" w:rsidRPr="0062074F">
              <w:rPr>
                <w:b/>
                <w:bCs/>
              </w:rPr>
              <w:t>VerticalDatum</w:t>
            </w:r>
            <w:r w:rsidR="00D3352A" w:rsidRPr="0062074F">
              <w:rPr>
                <w:b/>
                <w:bCs/>
              </w:rPr>
              <w:t>OfData</w:t>
            </w:r>
            <w:proofErr w:type="spellEnd"/>
            <w:r w:rsidR="007B5B9A" w:rsidRPr="0062074F">
              <w:t xml:space="preserve"> feature when </w:t>
            </w:r>
            <w:commentRangeStart w:id="2451"/>
            <w:r w:rsidR="007B5B9A" w:rsidRPr="0062074F">
              <w:t>available</w:t>
            </w:r>
            <w:commentRangeEnd w:id="2451"/>
            <w:r w:rsidR="00C97614" w:rsidRPr="0062074F">
              <w:rPr>
                <w:rStyle w:val="CommentReference"/>
                <w:sz w:val="20"/>
                <w:lang w:val="en-GB"/>
              </w:rPr>
              <w:commentReference w:id="2451"/>
            </w:r>
            <w:r w:rsidR="007B5B9A" w:rsidRPr="0062074F">
              <w:t>.</w:t>
            </w:r>
          </w:p>
          <w:p w14:paraId="02353BF3" w14:textId="69EB81F0" w:rsidR="00066F3D" w:rsidRPr="0062074F" w:rsidRDefault="00066F3D" w:rsidP="000A67D1">
            <w:pPr>
              <w:spacing w:before="60" w:after="60"/>
            </w:pPr>
            <w:r w:rsidRPr="0062074F">
              <w:t>(</w:t>
            </w:r>
            <w:proofErr w:type="spellStart"/>
            <w:r w:rsidRPr="0062074F">
              <w:rPr>
                <w:i/>
                <w:iCs/>
              </w:rPr>
              <w:t>verticalDatum</w:t>
            </w:r>
            <w:proofErr w:type="spellEnd"/>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62074F" w:rsidRDefault="00374334" w:rsidP="000A67D1">
            <w:pPr>
              <w:spacing w:before="60" w:after="60"/>
            </w:pPr>
          </w:p>
          <w:p w14:paraId="2DE8022B" w14:textId="5857062D" w:rsidR="00374334" w:rsidRPr="0062074F" w:rsidRDefault="00374334" w:rsidP="000A67D1">
            <w:pPr>
              <w:spacing w:before="60" w:after="60"/>
              <w:rPr>
                <w:i/>
                <w:iCs/>
              </w:rPr>
            </w:pPr>
            <w:commentRangeStart w:id="2452"/>
            <w:r w:rsidRPr="0062074F">
              <w:rPr>
                <w:i/>
                <w:iCs/>
              </w:rPr>
              <w:t>Note: If the Mariner has selected a contour that is not available in the ENC and the ECDIS displays a default contour, both the contour selected and the contour displayed</w:t>
            </w:r>
            <w:ins w:id="2453" w:author="jonathan pritchard" w:date="2026-01-06T09:53:00Z" w16du:dateUtc="2026-01-06T09:53:00Z">
              <w:r w:rsidR="00AE5DD5" w:rsidRPr="0062074F">
                <w:rPr>
                  <w:i/>
                  <w:iCs/>
                </w:rPr>
                <w:t xml:space="preserve"> at the selected position</w:t>
              </w:r>
            </w:ins>
            <w:r w:rsidRPr="0062074F">
              <w:rPr>
                <w:i/>
                <w:iCs/>
              </w:rPr>
              <w:t xml:space="preserve"> must be quoted</w:t>
            </w:r>
            <w:commentRangeEnd w:id="2452"/>
            <w:r w:rsidR="00407755" w:rsidRPr="0062074F">
              <w:rPr>
                <w:rStyle w:val="CommentReference"/>
                <w:i/>
                <w:iCs/>
                <w:sz w:val="20"/>
                <w:lang w:val="en-GB"/>
              </w:rPr>
              <w:commentReference w:id="2452"/>
            </w:r>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62074F" w:rsidRDefault="0082094D" w:rsidP="000A67D1">
            <w:pPr>
              <w:spacing w:before="60" w:after="60"/>
              <w:rPr>
                <w:rPrChange w:id="2454" w:author="jonathan pritchard" w:date="2025-08-07T11:26:00Z" w16du:dateUtc="2025-08-07T10:26:00Z">
                  <w:rPr>
                    <w:i/>
                    <w:iCs/>
                  </w:rPr>
                </w:rPrChange>
              </w:rPr>
            </w:pPr>
            <w:r w:rsidRPr="0062074F">
              <w:rPr>
                <w:rPrChange w:id="2455" w:author="jonathan pritchard" w:date="2025-08-07T11:26:00Z" w16du:dateUtc="2025-08-07T10:26:00Z">
                  <w:rPr>
                    <w:i/>
                    <w:iCs/>
                  </w:rPr>
                </w:rPrChange>
              </w:rPr>
              <w:t xml:space="preserve">The value of the dataset metadata attribute </w:t>
            </w:r>
            <w:proofErr w:type="spellStart"/>
            <w:r w:rsidRPr="0062074F">
              <w:rPr>
                <w:rPrChange w:id="2456" w:author="jonathan pritchard" w:date="2025-08-07T11:26:00Z" w16du:dateUtc="2025-08-07T10:26:00Z">
                  <w:rPr>
                    <w:i/>
                    <w:iCs/>
                  </w:rPr>
                </w:rPrChange>
              </w:rPr>
              <w:t>dataDynamicity</w:t>
            </w:r>
            <w:proofErr w:type="spellEnd"/>
            <w:r w:rsidRPr="0062074F">
              <w:rPr>
                <w:rPrChange w:id="2457" w:author="jonathan pritchard" w:date="2025-08-07T11:26:00Z" w16du:dateUtc="2025-08-07T10:26:00Z">
                  <w:rPr>
                    <w:i/>
                    <w:iCs/>
                  </w:rPr>
                </w:rPrChange>
              </w:rPr>
              <w:t xml:space="preserve">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proofErr w:type="spellStart"/>
            <w:r w:rsidRPr="0062074F">
              <w:rPr>
                <w:b/>
                <w:bCs/>
              </w:rPr>
              <w:t>MagneticVariation</w:t>
            </w:r>
            <w:proofErr w:type="spellEnd"/>
            <w:r w:rsidRPr="0062074F">
              <w:t xml:space="preserve"> (MAGVAR) feature, attributes:</w:t>
            </w:r>
          </w:p>
          <w:p w14:paraId="3AF3FDF5" w14:textId="2C95D330" w:rsidR="004E0F3F" w:rsidRPr="0062074F" w:rsidRDefault="007B5B9A" w:rsidP="000A67D1">
            <w:pPr>
              <w:spacing w:before="60" w:after="60"/>
            </w:pPr>
            <w:proofErr w:type="spellStart"/>
            <w:r w:rsidRPr="0062074F">
              <w:rPr>
                <w:i/>
                <w:iCs/>
              </w:rPr>
              <w:t>referenceYearForMagneticVariation</w:t>
            </w:r>
            <w:proofErr w:type="spellEnd"/>
            <w:r w:rsidR="004E0F3F" w:rsidRPr="0062074F">
              <w:rPr>
                <w:i/>
                <w:iCs/>
              </w:rPr>
              <w:t xml:space="preserve"> (RYRMGV)</w:t>
            </w:r>
            <w:r w:rsidRPr="0062074F">
              <w:t>,</w:t>
            </w:r>
          </w:p>
          <w:p w14:paraId="04035B00" w14:textId="77777777" w:rsidR="004E0F3F" w:rsidRPr="0062074F" w:rsidRDefault="007B5B9A" w:rsidP="000A67D1">
            <w:pPr>
              <w:spacing w:before="60" w:after="60"/>
            </w:pPr>
            <w:proofErr w:type="spellStart"/>
            <w:r w:rsidRPr="0062074F">
              <w:rPr>
                <w:i/>
                <w:iCs/>
              </w:rPr>
              <w:t>valueofAnnualChangeInMagneticVariation</w:t>
            </w:r>
            <w:proofErr w:type="spellEnd"/>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proofErr w:type="spellStart"/>
            <w:r w:rsidR="007B5B9A" w:rsidRPr="0062074F">
              <w:rPr>
                <w:i/>
                <w:iCs/>
              </w:rPr>
              <w:t>valueOfMagneticVariation</w:t>
            </w:r>
            <w:proofErr w:type="spellEnd"/>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(S100_DatasetDiscoveryMetadata)</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 xml:space="preserve">(S100_DatasetDiscoveryMetadata)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0F58BCD6" w:rsidR="00AA63B2" w:rsidRPr="0062074F" w:rsidRDefault="005D62A2" w:rsidP="004B2A18">
      <w:pPr>
        <w:pStyle w:val="Caption"/>
        <w:spacing w:after="120" w:line="240" w:lineRule="auto"/>
        <w:jc w:val="center"/>
      </w:pPr>
      <w:bookmarkStart w:id="2458" w:name="_Ref47362462"/>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4</w:t>
      </w:r>
      <w:r w:rsidR="00C56536" w:rsidRPr="0062074F">
        <w:fldChar w:fldCharType="end"/>
      </w:r>
      <w:bookmarkEnd w:id="2458"/>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2459" w:name="_Ref49473397"/>
      <w:r w:rsidRPr="0062074F">
        <w:t xml:space="preserve"> </w:t>
      </w:r>
      <w:bookmarkStart w:id="2460" w:name="_Toc219458285"/>
      <w:r w:rsidR="00627DB2" w:rsidRPr="0062074F">
        <w:t>Displaying manual and automatic updates and added information</w:t>
      </w:r>
      <w:bookmarkEnd w:id="2459"/>
      <w:bookmarkEnd w:id="2460"/>
    </w:p>
    <w:p w14:paraId="0E293B91" w14:textId="6EEE2B6B" w:rsidR="00453DD3" w:rsidRPr="0062074F" w:rsidRDefault="00453DD3" w:rsidP="00453DD3">
      <w:pPr>
        <w:pStyle w:val="Heading3"/>
      </w:pPr>
      <w:bookmarkStart w:id="2461" w:name="_Toc219458286"/>
      <w:r w:rsidRPr="0062074F">
        <w:t>Manual updates</w:t>
      </w:r>
      <w:bookmarkEnd w:id="2461"/>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rsidP="002D7DEE">
      <w:pPr>
        <w:pStyle w:val="ListParagraph"/>
        <w:numPr>
          <w:ilvl w:val="0"/>
          <w:numId w:val="159"/>
        </w:numPr>
      </w:pPr>
      <w:r w:rsidRPr="0062074F">
        <w:t>Add feature</w:t>
      </w:r>
    </w:p>
    <w:p w14:paraId="5642A1E3" w14:textId="77777777" w:rsidR="00453DD3" w:rsidRPr="0062074F" w:rsidRDefault="00453DD3" w:rsidP="002D7DEE">
      <w:pPr>
        <w:pStyle w:val="ListParagraph"/>
        <w:numPr>
          <w:ilvl w:val="0"/>
          <w:numId w:val="159"/>
        </w:numPr>
      </w:pPr>
      <w:r w:rsidRPr="0062074F">
        <w:t>Delete feature</w:t>
      </w:r>
    </w:p>
    <w:p w14:paraId="55495C0D" w14:textId="77777777" w:rsidR="00453DD3" w:rsidRPr="0062074F" w:rsidRDefault="00453DD3" w:rsidP="002D7DEE">
      <w:pPr>
        <w:pStyle w:val="ListParagraph"/>
        <w:numPr>
          <w:ilvl w:val="0"/>
          <w:numId w:val="159"/>
        </w:numPr>
      </w:pPr>
      <w:r w:rsidRPr="0062074F">
        <w:t>Modify feature</w:t>
      </w:r>
    </w:p>
    <w:p w14:paraId="7A5D4FB6" w14:textId="79EC986A" w:rsidR="00453DD3" w:rsidRPr="0062074F" w:rsidRDefault="00453DD3" w:rsidP="00D42BC9">
      <w:pPr>
        <w:jc w:val="both"/>
      </w:pPr>
      <w:r w:rsidRPr="0062074F">
        <w:t xml:space="preserve">A manually updated feature must be capable of the same performance in feature selection, response to cursor-picking, etc, as an ENC feature. In addition, it must provide updating information (identification and </w:t>
      </w:r>
      <w:commentRangeStart w:id="2462"/>
      <w:r w:rsidRPr="0062074F">
        <w:t>source of update</w:t>
      </w:r>
      <w:ins w:id="2463" w:author="jonathan pritchard" w:date="2025-08-07T07:34:00Z" w16du:dateUtc="2025-08-07T06:34:00Z">
        <w:r w:rsidR="00D27EFF" w:rsidRPr="0062074F">
          <w:t xml:space="preserve"> (i.e. manual update)</w:t>
        </w:r>
      </w:ins>
      <w:r w:rsidRPr="0062074F">
        <w:t xml:space="preserve">, when </w:t>
      </w:r>
      <w:del w:id="2464" w:author="jonathan pritchard" w:date="2025-08-07T07:34:00Z" w16du:dateUtc="2025-08-07T06:34:00Z">
        <w:r w:rsidRPr="0062074F" w:rsidDel="00D27EFF">
          <w:delText xml:space="preserve">and by whom </w:delText>
        </w:r>
      </w:del>
      <w:r w:rsidRPr="0062074F">
        <w:t>entered</w:t>
      </w:r>
      <w:del w:id="2465" w:author="jonathan pritchard" w:date="2025-08-07T07:34:00Z" w16du:dateUtc="2025-08-07T06:34:00Z">
        <w:r w:rsidRPr="0062074F" w:rsidDel="00D27EFF">
          <w:delText>,</w:delText>
        </w:r>
      </w:del>
      <w:r w:rsidRPr="0062074F">
        <w:t xml:space="preserve"> etc) on cursor picking</w:t>
      </w:r>
      <w:commentRangeEnd w:id="2462"/>
      <w:r w:rsidR="00D27EFF" w:rsidRPr="0062074F">
        <w:rPr>
          <w:rStyle w:val="CommentReference"/>
          <w:sz w:val="20"/>
          <w:lang w:val="en-GB"/>
        </w:rPr>
        <w:commentReference w:id="2462"/>
      </w:r>
    </w:p>
    <w:p w14:paraId="59239C20" w14:textId="051A7D23" w:rsidR="00D42BC9" w:rsidRPr="0062074F" w:rsidRDefault="00D42BC9" w:rsidP="00D42BC9">
      <w:pPr>
        <w:spacing w:after="120" w:line="240" w:lineRule="auto"/>
        <w:jc w:val="both"/>
      </w:pPr>
      <w:r w:rsidRPr="0062074F">
        <w:lastRenderedPageBreak/>
        <w:t>Manual chart updates, which are subject to human error, must be distinguished from official information  and updates applied automatically</w:t>
      </w:r>
      <w:r w:rsidR="00653128" w:rsidRPr="0062074F">
        <w:t>. Additionally:</w:t>
      </w:r>
    </w:p>
    <w:p w14:paraId="4BFA3AB6" w14:textId="2209314C" w:rsidR="00653128" w:rsidRPr="0062074F" w:rsidRDefault="00653128" w:rsidP="00653128">
      <w:pPr>
        <w:pStyle w:val="ListParagraph"/>
        <w:numPr>
          <w:ilvl w:val="0"/>
          <w:numId w:val="60"/>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 A capacity should exist to enable the mariner to:</w:t>
      </w:r>
    </w:p>
    <w:p w14:paraId="59AB47D6" w14:textId="77777777" w:rsidR="00653128" w:rsidRPr="0062074F" w:rsidRDefault="00653128" w:rsidP="00653128">
      <w:pPr>
        <w:pStyle w:val="ListParagraph"/>
        <w:spacing w:after="60" w:line="240" w:lineRule="auto"/>
        <w:jc w:val="both"/>
      </w:pPr>
      <w:r w:rsidRPr="0062074F">
        <w:rPr>
          <w:b/>
          <w:bCs/>
        </w:rPr>
        <w:t>.1</w:t>
      </w:r>
      <w:r w:rsidRPr="0062074F">
        <w:t xml:space="preserve"> Enter the update so it can be displayed as described in this specification.</w:t>
      </w:r>
    </w:p>
    <w:p w14:paraId="1AEFAFEA" w14:textId="77777777" w:rsidR="00653128" w:rsidRPr="0062074F" w:rsidRDefault="00653128" w:rsidP="00653128">
      <w:pPr>
        <w:pStyle w:val="ListParagraph"/>
        <w:spacing w:after="120" w:line="240" w:lineRule="auto"/>
        <w:jc w:val="both"/>
      </w:pPr>
      <w:r w:rsidRPr="0062074F">
        <w:rPr>
          <w:b/>
          <w:bCs/>
        </w:rPr>
        <w:t>.2</w:t>
      </w:r>
      <w:r w:rsidRPr="0062074F">
        <w:t xml:space="preserve"> Ensure all update text information relevant to the new condition and to the source of the update, as entered by the Mariner, is recorded by the system for display on demand.</w:t>
      </w:r>
    </w:p>
    <w:p w14:paraId="783C6F4F" w14:textId="63822828" w:rsidR="00653128" w:rsidRPr="0062074F" w:rsidRDefault="00653128" w:rsidP="00653128">
      <w:pPr>
        <w:pStyle w:val="ListParagraph"/>
        <w:numPr>
          <w:ilvl w:val="0"/>
          <w:numId w:val="60"/>
        </w:numPr>
        <w:spacing w:after="120" w:line="240" w:lineRule="auto"/>
        <w:jc w:val="both"/>
      </w:pPr>
      <w:r w:rsidRPr="0062074F">
        <w:rPr>
          <w:b/>
          <w:bCs/>
        </w:rPr>
        <w:t>Indications and Alerts</w:t>
      </w:r>
      <w:r w:rsidRPr="0062074F">
        <w:t>. The ECDIS should provide indications and alerts related to manual updates, using the same criteria as for ENC features.</w:t>
      </w:r>
    </w:p>
    <w:p w14:paraId="41871898" w14:textId="5F64D71E" w:rsidR="00653128" w:rsidRPr="0062074F" w:rsidRDefault="00653128" w:rsidP="00653128">
      <w:pPr>
        <w:pStyle w:val="ListParagraph"/>
        <w:numPr>
          <w:ilvl w:val="0"/>
          <w:numId w:val="60"/>
        </w:numPr>
        <w:spacing w:after="120" w:line="240" w:lineRule="auto"/>
        <w:jc w:val="both"/>
      </w:pPr>
      <w:r w:rsidRPr="0062074F">
        <w:rPr>
          <w:b/>
          <w:bCs/>
        </w:rPr>
        <w:t>Presentation</w:t>
      </w:r>
      <w:r w:rsidRPr="0062074F">
        <w:t xml:space="preserve">. </w:t>
      </w:r>
      <w:del w:id="2466" w:author="jonathan pritchard" w:date="2026-01-14T12:21:00Z" w16du:dateUtc="2026-01-14T12:21:00Z">
        <w:r w:rsidRPr="0062074F" w:rsidDel="00011487">
          <w:rPr>
            <w:strike/>
            <w:rPrChange w:id="2467" w:author="jonathan pritchard" w:date="2025-08-07T07:32:00Z" w16du:dateUtc="2025-08-07T06:32:00Z">
              <w:rPr/>
            </w:rPrChange>
          </w:rPr>
          <w:delText xml:space="preserve">Manual updates must be displayed as described in this clause. A selection of standardised symbols must be made available for preparing </w:delText>
        </w:r>
        <w:commentRangeStart w:id="2468"/>
        <w:commentRangeStart w:id="2469"/>
        <w:r w:rsidRPr="0062074F" w:rsidDel="00011487">
          <w:rPr>
            <w:strike/>
            <w:rPrChange w:id="2470" w:author="jonathan pritchard" w:date="2025-08-07T07:32:00Z" w16du:dateUtc="2025-08-07T06:32:00Z">
              <w:rPr/>
            </w:rPrChange>
          </w:rPr>
          <w:delText>hand-entered chart corrections</w:delText>
        </w:r>
        <w:commentRangeEnd w:id="2468"/>
        <w:r w:rsidR="001B4A0B" w:rsidRPr="0062074F" w:rsidDel="00011487">
          <w:rPr>
            <w:rStyle w:val="CommentReference"/>
            <w:strike/>
            <w:sz w:val="20"/>
            <w:lang w:val="en-GB"/>
            <w:rPrChange w:id="2471" w:author="jonathan pritchard" w:date="2025-08-07T07:32:00Z" w16du:dateUtc="2025-08-07T06:32:00Z">
              <w:rPr>
                <w:rStyle w:val="CommentReference"/>
                <w:sz w:val="20"/>
                <w:lang w:val="en-GB"/>
              </w:rPr>
            </w:rPrChange>
          </w:rPr>
          <w:commentReference w:id="2468"/>
        </w:r>
        <w:commentRangeEnd w:id="2469"/>
        <w:r w:rsidR="00D27EFF" w:rsidRPr="0062074F" w:rsidDel="00011487">
          <w:rPr>
            <w:rStyle w:val="CommentReference"/>
            <w:strike/>
            <w:sz w:val="20"/>
            <w:lang w:val="en-GB"/>
            <w:rPrChange w:id="2472" w:author="jonathan pritchard" w:date="2025-08-07T07:32:00Z" w16du:dateUtc="2025-08-07T06:32:00Z">
              <w:rPr>
                <w:rStyle w:val="CommentReference"/>
                <w:sz w:val="20"/>
                <w:lang w:val="en-GB"/>
              </w:rPr>
            </w:rPrChange>
          </w:rPr>
          <w:commentReference w:id="2469"/>
        </w:r>
        <w:r w:rsidRPr="0062074F" w:rsidDel="00011487">
          <w:rPr>
            <w:strike/>
            <w:rPrChange w:id="2473" w:author="jonathan pritchard" w:date="2025-08-07T07:32:00Z" w16du:dateUtc="2025-08-07T06:32:00Z">
              <w:rPr/>
            </w:rPrChange>
          </w:rPr>
          <w:delText xml:space="preserve">. </w:delText>
        </w:r>
      </w:del>
      <w:del w:id="2474" w:author="jonathan pritchard" w:date="2025-08-07T07:32:00Z" w16du:dateUtc="2025-08-07T06:32:00Z">
        <w:r w:rsidRPr="0062074F" w:rsidDel="00D27EFF">
          <w:rPr>
            <w:strike/>
            <w:rPrChange w:id="2475" w:author="jonathan pritchard" w:date="2025-08-07T07:32:00Z" w16du:dateUtc="2025-08-07T06:32:00Z">
              <w:rPr/>
            </w:rPrChange>
          </w:rPr>
          <w:delText>The original chart features must not be removed or altered</w:delText>
        </w:r>
      </w:del>
      <w:del w:id="2476" w:author="jonathan pritchard" w:date="2026-01-14T12:21:00Z" w16du:dateUtc="2026-01-14T12:21:00Z">
        <w:r w:rsidRPr="0062074F" w:rsidDel="00011487">
          <w:rPr>
            <w:strike/>
            <w:rPrChange w:id="2477" w:author="jonathan pritchard" w:date="2025-08-07T07:32:00Z" w16du:dateUtc="2025-08-07T06:32:00Z">
              <w:rPr/>
            </w:rPrChange>
          </w:rPr>
          <w:delText>. A description and list of all symbols reserved for manual chart updates is contained in Appendix A</w:delText>
        </w:r>
      </w:del>
      <w:ins w:id="2478" w:author="jonathan pritchard" w:date="2025-08-07T07:31:00Z" w16du:dateUtc="2025-08-07T06:31:00Z">
        <w:r w:rsidR="00D27EFF" w:rsidRPr="0062074F">
          <w:t>The mariner must be able to enter manual updates to the chart using any of the symbols listed in Appendix A. Manual updates must support attribution, as well as the indications and alerts defined in Appendix A.</w:t>
        </w:r>
      </w:ins>
    </w:p>
    <w:p w14:paraId="57B37180" w14:textId="77777777" w:rsidR="00653128" w:rsidRPr="0062074F" w:rsidRDefault="00653128" w:rsidP="00653128">
      <w:pPr>
        <w:pStyle w:val="ListParagraph"/>
        <w:numPr>
          <w:ilvl w:val="0"/>
          <w:numId w:val="60"/>
        </w:numPr>
        <w:spacing w:after="120" w:line="240" w:lineRule="auto"/>
        <w:jc w:val="both"/>
      </w:pPr>
      <w:r w:rsidRPr="0062074F">
        <w:rPr>
          <w:b/>
          <w:bCs/>
        </w:rPr>
        <w:t>Archiving of Manual Updates</w:t>
      </w:r>
      <w:r w:rsidRPr="0062074F">
        <w:t>. It should be possible to remove from the display any manual update. The removed update should be retained in the ECDIS for future review until commencement of the next voyage, but will not be otherwise displayed.</w:t>
      </w:r>
    </w:p>
    <w:p w14:paraId="003AEF17" w14:textId="77777777"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2479" w:name="_Toc219458287"/>
      <w:r w:rsidRPr="0062074F">
        <w:t>Additional Mariner’s Information</w:t>
      </w:r>
      <w:bookmarkEnd w:id="2479"/>
    </w:p>
    <w:p w14:paraId="264E9C4B" w14:textId="77777777" w:rsidR="00D27EFF" w:rsidRPr="0062074F" w:rsidRDefault="00D27EFF" w:rsidP="00D27EFF">
      <w:pPr>
        <w:rPr>
          <w:ins w:id="2480" w:author="jonathan pritchard" w:date="2025-08-07T07:36:00Z" w16du:dateUtc="2025-08-07T06:36:00Z"/>
        </w:rPr>
      </w:pPr>
      <w:ins w:id="2481" w:author="jonathan pritchard" w:date="2025-08-07T07:36:00Z" w16du:dateUtc="2025-08-07T06:36:00Z">
        <w:r w:rsidRPr="0062074F">
          <w:t>The mariner should be able to add:</w:t>
        </w:r>
      </w:ins>
    </w:p>
    <w:p w14:paraId="30CEA245" w14:textId="0DD5F017" w:rsidR="00D27EFF" w:rsidRPr="0062074F" w:rsidRDefault="00D27EFF">
      <w:pPr>
        <w:pStyle w:val="ListParagraph"/>
        <w:numPr>
          <w:ilvl w:val="0"/>
          <w:numId w:val="251"/>
        </w:numPr>
        <w:rPr>
          <w:ins w:id="2482" w:author="jonathan pritchard" w:date="2025-08-07T07:36:00Z" w16du:dateUtc="2025-08-07T06:36:00Z"/>
        </w:rPr>
        <w:pPrChange w:id="2483" w:author="jonathan pritchard" w:date="2025-08-07T07:36:00Z" w16du:dateUtc="2025-08-07T06:36:00Z">
          <w:pPr/>
        </w:pPrChange>
      </w:pPr>
      <w:ins w:id="2484" w:author="jonathan pritchard" w:date="2025-08-07T07:36:00Z" w16du:dateUtc="2025-08-07T06:36:00Z">
        <w:r w:rsidRPr="0062074F">
          <w:t>simple point objects including the mariner’s caution note (!) or mariner’s information note[</w:t>
        </w:r>
        <w:proofErr w:type="spellStart"/>
        <w:r w:rsidRPr="0062074F">
          <w:t>i</w:t>
        </w:r>
        <w:proofErr w:type="spellEnd"/>
        <w:r w:rsidRPr="0062074F">
          <w:t>]</w:t>
        </w:r>
      </w:ins>
    </w:p>
    <w:p w14:paraId="0233ED50" w14:textId="4F5F739F" w:rsidR="00D27EFF" w:rsidRPr="0062074F" w:rsidRDefault="00D27EFF">
      <w:pPr>
        <w:pStyle w:val="ListParagraph"/>
        <w:numPr>
          <w:ilvl w:val="0"/>
          <w:numId w:val="251"/>
        </w:numPr>
        <w:rPr>
          <w:ins w:id="2485" w:author="jonathan pritchard" w:date="2025-08-07T07:36:00Z" w16du:dateUtc="2025-08-07T06:36:00Z"/>
        </w:rPr>
        <w:pPrChange w:id="2486" w:author="jonathan pritchard" w:date="2025-08-07T07:36:00Z" w16du:dateUtc="2025-08-07T06:36:00Z">
          <w:pPr/>
        </w:pPrChange>
      </w:pPr>
      <w:ins w:id="2487" w:author="jonathan pritchard" w:date="2025-08-07T07:36:00Z" w16du:dateUtc="2025-08-07T06:36:00Z">
        <w:r w:rsidRPr="0062074F">
          <w:t>simple lines and areas</w:t>
        </w:r>
      </w:ins>
    </w:p>
    <w:p w14:paraId="1D23CB0A" w14:textId="3923803A" w:rsidR="00D27EFF" w:rsidRPr="0062074F" w:rsidRDefault="00D27EFF">
      <w:pPr>
        <w:pStyle w:val="ListParagraph"/>
        <w:numPr>
          <w:ilvl w:val="0"/>
          <w:numId w:val="251"/>
        </w:numPr>
        <w:rPr>
          <w:ins w:id="2488" w:author="jonathan pritchard" w:date="2025-08-07T07:36:00Z" w16du:dateUtc="2025-08-07T06:36:00Z"/>
        </w:rPr>
        <w:pPrChange w:id="2489" w:author="jonathan pritchard" w:date="2025-08-07T07:36:00Z" w16du:dateUtc="2025-08-07T06:36:00Z">
          <w:pPr/>
        </w:pPrChange>
      </w:pPr>
      <w:ins w:id="2490" w:author="jonathan pritchard" w:date="2025-08-07T07:36:00Z" w16du:dateUtc="2025-08-07T06:36:00Z">
        <w:r w:rsidRPr="0062074F">
          <w:t xml:space="preserve">text notes </w:t>
        </w:r>
      </w:ins>
    </w:p>
    <w:p w14:paraId="59F18049" w14:textId="1F1609CA" w:rsidR="006668B5" w:rsidRPr="0062074F" w:rsidRDefault="00D27EFF" w:rsidP="00523124">
      <w:ins w:id="2491" w:author="jonathan pritchard" w:date="2025-08-07T07:36:00Z" w16du:dateUtc="2025-08-07T06:36:00Z">
        <w:r w:rsidRPr="0062074F">
          <w:t>IEC 61174 adds further requirements for Additional Mariner’s Information.</w:t>
        </w:r>
      </w:ins>
      <w:ins w:id="2492" w:author="jonathan pritchard" w:date="2025-08-07T07:37:00Z" w16du:dateUtc="2025-08-07T06:37:00Z">
        <w:r w:rsidRPr="0062074F">
          <w:t xml:space="preserve"> </w:t>
        </w:r>
      </w:ins>
      <w:r w:rsidR="006668B5" w:rsidRPr="0062074F">
        <w:t>Mariner’s Caution Notes and</w:t>
      </w:r>
      <w:del w:id="2493" w:author="jonathan pritchard" w:date="2025-08-07T07:36:00Z" w16du:dateUtc="2025-08-07T06:36:00Z">
        <w:r w:rsidR="006668B5" w:rsidRPr="0062074F" w:rsidDel="00D27EFF">
          <w:delText xml:space="preserve"> a</w:delText>
        </w:r>
      </w:del>
      <w:r w:rsidR="006668B5" w:rsidRPr="0062074F">
        <w:t xml:space="preserve"> Mariner’s Information Notes must be presented according to IEC 61174 or IEC 62288, as applicable </w:t>
      </w:r>
      <w:del w:id="2494" w:author="jonathan pritchard" w:date="2025-08-07T07:37:00Z" w16du:dateUtc="2025-08-07T06:37:00Z">
        <w:r w:rsidR="006668B5" w:rsidRPr="0062074F" w:rsidDel="00D27EFF">
          <w:delText>[</w:delText>
        </w:r>
      </w:del>
      <w:r w:rsidR="006668B5" w:rsidRPr="0062074F">
        <w:t>and available</w:t>
      </w:r>
      <w:del w:id="2495" w:author="jonathan pritchard" w:date="2025-08-07T07:37:00Z" w16du:dateUtc="2025-08-07T06:37:00Z">
        <w:r w:rsidR="006668B5" w:rsidRPr="0062074F" w:rsidDel="00D27EFF">
          <w:delText>]</w:delText>
        </w:r>
      </w:del>
      <w:r w:rsidR="006668B5" w:rsidRPr="0062074F">
        <w:t>.</w:t>
      </w:r>
    </w:p>
    <w:p w14:paraId="4FE5E097" w14:textId="21564A43" w:rsidR="00523124" w:rsidRPr="0062074F" w:rsidDel="00011487" w:rsidRDefault="00523124" w:rsidP="00523124">
      <w:pPr>
        <w:rPr>
          <w:del w:id="2496" w:author="jonathan pritchard" w:date="2026-01-14T12:21:00Z" w16du:dateUtc="2026-01-14T12:21:00Z"/>
          <w:b/>
          <w:bCs/>
          <w:strike/>
        </w:rPr>
      </w:pPr>
      <w:commentRangeStart w:id="2497"/>
      <w:del w:id="2498" w:author="jonathan pritchard" w:date="2026-01-14T12:21:00Z" w16du:dateUtc="2026-01-14T12:21:00Z">
        <w:r w:rsidRPr="0062074F" w:rsidDel="00011487">
          <w:rPr>
            <w:strike/>
            <w:rPrChange w:id="2499" w:author="jonathan pritchard" w:date="2025-08-07T07:35:00Z" w16du:dateUtc="2025-08-07T06:35:00Z">
              <w:rPr/>
            </w:rPrChange>
          </w:rPr>
          <w:delText>Point cautions and notes entered by the mariner and the manufacturer must be distinguished by the colours orange and yellow respectively.</w:delText>
        </w:r>
        <w:commentRangeEnd w:id="2497"/>
        <w:r w:rsidR="00D27EFF" w:rsidRPr="0062074F" w:rsidDel="00011487">
          <w:rPr>
            <w:rStyle w:val="CommentReference"/>
            <w:b/>
            <w:bCs/>
            <w:strike/>
            <w:sz w:val="20"/>
            <w:lang w:val="en-GB"/>
          </w:rPr>
          <w:commentReference w:id="2497"/>
        </w:r>
        <w:bookmarkStart w:id="2500" w:name="_Toc219458288"/>
        <w:bookmarkEnd w:id="2500"/>
      </w:del>
    </w:p>
    <w:p w14:paraId="4AB76D16" w14:textId="04695F0F" w:rsidR="00A0054D" w:rsidRPr="0062074F" w:rsidRDefault="00A0054D" w:rsidP="00EC44E4">
      <w:pPr>
        <w:pStyle w:val="Heading3"/>
      </w:pPr>
      <w:bookmarkStart w:id="2501" w:name="_Toc188368685"/>
      <w:bookmarkStart w:id="2502" w:name="_Toc188621887"/>
      <w:bookmarkStart w:id="2503" w:name="_Toc188950468"/>
      <w:bookmarkStart w:id="2504" w:name="_Toc188968384"/>
      <w:bookmarkStart w:id="2505" w:name="_Toc188968609"/>
      <w:bookmarkStart w:id="2506" w:name="_Toc188368686"/>
      <w:bookmarkStart w:id="2507" w:name="_Toc188621888"/>
      <w:bookmarkStart w:id="2508" w:name="_Toc188950469"/>
      <w:bookmarkStart w:id="2509" w:name="_Toc188968385"/>
      <w:bookmarkStart w:id="2510" w:name="_Toc188968610"/>
      <w:bookmarkStart w:id="2511" w:name="_Ref49450116"/>
      <w:bookmarkStart w:id="2512" w:name="_Toc219458289"/>
      <w:bookmarkEnd w:id="2501"/>
      <w:bookmarkEnd w:id="2502"/>
      <w:bookmarkEnd w:id="2503"/>
      <w:bookmarkEnd w:id="2504"/>
      <w:bookmarkEnd w:id="2505"/>
      <w:bookmarkEnd w:id="2506"/>
      <w:bookmarkEnd w:id="2507"/>
      <w:bookmarkEnd w:id="2508"/>
      <w:bookmarkEnd w:id="2509"/>
      <w:bookmarkEnd w:id="2510"/>
      <w:r w:rsidRPr="0062074F">
        <w:t>Automatic Updates</w:t>
      </w:r>
      <w:bookmarkEnd w:id="2512"/>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2513" w:name="_Toc219458290"/>
      <w:r w:rsidRPr="0062074F">
        <w:t>I</w:t>
      </w:r>
      <w:r w:rsidR="000A049F" w:rsidRPr="0062074F">
        <w:t>dentifying automatic chart corrections on demand</w:t>
      </w:r>
      <w:bookmarkEnd w:id="2511"/>
      <w:bookmarkEnd w:id="2513"/>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lastRenderedPageBreak/>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2514" w:name="_Ref49450002"/>
      <w:bookmarkStart w:id="2515" w:name="_Toc219458291"/>
      <w:r w:rsidRPr="0062074F">
        <w:t>Update Information</w:t>
      </w:r>
      <w:bookmarkEnd w:id="2515"/>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2BFD1A3D" w:rsidR="00D10598" w:rsidRPr="0062074F" w:rsidRDefault="00D10598" w:rsidP="00530F27">
      <w:pPr>
        <w:spacing w:after="120" w:line="240" w:lineRule="auto"/>
        <w:jc w:val="both"/>
      </w:pPr>
      <w:r w:rsidRPr="0062074F">
        <w:t xml:space="preserve">For example, when an ENC update contains updates to various features that adjoin a feature that was actually update, the producer will use an </w:t>
      </w:r>
      <w:r w:rsidRPr="0062074F">
        <w:rPr>
          <w:b/>
          <w:bCs/>
        </w:rPr>
        <w:t>Update Information</w:t>
      </w:r>
      <w:r w:rsidRPr="0062074F">
        <w:t xml:space="preserve"> feature to indicate the actual feature that was affected and a brief description of the changes.</w:t>
      </w:r>
    </w:p>
    <w:p w14:paraId="41AC0130" w14:textId="683F42AE" w:rsidR="001C665A" w:rsidRPr="0062074F" w:rsidRDefault="001C665A" w:rsidP="00B812CA">
      <w:pPr>
        <w:spacing w:after="120" w:line="240" w:lineRule="auto"/>
      </w:pPr>
      <w:r w:rsidRPr="0062074F">
        <w:t xml:space="preserve">The ‘Update Review’ IMS must be implemented to allow update information features to be portrayed </w:t>
      </w:r>
      <w:r w:rsidR="00D10598" w:rsidRPr="0062074F">
        <w:t xml:space="preserve">and </w:t>
      </w:r>
      <w:r w:rsidR="00C74D25" w:rsidRPr="0062074F">
        <w:t>reviewed</w:t>
      </w:r>
      <w:r w:rsidR="00D10598" w:rsidRPr="0062074F">
        <w:t xml:space="preserve"> on demand. </w:t>
      </w:r>
    </w:p>
    <w:p w14:paraId="6D81B45B" w14:textId="69FF78AC" w:rsidR="004F141B" w:rsidRPr="0062074F" w:rsidRDefault="004F141B" w:rsidP="004F141B">
      <w:pPr>
        <w:pStyle w:val="Heading3"/>
      </w:pPr>
      <w:bookmarkStart w:id="2516" w:name="_Toc194061764"/>
      <w:bookmarkStart w:id="2517" w:name="_Toc194067154"/>
      <w:bookmarkStart w:id="2518" w:name="_Toc194061765"/>
      <w:bookmarkStart w:id="2519" w:name="_Toc194067155"/>
      <w:bookmarkStart w:id="2520" w:name="_Toc178784413"/>
      <w:bookmarkStart w:id="2521" w:name="_Toc178784414"/>
      <w:bookmarkStart w:id="2522" w:name="_Toc178784415"/>
      <w:bookmarkStart w:id="2523" w:name="_Toc178784416"/>
      <w:bookmarkStart w:id="2524" w:name="_Toc178784417"/>
      <w:bookmarkStart w:id="2525" w:name="_Toc178784418"/>
      <w:bookmarkStart w:id="2526" w:name="_Toc178784419"/>
      <w:bookmarkStart w:id="2527" w:name="_Toc178784420"/>
      <w:bookmarkStart w:id="2528" w:name="_Toc178784421"/>
      <w:bookmarkStart w:id="2529" w:name="_Toc178784422"/>
      <w:bookmarkStart w:id="2530" w:name="_Toc178784423"/>
      <w:bookmarkStart w:id="2531" w:name="_Toc175130268"/>
      <w:bookmarkStart w:id="2532" w:name="_Toc175130291"/>
      <w:bookmarkStart w:id="2533" w:name="_Toc219458292"/>
      <w:bookmarkEnd w:id="2514"/>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commentRangeStart w:id="2534"/>
      <w:r w:rsidRPr="0062074F">
        <w:t>Non</w:t>
      </w:r>
      <w:r w:rsidR="00CF6F82" w:rsidRPr="0062074F">
        <w:t>-official</w:t>
      </w:r>
      <w:r w:rsidRPr="0062074F">
        <w:t xml:space="preserve"> (Non-ENC) Chart Information</w:t>
      </w:r>
      <w:commentRangeEnd w:id="2534"/>
      <w:r w:rsidR="00D81E16" w:rsidRPr="0062074F">
        <w:rPr>
          <w:rStyle w:val="CommentReference"/>
          <w:sz w:val="20"/>
          <w:lang w:val="en-GB"/>
        </w:rPr>
        <w:commentReference w:id="2534"/>
      </w:r>
      <w:bookmarkEnd w:id="2533"/>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2535" w:name="_Toc175130295"/>
      <w:bookmarkStart w:id="2536" w:name="_Toc175130296"/>
      <w:bookmarkStart w:id="2537" w:name="_Toc175130297"/>
      <w:bookmarkStart w:id="2538" w:name="_Toc175130298"/>
      <w:bookmarkStart w:id="2539" w:name="_Toc175130299"/>
      <w:bookmarkStart w:id="2540" w:name="_Ref189057024"/>
      <w:bookmarkStart w:id="2541" w:name="_Hlk212731679"/>
      <w:bookmarkEnd w:id="2535"/>
      <w:bookmarkEnd w:id="2536"/>
      <w:bookmarkEnd w:id="2537"/>
      <w:bookmarkEnd w:id="2538"/>
      <w:bookmarkEnd w:id="2539"/>
      <w:commentRangeStart w:id="2542"/>
      <w:r w:rsidRPr="0062074F">
        <w:t xml:space="preserve"> </w:t>
      </w:r>
      <w:bookmarkStart w:id="2543" w:name="_Toc219458293"/>
      <w:r w:rsidR="00A13F5A" w:rsidRPr="0062074F">
        <w:t>Display and Management of Navigational Warnings</w:t>
      </w:r>
      <w:bookmarkEnd w:id="2540"/>
      <w:commentRangeEnd w:id="2542"/>
      <w:r w:rsidR="000A2E2D" w:rsidRPr="0062074F">
        <w:rPr>
          <w:rStyle w:val="CommentReference"/>
          <w:rFonts w:eastAsia="MS Mincho"/>
          <w:b w:val="0"/>
          <w:bCs w:val="0"/>
        </w:rPr>
        <w:commentReference w:id="2542"/>
      </w:r>
      <w:bookmarkEnd w:id="2543"/>
    </w:p>
    <w:p w14:paraId="45F6821F" w14:textId="77777777" w:rsidR="000A2E2D" w:rsidRPr="0062074F" w:rsidRDefault="000A2E2D" w:rsidP="000A2E2D">
      <w:pPr>
        <w:rPr>
          <w:ins w:id="2544" w:author="jonathan pritchard" w:date="2026-01-12T12:12:00Z" w16du:dateUtc="2026-01-12T12:12:00Z"/>
        </w:rPr>
      </w:pPr>
      <w:ins w:id="2545" w:author="jonathan pritchard" w:date="2026-01-12T12:12:00Z" w16du:dateUtc="2026-01-12T12:12:00Z">
        <w:r w:rsidRPr="0062074F">
          <w:t>S-124 Navigational Warnings (NAVWARN) portrayal is provided by a portrayal catalogue that includes a symbol set and symbolisation instructions for the feature and attribute combinations.</w:t>
        </w:r>
      </w:ins>
    </w:p>
    <w:p w14:paraId="0B7D8D82" w14:textId="0F7CE8AA" w:rsidR="00A13F5A" w:rsidRPr="0062074F" w:rsidDel="000A2E2D" w:rsidRDefault="00A13F5A" w:rsidP="00A13F5A">
      <w:pPr>
        <w:rPr>
          <w:del w:id="2546" w:author="jonathan pritchard" w:date="2026-01-12T12:12:00Z" w16du:dateUtc="2026-01-12T12:12:00Z"/>
        </w:rPr>
      </w:pPr>
      <w:del w:id="2547" w:author="jonathan pritchard" w:date="2026-01-12T12:12:00Z" w16du:dateUtc="2026-01-12T12:12:00Z">
        <w:r w:rsidRPr="0062074F" w:rsidDel="000A2E2D">
          <w:delText>S-124 Navigational Warnings (NAVWARN) portrayal is provided by a portrayal catalogue that includes a symbol set and symbol instructions for the feature and attribute combinations.</w:delText>
        </w:r>
        <w:bookmarkStart w:id="2548" w:name="_Toc219458294"/>
        <w:bookmarkEnd w:id="2548"/>
      </w:del>
    </w:p>
    <w:p w14:paraId="6AAA71F7" w14:textId="7BC4BFFD" w:rsidR="00A13F5A" w:rsidRPr="0062074F" w:rsidRDefault="00A13F5A" w:rsidP="00A13F5A">
      <w:pPr>
        <w:pStyle w:val="Heading3"/>
        <w:rPr>
          <w:ins w:id="2549" w:author="jonathan pritchard" w:date="2026-01-12T12:15:00Z" w16du:dateUtc="2026-01-12T12:15:00Z"/>
        </w:rPr>
      </w:pPr>
      <w:bookmarkStart w:id="2550" w:name="_Toc219458295"/>
      <w:r w:rsidRPr="0062074F">
        <w:t>Additional Portrayal requirements of the Graphical User Interface</w:t>
      </w:r>
      <w:bookmarkEnd w:id="2550"/>
      <w:r w:rsidRPr="0062074F">
        <w:t xml:space="preserve"> </w:t>
      </w:r>
    </w:p>
    <w:p w14:paraId="610C7426" w14:textId="77777777" w:rsidR="000A2E2D" w:rsidRPr="0062074F" w:rsidRDefault="000A2E2D" w:rsidP="000A2E2D">
      <w:pPr>
        <w:rPr>
          <w:ins w:id="2551" w:author="jonathan pritchard" w:date="2026-01-12T12:15:00Z" w16du:dateUtc="2026-01-12T12:15:00Z"/>
        </w:rPr>
      </w:pPr>
      <w:ins w:id="2552" w:author="jonathan pritchard" w:date="2026-01-12T12:15:00Z" w16du:dateUtc="2026-01-12T12:15:00Z">
        <w:r w:rsidRPr="0062074F">
          <w:t>A dedicated interface must be provided to allow users to interact with NAVWARN messages. This interface must, provide the following minimum functionality;</w:t>
        </w:r>
      </w:ins>
    </w:p>
    <w:p w14:paraId="35D0BC4F" w14:textId="77777777" w:rsidR="000A2E2D" w:rsidRPr="0062074F" w:rsidRDefault="000A2E2D" w:rsidP="000A2E2D">
      <w:pPr>
        <w:pStyle w:val="ListNumber"/>
        <w:rPr>
          <w:ins w:id="2553" w:author="jonathan pritchard" w:date="2026-01-12T12:15:00Z" w16du:dateUtc="2026-01-12T12:15:00Z"/>
        </w:rPr>
      </w:pPr>
      <w:ins w:id="2554" w:author="jonathan pritchard" w:date="2026-01-12T12:15:00Z" w16du:dateUtc="2026-01-12T12:15:00Z">
        <w:r w:rsidRPr="0062074F">
          <w:t>The user must be able to classify individual messages in accordance with section 12.12.2</w:t>
        </w:r>
      </w:ins>
    </w:p>
    <w:p w14:paraId="23D4E8C2" w14:textId="77777777" w:rsidR="000A2E2D" w:rsidRPr="0062074F" w:rsidRDefault="000A2E2D" w:rsidP="000A2E2D">
      <w:pPr>
        <w:pStyle w:val="ListNumber"/>
        <w:rPr>
          <w:ins w:id="2555" w:author="jonathan pritchard" w:date="2026-01-12T12:15:00Z" w16du:dateUtc="2026-01-12T12:15:00Z"/>
        </w:rPr>
      </w:pPr>
      <w:ins w:id="2556" w:author="jonathan pritchard" w:date="2026-01-12T12:15:00Z" w16du:dateUtc="2026-01-12T12:15:00Z">
        <w:r w:rsidRPr="0062074F">
          <w:t>An on-demand listing of all (S-124) NAVWARN messages in the system must be provided allowing sorting according to: installed date and time, issue date and time, warning type, producer, series and message classification (as defined in 12.12.2)</w:t>
        </w:r>
      </w:ins>
    </w:p>
    <w:p w14:paraId="39F22DF3" w14:textId="77777777" w:rsidR="000A2E2D" w:rsidRPr="0062074F" w:rsidRDefault="000A2E2D" w:rsidP="000A2E2D">
      <w:pPr>
        <w:pStyle w:val="ListNumber"/>
        <w:rPr>
          <w:ins w:id="2557" w:author="jonathan pritchard" w:date="2026-01-12T12:15:00Z" w16du:dateUtc="2026-01-12T12:15:00Z"/>
        </w:rPr>
      </w:pPr>
      <w:ins w:id="2558" w:author="jonathan pritchard" w:date="2026-01-12T12:15:00Z" w16du:dateUtc="2026-01-12T12:15:00Z">
        <w:r w:rsidRPr="0062074F">
          <w:t xml:space="preserve">The on-demand listing of all NAVWARN messages in the system must include means for viewing an abbreviated view of any </w:t>
        </w:r>
        <w:proofErr w:type="spellStart"/>
        <w:r w:rsidRPr="0062074F">
          <w:t>NAVWARNPart</w:t>
        </w:r>
        <w:proofErr w:type="spellEnd"/>
        <w:r w:rsidRPr="0062074F">
          <w:t xml:space="preserve">, </w:t>
        </w:r>
        <w:proofErr w:type="spellStart"/>
        <w:r w:rsidRPr="0062074F">
          <w:t>warningInformation</w:t>
        </w:r>
        <w:proofErr w:type="spellEnd"/>
        <w:r w:rsidRPr="0062074F">
          <w:t xml:space="preserve"> attributes present. This should consist of a minimum of the issue date, warning type and the first 64 characters of the </w:t>
        </w:r>
        <w:proofErr w:type="spellStart"/>
        <w:r w:rsidRPr="0062074F">
          <w:t>warningInformation</w:t>
        </w:r>
        <w:proofErr w:type="spellEnd"/>
        <w:r w:rsidRPr="0062074F">
          <w:t xml:space="preserve"> attributes.</w:t>
        </w:r>
      </w:ins>
    </w:p>
    <w:p w14:paraId="1AD98418" w14:textId="77777777" w:rsidR="000A2E2D" w:rsidRPr="0062074F" w:rsidRDefault="000A2E2D" w:rsidP="000A2E2D">
      <w:pPr>
        <w:pStyle w:val="ListNumber"/>
        <w:rPr>
          <w:ins w:id="2559" w:author="jonathan pritchard" w:date="2026-01-12T12:15:00Z" w16du:dateUtc="2026-01-12T12:15:00Z"/>
        </w:rPr>
      </w:pPr>
      <w:ins w:id="2560" w:author="jonathan pritchard" w:date="2026-01-12T12:15:00Z" w16du:dateUtc="2026-01-12T12:15:00Z">
        <w:r w:rsidRPr="0062074F">
          <w:t>An indication must be provided when a new NAVWARN message is loaded until it has been displayed or 24 hours have passed. This indication may be suppressed if the NAVWARN message does not meet filtering criteria set by the mariner or automatically applied (as defined in 12.12.2).</w:t>
        </w:r>
      </w:ins>
    </w:p>
    <w:p w14:paraId="25AD44C4" w14:textId="6ABF457C" w:rsidR="000A2E2D" w:rsidRPr="0062074F" w:rsidRDefault="000A2E2D" w:rsidP="000A2E2D">
      <w:pPr>
        <w:pStyle w:val="ListNumber"/>
        <w:rPr>
          <w:ins w:id="2561" w:author="jonathan pritchard" w:date="2026-01-12T12:15:00Z" w16du:dateUtc="2026-01-12T12:15:00Z"/>
        </w:rPr>
      </w:pPr>
      <w:ins w:id="2562" w:author="jonathan pritchard" w:date="2026-01-12T12:15:00Z" w16du:dateUtc="2026-01-12T12:15:00Z">
        <w:r w:rsidRPr="0062074F">
          <w:t>Means must be provided to view the most recent message and past messages</w:t>
        </w:r>
      </w:ins>
      <w:ins w:id="2563" w:author="jonathan pritchard" w:date="2026-01-12T12:16:00Z" w16du:dateUtc="2026-01-12T12:16:00Z">
        <w:r w:rsidRPr="0062074F">
          <w:t>.</w:t>
        </w:r>
      </w:ins>
    </w:p>
    <w:p w14:paraId="1AEBFD40" w14:textId="77777777" w:rsidR="000A2E2D" w:rsidRPr="0062074F" w:rsidRDefault="000A2E2D">
      <w:pPr>
        <w:pPrChange w:id="2564" w:author="jonathan pritchard" w:date="2026-01-12T12:15:00Z" w16du:dateUtc="2026-01-12T12:15:00Z">
          <w:pPr>
            <w:pStyle w:val="Heading3"/>
          </w:pPr>
        </w:pPrChange>
      </w:pPr>
    </w:p>
    <w:p w14:paraId="27E30459" w14:textId="3AFF0E7D" w:rsidR="00A13F5A" w:rsidRPr="0062074F" w:rsidDel="000A2E2D" w:rsidRDefault="00A13F5A" w:rsidP="00A13F5A">
      <w:pPr>
        <w:rPr>
          <w:del w:id="2565" w:author="jonathan pritchard" w:date="2026-01-12T12:15:00Z" w16du:dateUtc="2026-01-12T12:15:00Z"/>
        </w:rPr>
      </w:pPr>
      <w:del w:id="2566" w:author="jonathan pritchard" w:date="2026-01-12T12:15:00Z" w16du:dateUtc="2026-01-12T12:15:00Z">
        <w:r w:rsidRPr="0062074F" w:rsidDel="000A2E2D">
          <w:delText xml:space="preserve">A dedicated interface </w:delText>
        </w:r>
        <w:r w:rsidR="00275C47" w:rsidRPr="0062074F" w:rsidDel="000A2E2D">
          <w:delText>must be provided to allow</w:delText>
        </w:r>
        <w:r w:rsidRPr="0062074F" w:rsidDel="000A2E2D">
          <w:delText xml:space="preserve"> users </w:delText>
        </w:r>
        <w:r w:rsidR="00275C47" w:rsidRPr="0062074F" w:rsidDel="000A2E2D">
          <w:delText>to</w:delText>
        </w:r>
        <w:r w:rsidRPr="0062074F" w:rsidDel="000A2E2D">
          <w:delText xml:space="preserve"> interac</w:delText>
        </w:r>
        <w:r w:rsidR="00275C47" w:rsidRPr="0062074F" w:rsidDel="000A2E2D">
          <w:delText>t</w:delText>
        </w:r>
        <w:r w:rsidRPr="0062074F" w:rsidDel="000A2E2D">
          <w:delText xml:space="preserve"> with NAVWARN messages. This interface must, at a minimum, provide</w:delText>
        </w:r>
        <w:r w:rsidR="003A53A9" w:rsidRPr="0062074F" w:rsidDel="000A2E2D">
          <w:delText xml:space="preserve"> the following</w:delText>
        </w:r>
        <w:r w:rsidRPr="0062074F" w:rsidDel="000A2E2D">
          <w:delText xml:space="preserve"> functionality;</w:delText>
        </w:r>
        <w:bookmarkStart w:id="2567" w:name="_Toc219458296"/>
        <w:bookmarkEnd w:id="2567"/>
      </w:del>
    </w:p>
    <w:p w14:paraId="4B2A8839" w14:textId="53FE78F9" w:rsidR="00A13F5A" w:rsidRPr="0062074F" w:rsidDel="000A2E2D" w:rsidRDefault="00A13F5A" w:rsidP="00A13F5A">
      <w:pPr>
        <w:pStyle w:val="ListParagraph"/>
        <w:numPr>
          <w:ilvl w:val="0"/>
          <w:numId w:val="118"/>
        </w:numPr>
        <w:spacing w:after="152" w:line="247" w:lineRule="auto"/>
        <w:ind w:right="533"/>
        <w:contextualSpacing/>
        <w:jc w:val="both"/>
        <w:rPr>
          <w:del w:id="2568" w:author="jonathan pritchard" w:date="2026-01-12T12:15:00Z" w16du:dateUtc="2026-01-12T12:15:00Z"/>
        </w:rPr>
      </w:pPr>
      <w:del w:id="2569" w:author="jonathan pritchard" w:date="2026-01-12T12:15:00Z" w16du:dateUtc="2026-01-12T12:15:00Z">
        <w:r w:rsidRPr="0062074F" w:rsidDel="000A2E2D">
          <w:delText>The user must be able to tag individual messages according to the filtering requirements in section 12.</w:delText>
        </w:r>
        <w:r w:rsidR="00D42BC9" w:rsidRPr="0062074F" w:rsidDel="000A2E2D">
          <w:delText>1</w:delText>
        </w:r>
      </w:del>
      <w:del w:id="2570" w:author="jonathan pritchard" w:date="2025-10-29T14:31:00Z" w16du:dateUtc="2025-10-29T14:31:00Z">
        <w:r w:rsidR="00654651" w:rsidRPr="0062074F" w:rsidDel="00F8043A">
          <w:delText>3</w:delText>
        </w:r>
      </w:del>
      <w:del w:id="2571" w:author="jonathan pritchard" w:date="2026-01-12T12:15:00Z" w16du:dateUtc="2026-01-12T12:15:00Z">
        <w:r w:rsidRPr="0062074F" w:rsidDel="000A2E2D">
          <w:delText>.</w:delText>
        </w:r>
        <w:r w:rsidR="00D42BC9" w:rsidRPr="0062074F" w:rsidDel="000A2E2D">
          <w:delText>2</w:delText>
        </w:r>
        <w:r w:rsidRPr="0062074F" w:rsidDel="000A2E2D">
          <w:delText xml:space="preserve"> </w:delText>
        </w:r>
        <w:bookmarkStart w:id="2572" w:name="_Toc219458297"/>
        <w:bookmarkEnd w:id="2572"/>
      </w:del>
    </w:p>
    <w:p w14:paraId="39B8CDE5" w14:textId="1010D95A" w:rsidR="00A13F5A" w:rsidRPr="0062074F" w:rsidDel="000A2E2D" w:rsidRDefault="00A13F5A" w:rsidP="00A13F5A">
      <w:pPr>
        <w:pStyle w:val="ListParagraph"/>
        <w:numPr>
          <w:ilvl w:val="0"/>
          <w:numId w:val="118"/>
        </w:numPr>
        <w:spacing w:after="152" w:line="247" w:lineRule="auto"/>
        <w:ind w:right="533"/>
        <w:contextualSpacing/>
        <w:jc w:val="both"/>
        <w:rPr>
          <w:del w:id="2573" w:author="jonathan pritchard" w:date="2026-01-12T12:15:00Z" w16du:dateUtc="2026-01-12T12:15:00Z"/>
        </w:rPr>
      </w:pPr>
      <w:del w:id="2574" w:author="jonathan pritchard" w:date="2026-01-12T12:15:00Z" w16du:dateUtc="2026-01-12T12:15:00Z">
        <w:r w:rsidRPr="0062074F" w:rsidDel="000A2E2D">
          <w:delText xml:space="preserve">A Capability for an on demand listing of all (S-124) NAVWARN messages in the system, and sorting these according to: received date and time, issue date and time, warning type, producer and series, must be provided. Additionally, a means to list according to </w:delText>
        </w:r>
        <w:commentRangeStart w:id="2575"/>
        <w:commentRangeStart w:id="2576"/>
        <w:r w:rsidRPr="0062074F" w:rsidDel="000A2E2D">
          <w:delText xml:space="preserve">user classification </w:delText>
        </w:r>
        <w:commentRangeEnd w:id="2575"/>
        <w:r w:rsidR="00DB5891" w:rsidRPr="0062074F" w:rsidDel="000A2E2D">
          <w:rPr>
            <w:rStyle w:val="CommentReference"/>
            <w:sz w:val="20"/>
            <w:lang w:val="en-GB"/>
          </w:rPr>
          <w:commentReference w:id="2575"/>
        </w:r>
        <w:commentRangeEnd w:id="2576"/>
        <w:r w:rsidR="005F724E" w:rsidRPr="0062074F" w:rsidDel="000A2E2D">
          <w:rPr>
            <w:rStyle w:val="CommentReference"/>
            <w:sz w:val="20"/>
            <w:lang w:val="en-GB"/>
          </w:rPr>
          <w:commentReference w:id="2576"/>
        </w:r>
        <w:r w:rsidRPr="0062074F" w:rsidDel="000A2E2D">
          <w:delText xml:space="preserve">should be provided. </w:delText>
        </w:r>
        <w:bookmarkStart w:id="2577" w:name="_Toc219458298"/>
        <w:bookmarkEnd w:id="2577"/>
      </w:del>
    </w:p>
    <w:p w14:paraId="01BFA635" w14:textId="20B9BDF0" w:rsidR="00A13F5A" w:rsidRPr="0062074F" w:rsidDel="000A2E2D" w:rsidRDefault="00A13F5A" w:rsidP="00A13F5A">
      <w:pPr>
        <w:pStyle w:val="ListParagraph"/>
        <w:numPr>
          <w:ilvl w:val="0"/>
          <w:numId w:val="118"/>
        </w:numPr>
        <w:spacing w:after="152" w:line="247" w:lineRule="auto"/>
        <w:ind w:right="533"/>
        <w:contextualSpacing/>
        <w:jc w:val="both"/>
        <w:rPr>
          <w:del w:id="2578" w:author="jonathan pritchard" w:date="2026-01-12T12:15:00Z" w16du:dateUtc="2026-01-12T12:15:00Z"/>
        </w:rPr>
      </w:pPr>
      <w:del w:id="2579" w:author="jonathan pritchard" w:date="2026-01-12T12:15:00Z" w16du:dateUtc="2026-01-12T12:15:00Z">
        <w:r w:rsidRPr="0062074F" w:rsidDel="000A2E2D">
          <w:delText>Provide an indication when a new NAVWARN message is received until it has been displayed or 24 hours have passed. This indication may be suppressed if the NAVWARN message does not meet filtering criteria set by the mariner (see 12.</w:delText>
        </w:r>
        <w:r w:rsidR="00A94BB4" w:rsidRPr="0062074F" w:rsidDel="000A2E2D">
          <w:delText>1</w:delText>
        </w:r>
      </w:del>
      <w:del w:id="2580" w:author="jonathan pritchard" w:date="2025-10-29T14:31:00Z" w16du:dateUtc="2025-10-29T14:31:00Z">
        <w:r w:rsidR="00A94BB4" w:rsidRPr="0062074F" w:rsidDel="00F8043A">
          <w:delText>3</w:delText>
        </w:r>
      </w:del>
      <w:del w:id="2581" w:author="jonathan pritchard" w:date="2026-01-12T12:15:00Z" w16du:dateUtc="2026-01-12T12:15:00Z">
        <w:r w:rsidR="00A94BB4" w:rsidRPr="0062074F" w:rsidDel="000A2E2D">
          <w:delText>.2</w:delText>
        </w:r>
        <w:r w:rsidRPr="0062074F" w:rsidDel="000A2E2D">
          <w:delText xml:space="preserve">). </w:delText>
        </w:r>
        <w:bookmarkStart w:id="2582" w:name="_Toc219458299"/>
        <w:bookmarkEnd w:id="2582"/>
      </w:del>
    </w:p>
    <w:p w14:paraId="3057F4D4" w14:textId="32A9259F" w:rsidR="00A13F5A" w:rsidRPr="0062074F" w:rsidDel="000A2E2D" w:rsidRDefault="00A13F5A" w:rsidP="00A13F5A">
      <w:pPr>
        <w:pStyle w:val="ListParagraph"/>
        <w:numPr>
          <w:ilvl w:val="0"/>
          <w:numId w:val="118"/>
        </w:numPr>
        <w:spacing w:after="152" w:line="247" w:lineRule="auto"/>
        <w:ind w:right="533"/>
        <w:contextualSpacing/>
        <w:jc w:val="both"/>
        <w:rPr>
          <w:del w:id="2583" w:author="jonathan pritchard" w:date="2026-01-12T12:15:00Z" w16du:dateUtc="2026-01-12T12:15:00Z"/>
          <w:b/>
          <w:bCs/>
        </w:rPr>
      </w:pPr>
      <w:del w:id="2584" w:author="jonathan pritchard" w:date="2026-01-12T12:15:00Z" w16du:dateUtc="2026-01-12T12:15:00Z">
        <w:r w:rsidRPr="0062074F" w:rsidDel="000A2E2D">
          <w:rPr>
            <w:b/>
            <w:bCs/>
          </w:rPr>
          <w:delText xml:space="preserve">Means </w:delText>
        </w:r>
        <w:r w:rsidR="00B15F52" w:rsidRPr="0062074F" w:rsidDel="000A2E2D">
          <w:rPr>
            <w:b/>
            <w:bCs/>
          </w:rPr>
          <w:delText>must</w:delText>
        </w:r>
        <w:r w:rsidRPr="0062074F" w:rsidDel="000A2E2D">
          <w:rPr>
            <w:b/>
            <w:bCs/>
          </w:rPr>
          <w:delText xml:space="preserve"> be provided for the </w:delText>
        </w:r>
        <w:r w:rsidR="00A94BB4" w:rsidRPr="0062074F" w:rsidDel="000A2E2D">
          <w:rPr>
            <w:b/>
            <w:bCs/>
          </w:rPr>
          <w:delText xml:space="preserve">mariner </w:delText>
        </w:r>
        <w:r w:rsidRPr="0062074F" w:rsidDel="000A2E2D">
          <w:rPr>
            <w:b/>
            <w:bCs/>
          </w:rPr>
          <w:delText>to enter criteria for filtering of indication of new NAVWARN messages based on time and maximum distance from own ship, monitored route or planned route (see 12.</w:delText>
        </w:r>
        <w:r w:rsidR="00A94BB4" w:rsidRPr="0062074F" w:rsidDel="000A2E2D">
          <w:rPr>
            <w:b/>
            <w:bCs/>
          </w:rPr>
          <w:delText>1</w:delText>
        </w:r>
      </w:del>
      <w:del w:id="2585" w:author="jonathan pritchard" w:date="2025-10-29T14:31:00Z" w16du:dateUtc="2025-10-29T14:31:00Z">
        <w:r w:rsidR="00654651" w:rsidRPr="0062074F" w:rsidDel="00F8043A">
          <w:rPr>
            <w:b/>
            <w:bCs/>
          </w:rPr>
          <w:delText>3</w:delText>
        </w:r>
      </w:del>
      <w:del w:id="2586" w:author="jonathan pritchard" w:date="2026-01-12T12:15:00Z" w16du:dateUtc="2026-01-12T12:15:00Z">
        <w:r w:rsidR="00A94BB4" w:rsidRPr="0062074F" w:rsidDel="000A2E2D">
          <w:rPr>
            <w:b/>
            <w:bCs/>
          </w:rPr>
          <w:delText>.2</w:delText>
        </w:r>
        <w:r w:rsidRPr="0062074F" w:rsidDel="000A2E2D">
          <w:rPr>
            <w:b/>
            <w:bCs/>
          </w:rPr>
          <w:delText xml:space="preserve">). Default setting must be no filtering. </w:delText>
        </w:r>
        <w:bookmarkStart w:id="2587" w:name="_Toc219458300"/>
        <w:bookmarkEnd w:id="2587"/>
      </w:del>
    </w:p>
    <w:p w14:paraId="39583DFD" w14:textId="4E8674BC" w:rsidR="00A13F5A" w:rsidRPr="0062074F" w:rsidDel="000A2E2D" w:rsidRDefault="00A13F5A" w:rsidP="00A13F5A">
      <w:pPr>
        <w:pStyle w:val="ListParagraph"/>
        <w:numPr>
          <w:ilvl w:val="0"/>
          <w:numId w:val="118"/>
        </w:numPr>
        <w:spacing w:after="152" w:line="247" w:lineRule="auto"/>
        <w:ind w:right="533"/>
        <w:contextualSpacing/>
        <w:jc w:val="both"/>
        <w:rPr>
          <w:del w:id="2588" w:author="jonathan pritchard" w:date="2026-01-12T12:15:00Z" w16du:dateUtc="2026-01-12T12:15:00Z"/>
        </w:rPr>
      </w:pPr>
      <w:del w:id="2589" w:author="jonathan pritchard" w:date="2026-01-12T12:15:00Z" w16du:dateUtc="2026-01-12T12:15:00Z">
        <w:r w:rsidRPr="0062074F" w:rsidDel="000A2E2D">
          <w:delText xml:space="preserve">Details of the filtering options that have been enabled by user must be available </w:delText>
        </w:r>
        <w:r w:rsidR="00BC6E03" w:rsidRPr="0062074F" w:rsidDel="000A2E2D">
          <w:delText xml:space="preserve">on demand </w:delText>
        </w:r>
        <w:r w:rsidRPr="0062074F" w:rsidDel="000A2E2D">
          <w:delText xml:space="preserve">for inspection and modification. </w:delText>
        </w:r>
        <w:bookmarkStart w:id="2590" w:name="_Toc219458301"/>
        <w:bookmarkEnd w:id="2590"/>
      </w:del>
    </w:p>
    <w:p w14:paraId="094EDCA5" w14:textId="70D36F42" w:rsidR="00A13F5A" w:rsidRPr="0062074F" w:rsidDel="000A2E2D" w:rsidRDefault="00A13F5A" w:rsidP="00A13F5A">
      <w:pPr>
        <w:pStyle w:val="ListParagraph"/>
        <w:numPr>
          <w:ilvl w:val="0"/>
          <w:numId w:val="118"/>
        </w:numPr>
        <w:spacing w:after="152" w:line="247" w:lineRule="auto"/>
        <w:ind w:right="533"/>
        <w:contextualSpacing/>
        <w:jc w:val="both"/>
        <w:rPr>
          <w:del w:id="2591" w:author="jonathan pritchard" w:date="2026-01-12T12:15:00Z" w16du:dateUtc="2026-01-12T12:15:00Z"/>
          <w:b/>
          <w:bCs/>
        </w:rPr>
      </w:pPr>
      <w:del w:id="2592" w:author="jonathan pritchard" w:date="2026-01-12T12:15:00Z" w16du:dateUtc="2026-01-12T12:15:00Z">
        <w:r w:rsidRPr="0062074F" w:rsidDel="000A2E2D">
          <w:rPr>
            <w:b/>
            <w:bCs/>
          </w:rPr>
          <w:delText xml:space="preserve">Means </w:delText>
        </w:r>
        <w:r w:rsidR="00B15F52" w:rsidRPr="0062074F" w:rsidDel="000A2E2D">
          <w:rPr>
            <w:b/>
            <w:bCs/>
          </w:rPr>
          <w:delText>must</w:delText>
        </w:r>
        <w:r w:rsidRPr="0062074F" w:rsidDel="000A2E2D">
          <w:rPr>
            <w:b/>
            <w:bCs/>
          </w:rPr>
          <w:delText xml:space="preserve"> be provided to view the most recent message, past messages, and to view messages associated with selection of NAVWARN symbols in the graphical display area. </w:delText>
        </w:r>
        <w:bookmarkStart w:id="2593" w:name="_Toc219458302"/>
        <w:bookmarkEnd w:id="2593"/>
      </w:del>
    </w:p>
    <w:p w14:paraId="31734F3A" w14:textId="59648BD5" w:rsidR="00A13F5A" w:rsidRPr="0062074F" w:rsidDel="000A2E2D" w:rsidRDefault="00A13F5A" w:rsidP="00A13F5A">
      <w:pPr>
        <w:pStyle w:val="ListParagraph"/>
        <w:numPr>
          <w:ilvl w:val="0"/>
          <w:numId w:val="118"/>
        </w:numPr>
        <w:spacing w:after="152" w:line="247" w:lineRule="auto"/>
        <w:ind w:right="533"/>
        <w:contextualSpacing/>
        <w:jc w:val="both"/>
        <w:rPr>
          <w:del w:id="2594" w:author="jonathan pritchard" w:date="2026-01-12T12:15:00Z" w16du:dateUtc="2026-01-12T12:15:00Z"/>
        </w:rPr>
      </w:pPr>
      <w:del w:id="2595" w:author="jonathan pritchard" w:date="2026-01-12T12:15:00Z" w16du:dateUtc="2026-01-12T12:15:00Z">
        <w:r w:rsidRPr="0062074F" w:rsidDel="000A2E2D">
          <w:delText xml:space="preserve">Listing of all NAVWARN must include means for viewing an abbreviated view of any </w:delText>
        </w:r>
        <w:r w:rsidRPr="0062074F" w:rsidDel="000A2E2D">
          <w:rPr>
            <w:b/>
          </w:rPr>
          <w:delText>NAVWARNPart</w:delText>
        </w:r>
        <w:r w:rsidRPr="0062074F" w:rsidDel="000A2E2D">
          <w:delText xml:space="preserve">, </w:delText>
        </w:r>
        <w:r w:rsidRPr="0062074F" w:rsidDel="000A2E2D">
          <w:rPr>
            <w:b/>
          </w:rPr>
          <w:delText>warningInformation</w:delText>
        </w:r>
        <w:r w:rsidRPr="0062074F" w:rsidDel="000A2E2D">
          <w:delText xml:space="preserve"> attributes present. </w:delText>
        </w:r>
        <w:bookmarkStart w:id="2596" w:name="_Toc219458303"/>
        <w:bookmarkEnd w:id="2596"/>
      </w:del>
    </w:p>
    <w:p w14:paraId="05A4A900" w14:textId="4C7D1A03" w:rsidR="00A13F5A" w:rsidRPr="0062074F" w:rsidDel="000A2E2D" w:rsidRDefault="00A13F5A" w:rsidP="00A13F5A">
      <w:pPr>
        <w:rPr>
          <w:del w:id="2597" w:author="jonathan pritchard" w:date="2026-01-12T12:15:00Z" w16du:dateUtc="2026-01-12T12:15:00Z"/>
          <w:b/>
          <w:bCs/>
          <w:i/>
          <w:iCs/>
          <w:strike/>
          <w:rPrChange w:id="2598" w:author="jonathan pritchard" w:date="2025-10-30T09:14:00Z" w16du:dateUtc="2025-10-30T09:14:00Z">
            <w:rPr>
              <w:del w:id="2599" w:author="jonathan pritchard" w:date="2026-01-12T12:15:00Z" w16du:dateUtc="2026-01-12T12:15:00Z"/>
              <w:b/>
              <w:bCs/>
              <w:i/>
              <w:iCs/>
            </w:rPr>
          </w:rPrChange>
        </w:rPr>
      </w:pPr>
      <w:del w:id="2600" w:author="jonathan pritchard" w:date="2026-01-12T12:15:00Z" w16du:dateUtc="2026-01-12T12:15:00Z">
        <w:r w:rsidRPr="0062074F" w:rsidDel="000A2E2D">
          <w:rPr>
            <w:b/>
            <w:bCs/>
            <w:i/>
            <w:iCs/>
            <w:strike/>
            <w:rPrChange w:id="2601" w:author="jonathan pritchard" w:date="2025-10-30T09:14:00Z" w16du:dateUtc="2025-10-30T09:14:00Z">
              <w:rPr>
                <w:b/>
                <w:bCs/>
                <w:i/>
                <w:iCs/>
              </w:rPr>
            </w:rPrChange>
          </w:rPr>
          <w:delText xml:space="preserve">NOTE: It may be possible to create some of this functionality via portrayal context parameters, </w:delText>
        </w:r>
        <w:bookmarkStart w:id="2602" w:name="_Toc219458304"/>
        <w:bookmarkEnd w:id="2602"/>
      </w:del>
    </w:p>
    <w:p w14:paraId="0AD67FC2" w14:textId="763780D2" w:rsidR="00A13F5A" w:rsidRPr="0062074F" w:rsidRDefault="00A13F5A" w:rsidP="00A13F5A">
      <w:pPr>
        <w:pStyle w:val="Heading3"/>
        <w:rPr>
          <w:ins w:id="2603" w:author="jonathan pritchard" w:date="2026-01-12T12:16:00Z" w16du:dateUtc="2026-01-12T12:16:00Z"/>
        </w:rPr>
      </w:pPr>
      <w:del w:id="2604" w:author="jonathan pritchard" w:date="2026-01-12T12:16:00Z" w16du:dateUtc="2026-01-12T12:16:00Z">
        <w:r w:rsidRPr="0062074F" w:rsidDel="000A2E2D">
          <w:delText>Filtering</w:delText>
        </w:r>
      </w:del>
      <w:bookmarkStart w:id="2605" w:name="_Toc219458305"/>
      <w:ins w:id="2606" w:author="jonathan pritchard" w:date="2026-01-12T12:16:00Z" w16du:dateUtc="2026-01-12T12:16:00Z">
        <w:r w:rsidR="000A2E2D" w:rsidRPr="0062074F">
          <w:t>Classifying</w:t>
        </w:r>
      </w:ins>
      <w:r w:rsidRPr="0062074F">
        <w:t xml:space="preserve"> Navigational Warning information</w:t>
      </w:r>
      <w:bookmarkEnd w:id="2605"/>
      <w:r w:rsidRPr="0062074F">
        <w:t xml:space="preserve"> </w:t>
      </w:r>
    </w:p>
    <w:p w14:paraId="25244460" w14:textId="77777777" w:rsidR="000A2E2D" w:rsidRPr="0062074F" w:rsidRDefault="000A2E2D" w:rsidP="000A2E2D">
      <w:pPr>
        <w:rPr>
          <w:ins w:id="2607" w:author="jonathan pritchard" w:date="2026-01-12T12:16:00Z" w16du:dateUtc="2026-01-12T12:16:00Z"/>
        </w:rPr>
      </w:pPr>
      <w:ins w:id="2608" w:author="jonathan pritchard" w:date="2026-01-12T12:16:00Z" w16du:dateUtc="2026-01-12T12:16:00Z">
        <w:r w:rsidRPr="0062074F">
          <w:t>To ensure only relevant information is displayed, and to ensure an uncluttered screen, the mariner must be able to classify NAVWARNs which are then filtered for display by the ECDIS:</w:t>
        </w:r>
      </w:ins>
    </w:p>
    <w:p w14:paraId="7B5FDCA1" w14:textId="77777777" w:rsidR="000A2E2D" w:rsidRPr="0062074F" w:rsidRDefault="000A2E2D" w:rsidP="000A2E2D">
      <w:pPr>
        <w:rPr>
          <w:ins w:id="2609" w:author="jonathan pritchard" w:date="2026-01-12T12:16:00Z" w16du:dateUtc="2026-01-12T12:16:00Z"/>
        </w:rPr>
      </w:pPr>
      <w:ins w:id="2610" w:author="jonathan pritchard" w:date="2026-01-12T12:16:00Z" w16du:dateUtc="2026-01-12T12:16:00Z">
        <w:r w:rsidRPr="0062074F">
          <w:t>At a minimum, functionality must be included that allows the user to classify an installed NAVWARN against the intended route as:</w:t>
        </w:r>
      </w:ins>
    </w:p>
    <w:p w14:paraId="27A010D0" w14:textId="77777777" w:rsidR="000A2E2D" w:rsidRPr="0062074F" w:rsidRDefault="000A2E2D">
      <w:pPr>
        <w:pStyle w:val="ListBullet"/>
        <w:numPr>
          <w:ilvl w:val="0"/>
          <w:numId w:val="266"/>
        </w:numPr>
        <w:rPr>
          <w:ins w:id="2611" w:author="jonathan pritchard" w:date="2026-01-12T12:16:00Z" w16du:dateUtc="2026-01-12T12:16:00Z"/>
        </w:rPr>
        <w:pPrChange w:id="2612" w:author="jonathan pritchard" w:date="2026-01-12T12:16:00Z" w16du:dateUtc="2026-01-12T12:16:00Z">
          <w:pPr>
            <w:pStyle w:val="ListBullet"/>
          </w:pPr>
        </w:pPrChange>
      </w:pPr>
      <w:ins w:id="2613" w:author="jonathan pritchard" w:date="2026-01-12T12:16:00Z" w16du:dateUtc="2026-01-12T12:16:00Z">
        <w:r w:rsidRPr="0062074F">
          <w:t>“On chart”</w:t>
        </w:r>
        <w:r w:rsidRPr="0062074F">
          <w:rPr>
            <w:b/>
          </w:rPr>
          <w:t xml:space="preserve"> Relevant for the route, Must always be displayed, or;</w:t>
        </w:r>
      </w:ins>
    </w:p>
    <w:p w14:paraId="42B1CD02" w14:textId="77777777" w:rsidR="000A2E2D" w:rsidRPr="0062074F" w:rsidRDefault="000A2E2D">
      <w:pPr>
        <w:pStyle w:val="ListBullet"/>
        <w:numPr>
          <w:ilvl w:val="0"/>
          <w:numId w:val="266"/>
        </w:numPr>
        <w:rPr>
          <w:ins w:id="2614" w:author="jonathan pritchard" w:date="2026-01-12T12:16:00Z" w16du:dateUtc="2026-01-12T12:16:00Z"/>
        </w:rPr>
        <w:pPrChange w:id="2615" w:author="jonathan pritchard" w:date="2026-01-12T12:16:00Z" w16du:dateUtc="2026-01-12T12:16:00Z">
          <w:pPr>
            <w:pStyle w:val="ListBullet"/>
          </w:pPr>
        </w:pPrChange>
      </w:pPr>
      <w:ins w:id="2616" w:author="jonathan pritchard" w:date="2026-01-12T12:16:00Z" w16du:dateUtc="2026-01-12T12:16:00Z">
        <w:r w:rsidRPr="0062074F">
          <w:t>“Off chart”</w:t>
        </w:r>
        <w:r w:rsidRPr="0062074F">
          <w:rPr>
            <w:b/>
          </w:rPr>
          <w:t xml:space="preserve"> Not relevant for the route, Need not be visualized, or;</w:t>
        </w:r>
      </w:ins>
    </w:p>
    <w:p w14:paraId="3A12B093" w14:textId="77777777" w:rsidR="000A2E2D" w:rsidRPr="0062074F" w:rsidRDefault="000A2E2D">
      <w:pPr>
        <w:pStyle w:val="ListBullet"/>
        <w:numPr>
          <w:ilvl w:val="0"/>
          <w:numId w:val="266"/>
        </w:numPr>
        <w:rPr>
          <w:ins w:id="2617" w:author="jonathan pritchard" w:date="2026-01-12T12:16:00Z" w16du:dateUtc="2026-01-12T12:16:00Z"/>
        </w:rPr>
        <w:pPrChange w:id="2618" w:author="jonathan pritchard" w:date="2026-01-12T12:16:00Z" w16du:dateUtc="2026-01-12T12:16:00Z">
          <w:pPr>
            <w:pStyle w:val="ListBullet"/>
          </w:pPr>
        </w:pPrChange>
      </w:pPr>
      <w:ins w:id="2619" w:author="jonathan pritchard" w:date="2026-01-12T12:16:00Z" w16du:dateUtc="2026-01-12T12:16:00Z">
        <w:r w:rsidRPr="0062074F">
          <w:t>“Information”</w:t>
        </w:r>
        <w:r w:rsidRPr="0062074F">
          <w:rPr>
            <w:b/>
          </w:rPr>
          <w:t xml:space="preserve"> For information, Need not be visualized</w:t>
        </w:r>
      </w:ins>
    </w:p>
    <w:p w14:paraId="7A0CD1FD" w14:textId="77777777" w:rsidR="000A2E2D" w:rsidRPr="0062074F" w:rsidRDefault="000A2E2D">
      <w:pPr>
        <w:pStyle w:val="ListBullet"/>
        <w:numPr>
          <w:ilvl w:val="0"/>
          <w:numId w:val="266"/>
        </w:numPr>
        <w:rPr>
          <w:ins w:id="2620" w:author="jonathan pritchard" w:date="2026-01-12T12:16:00Z" w16du:dateUtc="2026-01-12T12:16:00Z"/>
        </w:rPr>
        <w:pPrChange w:id="2621" w:author="jonathan pritchard" w:date="2026-01-12T12:16:00Z" w16du:dateUtc="2026-01-12T12:16:00Z">
          <w:pPr>
            <w:pStyle w:val="ListBullet"/>
          </w:pPr>
        </w:pPrChange>
      </w:pPr>
      <w:ins w:id="2622" w:author="jonathan pritchard" w:date="2026-01-12T12:16:00Z" w16du:dateUtc="2026-01-12T12:16:00Z">
        <w:r w:rsidRPr="0062074F">
          <w:t>On chart</w:t>
        </w:r>
        <w:r w:rsidRPr="0062074F">
          <w:rPr>
            <w:b/>
          </w:rPr>
          <w:t xml:space="preserve"> must be the default classification for all NAVWARNs.</w:t>
        </w:r>
      </w:ins>
    </w:p>
    <w:p w14:paraId="58E0C7E7" w14:textId="77777777" w:rsidR="000A2E2D" w:rsidRPr="0062074F" w:rsidRDefault="000A2E2D" w:rsidP="000A2E2D">
      <w:pPr>
        <w:rPr>
          <w:ins w:id="2623" w:author="jonathan pritchard" w:date="2026-01-12T12:16:00Z" w16du:dateUtc="2026-01-12T12:16:00Z"/>
        </w:rPr>
      </w:pPr>
      <w:ins w:id="2624" w:author="jonathan pritchard" w:date="2026-01-12T12:16:00Z" w16du:dateUtc="2026-01-12T12:16:00Z">
        <w:r w:rsidRPr="0062074F">
          <w:t>A means must be provided for the mariner to enter criteria for automatic filtering of NAVWARN messages based on time and maximum distance from own ship, monitored route or planned route. When automatic filtering is applied by proximity or distance any messages without spatial extent must be classified as Information.</w:t>
        </w:r>
      </w:ins>
    </w:p>
    <w:p w14:paraId="4261BF76" w14:textId="77777777" w:rsidR="000A2E2D" w:rsidRPr="0062074F" w:rsidRDefault="000A2E2D" w:rsidP="000A2E2D">
      <w:pPr>
        <w:rPr>
          <w:ins w:id="2625" w:author="jonathan pritchard" w:date="2026-01-12T12:16:00Z" w16du:dateUtc="2026-01-12T12:16:00Z"/>
        </w:rPr>
      </w:pPr>
      <w:ins w:id="2626" w:author="jonathan pritchard" w:date="2026-01-12T12:16:00Z" w16du:dateUtc="2026-01-12T12:16:00Z">
        <w:r w:rsidRPr="0062074F">
          <w:t>Even though the full extent of a navigational warning may not be portrayed, it must still be available and discoverable in a list of NAVWARNs that can be recalled by user action at any time</w:t>
        </w:r>
      </w:ins>
    </w:p>
    <w:p w14:paraId="3AFAE3D7" w14:textId="77777777" w:rsidR="000A2E2D" w:rsidRPr="0062074F" w:rsidRDefault="000A2E2D" w:rsidP="000A2E2D">
      <w:pPr>
        <w:rPr>
          <w:ins w:id="2627" w:author="jonathan pritchard" w:date="2026-01-12T12:16:00Z" w16du:dateUtc="2026-01-12T12:16:00Z"/>
        </w:rPr>
      </w:pPr>
      <w:ins w:id="2628" w:author="jonathan pritchard" w:date="2026-01-12T12:16:00Z" w16du:dateUtc="2026-01-12T12:16:00Z">
        <w:r w:rsidRPr="0062074F">
          <w:t>Additional filtering functions may include options such as;</w:t>
        </w:r>
      </w:ins>
    </w:p>
    <w:p w14:paraId="46037E01" w14:textId="77777777" w:rsidR="000A2E2D" w:rsidRPr="0062074F" w:rsidRDefault="000A2E2D">
      <w:pPr>
        <w:pStyle w:val="ListBullet"/>
        <w:numPr>
          <w:ilvl w:val="0"/>
          <w:numId w:val="267"/>
        </w:numPr>
        <w:rPr>
          <w:ins w:id="2629" w:author="jonathan pritchard" w:date="2026-01-12T12:16:00Z" w16du:dateUtc="2026-01-12T12:16:00Z"/>
        </w:rPr>
        <w:pPrChange w:id="2630" w:author="jonathan pritchard" w:date="2026-01-12T12:17:00Z" w16du:dateUtc="2026-01-12T12:17:00Z">
          <w:pPr>
            <w:pStyle w:val="ListBullet"/>
          </w:pPr>
        </w:pPrChange>
      </w:pPr>
      <w:ins w:id="2631" w:author="jonathan pritchard" w:date="2026-01-12T12:16:00Z" w16du:dateUtc="2026-01-12T12:16:00Z">
        <w:r w:rsidRPr="0062074F">
          <w:t>Navigational warning topic;</w:t>
        </w:r>
      </w:ins>
    </w:p>
    <w:p w14:paraId="0F05D079" w14:textId="77777777" w:rsidR="000A2E2D" w:rsidRPr="0062074F" w:rsidRDefault="000A2E2D">
      <w:pPr>
        <w:pStyle w:val="ListBullet"/>
        <w:numPr>
          <w:ilvl w:val="0"/>
          <w:numId w:val="267"/>
        </w:numPr>
        <w:rPr>
          <w:ins w:id="2632" w:author="jonathan pritchard" w:date="2026-01-12T12:16:00Z" w16du:dateUtc="2026-01-12T12:16:00Z"/>
        </w:rPr>
        <w:pPrChange w:id="2633" w:author="jonathan pritchard" w:date="2026-01-12T12:17:00Z" w16du:dateUtc="2026-01-12T12:17:00Z">
          <w:pPr>
            <w:pStyle w:val="ListBullet"/>
          </w:pPr>
        </w:pPrChange>
      </w:pPr>
      <w:ins w:id="2634" w:author="jonathan pritchard" w:date="2026-01-12T12:16:00Z" w16du:dateUtc="2026-01-12T12:16:00Z">
        <w:r w:rsidRPr="0062074F">
          <w:t>Date range of the hazard;</w:t>
        </w:r>
      </w:ins>
    </w:p>
    <w:p w14:paraId="6D1B58D8" w14:textId="77777777" w:rsidR="000A2E2D" w:rsidRPr="0062074F" w:rsidRDefault="000A2E2D">
      <w:pPr>
        <w:pStyle w:val="ListBullet"/>
        <w:numPr>
          <w:ilvl w:val="0"/>
          <w:numId w:val="267"/>
        </w:numPr>
        <w:rPr>
          <w:ins w:id="2635" w:author="jonathan pritchard" w:date="2026-01-12T12:16:00Z" w16du:dateUtc="2026-01-12T12:16:00Z"/>
        </w:rPr>
        <w:pPrChange w:id="2636" w:author="jonathan pritchard" w:date="2026-01-12T12:17:00Z" w16du:dateUtc="2026-01-12T12:17:00Z">
          <w:pPr>
            <w:pStyle w:val="ListBullet"/>
          </w:pPr>
        </w:pPrChange>
      </w:pPr>
      <w:ins w:id="2637" w:author="jonathan pritchard" w:date="2026-01-12T12:16:00Z" w16du:dateUtc="2026-01-12T12:16:00Z">
        <w:r w:rsidRPr="0062074F">
          <w:t>Valid time of the navigational warning.</w:t>
        </w:r>
      </w:ins>
    </w:p>
    <w:p w14:paraId="0FD8DA44" w14:textId="033BED6E" w:rsidR="000A2E2D" w:rsidRPr="0062074F" w:rsidRDefault="000A2E2D">
      <w:pPr>
        <w:pPrChange w:id="2638" w:author="jonathan pritchard" w:date="2026-01-12T12:16:00Z" w16du:dateUtc="2026-01-12T12:16:00Z">
          <w:pPr>
            <w:pStyle w:val="Heading3"/>
          </w:pPr>
        </w:pPrChange>
      </w:pPr>
      <w:ins w:id="2639" w:author="jonathan pritchard" w:date="2026-01-12T12:16:00Z" w16du:dateUtc="2026-01-12T12:16:00Z">
        <w:r w:rsidRPr="0062074F">
          <w:t>These filters may then be used to assist the navigator in classifying a NAVWARN according to its relevance for the route.</w:t>
        </w:r>
      </w:ins>
    </w:p>
    <w:p w14:paraId="7A59E45A" w14:textId="13CAC5E1" w:rsidR="00EB71E2" w:rsidRPr="0062074F" w:rsidDel="000A2E2D" w:rsidRDefault="00EB71E2" w:rsidP="00450770">
      <w:pPr>
        <w:jc w:val="both"/>
        <w:rPr>
          <w:del w:id="2640" w:author="jonathan pritchard" w:date="2026-01-12T12:16:00Z" w16du:dateUtc="2026-01-12T12:16:00Z"/>
          <w:strike/>
          <w:rPrChange w:id="2641" w:author="jonathan pritchard" w:date="2025-10-30T09:14:00Z" w16du:dateUtc="2025-10-30T09:14:00Z">
            <w:rPr>
              <w:del w:id="2642" w:author="jonathan pritchard" w:date="2026-01-12T12:16:00Z" w16du:dateUtc="2026-01-12T12:16:00Z"/>
            </w:rPr>
          </w:rPrChange>
        </w:rPr>
      </w:pPr>
      <w:commentRangeStart w:id="2643"/>
      <w:del w:id="2644" w:author="jonathan pritchard" w:date="2026-01-12T12:16:00Z" w16du:dateUtc="2026-01-12T12:16:00Z">
        <w:r w:rsidRPr="0062074F" w:rsidDel="000A2E2D">
          <w:rPr>
            <w:strike/>
            <w:rPrChange w:id="2645" w:author="jonathan pritchard" w:date="2025-10-30T09:14:00Z" w16du:dateUtc="2025-10-30T09:14:00Z">
              <w:rPr/>
            </w:rPrChange>
          </w:rPr>
          <w:delText xml:space="preserve">The mariner must be able to select the graphical display of S-124 navigational warning (NAVWARN) dataset on or off. </w:delText>
        </w:r>
        <w:commentRangeEnd w:id="2643"/>
        <w:r w:rsidR="001801F8" w:rsidRPr="0062074F" w:rsidDel="000A2E2D">
          <w:rPr>
            <w:rStyle w:val="CommentReference"/>
            <w:strike/>
            <w:sz w:val="20"/>
            <w:lang w:val="en-GB"/>
            <w:rPrChange w:id="2646" w:author="jonathan pritchard" w:date="2025-10-30T09:14:00Z" w16du:dateUtc="2025-10-30T09:14:00Z">
              <w:rPr>
                <w:rStyle w:val="CommentReference"/>
                <w:sz w:val="20"/>
                <w:lang w:val="en-GB"/>
              </w:rPr>
            </w:rPrChange>
          </w:rPr>
          <w:commentReference w:id="2643"/>
        </w:r>
        <w:bookmarkStart w:id="2647" w:name="_Toc219458306"/>
        <w:bookmarkEnd w:id="2647"/>
      </w:del>
    </w:p>
    <w:p w14:paraId="2EBF67E8" w14:textId="4ADC5D7C" w:rsidR="00EB71E2" w:rsidRPr="0062074F" w:rsidDel="000A2E2D" w:rsidRDefault="00EB71E2" w:rsidP="00450770">
      <w:pPr>
        <w:jc w:val="both"/>
        <w:rPr>
          <w:del w:id="2648" w:author="jonathan pritchard" w:date="2026-01-12T12:16:00Z" w16du:dateUtc="2026-01-12T12:16:00Z"/>
        </w:rPr>
      </w:pPr>
      <w:del w:id="2649" w:author="jonathan pritchard" w:date="2026-01-12T12:16:00Z" w16du:dateUtc="2026-01-12T12:16:00Z">
        <w:r w:rsidRPr="0062074F" w:rsidDel="000A2E2D">
          <w:delText xml:space="preserve">To ensure only relevant information is displayed, and to ensure an uncluttered screen, the mariner must be able to filter the NAVWARNs as follows </w:delText>
        </w:r>
        <w:r w:rsidR="00A94BB4" w:rsidRPr="0062074F" w:rsidDel="000A2E2D">
          <w:delText>:</w:delText>
        </w:r>
        <w:bookmarkStart w:id="2650" w:name="_Toc219458307"/>
        <w:bookmarkEnd w:id="2650"/>
      </w:del>
    </w:p>
    <w:p w14:paraId="792AAAA3" w14:textId="4AA75D03" w:rsidR="00A13F5A" w:rsidRPr="0062074F" w:rsidDel="000A2E2D" w:rsidRDefault="00A13F5A" w:rsidP="00450770">
      <w:pPr>
        <w:jc w:val="both"/>
        <w:rPr>
          <w:del w:id="2651" w:author="jonathan pritchard" w:date="2026-01-12T12:16:00Z" w16du:dateUtc="2026-01-12T12:16:00Z"/>
        </w:rPr>
      </w:pPr>
      <w:commentRangeStart w:id="2652"/>
      <w:del w:id="2653" w:author="jonathan pritchard" w:date="2026-01-12T12:16:00Z" w16du:dateUtc="2026-01-12T12:16:00Z">
        <w:r w:rsidRPr="0062074F" w:rsidDel="000A2E2D">
          <w:delText xml:space="preserve">At a minimum, filtering functionality must be included that allows the user to classify the relevance of a NAVWARN against the intended route as: </w:delText>
        </w:r>
        <w:commentRangeEnd w:id="2652"/>
        <w:r w:rsidR="005F724E" w:rsidRPr="0062074F" w:rsidDel="000A2E2D">
          <w:rPr>
            <w:rStyle w:val="CommentReference"/>
            <w:sz w:val="20"/>
            <w:lang w:val="en-GB"/>
          </w:rPr>
          <w:commentReference w:id="2652"/>
        </w:r>
        <w:bookmarkStart w:id="2654" w:name="_Toc219458308"/>
        <w:bookmarkEnd w:id="2654"/>
      </w:del>
    </w:p>
    <w:p w14:paraId="74E13436" w14:textId="797AB054" w:rsidR="00A13F5A" w:rsidRPr="0062074F" w:rsidDel="000A2E2D" w:rsidRDefault="00A13F5A" w:rsidP="00A13F5A">
      <w:pPr>
        <w:pStyle w:val="ListParagraph"/>
        <w:numPr>
          <w:ilvl w:val="0"/>
          <w:numId w:val="119"/>
        </w:numPr>
        <w:spacing w:after="152" w:line="247" w:lineRule="auto"/>
        <w:ind w:right="533"/>
        <w:contextualSpacing/>
        <w:jc w:val="both"/>
        <w:rPr>
          <w:del w:id="2655" w:author="jonathan pritchard" w:date="2026-01-12T12:16:00Z" w16du:dateUtc="2026-01-12T12:16:00Z"/>
          <w:b/>
          <w:bCs/>
        </w:rPr>
      </w:pPr>
      <w:del w:id="2656" w:author="jonathan pritchard" w:date="2026-01-12T12:16:00Z" w16du:dateUtc="2026-01-12T12:16:00Z">
        <w:r w:rsidRPr="0062074F" w:rsidDel="000A2E2D">
          <w:rPr>
            <w:b/>
            <w:bCs/>
          </w:rPr>
          <w:delText xml:space="preserve">on chart (relevant for the route, must always be visualized), or; </w:delText>
        </w:r>
        <w:bookmarkStart w:id="2657" w:name="_Toc219458309"/>
        <w:bookmarkEnd w:id="2657"/>
      </w:del>
    </w:p>
    <w:p w14:paraId="7E9CE556" w14:textId="01449D54" w:rsidR="00A13F5A" w:rsidRPr="0062074F" w:rsidDel="000A2E2D" w:rsidRDefault="00A13F5A" w:rsidP="00A13F5A">
      <w:pPr>
        <w:pStyle w:val="ListParagraph"/>
        <w:numPr>
          <w:ilvl w:val="0"/>
          <w:numId w:val="119"/>
        </w:numPr>
        <w:spacing w:after="152" w:line="247" w:lineRule="auto"/>
        <w:ind w:right="533"/>
        <w:contextualSpacing/>
        <w:jc w:val="both"/>
        <w:rPr>
          <w:del w:id="2658" w:author="jonathan pritchard" w:date="2026-01-12T12:16:00Z" w16du:dateUtc="2026-01-12T12:16:00Z"/>
          <w:b/>
          <w:bCs/>
        </w:rPr>
      </w:pPr>
      <w:del w:id="2659" w:author="jonathan pritchard" w:date="2026-01-12T12:16:00Z" w16du:dateUtc="2026-01-12T12:16:00Z">
        <w:r w:rsidRPr="0062074F" w:rsidDel="000A2E2D">
          <w:rPr>
            <w:b/>
            <w:bCs/>
          </w:rPr>
          <w:delText xml:space="preserve">off chart (not relevant for the route, and need not be visualized), or;  </w:delText>
        </w:r>
        <w:bookmarkStart w:id="2660" w:name="_Toc219458310"/>
        <w:bookmarkEnd w:id="2660"/>
      </w:del>
    </w:p>
    <w:p w14:paraId="64171FD5" w14:textId="7B65C9F2" w:rsidR="00A13F5A" w:rsidRPr="0062074F" w:rsidDel="000A2E2D" w:rsidRDefault="00A13F5A" w:rsidP="00A13F5A">
      <w:pPr>
        <w:pStyle w:val="ListParagraph"/>
        <w:numPr>
          <w:ilvl w:val="0"/>
          <w:numId w:val="119"/>
        </w:numPr>
        <w:spacing w:after="152" w:line="247" w:lineRule="auto"/>
        <w:ind w:right="533"/>
        <w:contextualSpacing/>
        <w:jc w:val="both"/>
        <w:rPr>
          <w:del w:id="2661" w:author="jonathan pritchard" w:date="2026-01-12T12:16:00Z" w16du:dateUtc="2026-01-12T12:16:00Z"/>
          <w:b/>
          <w:bCs/>
        </w:rPr>
      </w:pPr>
      <w:del w:id="2662" w:author="jonathan pritchard" w:date="2026-01-12T12:16:00Z" w16du:dateUtc="2026-01-12T12:16:00Z">
        <w:r w:rsidRPr="0062074F" w:rsidDel="000A2E2D">
          <w:rPr>
            <w:b/>
            <w:bCs/>
          </w:rPr>
          <w:delText xml:space="preserve">information (relevant for the route, but for information and need not be visualized). </w:delText>
        </w:r>
        <w:bookmarkStart w:id="2663" w:name="_Toc219458311"/>
        <w:bookmarkEnd w:id="2663"/>
      </w:del>
    </w:p>
    <w:p w14:paraId="662D1780" w14:textId="4C9267E2" w:rsidR="00A13F5A" w:rsidRPr="0062074F" w:rsidDel="000A2E2D" w:rsidRDefault="00A13F5A" w:rsidP="00A13F5A">
      <w:pPr>
        <w:rPr>
          <w:del w:id="2664" w:author="jonathan pritchard" w:date="2026-01-12T12:16:00Z" w16du:dateUtc="2026-01-12T12:16:00Z"/>
        </w:rPr>
      </w:pPr>
      <w:del w:id="2665" w:author="jonathan pritchard" w:date="2026-01-12T12:16:00Z" w16du:dateUtc="2026-01-12T12:16:00Z">
        <w:r w:rsidRPr="0062074F" w:rsidDel="000A2E2D">
          <w:delText xml:space="preserve">On chart should be the default classification for all NAVWARNs. </w:delText>
        </w:r>
        <w:bookmarkStart w:id="2666" w:name="_Toc219458312"/>
        <w:bookmarkEnd w:id="2666"/>
      </w:del>
    </w:p>
    <w:p w14:paraId="07EE8A3A" w14:textId="316A6297" w:rsidR="00EB71E2" w:rsidRPr="0062074F" w:rsidDel="000A2E2D" w:rsidRDefault="00EB71E2" w:rsidP="002D7DEE">
      <w:pPr>
        <w:jc w:val="both"/>
        <w:rPr>
          <w:del w:id="2667" w:author="jonathan pritchard" w:date="2026-01-12T12:16:00Z" w16du:dateUtc="2026-01-12T12:16:00Z"/>
        </w:rPr>
      </w:pPr>
      <w:del w:id="2668" w:author="jonathan pritchard" w:date="2026-01-12T12:16:00Z" w16du:dateUtc="2026-01-12T12:16:00Z">
        <w:r w:rsidRPr="0062074F" w:rsidDel="000A2E2D">
          <w:delText xml:space="preserve">NOTE: Even though the full extent of a navigational warning may not </w:delText>
        </w:r>
        <w:r w:rsidR="008F1369" w:rsidRPr="0062074F" w:rsidDel="000A2E2D">
          <w:delText xml:space="preserve">be </w:delText>
        </w:r>
        <w:r w:rsidRPr="0062074F" w:rsidDel="000A2E2D">
          <w:delText xml:space="preserve">portrayed, it must still be available and discoverable in a list of NAVWARNs that can be recalled by user action at any time </w:delText>
        </w:r>
        <w:bookmarkStart w:id="2669" w:name="_Toc219458313"/>
        <w:bookmarkEnd w:id="2669"/>
      </w:del>
    </w:p>
    <w:p w14:paraId="6AEB83A1" w14:textId="2530661F" w:rsidR="00A13F5A" w:rsidRPr="0062074F" w:rsidDel="000A2E2D" w:rsidRDefault="00A13F5A" w:rsidP="00A13F5A">
      <w:pPr>
        <w:rPr>
          <w:del w:id="2670" w:author="jonathan pritchard" w:date="2026-01-12T12:16:00Z" w16du:dateUtc="2026-01-12T12:16:00Z"/>
          <w:b/>
          <w:bCs/>
        </w:rPr>
      </w:pPr>
      <w:del w:id="2671" w:author="jonathan pritchard" w:date="2026-01-12T12:16:00Z" w16du:dateUtc="2026-01-12T12:16:00Z">
        <w:r w:rsidRPr="0062074F" w:rsidDel="000A2E2D">
          <w:rPr>
            <w:b/>
            <w:bCs/>
          </w:rPr>
          <w:delText xml:space="preserve">Additional filtering functions </w:delText>
        </w:r>
        <w:r w:rsidRPr="0062074F" w:rsidDel="000A2E2D">
          <w:rPr>
            <w:b/>
            <w:bCs/>
            <w:u w:val="single"/>
            <w:rPrChange w:id="2672" w:author="jonathan pritchard" w:date="2025-10-29T16:26:00Z" w16du:dateUtc="2025-10-29T16:26:00Z">
              <w:rPr/>
            </w:rPrChange>
          </w:rPr>
          <w:delText>may</w:delText>
        </w:r>
        <w:r w:rsidRPr="0062074F" w:rsidDel="000A2E2D">
          <w:rPr>
            <w:b/>
            <w:bCs/>
          </w:rPr>
          <w:delText xml:space="preserve"> include options such as; </w:delText>
        </w:r>
        <w:bookmarkStart w:id="2673" w:name="_Toc219458314"/>
        <w:bookmarkEnd w:id="2673"/>
      </w:del>
    </w:p>
    <w:p w14:paraId="6825BA89" w14:textId="3038EFDB" w:rsidR="00A13F5A" w:rsidRPr="0062074F" w:rsidDel="000A2E2D" w:rsidRDefault="00A13F5A" w:rsidP="00A13F5A">
      <w:pPr>
        <w:pStyle w:val="ListParagraph"/>
        <w:numPr>
          <w:ilvl w:val="0"/>
          <w:numId w:val="117"/>
        </w:numPr>
        <w:spacing w:after="152" w:line="247" w:lineRule="auto"/>
        <w:ind w:right="533"/>
        <w:contextualSpacing/>
        <w:jc w:val="both"/>
        <w:rPr>
          <w:del w:id="2674" w:author="jonathan pritchard" w:date="2026-01-12T12:16:00Z" w16du:dateUtc="2026-01-12T12:16:00Z"/>
          <w:b/>
          <w:bCs/>
          <w:strike/>
          <w:rPrChange w:id="2675" w:author="jonathan pritchard" w:date="2025-10-30T15:46:00Z" w16du:dateUtc="2025-10-30T15:46:00Z">
            <w:rPr>
              <w:del w:id="2676" w:author="jonathan pritchard" w:date="2026-01-12T12:16:00Z" w16du:dateUtc="2026-01-12T12:16:00Z"/>
            </w:rPr>
          </w:rPrChange>
        </w:rPr>
      </w:pPr>
      <w:commentRangeStart w:id="2677"/>
      <w:commentRangeStart w:id="2678"/>
      <w:del w:id="2679" w:author="jonathan pritchard" w:date="2026-01-12T12:16:00Z" w16du:dateUtc="2026-01-12T12:16:00Z">
        <w:r w:rsidRPr="0062074F" w:rsidDel="000A2E2D">
          <w:rPr>
            <w:b/>
            <w:bCs/>
            <w:strike/>
            <w:rPrChange w:id="2680" w:author="jonathan pritchard" w:date="2025-10-30T15:46:00Z" w16du:dateUtc="2025-10-30T15:46:00Z">
              <w:rPr/>
            </w:rPrChange>
          </w:rPr>
          <w:delText xml:space="preserve">Filtering on route with a buffer; </w:delText>
        </w:r>
        <w:commentRangeEnd w:id="2677"/>
        <w:r w:rsidR="000905E8" w:rsidRPr="0062074F" w:rsidDel="000A2E2D">
          <w:rPr>
            <w:rStyle w:val="CommentReference"/>
            <w:b/>
            <w:bCs/>
            <w:strike/>
            <w:sz w:val="20"/>
            <w:lang w:val="en-GB"/>
            <w:rPrChange w:id="2681" w:author="jonathan pritchard" w:date="2025-10-30T15:46:00Z" w16du:dateUtc="2025-10-30T15:46:00Z">
              <w:rPr>
                <w:rStyle w:val="CommentReference"/>
                <w:sz w:val="20"/>
                <w:lang w:val="en-GB"/>
              </w:rPr>
            </w:rPrChange>
          </w:rPr>
          <w:commentReference w:id="2677"/>
        </w:r>
        <w:commentRangeEnd w:id="2678"/>
        <w:r w:rsidR="00BC2158" w:rsidRPr="0062074F" w:rsidDel="000A2E2D">
          <w:rPr>
            <w:rStyle w:val="CommentReference"/>
            <w:b/>
            <w:bCs/>
            <w:strike/>
            <w:sz w:val="20"/>
            <w:lang w:val="en-GB"/>
            <w:rPrChange w:id="2682" w:author="jonathan pritchard" w:date="2025-10-30T15:46:00Z" w16du:dateUtc="2025-10-30T15:46:00Z">
              <w:rPr>
                <w:rStyle w:val="CommentReference"/>
                <w:sz w:val="20"/>
                <w:lang w:val="en-GB"/>
              </w:rPr>
            </w:rPrChange>
          </w:rPr>
          <w:commentReference w:id="2678"/>
        </w:r>
        <w:bookmarkStart w:id="2683" w:name="_Toc219458315"/>
        <w:bookmarkEnd w:id="2683"/>
      </w:del>
    </w:p>
    <w:p w14:paraId="0A720E23" w14:textId="75FA1AB8" w:rsidR="00A13F5A" w:rsidRPr="0062074F" w:rsidDel="000A2E2D" w:rsidRDefault="00A13F5A" w:rsidP="00A13F5A">
      <w:pPr>
        <w:pStyle w:val="ListParagraph"/>
        <w:numPr>
          <w:ilvl w:val="0"/>
          <w:numId w:val="117"/>
        </w:numPr>
        <w:spacing w:after="152" w:line="247" w:lineRule="auto"/>
        <w:ind w:right="533"/>
        <w:contextualSpacing/>
        <w:jc w:val="both"/>
        <w:rPr>
          <w:del w:id="2684" w:author="jonathan pritchard" w:date="2026-01-12T12:16:00Z" w16du:dateUtc="2026-01-12T12:16:00Z"/>
          <w:b/>
          <w:bCs/>
        </w:rPr>
      </w:pPr>
      <w:del w:id="2685" w:author="jonathan pritchard" w:date="2026-01-12T12:16:00Z" w16du:dateUtc="2026-01-12T12:16:00Z">
        <w:r w:rsidRPr="0062074F" w:rsidDel="000A2E2D">
          <w:rPr>
            <w:b/>
            <w:bCs/>
          </w:rPr>
          <w:delText xml:space="preserve">Navigational warning topic; </w:delText>
        </w:r>
        <w:bookmarkStart w:id="2686" w:name="_Toc219458316"/>
        <w:bookmarkEnd w:id="2686"/>
      </w:del>
    </w:p>
    <w:p w14:paraId="54950B90" w14:textId="28C46AD7" w:rsidR="00A13F5A" w:rsidRPr="0062074F" w:rsidDel="000A2E2D" w:rsidRDefault="00A13F5A" w:rsidP="00A13F5A">
      <w:pPr>
        <w:pStyle w:val="ListParagraph"/>
        <w:numPr>
          <w:ilvl w:val="0"/>
          <w:numId w:val="117"/>
        </w:numPr>
        <w:spacing w:after="152" w:line="247" w:lineRule="auto"/>
        <w:ind w:right="533"/>
        <w:contextualSpacing/>
        <w:jc w:val="both"/>
        <w:rPr>
          <w:del w:id="2687" w:author="jonathan pritchard" w:date="2026-01-12T12:16:00Z" w16du:dateUtc="2026-01-12T12:16:00Z"/>
          <w:b/>
          <w:bCs/>
        </w:rPr>
      </w:pPr>
      <w:del w:id="2688" w:author="jonathan pritchard" w:date="2026-01-12T12:16:00Z" w16du:dateUtc="2026-01-12T12:16:00Z">
        <w:r w:rsidRPr="0062074F" w:rsidDel="000A2E2D">
          <w:rPr>
            <w:b/>
            <w:bCs/>
          </w:rPr>
          <w:delText xml:space="preserve">Date range of the hazard; </w:delText>
        </w:r>
        <w:bookmarkStart w:id="2689" w:name="_Toc219458317"/>
        <w:bookmarkEnd w:id="2689"/>
      </w:del>
    </w:p>
    <w:p w14:paraId="74E96BA6" w14:textId="404B593D" w:rsidR="00A13F5A" w:rsidRPr="0062074F" w:rsidDel="000A2E2D" w:rsidRDefault="00A13F5A" w:rsidP="00A13F5A">
      <w:pPr>
        <w:pStyle w:val="ListParagraph"/>
        <w:numPr>
          <w:ilvl w:val="0"/>
          <w:numId w:val="117"/>
        </w:numPr>
        <w:spacing w:after="152" w:line="247" w:lineRule="auto"/>
        <w:ind w:right="533"/>
        <w:contextualSpacing/>
        <w:jc w:val="both"/>
        <w:rPr>
          <w:del w:id="2690" w:author="jonathan pritchard" w:date="2026-01-12T12:16:00Z" w16du:dateUtc="2026-01-12T12:16:00Z"/>
          <w:b/>
          <w:bCs/>
        </w:rPr>
      </w:pPr>
      <w:del w:id="2691" w:author="jonathan pritchard" w:date="2026-01-12T12:16:00Z" w16du:dateUtc="2026-01-12T12:16:00Z">
        <w:r w:rsidRPr="0062074F" w:rsidDel="000A2E2D">
          <w:rPr>
            <w:b/>
            <w:bCs/>
          </w:rPr>
          <w:delText xml:space="preserve">Valid time of the navigational warning. </w:delText>
        </w:r>
        <w:bookmarkStart w:id="2692" w:name="_Toc219458318"/>
        <w:bookmarkEnd w:id="2692"/>
      </w:del>
    </w:p>
    <w:p w14:paraId="39D3C56D" w14:textId="43B510EC" w:rsidR="00A13F5A" w:rsidRPr="0062074F" w:rsidDel="000A2E2D" w:rsidRDefault="00A13F5A" w:rsidP="00A13F5A">
      <w:pPr>
        <w:rPr>
          <w:del w:id="2693" w:author="jonathan pritchard" w:date="2026-01-12T12:16:00Z" w16du:dateUtc="2026-01-12T12:16:00Z"/>
        </w:rPr>
      </w:pPr>
      <w:del w:id="2694" w:author="jonathan pritchard" w:date="2026-01-12T12:16:00Z" w16du:dateUtc="2026-01-12T12:16:00Z">
        <w:r w:rsidRPr="0062074F" w:rsidDel="000A2E2D">
          <w:delText xml:space="preserve">These filters </w:delText>
        </w:r>
        <w:r w:rsidR="002B693D" w:rsidRPr="0062074F" w:rsidDel="000A2E2D">
          <w:delText>may then</w:delText>
        </w:r>
        <w:r w:rsidRPr="0062074F" w:rsidDel="000A2E2D">
          <w:delText xml:space="preserve"> be used to assist the navigator in classifying a NAVWARN according to its relevance for the route. </w:delText>
        </w:r>
        <w:bookmarkStart w:id="2695" w:name="_Toc219458319"/>
        <w:bookmarkEnd w:id="2695"/>
      </w:del>
    </w:p>
    <w:p w14:paraId="0C49C5D6" w14:textId="0A500071" w:rsidR="00A13F5A" w:rsidRPr="0062074F" w:rsidDel="000A2E2D" w:rsidRDefault="00A13F5A" w:rsidP="00A13F5A">
      <w:pPr>
        <w:rPr>
          <w:del w:id="2696" w:author="jonathan pritchard" w:date="2026-01-12T12:16:00Z" w16du:dateUtc="2026-01-12T12:16:00Z"/>
        </w:rPr>
      </w:pPr>
      <w:del w:id="2697" w:author="jonathan pritchard" w:date="2026-01-12T12:16:00Z" w16du:dateUtc="2026-01-12T12:16:00Z">
        <w:r w:rsidRPr="0062074F" w:rsidDel="000A2E2D">
          <w:rPr>
            <w:b/>
            <w:bCs/>
          </w:rPr>
          <w:delText>Example 1:</w:delText>
        </w:r>
        <w:r w:rsidRPr="0062074F" w:rsidDel="000A2E2D">
          <w:delText xml:space="preserve"> A self-cancelling dataset :</w:delText>
        </w:r>
        <w:bookmarkStart w:id="2698" w:name="_Toc219458320"/>
        <w:bookmarkEnd w:id="2698"/>
      </w:del>
    </w:p>
    <w:p w14:paraId="0537510D" w14:textId="046D5EF6" w:rsidR="00A13F5A" w:rsidRPr="0062074F" w:rsidDel="000A2E2D" w:rsidRDefault="00A13F5A" w:rsidP="00A13F5A">
      <w:pPr>
        <w:rPr>
          <w:del w:id="2699" w:author="jonathan pritchard" w:date="2026-01-12T12:16:00Z" w16du:dateUtc="2026-01-12T12:16:00Z"/>
          <w:b/>
          <w:bCs/>
        </w:rPr>
      </w:pPr>
      <w:del w:id="2700" w:author="jonathan pritchard" w:date="2026-01-12T12:16:00Z" w16du:dateUtc="2026-01-12T12:16:00Z">
        <w:r w:rsidRPr="0062074F" w:rsidDel="000A2E2D">
          <w:rPr>
            <w:b/>
            <w:bCs/>
          </w:rPr>
          <w:delText xml:space="preserve">NAVWARNPreamble </w:delText>
        </w:r>
        <w:bookmarkStart w:id="2701" w:name="_Toc219458321"/>
        <w:bookmarkEnd w:id="2701"/>
      </w:del>
    </w:p>
    <w:p w14:paraId="362D1CF1" w14:textId="460CCA0D" w:rsidR="00A13F5A" w:rsidRPr="0062074F" w:rsidDel="000A2E2D" w:rsidRDefault="00A13F5A" w:rsidP="00A13F5A">
      <w:pPr>
        <w:spacing w:line="240" w:lineRule="auto"/>
        <w:ind w:left="-6" w:hanging="11"/>
        <w:contextualSpacing/>
        <w:rPr>
          <w:del w:id="2702" w:author="jonathan pritchard" w:date="2026-01-12T12:16:00Z" w16du:dateUtc="2026-01-12T12:16:00Z"/>
          <w:rFonts w:ascii="Courier New" w:hAnsi="Courier New" w:cs="Courier New"/>
          <w:sz w:val="24"/>
          <w:szCs w:val="28"/>
        </w:rPr>
      </w:pPr>
      <w:commentRangeStart w:id="2703"/>
      <w:del w:id="2704" w:author="jonathan pritchard" w:date="2026-01-12T12:16:00Z" w16du:dateUtc="2026-01-12T12:16:00Z">
        <w:r w:rsidRPr="0062074F" w:rsidDel="000A2E2D">
          <w:rPr>
            <w:rFonts w:ascii="Courier New" w:hAnsi="Courier New" w:cs="Courier New"/>
            <w:b/>
            <w:sz w:val="24"/>
            <w:szCs w:val="28"/>
          </w:rPr>
          <w:delText>publicationTime</w:delText>
        </w:r>
        <w:r w:rsidRPr="0062074F" w:rsidDel="000A2E2D">
          <w:rPr>
            <w:rFonts w:ascii="Courier New" w:hAnsi="Courier New" w:cs="Courier New"/>
            <w:sz w:val="24"/>
            <w:szCs w:val="28"/>
          </w:rPr>
          <w:delText xml:space="preserve"> of 20230704T010000Z </w:delText>
        </w:r>
        <w:bookmarkStart w:id="2705" w:name="_Toc219458322"/>
        <w:bookmarkEnd w:id="2705"/>
      </w:del>
    </w:p>
    <w:p w14:paraId="7BBC0C62" w14:textId="2F02B2F1" w:rsidR="00A13F5A" w:rsidRPr="0062074F" w:rsidDel="000A2E2D" w:rsidRDefault="00A13F5A" w:rsidP="00A13F5A">
      <w:pPr>
        <w:spacing w:line="240" w:lineRule="auto"/>
        <w:ind w:left="-6" w:hanging="11"/>
        <w:contextualSpacing/>
        <w:rPr>
          <w:del w:id="2706" w:author="jonathan pritchard" w:date="2026-01-12T12:16:00Z" w16du:dateUtc="2026-01-12T12:16:00Z"/>
          <w:rFonts w:ascii="Courier New" w:hAnsi="Courier New" w:cs="Courier New"/>
          <w:sz w:val="24"/>
          <w:szCs w:val="28"/>
        </w:rPr>
      </w:pPr>
      <w:del w:id="2707" w:author="jonathan pritchard" w:date="2026-01-12T12:16:00Z" w16du:dateUtc="2026-01-12T12:16:00Z">
        <w:r w:rsidRPr="0062074F" w:rsidDel="000A2E2D">
          <w:rPr>
            <w:rFonts w:ascii="Courier New" w:hAnsi="Courier New" w:cs="Courier New"/>
            <w:b/>
            <w:sz w:val="24"/>
            <w:szCs w:val="28"/>
          </w:rPr>
          <w:delText>cancellationDate</w:delText>
        </w:r>
        <w:r w:rsidRPr="0062074F" w:rsidDel="000A2E2D">
          <w:rPr>
            <w:rFonts w:ascii="Courier New" w:hAnsi="Courier New" w:cs="Courier New"/>
            <w:sz w:val="24"/>
            <w:szCs w:val="28"/>
          </w:rPr>
          <w:delText xml:space="preserve"> of 20230711T000000Z </w:delText>
        </w:r>
        <w:bookmarkStart w:id="2708" w:name="_Toc219458323"/>
        <w:bookmarkEnd w:id="2708"/>
      </w:del>
    </w:p>
    <w:p w14:paraId="78340CB3" w14:textId="0767CC6C" w:rsidR="00A13F5A" w:rsidRPr="0062074F" w:rsidDel="000A2E2D" w:rsidRDefault="00A13F5A" w:rsidP="00A13F5A">
      <w:pPr>
        <w:spacing w:line="240" w:lineRule="auto"/>
        <w:ind w:left="-6" w:hanging="11"/>
        <w:contextualSpacing/>
        <w:rPr>
          <w:del w:id="2709" w:author="jonathan pritchard" w:date="2026-01-12T12:16:00Z" w16du:dateUtc="2026-01-12T12:16:00Z"/>
          <w:rFonts w:ascii="Courier New" w:hAnsi="Courier New" w:cs="Courier New"/>
          <w:sz w:val="24"/>
          <w:szCs w:val="28"/>
        </w:rPr>
      </w:pPr>
      <w:del w:id="2710" w:author="jonathan pritchard" w:date="2026-01-12T12:16:00Z" w16du:dateUtc="2026-01-12T12:16:00Z">
        <w:r w:rsidRPr="0062074F" w:rsidDel="000A2E2D">
          <w:rPr>
            <w:rFonts w:ascii="Courier New" w:hAnsi="Courier New" w:cs="Courier New"/>
            <w:b/>
            <w:sz w:val="24"/>
            <w:szCs w:val="28"/>
          </w:rPr>
          <w:delText>NAVWARNPart fixedDateRange</w:delText>
        </w:r>
        <w:r w:rsidRPr="0062074F" w:rsidDel="000A2E2D">
          <w:rPr>
            <w:rFonts w:ascii="Courier New" w:hAnsi="Courier New" w:cs="Courier New"/>
            <w:sz w:val="24"/>
            <w:szCs w:val="28"/>
          </w:rPr>
          <w:delText xml:space="preserve"> of 20230706T010000Z to 20230710T010000Z </w:delText>
        </w:r>
        <w:commentRangeEnd w:id="2703"/>
        <w:r w:rsidR="009502E6" w:rsidRPr="0062074F" w:rsidDel="000A2E2D">
          <w:rPr>
            <w:rStyle w:val="CommentReference"/>
            <w:rFonts w:ascii="Courier New" w:hAnsi="Courier New" w:cs="Courier New"/>
            <w:sz w:val="24"/>
            <w:szCs w:val="28"/>
            <w:lang w:val="en-GB"/>
          </w:rPr>
          <w:commentReference w:id="2703"/>
        </w:r>
        <w:bookmarkStart w:id="2711" w:name="_Toc219458324"/>
        <w:bookmarkEnd w:id="2711"/>
      </w:del>
    </w:p>
    <w:p w14:paraId="05C05858" w14:textId="3419F8A4" w:rsidR="002B693D" w:rsidRPr="0062074F" w:rsidDel="000A2E2D" w:rsidRDefault="002B693D" w:rsidP="00A13F5A">
      <w:pPr>
        <w:rPr>
          <w:del w:id="2712" w:author="jonathan pritchard" w:date="2026-01-12T12:16:00Z" w16du:dateUtc="2026-01-12T12:16:00Z"/>
        </w:rPr>
      </w:pPr>
      <w:bookmarkStart w:id="2713" w:name="_Toc219458325"/>
      <w:bookmarkEnd w:id="2713"/>
    </w:p>
    <w:p w14:paraId="236ABE40" w14:textId="22CC66A1" w:rsidR="00A13F5A" w:rsidRPr="0062074F" w:rsidDel="000A2E2D" w:rsidRDefault="00A13F5A" w:rsidP="00A13F5A">
      <w:pPr>
        <w:rPr>
          <w:del w:id="2714" w:author="jonathan pritchard" w:date="2026-01-12T12:16:00Z" w16du:dateUtc="2026-01-12T12:16:00Z"/>
        </w:rPr>
      </w:pPr>
      <w:del w:id="2715" w:author="jonathan pritchard" w:date="2026-01-12T12:16:00Z" w16du:dateUtc="2026-01-12T12:16:00Z">
        <w:r w:rsidRPr="0062074F" w:rsidDel="000A2E2D">
          <w:delText>is visible on navigation screen during 20230706T010000Z to 20230710T010000Z, unless removed by a filter set by user, and optionally visible during 20230704T010000Z to 20230706T005959Z.</w:delText>
        </w:r>
        <w:bookmarkStart w:id="2716" w:name="_Toc219458326"/>
        <w:bookmarkEnd w:id="2716"/>
      </w:del>
    </w:p>
    <w:p w14:paraId="511172E4" w14:textId="4C4DFB82" w:rsidR="00A13F5A" w:rsidRPr="0062074F" w:rsidDel="000A2E2D" w:rsidRDefault="00A13F5A" w:rsidP="00A13F5A">
      <w:pPr>
        <w:rPr>
          <w:del w:id="2717" w:author="jonathan pritchard" w:date="2026-01-12T12:16:00Z" w16du:dateUtc="2026-01-12T12:16:00Z"/>
        </w:rPr>
      </w:pPr>
      <w:del w:id="2718" w:author="jonathan pritchard" w:date="2026-01-12T12:16:00Z" w16du:dateUtc="2026-01-12T12:16:00Z">
        <w:r w:rsidRPr="0062074F" w:rsidDel="000A2E2D">
          <w:delText xml:space="preserve">Note: It </w:delText>
        </w:r>
        <w:r w:rsidR="003D789C" w:rsidRPr="0062074F" w:rsidDel="000A2E2D">
          <w:delText xml:space="preserve">must </w:delText>
        </w:r>
        <w:r w:rsidRPr="0062074F" w:rsidDel="000A2E2D">
          <w:delText>be possible for user to recall cancelled messages for review purposes.</w:delText>
        </w:r>
        <w:bookmarkStart w:id="2719" w:name="_Toc219458327"/>
        <w:bookmarkEnd w:id="2719"/>
      </w:del>
    </w:p>
    <w:p w14:paraId="25718646" w14:textId="03D8BD6F" w:rsidR="00A13F5A" w:rsidRPr="0062074F" w:rsidDel="000A2E2D" w:rsidRDefault="00A13F5A" w:rsidP="00A13F5A">
      <w:pPr>
        <w:rPr>
          <w:del w:id="2720" w:author="jonathan pritchard" w:date="2026-01-12T12:16:00Z" w16du:dateUtc="2026-01-12T12:16:00Z"/>
        </w:rPr>
      </w:pPr>
      <w:del w:id="2721" w:author="jonathan pritchard" w:date="2026-01-12T12:16:00Z" w16du:dateUtc="2026-01-12T12:16:00Z">
        <w:r w:rsidRPr="0062074F" w:rsidDel="000A2E2D">
          <w:rPr>
            <w:b/>
            <w:bCs/>
          </w:rPr>
          <w:delText>Example 2:</w:delText>
        </w:r>
        <w:r w:rsidRPr="0062074F" w:rsidDel="000A2E2D">
          <w:delText xml:space="preserve"> Any dangers that are in waters too shallow for the ship get classified as off chart warnings, </w:delText>
        </w:r>
        <w:r w:rsidRPr="0062074F" w:rsidDel="000A2E2D">
          <w:rPr>
            <w:i/>
            <w:iCs/>
          </w:rPr>
          <w:delText xml:space="preserve">but </w:delText>
        </w:r>
        <w:r w:rsidR="003D789C" w:rsidRPr="0062074F" w:rsidDel="000A2E2D">
          <w:rPr>
            <w:i/>
            <w:iCs/>
          </w:rPr>
          <w:delText>must be</w:delText>
        </w:r>
        <w:r w:rsidRPr="0062074F" w:rsidDel="000A2E2D">
          <w:rPr>
            <w:i/>
            <w:iCs/>
          </w:rPr>
          <w:delText xml:space="preserve"> discoverable</w:delText>
        </w:r>
        <w:r w:rsidRPr="0062074F" w:rsidDel="000A2E2D">
          <w:delText xml:space="preserve"> in the on demand listing of active NAVWARNs.</w:delText>
        </w:r>
        <w:bookmarkStart w:id="2722" w:name="_Toc219458328"/>
        <w:bookmarkEnd w:id="2722"/>
      </w:del>
    </w:p>
    <w:p w14:paraId="0F38DF0F" w14:textId="63665C1F" w:rsidR="00A13F5A" w:rsidRPr="0062074F" w:rsidRDefault="00A13F5A" w:rsidP="00A13F5A">
      <w:pPr>
        <w:pStyle w:val="Heading3"/>
        <w:rPr>
          <w:ins w:id="2723" w:author="jonathan pritchard" w:date="2026-01-12T12:17:00Z" w16du:dateUtc="2026-01-12T12:17:00Z"/>
        </w:rPr>
      </w:pPr>
      <w:bookmarkStart w:id="2724" w:name="_Toc219458329"/>
      <w:r w:rsidRPr="0062074F">
        <w:t>Cancelled datasets</w:t>
      </w:r>
      <w:bookmarkEnd w:id="2724"/>
      <w:r w:rsidRPr="0062074F">
        <w:t xml:space="preserve"> </w:t>
      </w:r>
    </w:p>
    <w:p w14:paraId="3CB1235E" w14:textId="77777777" w:rsidR="000A2E2D" w:rsidRPr="0062074F" w:rsidRDefault="000A2E2D" w:rsidP="000A2E2D">
      <w:pPr>
        <w:rPr>
          <w:ins w:id="2725" w:author="jonathan pritchard" w:date="2026-01-12T12:17:00Z" w16du:dateUtc="2026-01-12T12:17:00Z"/>
        </w:rPr>
      </w:pPr>
      <w:ins w:id="2726" w:author="jonathan pritchard" w:date="2026-01-12T12:17:00Z" w16du:dateUtc="2026-01-12T12:17:00Z">
        <w:r w:rsidRPr="0062074F">
          <w:t>When a S-124 dataset is cancelled it must not be graphically displayed on the navigation screen, but must be available for review in the on demand listing of NAVWARNs in the navigation system and marked as cancelled.</w:t>
        </w:r>
      </w:ins>
    </w:p>
    <w:p w14:paraId="6B651594" w14:textId="4B6393A5" w:rsidR="000A2E2D" w:rsidRPr="0062074F" w:rsidRDefault="000A2E2D" w:rsidP="000A2E2D">
      <w:pPr>
        <w:rPr>
          <w:ins w:id="2727" w:author="jonathan pritchard" w:date="2026-01-13T16:05:00Z" w16du:dateUtc="2026-01-13T16:05:00Z"/>
        </w:rPr>
      </w:pPr>
      <w:ins w:id="2728" w:author="jonathan pritchard" w:date="2026-01-12T12:17:00Z" w16du:dateUtc="2026-01-12T12:17:00Z">
        <w:r w:rsidRPr="0062074F">
          <w:t>Three months after either a message is cancelled, or when the system date has passed the defined end date for the message it can be deleted from the system unless retained by the user</w:t>
        </w:r>
      </w:ins>
      <w:ins w:id="2729" w:author="jonathan pritchard" w:date="2026-01-13T16:05:00Z" w16du:dateUtc="2026-01-13T16:05:00Z">
        <w:r w:rsidR="00E329E2" w:rsidRPr="0062074F">
          <w:t xml:space="preserve">. </w:t>
        </w:r>
      </w:ins>
    </w:p>
    <w:p w14:paraId="023F87DB" w14:textId="72D1368C" w:rsidR="00A42399" w:rsidRPr="0062074F" w:rsidRDefault="00A42399" w:rsidP="000A2E2D">
      <w:pPr>
        <w:rPr>
          <w:ins w:id="2730" w:author="jonathan pritchard" w:date="2026-01-12T12:19:00Z" w16du:dateUtc="2026-01-12T12:19:00Z"/>
        </w:rPr>
      </w:pPr>
      <w:ins w:id="2731" w:author="jonathan pritchard" w:date="2026-01-13T16:05:00Z" w16du:dateUtc="2026-01-13T16:05:00Z">
        <w:r w:rsidRPr="0062074F">
          <w:t>NOTE: MSC.1/Circ.1364/Rev.2 sets similar requirements for EGC message</w:t>
        </w:r>
      </w:ins>
    </w:p>
    <w:p w14:paraId="7C2FD96E" w14:textId="72E1D513" w:rsidR="00C96696" w:rsidRPr="0062074F" w:rsidRDefault="00C96696" w:rsidP="00C96696">
      <w:pPr>
        <w:pStyle w:val="Heading3"/>
        <w:rPr>
          <w:ins w:id="2732" w:author="jonathan pritchard" w:date="2026-01-12T12:19:00Z" w16du:dateUtc="2026-01-12T12:19:00Z"/>
        </w:rPr>
      </w:pPr>
      <w:bookmarkStart w:id="2733" w:name="_Toc219458330"/>
      <w:ins w:id="2734" w:author="jonathan pritchard" w:date="2026-01-12T12:19:00Z" w16du:dateUtc="2026-01-12T12:19:00Z">
        <w:r w:rsidRPr="0062074F">
          <w:t>Retention of datasets</w:t>
        </w:r>
        <w:bookmarkEnd w:id="2733"/>
      </w:ins>
    </w:p>
    <w:p w14:paraId="7C7088E3" w14:textId="33B264D9" w:rsidR="00C96696" w:rsidRPr="0062074F" w:rsidRDefault="00C96696">
      <w:pPr>
        <w:pPrChange w:id="2735" w:author="jonathan pritchard" w:date="2026-01-12T12:17:00Z" w16du:dateUtc="2026-01-12T12:17:00Z">
          <w:pPr>
            <w:pStyle w:val="Heading3"/>
          </w:pPr>
        </w:pPrChange>
      </w:pPr>
      <w:ins w:id="2736" w:author="jonathan pritchard" w:date="2026-01-12T12:20:00Z" w16du:dateUtc="2026-01-12T12:20:00Z">
        <w:r w:rsidRPr="0062074F">
          <w:t>All S-12</w:t>
        </w:r>
      </w:ins>
      <w:ins w:id="2737" w:author="jonathan pritchard" w:date="2026-01-12T12:21:00Z" w16du:dateUtc="2026-01-12T12:21:00Z">
        <w:r w:rsidRPr="0062074F">
          <w:t xml:space="preserve">4 datasets may be deleted from the system after a period of one year after their </w:t>
        </w:r>
        <w:proofErr w:type="spellStart"/>
        <w:r w:rsidRPr="0062074F">
          <w:t>publishedDate</w:t>
        </w:r>
        <w:proofErr w:type="spellEnd"/>
        <w:r w:rsidRPr="0062074F">
          <w:t xml:space="preserve"> unless retained by the user.</w:t>
        </w:r>
      </w:ins>
    </w:p>
    <w:p w14:paraId="13D1FBB3" w14:textId="5089ECF9" w:rsidR="00A13F5A" w:rsidRPr="0062074F" w:rsidDel="000A2E2D" w:rsidRDefault="00A13F5A" w:rsidP="00B812CA">
      <w:pPr>
        <w:jc w:val="both"/>
        <w:rPr>
          <w:del w:id="2738" w:author="jonathan pritchard" w:date="2026-01-12T12:17:00Z" w16du:dateUtc="2026-01-12T12:17:00Z"/>
        </w:rPr>
      </w:pPr>
      <w:commentRangeStart w:id="2739"/>
      <w:commentRangeStart w:id="2740"/>
      <w:del w:id="2741" w:author="jonathan pritchard" w:date="2026-01-12T12:17:00Z" w16du:dateUtc="2026-01-12T12:17:00Z">
        <w:r w:rsidRPr="0062074F" w:rsidDel="000A2E2D">
          <w:delText xml:space="preserve">When </w:delText>
        </w:r>
        <w:r w:rsidR="002B693D" w:rsidRPr="0062074F" w:rsidDel="000A2E2D">
          <w:delText>a</w:delText>
        </w:r>
        <w:r w:rsidRPr="0062074F" w:rsidDel="000A2E2D">
          <w:delText xml:space="preserve"> S-124 dataset is cancelled it must not be displayed on the navigation screen, but </w:delText>
        </w:r>
        <w:r w:rsidR="002B693D" w:rsidRPr="0062074F" w:rsidDel="000A2E2D">
          <w:delText>must</w:delText>
        </w:r>
        <w:r w:rsidRPr="0062074F" w:rsidDel="000A2E2D">
          <w:delText xml:space="preserve"> be available for review in the on demand listing of NAVWARNs in the navigation system and marked as cancelled.</w:delText>
        </w:r>
        <w:commentRangeEnd w:id="2739"/>
        <w:r w:rsidR="009502E6" w:rsidRPr="0062074F" w:rsidDel="000A2E2D">
          <w:rPr>
            <w:rStyle w:val="CommentReference"/>
            <w:sz w:val="20"/>
            <w:lang w:val="en-GB"/>
          </w:rPr>
          <w:commentReference w:id="2739"/>
        </w:r>
        <w:commentRangeEnd w:id="2740"/>
        <w:r w:rsidR="00774F52" w:rsidRPr="0062074F" w:rsidDel="000A2E2D">
          <w:rPr>
            <w:rStyle w:val="CommentReference"/>
            <w:sz w:val="20"/>
            <w:lang w:val="en-GB"/>
          </w:rPr>
          <w:commentReference w:id="2740"/>
        </w:r>
        <w:bookmarkStart w:id="2742" w:name="_Toc219458331"/>
        <w:bookmarkEnd w:id="2742"/>
      </w:del>
    </w:p>
    <w:p w14:paraId="79B1ACCF" w14:textId="420586CB" w:rsidR="00A13F5A" w:rsidRPr="0062074F" w:rsidRDefault="00A13F5A" w:rsidP="00A13F5A">
      <w:pPr>
        <w:pStyle w:val="Heading3"/>
      </w:pPr>
      <w:bookmarkStart w:id="2743" w:name="_Toc219458332"/>
      <w:r w:rsidRPr="0062074F">
        <w:t xml:space="preserve">Portrayal of feature </w:t>
      </w:r>
      <w:r w:rsidR="00EF3E08" w:rsidRPr="0062074F">
        <w:t>types</w:t>
      </w:r>
      <w:bookmarkEnd w:id="2743"/>
      <w:r w:rsidR="00EF3E08" w:rsidRPr="0062074F">
        <w:t xml:space="preserve"> </w:t>
      </w:r>
    </w:p>
    <w:p w14:paraId="29EB3AC0" w14:textId="2705D7A2" w:rsidR="000A2E2D" w:rsidRPr="0062074F" w:rsidRDefault="000A2E2D" w:rsidP="000A2E2D">
      <w:pPr>
        <w:rPr>
          <w:ins w:id="2744" w:author="jonathan pritchard" w:date="2026-01-12T12:17:00Z" w16du:dateUtc="2026-01-12T12:17:00Z"/>
        </w:rPr>
      </w:pPr>
      <w:ins w:id="2745" w:author="jonathan pritchard" w:date="2026-01-12T12:17:00Z" w16du:dateUtc="2026-01-12T12:17:00Z">
        <w:r w:rsidRPr="0062074F">
          <w:t xml:space="preserve">The </w:t>
        </w:r>
        <w:proofErr w:type="spellStart"/>
        <w:r w:rsidRPr="0062074F">
          <w:t>NAVWARNAreaAffected</w:t>
        </w:r>
        <w:proofErr w:type="spellEnd"/>
        <w:r w:rsidRPr="0062074F">
          <w:t xml:space="preserve"> </w:t>
        </w:r>
      </w:ins>
      <w:ins w:id="2746" w:author="jonathan pritchard" w:date="2026-01-12T13:05:00Z" w16du:dateUtc="2026-01-12T13:05:00Z">
        <w:r w:rsidR="00287492" w:rsidRPr="0062074F">
          <w:t>feature</w:t>
        </w:r>
      </w:ins>
      <w:ins w:id="2747" w:author="jonathan pritchard" w:date="2026-01-12T12:17:00Z" w16du:dateUtc="2026-01-12T12:17:00Z">
        <w:r w:rsidRPr="0062074F">
          <w:t xml:space="preserve"> does not have a portrayal defined to avoid causing significant cluttering on the navigation screen. The feature must be highlighted by the system if selected from a pick report for interrogation by user.</w:t>
        </w:r>
      </w:ins>
    </w:p>
    <w:p w14:paraId="303F768A" w14:textId="1525F1BF" w:rsidR="00A13F5A" w:rsidRPr="0062074F" w:rsidDel="000A2E2D" w:rsidRDefault="00A13F5A" w:rsidP="00A13F5A">
      <w:pPr>
        <w:rPr>
          <w:del w:id="2748" w:author="jonathan pritchard" w:date="2026-01-12T12:17:00Z" w16du:dateUtc="2026-01-12T12:17:00Z"/>
        </w:rPr>
      </w:pPr>
      <w:del w:id="2749" w:author="jonathan pritchard" w:date="2026-01-12T12:17:00Z" w16du:dateUtc="2026-01-12T12:17:00Z">
        <w:r w:rsidRPr="0062074F" w:rsidDel="000A2E2D">
          <w:delText xml:space="preserve">The </w:delText>
        </w:r>
        <w:r w:rsidRPr="0062074F" w:rsidDel="000A2E2D">
          <w:rPr>
            <w:b/>
          </w:rPr>
          <w:delText>NAVWARNAreaAffected</w:delText>
        </w:r>
        <w:r w:rsidRPr="0062074F" w:rsidDel="000A2E2D">
          <w:delText xml:space="preserve"> class does not have a portrayal defined to avoid causing significant cluttering on the navigation screen. Rather, the feature must be highlighted by the system if selected from a pick report or by other means for interrogation by user.</w:delText>
        </w:r>
      </w:del>
    </w:p>
    <w:p w14:paraId="5105DEAB" w14:textId="595FD1B7" w:rsidR="00A13F5A" w:rsidRPr="0062074F" w:rsidDel="000A2E2D" w:rsidRDefault="00A13F5A" w:rsidP="00B812CA">
      <w:pPr>
        <w:rPr>
          <w:del w:id="2750" w:author="jonathan pritchard" w:date="2026-01-12T12:17:00Z" w16du:dateUtc="2026-01-12T12:17:00Z"/>
        </w:rPr>
      </w:pPr>
      <w:del w:id="2751" w:author="jonathan pritchard" w:date="2026-01-12T12:17:00Z" w16du:dateUtc="2026-01-12T12:17:00Z">
        <w:r w:rsidRPr="0062074F" w:rsidDel="000A2E2D">
          <w:delText xml:space="preserve">When a </w:delText>
        </w:r>
        <w:r w:rsidRPr="0062074F" w:rsidDel="000A2E2D">
          <w:rPr>
            <w:b/>
          </w:rPr>
          <w:delText>NAVWARNPart</w:delText>
        </w:r>
        <w:r w:rsidRPr="0062074F" w:rsidDel="000A2E2D">
          <w:delText xml:space="preserve"> is not portrayed, such as when user selections mark it not to be visualized, any associated </w:delText>
        </w:r>
        <w:r w:rsidRPr="0062074F" w:rsidDel="000A2E2D">
          <w:rPr>
            <w:b/>
          </w:rPr>
          <w:delText>TextPlacement</w:delText>
        </w:r>
        <w:r w:rsidRPr="0062074F" w:rsidDel="000A2E2D">
          <w:delText xml:space="preserve"> features must also not be portrayed. </w:delText>
        </w:r>
      </w:del>
    </w:p>
    <w:bookmarkEnd w:id="2541"/>
    <w:p w14:paraId="7B86782D" w14:textId="77777777" w:rsidR="005E0170" w:rsidRPr="0062074F" w:rsidRDefault="005E0170">
      <w:pPr>
        <w:rPr>
          <w:rFonts w:eastAsia="Times New Roman"/>
          <w:b/>
          <w:bCs/>
          <w:sz w:val="24"/>
        </w:rPr>
      </w:pPr>
      <w:r w:rsidRPr="0062074F">
        <w:br w:type="page"/>
      </w:r>
    </w:p>
    <w:p w14:paraId="30E805F1" w14:textId="1D36B2C0" w:rsidR="00F355AD" w:rsidRPr="0062074F" w:rsidRDefault="00F355AD" w:rsidP="00BE68E8">
      <w:pPr>
        <w:pStyle w:val="Heading1"/>
      </w:pPr>
      <w:bookmarkStart w:id="2752" w:name="_Hlk188622011"/>
      <w:bookmarkStart w:id="2753" w:name="_Toc219458333"/>
      <w:r w:rsidRPr="0062074F">
        <w:lastRenderedPageBreak/>
        <w:t>Coverage</w:t>
      </w:r>
      <w:r w:rsidR="00795CE2" w:rsidRPr="0062074F">
        <w:t>s</w:t>
      </w:r>
      <w:r w:rsidR="0082087D" w:rsidRPr="0062074F">
        <w:t xml:space="preserve"> and Time Series</w:t>
      </w:r>
      <w:r w:rsidR="000B3A59" w:rsidRPr="0062074F">
        <w:t xml:space="preserve"> for Gridded Data (S-102, S-104 and S-111)</w:t>
      </w:r>
      <w:bookmarkEnd w:id="2753"/>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rsidP="00AE2737">
      <w:pPr>
        <w:pStyle w:val="ListParagraph"/>
        <w:numPr>
          <w:ilvl w:val="0"/>
          <w:numId w:val="36"/>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rsidP="00AE2737">
      <w:pPr>
        <w:pStyle w:val="ListParagraph"/>
        <w:numPr>
          <w:ilvl w:val="0"/>
          <w:numId w:val="36"/>
        </w:numPr>
        <w:spacing w:after="60" w:line="240" w:lineRule="auto"/>
        <w:jc w:val="both"/>
      </w:pPr>
      <w:r w:rsidRPr="0062074F">
        <w:t>Data at a set of discrete fixed points;</w:t>
      </w:r>
    </w:p>
    <w:p w14:paraId="2F297534" w14:textId="107CD15E" w:rsidR="00723D63" w:rsidRPr="0062074F" w:rsidRDefault="00723D63" w:rsidP="00AE2737">
      <w:pPr>
        <w:pStyle w:val="ListParagraph"/>
        <w:numPr>
          <w:ilvl w:val="0"/>
          <w:numId w:val="36"/>
        </w:numPr>
        <w:spacing w:after="60" w:line="240" w:lineRule="auto"/>
        <w:jc w:val="both"/>
      </w:pPr>
      <w:r w:rsidRPr="0062074F">
        <w:t>Data at a set of moving platforms;</w:t>
      </w:r>
    </w:p>
    <w:p w14:paraId="01991D04" w14:textId="07818BE5" w:rsidR="00723D63" w:rsidRPr="0062074F" w:rsidRDefault="00723D63" w:rsidP="00AE2737">
      <w:pPr>
        <w:pStyle w:val="ListParagraph"/>
        <w:numPr>
          <w:ilvl w:val="0"/>
          <w:numId w:val="36"/>
        </w:numPr>
        <w:spacing w:after="120" w:line="240" w:lineRule="auto"/>
        <w:jc w:val="both"/>
      </w:pPr>
      <w:r w:rsidRPr="0062074F">
        <w:t>Time series data at a set of fixed points.</w:t>
      </w:r>
    </w:p>
    <w:p w14:paraId="6CA6F198" w14:textId="38C62EC9" w:rsidR="00A841E5" w:rsidRPr="0062074F" w:rsidRDefault="00A841E5" w:rsidP="00B812CA">
      <w:pPr>
        <w:spacing w:after="120" w:line="240" w:lineRule="auto"/>
        <w:jc w:val="both"/>
      </w:pPr>
      <w:r w:rsidRPr="0062074F">
        <w:t>For S-102 and S-104 datasets, ECDIS must support gridded data in DCF 2 format only.  For S-111 datasets, ECDIS must support gridded data in DCF 2 or DCF 3 format only</w:t>
      </w:r>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2754" w:name="_Toc178784432"/>
      <w:bookmarkStart w:id="2755" w:name="_Toc178784433"/>
      <w:bookmarkStart w:id="2756" w:name="_Toc178784434"/>
      <w:bookmarkStart w:id="2757" w:name="_Toc178784435"/>
      <w:bookmarkStart w:id="2758" w:name="_Toc178784436"/>
      <w:bookmarkStart w:id="2759" w:name="_Toc178784437"/>
      <w:bookmarkStart w:id="2760" w:name="_Toc178784438"/>
      <w:bookmarkStart w:id="2761" w:name="_Toc178784439"/>
      <w:bookmarkStart w:id="2762" w:name="_Toc178784440"/>
      <w:bookmarkStart w:id="2763" w:name="_Toc178784455"/>
      <w:bookmarkStart w:id="2764" w:name="_Toc178784456"/>
      <w:bookmarkStart w:id="2765" w:name="_Toc178784457"/>
      <w:bookmarkStart w:id="2766" w:name="_Toc178784458"/>
      <w:bookmarkStart w:id="2767" w:name="_Toc178784459"/>
      <w:bookmarkStart w:id="2768" w:name="_Toc178784460"/>
      <w:bookmarkStart w:id="2769" w:name="_Toc178784461"/>
      <w:bookmarkStart w:id="2770" w:name="_Toc178784462"/>
      <w:bookmarkStart w:id="2771" w:name="_Toc178784463"/>
      <w:bookmarkStart w:id="2772" w:name="_Toc178784464"/>
      <w:bookmarkStart w:id="2773" w:name="_Toc178784465"/>
      <w:bookmarkStart w:id="2774" w:name="_Toc178784466"/>
      <w:bookmarkStart w:id="2775" w:name="_Toc178784467"/>
      <w:bookmarkStart w:id="2776" w:name="_Toc178784468"/>
      <w:bookmarkStart w:id="2777" w:name="_Toc178784469"/>
      <w:bookmarkStart w:id="2778" w:name="_Toc98339923"/>
      <w:bookmarkStart w:id="2779" w:name="_Toc98340299"/>
      <w:bookmarkStart w:id="2780" w:name="_Toc99104668"/>
      <w:bookmarkStart w:id="2781" w:name="_Toc99105110"/>
      <w:bookmarkStart w:id="2782" w:name="_Toc219458334"/>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r w:rsidRPr="0062074F">
        <w:t>Thinning</w:t>
      </w:r>
      <w:bookmarkEnd w:id="2782"/>
    </w:p>
    <w:bookmarkEnd w:id="2752"/>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2783" w:name="_Ref49451543"/>
      <w:bookmarkStart w:id="2784" w:name="_Ref49451559"/>
      <w:bookmarkStart w:id="2785" w:name="_Toc219458335"/>
      <w:r w:rsidRPr="0062074F">
        <w:t>Temporal variation</w:t>
      </w:r>
      <w:bookmarkEnd w:id="2783"/>
      <w:bookmarkEnd w:id="2784"/>
      <w:bookmarkEnd w:id="2785"/>
    </w:p>
    <w:p w14:paraId="47075A25" w14:textId="4D4ABFC5" w:rsidR="003F1FEF" w:rsidRPr="0062074F" w:rsidRDefault="003F1FEF" w:rsidP="00203BD0">
      <w:pPr>
        <w:spacing w:after="120" w:line="240" w:lineRule="auto"/>
        <w:jc w:val="both"/>
      </w:pPr>
      <w:r w:rsidRPr="0062074F">
        <w:t xml:space="preserve">The metadata variables related to time are </w:t>
      </w:r>
      <w:proofErr w:type="spellStart"/>
      <w:r w:rsidRPr="0062074F">
        <w:rPr>
          <w:i/>
          <w:iCs/>
        </w:rPr>
        <w:t>dateTimeOfFirstRecord</w:t>
      </w:r>
      <w:proofErr w:type="spellEnd"/>
      <w:r w:rsidRPr="0062074F">
        <w:t xml:space="preserve">, </w:t>
      </w:r>
      <w:proofErr w:type="spellStart"/>
      <w:r w:rsidRPr="0062074F">
        <w:rPr>
          <w:i/>
          <w:iCs/>
        </w:rPr>
        <w:t>dateTimeOfLastRecord</w:t>
      </w:r>
      <w:proofErr w:type="spellEnd"/>
      <w:r w:rsidRPr="0062074F">
        <w:t xml:space="preserve">, </w:t>
      </w:r>
      <w:proofErr w:type="spellStart"/>
      <w:r w:rsidRPr="0062074F">
        <w:rPr>
          <w:i/>
          <w:iCs/>
        </w:rPr>
        <w:t>timeRecordInterval</w:t>
      </w:r>
      <w:proofErr w:type="spellEnd"/>
      <w:r w:rsidRPr="0062074F">
        <w:t xml:space="preserve">, </w:t>
      </w:r>
      <w:proofErr w:type="spellStart"/>
      <w:r w:rsidRPr="0062074F">
        <w:rPr>
          <w:i/>
          <w:iCs/>
        </w:rPr>
        <w:t>numberOfTimes</w:t>
      </w:r>
      <w:proofErr w:type="spellEnd"/>
      <w:r w:rsidR="00957791" w:rsidRPr="0062074F">
        <w:rPr>
          <w:i/>
          <w:iCs/>
        </w:rPr>
        <w:t xml:space="preserve">, </w:t>
      </w:r>
      <w:proofErr w:type="spellStart"/>
      <w:r w:rsidR="00957791" w:rsidRPr="0062074F">
        <w:rPr>
          <w:i/>
          <w:iCs/>
        </w:rPr>
        <w:t>timeIntervalIndex</w:t>
      </w:r>
      <w:proofErr w:type="spellEnd"/>
      <w:r w:rsidR="00957791" w:rsidRPr="0062074F">
        <w:rPr>
          <w:i/>
          <w:iCs/>
        </w:rPr>
        <w:t xml:space="preserve">, </w:t>
      </w:r>
      <w:proofErr w:type="spellStart"/>
      <w:r w:rsidR="00957791" w:rsidRPr="0062074F">
        <w:rPr>
          <w:i/>
          <w:iCs/>
        </w:rPr>
        <w:t>timePoint</w:t>
      </w:r>
      <w:proofErr w:type="spellEnd"/>
      <w:r w:rsidR="00957791" w:rsidRPr="0062074F">
        <w:rPr>
          <w:i/>
          <w:iCs/>
        </w:rPr>
        <w:t xml:space="preserve">, </w:t>
      </w:r>
      <w:proofErr w:type="spellStart"/>
      <w:r w:rsidR="00957791" w:rsidRPr="0062074F">
        <w:rPr>
          <w:i/>
          <w:iCs/>
        </w:rPr>
        <w:t>startDateTime</w:t>
      </w:r>
      <w:proofErr w:type="spellEnd"/>
      <w:r w:rsidR="00957791" w:rsidRPr="0062074F">
        <w:rPr>
          <w:i/>
          <w:iCs/>
        </w:rPr>
        <w:t xml:space="preserve">, </w:t>
      </w:r>
      <w:r w:rsidR="00957791" w:rsidRPr="0062074F">
        <w:t>and</w:t>
      </w:r>
      <w:r w:rsidR="00957791" w:rsidRPr="0062074F">
        <w:rPr>
          <w:i/>
          <w:iCs/>
        </w:rPr>
        <w:t xml:space="preserve"> </w:t>
      </w:r>
      <w:proofErr w:type="spellStart"/>
      <w:r w:rsidR="00957791" w:rsidRPr="0062074F">
        <w:rPr>
          <w:i/>
          <w:iCs/>
        </w:rPr>
        <w:t>endDateTime</w:t>
      </w:r>
      <w:proofErr w:type="spellEnd"/>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proofErr w:type="spellStart"/>
      <w:r w:rsidR="00957791" w:rsidRPr="0062074F">
        <w:rPr>
          <w:i/>
          <w:iCs/>
        </w:rPr>
        <w:t>timePoint</w:t>
      </w:r>
      <w:proofErr w:type="spellEnd"/>
      <w:r w:rsidR="00957791" w:rsidRPr="0062074F">
        <w:t xml:space="preserve">) </w:t>
      </w:r>
      <w:r w:rsidRPr="0062074F">
        <w:t xml:space="preserve">of the input data. For a correct display, the ECDIS </w:t>
      </w:r>
      <w:r w:rsidR="00E85AE1" w:rsidRPr="0062074F">
        <w:t>must</w:t>
      </w:r>
      <w:del w:id="2786" w:author="jonathan pritchard" w:date="2026-01-06T15:14:00Z" w16du:dateUtc="2026-01-06T15:14:00Z">
        <w:r w:rsidR="00E85AE1" w:rsidRPr="0062074F" w:rsidDel="00C253DE">
          <w:delText xml:space="preserve"> </w:delText>
        </w:r>
      </w:del>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proofErr w:type="spellStart"/>
      <w:r w:rsidRPr="0062074F">
        <w:rPr>
          <w:i/>
          <w:iCs/>
        </w:rPr>
        <w:t>timeRecordInterval</w:t>
      </w:r>
      <w:proofErr w:type="spellEnd"/>
      <w:r w:rsidRPr="0062074F">
        <w:t xml:space="preserve">  can be used to set the discrimination interval.</w:t>
      </w:r>
    </w:p>
    <w:p w14:paraId="7B39166A" w14:textId="77777777" w:rsidR="00B8329D" w:rsidRPr="0062074F" w:rsidRDefault="003F1FEF" w:rsidP="00203BD0">
      <w:pPr>
        <w:spacing w:after="120" w:line="240" w:lineRule="auto"/>
        <w:jc w:val="both"/>
        <w:rPr>
          <w:ins w:id="2787" w:author="jonathan pritchard" w:date="2025-08-07T10:05:00Z" w16du:dateUtc="2025-08-07T09:05:00Z"/>
        </w:rPr>
      </w:pPr>
      <w:r w:rsidRPr="0062074F">
        <w:t>For data with multiple times, if the selected display time is later than the first timestamp and earlier than the last timestamp</w:t>
      </w:r>
      <w:r w:rsidR="000560A4" w:rsidRPr="0062074F">
        <w:t>, or the selected display time is in the interval [</w:t>
      </w:r>
      <w:proofErr w:type="spellStart"/>
      <w:r w:rsidR="000560A4" w:rsidRPr="0062074F">
        <w:rPr>
          <w:i/>
          <w:iCs/>
        </w:rPr>
        <w:t>startDateTime</w:t>
      </w:r>
      <w:proofErr w:type="spellEnd"/>
      <w:r w:rsidR="000560A4" w:rsidRPr="0062074F">
        <w:rPr>
          <w:i/>
          <w:iCs/>
        </w:rPr>
        <w:t>,</w:t>
      </w:r>
      <w:r w:rsidR="000560A4" w:rsidRPr="0062074F">
        <w:t xml:space="preserve"> </w:t>
      </w:r>
      <w:proofErr w:type="spellStart"/>
      <w:r w:rsidR="000560A4" w:rsidRPr="0062074F">
        <w:rPr>
          <w:i/>
          <w:iCs/>
        </w:rPr>
        <w:t>endDateTime</w:t>
      </w:r>
      <w:proofErr w:type="spellEnd"/>
      <w:r w:rsidR="000560A4" w:rsidRPr="0062074F">
        <w:rPr>
          <w:i/>
          <w:iCs/>
        </w:rPr>
        <w:t>]</w:t>
      </w:r>
      <w:r w:rsidRPr="0062074F">
        <w:t xml:space="preserve">, then the closest but immediately preceding values in the data </w:t>
      </w:r>
      <w:r w:rsidR="0036349A" w:rsidRPr="0062074F">
        <w:t xml:space="preserve">must be </w:t>
      </w:r>
      <w:r w:rsidRPr="0062074F">
        <w:t>displayed</w:t>
      </w:r>
      <w:r w:rsidRPr="0062074F">
        <w:rPr>
          <w:b/>
          <w:bCs/>
          <w:i/>
          <w:iCs/>
          <w:rPrChange w:id="2788" w:author="jonathan pritchard" w:date="2025-07-22T09:58:00Z" w16du:dateUtc="2025-07-22T08:58:00Z">
            <w:rPr/>
          </w:rPrChange>
        </w:rPr>
        <w:t>.</w:t>
      </w:r>
      <w:del w:id="2789" w:author="jonathan pritchard" w:date="2025-08-07T10:04:00Z" w16du:dateUtc="2025-08-07T09:04:00Z">
        <w:r w:rsidRPr="0062074F" w:rsidDel="00B8329D">
          <w:rPr>
            <w:b/>
            <w:bCs/>
            <w:i/>
            <w:iCs/>
            <w:rPrChange w:id="2790" w:author="jonathan pritchard" w:date="2025-07-22T09:58:00Z" w16du:dateUtc="2025-07-22T08:58:00Z">
              <w:rPr/>
            </w:rPrChange>
          </w:rPr>
          <w:delText xml:space="preserve"> However, if the selected display time is earlier than the first timestamp</w:delText>
        </w:r>
        <w:r w:rsidR="000560A4" w:rsidRPr="0062074F" w:rsidDel="00B8329D">
          <w:rPr>
            <w:b/>
            <w:bCs/>
            <w:i/>
            <w:iCs/>
            <w:rPrChange w:id="2791" w:author="jonathan pritchard" w:date="2025-07-22T09:58:00Z" w16du:dateUtc="2025-07-22T08:58:00Z">
              <w:rPr/>
            </w:rPrChange>
          </w:rPr>
          <w:delText>, or outside the interval [</w:delText>
        </w:r>
        <w:r w:rsidR="000560A4" w:rsidRPr="0062074F" w:rsidDel="00B8329D">
          <w:rPr>
            <w:b/>
            <w:bCs/>
            <w:i/>
            <w:iCs/>
            <w:rPrChange w:id="2792" w:author="jonathan pritchard" w:date="2025-07-22T09:58:00Z" w16du:dateUtc="2025-07-22T08:58:00Z">
              <w:rPr>
                <w:i/>
                <w:iCs/>
              </w:rPr>
            </w:rPrChange>
          </w:rPr>
          <w:delText>startDateTime</w:delText>
        </w:r>
        <w:r w:rsidR="000560A4" w:rsidRPr="0062074F" w:rsidDel="00B8329D">
          <w:rPr>
            <w:b/>
            <w:bCs/>
            <w:i/>
            <w:iCs/>
            <w:rPrChange w:id="2793" w:author="jonathan pritchard" w:date="2025-07-22T09:58:00Z" w16du:dateUtc="2025-07-22T08:58:00Z">
              <w:rPr/>
            </w:rPrChange>
          </w:rPr>
          <w:delText xml:space="preserve">, </w:delText>
        </w:r>
        <w:r w:rsidR="000560A4" w:rsidRPr="0062074F" w:rsidDel="00B8329D">
          <w:rPr>
            <w:b/>
            <w:bCs/>
            <w:i/>
            <w:iCs/>
            <w:rPrChange w:id="2794" w:author="jonathan pritchard" w:date="2025-07-22T09:58:00Z" w16du:dateUtc="2025-07-22T08:58:00Z">
              <w:rPr>
                <w:i/>
                <w:iCs/>
              </w:rPr>
            </w:rPrChange>
          </w:rPr>
          <w:delText>endDateTime</w:delText>
        </w:r>
        <w:r w:rsidR="000560A4" w:rsidRPr="0062074F" w:rsidDel="00B8329D">
          <w:rPr>
            <w:b/>
            <w:bCs/>
            <w:i/>
            <w:iCs/>
            <w:rPrChange w:id="2795" w:author="jonathan pritchard" w:date="2025-07-22T09:58:00Z" w16du:dateUtc="2025-07-22T08:58:00Z">
              <w:rPr/>
            </w:rPrChange>
          </w:rPr>
          <w:delText>]</w:delText>
        </w:r>
        <w:r w:rsidRPr="0062074F" w:rsidDel="00B8329D">
          <w:rPr>
            <w:b/>
            <w:bCs/>
            <w:i/>
            <w:iCs/>
            <w:rPrChange w:id="2796" w:author="jonathan pritchard" w:date="2025-07-22T09:58:00Z" w16du:dateUtc="2025-07-22T08:58:00Z">
              <w:rPr/>
            </w:rPrChange>
          </w:rPr>
          <w:delText xml:space="preserve"> then the data </w:delText>
        </w:r>
        <w:r w:rsidR="0036349A" w:rsidRPr="0062074F" w:rsidDel="00B8329D">
          <w:rPr>
            <w:b/>
            <w:bCs/>
            <w:i/>
            <w:iCs/>
            <w:rPrChange w:id="2797" w:author="jonathan pritchard" w:date="2025-07-22T09:58:00Z" w16du:dateUtc="2025-07-22T08:58:00Z">
              <w:rPr/>
            </w:rPrChange>
          </w:rPr>
          <w:delText>must not be</w:delText>
        </w:r>
        <w:r w:rsidRPr="0062074F" w:rsidDel="00B8329D">
          <w:rPr>
            <w:b/>
            <w:bCs/>
            <w:i/>
            <w:iCs/>
            <w:rPrChange w:id="2798" w:author="jonathan pritchard" w:date="2025-07-22T09:58:00Z" w16du:dateUtc="2025-07-22T08:58:00Z">
              <w:rPr/>
            </w:rPrChange>
          </w:rPr>
          <w:delText xml:space="preserve"> displayed</w:delText>
        </w:r>
      </w:del>
      <w:commentRangeStart w:id="2799"/>
      <w:commentRangeStart w:id="2800"/>
      <w:commentRangeStart w:id="2801"/>
      <w:del w:id="2802" w:author="jonathan pritchard" w:date="2025-08-07T10:05:00Z" w16du:dateUtc="2025-08-07T09:05:00Z">
        <w:r w:rsidRPr="0062074F" w:rsidDel="00B8329D">
          <w:delText>.</w:delText>
        </w:r>
      </w:del>
      <w:r w:rsidRPr="0062074F">
        <w:t xml:space="preserve"> </w:t>
      </w:r>
    </w:p>
    <w:p w14:paraId="7826A022" w14:textId="4C9B17EE" w:rsidR="00B8329D" w:rsidRPr="0062074F" w:rsidRDefault="003F1FEF" w:rsidP="00203BD0">
      <w:pPr>
        <w:spacing w:after="120" w:line="240" w:lineRule="auto"/>
        <w:jc w:val="both"/>
      </w:pPr>
      <w:r w:rsidRPr="0062074F">
        <w:t>If the selected time is later than the last timestamp</w:t>
      </w:r>
      <w:r w:rsidR="000560A4" w:rsidRPr="0062074F">
        <w:t xml:space="preserve"> or after </w:t>
      </w:r>
      <w:proofErr w:type="spellStart"/>
      <w:r w:rsidR="000560A4" w:rsidRPr="0062074F">
        <w:rPr>
          <w:i/>
          <w:iCs/>
        </w:rPr>
        <w:t>endDateTime</w:t>
      </w:r>
      <w:proofErr w:type="spellEnd"/>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proofErr w:type="spellStart"/>
      <w:r w:rsidRPr="0062074F">
        <w:rPr>
          <w:i/>
          <w:iCs/>
        </w:rPr>
        <w:t>timeRecordInterval</w:t>
      </w:r>
      <w:proofErr w:type="spellEnd"/>
      <w:r w:rsidRPr="0062074F">
        <w:t>).</w:t>
      </w:r>
      <w:commentRangeEnd w:id="2799"/>
      <w:r w:rsidR="00A16003" w:rsidRPr="0062074F">
        <w:rPr>
          <w:rStyle w:val="CommentReference"/>
          <w:i/>
          <w:iCs/>
          <w:sz w:val="20"/>
          <w:lang w:val="en-GB"/>
          <w:rPrChange w:id="2803" w:author="jonathan pritchard" w:date="2025-08-07T10:06:00Z" w16du:dateUtc="2025-08-07T09:06:00Z">
            <w:rPr>
              <w:rStyle w:val="CommentReference"/>
              <w:b/>
              <w:bCs/>
              <w:i/>
              <w:iCs/>
              <w:sz w:val="20"/>
              <w:lang w:val="en-GB"/>
            </w:rPr>
          </w:rPrChange>
        </w:rPr>
        <w:commentReference w:id="2799"/>
      </w:r>
      <w:commentRangeEnd w:id="2800"/>
      <w:r w:rsidR="00A16003" w:rsidRPr="0062074F">
        <w:rPr>
          <w:rStyle w:val="CommentReference"/>
          <w:i/>
          <w:iCs/>
          <w:sz w:val="20"/>
          <w:lang w:val="en-GB"/>
          <w:rPrChange w:id="2804" w:author="jonathan pritchard" w:date="2025-08-07T10:06:00Z" w16du:dateUtc="2025-08-07T09:06:00Z">
            <w:rPr>
              <w:rStyle w:val="CommentReference"/>
              <w:b/>
              <w:bCs/>
              <w:i/>
              <w:iCs/>
              <w:sz w:val="20"/>
              <w:lang w:val="en-GB"/>
            </w:rPr>
          </w:rPrChange>
        </w:rPr>
        <w:commentReference w:id="2800"/>
      </w:r>
      <w:commentRangeEnd w:id="2801"/>
      <w:r w:rsidR="005B42ED" w:rsidRPr="0062074F">
        <w:rPr>
          <w:rStyle w:val="CommentReference"/>
          <w:i/>
          <w:iCs/>
          <w:sz w:val="20"/>
          <w:lang w:val="en-GB"/>
          <w:rPrChange w:id="2805" w:author="jonathan pritchard" w:date="2025-08-07T10:06:00Z" w16du:dateUtc="2025-08-07T09:06:00Z">
            <w:rPr>
              <w:rStyle w:val="CommentReference"/>
              <w:b/>
              <w:bCs/>
              <w:i/>
              <w:iCs/>
              <w:sz w:val="20"/>
              <w:lang w:val="en-GB"/>
            </w:rPr>
          </w:rPrChange>
        </w:rPr>
        <w:commentReference w:id="2801"/>
      </w:r>
      <w:ins w:id="2806" w:author="jonathan pritchard" w:date="2025-08-07T10:05:00Z" w16du:dateUtc="2025-08-07T09:05:00Z">
        <w:r w:rsidR="00B8329D" w:rsidRPr="0062074F">
          <w:rPr>
            <w:i/>
            <w:iCs/>
            <w:rPrChange w:id="2807" w:author="jonathan pritchard" w:date="2025-08-07T10:06:00Z" w16du:dateUtc="2025-08-07T09:06:00Z">
              <w:rPr>
                <w:b/>
                <w:bCs/>
                <w:i/>
                <w:iCs/>
              </w:rPr>
            </w:rPrChange>
          </w:rPr>
          <w:t xml:space="preserve"> </w:t>
        </w:r>
      </w:ins>
      <w:ins w:id="2808" w:author="jonathan pritchard" w:date="2025-08-07T10:06:00Z" w16du:dateUtc="2025-08-07T09:06:00Z">
        <w:r w:rsidR="00B8329D" w:rsidRPr="0062074F">
          <w:rPr>
            <w:rPrChange w:id="2809" w:author="jonathan pritchard" w:date="2025-08-07T10:06:00Z" w16du:dateUtc="2025-08-07T09:06:00Z">
              <w:rPr>
                <w:i/>
                <w:iCs/>
              </w:rPr>
            </w:rPrChange>
          </w:rPr>
          <w:t>I</w:t>
        </w:r>
      </w:ins>
      <w:ins w:id="2810" w:author="jonathan pritchard" w:date="2025-08-07T10:05:00Z" w16du:dateUtc="2025-08-07T09:05:00Z">
        <w:r w:rsidR="00B8329D" w:rsidRPr="0062074F">
          <w:rPr>
            <w:rPrChange w:id="2811" w:author="jonathan pritchard" w:date="2025-08-07T10:06:00Z" w16du:dateUtc="2025-08-07T09:06:00Z">
              <w:rPr>
                <w:b/>
                <w:bCs/>
                <w:i/>
                <w:iCs/>
              </w:rPr>
            </w:rPrChange>
          </w:rPr>
          <w:t>f the selected display time is outside the interval [</w:t>
        </w:r>
      </w:ins>
      <w:ins w:id="2812" w:author="jonathan pritchard" w:date="2025-08-07T10:06:00Z" w16du:dateUtc="2025-08-07T09:06:00Z">
        <w:r w:rsidR="005B42ED" w:rsidRPr="0062074F">
          <w:rPr>
            <w:rPrChange w:id="2813" w:author="jonathan pritchard" w:date="2025-08-07T10:06:00Z" w16du:dateUtc="2025-08-07T09:06:00Z">
              <w:rPr>
                <w:i/>
                <w:iCs/>
              </w:rPr>
            </w:rPrChange>
          </w:rPr>
          <w:t>(</w:t>
        </w:r>
      </w:ins>
      <w:proofErr w:type="spellStart"/>
      <w:ins w:id="2814" w:author="jonathan pritchard" w:date="2025-08-07T10:05:00Z" w16du:dateUtc="2025-08-07T09:05:00Z">
        <w:r w:rsidR="00B8329D" w:rsidRPr="0062074F">
          <w:rPr>
            <w:rPrChange w:id="2815" w:author="jonathan pritchard" w:date="2025-08-07T10:06:00Z" w16du:dateUtc="2025-08-07T09:06:00Z">
              <w:rPr>
                <w:b/>
                <w:bCs/>
                <w:i/>
                <w:iCs/>
              </w:rPr>
            </w:rPrChange>
          </w:rPr>
          <w:t>startDateTime</w:t>
        </w:r>
        <w:proofErr w:type="spellEnd"/>
        <w:r w:rsidR="00B8329D" w:rsidRPr="0062074F">
          <w:rPr>
            <w:rPrChange w:id="2816" w:author="jonathan pritchard" w:date="2025-08-07T10:06:00Z" w16du:dateUtc="2025-08-07T09:06:00Z">
              <w:rPr>
                <w:b/>
                <w:bCs/>
                <w:i/>
                <w:iCs/>
              </w:rPr>
            </w:rPrChange>
          </w:rPr>
          <w:t xml:space="preserve"> </w:t>
        </w:r>
      </w:ins>
      <w:ins w:id="2817" w:author="jonathan pritchard" w:date="2025-08-07T10:06:00Z" w16du:dateUtc="2025-08-07T09:06:00Z">
        <w:r w:rsidR="005B42ED" w:rsidRPr="0062074F">
          <w:rPr>
            <w:rPrChange w:id="2818" w:author="jonathan pritchard" w:date="2025-08-07T10:06:00Z" w16du:dateUtc="2025-08-07T09:06:00Z">
              <w:rPr>
                <w:i/>
                <w:iCs/>
              </w:rPr>
            </w:rPrChange>
          </w:rPr>
          <w:t>–</w:t>
        </w:r>
      </w:ins>
      <w:ins w:id="2819" w:author="jonathan pritchard" w:date="2025-08-07T10:05:00Z" w16du:dateUtc="2025-08-07T09:05:00Z">
        <w:r w:rsidR="00B8329D" w:rsidRPr="0062074F">
          <w:rPr>
            <w:rPrChange w:id="2820" w:author="jonathan pritchard" w:date="2025-08-07T10:06:00Z" w16du:dateUtc="2025-08-07T09:06:00Z">
              <w:rPr>
                <w:b/>
                <w:bCs/>
                <w:i/>
                <w:iCs/>
              </w:rPr>
            </w:rPrChange>
          </w:rPr>
          <w:t xml:space="preserve"> </w:t>
        </w:r>
        <w:proofErr w:type="spellStart"/>
        <w:r w:rsidR="00B8329D" w:rsidRPr="0062074F">
          <w:rPr>
            <w:rPrChange w:id="2821" w:author="jonathan pritchard" w:date="2025-08-07T10:06:00Z" w16du:dateUtc="2025-08-07T09:06:00Z">
              <w:rPr>
                <w:b/>
                <w:bCs/>
                <w:i/>
                <w:iCs/>
              </w:rPr>
            </w:rPrChange>
          </w:rPr>
          <w:t>discriminationInterval</w:t>
        </w:r>
      </w:ins>
      <w:proofErr w:type="spellEnd"/>
      <w:ins w:id="2822" w:author="jonathan pritchard" w:date="2025-08-07T10:06:00Z" w16du:dateUtc="2025-08-07T09:06:00Z">
        <w:r w:rsidR="005B42ED" w:rsidRPr="0062074F">
          <w:rPr>
            <w:rPrChange w:id="2823" w:author="jonathan pritchard" w:date="2025-08-07T10:06:00Z" w16du:dateUtc="2025-08-07T09:06:00Z">
              <w:rPr>
                <w:i/>
                <w:iCs/>
              </w:rPr>
            </w:rPrChange>
          </w:rPr>
          <w:t>)</w:t>
        </w:r>
      </w:ins>
      <w:ins w:id="2824" w:author="jonathan pritchard" w:date="2025-08-07T10:05:00Z" w16du:dateUtc="2025-08-07T09:05:00Z">
        <w:r w:rsidR="00B8329D" w:rsidRPr="0062074F">
          <w:rPr>
            <w:rPrChange w:id="2825" w:author="jonathan pritchard" w:date="2025-08-07T10:06:00Z" w16du:dateUtc="2025-08-07T09:06:00Z">
              <w:rPr>
                <w:b/>
                <w:bCs/>
                <w:i/>
                <w:iCs/>
              </w:rPr>
            </w:rPrChange>
          </w:rPr>
          <w:t xml:space="preserve">, </w:t>
        </w:r>
      </w:ins>
      <w:ins w:id="2826" w:author="jonathan pritchard" w:date="2025-08-07T10:06:00Z" w16du:dateUtc="2025-08-07T09:06:00Z">
        <w:r w:rsidR="005B42ED" w:rsidRPr="0062074F">
          <w:rPr>
            <w:rPrChange w:id="2827" w:author="jonathan pritchard" w:date="2025-08-07T10:06:00Z" w16du:dateUtc="2025-08-07T09:06:00Z">
              <w:rPr>
                <w:i/>
                <w:iCs/>
              </w:rPr>
            </w:rPrChange>
          </w:rPr>
          <w:t>(</w:t>
        </w:r>
      </w:ins>
      <w:proofErr w:type="spellStart"/>
      <w:ins w:id="2828" w:author="jonathan pritchard" w:date="2025-08-07T10:05:00Z" w16du:dateUtc="2025-08-07T09:05:00Z">
        <w:r w:rsidR="00B8329D" w:rsidRPr="0062074F">
          <w:rPr>
            <w:rPrChange w:id="2829" w:author="jonathan pritchard" w:date="2025-08-07T10:06:00Z" w16du:dateUtc="2025-08-07T09:06:00Z">
              <w:rPr>
                <w:b/>
                <w:bCs/>
                <w:i/>
                <w:iCs/>
              </w:rPr>
            </w:rPrChange>
          </w:rPr>
          <w:t>endDateTime+discriminationInterval</w:t>
        </w:r>
      </w:ins>
      <w:proofErr w:type="spellEnd"/>
      <w:ins w:id="2830" w:author="jonathan pritchard" w:date="2025-08-07T10:06:00Z" w16du:dateUtc="2025-08-07T09:06:00Z">
        <w:r w:rsidR="005B42ED" w:rsidRPr="0062074F">
          <w:rPr>
            <w:rPrChange w:id="2831" w:author="jonathan pritchard" w:date="2025-08-07T10:06:00Z" w16du:dateUtc="2025-08-07T09:06:00Z">
              <w:rPr>
                <w:i/>
                <w:iCs/>
              </w:rPr>
            </w:rPrChange>
          </w:rPr>
          <w:t>)</w:t>
        </w:r>
      </w:ins>
      <w:ins w:id="2832" w:author="jonathan pritchard" w:date="2025-08-07T10:05:00Z" w16du:dateUtc="2025-08-07T09:05:00Z">
        <w:r w:rsidR="00B8329D" w:rsidRPr="0062074F">
          <w:rPr>
            <w:rPrChange w:id="2833" w:author="jonathan pritchard" w:date="2025-08-07T10:06:00Z" w16du:dateUtc="2025-08-07T09:06:00Z">
              <w:rPr>
                <w:b/>
                <w:bCs/>
                <w:i/>
                <w:iCs/>
              </w:rPr>
            </w:rPrChange>
          </w:rPr>
          <w:t>] then the data must not be displayed</w:t>
        </w:r>
      </w:ins>
    </w:p>
    <w:p w14:paraId="4C35AAE6" w14:textId="116020C5" w:rsidR="008D4877" w:rsidRPr="0062074F" w:rsidDel="00011487" w:rsidRDefault="00B935EC" w:rsidP="00203BD0">
      <w:pPr>
        <w:spacing w:after="120" w:line="240" w:lineRule="auto"/>
        <w:jc w:val="both"/>
        <w:rPr>
          <w:del w:id="2834" w:author="jonathan pritchard" w:date="2026-01-14T12:21:00Z" w16du:dateUtc="2026-01-14T12:21:00Z"/>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p>
    <w:p w14:paraId="17B3E5EF" w14:textId="442C3EFE" w:rsidR="008D4877" w:rsidRPr="0062074F" w:rsidDel="00011487" w:rsidRDefault="00B8206E" w:rsidP="00203BD0">
      <w:pPr>
        <w:spacing w:after="120" w:line="240" w:lineRule="auto"/>
        <w:jc w:val="both"/>
        <w:rPr>
          <w:ins w:id="2835" w:author="jon pritchard" w:date="2025-09-17T13:49:00Z" w16du:dateUtc="2025-09-17T11:49:00Z"/>
          <w:del w:id="2836" w:author="jonathan pritchard" w:date="2026-01-14T12:21:00Z" w16du:dateUtc="2026-01-14T12:21:00Z"/>
          <w:strike/>
        </w:rPr>
      </w:pPr>
      <w:commentRangeStart w:id="2837"/>
      <w:del w:id="2838" w:author="jonathan pritchard" w:date="2026-01-14T12:21:00Z" w16du:dateUtc="2026-01-14T12:21:00Z">
        <w:r w:rsidRPr="0062074F" w:rsidDel="00011487">
          <w:rPr>
            <w:strike/>
            <w:rPrChange w:id="2839" w:author="jonathan pritchard" w:date="2025-08-07T10:10:00Z" w16du:dateUtc="2025-08-07T09:10:00Z">
              <w:rPr/>
            </w:rPrChange>
          </w:rPr>
          <w:delText>T</w:delText>
        </w:r>
        <w:r w:rsidR="008D4877" w:rsidRPr="0062074F" w:rsidDel="00011487">
          <w:rPr>
            <w:strike/>
            <w:rPrChange w:id="2840" w:author="jonathan pritchard" w:date="2025-08-07T10:10:00Z" w16du:dateUtc="2025-08-07T09:10:00Z">
              <w:rPr/>
            </w:rPrChange>
          </w:rPr>
          <w:delText xml:space="preserve">he system </w:delText>
        </w:r>
        <w:r w:rsidRPr="0062074F" w:rsidDel="00011487">
          <w:rPr>
            <w:strike/>
            <w:rPrChange w:id="2841" w:author="jonathan pritchard" w:date="2025-08-07T10:10:00Z" w16du:dateUtc="2025-08-07T09:10:00Z">
              <w:rPr/>
            </w:rPrChange>
          </w:rPr>
          <w:delText>should</w:delText>
        </w:r>
        <w:r w:rsidR="008D4877" w:rsidRPr="0062074F" w:rsidDel="00011487">
          <w:rPr>
            <w:strike/>
            <w:rPrChange w:id="2842" w:author="jonathan pritchard" w:date="2025-08-07T10:10:00Z" w16du:dateUtc="2025-08-07T09:10:00Z">
              <w:rPr/>
            </w:rPrChange>
          </w:rPr>
          <w:delText xml:space="preserve"> check </w:delText>
        </w:r>
        <w:r w:rsidRPr="0062074F" w:rsidDel="00011487">
          <w:rPr>
            <w:strike/>
            <w:rPrChange w:id="2843" w:author="jonathan pritchard" w:date="2025-08-07T10:10:00Z" w16du:dateUtc="2025-08-07T09:10:00Z">
              <w:rPr/>
            </w:rPrChange>
          </w:rPr>
          <w:delText>for</w:delText>
        </w:r>
        <w:r w:rsidR="008D4877" w:rsidRPr="0062074F" w:rsidDel="00011487">
          <w:rPr>
            <w:strike/>
            <w:rPrChange w:id="2844" w:author="jonathan pritchard" w:date="2025-08-07T10:10:00Z" w16du:dateUtc="2025-08-07T09:10:00Z">
              <w:rPr/>
            </w:rPrChange>
          </w:rPr>
          <w:delText xml:space="preserve"> the availability of new data at a frequency</w:delText>
        </w:r>
        <w:r w:rsidRPr="0062074F" w:rsidDel="00011487">
          <w:rPr>
            <w:strike/>
            <w:rPrChange w:id="2845" w:author="jonathan pritchard" w:date="2025-08-07T10:10:00Z" w16du:dateUtc="2025-08-07T09:10:00Z">
              <w:rPr/>
            </w:rPrChange>
          </w:rPr>
          <w:delText xml:space="preserve"> that matches the update frequency</w:delText>
        </w:r>
        <w:r w:rsidR="008D4877" w:rsidRPr="0062074F" w:rsidDel="00011487">
          <w:rPr>
            <w:strike/>
            <w:rPrChange w:id="2846" w:author="jonathan pritchard" w:date="2025-08-07T10:10:00Z" w16du:dateUtc="2025-08-07T09:10:00Z">
              <w:rPr/>
            </w:rPrChange>
          </w:rPr>
          <w:delText>.</w:delText>
        </w:r>
      </w:del>
      <w:commentRangeEnd w:id="2837"/>
      <w:r w:rsidR="005B42ED" w:rsidRPr="0062074F">
        <w:rPr>
          <w:rStyle w:val="CommentReference"/>
          <w:strike/>
          <w:sz w:val="20"/>
          <w:lang w:val="en-GB"/>
        </w:rPr>
        <w:commentReference w:id="2837"/>
      </w:r>
    </w:p>
    <w:p w14:paraId="591C6E31" w14:textId="6D374F9E" w:rsidR="00013C7E" w:rsidRPr="0062074F" w:rsidDel="00011487" w:rsidRDefault="00013C7E" w:rsidP="00013C7E">
      <w:pPr>
        <w:pStyle w:val="Heading2"/>
        <w:rPr>
          <w:ins w:id="2847" w:author="jon pritchard" w:date="2025-09-17T13:50:00Z" w16du:dateUtc="2025-09-17T11:50:00Z"/>
          <w:del w:id="2848" w:author="jonathan pritchard" w:date="2026-01-14T12:21:00Z" w16du:dateUtc="2026-01-14T12:21:00Z"/>
          <w:strike/>
          <w:rPrChange w:id="2849" w:author="jonathan pritchard" w:date="2026-01-06T10:18:00Z" w16du:dateUtc="2026-01-06T10:18:00Z">
            <w:rPr>
              <w:ins w:id="2850" w:author="jon pritchard" w:date="2025-09-17T13:50:00Z" w16du:dateUtc="2025-09-17T11:50:00Z"/>
              <w:del w:id="2851" w:author="jonathan pritchard" w:date="2026-01-14T12:21:00Z" w16du:dateUtc="2026-01-14T12:21:00Z"/>
            </w:rPr>
          </w:rPrChange>
        </w:rPr>
      </w:pPr>
      <w:commentRangeStart w:id="2852"/>
      <w:commentRangeStart w:id="2853"/>
      <w:ins w:id="2854" w:author="jon pritchard" w:date="2025-09-17T13:50:00Z" w16du:dateUtc="2025-09-17T11:50:00Z">
        <w:del w:id="2855" w:author="jonathan pritchard" w:date="2026-01-14T12:21:00Z" w16du:dateUtc="2026-01-14T12:21:00Z">
          <w:r w:rsidRPr="0062074F" w:rsidDel="00011487">
            <w:rPr>
              <w:b w:val="0"/>
              <w:bCs w:val="0"/>
              <w:strike/>
              <w:rPrChange w:id="2856" w:author="jonathan pritchard" w:date="2026-01-06T10:18:00Z" w16du:dateUtc="2026-01-06T10:18:00Z">
                <w:rPr>
                  <w:b w:val="0"/>
                  <w:bCs w:val="0"/>
                </w:rPr>
              </w:rPrChange>
            </w:rPr>
            <w:delText>Provision of sun illumination</w:delText>
          </w:r>
        </w:del>
      </w:ins>
      <w:commentRangeEnd w:id="2852"/>
      <w:del w:id="2857" w:author="jonathan pritchard" w:date="2026-01-14T12:21:00Z" w16du:dateUtc="2026-01-14T12:21:00Z">
        <w:r w:rsidR="00771E28" w:rsidRPr="0062074F" w:rsidDel="00011487">
          <w:rPr>
            <w:rStyle w:val="CommentReference"/>
            <w:strike/>
            <w:rPrChange w:id="2858" w:author="jonathan pritchard" w:date="2026-01-06T10:18:00Z" w16du:dateUtc="2026-01-06T10:18:00Z">
              <w:rPr>
                <w:rStyle w:val="CommentReference"/>
              </w:rPr>
            </w:rPrChange>
          </w:rPr>
          <w:commentReference w:id="2852"/>
        </w:r>
      </w:del>
    </w:p>
    <w:p w14:paraId="25B6982F" w14:textId="6DB43ED5" w:rsidR="00013C7E" w:rsidRPr="0062074F" w:rsidDel="00011487" w:rsidRDefault="00013C7E" w:rsidP="00013C7E">
      <w:pPr>
        <w:pStyle w:val="ISOChange"/>
        <w:spacing w:before="60" w:after="60" w:line="240" w:lineRule="auto"/>
        <w:rPr>
          <w:ins w:id="2859" w:author="jon pritchard" w:date="2025-09-17T13:50:00Z" w16du:dateUtc="2025-09-17T11:50:00Z"/>
          <w:del w:id="2860" w:author="jonathan pritchard" w:date="2026-01-14T12:21:00Z" w16du:dateUtc="2026-01-14T12:21:00Z"/>
          <w:strike/>
          <w:rPrChange w:id="2861" w:author="jonathan pritchard" w:date="2026-01-06T10:18:00Z" w16du:dateUtc="2026-01-06T10:18:00Z">
            <w:rPr>
              <w:ins w:id="2862" w:author="jon pritchard" w:date="2025-09-17T13:50:00Z" w16du:dateUtc="2025-09-17T11:50:00Z"/>
              <w:del w:id="2863" w:author="jonathan pritchard" w:date="2026-01-14T12:21:00Z" w16du:dateUtc="2026-01-14T12:21:00Z"/>
            </w:rPr>
          </w:rPrChange>
        </w:rPr>
      </w:pPr>
      <w:ins w:id="2864" w:author="jon pritchard" w:date="2025-09-17T13:50:00Z" w16du:dateUtc="2025-09-17T11:50:00Z">
        <w:del w:id="2865" w:author="jonathan pritchard" w:date="2026-01-14T12:21:00Z" w16du:dateUtc="2026-01-14T12:21:00Z">
          <w:r w:rsidRPr="0062074F" w:rsidDel="00011487">
            <w:rPr>
              <w:strike/>
              <w:rPrChange w:id="2866" w:author="jonathan pritchard" w:date="2026-01-06T10:18:00Z" w16du:dateUtc="2026-01-06T10:18:00Z">
                <w:rPr/>
              </w:rPrChange>
            </w:rPr>
            <w:delText>Sun illumination may be provided. Where provided:</w:delText>
          </w:r>
        </w:del>
      </w:ins>
    </w:p>
    <w:p w14:paraId="68F90D7A" w14:textId="1B453704" w:rsidR="00013C7E" w:rsidRPr="0062074F" w:rsidDel="00011487" w:rsidRDefault="00013C7E">
      <w:pPr>
        <w:pStyle w:val="ISOChange"/>
        <w:numPr>
          <w:ilvl w:val="0"/>
          <w:numId w:val="260"/>
        </w:numPr>
        <w:spacing w:before="60" w:after="60" w:line="240" w:lineRule="auto"/>
        <w:rPr>
          <w:ins w:id="2867" w:author="jon pritchard" w:date="2025-09-17T13:50:00Z" w16du:dateUtc="2025-09-17T11:50:00Z"/>
          <w:del w:id="2868" w:author="jonathan pritchard" w:date="2026-01-14T12:21:00Z" w16du:dateUtc="2026-01-14T12:21:00Z"/>
          <w:strike/>
          <w:rPrChange w:id="2869" w:author="jonathan pritchard" w:date="2026-01-06T10:18:00Z" w16du:dateUtc="2026-01-06T10:18:00Z">
            <w:rPr>
              <w:ins w:id="2870" w:author="jon pritchard" w:date="2025-09-17T13:50:00Z" w16du:dateUtc="2025-09-17T11:50:00Z"/>
              <w:del w:id="2871" w:author="jonathan pritchard" w:date="2026-01-14T12:21:00Z" w16du:dateUtc="2026-01-14T12:21:00Z"/>
            </w:rPr>
          </w:rPrChange>
        </w:rPr>
        <w:pPrChange w:id="2872" w:author="jon pritchard" w:date="2025-09-17T13:50:00Z" w16du:dateUtc="2025-09-17T11:50:00Z">
          <w:pPr>
            <w:pStyle w:val="ISOChange"/>
            <w:numPr>
              <w:numId w:val="259"/>
            </w:numPr>
            <w:spacing w:before="60" w:after="60" w:line="240" w:lineRule="auto"/>
            <w:ind w:left="360" w:hanging="360"/>
          </w:pPr>
        </w:pPrChange>
      </w:pPr>
      <w:ins w:id="2873" w:author="jon pritchard" w:date="2025-09-17T13:50:00Z" w16du:dateUtc="2025-09-17T11:50:00Z">
        <w:del w:id="2874" w:author="jonathan pritchard" w:date="2026-01-14T12:21:00Z" w16du:dateUtc="2026-01-14T12:21:00Z">
          <w:r w:rsidRPr="0062074F" w:rsidDel="00011487">
            <w:rPr>
              <w:strike/>
              <w:rPrChange w:id="2875" w:author="jonathan pritchard" w:date="2026-01-06T10:18:00Z" w16du:dateUtc="2026-01-06T10:18:00Z">
                <w:rPr/>
              </w:rPrChange>
            </w:rPr>
            <w:delText xml:space="preserve">The mariner must be able to select whether it is enabled or not. </w:delText>
          </w:r>
        </w:del>
      </w:ins>
    </w:p>
    <w:p w14:paraId="3586E952" w14:textId="77BE3EE9" w:rsidR="00013C7E" w:rsidRPr="0062074F" w:rsidDel="00011487" w:rsidRDefault="00013C7E">
      <w:pPr>
        <w:pStyle w:val="ISOChange"/>
        <w:numPr>
          <w:ilvl w:val="0"/>
          <w:numId w:val="260"/>
        </w:numPr>
        <w:spacing w:before="60" w:after="60" w:line="240" w:lineRule="auto"/>
        <w:rPr>
          <w:ins w:id="2876" w:author="jon pritchard" w:date="2025-09-17T13:50:00Z" w16du:dateUtc="2025-09-17T11:50:00Z"/>
          <w:del w:id="2877" w:author="jonathan pritchard" w:date="2026-01-14T12:21:00Z" w16du:dateUtc="2026-01-14T12:21:00Z"/>
          <w:strike/>
          <w:rPrChange w:id="2878" w:author="jonathan pritchard" w:date="2026-01-06T10:18:00Z" w16du:dateUtc="2026-01-06T10:18:00Z">
            <w:rPr>
              <w:ins w:id="2879" w:author="jon pritchard" w:date="2025-09-17T13:50:00Z" w16du:dateUtc="2025-09-17T11:50:00Z"/>
              <w:del w:id="2880" w:author="jonathan pritchard" w:date="2026-01-14T12:21:00Z" w16du:dateUtc="2026-01-14T12:21:00Z"/>
            </w:rPr>
          </w:rPrChange>
        </w:rPr>
        <w:pPrChange w:id="2881" w:author="jon pritchard" w:date="2025-09-17T13:50:00Z" w16du:dateUtc="2025-09-17T11:50:00Z">
          <w:pPr>
            <w:pStyle w:val="ISOChange"/>
            <w:numPr>
              <w:numId w:val="259"/>
            </w:numPr>
            <w:spacing w:before="60" w:after="60" w:line="240" w:lineRule="auto"/>
            <w:ind w:left="360" w:hanging="360"/>
          </w:pPr>
        </w:pPrChange>
      </w:pPr>
      <w:ins w:id="2882" w:author="jon pritchard" w:date="2025-09-17T13:50:00Z" w16du:dateUtc="2025-09-17T11:50:00Z">
        <w:del w:id="2883" w:author="jonathan pritchard" w:date="2026-01-14T12:21:00Z" w16du:dateUtc="2026-01-14T12:21:00Z">
          <w:r w:rsidRPr="0062074F" w:rsidDel="00011487">
            <w:rPr>
              <w:strike/>
              <w:rPrChange w:id="2884" w:author="jonathan pritchard" w:date="2026-01-06T10:18:00Z" w16du:dateUtc="2026-01-06T10:18:00Z">
                <w:rPr/>
              </w:rPrChange>
            </w:rPr>
            <w:delText>Selection of Base or Standard Display shall disable sun-illumination</w:delText>
          </w:r>
        </w:del>
      </w:ins>
    </w:p>
    <w:p w14:paraId="13B1CD20" w14:textId="1FB6CF54" w:rsidR="00013C7E" w:rsidRPr="0062074F" w:rsidDel="00011487" w:rsidRDefault="00013C7E">
      <w:pPr>
        <w:pStyle w:val="ISOChange"/>
        <w:numPr>
          <w:ilvl w:val="0"/>
          <w:numId w:val="260"/>
        </w:numPr>
        <w:spacing w:before="60" w:after="60" w:line="240" w:lineRule="auto"/>
        <w:rPr>
          <w:ins w:id="2885" w:author="jon pritchard" w:date="2025-09-17T13:50:00Z" w16du:dateUtc="2025-09-17T11:50:00Z"/>
          <w:del w:id="2886" w:author="jonathan pritchard" w:date="2026-01-14T12:21:00Z" w16du:dateUtc="2026-01-14T12:21:00Z"/>
          <w:strike/>
          <w:rPrChange w:id="2887" w:author="jonathan pritchard" w:date="2026-01-06T10:18:00Z" w16du:dateUtc="2026-01-06T10:18:00Z">
            <w:rPr>
              <w:ins w:id="2888" w:author="jon pritchard" w:date="2025-09-17T13:50:00Z" w16du:dateUtc="2025-09-17T11:50:00Z"/>
              <w:del w:id="2889" w:author="jonathan pritchard" w:date="2026-01-14T12:21:00Z" w16du:dateUtc="2026-01-14T12:21:00Z"/>
            </w:rPr>
          </w:rPrChange>
        </w:rPr>
        <w:pPrChange w:id="2890" w:author="jon pritchard" w:date="2025-09-17T13:50:00Z" w16du:dateUtc="2025-09-17T11:50:00Z">
          <w:pPr>
            <w:pStyle w:val="ISOChange"/>
            <w:numPr>
              <w:numId w:val="259"/>
            </w:numPr>
            <w:spacing w:before="60" w:after="60" w:line="240" w:lineRule="auto"/>
            <w:ind w:left="360" w:hanging="360"/>
          </w:pPr>
        </w:pPrChange>
      </w:pPr>
      <w:ins w:id="2891" w:author="jon pritchard" w:date="2025-09-17T13:50:00Z" w16du:dateUtc="2025-09-17T11:50:00Z">
        <w:del w:id="2892" w:author="jonathan pritchard" w:date="2026-01-14T12:21:00Z" w16du:dateUtc="2026-01-14T12:21:00Z">
          <w:r w:rsidRPr="0062074F" w:rsidDel="00011487">
            <w:rPr>
              <w:strike/>
              <w:rPrChange w:id="2893" w:author="jonathan pritchard" w:date="2026-01-06T10:18:00Z" w16du:dateUtc="2026-01-06T10:18:00Z">
                <w:rPr/>
              </w:rPrChange>
            </w:rPr>
            <w:delText>The ECDIS must use a consistent sun azimuth and elevation values for all data portrayed</w:delText>
          </w:r>
        </w:del>
      </w:ins>
    </w:p>
    <w:p w14:paraId="2C496D12" w14:textId="473DB69E" w:rsidR="00013C7E" w:rsidRPr="0062074F" w:rsidDel="00011487" w:rsidRDefault="00013C7E">
      <w:pPr>
        <w:pStyle w:val="ISOChange"/>
        <w:numPr>
          <w:ilvl w:val="0"/>
          <w:numId w:val="260"/>
        </w:numPr>
        <w:spacing w:before="60" w:after="60" w:line="240" w:lineRule="auto"/>
        <w:rPr>
          <w:ins w:id="2894" w:author="jon pritchard" w:date="2025-09-17T13:49:00Z" w16du:dateUtc="2025-09-17T11:49:00Z"/>
          <w:del w:id="2895" w:author="jonathan pritchard" w:date="2026-01-14T12:21:00Z" w16du:dateUtc="2026-01-14T12:21:00Z"/>
          <w:strike/>
          <w:rPrChange w:id="2896" w:author="jonathan pritchard" w:date="2026-01-06T10:18:00Z" w16du:dateUtc="2026-01-06T10:18:00Z">
            <w:rPr>
              <w:ins w:id="2897" w:author="jon pritchard" w:date="2025-09-17T13:49:00Z" w16du:dateUtc="2025-09-17T11:49:00Z"/>
              <w:del w:id="2898" w:author="jonathan pritchard" w:date="2026-01-14T12:21:00Z" w16du:dateUtc="2026-01-14T12:21:00Z"/>
            </w:rPr>
          </w:rPrChange>
        </w:rPr>
        <w:pPrChange w:id="2899" w:author="jon pritchard" w:date="2025-09-17T13:50:00Z" w16du:dateUtc="2025-09-17T11:50:00Z">
          <w:pPr>
            <w:pStyle w:val="Heading2"/>
          </w:pPr>
        </w:pPrChange>
      </w:pPr>
      <w:ins w:id="2900" w:author="jon pritchard" w:date="2025-09-17T13:50:00Z" w16du:dateUtc="2025-09-17T11:50:00Z">
        <w:del w:id="2901" w:author="jonathan pritchard" w:date="2026-01-14T12:21:00Z" w16du:dateUtc="2026-01-14T12:21:00Z">
          <w:r w:rsidRPr="0062074F" w:rsidDel="00011487">
            <w:rPr>
              <w:strike/>
              <w:rPrChange w:id="2902" w:author="jonathan pritchard" w:date="2026-01-06T10:18:00Z" w16du:dateUtc="2026-01-06T10:18:00Z">
                <w:rPr>
                  <w:b w:val="0"/>
                  <w:bCs w:val="0"/>
                </w:rPr>
              </w:rPrChange>
            </w:rPr>
            <w:delText xml:space="preserve">The mariner may be able to vary the sun azimuth and elevation values. </w:delText>
          </w:r>
        </w:del>
      </w:ins>
      <w:commentRangeEnd w:id="2853"/>
      <w:ins w:id="2903" w:author="jon pritchard" w:date="2025-09-17T13:51:00Z" w16du:dateUtc="2025-09-17T11:51:00Z">
        <w:del w:id="2904" w:author="jonathan pritchard" w:date="2026-01-14T12:21:00Z" w16du:dateUtc="2026-01-14T12:21:00Z">
          <w:r w:rsidR="00A366BC" w:rsidRPr="0062074F" w:rsidDel="00011487">
            <w:rPr>
              <w:rStyle w:val="CommentReference"/>
              <w:strike/>
              <w:sz w:val="18"/>
              <w:lang w:val="en-GB"/>
              <w:rPrChange w:id="2905" w:author="jonathan pritchard" w:date="2026-01-06T10:18:00Z" w16du:dateUtc="2026-01-06T10:18:00Z">
                <w:rPr>
                  <w:rStyle w:val="CommentReference"/>
                  <w:b w:val="0"/>
                  <w:bCs w:val="0"/>
                  <w:sz w:val="18"/>
                  <w:lang w:val="en-GB"/>
                </w:rPr>
              </w:rPrChange>
            </w:rPr>
            <w:commentReference w:id="2853"/>
          </w:r>
        </w:del>
      </w:ins>
    </w:p>
    <w:p w14:paraId="05BFCA78" w14:textId="77777777" w:rsidR="00013C7E" w:rsidRPr="0062074F" w:rsidRDefault="00013C7E" w:rsidP="00203BD0">
      <w:pPr>
        <w:spacing w:after="120" w:line="240" w:lineRule="auto"/>
        <w:jc w:val="both"/>
        <w:rPr>
          <w:strike/>
          <w:rPrChange w:id="2906" w:author="jonathan pritchard" w:date="2025-08-07T10:10:00Z" w16du:dateUtc="2025-08-07T09:10:00Z">
            <w:rPr/>
          </w:rPrChange>
        </w:rPr>
      </w:pPr>
    </w:p>
    <w:p w14:paraId="70BEC009" w14:textId="77413F87" w:rsidR="00E00824" w:rsidRPr="0062074F" w:rsidRDefault="00FD648E" w:rsidP="00D42BC9">
      <w:pPr>
        <w:pStyle w:val="Heading1"/>
      </w:pPr>
      <w:bookmarkStart w:id="2907" w:name="_Toc175130314"/>
      <w:bookmarkStart w:id="2908" w:name="_Toc178784472"/>
      <w:bookmarkStart w:id="2909" w:name="_Toc175130315"/>
      <w:bookmarkStart w:id="2910" w:name="_Toc178784473"/>
      <w:bookmarkStart w:id="2911" w:name="_Toc175130316"/>
      <w:bookmarkStart w:id="2912" w:name="_Toc178784474"/>
      <w:bookmarkStart w:id="2913" w:name="_Toc175130317"/>
      <w:bookmarkStart w:id="2914" w:name="_Toc178784475"/>
      <w:bookmarkStart w:id="2915" w:name="_Toc175130318"/>
      <w:bookmarkStart w:id="2916" w:name="_Toc178784476"/>
      <w:bookmarkStart w:id="2917" w:name="_Toc219458336"/>
      <w:bookmarkEnd w:id="2907"/>
      <w:bookmarkEnd w:id="2908"/>
      <w:bookmarkEnd w:id="2909"/>
      <w:bookmarkEnd w:id="2910"/>
      <w:bookmarkEnd w:id="2911"/>
      <w:bookmarkEnd w:id="2912"/>
      <w:bookmarkEnd w:id="2913"/>
      <w:bookmarkEnd w:id="2914"/>
      <w:bookmarkEnd w:id="2915"/>
      <w:bookmarkEnd w:id="2916"/>
      <w:r w:rsidRPr="0062074F">
        <w:t>Colours</w:t>
      </w:r>
      <w:bookmarkStart w:id="2918" w:name="_Ref47571511"/>
      <w:bookmarkStart w:id="2919" w:name="_Ref47571525"/>
      <w:bookmarkStart w:id="2920" w:name="_Ref47571532"/>
      <w:bookmarkEnd w:id="2917"/>
    </w:p>
    <w:p w14:paraId="22B74343" w14:textId="19FA06AD" w:rsidR="00046CD2" w:rsidRPr="0062074F" w:rsidRDefault="004B6C6C" w:rsidP="00DB7CFE">
      <w:pPr>
        <w:pStyle w:val="Heading2"/>
      </w:pPr>
      <w:bookmarkStart w:id="2921" w:name="_Toc219458337"/>
      <w:r w:rsidRPr="0062074F">
        <w:t>C</w:t>
      </w:r>
      <w:r w:rsidR="00046CD2" w:rsidRPr="0062074F">
        <w:t xml:space="preserve">olour </w:t>
      </w:r>
      <w:r w:rsidR="00F31F5D" w:rsidRPr="0062074F">
        <w:t>palettes</w:t>
      </w:r>
      <w:bookmarkEnd w:id="2918"/>
      <w:bookmarkEnd w:id="2919"/>
      <w:bookmarkEnd w:id="2920"/>
      <w:r w:rsidRPr="0062074F">
        <w:t xml:space="preserve"> implemented by the portrayal catalogue</w:t>
      </w:r>
      <w:bookmarkEnd w:id="2921"/>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lastRenderedPageBreak/>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2922" w:name="_Toc38829558"/>
      <w:bookmarkStart w:id="2923" w:name="_Toc38830061"/>
      <w:bookmarkStart w:id="2924" w:name="_Toc38936224"/>
      <w:bookmarkEnd w:id="2922"/>
      <w:bookmarkEnd w:id="2923"/>
      <w:bookmarkEnd w:id="2924"/>
    </w:p>
    <w:p w14:paraId="583774C1" w14:textId="5D48EB7A" w:rsidR="000A5F45" w:rsidRPr="0062074F" w:rsidRDefault="00843133" w:rsidP="00BE68E8">
      <w:pPr>
        <w:pStyle w:val="Heading1"/>
      </w:pPr>
      <w:bookmarkStart w:id="2925" w:name="_Toc38829561"/>
      <w:bookmarkStart w:id="2926" w:name="_Toc38830064"/>
      <w:bookmarkStart w:id="2927" w:name="_Toc38936227"/>
      <w:bookmarkStart w:id="2928" w:name="_Toc40990418"/>
      <w:bookmarkStart w:id="2929" w:name="_Toc41235029"/>
      <w:bookmarkStart w:id="2930" w:name="_Toc41235073"/>
      <w:bookmarkStart w:id="2931" w:name="_Toc42694845"/>
      <w:bookmarkStart w:id="2932" w:name="_Toc42708806"/>
      <w:bookmarkStart w:id="2933" w:name="_Toc38829562"/>
      <w:bookmarkStart w:id="2934" w:name="_Toc38830065"/>
      <w:bookmarkStart w:id="2935" w:name="_Toc38936228"/>
      <w:bookmarkStart w:id="2936" w:name="_Toc40990419"/>
      <w:bookmarkStart w:id="2937" w:name="_Toc41235030"/>
      <w:bookmarkStart w:id="2938" w:name="_Toc41235074"/>
      <w:bookmarkStart w:id="2939" w:name="_Toc42694846"/>
      <w:bookmarkStart w:id="2940" w:name="_Toc42708807"/>
      <w:bookmarkStart w:id="2941" w:name="_Toc38829563"/>
      <w:bookmarkStart w:id="2942" w:name="_Toc38830066"/>
      <w:bookmarkStart w:id="2943" w:name="_Toc38936229"/>
      <w:bookmarkStart w:id="2944" w:name="_Toc40990420"/>
      <w:bookmarkStart w:id="2945" w:name="_Toc41235031"/>
      <w:bookmarkStart w:id="2946" w:name="_Toc41235075"/>
      <w:bookmarkStart w:id="2947" w:name="_Toc42694847"/>
      <w:bookmarkStart w:id="2948" w:name="_Toc42708808"/>
      <w:bookmarkStart w:id="2949" w:name="_Toc38829564"/>
      <w:bookmarkStart w:id="2950" w:name="_Toc38830067"/>
      <w:bookmarkStart w:id="2951" w:name="_Toc38936230"/>
      <w:bookmarkStart w:id="2952" w:name="_Toc40990421"/>
      <w:bookmarkStart w:id="2953" w:name="_Toc41235032"/>
      <w:bookmarkStart w:id="2954" w:name="_Toc41235076"/>
      <w:bookmarkStart w:id="2955" w:name="_Toc42694848"/>
      <w:bookmarkStart w:id="2956" w:name="_Toc42708809"/>
      <w:bookmarkStart w:id="2957" w:name="_Toc38829565"/>
      <w:bookmarkStart w:id="2958" w:name="_Toc38830068"/>
      <w:bookmarkStart w:id="2959" w:name="_Toc38936231"/>
      <w:bookmarkStart w:id="2960" w:name="_Toc40990422"/>
      <w:bookmarkStart w:id="2961" w:name="_Toc41235033"/>
      <w:bookmarkStart w:id="2962" w:name="_Toc41235077"/>
      <w:bookmarkStart w:id="2963" w:name="_Toc42694849"/>
      <w:bookmarkStart w:id="2964" w:name="_Toc42708810"/>
      <w:bookmarkStart w:id="2965" w:name="_Ref47470424"/>
      <w:bookmarkStart w:id="2966" w:name="_Toc219458338"/>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r w:rsidRPr="0062074F">
        <w:t>Cursor Pick Reports and Displays in Interface Panels</w:t>
      </w:r>
      <w:bookmarkEnd w:id="2965"/>
      <w:bookmarkEnd w:id="2966"/>
    </w:p>
    <w:p w14:paraId="63416A9A" w14:textId="446DB9DA"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 xml:space="preserve">ciated with a </w:t>
      </w:r>
      <w:r w:rsidR="00997923" w:rsidRPr="0062074F">
        <w:rPr>
          <w:strike/>
          <w:rPrChange w:id="2967" w:author="jonathan pritchard" w:date="2025-07-22T10:03:00Z" w16du:dateUtc="2025-07-22T09:03:00Z">
            <w:rPr/>
          </w:rPrChange>
        </w:rPr>
        <w:t>charted</w:t>
      </w:r>
      <w:r w:rsidR="00997923" w:rsidRPr="0062074F">
        <w:t xml:space="preserve">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2968" w:name="_Toc219458339"/>
      <w:r w:rsidRPr="0062074F">
        <w:t>Curso</w:t>
      </w:r>
      <w:r w:rsidR="00AB7E34" w:rsidRPr="0062074F">
        <w:t>r pick r</w:t>
      </w:r>
      <w:r w:rsidRPr="0062074F">
        <w:t>ules</w:t>
      </w:r>
      <w:bookmarkEnd w:id="2968"/>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rsidP="00AE2737">
      <w:pPr>
        <w:pStyle w:val="ListParagraph"/>
        <w:numPr>
          <w:ilvl w:val="0"/>
          <w:numId w:val="34"/>
        </w:numPr>
        <w:spacing w:after="60" w:line="240" w:lineRule="auto"/>
        <w:jc w:val="both"/>
      </w:pPr>
      <w:r w:rsidRPr="0062074F">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rsidP="00AE2737">
      <w:pPr>
        <w:pStyle w:val="ListParagraph"/>
        <w:numPr>
          <w:ilvl w:val="0"/>
          <w:numId w:val="34"/>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rsidP="00AE2737">
      <w:pPr>
        <w:pStyle w:val="ListParagraph"/>
        <w:numPr>
          <w:ilvl w:val="0"/>
          <w:numId w:val="34"/>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rsidP="00AE2737">
      <w:pPr>
        <w:pStyle w:val="ListParagraph"/>
        <w:numPr>
          <w:ilvl w:val="0"/>
          <w:numId w:val="34"/>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rsidP="00AE2737">
      <w:pPr>
        <w:pStyle w:val="ListParagraph"/>
        <w:numPr>
          <w:ilvl w:val="0"/>
          <w:numId w:val="34"/>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proofErr w:type="spellStart"/>
      <w:r w:rsidRPr="0062074F">
        <w:rPr>
          <w:i/>
          <w:iCs/>
        </w:rPr>
        <w:t>featureName</w:t>
      </w:r>
      <w:proofErr w:type="spellEnd"/>
      <w:r w:rsidRPr="0062074F">
        <w:t xml:space="preserve">. </w:t>
      </w:r>
    </w:p>
    <w:p w14:paraId="20CA07A5" w14:textId="0D5FAA94" w:rsidR="00CD538D" w:rsidRPr="0062074F" w:rsidRDefault="007C15E6" w:rsidP="00AE2737">
      <w:pPr>
        <w:pStyle w:val="ListParagraph"/>
        <w:numPr>
          <w:ilvl w:val="0"/>
          <w:numId w:val="34"/>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55739560" w:rsidR="007C15E6" w:rsidRPr="0062074F" w:rsidRDefault="007C15E6" w:rsidP="00AE2737">
      <w:pPr>
        <w:pStyle w:val="ListParagraph"/>
        <w:numPr>
          <w:ilvl w:val="0"/>
          <w:numId w:val="34"/>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del w:id="2969" w:author="jonathan pritchard" w:date="2026-01-14T12:22:00Z" w16du:dateUtc="2026-01-14T12:22:00Z">
        <w:r w:rsidRPr="0062074F" w:rsidDel="00011487">
          <w:rPr>
            <w:strike/>
            <w:rPrChange w:id="2970" w:author="jonathan pritchard" w:date="2025-10-24T14:11:00Z" w16du:dateUtc="2025-10-24T13:11:00Z">
              <w:rPr/>
            </w:rPrChange>
          </w:rPr>
          <w:delText>only</w:delText>
        </w:r>
        <w:r w:rsidRPr="0062074F" w:rsidDel="00011487">
          <w:delText xml:space="preserve"> </w:delText>
        </w:r>
      </w:del>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rsidP="00D343CC">
      <w:pPr>
        <w:pStyle w:val="ListParagraph"/>
        <w:numPr>
          <w:ilvl w:val="0"/>
          <w:numId w:val="34"/>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rsidP="00AE2737">
      <w:pPr>
        <w:pStyle w:val="ListParagraph"/>
        <w:numPr>
          <w:ilvl w:val="0"/>
          <w:numId w:val="34"/>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1E6AD046" w:rsidR="00101C16" w:rsidRPr="0062074F" w:rsidRDefault="00101C16" w:rsidP="00AE2737">
      <w:pPr>
        <w:pStyle w:val="ListParagraph"/>
        <w:numPr>
          <w:ilvl w:val="0"/>
          <w:numId w:val="34"/>
        </w:numPr>
        <w:spacing w:after="120" w:line="240" w:lineRule="auto"/>
        <w:jc w:val="both"/>
      </w:pPr>
      <w:r w:rsidRPr="0062074F">
        <w:t xml:space="preserve"> </w:t>
      </w:r>
      <w:ins w:id="2971" w:author="jonathan pritchard" w:date="2025-10-24T14:10:00Z" w16du:dateUtc="2025-10-24T13:10:00Z">
        <w:r w:rsidR="00C71637" w:rsidRPr="0062074F">
          <w:t>In addition to information returned about visible features on the ECDIS display,</w:t>
        </w:r>
      </w:ins>
      <w:ins w:id="2972" w:author="jonathan pritchard" w:date="2026-01-14T12:22:00Z" w16du:dateUtc="2026-01-14T12:22:00Z">
        <w:r w:rsidR="00011487" w:rsidRPr="0062074F">
          <w:t xml:space="preserve"> </w:t>
        </w:r>
      </w:ins>
      <w:del w:id="2973" w:author="jonathan pritchard" w:date="2025-10-24T14:10:00Z" w16du:dateUtc="2025-10-24T13:10:00Z">
        <w:r w:rsidR="00380FF3" w:rsidRPr="0062074F" w:rsidDel="00C71637">
          <w:rPr>
            <w:strike/>
            <w:rPrChange w:id="2974" w:author="jonathan pritchard" w:date="2026-01-06T09:47:00Z" w16du:dateUtc="2026-01-06T09:47:00Z">
              <w:rPr/>
            </w:rPrChange>
          </w:rPr>
          <w:delText>A</w:delText>
        </w:r>
      </w:del>
      <w:del w:id="2975" w:author="jonathan pritchard" w:date="2026-01-14T12:22:00Z" w16du:dateUtc="2026-01-14T12:22:00Z">
        <w:r w:rsidR="00B37DA9" w:rsidRPr="0062074F" w:rsidDel="00011487">
          <w:rPr>
            <w:strike/>
            <w:rPrChange w:id="2976" w:author="jonathan pritchard" w:date="2026-01-06T09:47:00Z" w16du:dateUtc="2026-01-06T09:47:00Z">
              <w:rPr/>
            </w:rPrChange>
          </w:rPr>
          <w:delText>ll f</w:delText>
        </w:r>
        <w:r w:rsidRPr="0062074F" w:rsidDel="00011487">
          <w:rPr>
            <w:strike/>
            <w:rPrChange w:id="2977" w:author="jonathan pritchard" w:date="2026-01-06T09:47:00Z" w16du:dateUtc="2026-01-06T09:47:00Z">
              <w:rPr/>
            </w:rPrChange>
          </w:rPr>
          <w:delText xml:space="preserve">eatures with identical </w:delText>
        </w:r>
        <w:r w:rsidRPr="0062074F" w:rsidDel="00011487">
          <w:rPr>
            <w:i/>
            <w:iCs/>
            <w:strike/>
            <w:rPrChange w:id="2978" w:author="jonathan pritchard" w:date="2026-01-06T09:47:00Z" w16du:dateUtc="2026-01-06T09:47:00Z">
              <w:rPr>
                <w:i/>
                <w:iCs/>
              </w:rPr>
            </w:rPrChange>
          </w:rPr>
          <w:delText>interoperabilityIdentifier</w:delText>
        </w:r>
        <w:r w:rsidRPr="0062074F" w:rsidDel="00011487">
          <w:rPr>
            <w:strike/>
            <w:rPrChange w:id="2979" w:author="jonathan pritchard" w:date="2026-01-06T09:47:00Z" w16du:dateUtc="2026-01-06T09:47:00Z">
              <w:rPr/>
            </w:rPrChange>
          </w:rPr>
          <w:delText xml:space="preserve"> values must be </w:delText>
        </w:r>
        <w:r w:rsidR="00380FF3" w:rsidRPr="0062074F" w:rsidDel="00011487">
          <w:rPr>
            <w:strike/>
            <w:rPrChange w:id="2980" w:author="jonathan pritchard" w:date="2026-01-06T09:47:00Z" w16du:dateUtc="2026-01-06T09:47:00Z">
              <w:rPr/>
            </w:rPrChange>
          </w:rPr>
          <w:delText>presented together and merged</w:delText>
        </w:r>
        <w:r w:rsidR="00DB4AA7" w:rsidRPr="0062074F" w:rsidDel="00011487">
          <w:rPr>
            <w:strike/>
            <w:rPrChange w:id="2981" w:author="jonathan pritchard" w:date="2026-01-06T09:47:00Z" w16du:dateUtc="2026-01-06T09:47:00Z">
              <w:rPr/>
            </w:rPrChange>
          </w:rPr>
          <w:delText>.</w:delText>
        </w:r>
      </w:del>
      <w:ins w:id="2982" w:author="jonathan pritchard" w:date="2026-01-06T09:46:00Z" w16du:dateUtc="2026-01-06T09:46:00Z">
        <w:r w:rsidR="00603B82" w:rsidRPr="0062074F">
          <w:t>a</w:t>
        </w:r>
      </w:ins>
      <w:ins w:id="2983" w:author="jonathan pritchard" w:date="2026-01-06T09:45:00Z">
        <w:r w:rsidR="00603B82" w:rsidRPr="0062074F">
          <w:t xml:space="preserve">ny feature which has </w:t>
        </w:r>
      </w:ins>
      <w:proofErr w:type="spellStart"/>
      <w:ins w:id="2984" w:author="jonathan pritchard" w:date="2026-01-06T09:47:00Z">
        <w:r w:rsidR="00603B82" w:rsidRPr="00250D78">
          <w:rPr>
            <w:rPrChange w:id="2985" w:author="jonathan pritchard" w:date="2026-01-14T12:28:00Z" w16du:dateUtc="2026-01-14T12:28:00Z">
              <w:rPr>
                <w:highlight w:val="yellow"/>
              </w:rPr>
            </w:rPrChange>
          </w:rPr>
          <w:t>featureReference</w:t>
        </w:r>
        <w:r w:rsidR="00603B82" w:rsidRPr="0062074F">
          <w:rPr>
            <w:b/>
            <w:bCs/>
            <w:rPrChange w:id="2986" w:author="jonathan pritchard" w:date="2026-01-06T09:47:00Z" w16du:dateUtc="2026-01-06T09:47:00Z">
              <w:rPr>
                <w:highlight w:val="yellow"/>
              </w:rPr>
            </w:rPrChange>
          </w:rPr>
          <w:t>.</w:t>
        </w:r>
        <w:r w:rsidR="00603B82" w:rsidRPr="00250D78">
          <w:rPr>
            <w:rPrChange w:id="2987" w:author="jonathan pritchard" w:date="2026-01-14T12:28:00Z" w16du:dateUtc="2026-01-14T12:28:00Z">
              <w:rPr>
                <w:highlight w:val="yellow"/>
              </w:rPr>
            </w:rPrChange>
          </w:rPr>
          <w:t>interoperabilityIdentifier</w:t>
        </w:r>
      </w:ins>
      <w:proofErr w:type="spellEnd"/>
      <w:ins w:id="2988" w:author="jonathan pritchard" w:date="2026-01-06T09:45:00Z">
        <w:r w:rsidR="00603B82" w:rsidRPr="0062074F">
          <w:t xml:space="preserve"> </w:t>
        </w:r>
      </w:ins>
      <w:ins w:id="2989" w:author="jonathan pritchard" w:date="2026-01-06T09:47:00Z" w16du:dateUtc="2026-01-06T09:47:00Z">
        <w:r w:rsidR="00603B82" w:rsidRPr="0062074F">
          <w:t>attribu</w:t>
        </w:r>
      </w:ins>
      <w:ins w:id="2990" w:author="jonathan pritchard" w:date="2026-01-06T09:48:00Z" w16du:dateUtc="2026-01-06T09:48:00Z">
        <w:r w:rsidR="00603B82" w:rsidRPr="0062074F">
          <w:t xml:space="preserve">te </w:t>
        </w:r>
      </w:ins>
      <w:ins w:id="2991" w:author="jonathan pritchard" w:date="2026-01-06T09:45:00Z">
        <w:r w:rsidR="00603B82" w:rsidRPr="0062074F">
          <w:t xml:space="preserve">containing the </w:t>
        </w:r>
        <w:proofErr w:type="spellStart"/>
        <w:r w:rsidR="00603B82" w:rsidRPr="0062074F">
          <w:t>interoperabilityIdentifier</w:t>
        </w:r>
        <w:proofErr w:type="spellEnd"/>
        <w:r w:rsidR="00603B82" w:rsidRPr="0062074F">
          <w:t xml:space="preserve"> of the picked feature</w:t>
        </w:r>
      </w:ins>
      <w:ins w:id="2992" w:author="jonathan pritchard" w:date="2026-01-06T09:47:00Z" w16du:dateUtc="2026-01-06T09:47:00Z">
        <w:r w:rsidR="00603B82" w:rsidRPr="0062074F">
          <w:t xml:space="preserve"> must be presented together and merged</w:t>
        </w:r>
      </w:ins>
      <w:ins w:id="2993" w:author="jonathan pritchard" w:date="2026-01-06T09:45:00Z">
        <w:r w:rsidR="00603B82" w:rsidRPr="0062074F">
          <w:t>.</w:t>
        </w:r>
      </w:ins>
    </w:p>
    <w:p w14:paraId="7010ABEB" w14:textId="7312389F" w:rsidR="00C0545F" w:rsidRPr="0062074F" w:rsidRDefault="00072E6E" w:rsidP="00530F27">
      <w:pPr>
        <w:pStyle w:val="ListParagraph"/>
        <w:numPr>
          <w:ilvl w:val="0"/>
          <w:numId w:val="34"/>
        </w:numPr>
        <w:spacing w:after="120" w:line="240" w:lineRule="auto"/>
        <w:jc w:val="both"/>
        <w:rPr>
          <w:ins w:id="2994" w:author="jonathan pritchard" w:date="2025-10-24T14:11:00Z" w16du:dateUtc="2025-10-24T13:11:00Z"/>
        </w:rPr>
      </w:pPr>
      <w:r w:rsidRPr="0062074F">
        <w:t xml:space="preserve"> Descriptions of attributes and their values, available in the feature catalogue, must be shown on demand.</w:t>
      </w:r>
    </w:p>
    <w:p w14:paraId="19A8DCFF" w14:textId="59E83749" w:rsidR="00C71637" w:rsidRPr="0062074F" w:rsidDel="00C71637" w:rsidRDefault="00C71637" w:rsidP="00530F27">
      <w:pPr>
        <w:pStyle w:val="ListParagraph"/>
        <w:numPr>
          <w:ilvl w:val="0"/>
          <w:numId w:val="34"/>
        </w:numPr>
        <w:spacing w:after="120" w:line="240" w:lineRule="auto"/>
        <w:jc w:val="both"/>
        <w:rPr>
          <w:del w:id="2995" w:author="jonathan pritchard" w:date="2025-10-24T14:12:00Z" w16du:dateUtc="2025-10-24T13:12:00Z"/>
        </w:rPr>
      </w:pP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2996" w:name="_Toc178784481"/>
      <w:bookmarkStart w:id="2997" w:name="_Toc178784482"/>
      <w:bookmarkStart w:id="2998" w:name="_Toc178784483"/>
      <w:bookmarkStart w:id="2999" w:name="_Toc219458340"/>
      <w:bookmarkEnd w:id="2996"/>
      <w:bookmarkEnd w:id="2997"/>
      <w:bookmarkEnd w:id="2998"/>
      <w:r w:rsidRPr="0062074F">
        <w:t>Display of dataset support files</w:t>
      </w:r>
      <w:bookmarkEnd w:id="2999"/>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46FDAB4C" w14:textId="7F463569" w:rsidR="0010683F" w:rsidRPr="0062074F" w:rsidDel="00011487" w:rsidRDefault="006141C0" w:rsidP="00213CC6">
      <w:pPr>
        <w:spacing w:after="120" w:line="240" w:lineRule="auto"/>
        <w:jc w:val="both"/>
        <w:rPr>
          <w:del w:id="3000" w:author="jonathan pritchard" w:date="2026-01-14T12:22:00Z" w16du:dateUtc="2026-01-14T12:22:00Z"/>
        </w:rPr>
      </w:pPr>
      <w:r w:rsidRPr="0062074F">
        <w:lastRenderedPageBreak/>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30EB3227" w14:textId="77777777" w:rsidR="00073E85" w:rsidRPr="0062074F" w:rsidRDefault="00073E85" w:rsidP="00213CC6">
      <w:pPr>
        <w:spacing w:after="120" w:line="240" w:lineRule="auto"/>
        <w:jc w:val="both"/>
      </w:pPr>
    </w:p>
    <w:p w14:paraId="16C2CE9D" w14:textId="1B023E4C" w:rsidR="00427676" w:rsidRPr="0062074F" w:rsidRDefault="00EF3E08" w:rsidP="00DB7CFE">
      <w:pPr>
        <w:pStyle w:val="Heading2"/>
      </w:pPr>
      <w:bookmarkStart w:id="3001" w:name="_Toc219458341"/>
      <w:r w:rsidRPr="0062074F">
        <w:t>Pick report organisation</w:t>
      </w:r>
      <w:r w:rsidR="00427676" w:rsidRPr="0062074F">
        <w:t>.</w:t>
      </w:r>
      <w:bookmarkEnd w:id="3001"/>
    </w:p>
    <w:p w14:paraId="1CDFCB69" w14:textId="226E43C3" w:rsidR="007C15E6" w:rsidRPr="0062074F" w:rsidRDefault="007C15E6" w:rsidP="00E673D5">
      <w:pPr>
        <w:pStyle w:val="Heading3"/>
      </w:pPr>
      <w:bookmarkStart w:id="3002" w:name="_Toc178784486"/>
      <w:bookmarkStart w:id="3003" w:name="_Toc219458342"/>
      <w:bookmarkEnd w:id="3002"/>
      <w:r w:rsidRPr="0062074F">
        <w:t xml:space="preserve">Sorting </w:t>
      </w:r>
      <w:r w:rsidR="009674CE" w:rsidRPr="0062074F">
        <w:t>o</w:t>
      </w:r>
      <w:r w:rsidR="00EE7A2C" w:rsidRPr="0062074F">
        <w:t>rder</w:t>
      </w:r>
      <w:r w:rsidR="009674CE" w:rsidRPr="0062074F">
        <w:t xml:space="preserve"> of results</w:t>
      </w:r>
      <w:bookmarkEnd w:id="3003"/>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5FA81A3F"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ins w:id="3004" w:author="jonathan pritchard" w:date="2026-01-06T16:46:00Z" w16du:dateUtc="2026-01-06T16:46:00Z">
        <w:r w:rsidR="00E86DD3" w:rsidRPr="0062074F">
          <w:rPr>
            <w:rFonts w:cs="Arial"/>
            <w:shd w:val="clear" w:color="auto" w:fill="FFFFFF"/>
          </w:rPr>
          <w:t xml:space="preserve"> I</w:t>
        </w:r>
      </w:ins>
      <w:ins w:id="3005" w:author="jonathan pritchard" w:date="2026-01-06T16:46:00Z">
        <w:r w:rsidR="00E86DD3" w:rsidRPr="0062074F">
          <w:rPr>
            <w:rFonts w:cs="Arial"/>
            <w:shd w:val="clear" w:color="auto" w:fill="FFFFFF"/>
          </w:rPr>
          <w:t>n lieu of th</w:t>
        </w:r>
      </w:ins>
      <w:ins w:id="3006" w:author="jonathan pritchard" w:date="2026-01-06T16:46:00Z" w16du:dateUtc="2026-01-06T16:46:00Z">
        <w:r w:rsidR="00E86DD3" w:rsidRPr="0062074F">
          <w:rPr>
            <w:rFonts w:cs="Arial"/>
            <w:shd w:val="clear" w:color="auto" w:fill="FFFFFF"/>
          </w:rPr>
          <w:t>is method</w:t>
        </w:r>
      </w:ins>
      <w:ins w:id="3007" w:author="jonathan pritchard" w:date="2026-01-06T16:46:00Z">
        <w:r w:rsidR="00E86DD3" w:rsidRPr="0062074F">
          <w:rPr>
            <w:rFonts w:cs="Arial"/>
            <w:shd w:val="clear" w:color="auto" w:fill="FFFFFF"/>
          </w:rPr>
          <w:t>, the OEM may employ an alternate consistent and logical sorting method for the display of pick report results</w:t>
        </w:r>
      </w:ins>
    </w:p>
    <w:p w14:paraId="063D9ECD" w14:textId="3AFFEDDC" w:rsidR="007C15E6" w:rsidRPr="0062074F" w:rsidRDefault="007C15E6" w:rsidP="00E673D5">
      <w:pPr>
        <w:pStyle w:val="Heading3"/>
      </w:pPr>
      <w:bookmarkStart w:id="3008" w:name="_Toc178784488"/>
      <w:bookmarkStart w:id="3009" w:name="_Ref47277288"/>
      <w:bookmarkStart w:id="3010" w:name="_Ref47298226"/>
      <w:bookmarkStart w:id="3011" w:name="_Toc219458343"/>
      <w:bookmarkEnd w:id="3008"/>
      <w:r w:rsidRPr="0062074F">
        <w:t xml:space="preserve">Hover-over </w:t>
      </w:r>
      <w:r w:rsidR="009674CE" w:rsidRPr="0062074F">
        <w:t>f</w:t>
      </w:r>
      <w:r w:rsidRPr="0062074F">
        <w:t>unction</w:t>
      </w:r>
      <w:bookmarkEnd w:id="3009"/>
      <w:bookmarkEnd w:id="3010"/>
      <w:bookmarkEnd w:id="3011"/>
    </w:p>
    <w:p w14:paraId="083D0661" w14:textId="77C4916C" w:rsidR="00073E85" w:rsidRPr="0062074F" w:rsidDel="00250D78" w:rsidRDefault="0045215E" w:rsidP="00213CC6">
      <w:pPr>
        <w:spacing w:after="120" w:line="240" w:lineRule="auto"/>
        <w:jc w:val="both"/>
        <w:rPr>
          <w:del w:id="3012" w:author="jonathan pritchard" w:date="2026-01-14T12:28:00Z" w16du:dateUtc="2026-01-14T12:28:00Z"/>
        </w:rPr>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52CF1A76" w14:textId="77777777" w:rsidR="00A05AE2" w:rsidRPr="0062074F" w:rsidRDefault="00A05AE2" w:rsidP="00A05AE2">
      <w:pPr>
        <w:spacing w:after="120" w:line="240" w:lineRule="auto"/>
        <w:jc w:val="both"/>
      </w:pPr>
    </w:p>
    <w:p w14:paraId="3E47AF94" w14:textId="07D73066" w:rsidR="007C15E6" w:rsidRPr="0062074F" w:rsidRDefault="007C15E6" w:rsidP="00DB7CFE">
      <w:pPr>
        <w:pStyle w:val="Heading2"/>
      </w:pPr>
      <w:bookmarkStart w:id="3013" w:name="_Toc219458344"/>
      <w:r w:rsidRPr="0062074F">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3013"/>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4751CABD" w:rsidR="009E353B" w:rsidRPr="0062074F" w:rsidRDefault="009E353B" w:rsidP="009E353B">
      <w:pPr>
        <w:spacing w:after="120" w:line="240" w:lineRule="auto"/>
        <w:jc w:val="both"/>
      </w:pPr>
      <w:r w:rsidRPr="0062074F">
        <w:t xml:space="preserve">Table 6 shows the layout that must be used for displaying the values, encoded in the </w:t>
      </w:r>
      <w:r w:rsidRPr="0062074F">
        <w:rPr>
          <w:b/>
          <w:bCs/>
        </w:rPr>
        <w:t>Tidal Stream Panel Data</w:t>
      </w:r>
      <w:r w:rsidRPr="0062074F">
        <w:t xml:space="preserve"> S-101 feature.</w:t>
      </w:r>
    </w:p>
    <w:p w14:paraId="703B0448" w14:textId="576196E0"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p>
    <w:p w14:paraId="26CE0824" w14:textId="3AEA2A9B" w:rsidR="009E353B" w:rsidRPr="0062074F" w:rsidDel="00250D78" w:rsidRDefault="009E353B" w:rsidP="00764DCF">
      <w:pPr>
        <w:spacing w:after="120" w:line="240" w:lineRule="auto"/>
        <w:jc w:val="both"/>
        <w:rPr>
          <w:del w:id="3014" w:author="jonathan pritchard" w:date="2026-01-14T12:28:00Z" w16du:dateUtc="2026-01-14T12:28:00Z"/>
        </w:rPr>
      </w:pPr>
      <w:bookmarkStart w:id="3015" w:name="_Ref46758820"/>
      <w:r w:rsidRPr="0062074F">
        <w:t>The 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Complex attributes are in italics and encoded values are in blue text.</w:t>
      </w:r>
    </w:p>
    <w:p w14:paraId="7452ACC3" w14:textId="77777777" w:rsidR="00764DCF" w:rsidRPr="0062074F" w:rsidRDefault="00764DCF">
      <w:pPr>
        <w:spacing w:after="120" w:line="240" w:lineRule="auto"/>
        <w:jc w:val="both"/>
        <w:pPrChange w:id="3016" w:author="jonathan pritchard" w:date="2026-01-14T12:28:00Z" w16du:dateUtc="2026-01-14T12:28:00Z">
          <w:pPr/>
        </w:pPrChange>
      </w:pPr>
    </w:p>
    <w:tbl>
      <w:tblPr>
        <w:tblW w:w="7361" w:type="dxa"/>
        <w:jc w:val="center"/>
        <w:tblLook w:val="04A0" w:firstRow="1" w:lastRow="0" w:firstColumn="1" w:lastColumn="0" w:noHBand="0" w:noVBand="1"/>
      </w:tblPr>
      <w:tblGrid>
        <w:gridCol w:w="1295"/>
        <w:gridCol w:w="784"/>
        <w:gridCol w:w="2873"/>
        <w:gridCol w:w="2409"/>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3017" w:name="_Hlk211514913"/>
            <w:r w:rsidRPr="0062074F">
              <w:rPr>
                <w:rFonts w:ascii="Aptos Narrow" w:eastAsia="Times New Roman" w:hAnsi="Aptos Narrow"/>
                <w:color w:val="000000"/>
                <w:sz w:val="22"/>
                <w:szCs w:val="22"/>
                <w:lang w:eastAsia="en-GB"/>
              </w:rPr>
              <w:t xml:space="preserve">Tidal Station: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754ED7F1" w:rsidR="00764DCF" w:rsidRPr="0062074F" w:rsidRDefault="00764DCF"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Tidal Station Identifier: </w:t>
            </w:r>
            <w:r w:rsidRPr="0062074F">
              <w:rPr>
                <w:rFonts w:ascii="Aptos Narrow" w:eastAsia="Times New Roman" w:hAnsi="Aptos Narrow"/>
                <w:i/>
                <w:iCs/>
                <w:color w:val="000000"/>
                <w:sz w:val="22"/>
                <w:szCs w:val="22"/>
                <w:lang w:eastAsia="en-GB"/>
              </w:rPr>
              <w:t xml:space="preserve"> (station identifier)</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Data From: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255585E9"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Stream Depth: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Hours</w:t>
            </w:r>
          </w:p>
        </w:tc>
        <w:tc>
          <w:tcPr>
            <w:tcW w:w="2873" w:type="dxa"/>
            <w:tcBorders>
              <w:top w:val="nil"/>
              <w:left w:val="nil"/>
              <w:bottom w:val="single" w:sz="4" w:space="0" w:color="auto"/>
              <w:right w:val="single" w:sz="4" w:space="0" w:color="auto"/>
            </w:tcBorders>
            <w:noWrap/>
            <w:vAlign w:val="bottom"/>
            <w:hideMark/>
          </w:tcPr>
          <w:p w14:paraId="34DFBD9F"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Direction of Stream</w:t>
            </w:r>
          </w:p>
        </w:tc>
        <w:tc>
          <w:tcPr>
            <w:tcW w:w="2409" w:type="dxa"/>
            <w:tcBorders>
              <w:top w:val="nil"/>
              <w:left w:val="nil"/>
              <w:bottom w:val="single" w:sz="4" w:space="0" w:color="auto"/>
              <w:right w:val="single" w:sz="4" w:space="0" w:color="auto"/>
            </w:tcBorders>
            <w:noWrap/>
            <w:vAlign w:val="bottom"/>
            <w:hideMark/>
          </w:tcPr>
          <w:p w14:paraId="067A588D"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Rates (knots)</w:t>
            </w:r>
          </w:p>
        </w:tc>
      </w:tr>
      <w:tr w:rsidR="00853316" w:rsidRPr="0062074F" w14:paraId="7852D238" w14:textId="77777777" w:rsidTr="00853316">
        <w:trPr>
          <w:trHeight w:val="292"/>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7777777" w:rsidR="00853316" w:rsidRPr="0062074F" w:rsidRDefault="00853316" w:rsidP="00764DCF">
            <w:pPr>
              <w:spacing w:after="0" w:line="240" w:lineRule="auto"/>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(degrees)</w:t>
            </w:r>
          </w:p>
        </w:tc>
        <w:tc>
          <w:tcPr>
            <w:tcW w:w="2409" w:type="dxa"/>
            <w:tcBorders>
              <w:top w:val="nil"/>
              <w:left w:val="nil"/>
              <w:bottom w:val="single" w:sz="4" w:space="0" w:color="auto"/>
              <w:right w:val="single" w:sz="4" w:space="0" w:color="auto"/>
            </w:tcBorders>
            <w:noWrap/>
            <w:vAlign w:val="bottom"/>
            <w:hideMark/>
          </w:tcPr>
          <w:p w14:paraId="6A43012B"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springs</w:t>
            </w:r>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5FEEAA6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113</w:t>
            </w:r>
          </w:p>
        </w:tc>
        <w:tc>
          <w:tcPr>
            <w:tcW w:w="2409" w:type="dxa"/>
            <w:tcBorders>
              <w:top w:val="nil"/>
              <w:left w:val="nil"/>
              <w:bottom w:val="single" w:sz="4" w:space="0" w:color="auto"/>
              <w:right w:val="single" w:sz="4" w:space="0" w:color="auto"/>
            </w:tcBorders>
            <w:noWrap/>
            <w:vAlign w:val="bottom"/>
            <w:hideMark/>
          </w:tcPr>
          <w:p w14:paraId="663EC0D7" w14:textId="620C48E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6A3589B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332</w:t>
            </w:r>
          </w:p>
        </w:tc>
        <w:tc>
          <w:tcPr>
            <w:tcW w:w="2409" w:type="dxa"/>
            <w:tcBorders>
              <w:top w:val="nil"/>
              <w:left w:val="nil"/>
              <w:bottom w:val="single" w:sz="4" w:space="0" w:color="auto"/>
              <w:right w:val="single" w:sz="4" w:space="0" w:color="auto"/>
            </w:tcBorders>
            <w:noWrap/>
            <w:vAlign w:val="bottom"/>
            <w:hideMark/>
          </w:tcPr>
          <w:p w14:paraId="034ABD55" w14:textId="22F0DAC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2463F11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331</w:t>
            </w:r>
          </w:p>
        </w:tc>
        <w:tc>
          <w:tcPr>
            <w:tcW w:w="2409" w:type="dxa"/>
            <w:tcBorders>
              <w:top w:val="nil"/>
              <w:left w:val="nil"/>
              <w:bottom w:val="single" w:sz="4" w:space="0" w:color="auto"/>
              <w:right w:val="single" w:sz="4" w:space="0" w:color="auto"/>
            </w:tcBorders>
            <w:noWrap/>
            <w:vAlign w:val="bottom"/>
            <w:hideMark/>
          </w:tcPr>
          <w:p w14:paraId="0882792F" w14:textId="292580D0"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BB64C8B"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342</w:t>
            </w:r>
          </w:p>
        </w:tc>
        <w:tc>
          <w:tcPr>
            <w:tcW w:w="2409" w:type="dxa"/>
            <w:tcBorders>
              <w:top w:val="nil"/>
              <w:left w:val="nil"/>
              <w:bottom w:val="single" w:sz="4" w:space="0" w:color="auto"/>
              <w:right w:val="single" w:sz="4" w:space="0" w:color="auto"/>
            </w:tcBorders>
            <w:noWrap/>
            <w:vAlign w:val="bottom"/>
            <w:hideMark/>
          </w:tcPr>
          <w:p w14:paraId="5BD1E5F6" w14:textId="1BA35F2B"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7B8F45D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347</w:t>
            </w:r>
          </w:p>
        </w:tc>
        <w:tc>
          <w:tcPr>
            <w:tcW w:w="2409" w:type="dxa"/>
            <w:tcBorders>
              <w:top w:val="nil"/>
              <w:left w:val="nil"/>
              <w:bottom w:val="single" w:sz="4" w:space="0" w:color="auto"/>
              <w:right w:val="single" w:sz="4" w:space="0" w:color="auto"/>
            </w:tcBorders>
            <w:noWrap/>
            <w:vAlign w:val="bottom"/>
            <w:hideMark/>
          </w:tcPr>
          <w:p w14:paraId="16DF686E" w14:textId="4278618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60434DD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333</w:t>
            </w:r>
          </w:p>
        </w:tc>
        <w:tc>
          <w:tcPr>
            <w:tcW w:w="2409" w:type="dxa"/>
            <w:tcBorders>
              <w:top w:val="nil"/>
              <w:left w:val="nil"/>
              <w:bottom w:val="single" w:sz="4" w:space="0" w:color="auto"/>
              <w:right w:val="single" w:sz="4" w:space="0" w:color="auto"/>
            </w:tcBorders>
            <w:noWrap/>
            <w:vAlign w:val="bottom"/>
            <w:hideMark/>
          </w:tcPr>
          <w:p w14:paraId="52139271" w14:textId="110E8262"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high water</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1EED249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317</w:t>
            </w:r>
          </w:p>
        </w:tc>
        <w:tc>
          <w:tcPr>
            <w:tcW w:w="2409" w:type="dxa"/>
            <w:tcBorders>
              <w:top w:val="nil"/>
              <w:left w:val="nil"/>
              <w:bottom w:val="single" w:sz="4" w:space="0" w:color="auto"/>
              <w:right w:val="single" w:sz="4" w:space="0" w:color="auto"/>
            </w:tcBorders>
            <w:noWrap/>
            <w:vAlign w:val="bottom"/>
            <w:hideMark/>
          </w:tcPr>
          <w:p w14:paraId="4FA17E81" w14:textId="0AA1E59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14E4D1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178</w:t>
            </w:r>
          </w:p>
        </w:tc>
        <w:tc>
          <w:tcPr>
            <w:tcW w:w="2409" w:type="dxa"/>
            <w:tcBorders>
              <w:top w:val="nil"/>
              <w:left w:val="nil"/>
              <w:bottom w:val="single" w:sz="4" w:space="0" w:color="auto"/>
              <w:right w:val="single" w:sz="4" w:space="0" w:color="auto"/>
            </w:tcBorders>
            <w:noWrap/>
            <w:vAlign w:val="bottom"/>
            <w:hideMark/>
          </w:tcPr>
          <w:p w14:paraId="51946826" w14:textId="2951805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06595D2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146</w:t>
            </w:r>
          </w:p>
        </w:tc>
        <w:tc>
          <w:tcPr>
            <w:tcW w:w="2409" w:type="dxa"/>
            <w:tcBorders>
              <w:top w:val="nil"/>
              <w:left w:val="nil"/>
              <w:bottom w:val="single" w:sz="4" w:space="0" w:color="auto"/>
              <w:right w:val="single" w:sz="4" w:space="0" w:color="auto"/>
            </w:tcBorders>
            <w:noWrap/>
            <w:vAlign w:val="bottom"/>
            <w:hideMark/>
          </w:tcPr>
          <w:p w14:paraId="0320FEDC" w14:textId="2D579B01"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5453AC2"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140</w:t>
            </w:r>
          </w:p>
        </w:tc>
        <w:tc>
          <w:tcPr>
            <w:tcW w:w="2409" w:type="dxa"/>
            <w:tcBorders>
              <w:top w:val="nil"/>
              <w:left w:val="nil"/>
              <w:bottom w:val="single" w:sz="4" w:space="0" w:color="auto"/>
              <w:right w:val="single" w:sz="4" w:space="0" w:color="auto"/>
            </w:tcBorders>
            <w:noWrap/>
            <w:vAlign w:val="bottom"/>
            <w:hideMark/>
          </w:tcPr>
          <w:p w14:paraId="537E8762" w14:textId="0BEBF93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759BE6E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01674ECA" w14:textId="78F62D7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54C76631"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39E3281F" w14:textId="00A83D9F"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1ED96D9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138</w:t>
            </w:r>
          </w:p>
        </w:tc>
        <w:tc>
          <w:tcPr>
            <w:tcW w:w="2409" w:type="dxa"/>
            <w:tcBorders>
              <w:top w:val="nil"/>
              <w:left w:val="nil"/>
              <w:bottom w:val="single" w:sz="8" w:space="0" w:color="auto"/>
              <w:right w:val="single" w:sz="4" w:space="0" w:color="auto"/>
            </w:tcBorders>
            <w:noWrap/>
            <w:vAlign w:val="bottom"/>
            <w:hideMark/>
          </w:tcPr>
          <w:p w14:paraId="00F6C95A" w14:textId="164E2FC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bookmarkEnd w:id="3017"/>
    </w:tbl>
    <w:p w14:paraId="1C90FFB0" w14:textId="118B8982" w:rsidR="00764DCF" w:rsidRPr="0062074F" w:rsidDel="00250D78" w:rsidRDefault="00764DCF" w:rsidP="002D7DEE">
      <w:pPr>
        <w:rPr>
          <w:del w:id="3018" w:author="jonathan pritchard" w:date="2026-01-14T12:28:00Z" w16du:dateUtc="2026-01-14T12:28:00Z"/>
        </w:rPr>
      </w:pPr>
    </w:p>
    <w:p w14:paraId="79A9F07D" w14:textId="03967891" w:rsidR="006D3D53" w:rsidRPr="0062074F" w:rsidRDefault="005E3EB6" w:rsidP="00A05AE2">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6</w:t>
      </w:r>
      <w:r w:rsidR="00C56536" w:rsidRPr="0062074F">
        <w:fldChar w:fldCharType="end"/>
      </w:r>
      <w:bookmarkEnd w:id="3015"/>
      <w:r w:rsidRPr="0062074F">
        <w:t xml:space="preserve"> - Template for tidal stream </w:t>
      </w:r>
      <w:ins w:id="3019" w:author="jonathan pritchard" w:date="2026-01-14T12:28:00Z" w16du:dateUtc="2026-01-14T12:28:00Z">
        <w:r w:rsidR="00250D78">
          <w:t>data panel</w:t>
        </w:r>
      </w:ins>
      <w:del w:id="3020" w:author="jonathan pritchard" w:date="2026-01-14T12:28:00Z" w16du:dateUtc="2026-01-14T12:28:00Z">
        <w:r w:rsidRPr="0062074F" w:rsidDel="00250D78">
          <w:delText>values</w:delText>
        </w:r>
      </w:del>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3021" w:name="_Toc178784491"/>
      <w:bookmarkStart w:id="3022" w:name="_Toc178784492"/>
      <w:bookmarkStart w:id="3023" w:name="_Toc178784493"/>
      <w:bookmarkStart w:id="3024" w:name="_Toc178784494"/>
      <w:bookmarkStart w:id="3025" w:name="_Toc178784495"/>
      <w:bookmarkStart w:id="3026" w:name="_Toc178784496"/>
      <w:bookmarkStart w:id="3027" w:name="_Toc178784497"/>
      <w:bookmarkStart w:id="3028" w:name="_Toc178784498"/>
      <w:bookmarkStart w:id="3029" w:name="_Toc38829567"/>
      <w:bookmarkStart w:id="3030" w:name="_Toc38830070"/>
      <w:bookmarkStart w:id="3031" w:name="_Toc38936233"/>
      <w:bookmarkStart w:id="3032" w:name="_Toc40990424"/>
      <w:bookmarkStart w:id="3033" w:name="_Toc41235035"/>
      <w:bookmarkStart w:id="3034" w:name="_Toc41235079"/>
      <w:bookmarkStart w:id="3035" w:name="_Toc42694851"/>
      <w:bookmarkStart w:id="3036" w:name="_Toc42708812"/>
      <w:bookmarkStart w:id="3037" w:name="_Toc219458345"/>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r w:rsidRPr="0062074F">
        <w:lastRenderedPageBreak/>
        <w:t xml:space="preserve">Alerts </w:t>
      </w:r>
      <w:r w:rsidR="00A80530" w:rsidRPr="0062074F">
        <w:t>and Indications</w:t>
      </w:r>
      <w:bookmarkEnd w:id="3037"/>
    </w:p>
    <w:p w14:paraId="345CA945" w14:textId="45B37E29" w:rsidR="005F2B6F" w:rsidRPr="0062074F" w:rsidRDefault="00A80530" w:rsidP="004710ED">
      <w:pPr>
        <w:spacing w:after="120" w:line="240" w:lineRule="auto"/>
        <w:jc w:val="both"/>
      </w:pPr>
      <w:r w:rsidRPr="0062074F">
        <w:t xml:space="preserve">IMO Resolution </w:t>
      </w:r>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2C492A3F" w:rsidR="00F12027" w:rsidRPr="0062074F" w:rsidRDefault="00F12027" w:rsidP="002D7DEE">
      <w:pPr>
        <w:pStyle w:val="Heading2"/>
      </w:pPr>
      <w:bookmarkStart w:id="3038" w:name="_Toc219458346"/>
      <w:r w:rsidRPr="0062074F">
        <w:t>Multiple spatial objects.</w:t>
      </w:r>
      <w:bookmarkEnd w:id="3038"/>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3039" w:name="_Toc178784500"/>
      <w:bookmarkStart w:id="3040" w:name="_Ref44433395"/>
      <w:bookmarkStart w:id="3041" w:name="_Toc219458347"/>
      <w:bookmarkEnd w:id="3039"/>
      <w:r w:rsidRPr="0062074F">
        <w:t xml:space="preserve">Use of </w:t>
      </w:r>
      <w:r w:rsidR="00F42A19" w:rsidRPr="0062074F">
        <w:t xml:space="preserve">Context </w:t>
      </w:r>
      <w:r w:rsidRPr="0062074F">
        <w:t>P</w:t>
      </w:r>
      <w:r w:rsidR="00F42A19" w:rsidRPr="0062074F">
        <w:t>arameters</w:t>
      </w:r>
      <w:bookmarkEnd w:id="3040"/>
      <w:bookmarkEnd w:id="3041"/>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3042" w:name="_Ref45143486"/>
      <w:bookmarkStart w:id="3043" w:name="_Ref171161739"/>
      <w:bookmarkStart w:id="3044" w:name="_Toc219458348"/>
      <w:r w:rsidRPr="0062074F">
        <w:t>Dual-fuel systems</w:t>
      </w:r>
      <w:bookmarkEnd w:id="3042"/>
      <w:bookmarkEnd w:id="3043"/>
      <w:bookmarkEnd w:id="3044"/>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0ACA3196" w14:textId="79DCF853" w:rsidR="000F539D" w:rsidRPr="0062074F" w:rsidDel="00011487" w:rsidRDefault="002519D7" w:rsidP="00E20C82">
      <w:pPr>
        <w:spacing w:after="120" w:line="240" w:lineRule="auto"/>
        <w:jc w:val="both"/>
        <w:rPr>
          <w:del w:id="3045" w:author="jonathan pritchard" w:date="2026-01-14T12:22:00Z" w16du:dateUtc="2026-01-14T12:22:00Z"/>
        </w:rPr>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p>
    <w:p w14:paraId="6A0774F6" w14:textId="77777777" w:rsidR="00E20C82" w:rsidRPr="0062074F" w:rsidDel="00011487" w:rsidRDefault="00E20C82" w:rsidP="00E20C82">
      <w:pPr>
        <w:spacing w:after="120" w:line="240" w:lineRule="auto"/>
        <w:jc w:val="both"/>
        <w:rPr>
          <w:del w:id="3046" w:author="jonathan pritchard" w:date="2026-01-14T12:22:00Z" w16du:dateUtc="2026-01-14T12:22:00Z"/>
        </w:rPr>
      </w:pPr>
    </w:p>
    <w:p w14:paraId="7426E1DB" w14:textId="572E4D86" w:rsidR="00302EC5" w:rsidRPr="0062074F" w:rsidDel="00011487" w:rsidRDefault="00302EC5" w:rsidP="00DB7CFE">
      <w:pPr>
        <w:pStyle w:val="Heading2"/>
        <w:rPr>
          <w:del w:id="3047" w:author="jonathan pritchard" w:date="2026-01-14T12:22:00Z" w16du:dateUtc="2026-01-14T12:22:00Z"/>
          <w:strike/>
          <w:rPrChange w:id="3048" w:author="jonathan pritchard" w:date="2025-08-07T10:40:00Z" w16du:dateUtc="2025-08-07T09:40:00Z">
            <w:rPr>
              <w:del w:id="3049" w:author="jonathan pritchard" w:date="2026-01-14T12:22:00Z" w16du:dateUtc="2026-01-14T12:22:00Z"/>
            </w:rPr>
          </w:rPrChange>
        </w:rPr>
      </w:pPr>
      <w:bookmarkStart w:id="3050" w:name="_Toc178784503"/>
      <w:bookmarkStart w:id="3051" w:name="_Toc178784504"/>
      <w:bookmarkStart w:id="3052" w:name="_Toc178784505"/>
      <w:bookmarkStart w:id="3053" w:name="_Toc178784506"/>
      <w:bookmarkStart w:id="3054" w:name="_Toc178784507"/>
      <w:bookmarkStart w:id="3055" w:name="_Toc178784508"/>
      <w:bookmarkStart w:id="3056" w:name="_Toc178784509"/>
      <w:bookmarkStart w:id="3057" w:name="_Toc178784510"/>
      <w:bookmarkEnd w:id="3050"/>
      <w:bookmarkEnd w:id="3051"/>
      <w:bookmarkEnd w:id="3052"/>
      <w:bookmarkEnd w:id="3053"/>
      <w:bookmarkEnd w:id="3054"/>
      <w:bookmarkEnd w:id="3055"/>
      <w:bookmarkEnd w:id="3056"/>
      <w:bookmarkEnd w:id="3057"/>
      <w:del w:id="3058" w:author="jonathan pritchard" w:date="2026-01-14T12:22:00Z" w16du:dateUtc="2026-01-14T12:22:00Z">
        <w:r w:rsidRPr="0062074F" w:rsidDel="00011487">
          <w:rPr>
            <w:b w:val="0"/>
            <w:bCs w:val="0"/>
            <w:strike/>
            <w:rPrChange w:id="3059" w:author="jonathan pritchard" w:date="2025-08-07T10:40:00Z" w16du:dateUtc="2025-08-07T09:40:00Z">
              <w:rPr>
                <w:b w:val="0"/>
                <w:bCs w:val="0"/>
              </w:rPr>
            </w:rPrChange>
          </w:rPr>
          <w:delText>Display of additional information layers</w:delText>
        </w:r>
      </w:del>
    </w:p>
    <w:p w14:paraId="4D6818EF" w14:textId="7821C5AC" w:rsidR="004B7D03" w:rsidRPr="0062074F" w:rsidDel="00011487" w:rsidRDefault="00A5689D" w:rsidP="00A13E02">
      <w:pPr>
        <w:spacing w:after="120" w:line="240" w:lineRule="auto"/>
        <w:jc w:val="both"/>
        <w:rPr>
          <w:del w:id="3060" w:author="jonathan pritchard" w:date="2026-01-14T12:22:00Z" w16du:dateUtc="2026-01-14T12:22:00Z"/>
          <w:strike/>
          <w:rPrChange w:id="3061" w:author="jonathan pritchard" w:date="2025-08-07T10:40:00Z" w16du:dateUtc="2025-08-07T09:40:00Z">
            <w:rPr>
              <w:del w:id="3062" w:author="jonathan pritchard" w:date="2026-01-14T12:22:00Z" w16du:dateUtc="2026-01-14T12:22:00Z"/>
            </w:rPr>
          </w:rPrChange>
        </w:rPr>
      </w:pPr>
      <w:del w:id="3063" w:author="jonathan pritchard" w:date="2026-01-14T12:22:00Z" w16du:dateUtc="2026-01-14T12:22:00Z">
        <w:r w:rsidRPr="0062074F" w:rsidDel="00011487">
          <w:rPr>
            <w:strike/>
            <w:rPrChange w:id="3064" w:author="jonathan pritchard" w:date="2025-08-07T10:40:00Z" w16du:dateUtc="2025-08-07T09:40:00Z">
              <w:rPr/>
            </w:rPrChange>
          </w:rPr>
          <w:delText xml:space="preserve">The display of additional information layers is generally driven by mariner need. The </w:delText>
        </w:r>
        <w:r w:rsidR="00A13E02" w:rsidRPr="0062074F" w:rsidDel="00011487">
          <w:rPr>
            <w:strike/>
            <w:rPrChange w:id="3065" w:author="jonathan pritchard" w:date="2025-08-07T10:40:00Z" w16du:dateUtc="2025-08-07T09:40:00Z">
              <w:rPr/>
            </w:rPrChange>
          </w:rPr>
          <w:delText>I</w:delText>
        </w:r>
        <w:r w:rsidRPr="0062074F" w:rsidDel="00011487">
          <w:rPr>
            <w:strike/>
            <w:rPrChange w:id="3066" w:author="jonathan pritchard" w:date="2025-08-07T10:40:00Z" w16du:dateUtc="2025-08-07T09:40:00Z">
              <w:rPr/>
            </w:rPrChange>
          </w:rPr>
          <w:delText xml:space="preserve">nteroperability </w:delText>
        </w:r>
        <w:r w:rsidR="00A13E02" w:rsidRPr="0062074F" w:rsidDel="00011487">
          <w:rPr>
            <w:strike/>
            <w:rPrChange w:id="3067" w:author="jonathan pritchard" w:date="2025-08-07T10:40:00Z" w16du:dateUtc="2025-08-07T09:40:00Z">
              <w:rPr/>
            </w:rPrChange>
          </w:rPr>
          <w:delText>C</w:delText>
        </w:r>
        <w:r w:rsidRPr="0062074F" w:rsidDel="00011487">
          <w:rPr>
            <w:strike/>
            <w:rPrChange w:id="3068" w:author="jonathan pritchard" w:date="2025-08-07T10:40:00Z" w16du:dateUtc="2025-08-07T09:40:00Z">
              <w:rPr/>
            </w:rPrChange>
          </w:rPr>
          <w:delText xml:space="preserve">atalogue concept for ECDIS (see S-100 Part 16 and S-98) is based on </w:delText>
        </w:r>
        <w:r w:rsidR="00075907" w:rsidRPr="0062074F" w:rsidDel="00011487">
          <w:rPr>
            <w:strike/>
            <w:rPrChange w:id="3069" w:author="jonathan pritchard" w:date="2025-08-07T10:40:00Z" w16du:dateUtc="2025-08-07T09:40:00Z">
              <w:rPr/>
            </w:rPrChange>
          </w:rPr>
          <w:delText xml:space="preserve">the use of </w:delText>
        </w:r>
        <w:r w:rsidRPr="0062074F" w:rsidDel="00011487">
          <w:rPr>
            <w:strike/>
            <w:rPrChange w:id="3070" w:author="jonathan pritchard" w:date="2025-08-07T10:40:00Z" w16du:dateUtc="2025-08-07T09:40:00Z">
              <w:rPr/>
            </w:rPrChange>
          </w:rPr>
          <w:delText xml:space="preserve">S-101 ENCs as the base layer. </w:delText>
        </w:r>
      </w:del>
    </w:p>
    <w:p w14:paraId="2CACCA9C" w14:textId="77777777" w:rsidR="004C121F" w:rsidRPr="0062074F" w:rsidRDefault="004C121F" w:rsidP="00A13E02">
      <w:pPr>
        <w:spacing w:after="120" w:line="240" w:lineRule="auto"/>
        <w:jc w:val="both"/>
      </w:pPr>
    </w:p>
    <w:p w14:paraId="7DA8858C" w14:textId="40262A7A" w:rsidR="007A21C9" w:rsidRPr="0062074F" w:rsidRDefault="007A21C9" w:rsidP="00DB7CFE">
      <w:pPr>
        <w:pStyle w:val="Heading2"/>
      </w:pPr>
      <w:bookmarkStart w:id="3071" w:name="_Toc219458349"/>
      <w:r w:rsidRPr="0062074F">
        <w:t>Concurrent applicability of S-</w:t>
      </w:r>
      <w:r w:rsidR="00962723" w:rsidRPr="0062074F">
        <w:t>52</w:t>
      </w:r>
      <w:r w:rsidR="00390D83" w:rsidRPr="0062074F">
        <w:t xml:space="preserve"> and S-57</w:t>
      </w:r>
      <w:bookmarkEnd w:id="3071"/>
    </w:p>
    <w:p w14:paraId="16FAA11D" w14:textId="689BC6FD" w:rsidR="0007590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2F5B97E" w14:textId="78EBD87F" w:rsidR="00F909F1" w:rsidRPr="0062074F" w:rsidRDefault="002F1059" w:rsidP="004C121F">
      <w:pPr>
        <w:spacing w:after="120" w:line="240" w:lineRule="auto"/>
        <w:jc w:val="both"/>
      </w:pPr>
      <w:r w:rsidRPr="0062074F">
        <w:t xml:space="preserve">Seamless portrayal of S-57 and S-101 data is described in Appendix </w:t>
      </w:r>
      <w:r w:rsidR="003D0589" w:rsidRPr="0062074F">
        <w:t>E</w:t>
      </w:r>
      <w:r w:rsidRPr="0062074F">
        <w:t>.</w:t>
      </w: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654D8A4C" w:rsidR="00C47198" w:rsidRPr="0062074F" w:rsidRDefault="00C47198" w:rsidP="00AE2737">
      <w:pPr>
        <w:pStyle w:val="ListParagraph"/>
        <w:numPr>
          <w:ilvl w:val="0"/>
          <w:numId w:val="55"/>
        </w:numPr>
        <w:spacing w:after="60" w:line="240" w:lineRule="auto"/>
        <w:jc w:val="both"/>
      </w:pPr>
      <w:r w:rsidRPr="0062074F">
        <w:t xml:space="preserve">The IMO functions continue to be used. This </w:t>
      </w:r>
      <w:r w:rsidR="007048BF" w:rsidRPr="0062074F">
        <w:t xml:space="preserve">specification </w:t>
      </w:r>
      <w:r w:rsidRPr="0062074F">
        <w:t>describes their applicability to S-100-based data and defines additional functions for S-100-based data. Any additional functions that apply only to S-100-data should be deactivated for S-57 data.</w:t>
      </w:r>
    </w:p>
    <w:p w14:paraId="44064F8D" w14:textId="6ABF6A89" w:rsidR="007B171D" w:rsidRPr="0062074F" w:rsidRDefault="007B171D" w:rsidP="00AE2737">
      <w:pPr>
        <w:pStyle w:val="ListParagraph"/>
        <w:numPr>
          <w:ilvl w:val="0"/>
          <w:numId w:val="55"/>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rsidP="00AE2737">
      <w:pPr>
        <w:pStyle w:val="ListParagraph"/>
        <w:numPr>
          <w:ilvl w:val="0"/>
          <w:numId w:val="55"/>
        </w:numPr>
        <w:spacing w:after="120" w:line="240" w:lineRule="auto"/>
        <w:jc w:val="both"/>
      </w:pPr>
      <w:r w:rsidRPr="0062074F">
        <w:lastRenderedPageBreak/>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1C82F22E" w:rsidR="002C2BC6" w:rsidRPr="0062074F" w:rsidRDefault="002C2BC6" w:rsidP="00AE2737">
      <w:pPr>
        <w:pStyle w:val="ListParagraph"/>
        <w:numPr>
          <w:ilvl w:val="0"/>
          <w:numId w:val="55"/>
        </w:numPr>
        <w:spacing w:after="120" w:line="240" w:lineRule="auto"/>
        <w:jc w:val="both"/>
      </w:pPr>
      <w:r w:rsidRPr="0062074F">
        <w:t>Management of viewing groups must be combined between S-57 and S-100. Viewing groups common to S-57 and S-100 should be managed as a single group across all S-100 products.</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3072" w:name="_Toc219458350"/>
      <w:r w:rsidRPr="0062074F">
        <w:t>Specifications for the display screen</w:t>
      </w:r>
      <w:bookmarkEnd w:id="3072"/>
    </w:p>
    <w:p w14:paraId="7AAA8BD5" w14:textId="2B70B9A4" w:rsidR="00874728" w:rsidRPr="0062074F" w:rsidRDefault="00725E1B" w:rsidP="00DB7CFE">
      <w:pPr>
        <w:pStyle w:val="Heading2"/>
      </w:pPr>
      <w:bookmarkStart w:id="3073" w:name="_Ref47552325"/>
      <w:bookmarkStart w:id="3074" w:name="_Ref47552331"/>
      <w:bookmarkStart w:id="3075" w:name="_Ref47553093"/>
      <w:bookmarkStart w:id="3076" w:name="_Toc219458351"/>
      <w:r w:rsidRPr="0062074F">
        <w:t>Physical display requirements</w:t>
      </w:r>
      <w:bookmarkEnd w:id="3073"/>
      <w:bookmarkEnd w:id="3074"/>
      <w:bookmarkEnd w:id="3075"/>
      <w:bookmarkEnd w:id="3076"/>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3E7EA774"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MSC </w:t>
      </w:r>
      <w:r w:rsidR="00C50708" w:rsidRPr="0062074F">
        <w:t>530(106)</w:t>
      </w:r>
      <w:r w:rsidR="003035C4" w:rsidRPr="0062074F">
        <w:t xml:space="preserve"> 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62074F" w:rsidRDefault="001913C0" w:rsidP="00D64790">
      <w:pPr>
        <w:spacing w:after="120" w:line="240" w:lineRule="auto"/>
        <w:jc w:val="both"/>
        <w:rPr>
          <w:lang w:val="en-US"/>
          <w:rPrChange w:id="3077" w:author="jonathan pritchard" w:date="2025-10-24T09:57:00Z" w16du:dateUtc="2025-10-24T08:57:00Z">
            <w:rPr/>
          </w:rPrChange>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rsidP="00AE2737">
      <w:pPr>
        <w:pStyle w:val="ListParagraph"/>
        <w:numPr>
          <w:ilvl w:val="0"/>
          <w:numId w:val="45"/>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rsidP="00AE2737">
      <w:pPr>
        <w:pStyle w:val="ListParagraph"/>
        <w:numPr>
          <w:ilvl w:val="0"/>
          <w:numId w:val="45"/>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3078" w:name="_Toc219458352"/>
      <w:r w:rsidRPr="0062074F">
        <w:t>Colour reproduction</w:t>
      </w:r>
      <w:bookmarkEnd w:id="3078"/>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3079" w:name="_Ref49462011"/>
      <w:bookmarkStart w:id="3080" w:name="_Toc219458353"/>
      <w:r w:rsidRPr="0062074F">
        <w:t>Display requirements for colours</w:t>
      </w:r>
      <w:bookmarkEnd w:id="3079"/>
      <w:bookmarkEnd w:id="3080"/>
    </w:p>
    <w:p w14:paraId="3CB3320E" w14:textId="50B40509" w:rsidR="00334FE9" w:rsidRPr="0062074F" w:rsidRDefault="00334FE9" w:rsidP="00E673D5">
      <w:pPr>
        <w:pStyle w:val="Heading3"/>
      </w:pPr>
      <w:bookmarkStart w:id="3081" w:name="_Toc178784517"/>
      <w:bookmarkStart w:id="3082" w:name="_Toc178784518"/>
      <w:bookmarkStart w:id="3083" w:name="_Toc178784519"/>
      <w:bookmarkStart w:id="3084" w:name="_Toc178784520"/>
      <w:bookmarkStart w:id="3085" w:name="_Toc178784521"/>
      <w:bookmarkStart w:id="3086" w:name="_Toc178784522"/>
      <w:bookmarkStart w:id="3087" w:name="_Toc178784523"/>
      <w:bookmarkStart w:id="3088" w:name="_Toc178784524"/>
      <w:bookmarkStart w:id="3089" w:name="_Toc178784525"/>
      <w:bookmarkStart w:id="3090" w:name="_Toc178784526"/>
      <w:bookmarkStart w:id="3091" w:name="_Toc178784527"/>
      <w:bookmarkStart w:id="3092" w:name="_Toc178784528"/>
      <w:bookmarkStart w:id="3093" w:name="_Toc219458354"/>
      <w:bookmarkEnd w:id="3081"/>
      <w:bookmarkEnd w:id="3082"/>
      <w:bookmarkEnd w:id="3083"/>
      <w:bookmarkEnd w:id="3084"/>
      <w:bookmarkEnd w:id="3085"/>
      <w:bookmarkEnd w:id="3086"/>
      <w:bookmarkEnd w:id="3087"/>
      <w:bookmarkEnd w:id="3088"/>
      <w:bookmarkEnd w:id="3089"/>
      <w:bookmarkEnd w:id="3090"/>
      <w:bookmarkEnd w:id="3091"/>
      <w:bookmarkEnd w:id="3092"/>
      <w:r w:rsidRPr="0062074F">
        <w:t>General</w:t>
      </w:r>
      <w:bookmarkEnd w:id="3093"/>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3094" w:name="_Toc49466645"/>
      <w:bookmarkStart w:id="3095" w:name="_Toc49466891"/>
      <w:bookmarkStart w:id="3096" w:name="_Toc178784530"/>
      <w:bookmarkStart w:id="3097" w:name="_Toc178784531"/>
      <w:bookmarkStart w:id="3098" w:name="_Toc178784532"/>
      <w:bookmarkStart w:id="3099" w:name="_Toc178784533"/>
      <w:bookmarkStart w:id="3100" w:name="_Toc178784534"/>
      <w:bookmarkStart w:id="3101" w:name="_Toc178784535"/>
      <w:bookmarkStart w:id="3102" w:name="_Toc219458355"/>
      <w:bookmarkEnd w:id="3094"/>
      <w:bookmarkEnd w:id="3095"/>
      <w:bookmarkEnd w:id="3096"/>
      <w:bookmarkEnd w:id="3097"/>
      <w:bookmarkEnd w:id="3098"/>
      <w:bookmarkEnd w:id="3099"/>
      <w:bookmarkEnd w:id="3100"/>
      <w:bookmarkEnd w:id="3101"/>
      <w:r w:rsidRPr="0062074F">
        <w:t>Display calibration and verification</w:t>
      </w:r>
      <w:bookmarkEnd w:id="3102"/>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 xml:space="preserve">ECDIS display are the monitor and the image </w:t>
      </w:r>
      <w:r w:rsidRPr="0062074F">
        <w:lastRenderedPageBreak/>
        <w:t>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t>IEC 61966-3</w:t>
      </w:r>
      <w:r w:rsidR="00461197" w:rsidRPr="0062074F">
        <w:t>:</w:t>
      </w:r>
      <w:r w:rsidRPr="0062074F">
        <w:t>2000</w:t>
      </w:r>
      <w:r w:rsidR="00461197" w:rsidRPr="0062074F">
        <w:tab/>
      </w:r>
      <w:r w:rsidRPr="0062074F">
        <w:rPr>
          <w:i/>
        </w:rPr>
        <w:t>Multimedia systems and equipment -</w:t>
      </w:r>
      <w:ins w:id="3103" w:author="jonathan pritchard" w:date="2026-01-14T12:29:00Z" w16du:dateUtc="2026-01-14T12:29:00Z">
        <w:r w:rsidR="00250D78">
          <w:rPr>
            <w:i/>
          </w:rPr>
          <w:t xml:space="preserve"> </w:t>
        </w:r>
      </w:ins>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3104" w:name="_Toc219458356"/>
      <w:r w:rsidRPr="0062074F">
        <w:t>Colour control,</w:t>
      </w:r>
      <w:r w:rsidR="00334FE9" w:rsidRPr="0062074F">
        <w:t xml:space="preserve"> contrast and brightness controls</w:t>
      </w:r>
      <w:bookmarkEnd w:id="3104"/>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3105" w:name="_Toc219458357"/>
      <w:r w:rsidRPr="0062074F">
        <w:t>Effect of controls</w:t>
      </w:r>
      <w:bookmarkEnd w:id="3105"/>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3106" w:name="_Toc219458358"/>
      <w:r w:rsidRPr="0062074F">
        <w:t>Use of the controls</w:t>
      </w:r>
      <w:bookmarkEnd w:id="3106"/>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3107" w:name="_Toc219458359"/>
      <w:r w:rsidRPr="0062074F">
        <w:t>Setting the controls for route monitoring</w:t>
      </w:r>
      <w:bookmarkEnd w:id="3107"/>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lastRenderedPageBreak/>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p w14:paraId="24AC6B9E" w14:textId="6CBD9855" w:rsidR="00725E1B" w:rsidRPr="0062074F" w:rsidRDefault="003A3C6A" w:rsidP="00DB7CFE">
      <w:pPr>
        <w:pStyle w:val="Heading2"/>
      </w:pPr>
      <w:bookmarkStart w:id="3108" w:name="_Toc219458360"/>
      <w:r w:rsidRPr="0062074F">
        <w:rPr>
          <w:noProof/>
        </w:rPr>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3108"/>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3109" w:name="_Toc178784538"/>
      <w:bookmarkStart w:id="3110" w:name="_Toc178784539"/>
      <w:bookmarkStart w:id="3111" w:name="_Ref49465180"/>
      <w:bookmarkStart w:id="3112" w:name="_Toc219458361"/>
      <w:bookmarkEnd w:id="3109"/>
      <w:bookmarkEnd w:id="3110"/>
      <w:r w:rsidRPr="0062074F">
        <w:t>Colour conversion tolerances and tests</w:t>
      </w:r>
      <w:bookmarkEnd w:id="3111"/>
      <w:bookmarkEnd w:id="3112"/>
    </w:p>
    <w:p w14:paraId="6EF999D2" w14:textId="18D8873D" w:rsidR="00670209" w:rsidRPr="0062074F" w:rsidRDefault="00670209" w:rsidP="00024B10">
      <w:pPr>
        <w:pStyle w:val="Heading4"/>
      </w:pPr>
      <w:r w:rsidRPr="0062074F">
        <w:t>Tolerances</w:t>
      </w:r>
    </w:p>
    <w:p w14:paraId="1227D156" w14:textId="5C5C55B9"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p>
    <w:p w14:paraId="53335FBD" w14:textId="3B308731"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lastRenderedPageBreak/>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7DCC1CB9" w:rsidR="00670209" w:rsidRPr="0062074F" w:rsidRDefault="00670209" w:rsidP="00BF733E">
      <w:pPr>
        <w:spacing w:after="120" w:line="240" w:lineRule="auto"/>
        <w:jc w:val="both"/>
      </w:pPr>
      <w:r w:rsidRPr="0062074F">
        <w:t>Note: The CIE L*u*v* human perception colour model, which is the source of the</w:t>
      </w:r>
      <w:r w:rsidR="00A52AE0" w:rsidRPr="0062074F">
        <w:t xml:space="preserve"> </w:t>
      </w:r>
      <w:r w:rsidRPr="0062074F">
        <w:t xml:space="preserve">tolerances described above, has not yet been evaluated at the low </w:t>
      </w:r>
      <w:proofErr w:type="spellStart"/>
      <w:r w:rsidRPr="0062074F">
        <w:t>luminances</w:t>
      </w:r>
      <w:proofErr w:type="spellEnd"/>
      <w:r w:rsidRPr="0062074F">
        <w:t xml:space="preserve">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28052D8D" w:rsidR="001238EC" w:rsidRPr="0062074F" w:rsidRDefault="00082C11" w:rsidP="00DF09FE">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7</w:t>
      </w:r>
      <w:r w:rsidR="00C56536" w:rsidRPr="0062074F">
        <w:fldChar w:fldCharType="end"/>
      </w:r>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rsidP="002B49F2">
      <w:pPr>
        <w:pStyle w:val="ListParagraph"/>
        <w:numPr>
          <w:ilvl w:val="0"/>
          <w:numId w:val="134"/>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rsidP="002B49F2">
      <w:pPr>
        <w:pStyle w:val="ListParagraph"/>
        <w:numPr>
          <w:ilvl w:val="0"/>
          <w:numId w:val="134"/>
        </w:numPr>
        <w:spacing w:after="120" w:line="240" w:lineRule="auto"/>
        <w:jc w:val="both"/>
      </w:pPr>
      <w:r w:rsidRPr="0062074F">
        <w:t>Measuring their CIE coordinates x,y and L</w:t>
      </w:r>
    </w:p>
    <w:p w14:paraId="4C65778E" w14:textId="47F03943" w:rsidR="002B49F2" w:rsidRPr="0062074F" w:rsidRDefault="002B49F2" w:rsidP="00B812CA">
      <w:pPr>
        <w:pStyle w:val="ListParagraph"/>
        <w:numPr>
          <w:ilvl w:val="0"/>
          <w:numId w:val="134"/>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w:t>
      </w:r>
      <w:r w:rsidRPr="0062074F">
        <w:lastRenderedPageBreak/>
        <w:t>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3113" w:name="_Ref189057358"/>
      <w:bookmarkStart w:id="3114" w:name="_Ref47573996"/>
      <w:bookmarkStart w:id="3115" w:name="_Toc219458362"/>
      <w:r w:rsidRPr="0062074F">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3113"/>
      <w:bookmarkEnd w:id="3115"/>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w:t>
      </w:r>
      <w:proofErr w:type="spellStart"/>
      <w:r w:rsidRPr="0062074F">
        <w:t>linestyles</w:t>
      </w:r>
      <w:proofErr w:type="spellEnd"/>
      <w:r w:rsidRPr="0062074F">
        <w:t xml:space="preserve">. This is intended to familiarize the </w:t>
      </w:r>
      <w:r w:rsidR="008017CF" w:rsidRPr="0062074F">
        <w:t>M</w:t>
      </w:r>
      <w:r w:rsidRPr="0062074F">
        <w:t xml:space="preserve">ariner with the colour 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7E5F20DD"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p>
    <w:p w14:paraId="34A544B9" w14:textId="3CD00612" w:rsidR="00883232" w:rsidRPr="0062074F" w:rsidRDefault="00346791" w:rsidP="00DB7CFE">
      <w:pPr>
        <w:pStyle w:val="Heading2"/>
      </w:pPr>
      <w:bookmarkStart w:id="3116" w:name="_Ref49458949"/>
      <w:bookmarkStart w:id="3117" w:name="_Toc219458363"/>
      <w:r w:rsidRPr="0062074F">
        <w:t>Use of ECDIS Chart 1 and Colour Test Diagram</w:t>
      </w:r>
      <w:bookmarkEnd w:id="3114"/>
      <w:bookmarkEnd w:id="3116"/>
      <w:bookmarkEnd w:id="3117"/>
    </w:p>
    <w:p w14:paraId="1360AB5D" w14:textId="2ED40663" w:rsidR="00883232" w:rsidRPr="0062074F" w:rsidRDefault="00883232" w:rsidP="00E673D5">
      <w:pPr>
        <w:pStyle w:val="Heading3"/>
      </w:pPr>
      <w:bookmarkStart w:id="3118" w:name="_Toc219458364"/>
      <w:r w:rsidRPr="0062074F">
        <w:t>Specification for ECDIS Chart 1 and the Colour Test Diagram</w:t>
      </w:r>
      <w:bookmarkEnd w:id="3118"/>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w:t>
      </w:r>
      <w:proofErr w:type="spellStart"/>
      <w:r w:rsidR="00513480" w:rsidRPr="0062074F">
        <w:t>optimumDisplayScale</w:t>
      </w:r>
      <w:proofErr w:type="spellEnd"/>
      <w:r w:rsidR="00513480" w:rsidRPr="0062074F">
        <w:t xml:space="preserv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66634EDB" w:rsidR="00883232" w:rsidRPr="0062074F" w:rsidRDefault="00883232" w:rsidP="008017CF">
      <w:pPr>
        <w:spacing w:after="120" w:line="240" w:lineRule="auto"/>
        <w:jc w:val="both"/>
      </w:pPr>
      <w:r w:rsidRPr="0062074F">
        <w:t xml:space="preserve">The Colour Differentiation Test diagram is intended for display using the day or dusk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3119" w:name="_Toc175130365"/>
      <w:bookmarkStart w:id="3120" w:name="_Toc178784545"/>
      <w:bookmarkStart w:id="3121" w:name="_Toc175130366"/>
      <w:bookmarkStart w:id="3122" w:name="_Toc178784546"/>
      <w:bookmarkStart w:id="3123" w:name="_Ref192502093"/>
      <w:bookmarkStart w:id="3124" w:name="_Toc219458365"/>
      <w:bookmarkEnd w:id="3119"/>
      <w:bookmarkEnd w:id="3120"/>
      <w:bookmarkEnd w:id="3121"/>
      <w:bookmarkEnd w:id="3122"/>
      <w:r w:rsidRPr="0062074F">
        <w:lastRenderedPageBreak/>
        <w:t>The</w:t>
      </w:r>
      <w:r w:rsidR="00883232" w:rsidRPr="0062074F">
        <w:t xml:space="preserve"> Colour Test Diagram</w:t>
      </w:r>
      <w:bookmarkEnd w:id="3123"/>
      <w:bookmarkEnd w:id="3124"/>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rsidP="00DF1BB9">
      <w:pPr>
        <w:pStyle w:val="ListParagraph"/>
        <w:numPr>
          <w:ilvl w:val="0"/>
          <w:numId w:val="10"/>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rsidP="00DF1BB9">
      <w:pPr>
        <w:pStyle w:val="ListParagraph"/>
        <w:numPr>
          <w:ilvl w:val="0"/>
          <w:numId w:val="10"/>
        </w:numPr>
        <w:spacing w:after="60" w:line="240" w:lineRule="auto"/>
        <w:jc w:val="both"/>
      </w:pPr>
      <w:r w:rsidRPr="0062074F">
        <w:t>For use by the Mariner to verify that an ageing display remains capable of providing the necessary colour differentiation; and</w:t>
      </w:r>
    </w:p>
    <w:p w14:paraId="5F2C8D37" w14:textId="77777777" w:rsidR="00DF1BB9" w:rsidRPr="0062074F" w:rsidRDefault="00DF1BB9" w:rsidP="00DF1BB9">
      <w:pPr>
        <w:pStyle w:val="ListParagraph"/>
        <w:numPr>
          <w:ilvl w:val="0"/>
          <w:numId w:val="10"/>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lastRenderedPageBreak/>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3125"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3125"/>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w:t>
      </w:r>
      <w:proofErr w:type="spellStart"/>
      <w:r w:rsidR="002B49F2" w:rsidRPr="0062074F">
        <w:t>optimumD</w:t>
      </w:r>
      <w:r w:rsidR="00A877AA" w:rsidRPr="0062074F">
        <w:t>i</w:t>
      </w:r>
      <w:r w:rsidR="002B49F2" w:rsidRPr="0062074F">
        <w:t>splayScale</w:t>
      </w:r>
      <w:proofErr w:type="spellEnd"/>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lastRenderedPageBreak/>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3126" w:name="_Toc219458366"/>
      <w:r w:rsidRPr="0062074F">
        <w:t>Relationship to S-57 Chart 1</w:t>
      </w:r>
      <w:bookmarkEnd w:id="3126"/>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3127" w:name="_Toc219458367"/>
      <w:r w:rsidRPr="0062074F">
        <w:t>The Black-adjust symbol</w:t>
      </w:r>
      <w:bookmarkEnd w:id="3127"/>
    </w:p>
    <w:p w14:paraId="52C3820D" w14:textId="2B946D05"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An ECDIS must have the black-adjust symbol displayed 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r w:rsidR="00494CD1" w:rsidRPr="0062074F">
        <w:t>19.3</w:t>
      </w:r>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3128" w:name="_Toc219458368"/>
      <w:r w:rsidRPr="0062074F">
        <w:t>Data</w:t>
      </w:r>
      <w:r w:rsidR="00FF6170" w:rsidRPr="0062074F">
        <w:t xml:space="preserve">set </w:t>
      </w:r>
      <w:r w:rsidR="00716214" w:rsidRPr="0062074F">
        <w:t>M</w:t>
      </w:r>
      <w:r w:rsidRPr="0062074F">
        <w:t>anagement</w:t>
      </w:r>
      <w:bookmarkEnd w:id="3128"/>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3129" w:name="_Toc219458369"/>
      <w:r w:rsidRPr="0062074F">
        <w:t>Multiple Feature and Portrayal Catalogues</w:t>
      </w:r>
      <w:bookmarkEnd w:id="3129"/>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Pr="0062074F" w:rsidRDefault="00EE40E0" w:rsidP="006D480D">
      <w:pPr>
        <w:spacing w:after="120" w:line="240" w:lineRule="auto"/>
        <w:jc w:val="both"/>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224C02EB" w14:textId="55F76F5F" w:rsidR="00DB48AD" w:rsidRPr="0062074F" w:rsidRDefault="00D75AC7" w:rsidP="000472A8">
      <w:pPr>
        <w:spacing w:after="60" w:line="240" w:lineRule="auto"/>
        <w:jc w:val="both"/>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proofErr w:type="spellStart"/>
      <w:r w:rsidR="00DB48AD" w:rsidRPr="0062074F">
        <w:rPr>
          <w:i/>
          <w:iCs/>
        </w:rPr>
        <w:t>Edition.Revision.Clarification</w:t>
      </w:r>
      <w:proofErr w:type="spellEnd"/>
      <w:r w:rsidR="00DB48AD" w:rsidRPr="0062074F">
        <w:t>).</w:t>
      </w:r>
      <w:r w:rsidR="001C665F" w:rsidRPr="0062074F">
        <w:t xml:space="preserve"> The significance of each component is summarised below</w:t>
      </w:r>
      <w:r w:rsidR="0073642C" w:rsidRPr="0062074F">
        <w:t>:</w:t>
      </w:r>
    </w:p>
    <w:p w14:paraId="40CDE349" w14:textId="77777777" w:rsidR="0073642C" w:rsidRPr="0062074F" w:rsidRDefault="0073642C" w:rsidP="000472A8">
      <w:pPr>
        <w:spacing w:after="60" w:line="240" w:lineRule="auto"/>
        <w:jc w:val="both"/>
      </w:pPr>
    </w:p>
    <w:p w14:paraId="4208DB6C" w14:textId="092E5B03" w:rsidR="00DB48AD" w:rsidRPr="0062074F" w:rsidRDefault="00DB48AD" w:rsidP="00AE2737">
      <w:pPr>
        <w:pStyle w:val="ListParagraph"/>
        <w:numPr>
          <w:ilvl w:val="0"/>
          <w:numId w:val="46"/>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rsidP="00AE2737">
      <w:pPr>
        <w:pStyle w:val="ListParagraph"/>
        <w:numPr>
          <w:ilvl w:val="0"/>
          <w:numId w:val="46"/>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rsidP="00AE2737">
      <w:pPr>
        <w:pStyle w:val="ListParagraph"/>
        <w:numPr>
          <w:ilvl w:val="0"/>
          <w:numId w:val="46"/>
        </w:numPr>
        <w:spacing w:after="120" w:line="240" w:lineRule="auto"/>
        <w:jc w:val="both"/>
      </w:pPr>
      <w:r w:rsidRPr="0062074F">
        <w:t xml:space="preserve">Clarification: Clarifications are non-substantive changes. Typically, Clarifications remove ambiguity; correct grammatical and spelling errors; amend or update cross references; and/or insert improved graphics, spelling, punctuation and grammar. Clarifications must not cause any </w:t>
      </w:r>
      <w:r w:rsidRPr="0062074F">
        <w:lastRenderedPageBreak/>
        <w:t>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097E632D" w:rsidR="0078790C" w:rsidRPr="0062074F" w:rsidRDefault="0078790C" w:rsidP="00B812CA">
            <w:pPr>
              <w:spacing w:after="120"/>
              <w:jc w:val="center"/>
            </w:pPr>
            <w:del w:id="3130" w:author="jonathan pritchard" w:date="2026-01-14T08:55:00Z" w16du:dateUtc="2026-01-14T08:55:00Z">
              <w:r w:rsidRPr="0062074F" w:rsidDel="00EC4E9A">
                <w:delText>D</w:delText>
              </w:r>
            </w:del>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rsidP="00311484">
      <w:pPr>
        <w:pStyle w:val="ListParagraph"/>
        <w:numPr>
          <w:ilvl w:val="0"/>
          <w:numId w:val="126"/>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rsidP="00311484">
      <w:pPr>
        <w:pStyle w:val="ListParagraph"/>
        <w:numPr>
          <w:ilvl w:val="0"/>
          <w:numId w:val="126"/>
        </w:numPr>
        <w:spacing w:after="120" w:line="240" w:lineRule="auto"/>
        <w:jc w:val="both"/>
      </w:pPr>
      <w:r w:rsidRPr="0062074F">
        <w:t xml:space="preserve">GML Datasets (S-100 Part 10b). </w:t>
      </w:r>
      <w:r w:rsidR="00967824" w:rsidRPr="0062074F">
        <w:t>The “</w:t>
      </w:r>
      <w:proofErr w:type="spellStart"/>
      <w:r w:rsidR="00967824" w:rsidRPr="0062074F">
        <w:t>ProductEdition</w:t>
      </w:r>
      <w:proofErr w:type="spellEnd"/>
      <w:r w:rsidR="00967824" w:rsidRPr="0062074F">
        <w:t xml:space="preserve">” element of the </w:t>
      </w:r>
      <w:proofErr w:type="spellStart"/>
      <w:r w:rsidR="00967824" w:rsidRPr="0062074F">
        <w:t>DatasetIdentification</w:t>
      </w:r>
      <w:proofErr w:type="spellEnd"/>
      <w:r w:rsidR="00967824" w:rsidRPr="0062074F">
        <w:t xml:space="preserve"> element in the GML dataset header. </w:t>
      </w:r>
    </w:p>
    <w:p w14:paraId="7EFEC2F0" w14:textId="5B58DF63" w:rsidR="00311484" w:rsidRPr="0062074F" w:rsidRDefault="00311484" w:rsidP="00B812CA">
      <w:pPr>
        <w:pStyle w:val="ListParagraph"/>
        <w:numPr>
          <w:ilvl w:val="0"/>
          <w:numId w:val="126"/>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 xml:space="preserve">S-XXX is the IHO product specification , </w:t>
      </w:r>
      <w:proofErr w:type="spellStart"/>
      <w:r w:rsidRPr="0062074F">
        <w:t>e.g</w:t>
      </w:r>
      <w:proofErr w:type="spellEnd"/>
      <w:r w:rsidRPr="0062074F">
        <w:t xml:space="preserve"> S-101, S-102 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rsidP="008605F7">
      <w:pPr>
        <w:pStyle w:val="ListParagraph"/>
        <w:numPr>
          <w:ilvl w:val="0"/>
          <w:numId w:val="128"/>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rsidP="00B812CA">
      <w:pPr>
        <w:pStyle w:val="ListParagraph"/>
        <w:numPr>
          <w:ilvl w:val="0"/>
          <w:numId w:val="128"/>
        </w:numPr>
        <w:spacing w:after="120" w:line="240" w:lineRule="auto"/>
        <w:jc w:val="both"/>
      </w:pPr>
      <w:r w:rsidRPr="0062074F">
        <w:t xml:space="preserve">Portrayal Catalogue: </w:t>
      </w:r>
      <w:r w:rsidRPr="0062074F">
        <w:rPr>
          <w:b/>
          <w:bCs/>
        </w:rPr>
        <w:t>productid</w:t>
      </w:r>
      <w:r w:rsidRPr="0062074F">
        <w:t xml:space="preserve"> and </w:t>
      </w:r>
      <w:r w:rsidRPr="0062074F">
        <w:rPr>
          <w:b/>
          <w:bCs/>
        </w:rPr>
        <w:t>version</w:t>
      </w:r>
      <w:r w:rsidRPr="0062074F">
        <w:t xml:space="preserve"> attributes of the </w:t>
      </w:r>
      <w:proofErr w:type="spellStart"/>
      <w:r w:rsidRPr="0062074F">
        <w:t>PortrayalCatalogue</w:t>
      </w:r>
      <w:proofErr w:type="spellEnd"/>
      <w:r w:rsidRPr="0062074F">
        <w:t xml:space="preserve"> root element of the portrayal_catalogue.xml</w:t>
      </w:r>
      <w:r w:rsidR="00EE6326" w:rsidRPr="0062074F">
        <w:t xml:space="preserve"> contained in the root level of the compressed portrayal catalogue archive.</w:t>
      </w:r>
    </w:p>
    <w:p w14:paraId="2785DA4A" w14:textId="0DE36A39" w:rsidR="00DB796E" w:rsidRPr="0062074F" w:rsidRDefault="00AC52B2" w:rsidP="00DB796E">
      <w:pPr>
        <w:spacing w:after="120" w:line="240" w:lineRule="auto"/>
        <w:jc w:val="both"/>
      </w:pPr>
      <w:r w:rsidRPr="0062074F">
        <w:t>Therefore, t</w:t>
      </w:r>
      <w:r w:rsidR="00DB796E" w:rsidRPr="0062074F">
        <w:t xml:space="preserve">his requires the ECDIS to have installed a feature catalogue </w:t>
      </w:r>
      <w:r w:rsidRPr="0062074F">
        <w:t xml:space="preserve">for each S-100 dataset </w:t>
      </w:r>
      <w:r w:rsidR="00DB796E" w:rsidRPr="0062074F">
        <w:t>which has a matching edition and revision number. Multiple feature catalogues</w:t>
      </w:r>
      <w:r w:rsidRPr="0062074F">
        <w:t xml:space="preserve"> for each S-100 product</w:t>
      </w:r>
      <w:r w:rsidR="00DB796E" w:rsidRPr="0062074F">
        <w:t xml:space="preserve"> </w:t>
      </w:r>
      <w:r w:rsidR="00B15F52" w:rsidRPr="0062074F">
        <w:rPr>
          <w:b/>
          <w:bCs/>
        </w:rPr>
        <w:t>must</w:t>
      </w:r>
      <w:r w:rsidR="00DB796E" w:rsidRPr="0062074F">
        <w:t xml:space="preserve"> therefore be supported to maintain different revisions </w:t>
      </w:r>
      <w:r w:rsidR="00F26CEE" w:rsidRPr="0062074F">
        <w:t xml:space="preserve">and editions </w:t>
      </w:r>
      <w:r w:rsidR="00DB796E" w:rsidRPr="0062074F">
        <w:t>of datasets</w:t>
      </w:r>
      <w:r w:rsidR="00B15F52" w:rsidRPr="0062074F">
        <w:t xml:space="preserve"> within the System Database</w:t>
      </w:r>
      <w:r w:rsidR="00DB796E" w:rsidRPr="0062074F">
        <w:t>.</w:t>
      </w:r>
    </w:p>
    <w:p w14:paraId="141E40EB" w14:textId="10786B87" w:rsidR="00E52A1A" w:rsidRPr="0062074F" w:rsidRDefault="00C54A05" w:rsidP="00DB7CFE">
      <w:pPr>
        <w:pStyle w:val="Heading2"/>
      </w:pPr>
      <w:bookmarkStart w:id="3131" w:name="_Toc219458370"/>
      <w:r w:rsidRPr="0062074F">
        <w:t xml:space="preserve">Portrayal and </w:t>
      </w:r>
      <w:r w:rsidR="00844F6F" w:rsidRPr="0062074F">
        <w:t>f</w:t>
      </w:r>
      <w:r w:rsidRPr="0062074F">
        <w:t>eature c</w:t>
      </w:r>
      <w:r w:rsidR="001415B6" w:rsidRPr="0062074F">
        <w:t>atalogue compatibility</w:t>
      </w:r>
      <w:bookmarkEnd w:id="3131"/>
    </w:p>
    <w:p w14:paraId="1C6F2845" w14:textId="5A7B120C" w:rsidR="00F26CEE" w:rsidRPr="0062074F" w:rsidRDefault="00C54A05" w:rsidP="00DB796E">
      <w:pPr>
        <w:spacing w:after="120" w:line="240" w:lineRule="auto"/>
        <w:jc w:val="both"/>
      </w:pPr>
      <w:r w:rsidRPr="0062074F">
        <w:t>T</w:t>
      </w:r>
      <w:r w:rsidR="00F26CEE" w:rsidRPr="0062074F">
        <w:t xml:space="preserve">he ECDIS must support the ability to install and use multiple Portrayal Catalogues </w:t>
      </w:r>
      <w:r w:rsidR="00E15AA8" w:rsidRPr="0062074F">
        <w:t xml:space="preserve">(including for individual products) </w:t>
      </w:r>
      <w:r w:rsidR="00F26CEE" w:rsidRPr="0062074F">
        <w:t xml:space="preserve">for portrayal of the contents of the System Database. </w:t>
      </w:r>
    </w:p>
    <w:p w14:paraId="0C322946" w14:textId="77777777" w:rsidR="00E52A1A" w:rsidRPr="0062074F" w:rsidRDefault="00E15AA8" w:rsidP="00B812CA">
      <w:pPr>
        <w:pStyle w:val="ListParagraph"/>
        <w:numPr>
          <w:ilvl w:val="0"/>
          <w:numId w:val="153"/>
        </w:numPr>
        <w:spacing w:after="120" w:line="240" w:lineRule="auto"/>
        <w:jc w:val="both"/>
      </w:pPr>
      <w:r w:rsidRPr="0062074F">
        <w:t xml:space="preserve">Compatible datasets have identical Edition and Revision numbers. </w:t>
      </w:r>
    </w:p>
    <w:p w14:paraId="026EBEB3" w14:textId="77777777" w:rsidR="00E52A1A" w:rsidRPr="0062074F" w:rsidRDefault="00E15AA8" w:rsidP="00B812CA">
      <w:pPr>
        <w:pStyle w:val="ListParagraph"/>
        <w:numPr>
          <w:ilvl w:val="0"/>
          <w:numId w:val="153"/>
        </w:numPr>
        <w:spacing w:after="120" w:line="240" w:lineRule="auto"/>
        <w:jc w:val="both"/>
      </w:pPr>
      <w:r w:rsidRPr="0062074F">
        <w:t xml:space="preserve">Portrayal Catalogues compatible with Feature catalogues also have identical Edition and Revision Numbers. </w:t>
      </w:r>
    </w:p>
    <w:p w14:paraId="2EDE52EB" w14:textId="77777777" w:rsidR="00E52A1A" w:rsidRPr="0062074F" w:rsidRDefault="00E15AA8" w:rsidP="00B812CA">
      <w:pPr>
        <w:pStyle w:val="ListParagraph"/>
        <w:numPr>
          <w:ilvl w:val="0"/>
          <w:numId w:val="153"/>
        </w:numPr>
        <w:spacing w:after="120" w:line="240" w:lineRule="auto"/>
        <w:jc w:val="both"/>
      </w:pPr>
      <w:r w:rsidRPr="0062074F">
        <w:t xml:space="preserve">Editions with different clarification numbers but identical Edition and Revision numbers are all compatible. </w:t>
      </w:r>
    </w:p>
    <w:p w14:paraId="4C01DCA5" w14:textId="1BB5F756" w:rsidR="00E15AA8" w:rsidRPr="0062074F" w:rsidRDefault="00E15AA8" w:rsidP="00B812CA">
      <w:pPr>
        <w:pStyle w:val="ListParagraph"/>
        <w:numPr>
          <w:ilvl w:val="0"/>
          <w:numId w:val="153"/>
        </w:numPr>
        <w:spacing w:after="120" w:line="240" w:lineRule="auto"/>
        <w:jc w:val="both"/>
      </w:pPr>
      <w:r w:rsidRPr="0062074F">
        <w:lastRenderedPageBreak/>
        <w:t>So, it is possible to process datasets conforming to a Clarification with the Feature and Portrayal Catalogues for an earlier Clarification within the same Edition and Revision.</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3132" w:name="_Toc219458371"/>
      <w:r w:rsidRPr="0062074F">
        <w:t>Dataset</w:t>
      </w:r>
      <w:r w:rsidR="00B2410B" w:rsidRPr="0062074F">
        <w:t xml:space="preserve"> overlaps and gaps</w:t>
      </w:r>
      <w:bookmarkEnd w:id="3132"/>
    </w:p>
    <w:p w14:paraId="0240F4DD" w14:textId="1BBA7FAE" w:rsidR="00E375C1" w:rsidRPr="0062074F" w:rsidRDefault="00E375C1" w:rsidP="00525920">
      <w:pPr>
        <w:pStyle w:val="Heading3"/>
      </w:pPr>
      <w:bookmarkStart w:id="3133" w:name="_Toc219458372"/>
      <w:r w:rsidRPr="0062074F">
        <w:t>Overlaps and gaps in ENC coverage</w:t>
      </w:r>
      <w:bookmarkEnd w:id="3133"/>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3134" w:name="_Toc219458373"/>
      <w:r w:rsidRPr="0062074F">
        <w:t xml:space="preserve">Overlaps and gaps </w:t>
      </w:r>
      <w:r w:rsidR="001D3531" w:rsidRPr="0062074F">
        <w:t xml:space="preserve">between </w:t>
      </w:r>
      <w:r w:rsidRPr="0062074F">
        <w:t>other data products</w:t>
      </w:r>
      <w:bookmarkEnd w:id="3134"/>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ins w:id="3135" w:author="jonathan pritchard" w:date="2025-08-07T10:13:00Z" w16du:dateUtc="2025-08-07T09:13:00Z">
        <w:r w:rsidR="00BD3F1D" w:rsidRPr="0062074F">
          <w:t xml:space="preserve"> as defined in the IHO registry of product specifications (Product ID)</w:t>
        </w:r>
      </w:ins>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62074F">
        <w:rPr>
          <w:rPrChange w:id="3136" w:author="jonathan pritchard" w:date="2025-08-07T10:14:00Z" w16du:dateUtc="2025-08-07T09:14:00Z">
            <w:rPr>
              <w:b/>
              <w:bCs/>
            </w:rPr>
          </w:rPrChange>
        </w:rPr>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378C05FB" w14:textId="283E3781" w:rsidR="00E375C1" w:rsidRPr="0062074F" w:rsidRDefault="001D3531" w:rsidP="008C40B9">
      <w:pPr>
        <w:spacing w:after="120" w:line="240" w:lineRule="auto"/>
        <w:jc w:val="both"/>
      </w:pPr>
      <w:r w:rsidRPr="0062074F">
        <w:t xml:space="preserve">Similarly, overlaps between different data producers’ ENC and other data products other than ENC should also be expected. Certain features, such as </w:t>
      </w:r>
      <w:r w:rsidR="00A22887" w:rsidRPr="0062074F">
        <w:t>navigational warnings</w:t>
      </w:r>
      <w:r w:rsidR="008E16A3" w:rsidRPr="0062074F">
        <w:t>,</w:t>
      </w:r>
      <w:r w:rsidRPr="0062074F">
        <w:t xml:space="preserve"> can extend far beyond national boundaries and may therefore overlap other data producers’ ENC data.</w:t>
      </w:r>
      <w:r w:rsidR="0039296F" w:rsidRPr="0062074F">
        <w:t xml:space="preserve"> An indication is not needed in these cases.</w:t>
      </w:r>
    </w:p>
    <w:p w14:paraId="22CDBE98" w14:textId="77777777" w:rsidR="008C40B9" w:rsidRPr="0062074F" w:rsidRDefault="008C40B9" w:rsidP="008C40B9">
      <w:pPr>
        <w:spacing w:after="120" w:line="240" w:lineRule="auto"/>
        <w:jc w:val="both"/>
      </w:pPr>
    </w:p>
    <w:p w14:paraId="6BEBF49A" w14:textId="76C1CF9D" w:rsidR="006A43DE" w:rsidRPr="0062074F" w:rsidRDefault="00653128" w:rsidP="00DB7CFE">
      <w:pPr>
        <w:pStyle w:val="Heading2"/>
      </w:pPr>
      <w:bookmarkStart w:id="3137" w:name="_Ref49451692"/>
      <w:bookmarkStart w:id="3138" w:name="_Toc219458374"/>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3137"/>
      <w:bookmarkEnd w:id="3138"/>
    </w:p>
    <w:p w14:paraId="47D9A97D" w14:textId="7B7BA002" w:rsidR="007F3619" w:rsidRPr="0062074F" w:rsidRDefault="007F3619" w:rsidP="00525920">
      <w:pPr>
        <w:pStyle w:val="Heading3"/>
      </w:pPr>
      <w:bookmarkStart w:id="3139" w:name="_Toc219458375"/>
      <w:r w:rsidRPr="0062074F">
        <w:t>Introduction</w:t>
      </w:r>
      <w:bookmarkEnd w:id="3139"/>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3140" w:name="_Toc178784556"/>
      <w:bookmarkStart w:id="3141" w:name="_Toc178784557"/>
      <w:bookmarkStart w:id="3142" w:name="_Ref49425494"/>
      <w:bookmarkStart w:id="3143" w:name="_Toc219458376"/>
      <w:bookmarkEnd w:id="3140"/>
      <w:bookmarkEnd w:id="3141"/>
      <w:r w:rsidRPr="0062074F">
        <w:t>General</w:t>
      </w:r>
      <w:r w:rsidR="007F3619" w:rsidRPr="0062074F">
        <w:t xml:space="preserve"> requirements</w:t>
      </w:r>
      <w:bookmarkEnd w:id="3142"/>
      <w:bookmarkEnd w:id="3143"/>
      <w:r w:rsidR="004B5B1E" w:rsidRPr="0062074F">
        <w:t xml:space="preserve"> </w:t>
      </w:r>
    </w:p>
    <w:p w14:paraId="0BD9BDC8" w14:textId="4A5DF8C4" w:rsidR="006A43DE" w:rsidRPr="0062074F" w:rsidRDefault="006A43DE" w:rsidP="00AE2737">
      <w:pPr>
        <w:pStyle w:val="ListParagraph"/>
        <w:numPr>
          <w:ilvl w:val="0"/>
          <w:numId w:val="56"/>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rsidP="00AE2737">
      <w:pPr>
        <w:pStyle w:val="ListParagraph"/>
        <w:numPr>
          <w:ilvl w:val="0"/>
          <w:numId w:val="56"/>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rsidP="00AE2737">
      <w:pPr>
        <w:pStyle w:val="ListParagraph"/>
        <w:numPr>
          <w:ilvl w:val="0"/>
          <w:numId w:val="56"/>
        </w:numPr>
        <w:spacing w:after="60" w:line="240" w:lineRule="auto"/>
        <w:jc w:val="both"/>
      </w:pPr>
      <w:r w:rsidRPr="0062074F">
        <w:rPr>
          <w:b/>
          <w:bCs/>
        </w:rPr>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274038A4" w:rsidR="006A43DE" w:rsidRPr="0062074F" w:rsidRDefault="006A43DE" w:rsidP="00E96E96">
      <w:pPr>
        <w:pStyle w:val="ListParagraph"/>
        <w:spacing w:after="60" w:line="240" w:lineRule="auto"/>
        <w:jc w:val="both"/>
      </w:pPr>
      <w:r w:rsidRPr="0062074F">
        <w:rPr>
          <w:b/>
          <w:bCs/>
        </w:rPr>
        <w:t>.1</w:t>
      </w:r>
      <w:r w:rsidRPr="0062074F">
        <w:t xml:space="preserve"> date and time of </w:t>
      </w:r>
      <w:r w:rsidR="00BB222A" w:rsidRPr="0062074F">
        <w:t>application</w:t>
      </w:r>
    </w:p>
    <w:p w14:paraId="01670003" w14:textId="612594AF" w:rsidR="006A43DE" w:rsidRPr="0062074F" w:rsidRDefault="006A43DE" w:rsidP="00E96E96">
      <w:pPr>
        <w:pStyle w:val="ListParagraph"/>
        <w:spacing w:after="60" w:line="240" w:lineRule="auto"/>
        <w:jc w:val="both"/>
      </w:pPr>
      <w:r w:rsidRPr="0062074F">
        <w:rPr>
          <w:b/>
          <w:bCs/>
        </w:rPr>
        <w:t>.2</w:t>
      </w:r>
      <w:r w:rsidRPr="0062074F">
        <w:t xml:space="preserve"> complete and unique identification of update</w:t>
      </w:r>
      <w:r w:rsidR="00B92C92" w:rsidRPr="0062074F">
        <w:t>, for example update and edition numbers for S-101 ENC</w:t>
      </w:r>
    </w:p>
    <w:p w14:paraId="67781900" w14:textId="77777777" w:rsidR="006A43DE" w:rsidRPr="0062074F" w:rsidRDefault="006A43DE" w:rsidP="00E96E96">
      <w:pPr>
        <w:pStyle w:val="ListParagraph"/>
        <w:spacing w:after="60" w:line="240" w:lineRule="auto"/>
        <w:jc w:val="both"/>
      </w:pPr>
      <w:r w:rsidRPr="0062074F">
        <w:rPr>
          <w:b/>
          <w:bCs/>
        </w:rPr>
        <w:t>.3</w:t>
      </w:r>
      <w:r w:rsidRPr="0062074F">
        <w:t xml:space="preserve"> any anomalies encountered during application;</w:t>
      </w:r>
    </w:p>
    <w:p w14:paraId="056411C3" w14:textId="77777777" w:rsidR="006A43DE" w:rsidRPr="0062074F" w:rsidRDefault="006A43DE" w:rsidP="00E96E96">
      <w:pPr>
        <w:pStyle w:val="ListParagraph"/>
        <w:spacing w:after="120" w:line="240" w:lineRule="auto"/>
        <w:jc w:val="both"/>
      </w:pPr>
      <w:r w:rsidRPr="0062074F">
        <w:rPr>
          <w:b/>
          <w:bCs/>
        </w:rPr>
        <w:t>.4</w:t>
      </w:r>
      <w:r w:rsidRPr="0062074F">
        <w:t xml:space="preserve"> type of application: manual/automatic.</w:t>
      </w:r>
    </w:p>
    <w:p w14:paraId="77077A50" w14:textId="5BCAEE90" w:rsidR="00AB1461" w:rsidRPr="0062074F" w:rsidRDefault="00D2701C" w:rsidP="00E96E96">
      <w:pPr>
        <w:spacing w:after="120" w:line="240" w:lineRule="auto"/>
        <w:jc w:val="both"/>
      </w:pPr>
      <w:r w:rsidRPr="0062074F">
        <w:t xml:space="preserve">NOTE (informative): </w:t>
      </w:r>
      <w:ins w:id="3144" w:author="jonathan pritchard" w:date="2026-01-14T08:59:00Z" w16du:dateUtc="2026-01-14T08:59:00Z">
        <w:r w:rsidR="00EC4E9A" w:rsidRPr="0062074F">
          <w:t xml:space="preserve">Where data products support sequential updating, </w:t>
        </w:r>
      </w:ins>
      <w:del w:id="3145" w:author="jonathan pritchard" w:date="2026-01-14T08:59:00Z" w16du:dateUtc="2026-01-14T08:59:00Z">
        <w:r w:rsidRPr="0062074F" w:rsidDel="00EC4E9A">
          <w:delText>S</w:delText>
        </w:r>
      </w:del>
      <w:ins w:id="3146" w:author="jonathan pritchard" w:date="2026-01-14T08:59:00Z" w16du:dateUtc="2026-01-14T08:59:00Z">
        <w:r w:rsidR="00EC4E9A" w:rsidRPr="0062074F">
          <w:t>s</w:t>
        </w:r>
      </w:ins>
      <w:r w:rsidRPr="0062074F">
        <w:t xml:space="preserve">equences are determined by the update and </w:t>
      </w:r>
      <w:ins w:id="3147" w:author="jonathan pritchard" w:date="2026-01-14T08:59:00Z" w16du:dateUtc="2026-01-14T08:59:00Z">
        <w:r w:rsidR="00EC4E9A" w:rsidRPr="0062074F">
          <w:t>e</w:t>
        </w:r>
      </w:ins>
      <w:del w:id="3148" w:author="jonathan pritchard" w:date="2026-01-14T08:59:00Z" w16du:dateUtc="2026-01-14T08:59:00Z">
        <w:r w:rsidR="00B317C6" w:rsidRPr="0062074F" w:rsidDel="00EC4E9A">
          <w:delText>E</w:delText>
        </w:r>
      </w:del>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w:t>
      </w:r>
      <w:r w:rsidR="0051184E" w:rsidRPr="0062074F">
        <w:lastRenderedPageBreak/>
        <w:t xml:space="preserve">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3149" w:name="_Toc219458377"/>
      <w:r w:rsidRPr="0062074F">
        <w:t>Automatic Update</w:t>
      </w:r>
      <w:bookmarkEnd w:id="3149"/>
    </w:p>
    <w:p w14:paraId="45B7B1D7" w14:textId="6E2FF716" w:rsidR="00425B5E" w:rsidRPr="0062074F" w:rsidRDefault="006A43DE" w:rsidP="00B812CA">
      <w:pPr>
        <w:pStyle w:val="ListParagraph"/>
        <w:numPr>
          <w:ilvl w:val="0"/>
          <w:numId w:val="57"/>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rsidP="00425B5E">
      <w:pPr>
        <w:pStyle w:val="ListParagraph"/>
        <w:numPr>
          <w:ilvl w:val="1"/>
          <w:numId w:val="57"/>
        </w:numPr>
        <w:spacing w:after="60" w:line="240" w:lineRule="auto"/>
        <w:jc w:val="both"/>
      </w:pPr>
      <w:r w:rsidRPr="0062074F">
        <w:t>User selection of data services from a list provided by a SECOM service registry,</w:t>
      </w:r>
    </w:p>
    <w:p w14:paraId="45B1E84D" w14:textId="73F3C50D" w:rsidR="00425B5E" w:rsidRPr="0062074F" w:rsidRDefault="00425B5E" w:rsidP="00425B5E">
      <w:pPr>
        <w:pStyle w:val="ListParagraph"/>
        <w:numPr>
          <w:ilvl w:val="1"/>
          <w:numId w:val="57"/>
        </w:numPr>
        <w:spacing w:after="60" w:line="240" w:lineRule="auto"/>
        <w:jc w:val="both"/>
      </w:pPr>
      <w:r w:rsidRPr="0062074F">
        <w:t>Management of information about the data services selected in item (</w:t>
      </w:r>
      <w:proofErr w:type="spellStart"/>
      <w:r w:rsidRPr="0062074F">
        <w:t>i</w:t>
      </w:r>
      <w:proofErr w:type="spellEnd"/>
      <w:r w:rsidRPr="0062074F">
        <w:t xml:space="preserve">), for example SECOM subscription status, and </w:t>
      </w:r>
    </w:p>
    <w:p w14:paraId="26AF987C" w14:textId="77777777" w:rsidR="00425B5E" w:rsidRPr="0062074F" w:rsidRDefault="00425B5E" w:rsidP="00425B5E">
      <w:pPr>
        <w:pStyle w:val="ListParagraph"/>
        <w:numPr>
          <w:ilvl w:val="1"/>
          <w:numId w:val="57"/>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rsidP="00B812CA">
      <w:pPr>
        <w:pStyle w:val="ListParagraph"/>
        <w:numPr>
          <w:ilvl w:val="0"/>
          <w:numId w:val="57"/>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rsidP="00530F27">
      <w:pPr>
        <w:pStyle w:val="ListParagraph"/>
        <w:numPr>
          <w:ilvl w:val="0"/>
          <w:numId w:val="57"/>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rsidP="00AE2737">
      <w:pPr>
        <w:pStyle w:val="ListParagraph"/>
        <w:numPr>
          <w:ilvl w:val="0"/>
          <w:numId w:val="57"/>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rsidP="00AE2737">
      <w:pPr>
        <w:pStyle w:val="ListParagraph"/>
        <w:numPr>
          <w:ilvl w:val="0"/>
          <w:numId w:val="57"/>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359AFAD9" w:rsidR="006A43DE" w:rsidRPr="0062074F" w:rsidRDefault="006A43DE" w:rsidP="00B317C6">
      <w:pPr>
        <w:pStyle w:val="ListParagraph"/>
        <w:spacing w:after="60" w:line="240" w:lineRule="auto"/>
        <w:jc w:val="both"/>
      </w:pPr>
      <w:r w:rsidRPr="0062074F">
        <w:rPr>
          <w:b/>
          <w:bCs/>
        </w:rPr>
        <w:t>.1</w:t>
      </w:r>
      <w:r w:rsidRPr="0062074F">
        <w:t xml:space="preserve"> </w:t>
      </w:r>
      <w:r w:rsidR="00AE683B" w:rsidRPr="0062074F">
        <w:t>I</w:t>
      </w:r>
      <w:r w:rsidRPr="0062074F">
        <w:t>dentification of Issuing Authority;</w:t>
      </w:r>
    </w:p>
    <w:p w14:paraId="39B4B9CE" w14:textId="2F6EA55B" w:rsidR="006A43DE" w:rsidRPr="0062074F" w:rsidRDefault="006A43DE" w:rsidP="00B317C6">
      <w:pPr>
        <w:pStyle w:val="ListParagraph"/>
        <w:spacing w:after="60" w:line="240" w:lineRule="auto"/>
        <w:jc w:val="both"/>
      </w:pPr>
      <w:r w:rsidRPr="0062074F">
        <w:rPr>
          <w:b/>
          <w:bCs/>
        </w:rPr>
        <w:t>.2</w:t>
      </w:r>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0F56CB36" w:rsidR="006A43DE" w:rsidRPr="0062074F" w:rsidRDefault="006A43DE" w:rsidP="00B317C6">
      <w:pPr>
        <w:pStyle w:val="ListParagraph"/>
        <w:spacing w:after="60" w:line="240" w:lineRule="auto"/>
        <w:jc w:val="both"/>
      </w:pPr>
      <w:r w:rsidRPr="0062074F">
        <w:rPr>
          <w:b/>
          <w:bCs/>
        </w:rPr>
        <w:t>.3</w:t>
      </w:r>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5A13A485" w:rsidR="006A43DE" w:rsidRPr="0062074F" w:rsidRDefault="006A43DE" w:rsidP="00B317C6">
      <w:pPr>
        <w:pStyle w:val="ListParagraph"/>
        <w:spacing w:after="60" w:line="240" w:lineRule="auto"/>
        <w:jc w:val="both"/>
      </w:pPr>
      <w:r w:rsidRPr="0062074F">
        <w:rPr>
          <w:b/>
          <w:bCs/>
        </w:rPr>
        <w:t>.4</w:t>
      </w:r>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6A34AA3E" w:rsidR="006A43DE" w:rsidRPr="0062074F" w:rsidRDefault="006A43DE" w:rsidP="00B317C6">
      <w:pPr>
        <w:pStyle w:val="ListParagraph"/>
        <w:spacing w:after="120" w:line="240" w:lineRule="auto"/>
        <w:jc w:val="both"/>
      </w:pPr>
      <w:r w:rsidRPr="0062074F">
        <w:rPr>
          <w:b/>
          <w:bCs/>
        </w:rPr>
        <w:t>.5</w:t>
      </w:r>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rsidP="00AE2737">
      <w:pPr>
        <w:pStyle w:val="ListParagraph"/>
        <w:numPr>
          <w:ilvl w:val="0"/>
          <w:numId w:val="57"/>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rsidP="00AE2737">
      <w:pPr>
        <w:pStyle w:val="ListParagraph"/>
        <w:numPr>
          <w:ilvl w:val="0"/>
          <w:numId w:val="57"/>
        </w:numPr>
        <w:spacing w:after="120" w:line="240" w:lineRule="auto"/>
        <w:jc w:val="both"/>
      </w:pPr>
      <w:r w:rsidRPr="0062074F">
        <w:rPr>
          <w:b/>
          <w:bCs/>
        </w:rPr>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3150" w:name="_Toc187673148"/>
      <w:bookmarkStart w:id="3151" w:name="_Toc187673380"/>
      <w:bookmarkStart w:id="3152" w:name="_Toc188368737"/>
      <w:bookmarkStart w:id="3153" w:name="_Toc188621939"/>
      <w:bookmarkStart w:id="3154" w:name="_Toc188950520"/>
      <w:bookmarkStart w:id="3155" w:name="_Toc188968439"/>
      <w:bookmarkStart w:id="3156" w:name="_Toc188968664"/>
      <w:bookmarkStart w:id="3157" w:name="_Toc187673149"/>
      <w:bookmarkStart w:id="3158" w:name="_Toc187673381"/>
      <w:bookmarkStart w:id="3159" w:name="_Toc188368738"/>
      <w:bookmarkStart w:id="3160" w:name="_Toc188621940"/>
      <w:bookmarkStart w:id="3161" w:name="_Toc188950521"/>
      <w:bookmarkStart w:id="3162" w:name="_Toc188968440"/>
      <w:bookmarkStart w:id="3163" w:name="_Toc188968665"/>
      <w:bookmarkStart w:id="3164" w:name="_Toc187673150"/>
      <w:bookmarkStart w:id="3165" w:name="_Toc187673382"/>
      <w:bookmarkStart w:id="3166" w:name="_Toc188368739"/>
      <w:bookmarkStart w:id="3167" w:name="_Toc188621941"/>
      <w:bookmarkStart w:id="3168" w:name="_Toc188950522"/>
      <w:bookmarkStart w:id="3169" w:name="_Toc188968441"/>
      <w:bookmarkStart w:id="3170" w:name="_Toc188968666"/>
      <w:bookmarkStart w:id="3171" w:name="_Toc187673151"/>
      <w:bookmarkStart w:id="3172" w:name="_Toc187673383"/>
      <w:bookmarkStart w:id="3173" w:name="_Toc188368740"/>
      <w:bookmarkStart w:id="3174" w:name="_Toc188621942"/>
      <w:bookmarkStart w:id="3175" w:name="_Toc188950523"/>
      <w:bookmarkStart w:id="3176" w:name="_Toc188968442"/>
      <w:bookmarkStart w:id="3177" w:name="_Toc188968667"/>
      <w:bookmarkStart w:id="3178" w:name="_Toc187673152"/>
      <w:bookmarkStart w:id="3179" w:name="_Toc187673384"/>
      <w:bookmarkStart w:id="3180" w:name="_Toc188368741"/>
      <w:bookmarkStart w:id="3181" w:name="_Toc188621943"/>
      <w:bookmarkStart w:id="3182" w:name="_Toc188950524"/>
      <w:bookmarkStart w:id="3183" w:name="_Toc188968443"/>
      <w:bookmarkStart w:id="3184" w:name="_Toc188968668"/>
      <w:bookmarkStart w:id="3185" w:name="_Toc187673153"/>
      <w:bookmarkStart w:id="3186" w:name="_Toc187673385"/>
      <w:bookmarkStart w:id="3187" w:name="_Toc188368742"/>
      <w:bookmarkStart w:id="3188" w:name="_Toc188621944"/>
      <w:bookmarkStart w:id="3189" w:name="_Toc188950525"/>
      <w:bookmarkStart w:id="3190" w:name="_Toc188968444"/>
      <w:bookmarkStart w:id="3191" w:name="_Toc188968669"/>
      <w:bookmarkStart w:id="3192" w:name="_Toc187673154"/>
      <w:bookmarkStart w:id="3193" w:name="_Toc187673386"/>
      <w:bookmarkStart w:id="3194" w:name="_Toc188368743"/>
      <w:bookmarkStart w:id="3195" w:name="_Toc188621945"/>
      <w:bookmarkStart w:id="3196" w:name="_Toc188950526"/>
      <w:bookmarkStart w:id="3197" w:name="_Toc188968445"/>
      <w:bookmarkStart w:id="3198" w:name="_Toc188968670"/>
      <w:bookmarkStart w:id="3199" w:name="_Toc175130381"/>
      <w:bookmarkStart w:id="3200" w:name="_Toc178784562"/>
      <w:bookmarkStart w:id="3201" w:name="_Toc219458378"/>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r w:rsidRPr="0062074F">
        <w:t>New editions, re-issues,</w:t>
      </w:r>
      <w:r w:rsidR="00B345CE" w:rsidRPr="0062074F">
        <w:t xml:space="preserve"> cancellations</w:t>
      </w:r>
      <w:r w:rsidRPr="0062074F">
        <w:t xml:space="preserve"> and updates</w:t>
      </w:r>
      <w:r w:rsidR="00DF374C" w:rsidRPr="0062074F">
        <w:t xml:space="preserve"> of datasets</w:t>
      </w:r>
      <w:bookmarkEnd w:id="3201"/>
    </w:p>
    <w:p w14:paraId="7C0AB08C" w14:textId="3F7F2369"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ins w:id="3202" w:author="jonathan pritchard" w:date="2026-01-14T09:03:00Z" w16du:dateUtc="2026-01-14T09:03:00Z">
        <w:r w:rsidR="001E1327" w:rsidRPr="0062074F">
          <w:t>dataset/</w:t>
        </w:r>
      </w:ins>
      <w:del w:id="3203" w:author="jonathan pritchard" w:date="2026-01-14T09:03:00Z" w16du:dateUtc="2026-01-14T09:03:00Z">
        <w:r w:rsidR="00DC1E55" w:rsidRPr="0062074F" w:rsidDel="001E1327">
          <w:delText>E</w:delText>
        </w:r>
      </w:del>
      <w:ins w:id="3204" w:author="jonathan pritchard" w:date="2026-01-14T09:03:00Z" w16du:dateUtc="2026-01-14T09:03:00Z">
        <w:r w:rsidR="001E1327" w:rsidRPr="0062074F">
          <w:t>e</w:t>
        </w:r>
      </w:ins>
      <w:r w:rsidRPr="0062074F">
        <w:t>dition, re-issue, cancellation</w:t>
      </w:r>
      <w:del w:id="3205" w:author="jonathan pritchard" w:date="2026-01-14T13:30:00Z" w16du:dateUtc="2026-01-14T13:30:00Z">
        <w:r w:rsidRPr="0062074F" w:rsidDel="00500BB0">
          <w:rPr>
            <w:strike/>
            <w:rPrChange w:id="3206" w:author="jonathan pritchard" w:date="2026-01-14T09:02:00Z" w16du:dateUtc="2026-01-14T09:02:00Z">
              <w:rPr/>
            </w:rPrChange>
          </w:rPr>
          <w:delText>, termination</w:delText>
        </w:r>
      </w:del>
      <w:r w:rsidRPr="0062074F">
        <w:t xml:space="preserve">,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722D0C1A" w:rsidR="00981782" w:rsidRPr="0062074F" w:rsidRDefault="00142C35" w:rsidP="00DC1E55">
      <w:pPr>
        <w:spacing w:after="60" w:line="240" w:lineRule="auto"/>
        <w:jc w:val="both"/>
      </w:pPr>
      <w:r w:rsidRPr="0062074F">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ins w:id="3207" w:author="jonathan pritchard" w:date="2026-01-14T09:03:00Z" w16du:dateUtc="2026-01-14T09:03:00Z">
        <w:r w:rsidR="001E1327" w:rsidRPr="0062074F">
          <w:t>e</w:t>
        </w:r>
      </w:ins>
      <w:del w:id="3208" w:author="jonathan pritchard" w:date="2026-01-14T09:03:00Z" w16du:dateUtc="2026-01-14T09:03:00Z">
        <w:r w:rsidR="00DC1E55" w:rsidRPr="0062074F" w:rsidDel="001E1327">
          <w:delText>E</w:delText>
        </w:r>
      </w:del>
      <w:r w:rsidR="00F97154" w:rsidRPr="0062074F">
        <w:t>dition and update number.</w:t>
      </w:r>
    </w:p>
    <w:p w14:paraId="11F3E609" w14:textId="6A14DC0A" w:rsidR="008C1E6A" w:rsidRPr="0062074F" w:rsidRDefault="008C1E6A" w:rsidP="00AE2737">
      <w:pPr>
        <w:pStyle w:val="ListParagraph"/>
        <w:numPr>
          <w:ilvl w:val="0"/>
          <w:numId w:val="61"/>
        </w:numPr>
        <w:spacing w:after="60" w:line="240" w:lineRule="auto"/>
        <w:jc w:val="both"/>
      </w:pPr>
      <w:r w:rsidRPr="0062074F">
        <w:t>New dataset – install new dataset and any included updates</w:t>
      </w:r>
      <w:r w:rsidR="00F97154" w:rsidRPr="0062074F">
        <w:t xml:space="preserve"> and record for tracking purposes.</w:t>
      </w:r>
    </w:p>
    <w:p w14:paraId="62B27542" w14:textId="0D3E6804" w:rsidR="00DC1E55" w:rsidRPr="0062074F" w:rsidRDefault="00981782" w:rsidP="00AE2737">
      <w:pPr>
        <w:pStyle w:val="ListParagraph"/>
        <w:numPr>
          <w:ilvl w:val="0"/>
          <w:numId w:val="61"/>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ins w:id="3209" w:author="jonathan pritchard" w:date="2026-01-06T15:15:00Z" w16du:dateUtc="2026-01-06T15:15:00Z">
        <w:r w:rsidR="00C253DE" w:rsidRPr="0062074F">
          <w:t xml:space="preserve"> dataset</w:t>
        </w:r>
      </w:ins>
      <w:del w:id="3210" w:author="jonathan pritchard" w:date="2026-01-14T12:23:00Z" w16du:dateUtc="2026-01-14T12:23:00Z">
        <w:r w:rsidR="00011277" w:rsidRPr="0062074F" w:rsidDel="00011487">
          <w:delText xml:space="preserve">. </w:delText>
        </w:r>
        <w:r w:rsidR="00011277" w:rsidRPr="0062074F" w:rsidDel="00011487">
          <w:rPr>
            <w:strike/>
            <w:rPrChange w:id="3211" w:author="jonathan pritchard" w:date="2026-01-06T15:11:00Z" w16du:dateUtc="2026-01-06T15:11:00Z">
              <w:rPr/>
            </w:rPrChange>
          </w:rPr>
          <w:delText xml:space="preserve">The </w:delText>
        </w:r>
        <w:commentRangeStart w:id="3212"/>
        <w:r w:rsidR="00011277" w:rsidRPr="0062074F" w:rsidDel="00011487">
          <w:rPr>
            <w:strike/>
            <w:rPrChange w:id="3213" w:author="jonathan pritchard" w:date="2026-01-06T15:11:00Z" w16du:dateUtc="2026-01-06T15:11:00Z">
              <w:rPr/>
            </w:rPrChange>
          </w:rPr>
          <w:delText xml:space="preserve">information in clause </w:delText>
        </w:r>
        <w:r w:rsidR="00326324" w:rsidRPr="0062074F" w:rsidDel="00011487">
          <w:rPr>
            <w:strike/>
            <w:rPrChange w:id="3214" w:author="jonathan pritchard" w:date="2026-01-06T15:11:00Z" w16du:dateUtc="2026-01-06T15:11:00Z">
              <w:rPr/>
            </w:rPrChange>
          </w:rPr>
          <w:fldChar w:fldCharType="begin"/>
        </w:r>
        <w:r w:rsidR="00326324" w:rsidRPr="0062074F" w:rsidDel="00011487">
          <w:rPr>
            <w:strike/>
            <w:rPrChange w:id="3215" w:author="jonathan pritchard" w:date="2026-01-06T15:11:00Z" w16du:dateUtc="2026-01-06T15:11:00Z">
              <w:rPr/>
            </w:rPrChange>
          </w:rPr>
          <w:delInstrText xml:space="preserve"> REF _Ref49451543 \r \h </w:delInstrText>
        </w:r>
        <w:r w:rsidR="00DC1E55" w:rsidRPr="0062074F" w:rsidDel="00011487">
          <w:rPr>
            <w:strike/>
            <w:rPrChange w:id="3216" w:author="jonathan pritchard" w:date="2026-01-06T15:11:00Z" w16du:dateUtc="2026-01-06T15:11:00Z">
              <w:rPr/>
            </w:rPrChange>
          </w:rPr>
          <w:delInstrText xml:space="preserve"> \* MERGEFORMAT </w:delInstrText>
        </w:r>
        <w:r w:rsidR="00326324" w:rsidRPr="00DA7747" w:rsidDel="00011487">
          <w:rPr>
            <w:strike/>
          </w:rPr>
        </w:r>
        <w:r w:rsidR="00326324" w:rsidRPr="0062074F" w:rsidDel="00011487">
          <w:rPr>
            <w:strike/>
            <w:rPrChange w:id="3217" w:author="jonathan pritchard" w:date="2026-01-06T15:11:00Z" w16du:dateUtc="2026-01-06T15:11:00Z">
              <w:rPr/>
            </w:rPrChange>
          </w:rPr>
          <w:fldChar w:fldCharType="separate"/>
        </w:r>
        <w:r w:rsidR="00A74A4F" w:rsidRPr="0062074F" w:rsidDel="00011487">
          <w:rPr>
            <w:strike/>
            <w:rPrChange w:id="3218" w:author="jonathan pritchard" w:date="2026-01-06T15:11:00Z" w16du:dateUtc="2026-01-06T15:11:00Z">
              <w:rPr/>
            </w:rPrChange>
          </w:rPr>
          <w:delText>13.2</w:delText>
        </w:r>
        <w:r w:rsidR="00326324" w:rsidRPr="0062074F" w:rsidDel="00011487">
          <w:rPr>
            <w:strike/>
            <w:rPrChange w:id="3219" w:author="jonathan pritchard" w:date="2026-01-06T15:11:00Z" w16du:dateUtc="2026-01-06T15:11:00Z">
              <w:rPr/>
            </w:rPrChange>
          </w:rPr>
          <w:fldChar w:fldCharType="end"/>
        </w:r>
        <w:r w:rsidR="00011277" w:rsidRPr="0062074F" w:rsidDel="00011487">
          <w:rPr>
            <w:strike/>
            <w:rPrChange w:id="3220" w:author="jonathan pritchard" w:date="2026-01-06T15:11:00Z" w16du:dateUtc="2026-01-06T15:11:00Z">
              <w:rPr/>
            </w:rPrChange>
          </w:rPr>
          <w:delText xml:space="preserve"> about </w:delText>
        </w:r>
        <w:commentRangeEnd w:id="3212"/>
        <w:r w:rsidR="00D837FD" w:rsidRPr="0062074F" w:rsidDel="00011487">
          <w:rPr>
            <w:rStyle w:val="CommentReference"/>
            <w:strike/>
            <w:sz w:val="20"/>
            <w:lang w:val="en-GB"/>
            <w:rPrChange w:id="3221" w:author="jonathan pritchard" w:date="2026-01-06T15:11:00Z" w16du:dateUtc="2026-01-06T15:11:00Z">
              <w:rPr>
                <w:rStyle w:val="CommentReference"/>
                <w:sz w:val="20"/>
                <w:lang w:val="en-GB"/>
              </w:rPr>
            </w:rPrChange>
          </w:rPr>
          <w:commentReference w:id="3212"/>
        </w:r>
        <w:r w:rsidR="00326324" w:rsidRPr="0062074F" w:rsidDel="00011487">
          <w:rPr>
            <w:strike/>
            <w:rPrChange w:id="3222" w:author="jonathan pritchard" w:date="2026-01-06T15:11:00Z" w16du:dateUtc="2026-01-06T15:11:00Z">
              <w:rPr/>
            </w:rPrChange>
          </w:rPr>
          <w:delText xml:space="preserve">the </w:delText>
        </w:r>
        <w:r w:rsidR="00011277" w:rsidRPr="0062074F" w:rsidDel="00011487">
          <w:rPr>
            <w:strike/>
            <w:rPrChange w:id="3223" w:author="jonathan pritchard" w:date="2026-01-06T15:11:00Z" w16du:dateUtc="2026-01-06T15:11:00Z">
              <w:rPr/>
            </w:rPrChange>
          </w:rPr>
          <w:delText xml:space="preserve">use of </w:delText>
        </w:r>
        <w:r w:rsidR="00DC1E55" w:rsidRPr="0062074F" w:rsidDel="00011487">
          <w:rPr>
            <w:strike/>
            <w:rPrChange w:id="3224" w:author="jonathan pritchard" w:date="2026-01-06T15:11:00Z" w16du:dateUtc="2026-01-06T15:11:00Z">
              <w:rPr/>
            </w:rPrChange>
          </w:rPr>
          <w:delText>N</w:delText>
        </w:r>
        <w:r w:rsidR="00011277" w:rsidRPr="0062074F" w:rsidDel="00011487">
          <w:rPr>
            <w:strike/>
            <w:rPrChange w:id="3225" w:author="jonathan pritchard" w:date="2026-01-06T15:11:00Z" w16du:dateUtc="2026-01-06T15:11:00Z">
              <w:rPr/>
            </w:rPrChange>
          </w:rPr>
          <w:delText xml:space="preserve">ew </w:delText>
        </w:r>
        <w:r w:rsidR="00DC1E55" w:rsidRPr="0062074F" w:rsidDel="00011487">
          <w:rPr>
            <w:strike/>
            <w:rPrChange w:id="3226" w:author="jonathan pritchard" w:date="2026-01-06T15:11:00Z" w16du:dateUtc="2026-01-06T15:11:00Z">
              <w:rPr/>
            </w:rPrChange>
          </w:rPr>
          <w:delText>E</w:delText>
        </w:r>
        <w:r w:rsidR="00011277" w:rsidRPr="0062074F" w:rsidDel="00011487">
          <w:rPr>
            <w:strike/>
            <w:rPrChange w:id="3227" w:author="jonathan pritchard" w:date="2026-01-06T15:11:00Z" w16du:dateUtc="2026-01-06T15:11:00Z">
              <w:rPr/>
            </w:rPrChange>
          </w:rPr>
          <w:delText>ditions and re-issues for certain coverage data products should be kept in mind</w:delText>
        </w:r>
      </w:del>
      <w:r w:rsidR="003A7A02" w:rsidRPr="0062074F">
        <w:rPr>
          <w:strike/>
          <w:rPrChange w:id="3228" w:author="jonathan pritchard" w:date="2026-01-06T15:11:00Z" w16du:dateUtc="2026-01-06T15:11:00Z">
            <w:rPr/>
          </w:rPrChange>
        </w:rPr>
        <w:t xml:space="preserve"> </w:t>
      </w:r>
    </w:p>
    <w:p w14:paraId="5E550977" w14:textId="7648B572" w:rsidR="00981782" w:rsidRPr="0062074F" w:rsidRDefault="00981782" w:rsidP="00AE2737">
      <w:pPr>
        <w:pStyle w:val="ListParagraph"/>
        <w:numPr>
          <w:ilvl w:val="0"/>
          <w:numId w:val="61"/>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See </w:t>
      </w:r>
      <w:r w:rsidR="00DF374C" w:rsidRPr="0062074F">
        <w:fldChar w:fldCharType="begin"/>
      </w:r>
      <w:r w:rsidR="00DF374C" w:rsidRPr="0062074F">
        <w:instrText xml:space="preserve"> REF _Ref49451692 \r \h </w:instrText>
      </w:r>
      <w:r w:rsidR="00DC1E55" w:rsidRPr="0062074F">
        <w:instrText xml:space="preserve"> \* MERGEFORMAT </w:instrText>
      </w:r>
      <w:r w:rsidR="00DF374C" w:rsidRPr="0062074F">
        <w:fldChar w:fldCharType="separate"/>
      </w:r>
      <w:r w:rsidR="00A74A4F" w:rsidRPr="0062074F">
        <w:t>20.4</w:t>
      </w:r>
      <w:r w:rsidR="00DF374C" w:rsidRPr="0062074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5DEFDCB8" w:rsidR="00981782" w:rsidRPr="0062074F" w:rsidRDefault="00981782" w:rsidP="00AE2737">
      <w:pPr>
        <w:pStyle w:val="ListParagraph"/>
        <w:numPr>
          <w:ilvl w:val="0"/>
          <w:numId w:val="61"/>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del w:id="3229" w:author="jonathan pritchard" w:date="2026-01-14T12:23:00Z" w16du:dateUtc="2026-01-14T12:23:00Z">
        <w:r w:rsidR="00326324" w:rsidRPr="0062074F" w:rsidDel="00011487">
          <w:delText xml:space="preserve"> </w:delText>
        </w:r>
        <w:r w:rsidR="00326324" w:rsidRPr="0062074F" w:rsidDel="00011487">
          <w:rPr>
            <w:strike/>
            <w:rPrChange w:id="3230" w:author="jonathan pritchard" w:date="2026-01-06T15:15:00Z" w16du:dateUtc="2026-01-06T15:15:00Z">
              <w:rPr/>
            </w:rPrChange>
          </w:rPr>
          <w:delText xml:space="preserve">The information in clause </w:delText>
        </w:r>
        <w:r w:rsidR="00326324" w:rsidRPr="0062074F" w:rsidDel="00011487">
          <w:rPr>
            <w:strike/>
            <w:rPrChange w:id="3231" w:author="jonathan pritchard" w:date="2026-01-06T15:15:00Z" w16du:dateUtc="2026-01-06T15:15:00Z">
              <w:rPr/>
            </w:rPrChange>
          </w:rPr>
          <w:fldChar w:fldCharType="begin"/>
        </w:r>
        <w:r w:rsidR="00326324" w:rsidRPr="0062074F" w:rsidDel="00011487">
          <w:rPr>
            <w:strike/>
            <w:rPrChange w:id="3232" w:author="jonathan pritchard" w:date="2026-01-06T15:15:00Z" w16du:dateUtc="2026-01-06T15:15:00Z">
              <w:rPr/>
            </w:rPrChange>
          </w:rPr>
          <w:delInstrText xml:space="preserve"> REF _Ref49451559 \r \h </w:delInstrText>
        </w:r>
        <w:r w:rsidR="00DC1E55" w:rsidRPr="0062074F" w:rsidDel="00011487">
          <w:rPr>
            <w:strike/>
            <w:rPrChange w:id="3233" w:author="jonathan pritchard" w:date="2026-01-06T15:15:00Z" w16du:dateUtc="2026-01-06T15:15:00Z">
              <w:rPr/>
            </w:rPrChange>
          </w:rPr>
          <w:delInstrText xml:space="preserve"> \* MERGEFORMAT </w:delInstrText>
        </w:r>
        <w:r w:rsidR="00326324" w:rsidRPr="00DA7747" w:rsidDel="00011487">
          <w:rPr>
            <w:strike/>
          </w:rPr>
        </w:r>
        <w:r w:rsidR="00326324" w:rsidRPr="0062074F" w:rsidDel="00011487">
          <w:rPr>
            <w:strike/>
            <w:rPrChange w:id="3234" w:author="jonathan pritchard" w:date="2026-01-06T15:15:00Z" w16du:dateUtc="2026-01-06T15:15:00Z">
              <w:rPr/>
            </w:rPrChange>
          </w:rPr>
          <w:fldChar w:fldCharType="separate"/>
        </w:r>
        <w:r w:rsidR="00A74A4F" w:rsidRPr="0062074F" w:rsidDel="00011487">
          <w:rPr>
            <w:strike/>
            <w:rPrChange w:id="3235" w:author="jonathan pritchard" w:date="2026-01-06T15:15:00Z" w16du:dateUtc="2026-01-06T15:15:00Z">
              <w:rPr/>
            </w:rPrChange>
          </w:rPr>
          <w:delText>13.2</w:delText>
        </w:r>
        <w:r w:rsidR="00326324" w:rsidRPr="0062074F" w:rsidDel="00011487">
          <w:rPr>
            <w:strike/>
            <w:rPrChange w:id="3236" w:author="jonathan pritchard" w:date="2026-01-06T15:15:00Z" w16du:dateUtc="2026-01-06T15:15:00Z">
              <w:rPr/>
            </w:rPrChange>
          </w:rPr>
          <w:fldChar w:fldCharType="end"/>
        </w:r>
        <w:r w:rsidR="00326324" w:rsidRPr="0062074F" w:rsidDel="00011487">
          <w:rPr>
            <w:strike/>
            <w:rPrChange w:id="3237" w:author="jonathan pritchard" w:date="2026-01-06T15:15:00Z" w16du:dateUtc="2026-01-06T15:15:00Z">
              <w:rPr/>
            </w:rPrChange>
          </w:rPr>
          <w:delText xml:space="preserve"> about the use of </w:delText>
        </w:r>
        <w:r w:rsidR="00DC1E55" w:rsidRPr="0062074F" w:rsidDel="00011487">
          <w:rPr>
            <w:strike/>
            <w:rPrChange w:id="3238" w:author="jonathan pritchard" w:date="2026-01-06T15:15:00Z" w16du:dateUtc="2026-01-06T15:15:00Z">
              <w:rPr/>
            </w:rPrChange>
          </w:rPr>
          <w:delText>N</w:delText>
        </w:r>
        <w:r w:rsidR="00326324" w:rsidRPr="0062074F" w:rsidDel="00011487">
          <w:rPr>
            <w:strike/>
            <w:rPrChange w:id="3239" w:author="jonathan pritchard" w:date="2026-01-06T15:15:00Z" w16du:dateUtc="2026-01-06T15:15:00Z">
              <w:rPr/>
            </w:rPrChange>
          </w:rPr>
          <w:delText xml:space="preserve">ew </w:delText>
        </w:r>
        <w:r w:rsidR="00DC1E55" w:rsidRPr="0062074F" w:rsidDel="00011487">
          <w:rPr>
            <w:strike/>
            <w:rPrChange w:id="3240" w:author="jonathan pritchard" w:date="2026-01-06T15:15:00Z" w16du:dateUtc="2026-01-06T15:15:00Z">
              <w:rPr/>
            </w:rPrChange>
          </w:rPr>
          <w:delText>E</w:delText>
        </w:r>
        <w:r w:rsidR="00326324" w:rsidRPr="0062074F" w:rsidDel="00011487">
          <w:rPr>
            <w:strike/>
            <w:rPrChange w:id="3241" w:author="jonathan pritchard" w:date="2026-01-06T15:15:00Z" w16du:dateUtc="2026-01-06T15:15:00Z">
              <w:rPr/>
            </w:rPrChange>
          </w:rPr>
          <w:delText>ditions and re-issues for certain coverage data products should be kept in mind</w:delText>
        </w:r>
      </w:del>
      <w:del w:id="3242" w:author="jonathan pritchard" w:date="2026-01-14T12:24:00Z" w16du:dateUtc="2026-01-14T12:24:00Z">
        <w:r w:rsidR="00326324" w:rsidRPr="0062074F" w:rsidDel="00011487">
          <w:rPr>
            <w:strike/>
            <w:rPrChange w:id="3243" w:author="jonathan pritchard" w:date="2026-01-06T15:15:00Z" w16du:dateUtc="2026-01-06T15:15:00Z">
              <w:rPr/>
            </w:rPrChange>
          </w:rPr>
          <w:delText>.</w:delText>
        </w:r>
      </w:del>
      <w:r w:rsidR="00F97154" w:rsidRPr="0062074F">
        <w:t xml:space="preserve"> </w:t>
      </w:r>
      <w:r w:rsidR="00F97154" w:rsidRPr="0062074F">
        <w:lastRenderedPageBreak/>
        <w:t>After a re-issue, subsequent updates may be incorporated from this reissue or from the original data kept continuously updated.</w:t>
      </w:r>
    </w:p>
    <w:p w14:paraId="6DB7F566" w14:textId="0C84731A" w:rsidR="00981782" w:rsidRPr="0062074F" w:rsidRDefault="00981782" w:rsidP="00AE2737">
      <w:pPr>
        <w:pStyle w:val="ListParagraph"/>
        <w:numPr>
          <w:ilvl w:val="0"/>
          <w:numId w:val="61"/>
        </w:numPr>
        <w:spacing w:after="60" w:line="240" w:lineRule="auto"/>
        <w:jc w:val="both"/>
      </w:pPr>
      <w:r w:rsidRPr="0062074F">
        <w:t xml:space="preserve">Cancellation </w:t>
      </w:r>
      <w:r w:rsidR="00DC1E55" w:rsidRPr="0062074F">
        <w:t>–</w:t>
      </w:r>
      <w:r w:rsidRPr="0062074F">
        <w:t xml:space="preserve"> </w:t>
      </w:r>
      <w:ins w:id="3244" w:author="jonathan pritchard" w:date="2026-01-06T16:26:00Z" w16du:dateUtc="2026-01-06T16:26:00Z">
        <w:r w:rsidR="00C50817" w:rsidRPr="0062074F">
          <w:t xml:space="preserve">cancellations are achieved either by the application of a cancellation update, or by the use of a fileless cancellation mechanism. The ECDIS must </w:t>
        </w:r>
      </w:ins>
      <w:r w:rsidRPr="0062074F">
        <w:t>delete</w:t>
      </w:r>
      <w:r w:rsidR="00DC1E55" w:rsidRPr="0062074F">
        <w:t xml:space="preserve"> </w:t>
      </w:r>
      <w:r w:rsidRPr="0062074F">
        <w:t xml:space="preserve">the cancelled dataset and </w:t>
      </w:r>
      <w:del w:id="3245" w:author="jonathan pritchard" w:date="2026-01-06T16:25:00Z" w16du:dateUtc="2026-01-06T16:25:00Z">
        <w:r w:rsidRPr="0062074F" w:rsidDel="00C50817">
          <w:delText xml:space="preserve">its </w:delText>
        </w:r>
      </w:del>
      <w:ins w:id="3246" w:author="jonathan pritchard" w:date="2026-01-06T16:25:00Z" w16du:dateUtc="2026-01-06T16:25:00Z">
        <w:r w:rsidR="00C50817" w:rsidRPr="0062074F">
          <w:t xml:space="preserve">any </w:t>
        </w:r>
      </w:ins>
      <w:r w:rsidRPr="0062074F">
        <w:t>updates</w:t>
      </w:r>
      <w:r w:rsidR="00E03B21" w:rsidRPr="0062074F">
        <w:t xml:space="preserve"> as </w:t>
      </w:r>
      <w:del w:id="3247" w:author="jonathan pritchard" w:date="2026-01-06T15:20:00Z" w16du:dateUtc="2026-01-06T15:20:00Z">
        <w:r w:rsidR="00E03B21" w:rsidRPr="0062074F" w:rsidDel="00C253DE">
          <w:delText xml:space="preserve">per </w:delText>
        </w:r>
      </w:del>
      <w:ins w:id="3248" w:author="jonathan pritchard" w:date="2026-01-06T15:20:00Z" w16du:dateUtc="2026-01-06T15:20:00Z">
        <w:r w:rsidR="00C253DE" w:rsidRPr="0062074F">
          <w:t xml:space="preserve">specified </w:t>
        </w:r>
      </w:ins>
      <w:ins w:id="3249" w:author="jonathan pritchard" w:date="2026-01-06T16:26:00Z" w16du:dateUtc="2026-01-06T16:26:00Z">
        <w:r w:rsidR="00C50817" w:rsidRPr="0062074F">
          <w:t xml:space="preserve">in </w:t>
        </w:r>
      </w:ins>
      <w:r w:rsidR="00E03B21" w:rsidRPr="0062074F">
        <w:t>S-100 17-4.4.1</w:t>
      </w:r>
      <w:ins w:id="3250" w:author="jonathan pritchard" w:date="2026-01-06T15:31:00Z" w16du:dateUtc="2026-01-06T15:31:00Z">
        <w:r w:rsidR="005819F9" w:rsidRPr="0062074F">
          <w:t xml:space="preserve"> (</w:t>
        </w:r>
      </w:ins>
      <w:ins w:id="3251" w:author="jonathan pritchard" w:date="2026-01-06T16:26:00Z" w16du:dateUtc="2026-01-06T16:26:00Z">
        <w:r w:rsidR="00C50817" w:rsidRPr="0062074F">
          <w:t xml:space="preserve">fileless cancellations </w:t>
        </w:r>
      </w:ins>
      <w:ins w:id="3252" w:author="jonathan pritchard" w:date="2026-01-06T15:31:00Z" w16du:dateUtc="2026-01-06T15:31:00Z">
        <w:r w:rsidR="005819F9" w:rsidRPr="0062074F">
          <w:t>us</w:t>
        </w:r>
      </w:ins>
      <w:ins w:id="3253" w:author="jonathan pritchard" w:date="2026-01-06T16:26:00Z" w16du:dateUtc="2026-01-06T16:26:00Z">
        <w:r w:rsidR="00C50817" w:rsidRPr="0062074F">
          <w:t>e</w:t>
        </w:r>
      </w:ins>
      <w:ins w:id="3254" w:author="jonathan pritchard" w:date="2026-01-06T15:31:00Z" w16du:dateUtc="2026-01-06T15:31:00Z">
        <w:r w:rsidR="005819F9" w:rsidRPr="0062074F">
          <w:t xml:space="preserve"> the procedure specified in Appendix </w:t>
        </w:r>
      </w:ins>
      <w:ins w:id="3255" w:author="jonathan pritchard" w:date="2026-01-06T15:32:00Z" w16du:dateUtc="2026-01-06T15:32:00Z">
        <w:r w:rsidR="007778D7" w:rsidRPr="0062074F">
          <w:t>B)</w:t>
        </w:r>
      </w:ins>
      <w:r w:rsidR="00142C35" w:rsidRPr="0062074F">
        <w:t>.</w:t>
      </w:r>
      <w:del w:id="3256" w:author="jonathan pritchard" w:date="2026-01-06T15:31:00Z" w16du:dateUtc="2026-01-06T15:31:00Z">
        <w:r w:rsidR="00B6136D" w:rsidRPr="0062074F" w:rsidDel="003A1B54">
          <w:delText xml:space="preserve"> </w:delText>
        </w:r>
      </w:del>
      <w:ins w:id="3257" w:author="jonathan pritchard" w:date="2026-01-06T15:20:00Z" w16du:dateUtc="2026-01-06T15:20:00Z">
        <w:r w:rsidR="00C253DE" w:rsidRPr="0062074F">
          <w:t xml:space="preserve"> </w:t>
        </w:r>
      </w:ins>
      <w:r w:rsidR="00B6136D" w:rsidRPr="0062074F">
        <w:t xml:space="preserve">The system </w:t>
      </w:r>
      <w:r w:rsidR="00B15F52" w:rsidRPr="0062074F">
        <w:t xml:space="preserve">must </w:t>
      </w:r>
      <w:ins w:id="3258" w:author="jonathan pritchard" w:date="2026-01-06T16:26:00Z" w16du:dateUtc="2026-01-06T16:26:00Z">
        <w:r w:rsidR="00C50817" w:rsidRPr="0062074F">
          <w:t xml:space="preserve">also </w:t>
        </w:r>
      </w:ins>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3259" w:name="_Toc194061829"/>
      <w:bookmarkStart w:id="3260" w:name="_Toc194067217"/>
      <w:bookmarkStart w:id="3261" w:name="_Ref167112888"/>
      <w:bookmarkStart w:id="3262" w:name="_Toc219458379"/>
      <w:bookmarkEnd w:id="3259"/>
      <w:bookmarkEnd w:id="3260"/>
      <w:r w:rsidRPr="0062074F">
        <w:t xml:space="preserve">Dataset </w:t>
      </w:r>
      <w:r w:rsidR="00B073EA" w:rsidRPr="0062074F">
        <w:t xml:space="preserve">Support </w:t>
      </w:r>
      <w:r w:rsidR="001309C7" w:rsidRPr="0062074F">
        <w:t>F</w:t>
      </w:r>
      <w:r w:rsidR="00B073EA" w:rsidRPr="0062074F">
        <w:t>ile</w:t>
      </w:r>
      <w:r w:rsidR="00453DD3" w:rsidRPr="0062074F">
        <w:t>s</w:t>
      </w:r>
      <w:bookmarkEnd w:id="3261"/>
      <w:bookmarkEnd w:id="3262"/>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3263" w:name="_Ref188950832"/>
      <w:bookmarkStart w:id="3264" w:name="_Toc219458380"/>
      <w:r w:rsidRPr="0062074F">
        <w:t>Exchange set delivery</w:t>
      </w:r>
      <w:bookmarkEnd w:id="3263"/>
      <w:bookmarkEnd w:id="3264"/>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3265" w:name="_Toc219458381"/>
      <w:r w:rsidRPr="0062074F">
        <w:t>Management of automatic updates to Dataset Support files</w:t>
      </w:r>
      <w:bookmarkEnd w:id="3265"/>
    </w:p>
    <w:p w14:paraId="4B35A43A" w14:textId="263260E9" w:rsidR="00453DD3" w:rsidRDefault="00453DD3" w:rsidP="00D87FDE">
      <w:pPr>
        <w:jc w:val="both"/>
        <w:rPr>
          <w:ins w:id="3266" w:author="jonathan pritchard" w:date="2026-01-14T13:31:00Z" w16du:dateUtc="2026-01-14T13:31:00Z"/>
        </w:rPr>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5D2D6CA1" w14:textId="1764AFD3" w:rsidR="00500BB0" w:rsidRPr="0062074F" w:rsidDel="00500BB0" w:rsidRDefault="00500BB0" w:rsidP="00D87FDE">
      <w:pPr>
        <w:jc w:val="both"/>
        <w:rPr>
          <w:del w:id="3267" w:author="jonathan pritchard" w:date="2026-01-14T13:31:00Z" w16du:dateUtc="2026-01-14T13:31:00Z"/>
        </w:rPr>
      </w:pPr>
      <w:ins w:id="3268" w:author="jonathan pritchard" w:date="2026-01-14T13:31:00Z" w16du:dateUtc="2026-01-14T13:31:00Z">
        <w:r w:rsidRPr="0062074F">
          <w:t>The ECDIS must support the</w:t>
        </w:r>
        <w:r>
          <w:t xml:space="preserve"> management of dataset support files.</w:t>
        </w:r>
      </w:ins>
    </w:p>
    <w:p w14:paraId="63EA2AE5" w14:textId="53417C16" w:rsidR="00453DD3" w:rsidRPr="0062074F" w:rsidRDefault="00500BB0" w:rsidP="00D87FDE">
      <w:pPr>
        <w:jc w:val="both"/>
      </w:pPr>
      <w:ins w:id="3269" w:author="jonathan pritchard" w:date="2026-01-14T13:31:00Z" w16du:dateUtc="2026-01-14T13:31:00Z">
        <w:r>
          <w:t xml:space="preserve"> </w:t>
        </w:r>
      </w:ins>
      <w:r w:rsidR="00453DD3" w:rsidRPr="0062074F">
        <w:t xml:space="preserve">As with datasets, dataset support files are managed </w:t>
      </w:r>
      <w:del w:id="3270" w:author="jonathan pritchard" w:date="2026-01-14T13:31:00Z" w16du:dateUtc="2026-01-14T13:31:00Z">
        <w:r w:rsidR="00453DD3" w:rsidRPr="0062074F" w:rsidDel="00500BB0">
          <w:delText xml:space="preserve">with </w:delText>
        </w:r>
      </w:del>
      <w:ins w:id="3271" w:author="jonathan pritchard" w:date="2026-01-14T13:31:00Z" w16du:dateUtc="2026-01-14T13:31:00Z">
        <w:r>
          <w:t>using</w:t>
        </w:r>
        <w:r w:rsidRPr="0062074F">
          <w:t xml:space="preserve"> </w:t>
        </w:r>
      </w:ins>
      <w:r w:rsidR="00453DD3" w:rsidRPr="0062074F">
        <w:t xml:space="preserve">the Exchange Set metadata field S100_SupportFileRevisionStatus. </w:t>
      </w:r>
      <w:ins w:id="3272" w:author="jonathan pritchard" w:date="2026-01-14T09:07:00Z" w16du:dateUtc="2026-01-14T09:07:00Z">
        <w:r w:rsidR="001E1327" w:rsidRPr="0062074F">
          <w:t>This field defines whether a dataset support file included in an exchange set is</w:t>
        </w:r>
      </w:ins>
      <w:ins w:id="3273" w:author="jonathan pritchard" w:date="2026-01-14T09:08:00Z" w16du:dateUtc="2026-01-14T09:08:00Z">
        <w:r w:rsidR="001E1327" w:rsidRPr="0062074F">
          <w:t xml:space="preserve"> new, a replacement or should be deleted. </w:t>
        </w:r>
      </w:ins>
      <w:r w:rsidR="00453DD3" w:rsidRPr="0062074F">
        <w:t>The behaviour of each</w:t>
      </w:r>
      <w:ins w:id="3274" w:author="jonathan pritchard" w:date="2026-01-14T09:08:00Z" w16du:dateUtc="2026-01-14T09:08:00Z">
        <w:r w:rsidR="001E1327" w:rsidRPr="0062074F">
          <w:t xml:space="preserve"> value of </w:t>
        </w:r>
      </w:ins>
      <w:r w:rsidR="00453DD3" w:rsidRPr="0062074F">
        <w:t xml:space="preserve"> </w:t>
      </w:r>
      <w:ins w:id="3275" w:author="jonathan pritchard" w:date="2026-01-14T09:08:00Z" w16du:dateUtc="2026-01-14T09:08:00Z">
        <w:r w:rsidR="001E1327" w:rsidRPr="0062074F">
          <w:t xml:space="preserve"> S100_SupportFileRevisionStatus </w:t>
        </w:r>
      </w:ins>
      <w:r w:rsidR="00453DD3" w:rsidRPr="0062074F">
        <w:t>is described below:</w:t>
      </w:r>
    </w:p>
    <w:p w14:paraId="297C8DA0" w14:textId="75BC80E4" w:rsidR="00453DD3" w:rsidRPr="0062074F" w:rsidRDefault="006E5EB0" w:rsidP="00453DD3">
      <w:pPr>
        <w:pStyle w:val="ListParagraph"/>
        <w:numPr>
          <w:ilvl w:val="0"/>
          <w:numId w:val="127"/>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rsidP="00453DD3">
      <w:pPr>
        <w:pStyle w:val="ListParagraph"/>
        <w:numPr>
          <w:ilvl w:val="0"/>
          <w:numId w:val="127"/>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143EC43F" w:rsidR="00453DD3" w:rsidRPr="0062074F" w:rsidRDefault="006E5EB0" w:rsidP="00453DD3">
      <w:pPr>
        <w:pStyle w:val="ListParagraph"/>
        <w:numPr>
          <w:ilvl w:val="0"/>
          <w:numId w:val="127"/>
        </w:numPr>
        <w:spacing w:after="120" w:line="240" w:lineRule="auto"/>
        <w:jc w:val="both"/>
      </w:pPr>
      <w:r w:rsidRPr="0062074F">
        <w:rPr>
          <w:i/>
          <w:iCs/>
        </w:rPr>
        <w:t>d</w:t>
      </w:r>
      <w:r w:rsidR="00453DD3" w:rsidRPr="0062074F">
        <w:rPr>
          <w:i/>
          <w:iCs/>
        </w:rPr>
        <w:t>eletion</w:t>
      </w:r>
      <w:r w:rsidRPr="0062074F">
        <w:t xml:space="preserve"> – deletion of the dataset support file with the given name</w:t>
      </w:r>
      <w:r w:rsidR="008A7FAE" w:rsidRPr="0062074F">
        <w:t xml:space="preserve"> (subject to the guidance in this section)</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3276" w:name="_Toc219458382"/>
      <w:r w:rsidRPr="0062074F">
        <w:lastRenderedPageBreak/>
        <w:t>Dataset Support File formats.</w:t>
      </w:r>
      <w:bookmarkEnd w:id="3276"/>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rsidP="00732F08">
      <w:pPr>
        <w:pStyle w:val="ListParagraph"/>
        <w:numPr>
          <w:ilvl w:val="0"/>
          <w:numId w:val="106"/>
        </w:numPr>
      </w:pPr>
      <w:r w:rsidRPr="0062074F">
        <w:t>Plain tex</w:t>
      </w:r>
      <w:r w:rsidR="00F91C71" w:rsidRPr="0062074F">
        <w:t>t</w:t>
      </w:r>
    </w:p>
    <w:p w14:paraId="06CF075E" w14:textId="1E98DF15" w:rsidR="00DF7708" w:rsidRPr="0062074F" w:rsidRDefault="00DF7708" w:rsidP="0043278E">
      <w:pPr>
        <w:pStyle w:val="ListParagraph"/>
        <w:numPr>
          <w:ilvl w:val="0"/>
          <w:numId w:val="106"/>
        </w:numPr>
      </w:pPr>
      <w:r w:rsidRPr="0062074F">
        <w:t>JPEG 2000</w:t>
      </w:r>
    </w:p>
    <w:p w14:paraId="5A54DEA5" w14:textId="7F4730B3" w:rsidR="00DF7708" w:rsidRPr="0062074F" w:rsidRDefault="00DF7708" w:rsidP="0043278E">
      <w:pPr>
        <w:pStyle w:val="ListParagraph"/>
        <w:numPr>
          <w:ilvl w:val="0"/>
          <w:numId w:val="106"/>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3277" w:name="_Toc527357301"/>
      <w:bookmarkStart w:id="3278"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3279" w:name="_Toc219458383"/>
      <w:bookmarkEnd w:id="3277"/>
      <w:bookmarkEnd w:id="3278"/>
      <w:r w:rsidRPr="0062074F">
        <w:lastRenderedPageBreak/>
        <w:t>Appendix A – Manual Updates</w:t>
      </w:r>
      <w:bookmarkEnd w:id="3279"/>
    </w:p>
    <w:p w14:paraId="7F18C959" w14:textId="5C31C1DF" w:rsidR="00747A03" w:rsidRPr="0062074F" w:rsidRDefault="00846094" w:rsidP="002D7DEE">
      <w:pPr>
        <w:pStyle w:val="Heading2"/>
        <w:numPr>
          <w:ilvl w:val="0"/>
          <w:numId w:val="195"/>
        </w:numPr>
      </w:pPr>
      <w:bookmarkStart w:id="3280" w:name="_Toc219458384"/>
      <w:r w:rsidRPr="0062074F">
        <w:t>Introduction</w:t>
      </w:r>
      <w:bookmarkEnd w:id="3280"/>
    </w:p>
    <w:p w14:paraId="2CA76D4C" w14:textId="5442D205"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a set of portrayal symbols is supplied alongside this publication. As a minimum, the symbols and attributes listed in Table 8, Table 9 and Table 10 must be supported.  </w:t>
      </w:r>
      <w:r w:rsidR="00264905" w:rsidRPr="0062074F" w:rsidDel="00264905">
        <w:t xml:space="preserve"> </w:t>
      </w:r>
    </w:p>
    <w:p w14:paraId="11DDE4FB" w14:textId="19B5CA91"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p>
    <w:p w14:paraId="1B4808F6" w14:textId="5EA2672C"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 xml:space="preserve">allow the OEM to implement a manual update and editing feature on the ECDIS. </w:t>
      </w:r>
    </w:p>
    <w:p w14:paraId="488C50B5" w14:textId="27BA4E5C" w:rsidR="0045426C" w:rsidRPr="0062074F"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289"/>
      </w:tblGrid>
      <w:tr w:rsidR="001D2C6B" w:rsidRPr="0062074F" w14:paraId="179A06DF" w14:textId="77777777" w:rsidTr="002E3578">
        <w:trPr>
          <w:jc w:val="center"/>
        </w:trPr>
        <w:tc>
          <w:tcPr>
            <w:tcW w:w="2547" w:type="dxa"/>
          </w:tcPr>
          <w:p w14:paraId="48FBF106" w14:textId="39EAF6D5" w:rsidR="001D2C6B" w:rsidRPr="0062074F" w:rsidRDefault="001D2C6B" w:rsidP="00846094">
            <w:pPr>
              <w:rPr>
                <w:b/>
                <w:bCs/>
              </w:rPr>
            </w:pPr>
            <w:r w:rsidRPr="0062074F">
              <w:rPr>
                <w:b/>
                <w:bCs/>
              </w:rPr>
              <w:t>Symbol</w:t>
            </w:r>
            <w:r>
              <w:rPr>
                <w:b/>
                <w:bCs/>
              </w:rPr>
              <w:t xml:space="preserve"> Name</w:t>
            </w:r>
          </w:p>
        </w:tc>
        <w:tc>
          <w:tcPr>
            <w:tcW w:w="3289" w:type="dxa"/>
          </w:tcPr>
          <w:p w14:paraId="045A4F1F" w14:textId="0D1CCD94" w:rsidR="001D2C6B" w:rsidRPr="0062074F" w:rsidRDefault="001D2C6B" w:rsidP="00846094">
            <w:pPr>
              <w:rPr>
                <w:b/>
                <w:bCs/>
                <w:noProof/>
              </w:rPr>
            </w:pPr>
            <w:r>
              <w:rPr>
                <w:b/>
                <w:bCs/>
                <w:noProof/>
              </w:rPr>
              <w:t xml:space="preserve">Portrayal </w:t>
            </w:r>
            <w:r w:rsidRPr="0062074F">
              <w:rPr>
                <w:b/>
                <w:bCs/>
                <w:noProof/>
              </w:rPr>
              <w:t>Example</w:t>
            </w:r>
          </w:p>
        </w:tc>
      </w:tr>
      <w:tr w:rsidR="001D2C6B" w:rsidRPr="0062074F" w14:paraId="60EB0E43" w14:textId="77777777" w:rsidTr="002E3578">
        <w:trPr>
          <w:jc w:val="center"/>
        </w:trPr>
        <w:tc>
          <w:tcPr>
            <w:tcW w:w="2547" w:type="dxa"/>
          </w:tcPr>
          <w:p w14:paraId="25BE308E" w14:textId="3A03AE54" w:rsidR="001D2C6B" w:rsidRPr="0062074F" w:rsidRDefault="001D2C6B" w:rsidP="00846094">
            <w:r w:rsidRPr="0062074F">
              <w:t>Depth</w:t>
            </w:r>
          </w:p>
        </w:tc>
        <w:tc>
          <w:tcPr>
            <w:tcW w:w="3289" w:type="dxa"/>
          </w:tcPr>
          <w:p w14:paraId="0C59825E" w14:textId="29087972" w:rsidR="001D2C6B" w:rsidRPr="0062074F" w:rsidRDefault="001D2C6B" w:rsidP="002E3578">
            <w:pPr>
              <w:jc w:val="center"/>
            </w:pPr>
            <w:r w:rsidRPr="0062074F">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35"/>
                          <a:srcRect l="19770" r="11149" b="75342"/>
                          <a:stretch/>
                        </pic:blipFill>
                        <pic:spPr>
                          <a:xfrm>
                            <a:off x="0" y="0"/>
                            <a:ext cx="1759463" cy="430271"/>
                          </a:xfrm>
                          <a:prstGeom prst="rect">
                            <a:avLst/>
                          </a:prstGeom>
                        </pic:spPr>
                      </pic:pic>
                    </a:graphicData>
                  </a:graphic>
                </wp:inline>
              </w:drawing>
            </w:r>
          </w:p>
        </w:tc>
      </w:tr>
      <w:tr w:rsidR="001D2C6B" w:rsidRPr="0062074F" w14:paraId="26CDCA85" w14:textId="77777777" w:rsidTr="002E3578">
        <w:trPr>
          <w:jc w:val="center"/>
        </w:trPr>
        <w:tc>
          <w:tcPr>
            <w:tcW w:w="2547" w:type="dxa"/>
          </w:tcPr>
          <w:p w14:paraId="348F106F" w14:textId="7809259E" w:rsidR="001D2C6B" w:rsidRPr="0062074F" w:rsidRDefault="001D2C6B" w:rsidP="00846094">
            <w:r w:rsidRPr="0062074F">
              <w:t>Underwater</w:t>
            </w:r>
          </w:p>
        </w:tc>
        <w:tc>
          <w:tcPr>
            <w:tcW w:w="3289" w:type="dxa"/>
          </w:tcPr>
          <w:p w14:paraId="6F7641F8" w14:textId="2289D009" w:rsidR="001D2C6B" w:rsidRPr="0062074F" w:rsidRDefault="001D2C6B" w:rsidP="002E3578">
            <w:pPr>
              <w:jc w:val="center"/>
            </w:pPr>
            <w:r w:rsidRPr="0062074F">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36"/>
                          <a:srcRect l="10575" t="21084" r="44958" b="43236"/>
                          <a:stretch/>
                        </pic:blipFill>
                        <pic:spPr>
                          <a:xfrm>
                            <a:off x="0" y="0"/>
                            <a:ext cx="1421438" cy="370888"/>
                          </a:xfrm>
                          <a:prstGeom prst="rect">
                            <a:avLst/>
                          </a:prstGeom>
                        </pic:spPr>
                      </pic:pic>
                    </a:graphicData>
                  </a:graphic>
                </wp:inline>
              </w:drawing>
            </w:r>
          </w:p>
        </w:tc>
      </w:tr>
      <w:tr w:rsidR="001D2C6B" w:rsidRPr="0062074F" w14:paraId="19E7CC96" w14:textId="77777777" w:rsidTr="002E3578">
        <w:trPr>
          <w:jc w:val="center"/>
        </w:trPr>
        <w:tc>
          <w:tcPr>
            <w:tcW w:w="2547" w:type="dxa"/>
          </w:tcPr>
          <w:p w14:paraId="3FDF1ADF" w14:textId="26DAD5E9" w:rsidR="001D2C6B" w:rsidRPr="0062074F" w:rsidRDefault="001D2C6B" w:rsidP="00846094">
            <w:r w:rsidRPr="0062074F">
              <w:t>Wreck</w:t>
            </w:r>
          </w:p>
        </w:tc>
        <w:tc>
          <w:tcPr>
            <w:tcW w:w="3289" w:type="dxa"/>
          </w:tcPr>
          <w:p w14:paraId="6D16AC95" w14:textId="12B612B7" w:rsidR="001D2C6B" w:rsidRPr="0062074F" w:rsidRDefault="001D2C6B" w:rsidP="002E3578">
            <w:pPr>
              <w:jc w:val="center"/>
            </w:pPr>
            <w:r w:rsidRPr="0062074F">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37"/>
                          <a:srcRect l="13432" t="25030" r="56922" b="51510"/>
                          <a:stretch/>
                        </pic:blipFill>
                        <pic:spPr>
                          <a:xfrm>
                            <a:off x="0" y="0"/>
                            <a:ext cx="810394" cy="286021"/>
                          </a:xfrm>
                          <a:prstGeom prst="rect">
                            <a:avLst/>
                          </a:prstGeom>
                        </pic:spPr>
                      </pic:pic>
                    </a:graphicData>
                  </a:graphic>
                </wp:inline>
              </w:drawing>
            </w:r>
          </w:p>
        </w:tc>
      </w:tr>
      <w:tr w:rsidR="001D2C6B" w:rsidRPr="0062074F" w14:paraId="6DE47503" w14:textId="77777777" w:rsidTr="002E3578">
        <w:trPr>
          <w:jc w:val="center"/>
        </w:trPr>
        <w:tc>
          <w:tcPr>
            <w:tcW w:w="2547" w:type="dxa"/>
          </w:tcPr>
          <w:p w14:paraId="6CA06517" w14:textId="468635C4" w:rsidR="001D2C6B" w:rsidRPr="0062074F" w:rsidRDefault="001D2C6B" w:rsidP="00846094">
            <w:r w:rsidRPr="0062074F">
              <w:t>Obstruction</w:t>
            </w:r>
          </w:p>
        </w:tc>
        <w:tc>
          <w:tcPr>
            <w:tcW w:w="3289" w:type="dxa"/>
          </w:tcPr>
          <w:p w14:paraId="605311F3" w14:textId="79E1938C" w:rsidR="001D2C6B" w:rsidRPr="0062074F" w:rsidRDefault="001D2C6B" w:rsidP="002E3578">
            <w:pPr>
              <w:jc w:val="center"/>
            </w:pPr>
            <w:r w:rsidRPr="0062074F">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38"/>
                          <a:srcRect l="20592" t="31281" r="43331" b="47361"/>
                          <a:stretch/>
                        </pic:blipFill>
                        <pic:spPr>
                          <a:xfrm>
                            <a:off x="0" y="0"/>
                            <a:ext cx="992406" cy="286021"/>
                          </a:xfrm>
                          <a:prstGeom prst="rect">
                            <a:avLst/>
                          </a:prstGeom>
                        </pic:spPr>
                      </pic:pic>
                    </a:graphicData>
                  </a:graphic>
                </wp:inline>
              </w:drawing>
            </w:r>
          </w:p>
        </w:tc>
      </w:tr>
      <w:tr w:rsidR="001D2C6B" w:rsidRPr="0062074F" w14:paraId="4342EB8C" w14:textId="77777777" w:rsidTr="002E3578">
        <w:trPr>
          <w:jc w:val="center"/>
        </w:trPr>
        <w:tc>
          <w:tcPr>
            <w:tcW w:w="2547" w:type="dxa"/>
          </w:tcPr>
          <w:p w14:paraId="7069D6D8" w14:textId="6CB82E5C" w:rsidR="001D2C6B" w:rsidRPr="0062074F" w:rsidRDefault="001D2C6B" w:rsidP="00846094">
            <w:r w:rsidRPr="0062074F">
              <w:t>Beacon</w:t>
            </w:r>
          </w:p>
        </w:tc>
        <w:tc>
          <w:tcPr>
            <w:tcW w:w="3289" w:type="dxa"/>
          </w:tcPr>
          <w:p w14:paraId="276405E5" w14:textId="6BF63E6B" w:rsidR="001D2C6B" w:rsidRPr="0062074F" w:rsidRDefault="001D2C6B" w:rsidP="002E3578">
            <w:pPr>
              <w:jc w:val="center"/>
            </w:pPr>
            <w:r w:rsidRPr="0062074F">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39"/>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p>
        </w:tc>
      </w:tr>
      <w:tr w:rsidR="001D2C6B" w:rsidRPr="0062074F" w14:paraId="40657B39" w14:textId="77777777" w:rsidTr="002E3578">
        <w:trPr>
          <w:jc w:val="center"/>
        </w:trPr>
        <w:tc>
          <w:tcPr>
            <w:tcW w:w="2547" w:type="dxa"/>
          </w:tcPr>
          <w:p w14:paraId="79532D07" w14:textId="24462CB6" w:rsidR="001D2C6B" w:rsidRPr="0062074F" w:rsidRDefault="001D2C6B" w:rsidP="00846094">
            <w:r w:rsidRPr="0062074F">
              <w:t>Buoy</w:t>
            </w:r>
          </w:p>
        </w:tc>
        <w:tc>
          <w:tcPr>
            <w:tcW w:w="3289" w:type="dxa"/>
          </w:tcPr>
          <w:p w14:paraId="06F35737" w14:textId="11DE6DF7" w:rsidR="001D2C6B" w:rsidRPr="0062074F" w:rsidRDefault="001D2C6B" w:rsidP="002E3578">
            <w:pPr>
              <w:jc w:val="center"/>
            </w:pPr>
            <w:r w:rsidRPr="0062074F">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0"/>
                          <a:srcRect l="14144" t="28709" r="54951" b="35799"/>
                          <a:stretch/>
                        </pic:blipFill>
                        <pic:spPr>
                          <a:xfrm>
                            <a:off x="0" y="0"/>
                            <a:ext cx="845062" cy="529416"/>
                          </a:xfrm>
                          <a:prstGeom prst="rect">
                            <a:avLst/>
                          </a:prstGeom>
                        </pic:spPr>
                      </pic:pic>
                    </a:graphicData>
                  </a:graphic>
                </wp:inline>
              </w:drawing>
            </w:r>
          </w:p>
        </w:tc>
      </w:tr>
      <w:tr w:rsidR="001D2C6B" w:rsidRPr="0062074F" w14:paraId="37C35340" w14:textId="77777777" w:rsidTr="002E3578">
        <w:trPr>
          <w:jc w:val="center"/>
        </w:trPr>
        <w:tc>
          <w:tcPr>
            <w:tcW w:w="2547" w:type="dxa"/>
          </w:tcPr>
          <w:p w14:paraId="103513ED" w14:textId="7BDC3024" w:rsidR="001D2C6B" w:rsidRPr="0062074F" w:rsidRDefault="001D2C6B" w:rsidP="00846094">
            <w:r w:rsidRPr="0062074F">
              <w:t>Caution (Vicinity)</w:t>
            </w:r>
          </w:p>
        </w:tc>
        <w:tc>
          <w:tcPr>
            <w:tcW w:w="3289" w:type="dxa"/>
          </w:tcPr>
          <w:p w14:paraId="5F4A12E2" w14:textId="1E4AD360" w:rsidR="001D2C6B" w:rsidRPr="0062074F" w:rsidRDefault="001D2C6B" w:rsidP="002E3578">
            <w:pPr>
              <w:tabs>
                <w:tab w:val="left" w:pos="3090"/>
              </w:tabs>
              <w:jc w:val="center"/>
            </w:pPr>
            <w:r w:rsidRPr="0062074F">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41"/>
                          <a:srcRect l="5955" t="47971" r="33234" b="28157"/>
                          <a:stretch/>
                        </pic:blipFill>
                        <pic:spPr>
                          <a:xfrm>
                            <a:off x="0" y="0"/>
                            <a:ext cx="1616451" cy="294689"/>
                          </a:xfrm>
                          <a:prstGeom prst="rect">
                            <a:avLst/>
                          </a:prstGeom>
                        </pic:spPr>
                      </pic:pic>
                    </a:graphicData>
                  </a:graphic>
                </wp:inline>
              </w:drawing>
            </w:r>
            <w:r w:rsidRPr="0062074F">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42"/>
                          <a:srcRect r="34887" b="8855"/>
                          <a:stretch/>
                        </pic:blipFill>
                        <pic:spPr>
                          <a:xfrm>
                            <a:off x="0" y="0"/>
                            <a:ext cx="1190508" cy="728887"/>
                          </a:xfrm>
                          <a:prstGeom prst="rect">
                            <a:avLst/>
                          </a:prstGeom>
                        </pic:spPr>
                      </pic:pic>
                    </a:graphicData>
                  </a:graphic>
                </wp:inline>
              </w:drawing>
            </w:r>
          </w:p>
        </w:tc>
      </w:tr>
      <w:tr w:rsidR="001D2C6B" w:rsidRPr="0062074F" w14:paraId="18012C26" w14:textId="77777777" w:rsidTr="002E3578">
        <w:trPr>
          <w:jc w:val="center"/>
        </w:trPr>
        <w:tc>
          <w:tcPr>
            <w:tcW w:w="2547" w:type="dxa"/>
          </w:tcPr>
          <w:p w14:paraId="5B5D8E59" w14:textId="264697B8" w:rsidR="001D2C6B" w:rsidRPr="0062074F" w:rsidRDefault="001D2C6B" w:rsidP="00846094">
            <w:r w:rsidRPr="0062074F">
              <w:t>Caution (Object Missing)</w:t>
            </w:r>
          </w:p>
        </w:tc>
        <w:tc>
          <w:tcPr>
            <w:tcW w:w="3289" w:type="dxa"/>
          </w:tcPr>
          <w:p w14:paraId="2F2ACCD7" w14:textId="2B7F903B" w:rsidR="001D2C6B" w:rsidRPr="0062074F" w:rsidRDefault="001D2C6B" w:rsidP="002E3578">
            <w:pPr>
              <w:keepNext/>
              <w:jc w:val="center"/>
            </w:pPr>
            <w:r w:rsidRPr="0062074F">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43"/>
                          <a:srcRect l="5077" t="22871" r="35738" b="30122"/>
                          <a:stretch/>
                        </pic:blipFill>
                        <pic:spPr>
                          <a:xfrm>
                            <a:off x="0" y="0"/>
                            <a:ext cx="1616451" cy="552540"/>
                          </a:xfrm>
                          <a:prstGeom prst="rect">
                            <a:avLst/>
                          </a:prstGeom>
                        </pic:spPr>
                      </pic:pic>
                    </a:graphicData>
                  </a:graphic>
                </wp:inline>
              </w:drawing>
            </w:r>
          </w:p>
        </w:tc>
      </w:tr>
    </w:tbl>
    <w:p w14:paraId="4D2C76A0" w14:textId="227FDD10"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8</w:t>
      </w:r>
      <w:r w:rsidR="00C56536" w:rsidRPr="0062074F">
        <w:fldChar w:fldCharType="end"/>
      </w:r>
      <w:r w:rsidRPr="0062074F">
        <w:t>: Manual Update Point Symbols</w:t>
      </w:r>
    </w:p>
    <w:p w14:paraId="4B217C63" w14:textId="35A40212" w:rsidR="00DB1913" w:rsidRPr="0062074F" w:rsidRDefault="00DB1913">
      <w:r w:rsidRPr="0062074F">
        <w:br w:type="page"/>
      </w:r>
    </w:p>
    <w:p w14:paraId="6FF036CA" w14:textId="77777777" w:rsidR="0045426C" w:rsidRPr="0062074F" w:rsidRDefault="0045426C" w:rsidP="00846094"/>
    <w:tbl>
      <w:tblPr>
        <w:tblStyle w:val="TableGrid"/>
        <w:tblW w:w="0" w:type="auto"/>
        <w:jc w:val="center"/>
        <w:tblLook w:val="04A0" w:firstRow="1" w:lastRow="0" w:firstColumn="1" w:lastColumn="0" w:noHBand="0" w:noVBand="1"/>
      </w:tblPr>
      <w:tblGrid>
        <w:gridCol w:w="1969"/>
        <w:gridCol w:w="5148"/>
      </w:tblGrid>
      <w:tr w:rsidR="001D2C6B" w:rsidRPr="0062074F" w14:paraId="20A2B5D6" w14:textId="77777777" w:rsidTr="002E3578">
        <w:trPr>
          <w:jc w:val="center"/>
        </w:trPr>
        <w:tc>
          <w:tcPr>
            <w:tcW w:w="1969" w:type="dxa"/>
          </w:tcPr>
          <w:p w14:paraId="7C1C778B" w14:textId="676E76F6" w:rsidR="001D2C6B" w:rsidRPr="0062074F" w:rsidRDefault="001D2C6B" w:rsidP="00DB1913">
            <w:r w:rsidRPr="0062074F">
              <w:rPr>
                <w:b/>
                <w:bCs/>
              </w:rPr>
              <w:t>Symbol</w:t>
            </w:r>
            <w:r>
              <w:rPr>
                <w:b/>
                <w:bCs/>
              </w:rPr>
              <w:t xml:space="preserve"> Name</w:t>
            </w:r>
          </w:p>
        </w:tc>
        <w:tc>
          <w:tcPr>
            <w:tcW w:w="5148" w:type="dxa"/>
          </w:tcPr>
          <w:p w14:paraId="389754F3" w14:textId="36FE8BEE"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39ECE61C" w14:textId="77777777" w:rsidTr="002E3578">
        <w:trPr>
          <w:jc w:val="center"/>
        </w:trPr>
        <w:tc>
          <w:tcPr>
            <w:tcW w:w="1969" w:type="dxa"/>
          </w:tcPr>
          <w:p w14:paraId="65DCA25F" w14:textId="019E24F6" w:rsidR="001D2C6B" w:rsidRPr="0062074F" w:rsidRDefault="001D2C6B" w:rsidP="00D343CC">
            <w:r w:rsidRPr="0062074F">
              <w:t>Danger</w:t>
            </w:r>
          </w:p>
        </w:tc>
        <w:tc>
          <w:tcPr>
            <w:tcW w:w="5148" w:type="dxa"/>
          </w:tcPr>
          <w:p w14:paraId="5C4E10F1" w14:textId="2A7608EE" w:rsidR="001D2C6B" w:rsidRPr="0062074F" w:rsidRDefault="001D2C6B" w:rsidP="002E3578">
            <w:pPr>
              <w:jc w:val="center"/>
            </w:pPr>
            <w:r w:rsidRPr="0062074F">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44"/>
                          <a:stretch>
                            <a:fillRect/>
                          </a:stretch>
                        </pic:blipFill>
                        <pic:spPr>
                          <a:xfrm>
                            <a:off x="0" y="0"/>
                            <a:ext cx="2109353" cy="1697287"/>
                          </a:xfrm>
                          <a:prstGeom prst="rect">
                            <a:avLst/>
                          </a:prstGeom>
                        </pic:spPr>
                      </pic:pic>
                    </a:graphicData>
                  </a:graphic>
                </wp:inline>
              </w:drawing>
            </w:r>
          </w:p>
        </w:tc>
      </w:tr>
      <w:tr w:rsidR="001D2C6B" w:rsidRPr="0062074F" w14:paraId="4337B3B0" w14:textId="77777777" w:rsidTr="002E3578">
        <w:trPr>
          <w:jc w:val="center"/>
        </w:trPr>
        <w:tc>
          <w:tcPr>
            <w:tcW w:w="1969" w:type="dxa"/>
          </w:tcPr>
          <w:p w14:paraId="5044A3FA" w14:textId="05480406" w:rsidR="001D2C6B" w:rsidRPr="0062074F" w:rsidRDefault="001D2C6B" w:rsidP="00D343CC">
            <w:r w:rsidRPr="0062074F">
              <w:t>Cable</w:t>
            </w:r>
          </w:p>
        </w:tc>
        <w:tc>
          <w:tcPr>
            <w:tcW w:w="5148" w:type="dxa"/>
          </w:tcPr>
          <w:p w14:paraId="17759105" w14:textId="1F43F5E9" w:rsidR="001D2C6B" w:rsidRPr="0062074F" w:rsidRDefault="001D2C6B" w:rsidP="002E3578">
            <w:pPr>
              <w:tabs>
                <w:tab w:val="left" w:pos="1240"/>
              </w:tabs>
              <w:jc w:val="center"/>
            </w:pPr>
          </w:p>
          <w:p w14:paraId="541552AB" w14:textId="70FFA57E" w:rsidR="001D2C6B" w:rsidRPr="0062074F" w:rsidRDefault="001D2C6B" w:rsidP="002E3578">
            <w:pPr>
              <w:tabs>
                <w:tab w:val="left" w:pos="1240"/>
              </w:tabs>
              <w:jc w:val="center"/>
            </w:pPr>
            <w:r w:rsidRPr="0062074F">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45"/>
                          <a:stretch>
                            <a:fillRect/>
                          </a:stretch>
                        </pic:blipFill>
                        <pic:spPr>
                          <a:xfrm>
                            <a:off x="0" y="0"/>
                            <a:ext cx="3032760" cy="1097915"/>
                          </a:xfrm>
                          <a:prstGeom prst="rect">
                            <a:avLst/>
                          </a:prstGeom>
                        </pic:spPr>
                      </pic:pic>
                    </a:graphicData>
                  </a:graphic>
                </wp:inline>
              </w:drawing>
            </w:r>
          </w:p>
          <w:p w14:paraId="1F015F30" w14:textId="77777777" w:rsidR="001D2C6B" w:rsidRPr="0062074F" w:rsidRDefault="001D2C6B" w:rsidP="002E3578">
            <w:pPr>
              <w:tabs>
                <w:tab w:val="left" w:pos="1240"/>
              </w:tabs>
              <w:jc w:val="center"/>
            </w:pPr>
          </w:p>
          <w:p w14:paraId="7453858F" w14:textId="5D93C535" w:rsidR="001D2C6B" w:rsidRPr="0062074F" w:rsidRDefault="001D2C6B" w:rsidP="002E3578">
            <w:pPr>
              <w:tabs>
                <w:tab w:val="left" w:pos="1240"/>
              </w:tabs>
              <w:jc w:val="center"/>
            </w:pPr>
          </w:p>
        </w:tc>
      </w:tr>
      <w:tr w:rsidR="001D2C6B" w:rsidRPr="0062074F" w14:paraId="78B0541E" w14:textId="77777777" w:rsidTr="002E3578">
        <w:trPr>
          <w:jc w:val="center"/>
        </w:trPr>
        <w:tc>
          <w:tcPr>
            <w:tcW w:w="1969" w:type="dxa"/>
          </w:tcPr>
          <w:p w14:paraId="4AF540C7" w14:textId="2B15B898" w:rsidR="001D2C6B" w:rsidRPr="0062074F" w:rsidRDefault="001D2C6B" w:rsidP="00D343CC">
            <w:r w:rsidRPr="0062074F">
              <w:t>Other</w:t>
            </w:r>
          </w:p>
        </w:tc>
        <w:tc>
          <w:tcPr>
            <w:tcW w:w="5148" w:type="dxa"/>
          </w:tcPr>
          <w:p w14:paraId="4E05DFAA" w14:textId="10C631A9" w:rsidR="001D2C6B" w:rsidRPr="0062074F" w:rsidRDefault="001D2C6B" w:rsidP="002E3578">
            <w:pPr>
              <w:jc w:val="center"/>
            </w:pPr>
          </w:p>
          <w:p w14:paraId="233C0AC3" w14:textId="2FFC16F7" w:rsidR="001D2C6B" w:rsidRPr="0062074F" w:rsidRDefault="001D2C6B" w:rsidP="002E3578">
            <w:pPr>
              <w:jc w:val="center"/>
            </w:pPr>
            <w:r w:rsidRPr="0062074F">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46"/>
                          <a:stretch>
                            <a:fillRect/>
                          </a:stretch>
                        </pic:blipFill>
                        <pic:spPr>
                          <a:xfrm>
                            <a:off x="0" y="0"/>
                            <a:ext cx="3131820" cy="671195"/>
                          </a:xfrm>
                          <a:prstGeom prst="rect">
                            <a:avLst/>
                          </a:prstGeom>
                        </pic:spPr>
                      </pic:pic>
                    </a:graphicData>
                  </a:graphic>
                </wp:inline>
              </w:drawing>
            </w:r>
          </w:p>
          <w:p w14:paraId="3DC2E3F7" w14:textId="77777777" w:rsidR="001D2C6B" w:rsidRPr="0062074F" w:rsidRDefault="001D2C6B" w:rsidP="002E3578">
            <w:pPr>
              <w:keepNext/>
              <w:jc w:val="center"/>
            </w:pPr>
          </w:p>
        </w:tc>
      </w:tr>
    </w:tbl>
    <w:p w14:paraId="5FCF743D" w14:textId="1E508116"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9</w:t>
      </w:r>
      <w:r w:rsidR="00C56536" w:rsidRPr="0062074F">
        <w:fldChar w:fldCharType="end"/>
      </w:r>
      <w:r w:rsidRPr="0062074F">
        <w:t>: Manual update: Curve symbols</w:t>
      </w:r>
    </w:p>
    <w:p w14:paraId="1DE3E341" w14:textId="61CA362F" w:rsidR="00DB1913" w:rsidRPr="0062074F" w:rsidRDefault="00DB1913">
      <w:r w:rsidRPr="0062074F">
        <w:br w:type="page"/>
      </w:r>
    </w:p>
    <w:p w14:paraId="258DA276" w14:textId="77777777" w:rsidR="00DB1913" w:rsidRPr="0062074F" w:rsidRDefault="00DB1913" w:rsidP="002D7DEE"/>
    <w:tbl>
      <w:tblPr>
        <w:tblStyle w:val="TableGrid"/>
        <w:tblW w:w="0" w:type="auto"/>
        <w:jc w:val="center"/>
        <w:tblLook w:val="04A0" w:firstRow="1" w:lastRow="0" w:firstColumn="1" w:lastColumn="0" w:noHBand="0" w:noVBand="1"/>
      </w:tblPr>
      <w:tblGrid>
        <w:gridCol w:w="2209"/>
        <w:gridCol w:w="4565"/>
      </w:tblGrid>
      <w:tr w:rsidR="001D2C6B" w:rsidRPr="0062074F" w14:paraId="5777AC6F" w14:textId="77777777" w:rsidTr="002E3578">
        <w:trPr>
          <w:jc w:val="center"/>
        </w:trPr>
        <w:tc>
          <w:tcPr>
            <w:tcW w:w="2209" w:type="dxa"/>
          </w:tcPr>
          <w:p w14:paraId="2A620054" w14:textId="784E55B9" w:rsidR="001D2C6B" w:rsidRPr="0062074F" w:rsidRDefault="001D2C6B" w:rsidP="00DB1913">
            <w:r w:rsidRPr="0062074F">
              <w:rPr>
                <w:b/>
                <w:bCs/>
              </w:rPr>
              <w:t>Symbol</w:t>
            </w:r>
            <w:r>
              <w:rPr>
                <w:b/>
                <w:bCs/>
              </w:rPr>
              <w:t xml:space="preserve"> Name</w:t>
            </w:r>
          </w:p>
        </w:tc>
        <w:tc>
          <w:tcPr>
            <w:tcW w:w="4565" w:type="dxa"/>
          </w:tcPr>
          <w:p w14:paraId="0CB3595B" w14:textId="7F2CA3A4"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069BE569" w14:textId="77777777" w:rsidTr="002E3578">
        <w:trPr>
          <w:jc w:val="center"/>
        </w:trPr>
        <w:tc>
          <w:tcPr>
            <w:tcW w:w="2209" w:type="dxa"/>
          </w:tcPr>
          <w:p w14:paraId="6B89A386" w14:textId="66E5BA05" w:rsidR="001D2C6B" w:rsidRPr="0062074F" w:rsidRDefault="001D2C6B" w:rsidP="00846094">
            <w:r w:rsidRPr="0062074F">
              <w:t>Restricted Area</w:t>
            </w:r>
          </w:p>
        </w:tc>
        <w:tc>
          <w:tcPr>
            <w:tcW w:w="4565" w:type="dxa"/>
          </w:tcPr>
          <w:p w14:paraId="1A533EC6" w14:textId="63E2E91B" w:rsidR="001D2C6B" w:rsidRPr="0062074F" w:rsidRDefault="001D2C6B" w:rsidP="002E3578">
            <w:pPr>
              <w:jc w:val="center"/>
            </w:pPr>
            <w:r w:rsidRPr="0062074F">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47"/>
                          <a:stretch>
                            <a:fillRect/>
                          </a:stretch>
                        </pic:blipFill>
                        <pic:spPr>
                          <a:xfrm>
                            <a:off x="0" y="0"/>
                            <a:ext cx="2633754" cy="1724104"/>
                          </a:xfrm>
                          <a:prstGeom prst="rect">
                            <a:avLst/>
                          </a:prstGeom>
                        </pic:spPr>
                      </pic:pic>
                    </a:graphicData>
                  </a:graphic>
                </wp:inline>
              </w:drawing>
            </w:r>
          </w:p>
        </w:tc>
      </w:tr>
      <w:tr w:rsidR="001D2C6B" w:rsidRPr="0062074F" w14:paraId="3729F6A2" w14:textId="77777777" w:rsidTr="002E3578">
        <w:trPr>
          <w:jc w:val="center"/>
        </w:trPr>
        <w:tc>
          <w:tcPr>
            <w:tcW w:w="2209" w:type="dxa"/>
          </w:tcPr>
          <w:p w14:paraId="25BC9874" w14:textId="352EE1DF" w:rsidR="001D2C6B" w:rsidRPr="0062074F" w:rsidRDefault="001D2C6B" w:rsidP="00846094">
            <w:r w:rsidRPr="0062074F">
              <w:t>Caution Area</w:t>
            </w:r>
          </w:p>
        </w:tc>
        <w:tc>
          <w:tcPr>
            <w:tcW w:w="4565" w:type="dxa"/>
          </w:tcPr>
          <w:p w14:paraId="4F317388" w14:textId="3E046200" w:rsidR="001D2C6B" w:rsidRPr="0062074F" w:rsidRDefault="001D2C6B" w:rsidP="002E3578">
            <w:pPr>
              <w:jc w:val="center"/>
            </w:pPr>
            <w:r w:rsidRPr="0062074F">
              <w:rPr>
                <w:noProof/>
              </w:rPr>
              <w:drawing>
                <wp:inline distT="0" distB="0" distL="0" distR="0" wp14:anchorId="2E7B7560" wp14:editId="5152A284">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8"/>
                          <a:stretch>
                            <a:fillRect/>
                          </a:stretch>
                        </pic:blipFill>
                        <pic:spPr>
                          <a:xfrm>
                            <a:off x="0" y="0"/>
                            <a:ext cx="2564593" cy="1245706"/>
                          </a:xfrm>
                          <a:prstGeom prst="rect">
                            <a:avLst/>
                          </a:prstGeom>
                        </pic:spPr>
                      </pic:pic>
                    </a:graphicData>
                  </a:graphic>
                </wp:inline>
              </w:drawing>
            </w:r>
          </w:p>
        </w:tc>
      </w:tr>
      <w:tr w:rsidR="001D2C6B" w:rsidRPr="0062074F" w14:paraId="0A78EF68" w14:textId="77777777" w:rsidTr="002E3578">
        <w:trPr>
          <w:jc w:val="center"/>
        </w:trPr>
        <w:tc>
          <w:tcPr>
            <w:tcW w:w="2209" w:type="dxa"/>
          </w:tcPr>
          <w:p w14:paraId="5FE7709A" w14:textId="0376DAC2" w:rsidR="001D2C6B" w:rsidRPr="0062074F" w:rsidRDefault="001D2C6B" w:rsidP="00846094">
            <w:r w:rsidRPr="0062074F">
              <w:t>Other</w:t>
            </w:r>
          </w:p>
        </w:tc>
        <w:tc>
          <w:tcPr>
            <w:tcW w:w="4565" w:type="dxa"/>
          </w:tcPr>
          <w:p w14:paraId="4CD7B649" w14:textId="632C2D06" w:rsidR="001D2C6B" w:rsidRPr="0062074F" w:rsidRDefault="001D2C6B" w:rsidP="002E3578">
            <w:pPr>
              <w:keepNext/>
              <w:jc w:val="center"/>
            </w:pPr>
            <w:r w:rsidRPr="0062074F">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49"/>
                          <a:srcRect l="6407" t="29338" r="36223" b="-2640"/>
                          <a:stretch/>
                        </pic:blipFill>
                        <pic:spPr>
                          <a:xfrm>
                            <a:off x="0" y="0"/>
                            <a:ext cx="1568669" cy="1761796"/>
                          </a:xfrm>
                          <a:prstGeom prst="rect">
                            <a:avLst/>
                          </a:prstGeom>
                        </pic:spPr>
                      </pic:pic>
                    </a:graphicData>
                  </a:graphic>
                </wp:inline>
              </w:drawing>
            </w:r>
          </w:p>
        </w:tc>
      </w:tr>
    </w:tbl>
    <w:p w14:paraId="5278511F" w14:textId="1174ED68"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10</w:t>
      </w:r>
      <w:r w:rsidR="00C56536" w:rsidRPr="0062074F">
        <w:fldChar w:fldCharType="end"/>
      </w:r>
      <w:r w:rsidRPr="0062074F">
        <w:t>: Manual update: Surface symbols</w:t>
      </w:r>
    </w:p>
    <w:p w14:paraId="0CB2B14F" w14:textId="77777777" w:rsidR="0045426C" w:rsidRPr="0062074F" w:rsidRDefault="0045426C" w:rsidP="00846094"/>
    <w:p w14:paraId="43F406D5" w14:textId="7756D0BD" w:rsidR="00DB1913" w:rsidRPr="0062074F" w:rsidRDefault="00DB1913" w:rsidP="00DB1913">
      <w:pPr>
        <w:pStyle w:val="Heading2"/>
        <w:numPr>
          <w:ilvl w:val="0"/>
          <w:numId w:val="195"/>
        </w:numPr>
      </w:pPr>
      <w:bookmarkStart w:id="3281" w:name="_Toc219458385"/>
      <w:r w:rsidRPr="0062074F">
        <w:t>Attribution of Manual Update Features</w:t>
      </w:r>
      <w:bookmarkEnd w:id="3281"/>
    </w:p>
    <w:p w14:paraId="036CE420" w14:textId="0E25DEE9" w:rsidR="00DB1913" w:rsidRPr="0062074F" w:rsidDel="00011487" w:rsidRDefault="00DB1913" w:rsidP="005036AC">
      <w:pPr>
        <w:rPr>
          <w:del w:id="3282" w:author="jonathan pritchard" w:date="2026-01-14T12:24:00Z" w16du:dateUtc="2026-01-14T12:24:00Z"/>
        </w:rPr>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50731A99" w14:textId="1EF49011" w:rsidR="00A52A66" w:rsidRPr="0062074F" w:rsidDel="00011487" w:rsidRDefault="00A52A66" w:rsidP="000600E5">
      <w:pPr>
        <w:spacing w:after="120" w:line="240" w:lineRule="auto"/>
        <w:jc w:val="both"/>
        <w:rPr>
          <w:del w:id="3283" w:author="jonathan pritchard" w:date="2026-01-14T12:24:00Z" w16du:dateUtc="2026-01-14T12:24:00Z"/>
        </w:rPr>
      </w:pPr>
    </w:p>
    <w:p w14:paraId="7B3A3B88" w14:textId="77777777" w:rsidR="00A01D79" w:rsidRPr="0062074F" w:rsidDel="00011487" w:rsidRDefault="00A01D79" w:rsidP="006B5A61">
      <w:pPr>
        <w:spacing w:after="120" w:line="240" w:lineRule="auto"/>
        <w:rPr>
          <w:del w:id="3284" w:author="jonathan pritchard" w:date="2026-01-14T12:24:00Z" w16du:dateUtc="2026-01-14T12:24:00Z"/>
          <w:b/>
          <w:sz w:val="28"/>
          <w:lang w:eastAsia="en-GB"/>
        </w:rPr>
      </w:pPr>
    </w:p>
    <w:p w14:paraId="040AC346" w14:textId="7FF47DEB" w:rsidR="005F61C9" w:rsidRPr="0062074F" w:rsidDel="00011487" w:rsidRDefault="005F61C9">
      <w:pPr>
        <w:rPr>
          <w:del w:id="3285" w:author="jonathan pritchard" w:date="2026-01-14T12:24:00Z" w16du:dateUtc="2026-01-14T12:24:00Z"/>
          <w:b/>
          <w:sz w:val="28"/>
          <w:lang w:eastAsia="en-GB"/>
        </w:rPr>
      </w:pPr>
      <w:del w:id="3286" w:author="jonathan pritchard" w:date="2026-01-14T12:24:00Z" w16du:dateUtc="2026-01-14T12:24:00Z">
        <w:r w:rsidRPr="0062074F" w:rsidDel="00011487">
          <w:rPr>
            <w:b/>
            <w:sz w:val="28"/>
            <w:lang w:eastAsia="en-GB"/>
          </w:rPr>
          <w:br w:type="page"/>
        </w:r>
      </w:del>
    </w:p>
    <w:p w14:paraId="618F94BC" w14:textId="77777777" w:rsidR="00A01D79" w:rsidRPr="0062074F" w:rsidDel="00011487" w:rsidRDefault="00A01D79" w:rsidP="00A01D79">
      <w:pPr>
        <w:spacing w:after="120" w:line="240" w:lineRule="auto"/>
        <w:jc w:val="center"/>
        <w:rPr>
          <w:del w:id="3287" w:author="jonathan pritchard" w:date="2026-01-14T12:24:00Z" w16du:dateUtc="2026-01-14T12:24:00Z"/>
          <w:b/>
          <w:sz w:val="28"/>
          <w:lang w:eastAsia="en-GB"/>
        </w:rPr>
      </w:pPr>
    </w:p>
    <w:p w14:paraId="78EA7C8B" w14:textId="77777777" w:rsidR="00D87FDE" w:rsidRPr="0062074F" w:rsidDel="00011487" w:rsidRDefault="00D87FDE" w:rsidP="00A01D79">
      <w:pPr>
        <w:spacing w:after="120" w:line="240" w:lineRule="auto"/>
        <w:jc w:val="center"/>
        <w:rPr>
          <w:del w:id="3288" w:author="jonathan pritchard" w:date="2026-01-14T12:24:00Z" w16du:dateUtc="2026-01-14T12:24:00Z"/>
          <w:b/>
          <w:sz w:val="28"/>
          <w:lang w:eastAsia="en-GB"/>
        </w:rPr>
      </w:pPr>
    </w:p>
    <w:p w14:paraId="0F123373" w14:textId="77777777" w:rsidR="00D87FDE" w:rsidRPr="0062074F" w:rsidDel="00011487" w:rsidRDefault="00D87FDE" w:rsidP="00A01D79">
      <w:pPr>
        <w:spacing w:after="120" w:line="240" w:lineRule="auto"/>
        <w:jc w:val="center"/>
        <w:rPr>
          <w:del w:id="3289" w:author="jonathan pritchard" w:date="2026-01-14T12:24:00Z" w16du:dateUtc="2026-01-14T12:24:00Z"/>
          <w:b/>
          <w:sz w:val="28"/>
          <w:lang w:eastAsia="en-GB"/>
        </w:rPr>
      </w:pPr>
    </w:p>
    <w:p w14:paraId="3716DC29" w14:textId="77777777" w:rsidR="00D87FDE" w:rsidRPr="0062074F" w:rsidDel="00011487" w:rsidRDefault="00D87FDE" w:rsidP="00A01D79">
      <w:pPr>
        <w:spacing w:after="120" w:line="240" w:lineRule="auto"/>
        <w:jc w:val="center"/>
        <w:rPr>
          <w:del w:id="3290" w:author="jonathan pritchard" w:date="2026-01-14T12:24:00Z" w16du:dateUtc="2026-01-14T12:24:00Z"/>
          <w:b/>
          <w:sz w:val="28"/>
          <w:lang w:eastAsia="en-GB"/>
        </w:rPr>
      </w:pPr>
    </w:p>
    <w:p w14:paraId="04594B8E" w14:textId="77777777" w:rsidR="00D87FDE" w:rsidRPr="0062074F" w:rsidDel="00011487" w:rsidRDefault="00D87FDE" w:rsidP="00A01D79">
      <w:pPr>
        <w:spacing w:after="120" w:line="240" w:lineRule="auto"/>
        <w:jc w:val="center"/>
        <w:rPr>
          <w:del w:id="3291" w:author="jonathan pritchard" w:date="2026-01-14T12:24:00Z" w16du:dateUtc="2026-01-14T12:24:00Z"/>
          <w:b/>
          <w:sz w:val="28"/>
          <w:lang w:eastAsia="en-GB"/>
        </w:rPr>
      </w:pPr>
    </w:p>
    <w:p w14:paraId="4E3B33EF" w14:textId="77777777" w:rsidR="00D87FDE" w:rsidRPr="0062074F" w:rsidDel="00011487" w:rsidRDefault="00D87FDE" w:rsidP="00A01D79">
      <w:pPr>
        <w:spacing w:after="120" w:line="240" w:lineRule="auto"/>
        <w:jc w:val="center"/>
        <w:rPr>
          <w:del w:id="3292" w:author="jonathan pritchard" w:date="2026-01-14T12:24:00Z" w16du:dateUtc="2026-01-14T12:24:00Z"/>
          <w:b/>
          <w:sz w:val="28"/>
          <w:lang w:eastAsia="en-GB"/>
        </w:rPr>
      </w:pPr>
    </w:p>
    <w:p w14:paraId="62D61C91" w14:textId="77777777" w:rsidR="00D87FDE" w:rsidRPr="0062074F" w:rsidDel="00011487" w:rsidRDefault="00D87FDE" w:rsidP="00A01D79">
      <w:pPr>
        <w:spacing w:after="120" w:line="240" w:lineRule="auto"/>
        <w:jc w:val="center"/>
        <w:rPr>
          <w:del w:id="3293" w:author="jonathan pritchard" w:date="2026-01-14T12:24:00Z" w16du:dateUtc="2026-01-14T12:24:00Z"/>
          <w:b/>
          <w:sz w:val="28"/>
          <w:lang w:eastAsia="en-GB"/>
        </w:rPr>
      </w:pPr>
    </w:p>
    <w:p w14:paraId="2BE2FD6F" w14:textId="77777777" w:rsidR="00D87FDE" w:rsidRPr="0062074F" w:rsidDel="00011487" w:rsidRDefault="00D87FDE" w:rsidP="00A01D79">
      <w:pPr>
        <w:spacing w:after="120" w:line="240" w:lineRule="auto"/>
        <w:jc w:val="center"/>
        <w:rPr>
          <w:del w:id="3294" w:author="jonathan pritchard" w:date="2026-01-14T12:24:00Z" w16du:dateUtc="2026-01-14T12:24:00Z"/>
          <w:b/>
          <w:sz w:val="28"/>
          <w:lang w:eastAsia="en-GB"/>
        </w:rPr>
      </w:pPr>
    </w:p>
    <w:p w14:paraId="1FBA6A62" w14:textId="77777777" w:rsidR="00D87FDE" w:rsidRPr="0062074F" w:rsidDel="00011487" w:rsidRDefault="00D87FDE" w:rsidP="00A01D79">
      <w:pPr>
        <w:spacing w:after="120" w:line="240" w:lineRule="auto"/>
        <w:jc w:val="center"/>
        <w:rPr>
          <w:del w:id="3295" w:author="jonathan pritchard" w:date="2026-01-14T12:24:00Z" w16du:dateUtc="2026-01-14T12:24:00Z"/>
          <w:b/>
          <w:sz w:val="28"/>
          <w:lang w:eastAsia="en-GB"/>
        </w:rPr>
      </w:pPr>
    </w:p>
    <w:p w14:paraId="27E618D0" w14:textId="77777777" w:rsidR="00D87FDE" w:rsidRPr="0062074F" w:rsidDel="00011487" w:rsidRDefault="00D87FDE" w:rsidP="00A01D79">
      <w:pPr>
        <w:spacing w:after="120" w:line="240" w:lineRule="auto"/>
        <w:jc w:val="center"/>
        <w:rPr>
          <w:del w:id="3296" w:author="jonathan pritchard" w:date="2026-01-14T12:24:00Z" w16du:dateUtc="2026-01-14T12:24:00Z"/>
          <w:b/>
          <w:sz w:val="28"/>
          <w:lang w:eastAsia="en-GB"/>
        </w:rPr>
      </w:pPr>
    </w:p>
    <w:p w14:paraId="1D3BF579" w14:textId="77777777" w:rsidR="00D87FDE" w:rsidRPr="0062074F" w:rsidDel="00011487" w:rsidRDefault="00D87FDE" w:rsidP="00A01D79">
      <w:pPr>
        <w:spacing w:after="120" w:line="240" w:lineRule="auto"/>
        <w:jc w:val="center"/>
        <w:rPr>
          <w:del w:id="3297" w:author="jonathan pritchard" w:date="2026-01-14T12:24:00Z" w16du:dateUtc="2026-01-14T12:24:00Z"/>
          <w:b/>
          <w:sz w:val="28"/>
          <w:lang w:eastAsia="en-GB"/>
        </w:rPr>
      </w:pPr>
    </w:p>
    <w:p w14:paraId="0E6CD4C6" w14:textId="77777777" w:rsidR="00D87FDE" w:rsidRPr="0062074F" w:rsidDel="00011487" w:rsidRDefault="00D87FDE">
      <w:pPr>
        <w:rPr>
          <w:del w:id="3298" w:author="jonathan pritchard" w:date="2026-01-14T12:24:00Z" w16du:dateUtc="2026-01-14T12:24:00Z"/>
          <w:b/>
          <w:sz w:val="28"/>
          <w:lang w:eastAsia="en-GB"/>
        </w:rPr>
        <w:pPrChange w:id="3299" w:author="jonathan pritchard" w:date="2026-01-14T12:24:00Z" w16du:dateUtc="2026-01-14T12:24:00Z">
          <w:pPr>
            <w:spacing w:after="120" w:line="240" w:lineRule="auto"/>
            <w:jc w:val="center"/>
          </w:pPr>
        </w:pPrChange>
      </w:pPr>
    </w:p>
    <w:p w14:paraId="19E7F199" w14:textId="77777777" w:rsidR="00D87FDE" w:rsidRPr="0062074F" w:rsidDel="00011487" w:rsidRDefault="00D87FDE" w:rsidP="00A01D79">
      <w:pPr>
        <w:spacing w:after="120" w:line="240" w:lineRule="auto"/>
        <w:jc w:val="center"/>
        <w:rPr>
          <w:del w:id="3300" w:author="jonathan pritchard" w:date="2026-01-14T12:24:00Z" w16du:dateUtc="2026-01-14T12:24:00Z"/>
          <w:b/>
          <w:sz w:val="28"/>
          <w:lang w:eastAsia="en-GB"/>
        </w:rPr>
      </w:pPr>
    </w:p>
    <w:p w14:paraId="23491CFE" w14:textId="18C1A27E" w:rsidR="00D87FDE" w:rsidRPr="0062074F" w:rsidDel="00011487" w:rsidRDefault="00D87FDE" w:rsidP="00A01D79">
      <w:pPr>
        <w:spacing w:after="120" w:line="240" w:lineRule="auto"/>
        <w:jc w:val="center"/>
        <w:rPr>
          <w:del w:id="3301" w:author="jonathan pritchard" w:date="2026-01-14T12:24:00Z" w16du:dateUtc="2026-01-14T12:24:00Z"/>
          <w:b/>
          <w:sz w:val="28"/>
          <w:lang w:eastAsia="en-GB"/>
        </w:rPr>
      </w:pPr>
    </w:p>
    <w:p w14:paraId="2BF21971" w14:textId="68163E82" w:rsidR="00A01D79" w:rsidRPr="0062074F" w:rsidDel="00011487"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del w:id="3302" w:author="jonathan pritchard" w:date="2026-01-14T12:24:00Z" w16du:dateUtc="2026-01-14T12:24:00Z"/>
          <w:rFonts w:ascii="Arial Narrow" w:hAnsi="Arial Narrow"/>
          <w:lang w:eastAsia="en-GB"/>
        </w:rPr>
      </w:pPr>
      <w:del w:id="3303" w:author="jonathan pritchard" w:date="2026-01-14T12:24:00Z" w16du:dateUtc="2026-01-14T12:24:00Z">
        <w:r w:rsidRPr="0062074F" w:rsidDel="00011487">
          <w:rPr>
            <w:rFonts w:ascii="Arial Narrow" w:hAnsi="Arial Narrow"/>
            <w:lang w:eastAsia="en-GB"/>
          </w:rPr>
          <w:delText>Page intentionally left blank</w:delText>
        </w:r>
      </w:del>
    </w:p>
    <w:p w14:paraId="65CD3348" w14:textId="77777777" w:rsidR="00F42DFA" w:rsidRPr="0062074F" w:rsidRDefault="00F42DFA" w:rsidP="004E61EE">
      <w:pPr>
        <w:spacing w:line="240" w:lineRule="auto"/>
      </w:pP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3304" w:name="_Toc219458386"/>
      <w:r w:rsidRPr="0062074F">
        <w:lastRenderedPageBreak/>
        <w:t>Appendix</w:t>
      </w:r>
      <w:r w:rsidR="000849E6" w:rsidRPr="0062074F">
        <w:t xml:space="preserve"> B:</w:t>
      </w:r>
      <w:r w:rsidR="00802BDD" w:rsidRPr="0062074F">
        <w:t xml:space="preserve"> </w:t>
      </w:r>
      <w:bookmarkStart w:id="3305" w:name="_Toc100303044"/>
      <w:r w:rsidRPr="0062074F">
        <w:t>S-100 Data Import Error Codes and Explanations</w:t>
      </w:r>
      <w:bookmarkEnd w:id="3304"/>
      <w:bookmarkEnd w:id="3305"/>
    </w:p>
    <w:p w14:paraId="7BFA1FC9" w14:textId="0FD0EBC9" w:rsidR="00DF5B84" w:rsidRPr="0062074F" w:rsidRDefault="00CC4796" w:rsidP="002D7DEE">
      <w:pPr>
        <w:pStyle w:val="Heading2"/>
        <w:numPr>
          <w:ilvl w:val="0"/>
          <w:numId w:val="169"/>
        </w:numPr>
        <w:ind w:left="357" w:hanging="357"/>
      </w:pPr>
      <w:bookmarkStart w:id="3306" w:name="_Toc219458387"/>
      <w:r w:rsidRPr="0062074F">
        <w:t>Introduction.</w:t>
      </w:r>
      <w:bookmarkEnd w:id="3306"/>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Self Signed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77777777"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3D75843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14:paraId="6E8F0460" w14:textId="77777777" w:rsidTr="002D7DEE">
        <w:tc>
          <w:tcPr>
            <w:tcW w:w="1200" w:type="dxa"/>
            <w:vAlign w:val="center"/>
          </w:tcPr>
          <w:p w14:paraId="3C4B5C1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lastRenderedPageBreak/>
              <w:t>SSE 127</w:t>
            </w:r>
          </w:p>
        </w:tc>
        <w:tc>
          <w:tcPr>
            <w:tcW w:w="7759" w:type="dxa"/>
            <w:vAlign w:val="center"/>
          </w:tcPr>
          <w:p w14:paraId="3218700A" w14:textId="3D44C0FA" w:rsidR="00647AF8" w:rsidRPr="0062074F" w:rsidRDefault="002D65F8" w:rsidP="00637E6A">
            <w:pPr>
              <w:spacing w:before="60" w:after="60" w:line="240" w:lineRule="auto"/>
              <w:rPr>
                <w:iCs/>
                <w:sz w:val="18"/>
                <w:szCs w:val="18"/>
              </w:rPr>
            </w:pPr>
            <w:r w:rsidRPr="0062074F">
              <w:rPr>
                <w:rFonts w:eastAsia="Times New Roman" w:cs="Arial"/>
                <w:iCs/>
                <w:sz w:val="18"/>
                <w:szCs w:val="18"/>
                <w:rPrChange w:id="3307" w:author="jonathan pritchard" w:date="2026-01-14T10:50:00Z" w16du:dateUtc="2026-01-14T10:50:00Z">
                  <w:rPr>
                    <w:rFonts w:eastAsia="Times New Roman" w:cs="Arial"/>
                    <w:iCs/>
                    <w:color w:val="000000"/>
                    <w:sz w:val="18"/>
                    <w:szCs w:val="18"/>
                  </w:rPr>
                </w:rPrChange>
              </w:rPr>
              <w:t>Dataset</w:t>
            </w:r>
            <w:r w:rsidR="00647AF8" w:rsidRPr="0062074F">
              <w:rPr>
                <w:rFonts w:eastAsia="Times New Roman" w:cs="Arial"/>
                <w:iCs/>
                <w:sz w:val="18"/>
                <w:szCs w:val="18"/>
                <w:rPrChange w:id="3308" w:author="jonathan pritchard" w:date="2026-01-14T10:50:00Z" w16du:dateUtc="2026-01-14T10:50:00Z">
                  <w:rPr>
                    <w:rFonts w:eastAsia="Times New Roman" w:cs="Arial"/>
                    <w:iCs/>
                    <w:color w:val="000000"/>
                    <w:sz w:val="18"/>
                    <w:szCs w:val="18"/>
                  </w:rPr>
                </w:rPrChange>
              </w:rPr>
              <w:t xml:space="preserve"> &lt;dataset name&gt; is not up to date. A New Edition, Re-issue or Update for this cell is missing </w:t>
            </w:r>
            <w:r w:rsidR="00647AF8" w:rsidRPr="0062074F">
              <w:rPr>
                <w:iCs/>
                <w:sz w:val="18"/>
                <w:szCs w:val="18"/>
              </w:rPr>
              <w:t>and therefore MUST NOT be used for Primary NAVIGATION</w:t>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14:paraId="2E5229D8" w14:textId="77777777" w:rsidTr="002D7DEE">
        <w:tc>
          <w:tcPr>
            <w:tcW w:w="1200" w:type="dxa"/>
            <w:vAlign w:val="center"/>
          </w:tcPr>
          <w:p w14:paraId="10EE2E5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SSE130</w:t>
            </w:r>
          </w:p>
        </w:tc>
        <w:tc>
          <w:tcPr>
            <w:tcW w:w="7759" w:type="dxa"/>
            <w:vAlign w:val="center"/>
          </w:tcPr>
          <w:p w14:paraId="1C74223C" w14:textId="5F6ECDB5" w:rsidR="00647AF8" w:rsidRPr="0062074F" w:rsidRDefault="00647AF8" w:rsidP="00637E6A">
            <w:pPr>
              <w:spacing w:before="60" w:after="60" w:line="240" w:lineRule="auto"/>
              <w:rPr>
                <w:iCs/>
                <w:sz w:val="18"/>
                <w:szCs w:val="18"/>
              </w:rPr>
            </w:pPr>
            <w:r w:rsidRPr="0062074F">
              <w:rPr>
                <w:iCs/>
                <w:sz w:val="18"/>
                <w:szCs w:val="18"/>
              </w:rPr>
              <w:t xml:space="preserve">Warning: Dataset &lt;dataset name&gt; is not up to date. A New Edition or </w:t>
            </w:r>
            <w:r w:rsidR="002B7019" w:rsidRPr="0062074F">
              <w:rPr>
                <w:iCs/>
                <w:sz w:val="18"/>
                <w:szCs w:val="18"/>
              </w:rPr>
              <w:t>Update for this cell is missing</w:t>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Signature Path can not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2D7DEE">
        <w:tc>
          <w:tcPr>
            <w:tcW w:w="1200" w:type="dxa"/>
            <w:vAlign w:val="center"/>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rsidP="002D7DEE">
      <w:pPr>
        <w:pStyle w:val="Heading2"/>
        <w:numPr>
          <w:ilvl w:val="0"/>
          <w:numId w:val="169"/>
        </w:numPr>
        <w:ind w:left="357" w:hanging="357"/>
      </w:pPr>
      <w:bookmarkStart w:id="3309" w:name="_Toc219458388"/>
      <w:r w:rsidRPr="0062074F">
        <w:t>Error code descriptions.</w:t>
      </w:r>
      <w:bookmarkEnd w:id="3309"/>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rsidP="00AE2737">
      <w:pPr>
        <w:pStyle w:val="ListParagraph"/>
        <w:numPr>
          <w:ilvl w:val="0"/>
          <w:numId w:val="70"/>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rsidP="00AE2737">
      <w:pPr>
        <w:pStyle w:val="ListParagraph"/>
        <w:numPr>
          <w:ilvl w:val="0"/>
          <w:numId w:val="70"/>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1DDCEDED"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del w:id="3310" w:author="jonathan pritchard" w:date="2026-01-14T08:54:00Z" w16du:dateUtc="2026-01-14T08:54:00Z">
        <w:r w:rsidRPr="0062074F" w:rsidDel="00EC4E9A">
          <w:rPr>
            <w:rFonts w:cs="Arial"/>
            <w:iCs/>
          </w:rPr>
          <w:delText>Adminstrator</w:delText>
        </w:r>
      </w:del>
      <w:ins w:id="3311" w:author="jonathan pritchard" w:date="2026-01-14T08:54:00Z" w16du:dateUtc="2026-01-14T08:54:00Z">
        <w:r w:rsidR="00EC4E9A" w:rsidRPr="0062074F">
          <w:rPr>
            <w:rFonts w:cs="Arial"/>
            <w:iCs/>
          </w:rPr>
          <w:t>Administrator</w:t>
        </w:r>
      </w:ins>
      <w:r w:rsidR="00953D68" w:rsidRPr="0062074F">
        <w:rPr>
          <w:rFonts w:cs="Arial"/>
          <w:iCs/>
        </w:rPr>
        <w:t xml:space="preserve"> (as identified according to section </w:t>
      </w:r>
      <w:r w:rsidR="00DF6704" w:rsidRPr="0062074F">
        <w:rPr>
          <w:rFonts w:cs="Arial"/>
          <w:iCs/>
        </w:rPr>
        <w:t>9.1</w:t>
      </w:r>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w:t>
      </w:r>
      <w:proofErr w:type="spellStart"/>
      <w:r w:rsidRPr="0062074F">
        <w:rPr>
          <w:rFonts w:cs="Arial"/>
          <w:iCs/>
        </w:rPr>
        <w:t>digitalSignatureValue</w:t>
      </w:r>
      <w:proofErr w:type="spellEnd"/>
      <w:r w:rsidRPr="0062074F">
        <w:rPr>
          <w:rFonts w:cs="Arial"/>
          <w:iCs/>
        </w:rPr>
        <w:t xml:space="preserv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C760BE4"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del w:id="3312" w:author="jonathan pritchard" w:date="2026-01-14T08:54:00Z" w16du:dateUtc="2026-01-14T08:54:00Z">
        <w:r w:rsidRPr="0062074F" w:rsidDel="00EC4E9A">
          <w:rPr>
            <w:rFonts w:cs="Arial"/>
            <w:iCs/>
          </w:rPr>
          <w:delText>Adminstrator’s</w:delText>
        </w:r>
      </w:del>
      <w:ins w:id="3313" w:author="jonathan pritchard" w:date="2026-01-14T08:54:00Z" w16du:dateUtc="2026-01-14T08:54:00Z">
        <w:r w:rsidR="00EC4E9A" w:rsidRPr="0062074F">
          <w:rPr>
            <w:rFonts w:cs="Arial"/>
            <w:iCs/>
          </w:rPr>
          <w:t>Administrator’s</w:t>
        </w:r>
      </w:ins>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ins w:id="3314" w:author="jonathan pritchard" w:date="2026-01-19T10:54:00Z" w16du:dateUtc="2026-01-19T10:54:00Z"/>
          <w:rFonts w:cs="Arial"/>
          <w:iCs/>
          <w:lang w:val="en-US"/>
        </w:rPr>
      </w:pPr>
      <w:ins w:id="3315" w:author="jonathan pritchard" w:date="2026-01-06T15:33:00Z" w16du:dateUtc="2026-01-06T15:33:00Z">
        <w:r w:rsidRPr="0062074F">
          <w:rPr>
            <w:rFonts w:cs="Arial"/>
            <w:b/>
            <w:bCs/>
            <w:iCs/>
            <w:lang w:val="en-US"/>
          </w:rPr>
          <w:t xml:space="preserve">SSE 136 </w:t>
        </w:r>
        <w:r w:rsidRPr="0062074F">
          <w:rPr>
            <w:rFonts w:cs="Arial"/>
            <w:iCs/>
            <w:lang w:val="en-US"/>
          </w:rPr>
          <w:t xml:space="preserve">must be returned if a received </w:t>
        </w:r>
      </w:ins>
      <w:ins w:id="3316" w:author="jonathan pritchard" w:date="2026-01-06T16:04:00Z" w16du:dateUtc="2026-01-06T16:04:00Z">
        <w:r w:rsidR="008E4290" w:rsidRPr="0062074F">
          <w:rPr>
            <w:rFonts w:cs="Arial"/>
            <w:iCs/>
            <w:lang w:val="en-US"/>
          </w:rPr>
          <w:t xml:space="preserve">fileless </w:t>
        </w:r>
      </w:ins>
      <w:ins w:id="3317" w:author="jonathan pritchard" w:date="2026-01-06T15:33:00Z" w16du:dateUtc="2026-01-06T15:33:00Z">
        <w:r w:rsidRPr="0062074F">
          <w:rPr>
            <w:rFonts w:cs="Arial"/>
            <w:iCs/>
            <w:lang w:val="en-US"/>
          </w:rPr>
          <w:t>cancellation contains digital signatures which do not match those received with the dataset being cancelled.</w:t>
        </w:r>
      </w:ins>
    </w:p>
    <w:p w14:paraId="6EC75FE8" w14:textId="0DD1A6EC" w:rsidR="0056664F" w:rsidRPr="0062074F" w:rsidRDefault="0056664F" w:rsidP="002B7019">
      <w:pPr>
        <w:spacing w:after="120" w:line="240" w:lineRule="auto"/>
        <w:jc w:val="both"/>
        <w:rPr>
          <w:ins w:id="3318" w:author="jonathan pritchard" w:date="2026-01-06T15:33:00Z" w16du:dateUtc="2026-01-06T15:33:00Z"/>
          <w:rFonts w:cs="Arial"/>
          <w:iCs/>
          <w:lang w:val="en-US"/>
          <w:rPrChange w:id="3319" w:author="jonathan pritchard" w:date="2026-01-06T15:33:00Z" w16du:dateUtc="2026-01-06T15:33:00Z">
            <w:rPr>
              <w:ins w:id="3320" w:author="jonathan pritchard" w:date="2026-01-06T15:33:00Z" w16du:dateUtc="2026-01-06T15:33:00Z"/>
              <w:rFonts w:cs="Arial"/>
              <w:iCs/>
            </w:rPr>
          </w:rPrChange>
        </w:rPr>
      </w:pPr>
      <w:ins w:id="3321" w:author="jonathan pritchard" w:date="2026-01-19T10:54:00Z" w16du:dateUtc="2026-01-19T10:54:00Z">
        <w:r w:rsidRPr="0056664F">
          <w:rPr>
            <w:rFonts w:cs="Arial"/>
            <w:b/>
            <w:bCs/>
            <w:iCs/>
            <w:lang w:val="en-US"/>
            <w:rPrChange w:id="3322" w:author="jonathan pritchard" w:date="2026-01-19T10:55:00Z" w16du:dateUtc="2026-01-19T10:55:00Z">
              <w:rPr>
                <w:rFonts w:cs="Arial"/>
                <w:iCs/>
                <w:lang w:val="en-US"/>
              </w:rPr>
            </w:rPrChange>
          </w:rPr>
          <w:t xml:space="preserve">SSE 137 </w:t>
        </w:r>
        <w:r>
          <w:rPr>
            <w:rFonts w:cs="Arial"/>
            <w:iCs/>
            <w:lang w:val="en-US"/>
          </w:rPr>
          <w:t>must be returned if a received</w:t>
        </w:r>
      </w:ins>
      <w:ins w:id="3323" w:author="jonathan pritchard" w:date="2026-01-19T10:55:00Z" w16du:dateUtc="2026-01-19T10:55:00Z">
        <w:r>
          <w:rPr>
            <w:rFonts w:cs="Arial"/>
            <w:iCs/>
            <w:lang w:val="en-US"/>
          </w:rPr>
          <w:t xml:space="preserve"> fileless cancellation has no </w:t>
        </w:r>
        <w:proofErr w:type="spellStart"/>
        <w:r>
          <w:rPr>
            <w:rFonts w:cs="Arial"/>
            <w:iCs/>
            <w:lang w:val="en-US"/>
          </w:rPr>
          <w:t>DataProducer</w:t>
        </w:r>
        <w:proofErr w:type="spellEnd"/>
        <w:r>
          <w:rPr>
            <w:rFonts w:cs="Arial"/>
            <w:iCs/>
            <w:lang w:val="en-US"/>
          </w:rPr>
          <w:t xml:space="preserve"> signature stored with its original installation. This message may also be shown if a dataset is received with no Data Producer signature.</w:t>
        </w:r>
      </w:ins>
    </w:p>
    <w:p w14:paraId="47FB73C8" w14:textId="3279C9C3" w:rsidR="00795A25" w:rsidRPr="0062074F" w:rsidRDefault="00795A25" w:rsidP="002B7019">
      <w:pPr>
        <w:spacing w:after="120" w:line="240" w:lineRule="auto"/>
        <w:jc w:val="both"/>
        <w:rPr>
          <w:rFonts w:cs="Arial"/>
          <w:iCs/>
        </w:rPr>
      </w:pPr>
      <w:r w:rsidRPr="0062074F">
        <w:rPr>
          <w:rFonts w:cs="Arial"/>
          <w:iCs/>
        </w:rPr>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29A0AFB8" w14:textId="7C6E4A20" w:rsidR="00795A25" w:rsidRPr="0062074F" w:rsidDel="007778D7" w:rsidRDefault="00795A25" w:rsidP="002B7019">
      <w:pPr>
        <w:spacing w:after="120" w:line="240" w:lineRule="auto"/>
        <w:jc w:val="both"/>
        <w:rPr>
          <w:del w:id="3324" w:author="jonathan pritchard" w:date="2026-01-06T15:33:00Z" w16du:dateUtc="2026-01-06T15:33:00Z"/>
          <w:rFonts w:cs="Arial"/>
          <w:iCs/>
          <w:lang w:val="en-US"/>
        </w:rPr>
      </w:pPr>
      <w:bookmarkStart w:id="3325" w:name="_Toc219458389"/>
      <w:bookmarkEnd w:id="3325"/>
    </w:p>
    <w:p w14:paraId="0F7B9202" w14:textId="39FA17C5" w:rsidR="00795A25" w:rsidRPr="0062074F" w:rsidRDefault="00A27D19" w:rsidP="002D7DEE">
      <w:pPr>
        <w:pStyle w:val="Heading2"/>
        <w:numPr>
          <w:ilvl w:val="0"/>
          <w:numId w:val="169"/>
        </w:numPr>
        <w:ind w:left="357" w:hanging="357"/>
      </w:pPr>
      <w:bookmarkStart w:id="3326" w:name="_Toc219458390"/>
      <w:r w:rsidRPr="0062074F">
        <w:t>Exchange Set Installation on ECDIS</w:t>
      </w:r>
      <w:bookmarkEnd w:id="3326"/>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49A28CF9">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 xml:space="preserve">and its contents in respect of the end </w:t>
      </w:r>
      <w:r w:rsidR="00BD515B" w:rsidRPr="0062074F">
        <w:lastRenderedPageBreak/>
        <w:t>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2049C8A1">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ins w:id="3327" w:author="jonathan pritchard" w:date="2026-01-06T15:33:00Z" w16du:dateUtc="2026-01-06T15:33:00Z">
        <w:r w:rsidR="007778D7" w:rsidRPr="0062074F">
          <w:rPr>
            <w:iCs/>
          </w:rPr>
          <w:t xml:space="preserve"> </w:t>
        </w:r>
      </w:ins>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Pr="0062074F"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402382A1" w14:textId="77777777" w:rsidR="00A27D19" w:rsidRPr="0062074F" w:rsidRDefault="00BB2EDA" w:rsidP="004E61EE">
      <w:pPr>
        <w:keepNext/>
        <w:spacing w:line="240" w:lineRule="auto"/>
        <w:jc w:val="center"/>
      </w:pPr>
      <w:r w:rsidRPr="0062074F">
        <w:rPr>
          <w:noProof/>
          <w:lang w:eastAsia="fr-FR"/>
        </w:rPr>
        <w:lastRenderedPageBreak/>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2938EE9F" w14:textId="2AE5793A" w:rsidR="00BB2EDA" w:rsidRPr="0062074F" w:rsidRDefault="00A27D19" w:rsidP="004E61EE">
      <w:pPr>
        <w:pStyle w:val="Caption"/>
        <w:spacing w:line="240" w:lineRule="auto"/>
        <w:jc w:val="center"/>
      </w:pPr>
      <w:r w:rsidRPr="0062074F">
        <w:t xml:space="preserve">Figure </w:t>
      </w:r>
      <w:r w:rsidR="00663161" w:rsidRPr="0062074F">
        <w:t>9</w:t>
      </w:r>
      <w:r w:rsidR="005B4B99" w:rsidRPr="0062074F">
        <w:t xml:space="preserve"> -</w:t>
      </w:r>
      <w:r w:rsidRPr="0062074F">
        <w:t xml:space="preserve"> Authentication of </w:t>
      </w:r>
      <w:r w:rsidR="005B4B99" w:rsidRPr="0062074F">
        <w:t>F</w:t>
      </w:r>
      <w:r w:rsidRPr="0062074F">
        <w:t>eature</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atalogues</w:t>
      </w:r>
    </w:p>
    <w:p w14:paraId="3690A724" w14:textId="77777777" w:rsidR="00BD515B" w:rsidRPr="0062074F" w:rsidRDefault="00BD515B" w:rsidP="004E61EE">
      <w:pPr>
        <w:spacing w:line="240" w:lineRule="auto"/>
        <w:jc w:val="center"/>
        <w:rPr>
          <w:ins w:id="3328" w:author="jonathan pritchard" w:date="2026-01-06T15:34:00Z" w16du:dateUtc="2026-01-06T15:34:00Z"/>
        </w:rPr>
      </w:pPr>
    </w:p>
    <w:p w14:paraId="6D3F139B" w14:textId="77777777" w:rsidR="007778D7" w:rsidRPr="0062074F" w:rsidRDefault="007778D7" w:rsidP="004E61EE">
      <w:pPr>
        <w:spacing w:line="240" w:lineRule="auto"/>
        <w:jc w:val="center"/>
      </w:pPr>
    </w:p>
    <w:p w14:paraId="1371CC4E" w14:textId="1A165AAC" w:rsidR="00153105" w:rsidRPr="004B5779" w:rsidRDefault="004B5779" w:rsidP="004B5779">
      <w:pPr>
        <w:rPr>
          <w:ins w:id="3329" w:author="jonathan pritchard" w:date="2026-01-06T15:34:00Z" w16du:dateUtc="2026-01-06T15:34:00Z"/>
        </w:rPr>
        <w:pPrChange w:id="3330" w:author="jonathan pritchard" w:date="2026-01-19T10:51:00Z" w16du:dateUtc="2026-01-19T10:51:00Z">
          <w:pPr>
            <w:spacing w:line="240" w:lineRule="auto"/>
          </w:pPr>
        </w:pPrChange>
      </w:pPr>
      <w:ins w:id="3331" w:author="jonathan pritchard" w:date="2026-01-19T10:51:00Z" w16du:dateUtc="2026-01-19T10:51:00Z">
        <w:r>
          <w:t xml:space="preserve">Fileless Cancellation of datasets is achieved by the receipt of a dataset discovery metadata entry </w:t>
        </w:r>
      </w:ins>
      <w:ins w:id="3332" w:author="jonathan pritchard" w:date="2026-01-19T10:53:00Z" w16du:dateUtc="2026-01-19T10:53:00Z">
        <w:r>
          <w:t xml:space="preserve">with no accompanying datafile but with a digital signature matching the original Data Producer signature, and </w:t>
        </w:r>
        <w:r w:rsidR="0056664F">
          <w:t xml:space="preserve">the S100Purpose set to “cancellation”. </w:t>
        </w:r>
      </w:ins>
      <w:ins w:id="3333" w:author="jonathan pritchard" w:date="2026-01-19T10:54:00Z" w16du:dateUtc="2026-01-19T10:54:00Z">
        <w:r w:rsidR="0056664F">
          <w:t>Prior to cancellation this signature must be checked by the S-100 ECDIS to ensure it matches, according to the following flow diagram.</w:t>
        </w:r>
      </w:ins>
    </w:p>
    <w:p w14:paraId="27FFB26A" w14:textId="77777777" w:rsidR="007778D7" w:rsidRPr="0062074F" w:rsidRDefault="007778D7" w:rsidP="004E61EE">
      <w:pPr>
        <w:spacing w:line="240" w:lineRule="auto"/>
      </w:pPr>
    </w:p>
    <w:p w14:paraId="76FBFC13" w14:textId="77777777" w:rsidR="004B5779" w:rsidRDefault="004B5779" w:rsidP="004B5779">
      <w:pPr>
        <w:keepNext/>
        <w:spacing w:line="240" w:lineRule="auto"/>
        <w:jc w:val="center"/>
        <w:pPrChange w:id="3334" w:author="jonathan pritchard" w:date="2026-01-19T10:52:00Z" w16du:dateUtc="2026-01-19T10:52:00Z">
          <w:pPr>
            <w:spacing w:line="240" w:lineRule="auto"/>
          </w:pPr>
        </w:pPrChange>
      </w:pPr>
      <w:r>
        <w:rPr>
          <w:noProof/>
        </w:rPr>
        <w:drawing>
          <wp:inline distT="0" distB="0" distL="0" distR="0" wp14:anchorId="3BBA5832" wp14:editId="76EAE15E">
            <wp:extent cx="3966182" cy="3239589"/>
            <wp:effectExtent l="0" t="0" r="0" b="0"/>
            <wp:docPr id="4799970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9753" cy="3242505"/>
                    </a:xfrm>
                    <a:prstGeom prst="rect">
                      <a:avLst/>
                    </a:prstGeom>
                    <a:noFill/>
                  </pic:spPr>
                </pic:pic>
              </a:graphicData>
            </a:graphic>
          </wp:inline>
        </w:drawing>
      </w:r>
    </w:p>
    <w:p w14:paraId="0BA38F47" w14:textId="16DEED07" w:rsidR="00312EE5" w:rsidRPr="0062074F" w:rsidRDefault="004B5779" w:rsidP="004B5779">
      <w:pPr>
        <w:pStyle w:val="Caption"/>
        <w:jc w:val="center"/>
        <w:pPrChange w:id="3335" w:author="jonathan pritchard" w:date="2026-01-19T10:52:00Z" w16du:dateUtc="2026-01-19T10:52:00Z">
          <w:pPr>
            <w:spacing w:line="240" w:lineRule="auto"/>
          </w:pPr>
        </w:pPrChange>
      </w:pPr>
      <w:r>
        <w:t>Figure</w:t>
      </w:r>
      <w:del w:id="3336" w:author="jonathan pritchard" w:date="2026-01-19T10:56:00Z" w16du:dateUtc="2026-01-19T10:56:00Z">
        <w:r w:rsidDel="009D04EC">
          <w:delText xml:space="preserve"> </w:delText>
        </w:r>
      </w:del>
      <w:ins w:id="3337" w:author="jonathan pritchard" w:date="2026-01-19T10:56:00Z" w16du:dateUtc="2026-01-19T10:56:00Z">
        <w:r w:rsidR="009D04EC">
          <w:t xml:space="preserve"> 10</w:t>
        </w:r>
      </w:ins>
      <w:del w:id="3338" w:author="jonathan pritchard" w:date="2026-01-19T10:56:00Z" w16du:dateUtc="2026-01-19T10:56:00Z">
        <w:r w:rsidDel="009D04EC">
          <w:fldChar w:fldCharType="begin"/>
        </w:r>
        <w:r w:rsidDel="009D04EC">
          <w:delInstrText xml:space="preserve"> SEQ Figure \* ARABIC </w:delInstrText>
        </w:r>
        <w:r w:rsidDel="009D04EC">
          <w:fldChar w:fldCharType="separate"/>
        </w:r>
        <w:r w:rsidDel="009D04EC">
          <w:rPr>
            <w:noProof/>
          </w:rPr>
          <w:delText>8</w:delText>
        </w:r>
        <w:r w:rsidDel="009D04EC">
          <w:fldChar w:fldCharType="end"/>
        </w:r>
      </w:del>
      <w:r>
        <w:t>: Fileless Cancellation of datasets.</w:t>
      </w:r>
    </w:p>
    <w:p w14:paraId="16FA30F2" w14:textId="77777777" w:rsidR="00BB2EDA" w:rsidRPr="0062074F" w:rsidDel="00D7270F" w:rsidRDefault="00BB2EDA" w:rsidP="004E61EE">
      <w:pPr>
        <w:spacing w:line="240" w:lineRule="auto"/>
        <w:rPr>
          <w:del w:id="3339" w:author="jonathan pritchard" w:date="2026-01-19T10:56:00Z" w16du:dateUtc="2026-01-19T10:56:00Z"/>
        </w:rPr>
      </w:pPr>
    </w:p>
    <w:p w14:paraId="3A8F37E2" w14:textId="77777777" w:rsidR="00BB2EDA" w:rsidRPr="0062074F" w:rsidRDefault="00BB2EDA" w:rsidP="004E61EE">
      <w:pPr>
        <w:spacing w:line="240" w:lineRule="auto"/>
        <w:rPr>
          <w:b/>
          <w:sz w:val="22"/>
          <w:lang w:eastAsia="ar-SA"/>
        </w:rPr>
      </w:pPr>
      <w:del w:id="3340" w:author="jonathan pritchard" w:date="2026-01-19T10:56:00Z" w16du:dateUtc="2026-01-19T10:56:00Z">
        <w:r w:rsidRPr="0062074F" w:rsidDel="00D7270F">
          <w:br w:type="page"/>
        </w:r>
      </w:del>
    </w:p>
    <w:p w14:paraId="2DD56AFF" w14:textId="579764FD" w:rsidR="000A0D43" w:rsidRPr="0062074F" w:rsidRDefault="005B4B99" w:rsidP="002D7DEE">
      <w:pPr>
        <w:pStyle w:val="Heading1"/>
        <w:numPr>
          <w:ilvl w:val="0"/>
          <w:numId w:val="0"/>
        </w:numPr>
        <w:ind w:left="432"/>
        <w:jc w:val="center"/>
      </w:pPr>
      <w:bookmarkStart w:id="3341" w:name="_Ref158105624"/>
      <w:bookmarkStart w:id="3342" w:name="_Toc219458391"/>
      <w:r w:rsidRPr="0062074F">
        <w:lastRenderedPageBreak/>
        <w:t>Appendix</w:t>
      </w:r>
      <w:r w:rsidR="000849E6" w:rsidRPr="0062074F">
        <w:t xml:space="preserve"> C </w:t>
      </w:r>
      <w:bookmarkStart w:id="3343" w:name="_Toc100303047"/>
      <w:r w:rsidR="00802BDD" w:rsidRPr="0062074F">
        <w:t xml:space="preserve"> - </w:t>
      </w:r>
      <w:r w:rsidR="000806E0" w:rsidRPr="0062074F">
        <w:t xml:space="preserve"> </w:t>
      </w:r>
      <w:r w:rsidRPr="0062074F">
        <w:t>ECDIS Update Status Reports</w:t>
      </w:r>
      <w:bookmarkEnd w:id="3341"/>
      <w:bookmarkEnd w:id="3342"/>
      <w:bookmarkEnd w:id="3343"/>
    </w:p>
    <w:p w14:paraId="42AEC368" w14:textId="77777777" w:rsidR="000A0D43" w:rsidRPr="0062074F" w:rsidRDefault="000A0D43" w:rsidP="002D7DEE">
      <w:pPr>
        <w:pStyle w:val="Heading1"/>
        <w:numPr>
          <w:ilvl w:val="0"/>
          <w:numId w:val="172"/>
        </w:numPr>
      </w:pPr>
      <w:bookmarkStart w:id="3344" w:name="_Toc219458392"/>
      <w:r w:rsidRPr="0062074F">
        <w:t>Purpose</w:t>
      </w:r>
      <w:bookmarkEnd w:id="3344"/>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25B7CC90" w:rsidR="000A0D43" w:rsidRPr="0062074F" w:rsidRDefault="000A0D43" w:rsidP="00AE2737">
      <w:pPr>
        <w:pStyle w:val="ListParagraph"/>
        <w:numPr>
          <w:ilvl w:val="0"/>
          <w:numId w:val="81"/>
        </w:numPr>
        <w:spacing w:after="60" w:line="240" w:lineRule="auto"/>
        <w:jc w:val="both"/>
      </w:pPr>
      <w:r w:rsidRPr="0062074F">
        <w:t>An ENC Update Status Report, which reports the contents of electronic charts and directly related information</w:t>
      </w:r>
      <w:ins w:id="3345" w:author="jon pritchard" w:date="2025-09-17T11:18:00Z" w16du:dateUtc="2025-09-17T09:18:00Z">
        <w:r w:rsidR="00AA3FC9" w:rsidRPr="0062074F">
          <w:t xml:space="preserve"> </w:t>
        </w:r>
      </w:ins>
      <w:r w:rsidRPr="0062074F">
        <w:t>.</w:t>
      </w:r>
      <w:ins w:id="3346" w:author="jonathan pritchard" w:date="2025-07-23T13:47:00Z" w16du:dateUtc="2025-07-23T12:47:00Z">
        <w:r w:rsidR="00591054" w:rsidRPr="0062074F">
          <w:t>i.e. S-102 and S-104?</w:t>
        </w:r>
      </w:ins>
    </w:p>
    <w:p w14:paraId="6C07E6A6" w14:textId="1E9A8593" w:rsidR="000A0D43" w:rsidRPr="0062074F" w:rsidRDefault="000A0D43" w:rsidP="00E15709">
      <w:pPr>
        <w:pStyle w:val="ListParagraph"/>
        <w:numPr>
          <w:ilvl w:val="0"/>
          <w:numId w:val="81"/>
        </w:numPr>
        <w:spacing w:after="120" w:line="240" w:lineRule="auto"/>
        <w:jc w:val="both"/>
      </w:pPr>
      <w:r w:rsidRPr="0062074F">
        <w:t>An ENP (</w:t>
      </w:r>
      <w:r w:rsidR="00E15709" w:rsidRPr="0062074F">
        <w:t>E</w:t>
      </w:r>
      <w:r w:rsidRPr="0062074F">
        <w:t xml:space="preserve">lectronic </w:t>
      </w:r>
      <w:r w:rsidR="00E15709" w:rsidRPr="0062074F">
        <w:t>N</w:t>
      </w:r>
      <w:r w:rsidRPr="0062074F">
        <w:t xml:space="preserve">autical </w:t>
      </w:r>
      <w:r w:rsidR="00E15709" w:rsidRPr="0062074F">
        <w:t>P</w:t>
      </w:r>
      <w:r w:rsidRPr="0062074F">
        <w:t xml:space="preserve">ublication) Update Status Report which reports the status of ENPs </w:t>
      </w:r>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1D25C7B9" w:rsidR="000A0D43" w:rsidRPr="0062074F" w:rsidRDefault="000A0D43" w:rsidP="00AE2737">
      <w:pPr>
        <w:pStyle w:val="ListParagraph"/>
        <w:numPr>
          <w:ilvl w:val="0"/>
          <w:numId w:val="80"/>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p>
    <w:p w14:paraId="5DF42F55" w14:textId="4D6BB429" w:rsidR="000A0D43" w:rsidRPr="0062074F" w:rsidRDefault="000A0D43" w:rsidP="00AE2737">
      <w:pPr>
        <w:pStyle w:val="ListParagraph"/>
        <w:numPr>
          <w:ilvl w:val="0"/>
          <w:numId w:val="80"/>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3347" w:name="_Hlk144392203"/>
      <w:r w:rsidR="003B11C8" w:rsidRPr="0062074F">
        <w:t xml:space="preserve">System Database </w:t>
      </w:r>
      <w:bookmarkEnd w:id="3347"/>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lastRenderedPageBreak/>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21EE88F5"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warnings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20A20519" w:rsidR="00F72843" w:rsidRPr="0062074F" w:rsidRDefault="00F72843" w:rsidP="00DF6704">
      <w:pPr>
        <w:pStyle w:val="ListParagraph"/>
        <w:numPr>
          <w:ilvl w:val="0"/>
          <w:numId w:val="45"/>
        </w:numPr>
        <w:spacing w:after="120" w:line="240" w:lineRule="auto"/>
        <w:jc w:val="both"/>
      </w:pPr>
      <w:r w:rsidRPr="0062074F">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del w:id="3348" w:author="jon pritchard" w:date="2025-09-17T13:55:00Z" w16du:dateUtc="2025-09-17T11:55:00Z">
        <w:r w:rsidR="00DF6704" w:rsidRPr="0062074F" w:rsidDel="00A366BC">
          <w:delText xml:space="preserve">should </w:delText>
        </w:r>
      </w:del>
      <w:ins w:id="3349" w:author="jon pritchard" w:date="2025-09-17T13:55:00Z" w16du:dateUtc="2025-09-17T11:55:00Z">
        <w:r w:rsidR="00A366BC" w:rsidRPr="0062074F">
          <w:t xml:space="preserve">must </w:t>
        </w:r>
      </w:ins>
      <w:r w:rsidR="00DF6704" w:rsidRPr="0062074F">
        <w:t>be used as the reference against which the report is generated.</w:t>
      </w:r>
    </w:p>
    <w:p w14:paraId="568C47F7" w14:textId="5B051A31" w:rsidR="00F72843" w:rsidRPr="0062074F" w:rsidRDefault="00F72843" w:rsidP="00DF6704">
      <w:pPr>
        <w:pStyle w:val="ListParagraph"/>
        <w:numPr>
          <w:ilvl w:val="0"/>
          <w:numId w:val="45"/>
        </w:numPr>
        <w:spacing w:after="120" w:line="240" w:lineRule="auto"/>
        <w:jc w:val="both"/>
      </w:pPr>
      <w:r w:rsidRPr="0062074F">
        <w:t>S-128 datasets are “official” data by definition and have a data producer status (as defined in section</w:t>
      </w:r>
      <w:r w:rsidR="00DF6704" w:rsidRPr="0062074F">
        <w:t xml:space="preserve"> </w:t>
      </w:r>
      <w:r w:rsidRPr="0062074F">
        <w:t>)</w:t>
      </w:r>
    </w:p>
    <w:p w14:paraId="597DE80C" w14:textId="1550056A" w:rsidR="006E3C4C" w:rsidRPr="0062074F" w:rsidRDefault="00F72843" w:rsidP="00E15709">
      <w:pPr>
        <w:pStyle w:val="ListParagraph"/>
        <w:numPr>
          <w:ilvl w:val="0"/>
          <w:numId w:val="45"/>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w:t>
      </w:r>
      <w:del w:id="3350" w:author="jon pritchard" w:date="2025-09-17T13:54:00Z" w16du:dateUtc="2025-09-17T11:54:00Z">
        <w:r w:rsidRPr="0062074F" w:rsidDel="00A366BC">
          <w:delText>s</w:delText>
        </w:r>
      </w:del>
      <w:r w:rsidRPr="0062074F">
        <w:t xml:space="preserv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rsidP="00AE2737">
      <w:pPr>
        <w:pStyle w:val="ListParagraph"/>
        <w:numPr>
          <w:ilvl w:val="0"/>
          <w:numId w:val="82"/>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rsidP="00AE2737">
      <w:pPr>
        <w:pStyle w:val="ListParagraph"/>
        <w:numPr>
          <w:ilvl w:val="1"/>
          <w:numId w:val="82"/>
        </w:numPr>
        <w:spacing w:after="60" w:line="240" w:lineRule="auto"/>
        <w:ind w:hanging="357"/>
        <w:jc w:val="both"/>
      </w:pPr>
      <w:r w:rsidRPr="0062074F">
        <w:t>ENC, either S-101 or S-57</w:t>
      </w:r>
    </w:p>
    <w:p w14:paraId="332E2EB0" w14:textId="77777777" w:rsidR="000A0D43" w:rsidRPr="0062074F" w:rsidRDefault="000A0D43" w:rsidP="00AE2737">
      <w:pPr>
        <w:pStyle w:val="ListParagraph"/>
        <w:numPr>
          <w:ilvl w:val="1"/>
          <w:numId w:val="82"/>
        </w:numPr>
        <w:spacing w:after="60" w:line="240" w:lineRule="auto"/>
        <w:ind w:hanging="357"/>
        <w:jc w:val="both"/>
      </w:pPr>
      <w:r w:rsidRPr="0062074F">
        <w:t>S-102</w:t>
      </w:r>
    </w:p>
    <w:p w14:paraId="0DC1EA9C" w14:textId="77777777" w:rsidR="000A0D43" w:rsidRPr="0062074F" w:rsidRDefault="000A0D43" w:rsidP="00AE2737">
      <w:pPr>
        <w:pStyle w:val="ListParagraph"/>
        <w:numPr>
          <w:ilvl w:val="1"/>
          <w:numId w:val="82"/>
        </w:numPr>
        <w:spacing w:after="120" w:line="240" w:lineRule="auto"/>
        <w:jc w:val="both"/>
      </w:pPr>
      <w:r w:rsidRPr="0062074F">
        <w:t>S-104</w:t>
      </w:r>
    </w:p>
    <w:p w14:paraId="609E30AA" w14:textId="687E4212" w:rsidR="000A0D43" w:rsidRPr="0062074F" w:rsidRDefault="000A0D43" w:rsidP="00AE2737">
      <w:pPr>
        <w:pStyle w:val="ListParagraph"/>
        <w:numPr>
          <w:ilvl w:val="0"/>
          <w:numId w:val="82"/>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(with the exception of S-128 itself)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rsidP="00AE2737">
      <w:pPr>
        <w:pStyle w:val="ListParagraph"/>
        <w:numPr>
          <w:ilvl w:val="0"/>
          <w:numId w:val="83"/>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rsidP="00AE2737">
      <w:pPr>
        <w:pStyle w:val="ListParagraph"/>
        <w:numPr>
          <w:ilvl w:val="0"/>
          <w:numId w:val="83"/>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5AD5DC37" w:rsidR="00F323B7" w:rsidRPr="0062074F" w:rsidRDefault="00F323B7" w:rsidP="001640BB">
      <w:pPr>
        <w:pStyle w:val="Caption"/>
        <w:spacing w:after="120" w:line="240" w:lineRule="auto"/>
        <w:jc w:val="center"/>
      </w:pPr>
      <w:r w:rsidRPr="0062074F">
        <w:t xml:space="preserve">Figure </w:t>
      </w:r>
      <w:r w:rsidR="00062E19" w:rsidRPr="0062074F">
        <w:t>1</w:t>
      </w:r>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712FEBEF" w:rsidR="001640BB" w:rsidRPr="0062074F" w:rsidRDefault="001640BB" w:rsidP="001640BB">
      <w:pPr>
        <w:pStyle w:val="Caption"/>
        <w:spacing w:after="120" w:line="240" w:lineRule="auto"/>
        <w:jc w:val="center"/>
      </w:pPr>
      <w:r w:rsidRPr="0062074F">
        <w:t>Figure 2 -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rsidP="00AE2737">
      <w:pPr>
        <w:numPr>
          <w:ilvl w:val="0"/>
          <w:numId w:val="74"/>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rsidP="00AE2737">
      <w:pPr>
        <w:numPr>
          <w:ilvl w:val="0"/>
          <w:numId w:val="74"/>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rsidP="00AE2737">
            <w:pPr>
              <w:numPr>
                <w:ilvl w:val="0"/>
                <w:numId w:val="79"/>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rsidP="00AE2737">
            <w:pPr>
              <w:numPr>
                <w:ilvl w:val="0"/>
                <w:numId w:val="78"/>
              </w:numPr>
              <w:spacing w:before="60" w:after="60"/>
            </w:pPr>
            <w:r w:rsidRPr="0062074F">
              <w:t>Electronic Navigational Charts (ENC) Update Status Report</w:t>
            </w:r>
          </w:p>
          <w:p w14:paraId="6A95581E" w14:textId="6301B8CD" w:rsidR="000A0D43" w:rsidRPr="0062074F" w:rsidRDefault="000A0D43" w:rsidP="00AE2737">
            <w:pPr>
              <w:numPr>
                <w:ilvl w:val="0"/>
                <w:numId w:val="78"/>
              </w:numPr>
              <w:spacing w:before="60" w:after="60"/>
            </w:pPr>
            <w:bookmarkStart w:id="3351" w:name="_Hlk87104123"/>
            <w:r w:rsidRPr="0062074F">
              <w:t>Electronic Nautical Publications (ENP) Update Status Report</w:t>
            </w:r>
            <w:bookmarkEnd w:id="3351"/>
          </w:p>
        </w:tc>
      </w:tr>
      <w:tr w:rsidR="000A0D43" w:rsidRPr="0062074F" w14:paraId="5D7A8D6B" w14:textId="77777777" w:rsidTr="00D437A1">
        <w:tc>
          <w:tcPr>
            <w:tcW w:w="2972" w:type="dxa"/>
          </w:tcPr>
          <w:p w14:paraId="225D73AC" w14:textId="77777777" w:rsidR="000A0D43" w:rsidRPr="0062074F" w:rsidRDefault="000A0D43" w:rsidP="00AE2737">
            <w:pPr>
              <w:numPr>
                <w:ilvl w:val="0"/>
                <w:numId w:val="79"/>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rsidP="00AE2737">
            <w:pPr>
              <w:numPr>
                <w:ilvl w:val="0"/>
                <w:numId w:val="79"/>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rsidP="00AE2737">
            <w:pPr>
              <w:numPr>
                <w:ilvl w:val="0"/>
                <w:numId w:val="79"/>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xml:space="preserve">. The date is taken from the latest S-128 datasets </w:t>
            </w:r>
            <w:proofErr w:type="spellStart"/>
            <w:r w:rsidRPr="0062074F">
              <w:t>issueDate</w:t>
            </w:r>
            <w:proofErr w:type="spellEnd"/>
            <w:r w:rsidRPr="0062074F">
              <w:t xml:space="preserve"> in the CATALOG.XML and is</w:t>
            </w:r>
            <w:r w:rsidR="00F74131" w:rsidRPr="0062074F">
              <w:t xml:space="preserve"> expressed in ISO8601 notation:</w:t>
            </w:r>
          </w:p>
          <w:p w14:paraId="704DF6D6" w14:textId="4359ABB6" w:rsidR="000A0D43" w:rsidRPr="0062074F" w:rsidRDefault="000A0D43" w:rsidP="00F74131">
            <w:pPr>
              <w:spacing w:before="60" w:after="60"/>
            </w:pPr>
            <w:r w:rsidRPr="0062074F">
              <w:t xml:space="preserve"> [</w:t>
            </w:r>
            <w:r w:rsidRPr="0062074F">
              <w:rPr>
                <w:b/>
                <w:bCs/>
              </w:rPr>
              <w:t>YYY</w:t>
            </w:r>
            <w:ins w:id="3352" w:author="jonathan pritchard" w:date="2025-12-11T16:50:00Z" w16du:dateUtc="2025-12-11T16:50:00Z">
              <w:r w:rsidR="00877180" w:rsidRPr="0062074F">
                <w:rPr>
                  <w:b/>
                  <w:bCs/>
                </w:rPr>
                <w:t>Y</w:t>
              </w:r>
            </w:ins>
            <w:r w:rsidRPr="0062074F">
              <w:rPr>
                <w:b/>
                <w:bCs/>
              </w:rPr>
              <w:t>MMDDZHHMMSS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rsidP="00AE2737">
            <w:pPr>
              <w:numPr>
                <w:ilvl w:val="0"/>
                <w:numId w:val="79"/>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rsidP="00AE2737">
            <w:pPr>
              <w:numPr>
                <w:ilvl w:val="0"/>
                <w:numId w:val="79"/>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rsidP="00AE2737">
            <w:pPr>
              <w:numPr>
                <w:ilvl w:val="0"/>
                <w:numId w:val="75"/>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rsidP="00AE2737">
            <w:pPr>
              <w:numPr>
                <w:ilvl w:val="0"/>
                <w:numId w:val="75"/>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rsidP="00AE2737">
            <w:pPr>
              <w:numPr>
                <w:ilvl w:val="0"/>
                <w:numId w:val="79"/>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starting waypoint of the route (if one exists) and the lat/lon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rsidP="00AE2737">
            <w:pPr>
              <w:numPr>
                <w:ilvl w:val="0"/>
                <w:numId w:val="79"/>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last waypoint of the route (if one exists) and its lat/lon</w:t>
            </w:r>
            <w:r w:rsidR="00F74131" w:rsidRPr="0062074F">
              <w:t>g</w:t>
            </w:r>
            <w:r w:rsidRPr="0062074F">
              <w:t xml:space="preserve"> coordinates. There is no fixed form th</w:t>
            </w:r>
            <w:r w:rsidR="00F74131" w:rsidRPr="0062074F">
              <w:t>at the coordinates should take.</w:t>
            </w:r>
          </w:p>
        </w:tc>
      </w:tr>
    </w:tbl>
    <w:p w14:paraId="7F613EBF" w14:textId="178AB84E" w:rsidR="000054D6" w:rsidRPr="0062074F" w:rsidRDefault="00331A1D" w:rsidP="00DF6704">
      <w:pPr>
        <w:pStyle w:val="Caption"/>
        <w:spacing w:after="120" w:line="240" w:lineRule="auto"/>
        <w:jc w:val="center"/>
        <w:rPr>
          <w:bCs/>
        </w:rPr>
      </w:pPr>
      <w:r w:rsidRPr="0062074F">
        <w:t>Table 3 -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464D4A59"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del w:id="3353" w:author="jonathan pritchard" w:date="2026-01-14T10:38:00Z" w16du:dateUtc="2026-01-14T10:38:00Z">
        <w:r w:rsidRPr="0062074F" w:rsidDel="00DE16E0">
          <w:rPr>
            <w:i/>
            <w:iCs/>
          </w:rPr>
          <w:delText>5</w:delText>
        </w:r>
      </w:del>
      <w:ins w:id="3354" w:author="jonathan pritchard" w:date="2026-01-14T10:38:00Z" w16du:dateUtc="2026-01-14T10:38:00Z">
        <w:r w:rsidR="00DE16E0" w:rsidRPr="0062074F">
          <w:rPr>
            <w:i/>
            <w:iCs/>
          </w:rPr>
          <w:t>7</w:t>
        </w:r>
      </w:ins>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ins w:id="3355" w:author="jonathan pritchard" w:date="2026-01-14T10:53:00Z" w16du:dateUtc="2026-01-14T10:53:00Z">
        <w:r w:rsidR="00D41E80" w:rsidRPr="0062074F">
          <w:t xml:space="preserve">necessarily </w:t>
        </w:r>
      </w:ins>
      <w:r w:rsidRPr="0062074F">
        <w:t>the same as the XTD</w:t>
      </w:r>
      <w:ins w:id="3356" w:author="jonathan pritchard" w:date="2026-01-14T10:53:00Z" w16du:dateUtc="2026-01-14T10:53:00Z">
        <w:r w:rsidR="00D41E80" w:rsidRPr="0062074F">
          <w:t>.</w:t>
        </w:r>
      </w:ins>
      <w:r w:rsidRPr="0062074F">
        <w:t xml:space="preserve"> </w:t>
      </w:r>
      <w:r w:rsidRPr="0062074F">
        <w:rPr>
          <w:strike/>
          <w:rPrChange w:id="3357" w:author="jonathan pritchard" w:date="2026-01-14T10:52:00Z" w16du:dateUtc="2026-01-14T10:52:00Z">
            <w:rPr/>
          </w:rPrChang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rsidP="00AE2737">
      <w:pPr>
        <w:numPr>
          <w:ilvl w:val="0"/>
          <w:numId w:val="76"/>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rsidP="00AE2737">
      <w:pPr>
        <w:numPr>
          <w:ilvl w:val="0"/>
          <w:numId w:val="76"/>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rsidP="00AE2737">
      <w:pPr>
        <w:numPr>
          <w:ilvl w:val="1"/>
          <w:numId w:val="76"/>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rsidP="00AE2737">
      <w:pPr>
        <w:numPr>
          <w:ilvl w:val="1"/>
          <w:numId w:val="76"/>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rsidP="00AE2737">
      <w:pPr>
        <w:numPr>
          <w:ilvl w:val="1"/>
          <w:numId w:val="76"/>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rsidP="00AE2737">
      <w:pPr>
        <w:numPr>
          <w:ilvl w:val="1"/>
          <w:numId w:val="76"/>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rsidP="00AE2737">
      <w:pPr>
        <w:numPr>
          <w:ilvl w:val="1"/>
          <w:numId w:val="76"/>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rsidP="00AE2737">
      <w:pPr>
        <w:numPr>
          <w:ilvl w:val="1"/>
          <w:numId w:val="76"/>
        </w:numPr>
        <w:spacing w:after="60" w:line="240" w:lineRule="auto"/>
        <w:jc w:val="both"/>
      </w:pPr>
      <w:r w:rsidRPr="0062074F">
        <w:t>Unknown – the number of datasets for which a status cannot be determined for any reason.</w:t>
      </w:r>
    </w:p>
    <w:p w14:paraId="4DEDA92A" w14:textId="71BC6B43" w:rsidR="000A0D43" w:rsidRPr="0062074F" w:rsidRDefault="000A0D43" w:rsidP="00AE2737">
      <w:pPr>
        <w:numPr>
          <w:ilvl w:val="0"/>
          <w:numId w:val="76"/>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20A3ED1D" w:rsidR="000A0D43" w:rsidRPr="0062074F" w:rsidRDefault="000A0D43" w:rsidP="00AE2737">
      <w:pPr>
        <w:numPr>
          <w:ilvl w:val="0"/>
          <w:numId w:val="77"/>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Code (which can either be a data producer, an aggregator or data aggregator (as identified by Section 9.1.1)</w:t>
      </w:r>
    </w:p>
    <w:p w14:paraId="7ECAC09B" w14:textId="69C1D44C" w:rsidR="000A0D43" w:rsidRPr="0062074F" w:rsidRDefault="000A0D43" w:rsidP="00AE2737">
      <w:pPr>
        <w:numPr>
          <w:ilvl w:val="0"/>
          <w:numId w:val="77"/>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rsidP="00AE2737">
      <w:pPr>
        <w:numPr>
          <w:ilvl w:val="1"/>
          <w:numId w:val="77"/>
        </w:numPr>
        <w:spacing w:after="60" w:line="240" w:lineRule="auto"/>
        <w:jc w:val="both"/>
      </w:pPr>
      <w:r w:rsidRPr="0062074F">
        <w:t>Dataset Name – the name of the dataset. (DSNM)</w:t>
      </w:r>
      <w:r w:rsidR="00086C24" w:rsidRPr="0062074F">
        <w:t>.</w:t>
      </w:r>
    </w:p>
    <w:p w14:paraId="554C1FF5" w14:textId="4BFA49B1" w:rsidR="000A0D43" w:rsidRPr="0062074F" w:rsidRDefault="000A0D43" w:rsidP="00AE2737">
      <w:pPr>
        <w:numPr>
          <w:ilvl w:val="1"/>
          <w:numId w:val="77"/>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rsidP="00AE2737">
      <w:pPr>
        <w:numPr>
          <w:ilvl w:val="1"/>
          <w:numId w:val="77"/>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rsidP="00AE2737">
      <w:pPr>
        <w:numPr>
          <w:ilvl w:val="1"/>
          <w:numId w:val="77"/>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rsidP="00AE2737">
      <w:pPr>
        <w:numPr>
          <w:ilvl w:val="1"/>
          <w:numId w:val="77"/>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pecification) update information for the 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lastRenderedPageBreak/>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646BE6EB" w:rsidR="000A0D43" w:rsidRPr="0062074F" w:rsidRDefault="00A00ECD" w:rsidP="009E15EE">
      <w:pPr>
        <w:pStyle w:val="Caption"/>
        <w:spacing w:after="120" w:line="240" w:lineRule="auto"/>
        <w:jc w:val="center"/>
        <w:rPr>
          <w:bCs/>
        </w:rPr>
      </w:pPr>
      <w:r w:rsidRPr="0062074F">
        <w:t xml:space="preserve">Table </w:t>
      </w:r>
      <w:r w:rsidR="00A310A1" w:rsidRPr="0062074F">
        <w:t>4</w:t>
      </w:r>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lastRenderedPageBreak/>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rsidP="00AE2737">
            <w:pPr>
              <w:numPr>
                <w:ilvl w:val="0"/>
                <w:numId w:val="75"/>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rsidP="00AE2737">
            <w:pPr>
              <w:numPr>
                <w:ilvl w:val="0"/>
                <w:numId w:val="75"/>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58"/>
          <w:headerReference w:type="default" r:id="rId59"/>
          <w:footerReference w:type="even" r:id="rId60"/>
          <w:footerReference w:type="default" r:id="rId61"/>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3376" w:name="_Toc219458393"/>
      <w:r w:rsidRPr="0062074F">
        <w:lastRenderedPageBreak/>
        <w:t xml:space="preserve">Appendix </w:t>
      </w:r>
      <w:r w:rsidR="000849E6" w:rsidRPr="0062074F">
        <w:t>D</w:t>
      </w:r>
      <w:bookmarkStart w:id="3377"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3376"/>
      <w:bookmarkEnd w:id="3377"/>
    </w:p>
    <w:p w14:paraId="06C4BBB6" w14:textId="77777777" w:rsidR="00F7700D" w:rsidRPr="0062074F" w:rsidRDefault="00F7700D" w:rsidP="00F7700D">
      <w:pPr>
        <w:spacing w:after="120" w:line="240" w:lineRule="auto"/>
      </w:pPr>
    </w:p>
    <w:p w14:paraId="2BD58B01" w14:textId="1BB08027" w:rsidR="001374ED" w:rsidRPr="0062074F" w:rsidRDefault="006A5A29" w:rsidP="00A310A1">
      <w:pPr>
        <w:pStyle w:val="Heading1"/>
        <w:numPr>
          <w:ilvl w:val="0"/>
          <w:numId w:val="236"/>
        </w:numPr>
      </w:pPr>
      <w:bookmarkStart w:id="3378" w:name="_Toc88852880"/>
      <w:bookmarkStart w:id="3379" w:name="_Toc98339988"/>
      <w:bookmarkStart w:id="3380" w:name="_Toc98340364"/>
      <w:bookmarkStart w:id="3381" w:name="_Toc219458394"/>
      <w:r w:rsidRPr="0062074F">
        <w:t>Enhanced</w:t>
      </w:r>
      <w:r w:rsidR="001374ED" w:rsidRPr="0062074F">
        <w:t xml:space="preserve"> Safety Contour</w:t>
      </w:r>
      <w:bookmarkEnd w:id="3378"/>
      <w:bookmarkEnd w:id="3379"/>
      <w:bookmarkEnd w:id="3380"/>
      <w:bookmarkEnd w:id="3381"/>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3E5FEE6D"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 xml:space="preserve">Edition 5.2.0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rsidP="00AE2737">
      <w:pPr>
        <w:pStyle w:val="ListParagraph"/>
        <w:numPr>
          <w:ilvl w:val="0"/>
          <w:numId w:val="71"/>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rsidP="00AE2737">
      <w:pPr>
        <w:pStyle w:val="ListParagraph"/>
        <w:numPr>
          <w:ilvl w:val="0"/>
          <w:numId w:val="71"/>
        </w:numPr>
        <w:spacing w:after="120" w:line="240" w:lineRule="auto"/>
        <w:jc w:val="both"/>
      </w:pPr>
      <w:r w:rsidRPr="0062074F">
        <w:t>A Safety Contour value of their choice</w:t>
      </w:r>
      <w:r w:rsidR="000C381A" w:rsidRPr="0062074F">
        <w:t>.</w:t>
      </w:r>
    </w:p>
    <w:p w14:paraId="69586464" w14:textId="227CCA07"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ins w:id="3382" w:author="jonathan pritchard" w:date="2026-01-14T10:57:00Z" w16du:dateUtc="2026-01-14T10:57:00Z">
        <w:r w:rsidR="00D41E80" w:rsidRPr="0062074F">
          <w:t xml:space="preserve"> as defined in </w:t>
        </w:r>
        <w:r w:rsidR="00D41E80" w:rsidRPr="0062074F">
          <w:fldChar w:fldCharType="begin"/>
        </w:r>
        <w:r w:rsidR="00D41E80" w:rsidRPr="0062074F">
          <w:instrText xml:space="preserve"> REF _Ref49484089 \r \h </w:instrText>
        </w:r>
      </w:ins>
      <w:r w:rsidR="0062074F">
        <w:instrText xml:space="preserve"> \* MERGEFORMAT </w:instrText>
      </w:r>
      <w:ins w:id="3383" w:author="jonathan pritchard" w:date="2026-01-14T10:57:00Z" w16du:dateUtc="2026-01-14T10:57:00Z">
        <w:r w:rsidR="00D41E80" w:rsidRPr="0062074F">
          <w:fldChar w:fldCharType="separate"/>
        </w:r>
        <w:r w:rsidR="00D41E80" w:rsidRPr="0062074F">
          <w:t>12.6.1</w:t>
        </w:r>
        <w:r w:rsidR="00D41E80" w:rsidRPr="0062074F">
          <w:fldChar w:fldCharType="end"/>
        </w:r>
      </w:ins>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rPr>
          <w:ins w:id="3384" w:author="jonathan pritchard" w:date="2026-01-06T10:21:00Z" w16du:dateUtc="2026-01-06T10:21:00Z"/>
        </w:rPr>
      </w:pPr>
    </w:p>
    <w:p w14:paraId="688ABA71" w14:textId="77777777" w:rsidR="001B7649" w:rsidRPr="0062074F" w:rsidRDefault="001B7649" w:rsidP="001B7649">
      <w:pPr>
        <w:spacing w:after="120" w:line="240" w:lineRule="auto"/>
        <w:rPr>
          <w:ins w:id="3385" w:author="jonathan pritchard" w:date="2026-01-06T10:23:00Z" w16du:dateUtc="2026-01-06T10:23:00Z"/>
        </w:rPr>
      </w:pPr>
    </w:p>
    <w:p w14:paraId="72212555" w14:textId="4895C653" w:rsidR="001B7649" w:rsidRPr="0062074F" w:rsidRDefault="001B7649">
      <w:pPr>
        <w:pStyle w:val="Heading1"/>
        <w:numPr>
          <w:ilvl w:val="1"/>
          <w:numId w:val="236"/>
        </w:numPr>
        <w:rPr>
          <w:ins w:id="3386" w:author="jonathan pritchard" w:date="2026-01-06T10:23:00Z" w16du:dateUtc="2026-01-06T10:23:00Z"/>
        </w:rPr>
        <w:pPrChange w:id="3387" w:author="jonathan pritchard" w:date="2026-01-06T10:24:00Z" w16du:dateUtc="2026-01-06T10:24:00Z">
          <w:pPr>
            <w:pStyle w:val="Heading1"/>
            <w:numPr>
              <w:numId w:val="236"/>
            </w:numPr>
          </w:pPr>
        </w:pPrChange>
      </w:pPr>
      <w:bookmarkStart w:id="3388" w:name="_Toc219458395"/>
      <w:ins w:id="3389" w:author="jonathan pritchard" w:date="2026-01-06T10:23:00Z" w16du:dateUtc="2026-01-06T10:23:00Z">
        <w:r w:rsidRPr="0062074F">
          <w:lastRenderedPageBreak/>
          <w:t>Provision of Sun Illumination</w:t>
        </w:r>
        <w:bookmarkEnd w:id="3388"/>
      </w:ins>
    </w:p>
    <w:p w14:paraId="2C0988F7" w14:textId="77777777" w:rsidR="001B7649" w:rsidRPr="0062074F" w:rsidRDefault="001B7649" w:rsidP="001B7649">
      <w:pPr>
        <w:spacing w:after="120" w:line="240" w:lineRule="auto"/>
        <w:rPr>
          <w:ins w:id="3390" w:author="jonathan pritchard" w:date="2026-01-06T10:23:00Z" w16du:dateUtc="2026-01-06T10:23:00Z"/>
        </w:rPr>
      </w:pPr>
      <w:ins w:id="3391" w:author="jonathan pritchard" w:date="2026-01-06T10:23:00Z" w16du:dateUtc="2026-01-06T10:23:00Z">
        <w:r w:rsidRPr="0062074F">
          <w:t>Sun illumination may be provided. Where provided:</w:t>
        </w:r>
      </w:ins>
    </w:p>
    <w:p w14:paraId="04D82C2C" w14:textId="77777777" w:rsidR="001B7649" w:rsidRPr="0062074F" w:rsidRDefault="001B7649" w:rsidP="001B7649">
      <w:pPr>
        <w:pStyle w:val="ListParagraph"/>
        <w:numPr>
          <w:ilvl w:val="0"/>
          <w:numId w:val="264"/>
        </w:numPr>
        <w:spacing w:after="120" w:line="240" w:lineRule="auto"/>
        <w:rPr>
          <w:ins w:id="3392" w:author="jonathan pritchard" w:date="2026-01-06T10:23:00Z" w16du:dateUtc="2026-01-06T10:23:00Z"/>
        </w:rPr>
      </w:pPr>
      <w:ins w:id="3393" w:author="jonathan pritchard" w:date="2026-01-06T10:23:00Z" w16du:dateUtc="2026-01-06T10:23:00Z">
        <w:r w:rsidRPr="0062074F">
          <w:t xml:space="preserve">The mariner must be able to select whether it is enabled or not. </w:t>
        </w:r>
      </w:ins>
    </w:p>
    <w:p w14:paraId="74234F8D" w14:textId="77777777" w:rsidR="001B7649" w:rsidRPr="0062074F" w:rsidRDefault="001B7649" w:rsidP="001B7649">
      <w:pPr>
        <w:pStyle w:val="ListParagraph"/>
        <w:numPr>
          <w:ilvl w:val="0"/>
          <w:numId w:val="264"/>
        </w:numPr>
        <w:spacing w:after="120" w:line="240" w:lineRule="auto"/>
        <w:rPr>
          <w:ins w:id="3394" w:author="jonathan pritchard" w:date="2026-01-06T10:23:00Z" w16du:dateUtc="2026-01-06T10:23:00Z"/>
        </w:rPr>
      </w:pPr>
      <w:ins w:id="3395" w:author="jonathan pritchard" w:date="2026-01-06T10:23:00Z" w16du:dateUtc="2026-01-06T10:23:00Z">
        <w:r w:rsidRPr="0062074F">
          <w:t>Selection of Base or Standard Display shall disable sun-illumination</w:t>
        </w:r>
      </w:ins>
    </w:p>
    <w:p w14:paraId="09AFBD93" w14:textId="77777777" w:rsidR="001B7649" w:rsidRPr="0062074F" w:rsidRDefault="001B7649" w:rsidP="001B7649">
      <w:pPr>
        <w:pStyle w:val="ListParagraph"/>
        <w:numPr>
          <w:ilvl w:val="0"/>
          <w:numId w:val="264"/>
        </w:numPr>
        <w:spacing w:after="120" w:line="240" w:lineRule="auto"/>
        <w:rPr>
          <w:ins w:id="3396" w:author="jonathan pritchard" w:date="2026-01-06T10:23:00Z" w16du:dateUtc="2026-01-06T10:23:00Z"/>
        </w:rPr>
      </w:pPr>
      <w:ins w:id="3397" w:author="jonathan pritchard" w:date="2026-01-06T10:23:00Z" w16du:dateUtc="2026-01-06T10:23:00Z">
        <w:r w:rsidRPr="0062074F">
          <w:t>The ECDIS must use a consistent sun azimuth and elevation values for all data portrayed</w:t>
        </w:r>
      </w:ins>
    </w:p>
    <w:p w14:paraId="6DED4C1B" w14:textId="56A6C969" w:rsidR="001B7649" w:rsidRPr="0062074F" w:rsidRDefault="001B7649">
      <w:pPr>
        <w:pStyle w:val="ListParagraph"/>
        <w:numPr>
          <w:ilvl w:val="0"/>
          <w:numId w:val="264"/>
        </w:numPr>
        <w:spacing w:after="120" w:line="240" w:lineRule="auto"/>
        <w:rPr>
          <w:ins w:id="3398" w:author="jonathan pritchard" w:date="2026-01-06T10:22:00Z" w16du:dateUtc="2026-01-06T10:22:00Z"/>
        </w:rPr>
        <w:pPrChange w:id="3399" w:author="jonathan pritchard" w:date="2026-01-06T10:23:00Z" w16du:dateUtc="2026-01-06T10:23:00Z">
          <w:pPr>
            <w:spacing w:after="120" w:line="240" w:lineRule="auto"/>
          </w:pPr>
        </w:pPrChange>
      </w:pPr>
      <w:ins w:id="3400" w:author="jonathan pritchard" w:date="2026-01-06T10:23:00Z" w16du:dateUtc="2026-01-06T10:23:00Z">
        <w:r w:rsidRPr="0062074F">
          <w:t xml:space="preserve">The mariner may be able to vary the sun azimuth and elevation values.  </w:t>
        </w:r>
      </w:ins>
    </w:p>
    <w:p w14:paraId="03ACE4F8" w14:textId="77777777" w:rsidR="001B7649" w:rsidRPr="0062074F" w:rsidRDefault="001B7649" w:rsidP="001B7649">
      <w:pPr>
        <w:spacing w:after="120" w:line="240" w:lineRule="auto"/>
        <w:rPr>
          <w:ins w:id="3401" w:author="jonathan pritchard" w:date="2026-01-06T10:24:00Z" w16du:dateUtc="2026-01-06T10:24:00Z"/>
        </w:rPr>
      </w:pPr>
    </w:p>
    <w:p w14:paraId="2A1FB065" w14:textId="7BE86781" w:rsidR="001B7649" w:rsidRPr="0062074F" w:rsidRDefault="001B7649">
      <w:pPr>
        <w:pStyle w:val="Heading1"/>
        <w:numPr>
          <w:ilvl w:val="1"/>
          <w:numId w:val="236"/>
        </w:numPr>
        <w:rPr>
          <w:ins w:id="3402" w:author="jonathan pritchard" w:date="2026-01-06T10:24:00Z" w16du:dateUtc="2026-01-06T10:24:00Z"/>
        </w:rPr>
        <w:pPrChange w:id="3403" w:author="jonathan pritchard" w:date="2026-01-06T10:25:00Z" w16du:dateUtc="2026-01-06T10:25:00Z">
          <w:pPr>
            <w:pStyle w:val="Heading1"/>
            <w:numPr>
              <w:numId w:val="236"/>
            </w:numPr>
          </w:pPr>
        </w:pPrChange>
      </w:pPr>
      <w:bookmarkStart w:id="3404" w:name="_Toc219458396"/>
      <w:ins w:id="3405" w:author="jonathan pritchard" w:date="2026-01-06T10:24:00Z" w16du:dateUtc="2026-01-06T10:24:00Z">
        <w:r w:rsidRPr="0062074F">
          <w:t>Data Constraints</w:t>
        </w:r>
        <w:bookmarkEnd w:id="3404"/>
      </w:ins>
    </w:p>
    <w:p w14:paraId="53542FC4" w14:textId="77777777" w:rsidR="001B7649" w:rsidRPr="0062074F" w:rsidDel="001B7649" w:rsidRDefault="001B7649">
      <w:pPr>
        <w:rPr>
          <w:del w:id="3406" w:author="jonathan pritchard" w:date="2026-01-06T10:24:00Z" w16du:dateUtc="2026-01-06T10:24:00Z"/>
        </w:rPr>
        <w:pPrChange w:id="3407" w:author="jonathan pritchard" w:date="2026-01-06T10:25:00Z" w16du:dateUtc="2026-01-06T10:25:00Z">
          <w:pPr>
            <w:spacing w:after="120" w:line="240" w:lineRule="auto"/>
          </w:pPr>
        </w:pPrChange>
      </w:pPr>
    </w:p>
    <w:p w14:paraId="348FCFBE" w14:textId="7B7E3373" w:rsidR="001019DD" w:rsidRPr="0062074F" w:rsidRDefault="001019DD">
      <w:pPr>
        <w:pPrChange w:id="3408" w:author="jonathan pritchard" w:date="2026-01-06T10:25:00Z" w16du:dateUtc="2026-01-06T10:25:00Z">
          <w:pPr>
            <w:pStyle w:val="Heading2"/>
            <w:numPr>
              <w:ilvl w:val="0"/>
              <w:numId w:val="0"/>
            </w:numPr>
            <w:ind w:left="0" w:firstLine="0"/>
          </w:pPr>
        </w:pPrChange>
      </w:pPr>
      <w:bookmarkStart w:id="3409" w:name="_Toc88852882"/>
      <w:bookmarkStart w:id="3410" w:name="_Toc98339990"/>
      <w:bookmarkStart w:id="3411" w:name="_Toc98340366"/>
      <w:del w:id="3412" w:author="jonathan pritchard" w:date="2026-01-06T10:24:00Z" w16du:dateUtc="2026-01-06T10:24:00Z">
        <w:r w:rsidRPr="0062074F" w:rsidDel="001B7649">
          <w:delText>Data Constraints</w:delText>
        </w:r>
      </w:del>
    </w:p>
    <w:bookmarkEnd w:id="3409"/>
    <w:bookmarkEnd w:id="3410"/>
    <w:bookmarkEnd w:id="3411"/>
    <w:p w14:paraId="7E219847" w14:textId="64B55526" w:rsidR="00A310A1" w:rsidRPr="0062074F" w:rsidRDefault="00A310A1" w:rsidP="00AE2737">
      <w:pPr>
        <w:pStyle w:val="ListParagraph"/>
        <w:numPr>
          <w:ilvl w:val="0"/>
          <w:numId w:val="72"/>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Section</w:t>
      </w:r>
      <w:r w:rsidR="005C3EE9" w:rsidRPr="0062074F">
        <w:t xml:space="preserve"> </w:t>
      </w:r>
      <w:r w:rsidR="005C3EE9" w:rsidRPr="0062074F">
        <w:fldChar w:fldCharType="begin"/>
      </w:r>
      <w:r w:rsidR="005C3EE9" w:rsidRPr="0062074F">
        <w:instrText xml:space="preserve"> REF _Ref192503285 \r \h  \* MERGEFORMAT </w:instrText>
      </w:r>
      <w:r w:rsidR="005C3EE9" w:rsidRPr="0062074F">
        <w:fldChar w:fldCharType="separate"/>
      </w:r>
      <w:r w:rsidR="005C3EE9" w:rsidRPr="0062074F">
        <w:t>12.2</w:t>
      </w:r>
      <w:r w:rsidR="005C3EE9" w:rsidRPr="0062074F">
        <w:fldChar w:fldCharType="end"/>
      </w:r>
      <w:r w:rsidR="002A3AC1" w:rsidRPr="0062074F">
        <w:t>.</w:t>
      </w:r>
      <w:r w:rsidR="00304B37" w:rsidRPr="0062074F">
        <w:t xml:space="preserve"> </w:t>
      </w:r>
    </w:p>
    <w:p w14:paraId="6E382023" w14:textId="51E6F08B" w:rsidR="001374ED" w:rsidRPr="0062074F" w:rsidRDefault="001374ED" w:rsidP="00AE2737">
      <w:pPr>
        <w:pStyle w:val="ListParagraph"/>
        <w:numPr>
          <w:ilvl w:val="0"/>
          <w:numId w:val="72"/>
        </w:numPr>
        <w:spacing w:after="120" w:line="240" w:lineRule="auto"/>
        <w:ind w:left="284" w:hanging="284"/>
        <w:jc w:val="both"/>
      </w:pPr>
      <w:r w:rsidRPr="0062074F">
        <w:t xml:space="preserve">Coverage – S-102 data is not expected to overlap, but in case of overlap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p>
    <w:p w14:paraId="2C16F441" w14:textId="2E6EF5E4" w:rsidR="0018296E" w:rsidRPr="0062074F" w:rsidRDefault="0018296E" w:rsidP="0018296E">
      <w:pPr>
        <w:pStyle w:val="ListParagraph"/>
        <w:numPr>
          <w:ilvl w:val="1"/>
          <w:numId w:val="72"/>
        </w:numPr>
        <w:spacing w:after="120" w:line="240" w:lineRule="auto"/>
        <w:jc w:val="both"/>
      </w:pPr>
      <w:r w:rsidRPr="0062074F">
        <w:t xml:space="preserve">Overlaps are strictly defined </w:t>
      </w:r>
      <w:r w:rsidR="00A310A1" w:rsidRPr="0062074F">
        <w:t xml:space="preserve">as those </w:t>
      </w:r>
      <w:r w:rsidRPr="0062074F">
        <w:t xml:space="preserve">between grid cells containing data, as opposed to grid cells with no-data </w:t>
      </w:r>
      <w:r w:rsidR="00A310A1" w:rsidRPr="0062074F">
        <w:t xml:space="preserve">(fill) </w:t>
      </w:r>
      <w:r w:rsidRPr="0062074F">
        <w:t xml:space="preserve">values. </w:t>
      </w:r>
      <w:del w:id="3413" w:author="jonathan pritchard" w:date="2026-01-14T10:59:00Z" w16du:dateUtc="2026-01-14T10:59:00Z">
        <w:r w:rsidRPr="0062074F" w:rsidDel="00D41E80">
          <w:delText xml:space="preserve">Both individual </w:delText>
        </w:r>
      </w:del>
      <w:ins w:id="3414" w:author="jonathan pritchard" w:date="2026-01-14T10:59:00Z" w16du:dateUtc="2026-01-14T10:59:00Z">
        <w:r w:rsidR="00D41E80" w:rsidRPr="0062074F">
          <w:t>D</w:t>
        </w:r>
      </w:ins>
      <w:del w:id="3415" w:author="jonathan pritchard" w:date="2026-01-14T10:59:00Z" w16du:dateUtc="2026-01-14T10:59:00Z">
        <w:r w:rsidRPr="0062074F" w:rsidDel="00D41E80">
          <w:delText>d</w:delText>
        </w:r>
      </w:del>
      <w:r w:rsidRPr="0062074F">
        <w:t>atasets</w:t>
      </w:r>
      <w:ins w:id="3416" w:author="jonathan pritchard" w:date="2026-01-14T10:59:00Z" w16du:dateUtc="2026-01-14T10:59:00Z">
        <w:r w:rsidR="00D41E80" w:rsidRPr="0062074F">
          <w:t xml:space="preserve"> may contain overlapping grid cells,</w:t>
        </w:r>
      </w:ins>
      <w:r w:rsidRPr="0062074F">
        <w:t xml:space="preserve"> and </w:t>
      </w:r>
      <w:del w:id="3417" w:author="jonathan pritchard" w:date="2026-01-14T10:59:00Z" w16du:dateUtc="2026-01-14T10:59:00Z">
        <w:r w:rsidRPr="0062074F" w:rsidDel="00D41E80">
          <w:delText xml:space="preserve">separate </w:delText>
        </w:r>
      </w:del>
      <w:ins w:id="3418" w:author="jonathan pritchard" w:date="2026-01-14T10:59:00Z" w16du:dateUtc="2026-01-14T10:59:00Z">
        <w:r w:rsidR="00D41E80" w:rsidRPr="0062074F">
          <w:t xml:space="preserve">different </w:t>
        </w:r>
      </w:ins>
      <w:r w:rsidRPr="0062074F">
        <w:t>datasets may overlap, most commonly at national borders, but also in areas where there are multiple vertical datums within a single dataset. In these cases</w:t>
      </w:r>
    </w:p>
    <w:p w14:paraId="4EF09657" w14:textId="356E7A2C" w:rsidR="0018296E" w:rsidRPr="0062074F" w:rsidRDefault="0018296E" w:rsidP="0018296E">
      <w:pPr>
        <w:pStyle w:val="ListParagraph"/>
        <w:numPr>
          <w:ilvl w:val="2"/>
          <w:numId w:val="72"/>
        </w:numPr>
        <w:spacing w:after="120" w:line="240" w:lineRule="auto"/>
        <w:jc w:val="both"/>
      </w:pPr>
      <w:r w:rsidRPr="0062074F">
        <w:t xml:space="preserve">Overlaps within the same dataset (in areas with multiple vertical datums) the overlap must be resolved by taking the </w:t>
      </w:r>
      <w:proofErr w:type="spellStart"/>
      <w:r w:rsidRPr="0062074F">
        <w:t>shoalest</w:t>
      </w:r>
      <w:proofErr w:type="spellEnd"/>
      <w:r w:rsidRPr="0062074F">
        <w:t xml:space="preserve"> value</w:t>
      </w:r>
      <w:r w:rsidR="00A310A1" w:rsidRPr="0062074F">
        <w:t xml:space="preserve"> </w:t>
      </w:r>
      <w:r w:rsidRPr="0062074F">
        <w:t>for each grid cell</w:t>
      </w:r>
      <w:ins w:id="3419" w:author="jonathan pritchard" w:date="2025-10-27T08:06:00Z" w16du:dateUtc="2025-10-27T08:06:00Z">
        <w:r w:rsidR="008F0153" w:rsidRPr="0062074F">
          <w:t xml:space="preserve"> (including vertical uncertainty when the Uncertainty selector is enabled)</w:t>
        </w:r>
      </w:ins>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p>
    <w:p w14:paraId="62B8B28E" w14:textId="5C59200A" w:rsidR="0018296E" w:rsidRPr="0062074F" w:rsidRDefault="0018296E" w:rsidP="002D7DEE">
      <w:pPr>
        <w:pStyle w:val="ListParagraph"/>
        <w:numPr>
          <w:ilvl w:val="2"/>
          <w:numId w:val="72"/>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484680B1" w:rsidR="001374ED" w:rsidRPr="0062074F" w:rsidRDefault="001374ED" w:rsidP="00AE2737">
      <w:pPr>
        <w:pStyle w:val="ListParagraph"/>
        <w:numPr>
          <w:ilvl w:val="0"/>
          <w:numId w:val="72"/>
        </w:numPr>
        <w:spacing w:after="120" w:line="240" w:lineRule="auto"/>
        <w:ind w:left="284" w:hanging="284"/>
        <w:jc w:val="both"/>
      </w:pPr>
      <w:r w:rsidRPr="0062074F">
        <w:rPr>
          <w:rFonts w:cs="Calibri"/>
          <w:color w:val="000000"/>
          <w:shd w:val="clear" w:color="auto" w:fill="FFFFFF"/>
        </w:rPr>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w:t>
      </w:r>
      <w:proofErr w:type="spellStart"/>
      <w:r w:rsidRPr="0062074F">
        <w:rPr>
          <w:rFonts w:cs="Calibri"/>
          <w:color w:val="000000"/>
          <w:shd w:val="clear" w:color="auto" w:fill="FFFFFF"/>
        </w:rPr>
        <w:t>interpolationType</w:t>
      </w:r>
      <w:proofErr w:type="spellEnd"/>
      <w:r w:rsidRPr="0062074F">
        <w:rPr>
          <w:rFonts w:cs="Calibri"/>
          <w:color w:val="000000"/>
          <w:shd w:val="clear" w:color="auto" w:fill="FFFFFF"/>
        </w:rPr>
        <w:t xml:space="preserv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8-7.1.4),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lastRenderedPageBreak/>
        <w:drawing>
          <wp:inline distT="0" distB="0" distL="0" distR="0" wp14:anchorId="25373021" wp14:editId="13555A9C">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09EAE4BA">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rsidP="00AE2737">
      <w:pPr>
        <w:pStyle w:val="ListParagraph"/>
        <w:numPr>
          <w:ilvl w:val="0"/>
          <w:numId w:val="72"/>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3AB70C10" w:rsidR="001374ED" w:rsidRPr="0062074F" w:rsidRDefault="00415C1B" w:rsidP="00AE2737">
      <w:pPr>
        <w:pStyle w:val="ListParagraph"/>
        <w:numPr>
          <w:ilvl w:val="0"/>
          <w:numId w:val="72"/>
        </w:numPr>
        <w:spacing w:after="120" w:line="240" w:lineRule="auto"/>
        <w:ind w:left="284" w:hanging="284"/>
        <w:jc w:val="both"/>
        <w:rPr>
          <w:ins w:id="3420" w:author="jonathan pritchard" w:date="2025-10-27T08:06:00Z" w16du:dateUtc="2025-10-27T08:06:00Z"/>
        </w:rPr>
      </w:pPr>
      <w:r w:rsidRPr="0062074F">
        <w:t xml:space="preserve">Enhanced </w:t>
      </w:r>
      <w:r w:rsidR="002A3AC1" w:rsidRPr="0062074F">
        <w:t>Safety</w:t>
      </w:r>
      <w:r w:rsidR="001374ED" w:rsidRPr="0062074F">
        <w:t xml:space="preserve"> Contour </w:t>
      </w:r>
      <w:del w:id="3421" w:author="jonathan pritchard" w:date="2025-08-07T11:50:00Z" w16du:dateUtc="2025-08-07T10:50:00Z">
        <w:r w:rsidR="001374ED" w:rsidRPr="0062074F" w:rsidDel="003E76E3">
          <w:delText>can onl</w:delText>
        </w:r>
      </w:del>
      <w:ins w:id="3422" w:author="jonathan pritchard" w:date="2025-08-07T11:50:00Z" w16du:dateUtc="2025-08-07T10:50:00Z">
        <w:r w:rsidR="003E76E3" w:rsidRPr="0062074F">
          <w:t>must onl</w:t>
        </w:r>
      </w:ins>
      <w:r w:rsidR="001374ED" w:rsidRPr="0062074F">
        <w:t xml:space="preserve">y be </w:t>
      </w:r>
      <w:ins w:id="3423" w:author="jonathan pritchard" w:date="2025-08-07T11:50:00Z" w16du:dateUtc="2025-08-07T10:50:00Z">
        <w:r w:rsidR="003E76E3" w:rsidRPr="0062074F">
          <w:t xml:space="preserve">provided </w:t>
        </w:r>
      </w:ins>
      <w:del w:id="3424" w:author="jonathan pritchard" w:date="2025-08-07T11:50:00Z" w16du:dateUtc="2025-08-07T10:50:00Z">
        <w:r w:rsidR="001374ED" w:rsidRPr="0062074F" w:rsidDel="003E76E3">
          <w:delText xml:space="preserve">processed </w:delText>
        </w:r>
      </w:del>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rsidP="008F0153">
      <w:pPr>
        <w:pStyle w:val="ListParagraph"/>
        <w:numPr>
          <w:ilvl w:val="0"/>
          <w:numId w:val="72"/>
        </w:numPr>
        <w:spacing w:after="120" w:line="240" w:lineRule="auto"/>
        <w:ind w:left="284" w:hanging="284"/>
        <w:jc w:val="both"/>
      </w:pPr>
      <w:ins w:id="3425" w:author="jonathan pritchard" w:date="2025-10-27T08:06:00Z" w16du:dateUtc="2025-10-27T08:06:00Z">
        <w:r w:rsidRPr="0062074F">
          <w:t xml:space="preserve">When the Uncertainty selector is enabled </w:t>
        </w:r>
      </w:ins>
      <w:ins w:id="3426" w:author="jonathan pritchard" w:date="2025-10-27T08:07:00Z" w16du:dateUtc="2025-10-27T08:07:00Z">
        <w:r w:rsidRPr="0062074F">
          <w:t>vertical uncertainty information must be taken into account when extracting depth data from S-102 datasets.</w:t>
        </w:r>
      </w:ins>
    </w:p>
    <w:p w14:paraId="567F8B8F" w14:textId="77777777" w:rsidR="00EB7911" w:rsidRPr="0062074F" w:rsidRDefault="00EB7911" w:rsidP="00EB7911">
      <w:pPr>
        <w:spacing w:after="120" w:line="240" w:lineRule="auto"/>
        <w:jc w:val="both"/>
        <w:rPr>
          <w:ins w:id="3427" w:author="jonathan pritchard" w:date="2026-01-06T10:26:00Z" w16du:dateUtc="2026-01-06T10:26:00Z"/>
        </w:rPr>
      </w:pPr>
    </w:p>
    <w:p w14:paraId="69762DD9" w14:textId="0B27166C" w:rsidR="00257695" w:rsidRPr="0062074F" w:rsidRDefault="00257695" w:rsidP="00257695">
      <w:pPr>
        <w:pStyle w:val="Heading1"/>
        <w:numPr>
          <w:ilvl w:val="1"/>
          <w:numId w:val="236"/>
        </w:numPr>
        <w:rPr>
          <w:ins w:id="3428" w:author="jonathan pritchard" w:date="2026-01-06T10:26:00Z" w16du:dateUtc="2026-01-06T10:26:00Z"/>
        </w:rPr>
      </w:pPr>
      <w:bookmarkStart w:id="3429" w:name="_Toc219458397"/>
      <w:ins w:id="3430" w:author="jonathan pritchard" w:date="2026-01-06T10:26:00Z" w16du:dateUtc="2026-01-06T10:26:00Z">
        <w:r w:rsidRPr="0062074F">
          <w:t>Enhanced Safety Contour Selection and Implementation</w:t>
        </w:r>
        <w:bookmarkEnd w:id="3429"/>
      </w:ins>
    </w:p>
    <w:p w14:paraId="2CF41498" w14:textId="2E8D6138" w:rsidR="00257695" w:rsidRPr="0062074F" w:rsidDel="00257695" w:rsidRDefault="00257695" w:rsidP="00EB7911">
      <w:pPr>
        <w:spacing w:after="120" w:line="240" w:lineRule="auto"/>
        <w:jc w:val="both"/>
        <w:rPr>
          <w:del w:id="3431" w:author="jonathan pritchard" w:date="2026-01-06T10:26:00Z" w16du:dateUtc="2026-01-06T10:26:00Z"/>
        </w:rPr>
      </w:pPr>
    </w:p>
    <w:p w14:paraId="32DBF51A" w14:textId="1942898F" w:rsidR="001019DD" w:rsidRPr="0062074F" w:rsidDel="00257695" w:rsidRDefault="00024038">
      <w:pPr>
        <w:rPr>
          <w:del w:id="3432" w:author="jonathan pritchard" w:date="2026-01-06T10:26:00Z" w16du:dateUtc="2026-01-06T10:26:00Z"/>
        </w:rPr>
        <w:pPrChange w:id="3433" w:author="jonathan pritchard" w:date="2026-01-06T10:26:00Z" w16du:dateUtc="2026-01-06T10:26:00Z">
          <w:pPr>
            <w:pStyle w:val="Heading2"/>
            <w:numPr>
              <w:numId w:val="237"/>
            </w:numPr>
          </w:pPr>
        </w:pPrChange>
      </w:pPr>
      <w:bookmarkStart w:id="3434" w:name="_Toc88852883"/>
      <w:bookmarkStart w:id="3435" w:name="_Toc98339991"/>
      <w:bookmarkStart w:id="3436" w:name="_Toc98340367"/>
      <w:del w:id="3437" w:author="jonathan pritchard" w:date="2026-01-06T10:26:00Z" w16du:dateUtc="2026-01-06T10:26:00Z">
        <w:r w:rsidRPr="0062074F" w:rsidDel="00257695">
          <w:delText xml:space="preserve"> </w:delText>
        </w:r>
        <w:r w:rsidR="00C5483B" w:rsidRPr="0062074F" w:rsidDel="00257695">
          <w:delText xml:space="preserve">Enhanced Safety Contour Selection and </w:delText>
        </w:r>
        <w:r w:rsidR="001019DD" w:rsidRPr="0062074F" w:rsidDel="00257695">
          <w:delText>Implementation</w:delText>
        </w:r>
      </w:del>
    </w:p>
    <w:bookmarkEnd w:id="3434"/>
    <w:bookmarkEnd w:id="3435"/>
    <w:bookmarkEnd w:id="3436"/>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3438"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3438"/>
    <w:p w14:paraId="030411CB" w14:textId="1E404049" w:rsidR="001374ED" w:rsidRPr="0062074F" w:rsidRDefault="001374ED" w:rsidP="00AE2737">
      <w:pPr>
        <w:pStyle w:val="ListParagraph"/>
        <w:numPr>
          <w:ilvl w:val="0"/>
          <w:numId w:val="73"/>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rsidP="00AE2737">
      <w:pPr>
        <w:pStyle w:val="ListParagraph"/>
        <w:numPr>
          <w:ilvl w:val="0"/>
          <w:numId w:val="73"/>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rsidP="00AE2737">
      <w:pPr>
        <w:pStyle w:val="ListParagraph"/>
        <w:numPr>
          <w:ilvl w:val="0"/>
          <w:numId w:val="73"/>
        </w:numPr>
        <w:spacing w:after="120" w:line="240" w:lineRule="auto"/>
        <w:jc w:val="both"/>
      </w:pPr>
      <w:r w:rsidRPr="0062074F">
        <w:t>Depth</w:t>
      </w:r>
      <w:r w:rsidR="00EB7911" w:rsidRPr="0062074F">
        <w:t xml:space="preserve"> </w:t>
      </w:r>
      <w:r w:rsidRPr="0062074F">
        <w:t>Contour</w:t>
      </w:r>
    </w:p>
    <w:p w14:paraId="7B4EA434" w14:textId="390F038C" w:rsidR="00403B18" w:rsidRPr="0062074F" w:rsidRDefault="00403B18" w:rsidP="00530F27">
      <w:pPr>
        <w:spacing w:after="120" w:line="240" w:lineRule="auto"/>
        <w:jc w:val="both"/>
      </w:pPr>
      <w:r w:rsidRPr="0062074F">
        <w:t xml:space="preserve">This also suppresses the safety contour, the shallow water pattern, </w:t>
      </w:r>
      <w:del w:id="3439" w:author="jonathan pritchard" w:date="2026-01-13T17:21:00Z" w16du:dateUtc="2026-01-13T17:21:00Z">
        <w:r w:rsidRPr="0062074F" w:rsidDel="00DE5415">
          <w:delText xml:space="preserve">the catzoc </w:delText>
        </w:r>
      </w:del>
      <w:ins w:id="3440" w:author="jonathan pritchard" w:date="2026-01-13T17:21:00Z" w16du:dateUtc="2026-01-13T17:21:00Z">
        <w:r w:rsidR="00DE5415" w:rsidRPr="0062074F">
          <w:t>Accuracy portrayal</w:t>
        </w:r>
      </w:ins>
      <w:del w:id="3441" w:author="jonathan pritchard" w:date="2026-01-13T17:21:00Z" w16du:dateUtc="2026-01-13T17:21:00Z">
        <w:r w:rsidRPr="0062074F" w:rsidDel="00DE5415">
          <w:delText>pattern</w:delText>
        </w:r>
      </w:del>
      <w:r w:rsidRPr="0062074F">
        <w:t>, text indicating the dredged depth and contour labels.</w:t>
      </w:r>
    </w:p>
    <w:p w14:paraId="79287B7E" w14:textId="2F42879F" w:rsidR="001374ED" w:rsidRPr="0062074F" w:rsidRDefault="001374ED" w:rsidP="00EB7911">
      <w:pPr>
        <w:spacing w:after="120" w:line="240" w:lineRule="auto"/>
        <w:jc w:val="both"/>
      </w:pPr>
      <w:r w:rsidRPr="0062074F">
        <w:lastRenderedPageBreak/>
        <w:t xml:space="preserve">The process to construct the </w:t>
      </w:r>
      <w:r w:rsidR="00C5483B" w:rsidRPr="0062074F">
        <w:t xml:space="preserve">enhanced </w:t>
      </w:r>
      <w:r w:rsidRPr="0062074F">
        <w:t>safety contour then consists of a selection of common edges from rectangular extents for each S-102 dataset point</w:t>
      </w:r>
      <w:ins w:id="3442" w:author="jonathan pritchard" w:date="2025-10-27T08:07:00Z" w16du:dateUtc="2025-10-27T08:07:00Z">
        <w:r w:rsidR="008F0153" w:rsidRPr="0062074F">
          <w:t xml:space="preserve"> (including vertical uncertainty if </w:t>
        </w:r>
      </w:ins>
      <w:ins w:id="3443" w:author="jonathan pritchard" w:date="2025-10-27T08:08:00Z" w16du:dateUtc="2025-10-27T08:08:00Z">
        <w:r w:rsidR="008F0153" w:rsidRPr="0062074F">
          <w:t>the Uncertainty selector is selected)</w:t>
        </w:r>
      </w:ins>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ins w:id="3444" w:author="jonathan pritchard" w:date="2025-10-24T14:40:00Z" w16du:dateUtc="2025-10-24T13:40:00Z">
        <w:r w:rsidR="00D837FD" w:rsidRPr="0062074F">
          <w:t>, where 11.2 metres is the threshold value set by the user</w:t>
        </w:r>
      </w:ins>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5"/>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164DDC67" w14:textId="4C92CD83" w:rsidR="001374ED" w:rsidRPr="0062074F"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p>
    <w:p w14:paraId="440D1B7B" w14:textId="3BD650FD" w:rsidR="001374ED" w:rsidRPr="0062074F" w:rsidRDefault="001374ED" w:rsidP="00EB7911">
      <w:pPr>
        <w:spacing w:after="120" w:line="240" w:lineRule="auto"/>
        <w:jc w:val="both"/>
      </w:pPr>
      <w:r w:rsidRPr="0062074F">
        <w:t>Edges on the boundary of the dataset, or which lie on an edge common with undefined S-102 values</w:t>
      </w:r>
      <w:r w:rsidR="001019DD" w:rsidRPr="0062074F">
        <w:t>,</w:t>
      </w:r>
      <w:r w:rsidRPr="0062074F">
        <w:t xml:space="preserve"> are selected if the S-102 value is less than or eq</w:t>
      </w:r>
      <w:r w:rsidR="001019DD" w:rsidRPr="0062074F">
        <w:t>ual to the safety contour value;</w:t>
      </w:r>
      <w:r w:rsidRPr="0062074F">
        <w:t xml:space="preserve"> for example, see </w:t>
      </w:r>
      <w:r w:rsidR="00EB7911" w:rsidRPr="0062074F">
        <w:t>F</w:t>
      </w:r>
      <w:r w:rsidRPr="0062074F">
        <w:t xml:space="preserve">igure </w:t>
      </w:r>
      <w:r w:rsidR="00A74A4F" w:rsidRPr="0062074F">
        <w:t>D</w:t>
      </w:r>
      <w:r w:rsidR="0050181D" w:rsidRPr="0062074F">
        <w:t>-</w:t>
      </w:r>
      <w:r w:rsidR="00EB3601" w:rsidRPr="0062074F">
        <w:t>1</w:t>
      </w:r>
      <w:r w:rsidR="0050181D" w:rsidRPr="0062074F">
        <w:t>-</w:t>
      </w:r>
      <w:r w:rsidRPr="0062074F">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1374ED" w:rsidRPr="0062074F" w14:paraId="0AE51024" w14:textId="77777777" w:rsidTr="00D437A1">
        <w:tc>
          <w:tcPr>
            <w:tcW w:w="3669" w:type="dxa"/>
          </w:tcPr>
          <w:p w14:paraId="45E42323" w14:textId="77777777" w:rsidR="001374ED" w:rsidRPr="0062074F" w:rsidRDefault="001374ED" w:rsidP="004E61EE">
            <w:r w:rsidRPr="0062074F">
              <w:rPr>
                <w:noProof/>
                <w:lang w:eastAsia="fr-FR"/>
              </w:rPr>
              <w:drawing>
                <wp:inline distT="0" distB="0" distL="0" distR="0" wp14:anchorId="781ED762" wp14:editId="5239BEBD">
                  <wp:extent cx="2302779" cy="1864895"/>
                  <wp:effectExtent l="0" t="0" r="2540" b="254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08693" cy="1869684"/>
                          </a:xfrm>
                          <a:prstGeom prst="rect">
                            <a:avLst/>
                          </a:prstGeom>
                          <a:noFill/>
                        </pic:spPr>
                      </pic:pic>
                    </a:graphicData>
                  </a:graphic>
                </wp:inline>
              </w:drawing>
            </w:r>
          </w:p>
        </w:tc>
        <w:tc>
          <w:tcPr>
            <w:tcW w:w="5357" w:type="dxa"/>
          </w:tcPr>
          <w:p w14:paraId="5C24CD4E" w14:textId="35C84035" w:rsidR="001374ED" w:rsidRPr="0062074F" w:rsidRDefault="001374ED" w:rsidP="004E61EE">
            <w:r w:rsidRPr="0062074F">
              <w:rPr>
                <w:noProof/>
                <w:lang w:eastAsia="fr-FR"/>
              </w:rPr>
              <w:drawing>
                <wp:inline distT="0" distB="0" distL="0" distR="0" wp14:anchorId="0C57477C" wp14:editId="4C30DF14">
                  <wp:extent cx="3431783" cy="1991532"/>
                  <wp:effectExtent l="0" t="0" r="0" b="0"/>
                  <wp:docPr id="31" name="Picture 3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low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458271" cy="2006903"/>
                          </a:xfrm>
                          <a:prstGeom prst="rect">
                            <a:avLst/>
                          </a:prstGeom>
                          <a:noFill/>
                        </pic:spPr>
                      </pic:pic>
                    </a:graphicData>
                  </a:graphic>
                </wp:inline>
              </w:drawing>
            </w:r>
          </w:p>
        </w:tc>
      </w:tr>
    </w:tbl>
    <w:p w14:paraId="10A8F0A6" w14:textId="75DA5358" w:rsidR="001374ED" w:rsidRPr="0062074F" w:rsidRDefault="001374ED" w:rsidP="001019DD">
      <w:pPr>
        <w:pStyle w:val="Caption"/>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53BC555F" w:rsidR="001374ED" w:rsidRPr="0062074F"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MSC </w:t>
      </w:r>
      <w:r w:rsidR="002514B8" w:rsidRPr="0062074F">
        <w:t>530(106)</w:t>
      </w:r>
      <w:r w:rsidRPr="0062074F">
        <w:t xml:space="preserve"> 11.4.3</w:t>
      </w:r>
      <w:r w:rsidR="001019DD" w:rsidRPr="0062074F">
        <w:t>,</w:t>
      </w:r>
      <w:r w:rsidRPr="0062074F">
        <w:t xml:space="preserve"> which the OEM must</w:t>
      </w:r>
      <w:r w:rsidR="006C470D" w:rsidRPr="0062074F">
        <w:t xml:space="preserve"> </w:t>
      </w:r>
      <w:r w:rsidRPr="0062074F">
        <w:t xml:space="preserve">implement. </w:t>
      </w:r>
    </w:p>
    <w:p w14:paraId="08389057" w14:textId="456819E6" w:rsidR="002D0A15" w:rsidRPr="0062074F" w:rsidRDefault="002D0A15" w:rsidP="001019DD">
      <w:pPr>
        <w:spacing w:after="120" w:line="240" w:lineRule="auto"/>
        <w:jc w:val="both"/>
        <w:rPr>
          <w:ins w:id="3445" w:author="jonathan pritchard" w:date="2026-01-06T11:07:00Z" w16du:dateUtc="2026-01-06T11:07:00Z"/>
        </w:rPr>
      </w:pPr>
    </w:p>
    <w:p w14:paraId="6263F694" w14:textId="7DAA036A" w:rsidR="005B15A2" w:rsidRPr="0062074F" w:rsidRDefault="005B15A2" w:rsidP="005B15A2">
      <w:pPr>
        <w:pStyle w:val="Heading1"/>
        <w:numPr>
          <w:ilvl w:val="1"/>
          <w:numId w:val="236"/>
        </w:numPr>
        <w:rPr>
          <w:ins w:id="3446" w:author="jonathan pritchard" w:date="2026-01-06T11:07:00Z" w16du:dateUtc="2026-01-06T11:07:00Z"/>
        </w:rPr>
      </w:pPr>
      <w:bookmarkStart w:id="3447" w:name="_Toc219458398"/>
      <w:ins w:id="3448" w:author="jonathan pritchard" w:date="2026-01-06T11:08:00Z" w16du:dateUtc="2026-01-06T11:08:00Z">
        <w:r w:rsidRPr="0062074F">
          <w:t>Vertical Uncertainty in the calculation of depth values.</w:t>
        </w:r>
      </w:ins>
      <w:bookmarkEnd w:id="3447"/>
    </w:p>
    <w:p w14:paraId="368B1096" w14:textId="22E7A829" w:rsidR="005B15A2" w:rsidRPr="0062074F" w:rsidDel="005B15A2" w:rsidRDefault="005B15A2" w:rsidP="001019DD">
      <w:pPr>
        <w:spacing w:after="120" w:line="240" w:lineRule="auto"/>
        <w:jc w:val="both"/>
        <w:rPr>
          <w:del w:id="3449" w:author="jonathan pritchard" w:date="2026-01-06T11:08:00Z" w16du:dateUtc="2026-01-06T11:08:00Z"/>
        </w:rPr>
      </w:pPr>
    </w:p>
    <w:p w14:paraId="502A3191" w14:textId="3CA72A5F" w:rsidR="008F0153" w:rsidRPr="0062074F" w:rsidRDefault="008F0153" w:rsidP="008F0153">
      <w:pPr>
        <w:spacing w:after="120" w:line="240" w:lineRule="auto"/>
        <w:jc w:val="both"/>
        <w:rPr>
          <w:ins w:id="3450" w:author="jonathan pritchard" w:date="2025-10-27T08:03:00Z" w16du:dateUtc="2025-10-27T08:03:00Z"/>
        </w:rPr>
      </w:pPr>
      <w:ins w:id="3451" w:author="jonathan pritchard" w:date="2025-10-27T08:03:00Z" w16du:dateUtc="2025-10-27T08:03:00Z">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ins>
    </w:p>
    <w:p w14:paraId="7DBC5812" w14:textId="77777777" w:rsidR="008F0153" w:rsidRPr="0062074F" w:rsidRDefault="008F0153" w:rsidP="008F0153">
      <w:pPr>
        <w:spacing w:after="120" w:line="240" w:lineRule="auto"/>
        <w:jc w:val="both"/>
        <w:rPr>
          <w:ins w:id="3452" w:author="jonathan pritchard" w:date="2025-10-27T08:03:00Z" w16du:dateUtc="2025-10-27T08:03:00Z"/>
        </w:rPr>
      </w:pPr>
      <w:ins w:id="3453" w:author="jonathan pritchard" w:date="2025-10-27T08:03:00Z" w16du:dateUtc="2025-10-27T08:03:00Z">
        <w:r w:rsidRPr="0062074F">
          <w:t>If the vertical uncertainty is stored in the grid cells themselves then each S-102 depth has its own uncertainty value which must be taken into account when extracting the depth values from the dataset.</w:t>
        </w:r>
      </w:ins>
    </w:p>
    <w:p w14:paraId="3D8BA6EC" w14:textId="4ACF7085" w:rsidR="008F0153" w:rsidRPr="0062074F" w:rsidRDefault="008F0153" w:rsidP="008F0153">
      <w:pPr>
        <w:spacing w:after="120" w:line="240" w:lineRule="auto"/>
        <w:jc w:val="both"/>
        <w:rPr>
          <w:ins w:id="3454" w:author="jonathan pritchard" w:date="2026-01-06T11:30:00Z" w16du:dateUtc="2026-01-06T11:30:00Z"/>
        </w:rPr>
      </w:pPr>
      <w:ins w:id="3455" w:author="jonathan pritchard" w:date="2025-10-27T08:03:00Z" w16du:dateUtc="2025-10-27T08:03:00Z">
        <w:r w:rsidRPr="0062074F">
          <w:lastRenderedPageBreak/>
          <w:t xml:space="preserve">If no uncertainty values are stored within the grid data then the values of </w:t>
        </w:r>
        <w:proofErr w:type="spellStart"/>
        <w:r w:rsidRPr="0062074F">
          <w:rPr>
            <w:b/>
            <w:bCs/>
            <w:i/>
            <w:iCs/>
            <w:strike/>
            <w:rPrChange w:id="3456" w:author="jonathan pritchard" w:date="2025-11-21T16:37:00Z" w16du:dateUtc="2025-11-21T16:37:00Z">
              <w:rPr/>
            </w:rPrChange>
          </w:rPr>
          <w:t>minimumUncertainty</w:t>
        </w:r>
        <w:proofErr w:type="spellEnd"/>
        <w:r w:rsidRPr="0062074F">
          <w:rPr>
            <w:strike/>
            <w:rPrChange w:id="3457" w:author="jonathan pritchard" w:date="2025-11-21T16:37:00Z" w16du:dateUtc="2025-11-21T16:37:00Z">
              <w:rPr/>
            </w:rPrChange>
          </w:rPr>
          <w:t xml:space="preserve"> and</w:t>
        </w:r>
        <w:r w:rsidRPr="0062074F">
          <w:t xml:space="preserve"> </w:t>
        </w:r>
        <w:proofErr w:type="spellStart"/>
        <w:r w:rsidRPr="0062074F">
          <w:rPr>
            <w:b/>
            <w:bCs/>
            <w:i/>
            <w:iCs/>
            <w:rPrChange w:id="3458" w:author="jonathan pritchard" w:date="2025-10-27T08:15:00Z" w16du:dateUtc="2025-10-27T08:15:00Z">
              <w:rPr/>
            </w:rPrChange>
          </w:rPr>
          <w:t>maximumUncertainty</w:t>
        </w:r>
        <w:proofErr w:type="spellEnd"/>
        <w:r w:rsidRPr="0062074F">
          <w:t xml:space="preserve"> must be used, these will be equal in a dataset with no separate uncertainty grid values.</w:t>
        </w:r>
      </w:ins>
    </w:p>
    <w:p w14:paraId="748C91FB" w14:textId="60CDD1DC" w:rsidR="00EF18EE" w:rsidRPr="0062074F" w:rsidRDefault="00EF18EE" w:rsidP="008F0153">
      <w:pPr>
        <w:spacing w:after="120" w:line="240" w:lineRule="auto"/>
        <w:jc w:val="both"/>
        <w:rPr>
          <w:ins w:id="3459" w:author="jonathan pritchard" w:date="2025-10-27T08:04:00Z" w16du:dateUtc="2025-10-27T08:04:00Z"/>
        </w:rPr>
      </w:pPr>
      <w:ins w:id="3460" w:author="jonathan pritchard" w:date="2026-01-06T11:30:00Z" w16du:dateUtc="2026-01-06T11:30:00Z">
        <w:r w:rsidRPr="0062074F">
          <w:t>Vertical uncertainty must only be taken into account when the Uncertainty selector is enabled.</w:t>
        </w:r>
      </w:ins>
    </w:p>
    <w:p w14:paraId="235B6C44" w14:textId="7CE7BCE3" w:rsidR="00EF18EE" w:rsidRPr="0062074F" w:rsidRDefault="00EF18EE" w:rsidP="00EF18EE">
      <w:pPr>
        <w:rPr>
          <w:ins w:id="3461" w:author="jonathan pritchard" w:date="2026-01-06T11:29:00Z" w16du:dateUtc="2026-01-06T11:29:00Z"/>
          <w:lang w:val="en-US"/>
        </w:rPr>
      </w:pPr>
      <w:ins w:id="3462" w:author="jonathan pritchard" w:date="2026-01-06T11:29:00Z" w16du:dateUtc="2026-01-06T11:29:00Z">
        <w:r w:rsidRPr="0062074F">
          <w:rPr>
            <w:lang w:val="en-US"/>
          </w:rPr>
          <w:t xml:space="preserve">Uncertainty values must be used in such a way as to safety-bias the </w:t>
        </w:r>
      </w:ins>
      <w:ins w:id="3463" w:author="jonathan pritchard" w:date="2026-01-14T10:24:00Z" w16du:dateUtc="2026-01-14T10:24:00Z">
        <w:r w:rsidR="00A75B77" w:rsidRPr="0062074F">
          <w:rPr>
            <w:lang w:val="en-US"/>
          </w:rPr>
          <w:t xml:space="preserve">depth </w:t>
        </w:r>
      </w:ins>
      <w:ins w:id="3464" w:author="jonathan pritchard" w:date="2026-01-06T11:29:00Z" w16du:dateUtc="2026-01-06T11:29:00Z">
        <w:r w:rsidRPr="0062074F">
          <w:rPr>
            <w:lang w:val="en-US"/>
          </w:rPr>
          <w:t xml:space="preserve">calculation. Depth is </w:t>
        </w:r>
      </w:ins>
      <w:ins w:id="3465" w:author="jonathan pritchard" w:date="2026-01-06T11:31:00Z" w16du:dateUtc="2026-01-06T11:31:00Z">
        <w:r w:rsidRPr="0062074F">
          <w:rPr>
            <w:lang w:val="en-US"/>
          </w:rPr>
          <w:t>encoded</w:t>
        </w:r>
      </w:ins>
      <w:ins w:id="3466" w:author="jonathan pritchard" w:date="2026-01-06T11:29:00Z" w16du:dateUtc="2026-01-06T11:29:00Z">
        <w:r w:rsidRPr="0062074F">
          <w:rPr>
            <w:lang w:val="en-US"/>
          </w:rPr>
          <w:t xml:space="preserve"> “positive-down” and therefore the uncertainty value must be subtracted from each of the individual depth values</w:t>
        </w:r>
      </w:ins>
      <w:ins w:id="3467" w:author="jonathan pritchard" w:date="2026-01-06T11:31:00Z" w16du:dateUtc="2026-01-06T11:31:00Z">
        <w:r w:rsidRPr="0062074F">
          <w:rPr>
            <w:lang w:val="en-US"/>
          </w:rPr>
          <w:t xml:space="preserve"> in order to achieve the required safety-bias</w:t>
        </w:r>
      </w:ins>
      <w:ins w:id="3468" w:author="jonathan pritchard" w:date="2026-01-06T11:29:00Z" w16du:dateUtc="2026-01-06T11:29:00Z">
        <w:r w:rsidRPr="0062074F">
          <w:rPr>
            <w:lang w:val="en-US"/>
          </w:rPr>
          <w:t>.</w:t>
        </w:r>
      </w:ins>
    </w:p>
    <w:p w14:paraId="0555346A" w14:textId="18CE6A6A" w:rsidR="00EF18EE" w:rsidRPr="0062074F" w:rsidRDefault="00EF18EE" w:rsidP="00EF18EE">
      <w:pPr>
        <w:rPr>
          <w:ins w:id="3469" w:author="jonathan pritchard" w:date="2026-01-06T11:29:00Z" w16du:dateUtc="2026-01-06T11:29:00Z"/>
          <w:lang w:val="en-US"/>
        </w:rPr>
      </w:pPr>
      <w:ins w:id="3470" w:author="jonathan pritchard" w:date="2026-01-06T11:30:00Z" w16du:dateUtc="2026-01-06T11:30:00Z">
        <w:r w:rsidRPr="0062074F">
          <w:rPr>
            <w:lang w:val="en-US"/>
          </w:rPr>
          <w:t>W</w:t>
        </w:r>
      </w:ins>
      <w:ins w:id="3471" w:author="jonathan pritchard" w:date="2026-01-06T11:29:00Z" w16du:dateUtc="2026-01-06T11:29:00Z">
        <w:r w:rsidRPr="0062074F">
          <w:rPr>
            <w:lang w:val="en-US"/>
          </w:rPr>
          <w:t>ith the user option “uncertainty” switched on:</w:t>
        </w:r>
      </w:ins>
    </w:p>
    <w:p w14:paraId="30C87377" w14:textId="77777777" w:rsidR="00EF18EE" w:rsidRPr="0062074F" w:rsidRDefault="00EF18EE" w:rsidP="00EF18EE">
      <w:pPr>
        <w:rPr>
          <w:ins w:id="3472" w:author="jonathan pritchard" w:date="2026-01-06T11:29:00Z" w16du:dateUtc="2026-01-06T11:29:00Z"/>
          <w:lang w:val="en-US"/>
        </w:rPr>
      </w:pPr>
      <w:ins w:id="3473" w:author="jonathan pritchard" w:date="2026-01-06T11:29:00Z" w16du:dateUtc="2026-01-06T11:29:00Z">
        <w:r w:rsidRPr="0062074F">
          <w:rPr>
            <w:lang w:val="en-US"/>
          </w:rPr>
          <w:t xml:space="preserve">Depth </w:t>
        </w:r>
        <w:r w:rsidRPr="0062074F">
          <w:rPr>
            <w:lang w:val="en-US"/>
          </w:rPr>
          <w:tab/>
          <w:t>= (S-102 depth corrected for uncertainty) + (S-104 depth corrected for uncertainty)</w:t>
        </w:r>
      </w:ins>
    </w:p>
    <w:p w14:paraId="15027579" w14:textId="77777777" w:rsidR="00EF18EE" w:rsidRPr="0062074F" w:rsidRDefault="00EF18EE" w:rsidP="00EF18EE">
      <w:pPr>
        <w:ind w:firstLine="720"/>
        <w:rPr>
          <w:ins w:id="3474" w:author="jonathan pritchard" w:date="2026-01-06T11:29:00Z" w16du:dateUtc="2026-01-06T11:29:00Z"/>
          <w:lang w:val="en-US"/>
        </w:rPr>
      </w:pPr>
      <w:ins w:id="3475" w:author="jonathan pritchard" w:date="2026-01-06T11:29:00Z" w16du:dateUtc="2026-01-06T11:29:00Z">
        <w:r w:rsidRPr="0062074F">
          <w:rPr>
            <w:lang w:val="en-US"/>
          </w:rPr>
          <w:t>= (S-102 depth value – S-102 uncertainty value) + (S-104 depth value – S-104 uncertainty value)</w:t>
        </w:r>
      </w:ins>
    </w:p>
    <w:p w14:paraId="1A616340" w14:textId="77777777" w:rsidR="00EF18EE" w:rsidRPr="0062074F" w:rsidRDefault="00EF18EE" w:rsidP="00EF18EE">
      <w:pPr>
        <w:rPr>
          <w:ins w:id="3476" w:author="jonathan pritchard" w:date="2026-01-06T11:29:00Z" w16du:dateUtc="2026-01-06T11:29:00Z"/>
          <w:lang w:val="en-US"/>
        </w:rPr>
      </w:pPr>
      <w:ins w:id="3477" w:author="jonathan pritchard" w:date="2026-01-06T11:29:00Z" w16du:dateUtc="2026-01-06T11:29:00Z">
        <w:r w:rsidRPr="0062074F">
          <w:rPr>
            <w:lang w:val="en-US"/>
          </w:rPr>
          <w:t>For example, given the following S-102 and S-104 depth and uncertainty values:</w:t>
        </w:r>
      </w:ins>
    </w:p>
    <w:tbl>
      <w:tblPr>
        <w:tblW w:w="0" w:type="auto"/>
        <w:tblInd w:w="606" w:type="dxa"/>
        <w:shd w:val="clear" w:color="auto" w:fill="FFFFFF"/>
        <w:tblCellMar>
          <w:left w:w="0" w:type="dxa"/>
          <w:right w:w="0" w:type="dxa"/>
        </w:tblCellMar>
        <w:tblLook w:val="04A0" w:firstRow="1" w:lastRow="0" w:firstColumn="1" w:lastColumn="0" w:noHBand="0" w:noVBand="1"/>
      </w:tblPr>
      <w:tblGrid>
        <w:gridCol w:w="4675"/>
        <w:gridCol w:w="1169"/>
      </w:tblGrid>
      <w:tr w:rsidR="00EF18EE" w:rsidRPr="0062074F" w14:paraId="0B113672" w14:textId="77777777" w:rsidTr="00E2186C">
        <w:trPr>
          <w:ins w:id="3478" w:author="jonathan pritchard" w:date="2026-01-06T11:29:00Z"/>
        </w:trPr>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293BE2" w14:textId="77777777" w:rsidR="00EF18EE" w:rsidRPr="0062074F" w:rsidRDefault="00EF18EE" w:rsidP="00E2186C">
            <w:pPr>
              <w:rPr>
                <w:ins w:id="3479" w:author="jonathan pritchard" w:date="2026-01-06T11:29:00Z" w16du:dateUtc="2026-01-06T11:29:00Z"/>
              </w:rPr>
            </w:pPr>
            <w:ins w:id="3480" w:author="jonathan pritchard" w:date="2026-01-06T11:29:00Z" w16du:dateUtc="2026-01-06T11:29:00Z">
              <w:r w:rsidRPr="0062074F">
                <w:t>S-102 depth</w:t>
              </w:r>
            </w:ins>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EB1855" w14:textId="77777777" w:rsidR="00EF18EE" w:rsidRPr="0062074F" w:rsidRDefault="00EF18EE" w:rsidP="00E2186C">
            <w:pPr>
              <w:rPr>
                <w:ins w:id="3481" w:author="jonathan pritchard" w:date="2026-01-06T11:29:00Z" w16du:dateUtc="2026-01-06T11:29:00Z"/>
              </w:rPr>
            </w:pPr>
            <w:ins w:id="3482" w:author="jonathan pritchard" w:date="2026-01-06T11:29:00Z" w16du:dateUtc="2026-01-06T11:29:00Z">
              <w:r w:rsidRPr="0062074F">
                <w:t>10.00 m</w:t>
              </w:r>
            </w:ins>
          </w:p>
        </w:tc>
      </w:tr>
      <w:tr w:rsidR="00EF18EE" w:rsidRPr="0062074F" w14:paraId="6816037F" w14:textId="77777777" w:rsidTr="00E2186C">
        <w:trPr>
          <w:ins w:id="3483" w:author="jonathan pritchard" w:date="2026-01-06T11:29:00Z"/>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2646B" w14:textId="77777777" w:rsidR="00EF18EE" w:rsidRPr="0062074F" w:rsidRDefault="00EF18EE" w:rsidP="00E2186C">
            <w:pPr>
              <w:rPr>
                <w:ins w:id="3484" w:author="jonathan pritchard" w:date="2026-01-06T11:29:00Z" w16du:dateUtc="2026-01-06T11:29:00Z"/>
              </w:rPr>
            </w:pPr>
            <w:ins w:id="3485" w:author="jonathan pritchard" w:date="2026-01-06T11:29:00Z" w16du:dateUtc="2026-01-06T11:29:00Z">
              <w:r w:rsidRPr="0062074F">
                <w:t>S-102 uncertainty</w:t>
              </w:r>
            </w:ins>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B32EC5" w14:textId="77777777" w:rsidR="00EF18EE" w:rsidRPr="0062074F" w:rsidRDefault="00EF18EE" w:rsidP="00E2186C">
            <w:pPr>
              <w:rPr>
                <w:ins w:id="3486" w:author="jonathan pritchard" w:date="2026-01-06T11:29:00Z" w16du:dateUtc="2026-01-06T11:29:00Z"/>
              </w:rPr>
            </w:pPr>
            <w:ins w:id="3487" w:author="jonathan pritchard" w:date="2026-01-06T11:29:00Z" w16du:dateUtc="2026-01-06T11:29:00Z">
              <w:r w:rsidRPr="0062074F">
                <w:t>±0.42 m</w:t>
              </w:r>
            </w:ins>
          </w:p>
        </w:tc>
      </w:tr>
      <w:tr w:rsidR="00EF18EE" w:rsidRPr="0062074F" w14:paraId="0FCE062C" w14:textId="77777777" w:rsidTr="00E2186C">
        <w:trPr>
          <w:ins w:id="3488" w:author="jonathan pritchard" w:date="2026-01-06T11:29:00Z"/>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1075D" w14:textId="77777777" w:rsidR="00EF18EE" w:rsidRPr="0062074F" w:rsidRDefault="00EF18EE" w:rsidP="00E2186C">
            <w:pPr>
              <w:rPr>
                <w:ins w:id="3489" w:author="jonathan pritchard" w:date="2026-01-06T11:29:00Z" w16du:dateUtc="2026-01-06T11:29:00Z"/>
              </w:rPr>
            </w:pPr>
            <w:ins w:id="3490" w:author="jonathan pritchard" w:date="2026-01-06T11:29:00Z" w16du:dateUtc="2026-01-06T11:29:00Z">
              <w:r w:rsidRPr="0062074F">
                <w:t>S-104 water level height</w:t>
              </w:r>
            </w:ins>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D447A9" w14:textId="77777777" w:rsidR="00EF18EE" w:rsidRPr="0062074F" w:rsidRDefault="00EF18EE" w:rsidP="00E2186C">
            <w:pPr>
              <w:rPr>
                <w:ins w:id="3491" w:author="jonathan pritchard" w:date="2026-01-06T11:29:00Z" w16du:dateUtc="2026-01-06T11:29:00Z"/>
              </w:rPr>
            </w:pPr>
            <w:ins w:id="3492" w:author="jonathan pritchard" w:date="2026-01-06T11:29:00Z" w16du:dateUtc="2026-01-06T11:29:00Z">
              <w:r w:rsidRPr="0062074F">
                <w:t>0.32 m</w:t>
              </w:r>
            </w:ins>
          </w:p>
        </w:tc>
      </w:tr>
      <w:tr w:rsidR="00EF18EE" w:rsidRPr="0062074F" w14:paraId="5E083A8F" w14:textId="77777777" w:rsidTr="00E2186C">
        <w:trPr>
          <w:trHeight w:val="375"/>
          <w:ins w:id="3493" w:author="jonathan pritchard" w:date="2026-01-06T11:29:00Z"/>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CF8F69" w14:textId="77777777" w:rsidR="00EF18EE" w:rsidRPr="0062074F" w:rsidRDefault="00EF18EE" w:rsidP="00E2186C">
            <w:pPr>
              <w:rPr>
                <w:ins w:id="3494" w:author="jonathan pritchard" w:date="2026-01-06T11:29:00Z" w16du:dateUtc="2026-01-06T11:29:00Z"/>
              </w:rPr>
            </w:pPr>
            <w:ins w:id="3495" w:author="jonathan pritchard" w:date="2026-01-06T11:29:00Z" w16du:dateUtc="2026-01-06T11:29:00Z">
              <w:r w:rsidRPr="0062074F">
                <w:t>S-104 uncertainty</w:t>
              </w:r>
            </w:ins>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AFA5" w14:textId="77777777" w:rsidR="00EF18EE" w:rsidRPr="0062074F" w:rsidRDefault="00EF18EE" w:rsidP="00E2186C">
            <w:pPr>
              <w:rPr>
                <w:ins w:id="3496" w:author="jonathan pritchard" w:date="2026-01-06T11:29:00Z" w16du:dateUtc="2026-01-06T11:29:00Z"/>
              </w:rPr>
            </w:pPr>
            <w:ins w:id="3497" w:author="jonathan pritchard" w:date="2026-01-06T11:29:00Z" w16du:dateUtc="2026-01-06T11:29:00Z">
              <w:r w:rsidRPr="0062074F">
                <w:t>±0.04 m</w:t>
              </w:r>
            </w:ins>
          </w:p>
        </w:tc>
      </w:tr>
    </w:tbl>
    <w:p w14:paraId="7CBB762F" w14:textId="77777777" w:rsidR="00EF18EE" w:rsidRPr="0062074F" w:rsidRDefault="00EF18EE" w:rsidP="00EF18EE">
      <w:pPr>
        <w:rPr>
          <w:ins w:id="3498" w:author="jonathan pritchard" w:date="2026-01-06T11:29:00Z" w16du:dateUtc="2026-01-06T11:29:00Z"/>
          <w:lang w:val="en-US"/>
        </w:rPr>
      </w:pPr>
    </w:p>
    <w:p w14:paraId="3EB1DB0A" w14:textId="77777777" w:rsidR="00EF18EE" w:rsidRPr="0062074F" w:rsidRDefault="00EF18EE" w:rsidP="00EF18EE">
      <w:pPr>
        <w:rPr>
          <w:ins w:id="3499" w:author="jonathan pritchard" w:date="2026-01-06T11:29:00Z" w16du:dateUtc="2026-01-06T11:29:00Z"/>
          <w:lang w:val="en-US"/>
        </w:rPr>
      </w:pPr>
      <w:ins w:id="3500" w:author="jonathan pritchard" w:date="2026-01-06T11:29:00Z" w16du:dateUtc="2026-01-06T11:29:00Z">
        <w:r w:rsidRPr="0062074F">
          <w:rPr>
            <w:lang w:val="en-US"/>
          </w:rPr>
          <w:t>The calculation is :</w:t>
        </w:r>
      </w:ins>
    </w:p>
    <w:p w14:paraId="482CF31D" w14:textId="77777777" w:rsidR="00EF18EE" w:rsidRPr="0062074F" w:rsidRDefault="00EF18EE" w:rsidP="00EF18EE">
      <w:pPr>
        <w:rPr>
          <w:ins w:id="3501" w:author="jonathan pritchard" w:date="2026-01-06T11:29:00Z" w16du:dateUtc="2026-01-06T11:29:00Z"/>
          <w:lang w:val="en-US"/>
        </w:rPr>
      </w:pPr>
      <w:ins w:id="3502" w:author="jonathan pritchard" w:date="2026-01-06T11:29:00Z" w16du:dateUtc="2026-01-06T11:29:00Z">
        <w:r w:rsidRPr="0062074F">
          <w:rPr>
            <w:lang w:val="en-US"/>
          </w:rPr>
          <w:t xml:space="preserve">Depth </w:t>
        </w:r>
        <w:r w:rsidRPr="0062074F">
          <w:rPr>
            <w:lang w:val="en-US"/>
          </w:rPr>
          <w:tab/>
          <w:t>= (10 – 0.42m) + (0.32m – 0.04m)</w:t>
        </w:r>
      </w:ins>
    </w:p>
    <w:p w14:paraId="7F776943" w14:textId="77777777" w:rsidR="00EF18EE" w:rsidRPr="0062074F" w:rsidRDefault="00EF18EE" w:rsidP="00EF18EE">
      <w:pPr>
        <w:rPr>
          <w:ins w:id="3503" w:author="jonathan pritchard" w:date="2026-01-06T11:29:00Z" w16du:dateUtc="2026-01-06T11:29:00Z"/>
          <w:lang w:val="en-US"/>
        </w:rPr>
      </w:pPr>
      <w:ins w:id="3504" w:author="jonathan pritchard" w:date="2026-01-06T11:29:00Z" w16du:dateUtc="2026-01-06T11:29:00Z">
        <w:r w:rsidRPr="0062074F">
          <w:rPr>
            <w:lang w:val="en-US"/>
          </w:rPr>
          <w:tab/>
          <w:t>= 9.86m</w:t>
        </w:r>
      </w:ins>
    </w:p>
    <w:p w14:paraId="230E255B" w14:textId="77777777" w:rsidR="00EF18EE" w:rsidRPr="0062074F" w:rsidRDefault="00EF18EE" w:rsidP="00EF18EE">
      <w:pPr>
        <w:rPr>
          <w:ins w:id="3505" w:author="jonathan pritchard" w:date="2026-01-06T11:29:00Z" w16du:dateUtc="2026-01-06T11:29:00Z"/>
          <w:lang w:val="en-US"/>
        </w:rPr>
      </w:pPr>
      <w:ins w:id="3506" w:author="jonathan pritchard" w:date="2026-01-06T11:29:00Z" w16du:dateUtc="2026-01-06T11:29:00Z">
        <w:r w:rsidRPr="0062074F">
          <w:rPr>
            <w:lang w:val="en-US"/>
          </w:rPr>
          <w:t>With the user option “uncertainty” switched off, the calculation is simply:</w:t>
        </w:r>
      </w:ins>
    </w:p>
    <w:p w14:paraId="70BBCAD4" w14:textId="77777777" w:rsidR="00EF18EE" w:rsidRPr="0062074F" w:rsidRDefault="00EF18EE" w:rsidP="00EF18EE">
      <w:pPr>
        <w:rPr>
          <w:ins w:id="3507" w:author="jonathan pritchard" w:date="2026-01-06T11:29:00Z" w16du:dateUtc="2026-01-06T11:29:00Z"/>
          <w:lang w:val="en-US"/>
        </w:rPr>
      </w:pPr>
      <w:ins w:id="3508" w:author="jonathan pritchard" w:date="2026-01-06T11:29:00Z" w16du:dateUtc="2026-01-06T11:29:00Z">
        <w:r w:rsidRPr="0062074F">
          <w:rPr>
            <w:lang w:val="en-US"/>
          </w:rPr>
          <w:t xml:space="preserve">Depth </w:t>
        </w:r>
        <w:r w:rsidRPr="0062074F">
          <w:rPr>
            <w:lang w:val="en-US"/>
          </w:rPr>
          <w:tab/>
          <w:t>= (S-102 depth) + (S-104 depth)</w:t>
        </w:r>
      </w:ins>
    </w:p>
    <w:p w14:paraId="4919982B" w14:textId="1B50CA9C" w:rsidR="00EF18EE" w:rsidRPr="0062074F" w:rsidRDefault="00EF18EE">
      <w:pPr>
        <w:rPr>
          <w:ins w:id="3509" w:author="jonathan pritchard" w:date="2025-10-27T08:03:00Z" w16du:dateUtc="2025-10-27T08:03:00Z"/>
          <w:lang w:val="en-US"/>
          <w:rPrChange w:id="3510" w:author="jonathan pritchard" w:date="2026-01-06T11:30:00Z" w16du:dateUtc="2026-01-06T11:30:00Z">
            <w:rPr>
              <w:ins w:id="3511" w:author="jonathan pritchard" w:date="2025-10-27T08:03:00Z" w16du:dateUtc="2025-10-27T08:03:00Z"/>
            </w:rPr>
          </w:rPrChange>
        </w:rPr>
        <w:pPrChange w:id="3512" w:author="jonathan pritchard" w:date="2026-01-06T11:30:00Z" w16du:dateUtc="2026-01-06T11:30:00Z">
          <w:pPr>
            <w:spacing w:after="120" w:line="240" w:lineRule="auto"/>
            <w:jc w:val="both"/>
          </w:pPr>
        </w:pPrChange>
      </w:pPr>
      <w:ins w:id="3513" w:author="jonathan pritchard" w:date="2026-01-06T11:29:00Z" w16du:dateUtc="2026-01-06T11:29:00Z">
        <w:r w:rsidRPr="0062074F">
          <w:rPr>
            <w:lang w:val="en-US"/>
          </w:rPr>
          <w:t>Depth = 10m + 0.32m = 10.32m</w:t>
        </w:r>
      </w:ins>
    </w:p>
    <w:p w14:paraId="3AB06C45" w14:textId="77777777" w:rsidR="008F0153" w:rsidRPr="0062074F" w:rsidRDefault="008F0153">
      <w:pPr>
        <w:pPrChange w:id="3514" w:author="jonathan pritchard" w:date="2025-10-27T08:03:00Z" w16du:dateUtc="2025-10-27T08:03:00Z">
          <w:pPr>
            <w:pStyle w:val="Heading2"/>
            <w:numPr>
              <w:ilvl w:val="0"/>
              <w:numId w:val="0"/>
            </w:numPr>
            <w:ind w:left="0" w:firstLine="0"/>
          </w:pPr>
        </w:pPrChange>
      </w:pPr>
    </w:p>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3515" w:name="_Toc88852884"/>
      <w:bookmarkStart w:id="3516" w:name="_Toc98339992"/>
      <w:bookmarkStart w:id="3517" w:name="_Toc98340368"/>
      <w:r w:rsidRPr="0062074F">
        <w:br w:type="page"/>
      </w:r>
    </w:p>
    <w:p w14:paraId="2913C950" w14:textId="3C34FD09" w:rsidR="00EF57B5" w:rsidRPr="0062074F" w:rsidRDefault="001019DD">
      <w:pPr>
        <w:pStyle w:val="Heading1"/>
        <w:numPr>
          <w:ilvl w:val="0"/>
          <w:numId w:val="236"/>
        </w:numPr>
        <w:pPrChange w:id="3518" w:author="jonathan pritchard" w:date="2026-01-06T10:26:00Z" w16du:dateUtc="2026-01-06T10:26:00Z">
          <w:pPr>
            <w:pStyle w:val="Heading1"/>
            <w:numPr>
              <w:numId w:val="237"/>
            </w:numPr>
          </w:pPr>
        </w:pPrChange>
      </w:pPr>
      <w:bookmarkStart w:id="3519" w:name="_Toc219458399"/>
      <w:r w:rsidRPr="0062074F">
        <w:lastRenderedPageBreak/>
        <w:t>Water Level Adjustment</w:t>
      </w:r>
      <w:r w:rsidR="009D5976" w:rsidRPr="0062074F">
        <w:t xml:space="preserve"> (WLA)</w:t>
      </w:r>
      <w:bookmarkEnd w:id="3519"/>
    </w:p>
    <w:p w14:paraId="26639FE7" w14:textId="2603B227"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del w:id="3520" w:author="jonathan pritchard" w:date="2025-09-10T08:31:00Z" w16du:dateUtc="2025-09-10T07:31:00Z">
        <w:r w:rsidR="00EF57B5" w:rsidRPr="0062074F" w:rsidDel="00E508CA">
          <w:delText xml:space="preserve">adjust </w:delText>
        </w:r>
      </w:del>
      <w:ins w:id="3521" w:author="jonathan pritchard" w:date="2025-09-10T08:31:00Z" w16du:dateUtc="2025-09-10T07:31:00Z">
        <w:r w:rsidR="00E508CA" w:rsidRPr="0062074F">
          <w:t xml:space="preserve">select </w:t>
        </w:r>
      </w:ins>
      <w:r w:rsidR="00EF57B5" w:rsidRPr="0062074F">
        <w:t>depth information</w:t>
      </w:r>
      <w:ins w:id="3522" w:author="jonathan pritchard" w:date="2025-09-10T08:31:00Z" w16du:dateUtc="2025-09-10T07:31:00Z">
        <w:r w:rsidR="00E508CA" w:rsidRPr="0062074F">
          <w:t xml:space="preserve"> adjustment</w:t>
        </w:r>
      </w:ins>
      <w:r w:rsidR="00EF57B5" w:rsidRPr="0062074F">
        <w:t xml:space="preserve"> by water level height</w:t>
      </w:r>
      <w:r w:rsidRPr="0062074F">
        <w:t xml:space="preserve"> in areas where both S-102 and S-104 data products are available</w:t>
      </w:r>
      <w:r w:rsidR="00065356" w:rsidRPr="0062074F">
        <w:t>.</w:t>
      </w:r>
      <w:r w:rsidR="008972A2" w:rsidRPr="0062074F">
        <w:t xml:space="preserve"> </w:t>
      </w:r>
    </w:p>
    <w:p w14:paraId="56FA3164" w14:textId="5CB672AC" w:rsidR="00EF57B5" w:rsidRPr="0062074F" w:rsidRDefault="00EF57B5" w:rsidP="00EF57B5">
      <w:pPr>
        <w:numPr>
          <w:ilvl w:val="0"/>
          <w:numId w:val="66"/>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rsidP="00EF57B5">
      <w:pPr>
        <w:numPr>
          <w:ilvl w:val="0"/>
          <w:numId w:val="66"/>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rsidP="00EF57B5">
      <w:pPr>
        <w:numPr>
          <w:ilvl w:val="0"/>
          <w:numId w:val="67"/>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rsidP="00EF57B5">
      <w:pPr>
        <w:numPr>
          <w:ilvl w:val="0"/>
          <w:numId w:val="67"/>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1DACEAED" w:rsidR="00EF57B5" w:rsidRPr="0062074F" w:rsidRDefault="00EF57B5" w:rsidP="00EF57B5">
      <w:pPr>
        <w:numPr>
          <w:ilvl w:val="0"/>
          <w:numId w:val="67"/>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del w:id="3523" w:author="jonathan pritchard" w:date="2026-01-14T13:33:00Z" w16du:dateUtc="2026-01-14T13:33:00Z">
        <w:r w:rsidRPr="0062074F" w:rsidDel="003B703D">
          <w:rPr>
            <w:strike/>
            <w:rPrChange w:id="3524" w:author="jonathan pritchard" w:date="2025-11-21T16:25:00Z" w16du:dateUtc="2025-11-21T16:25:00Z">
              <w:rPr/>
            </w:rPrChange>
          </w:rPr>
          <w:delText>predicted</w:delText>
        </w:r>
        <w:r w:rsidRPr="0062074F" w:rsidDel="003B703D">
          <w:delText xml:space="preserve"> </w:delText>
        </w:r>
      </w:del>
      <w:r w:rsidRPr="0062074F">
        <w:t xml:space="preserve">date and time of transit in each area along a route </w:t>
      </w:r>
    </w:p>
    <w:p w14:paraId="7E182773" w14:textId="638C1B27" w:rsidR="00EF57B5" w:rsidRPr="0062074F" w:rsidRDefault="00EF57B5" w:rsidP="00EF57B5">
      <w:pPr>
        <w:numPr>
          <w:ilvl w:val="0"/>
          <w:numId w:val="66"/>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rsidP="00EF57B5">
      <w:pPr>
        <w:numPr>
          <w:ilvl w:val="0"/>
          <w:numId w:val="68"/>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rsidP="00EF57B5">
      <w:pPr>
        <w:numPr>
          <w:ilvl w:val="0"/>
          <w:numId w:val="68"/>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2C0B6322" w:rsidR="00EF57B5" w:rsidRPr="0062074F" w:rsidRDefault="0009233B" w:rsidP="00EF57B5">
      <w:pPr>
        <w:numPr>
          <w:ilvl w:val="0"/>
          <w:numId w:val="68"/>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ins w:id="3525" w:author="jonathan pritchard" w:date="2026-01-06T11:41:00Z" w16du:dateUtc="2026-01-06T11:41:00Z">
        <w:r w:rsidR="00E6310F" w:rsidRPr="0062074F">
          <w:t xml:space="preserve">at least </w:t>
        </w:r>
      </w:ins>
      <w:r w:rsidR="00EF57B5" w:rsidRPr="0062074F">
        <w:t xml:space="preserve">be </w:t>
      </w:r>
      <w:del w:id="3526" w:author="jonathan pritchard" w:date="2025-09-09T16:54:00Z" w16du:dateUtc="2025-09-09T15:54:00Z">
        <w:r w:rsidR="00EF57B5" w:rsidRPr="0062074F" w:rsidDel="00407755">
          <w:delText xml:space="preserve">readily </w:delText>
        </w:r>
      </w:del>
      <w:r w:rsidR="00EF57B5" w:rsidRPr="0062074F">
        <w:t>available</w:t>
      </w:r>
      <w:ins w:id="3527" w:author="jonathan pritchard" w:date="2025-09-09T16:54:00Z" w16du:dateUtc="2025-09-09T15:54:00Z">
        <w:r w:rsidR="00407755" w:rsidRPr="0062074F">
          <w:t xml:space="preserve"> on demand</w:t>
        </w:r>
      </w:ins>
      <w:r w:rsidR="00EF57B5" w:rsidRPr="0062074F">
        <w:t>, such as the data source, temporal extent, and applicable areas;</w:t>
      </w:r>
    </w:p>
    <w:p w14:paraId="05292BEB" w14:textId="4CACF0DD" w:rsidR="00EF57B5" w:rsidRPr="0062074F" w:rsidRDefault="00EF57B5" w:rsidP="00EF57B5">
      <w:pPr>
        <w:numPr>
          <w:ilvl w:val="0"/>
          <w:numId w:val="68"/>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rsidP="00EF57B5">
      <w:pPr>
        <w:numPr>
          <w:ilvl w:val="0"/>
          <w:numId w:val="68"/>
        </w:numPr>
        <w:spacing w:after="120" w:line="240" w:lineRule="auto"/>
        <w:ind w:left="714" w:hanging="357"/>
        <w:jc w:val="both"/>
        <w:rPr>
          <w:ins w:id="3528" w:author="jonathan pritchard" w:date="2025-10-27T08:11:00Z" w16du:dateUtc="2025-10-27T08:11:00Z"/>
        </w:rPr>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rsidP="00EF57B5">
      <w:pPr>
        <w:numPr>
          <w:ilvl w:val="0"/>
          <w:numId w:val="68"/>
        </w:numPr>
        <w:spacing w:after="120" w:line="240" w:lineRule="auto"/>
        <w:ind w:left="714" w:hanging="357"/>
        <w:jc w:val="both"/>
      </w:pPr>
      <w:ins w:id="3529" w:author="jonathan pritchard" w:date="2025-10-27T08:12:00Z" w16du:dateUtc="2025-10-27T08:12:00Z">
        <w:r w:rsidRPr="0062074F">
          <w:t>S-104 vertical uncertainty values must additionally be used in all depth calculations if the Uncertainty selector is enabled.</w:t>
        </w:r>
      </w:ins>
    </w:p>
    <w:p w14:paraId="1FF2D50A" w14:textId="0F7FC9DE" w:rsidR="00EF57B5" w:rsidRPr="0062074F" w:rsidRDefault="002A3AC1" w:rsidP="00EF57B5">
      <w:pPr>
        <w:numPr>
          <w:ilvl w:val="0"/>
          <w:numId w:val="66"/>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rsidP="00EF57B5">
      <w:pPr>
        <w:numPr>
          <w:ilvl w:val="0"/>
          <w:numId w:val="69"/>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rsidP="00B812CA">
      <w:pPr>
        <w:numPr>
          <w:ilvl w:val="0"/>
          <w:numId w:val="69"/>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3530" w:name="_Toc88852885"/>
      <w:bookmarkStart w:id="3531" w:name="_Toc98339993"/>
      <w:bookmarkStart w:id="3532" w:name="_Toc98340369"/>
      <w:bookmarkEnd w:id="3515"/>
      <w:bookmarkEnd w:id="3516"/>
      <w:bookmarkEnd w:id="3517"/>
    </w:p>
    <w:p w14:paraId="4BAEE05F" w14:textId="21752079" w:rsidR="002D0A15" w:rsidRPr="0062074F" w:rsidRDefault="00EB3601">
      <w:pPr>
        <w:pStyle w:val="Heading1"/>
        <w:numPr>
          <w:ilvl w:val="1"/>
          <w:numId w:val="236"/>
        </w:numPr>
        <w:pPrChange w:id="3533" w:author="jonathan pritchard" w:date="2026-01-06T10:26:00Z" w16du:dateUtc="2026-01-06T10:26:00Z">
          <w:pPr>
            <w:pStyle w:val="Heading1"/>
            <w:numPr>
              <w:ilvl w:val="1"/>
              <w:numId w:val="237"/>
            </w:numPr>
            <w:ind w:left="576" w:hanging="576"/>
          </w:pPr>
        </w:pPrChange>
      </w:pPr>
      <w:bookmarkStart w:id="3534" w:name="_Toc219458400"/>
      <w:r w:rsidRPr="0062074F">
        <w:t>Scope</w:t>
      </w:r>
      <w:bookmarkEnd w:id="3534"/>
    </w:p>
    <w:bookmarkEnd w:id="3530"/>
    <w:bookmarkEnd w:id="3531"/>
    <w:bookmarkEnd w:id="3532"/>
    <w:p w14:paraId="28E2B8A1" w14:textId="585866F8" w:rsidR="00B840E1" w:rsidRPr="0062074F" w:rsidRDefault="00B840E1" w:rsidP="001019DD">
      <w:pPr>
        <w:spacing w:after="120" w:line="240" w:lineRule="auto"/>
        <w:jc w:val="both"/>
      </w:pPr>
      <w:r w:rsidRPr="0062074F">
        <w:t>This section 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section as WLA.</w:t>
      </w:r>
      <w:r w:rsidR="002B693D" w:rsidRPr="0062074F">
        <w:t xml:space="preserve"> </w:t>
      </w:r>
      <w:r w:rsidRPr="0062074F">
        <w:t>This section defines how the adjustment of depth information by water level is provided for:</w:t>
      </w:r>
    </w:p>
    <w:p w14:paraId="262C509D" w14:textId="16720124" w:rsidR="00B840E1" w:rsidRPr="0062074F" w:rsidRDefault="00B840E1" w:rsidP="0043278E">
      <w:pPr>
        <w:pStyle w:val="ListParagraph"/>
        <w:numPr>
          <w:ilvl w:val="0"/>
          <w:numId w:val="113"/>
        </w:numPr>
        <w:spacing w:after="120" w:line="240" w:lineRule="auto"/>
        <w:jc w:val="both"/>
        <w:rPr>
          <w:i/>
          <w:iCs/>
        </w:rPr>
      </w:pPr>
      <w:r w:rsidRPr="0062074F">
        <w:rPr>
          <w:i/>
          <w:iCs/>
        </w:rPr>
        <w:t>Selected single date and time;</w:t>
      </w:r>
    </w:p>
    <w:p w14:paraId="0D1D5B73" w14:textId="5B57DC1C" w:rsidR="00B840E1" w:rsidRPr="0062074F" w:rsidRDefault="00B840E1" w:rsidP="0043278E">
      <w:pPr>
        <w:pStyle w:val="ListParagraph"/>
        <w:numPr>
          <w:ilvl w:val="0"/>
          <w:numId w:val="113"/>
        </w:numPr>
        <w:spacing w:after="120" w:line="240" w:lineRule="auto"/>
        <w:jc w:val="both"/>
        <w:rPr>
          <w:i/>
          <w:iCs/>
        </w:rPr>
      </w:pPr>
      <w:r w:rsidRPr="0062074F">
        <w:rPr>
          <w:i/>
          <w:iCs/>
        </w:rPr>
        <w:t>Selected date and time period;</w:t>
      </w:r>
    </w:p>
    <w:p w14:paraId="1314B80A" w14:textId="732BB5BE" w:rsidR="00B840E1" w:rsidRPr="0062074F" w:rsidRDefault="00B840E1" w:rsidP="0043278E">
      <w:pPr>
        <w:pStyle w:val="ListParagraph"/>
        <w:numPr>
          <w:ilvl w:val="0"/>
          <w:numId w:val="113"/>
        </w:numPr>
        <w:spacing w:after="120" w:line="240" w:lineRule="auto"/>
        <w:jc w:val="both"/>
        <w:rPr>
          <w:i/>
          <w:iCs/>
        </w:rPr>
      </w:pPr>
      <w:r w:rsidRPr="0062074F">
        <w:rPr>
          <w:i/>
          <w:iCs/>
        </w:rPr>
        <w:t>Linked to an estimated route schedule with selected check distance and time resolution.</w:t>
      </w:r>
    </w:p>
    <w:p w14:paraId="5CCDE47F" w14:textId="77777777" w:rsidR="001019DD" w:rsidRPr="0062074F" w:rsidDel="001B7649" w:rsidRDefault="001019DD" w:rsidP="001019DD">
      <w:pPr>
        <w:spacing w:after="120" w:line="240" w:lineRule="auto"/>
        <w:jc w:val="both"/>
        <w:rPr>
          <w:del w:id="3535" w:author="jonathan pritchard" w:date="2026-01-06T10:17:00Z" w16du:dateUtc="2026-01-06T10:17:00Z"/>
        </w:rPr>
      </w:pPr>
    </w:p>
    <w:p w14:paraId="105FE1E2" w14:textId="77777777" w:rsidR="002D0A15" w:rsidRPr="0062074F" w:rsidRDefault="002D0A15" w:rsidP="001019DD">
      <w:pPr>
        <w:spacing w:after="120" w:line="240" w:lineRule="auto"/>
        <w:jc w:val="both"/>
      </w:pPr>
    </w:p>
    <w:p w14:paraId="4EAE5306" w14:textId="5273124E" w:rsidR="002D0A15" w:rsidRPr="0062074F" w:rsidRDefault="00394FF5">
      <w:pPr>
        <w:pStyle w:val="Heading1"/>
        <w:numPr>
          <w:ilvl w:val="1"/>
          <w:numId w:val="236"/>
        </w:numPr>
        <w:pPrChange w:id="3536" w:author="jonathan pritchard" w:date="2026-01-06T10:26:00Z" w16du:dateUtc="2026-01-06T10:26:00Z">
          <w:pPr>
            <w:pStyle w:val="Heading1"/>
            <w:numPr>
              <w:ilvl w:val="1"/>
              <w:numId w:val="237"/>
            </w:numPr>
            <w:ind w:left="576" w:hanging="576"/>
          </w:pPr>
        </w:pPrChange>
      </w:pPr>
      <w:bookmarkStart w:id="3537" w:name="_Toc219458401"/>
      <w:r w:rsidRPr="0062074F">
        <w:t>Constraints on input data</w:t>
      </w:r>
      <w:bookmarkEnd w:id="3537"/>
    </w:p>
    <w:p w14:paraId="072C06D4" w14:textId="23922EDA" w:rsidR="001374ED" w:rsidRPr="0062074F" w:rsidRDefault="001374ED" w:rsidP="00AE2737">
      <w:pPr>
        <w:pStyle w:val="ListParagraph"/>
        <w:numPr>
          <w:ilvl w:val="0"/>
          <w:numId w:val="88"/>
        </w:numPr>
        <w:spacing w:after="120" w:line="240" w:lineRule="auto"/>
        <w:ind w:left="284" w:hanging="284"/>
        <w:jc w:val="both"/>
      </w:pPr>
      <w:r w:rsidRPr="0062074F">
        <w:t xml:space="preserve">Coverage – S-104 data is not expected to overlap,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5"/>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62074F">
        <w:rPr>
          <w:b/>
          <w:bCs/>
        </w:rPr>
        <w:t>must</w:t>
      </w:r>
      <w:r w:rsidR="006C470D" w:rsidRPr="0062074F">
        <w:t xml:space="preserve"> </w:t>
      </w:r>
      <w:r w:rsidRPr="0062074F">
        <w:t>have the ability to select which producer in the overlapped area has priority and will be selected for processing WLA</w:t>
      </w:r>
      <w:r w:rsidR="008E6DA0" w:rsidRPr="0062074F">
        <w:t>.</w:t>
      </w:r>
    </w:p>
    <w:p w14:paraId="3F0EA7D7" w14:textId="2DD92F5D" w:rsidR="001374ED" w:rsidRPr="0062074F" w:rsidRDefault="001374E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62074F" w:rsidRDefault="008F0153" w:rsidP="008F0153">
      <w:pPr>
        <w:pStyle w:val="ListParagraph"/>
        <w:numPr>
          <w:ilvl w:val="0"/>
          <w:numId w:val="88"/>
        </w:numPr>
        <w:spacing w:after="120" w:line="240" w:lineRule="auto"/>
        <w:ind w:left="284" w:hanging="284"/>
        <w:jc w:val="both"/>
        <w:rPr>
          <w:ins w:id="3538" w:author="jonathan pritchard" w:date="2025-10-27T08:05:00Z" w16du:dateUtc="2025-10-27T08:05:00Z"/>
          <w:rPrChange w:id="3539" w:author="jonathan pritchard" w:date="2025-10-27T08:05:00Z" w16du:dateUtc="2025-10-27T08:05:00Z">
            <w:rPr>
              <w:ins w:id="3540" w:author="jonathan pritchard" w:date="2025-10-27T08:05:00Z" w16du:dateUtc="2025-10-27T08:05:00Z"/>
              <w:rFonts w:cs="Calibri"/>
              <w:color w:val="000000"/>
              <w:shd w:val="clear" w:color="auto" w:fill="FFFFFF"/>
            </w:rPr>
          </w:rPrChange>
        </w:rPr>
      </w:pPr>
      <w:ins w:id="3541" w:author="jonathan pritchard" w:date="2025-10-27T08:05:00Z" w16du:dateUtc="2025-10-27T08:05:00Z">
        <w:r w:rsidRPr="0062074F">
          <w:rPr>
            <w:rFonts w:cs="Calibri"/>
            <w:color w:val="000000"/>
            <w:shd w:val="clear" w:color="auto" w:fill="FFFFFF"/>
          </w:rPr>
          <w:lastRenderedPageBreak/>
          <w:t xml:space="preserve">As with S-102, each S-104 </w:t>
        </w:r>
      </w:ins>
      <w:ins w:id="3542" w:author="jonathan pritchard" w:date="2025-10-27T08:11:00Z" w16du:dateUtc="2025-10-27T08:11:00Z">
        <w:r w:rsidR="00D13190" w:rsidRPr="0062074F">
          <w:rPr>
            <w:rFonts w:cs="Calibri"/>
            <w:color w:val="000000"/>
            <w:shd w:val="clear" w:color="auto" w:fill="FFFFFF"/>
          </w:rPr>
          <w:t>value</w:t>
        </w:r>
      </w:ins>
      <w:ins w:id="3543" w:author="jonathan pritchard" w:date="2025-10-27T08:05:00Z" w16du:dateUtc="2025-10-27T08:05:00Z">
        <w:r w:rsidRPr="0062074F">
          <w:rPr>
            <w:rFonts w:cs="Calibri"/>
            <w:color w:val="000000"/>
            <w:shd w:val="clear" w:color="auto" w:fill="FFFFFF"/>
          </w:rPr>
          <w:t xml:space="preserve"> used in calculations must</w:t>
        </w:r>
      </w:ins>
      <w:ins w:id="3544" w:author="jonathan pritchard" w:date="2025-10-27T08:11:00Z" w16du:dateUtc="2025-10-27T08:11:00Z">
        <w:r w:rsidR="00D13190" w:rsidRPr="0062074F">
          <w:rPr>
            <w:rFonts w:cs="Calibri"/>
            <w:color w:val="000000"/>
            <w:shd w:val="clear" w:color="auto" w:fill="FFFFFF"/>
          </w:rPr>
          <w:t xml:space="preserve"> additionally</w:t>
        </w:r>
      </w:ins>
      <w:ins w:id="3545" w:author="jonathan pritchard" w:date="2025-10-27T08:05:00Z" w16du:dateUtc="2025-10-27T08:05:00Z">
        <w:r w:rsidRPr="0062074F">
          <w:rPr>
            <w:rFonts w:cs="Calibri"/>
            <w:color w:val="000000"/>
            <w:shd w:val="clear" w:color="auto" w:fill="FFFFFF"/>
          </w:rPr>
          <w:t xml:space="preserve"> take into account the vertical uncertainty values contained within the dataset when the Uncertainty selector is enabled.</w:t>
        </w:r>
      </w:ins>
    </w:p>
    <w:p w14:paraId="3049BF1E" w14:textId="5594BD5F" w:rsidR="001374ED" w:rsidRPr="0062074F" w:rsidRDefault="00D2297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datum. </w:t>
      </w:r>
      <w:r w:rsidR="003232F1" w:rsidRPr="0062074F">
        <w:rPr>
          <w:rFonts w:cs="Calibri"/>
          <w:color w:val="000000"/>
          <w:shd w:val="clear" w:color="auto" w:fill="FFFFFF"/>
        </w:rPr>
        <w:t>If the S-102 and S-104 features are not on the same vertical datum then an indication “Incompatible vertical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pPr>
        <w:pStyle w:val="Heading1"/>
        <w:numPr>
          <w:ilvl w:val="1"/>
          <w:numId w:val="236"/>
        </w:numPr>
        <w:pPrChange w:id="3546" w:author="jonathan pritchard" w:date="2026-01-06T10:26:00Z" w16du:dateUtc="2026-01-06T10:26:00Z">
          <w:pPr>
            <w:pStyle w:val="Heading1"/>
            <w:numPr>
              <w:ilvl w:val="1"/>
              <w:numId w:val="237"/>
            </w:numPr>
            <w:ind w:left="576" w:hanging="576"/>
          </w:pPr>
        </w:pPrChange>
      </w:pPr>
      <w:bookmarkStart w:id="3547" w:name="_Toc88852887"/>
      <w:bookmarkStart w:id="3548" w:name="_Toc98339995"/>
      <w:bookmarkStart w:id="3549" w:name="_Toc98340371"/>
      <w:bookmarkStart w:id="3550" w:name="_Toc219458402"/>
      <w:r w:rsidRPr="0062074F">
        <w:t>User Inputs</w:t>
      </w:r>
      <w:bookmarkEnd w:id="3550"/>
    </w:p>
    <w:bookmarkEnd w:id="3547"/>
    <w:bookmarkEnd w:id="3548"/>
    <w:bookmarkEnd w:id="3549"/>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rsidP="00AE2737">
      <w:pPr>
        <w:pStyle w:val="ListParagraph"/>
        <w:numPr>
          <w:ilvl w:val="0"/>
          <w:numId w:val="87"/>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rsidP="00AE2737">
      <w:pPr>
        <w:pStyle w:val="ListParagraph"/>
        <w:numPr>
          <w:ilvl w:val="0"/>
          <w:numId w:val="87"/>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rsidP="00AE2737">
      <w:pPr>
        <w:pStyle w:val="ListParagraph"/>
        <w:numPr>
          <w:ilvl w:val="0"/>
          <w:numId w:val="87"/>
        </w:numPr>
        <w:spacing w:after="60" w:line="240" w:lineRule="auto"/>
        <w:jc w:val="both"/>
      </w:pPr>
      <w:r w:rsidRPr="0062074F">
        <w:t>WLA Option 3: WLA linked to an estimated route schedule. In this case the user also specifies:</w:t>
      </w:r>
    </w:p>
    <w:p w14:paraId="4D11F207" w14:textId="010FBDB2" w:rsidR="001374ED" w:rsidRPr="0062074F" w:rsidRDefault="001374ED" w:rsidP="00AE2737">
      <w:pPr>
        <w:pStyle w:val="ListParagraph"/>
        <w:numPr>
          <w:ilvl w:val="1"/>
          <w:numId w:val="87"/>
        </w:numPr>
        <w:spacing w:after="60" w:line="240" w:lineRule="auto"/>
        <w:ind w:left="1418" w:hanging="284"/>
        <w:jc w:val="both"/>
      </w:pPr>
      <w:r w:rsidRPr="0062074F">
        <w:t xml:space="preserve">A distance parameter, the limit of the check area as specified by IMO MSC </w:t>
      </w:r>
      <w:r w:rsidR="002514B8" w:rsidRPr="0062074F">
        <w:t>530(106)</w:t>
      </w:r>
      <w:r w:rsidRPr="0062074F">
        <w:t xml:space="preserve"> 11.3.</w:t>
      </w:r>
      <w:ins w:id="3551" w:author="jonathan pritchard" w:date="2026-01-14T10:36:00Z" w16du:dateUtc="2026-01-14T10:36:00Z">
        <w:r w:rsidR="00DE16E0" w:rsidRPr="0062074F">
          <w:t>7</w:t>
        </w:r>
      </w:ins>
      <w:del w:id="3552" w:author="jonathan pritchard" w:date="2026-01-14T10:36:00Z" w16du:dateUtc="2026-01-14T10:36:00Z">
        <w:r w:rsidRPr="0062074F" w:rsidDel="00DE16E0">
          <w:delText>5</w:delText>
        </w:r>
      </w:del>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rsidP="00AE2737">
      <w:pPr>
        <w:pStyle w:val="ListParagraph"/>
        <w:numPr>
          <w:ilvl w:val="1"/>
          <w:numId w:val="87"/>
        </w:numPr>
        <w:spacing w:after="120" w:line="240" w:lineRule="auto"/>
        <w:ind w:left="1418" w:hanging="284"/>
        <w:jc w:val="both"/>
      </w:pPr>
      <w:r w:rsidRPr="0062074F">
        <w:t xml:space="preserve">A time resolution </w:t>
      </w:r>
      <w:proofErr w:type="spellStart"/>
      <w:r w:rsidRPr="0062074F">
        <w:t>t</w:t>
      </w:r>
      <w:r w:rsidRPr="0062074F">
        <w:rPr>
          <w:vertAlign w:val="subscript"/>
        </w:rPr>
        <w:t>u</w:t>
      </w:r>
      <w:proofErr w:type="spellEnd"/>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pPr>
        <w:pStyle w:val="Heading1"/>
        <w:numPr>
          <w:ilvl w:val="1"/>
          <w:numId w:val="236"/>
        </w:numPr>
        <w:pPrChange w:id="3553" w:author="jonathan pritchard" w:date="2026-01-06T10:26:00Z" w16du:dateUtc="2026-01-06T10:26:00Z">
          <w:pPr>
            <w:pStyle w:val="Heading1"/>
            <w:numPr>
              <w:ilvl w:val="1"/>
              <w:numId w:val="237"/>
            </w:numPr>
            <w:ind w:left="576" w:hanging="576"/>
          </w:pPr>
        </w:pPrChange>
      </w:pPr>
      <w:bookmarkStart w:id="3554" w:name="_Toc88852888"/>
      <w:bookmarkStart w:id="3555" w:name="_Toc98339996"/>
      <w:bookmarkStart w:id="3556" w:name="_Toc98340372"/>
      <w:bookmarkStart w:id="3557" w:name="_Toc219458403"/>
      <w:r w:rsidRPr="0062074F">
        <w:t>Implementation - general</w:t>
      </w:r>
      <w:bookmarkEnd w:id="3557"/>
    </w:p>
    <w:bookmarkEnd w:id="3554"/>
    <w:bookmarkEnd w:id="3555"/>
    <w:bookmarkEnd w:id="3556"/>
    <w:p w14:paraId="47BC9546" w14:textId="72421DCC"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ins w:id="3558" w:author="jonathan pritchard" w:date="2025-08-07T11:49:00Z" w16du:dateUtc="2025-08-07T10:49:00Z">
        <w:r w:rsidR="003E76E3" w:rsidRPr="0062074F">
          <w:t>2</w:t>
        </w:r>
      </w:ins>
      <w:del w:id="3559" w:author="jonathan pritchard" w:date="2025-08-07T11:49:00Z" w16du:dateUtc="2025-08-07T10:49:00Z">
        <w:r w:rsidR="0050181D" w:rsidRPr="0062074F" w:rsidDel="003E76E3">
          <w:delText>4</w:delText>
        </w:r>
      </w:del>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section </w:t>
      </w:r>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rsidP="00AE2737">
      <w:pPr>
        <w:pStyle w:val="ListParagraph"/>
        <w:numPr>
          <w:ilvl w:val="0"/>
          <w:numId w:val="89"/>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08A6FFC2" w:rsidR="001374ED" w:rsidRPr="0062074F" w:rsidRDefault="001374ED" w:rsidP="00AE2737">
      <w:pPr>
        <w:pStyle w:val="ListParagraph"/>
        <w:numPr>
          <w:ilvl w:val="0"/>
          <w:numId w:val="89"/>
        </w:numPr>
        <w:spacing w:after="120" w:line="240" w:lineRule="auto"/>
        <w:jc w:val="both"/>
      </w:pPr>
      <w:r w:rsidRPr="0062074F">
        <w:t xml:space="preserve">When WLA option 3 is selected, where the </w:t>
      </w:r>
      <w:del w:id="3560" w:author="jonathan pritchard" w:date="2025-10-24T14:41:00Z" w16du:dateUtc="2025-10-24T13:41:00Z">
        <w:r w:rsidRPr="0062074F" w:rsidDel="00D837FD">
          <w:delText xml:space="preserve">S-104 </w:delText>
        </w:r>
      </w:del>
      <w:r w:rsidRPr="0062074F">
        <w:t xml:space="preserve">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lastRenderedPageBreak/>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6"/>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9"/>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0AF1EB58" w14:textId="5F6D7F5A"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pPr>
        <w:pStyle w:val="Heading1"/>
        <w:numPr>
          <w:ilvl w:val="1"/>
          <w:numId w:val="236"/>
        </w:numPr>
        <w:pPrChange w:id="3561" w:author="jonathan pritchard" w:date="2026-01-06T10:26:00Z" w16du:dateUtc="2026-01-06T10:26:00Z">
          <w:pPr>
            <w:pStyle w:val="Heading1"/>
            <w:numPr>
              <w:ilvl w:val="1"/>
              <w:numId w:val="237"/>
            </w:numPr>
            <w:ind w:left="576" w:hanging="576"/>
          </w:pPr>
        </w:pPrChange>
      </w:pPr>
      <w:bookmarkStart w:id="3562" w:name="_Toc88852889"/>
      <w:bookmarkStart w:id="3563" w:name="_Toc98339997"/>
      <w:bookmarkStart w:id="3564" w:name="_Toc98340373"/>
      <w:bookmarkStart w:id="3565" w:name="_Toc219458404"/>
      <w:r w:rsidRPr="0062074F">
        <w:t>Implementation of WLA Option 1 – WLA for a single datetime instant</w:t>
      </w:r>
      <w:bookmarkEnd w:id="3565"/>
    </w:p>
    <w:bookmarkEnd w:id="3562"/>
    <w:bookmarkEnd w:id="3563"/>
    <w:bookmarkEnd w:id="3564"/>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3566" w:name="_Hlk88578099"/>
      <w:r w:rsidRPr="0062074F">
        <w:t xml:space="preserve">The adjustment of the S-102 values is calculated by adjusting each S-102 point by the </w:t>
      </w:r>
      <w:proofErr w:type="spellStart"/>
      <w:r w:rsidRPr="0062074F">
        <w:t>shoalest</w:t>
      </w:r>
      <w:proofErr w:type="spellEnd"/>
      <w:r w:rsidRPr="0062074F">
        <w:t xml:space="preserve"> of the S-104 values, for all S-104 points whose extent intersects the extent of the S-102 point.</w:t>
      </w:r>
      <w:bookmarkEnd w:id="3566"/>
    </w:p>
    <w:p w14:paraId="35112E20" w14:textId="16AD8130" w:rsidR="001374ED" w:rsidRPr="0062074F" w:rsidRDefault="001374ED" w:rsidP="0067081F">
      <w:pPr>
        <w:spacing w:after="120" w:line="240" w:lineRule="auto"/>
        <w:jc w:val="both"/>
      </w:pPr>
      <w:r w:rsidRPr="0062074F">
        <w:t xml:space="preserve">When an S-104 record does not exist for the precise time specified the </w:t>
      </w:r>
      <w:proofErr w:type="spellStart"/>
      <w:r w:rsidRPr="0062074F">
        <w:t>shoalest</w:t>
      </w:r>
      <w:proofErr w:type="spellEnd"/>
      <w:r w:rsidRPr="0062074F">
        <w:t xml:space="preserve">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del w:id="3567" w:author="jonathan pritchard" w:date="2026-01-08T08:45:00Z" w16du:dateUtc="2026-01-08T08:45:00Z">
        <w:r w:rsidR="0067081F" w:rsidRPr="0062074F" w:rsidDel="001560AA">
          <w:delText xml:space="preserve">15 </w:delText>
        </w:r>
      </w:del>
      <w:ins w:id="3568" w:author="jonathan pritchard" w:date="2026-01-08T08:45:00Z" w16du:dateUtc="2026-01-08T08:45:00Z">
        <w:r w:rsidR="001560AA" w:rsidRPr="0062074F">
          <w:t xml:space="preserve">30 </w:t>
        </w:r>
      </w:ins>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xml:space="preserve">, the S-102 point X is adjusted by the </w:t>
      </w:r>
      <w:proofErr w:type="spellStart"/>
      <w:r w:rsidRPr="0062074F">
        <w:t>shoalest</w:t>
      </w:r>
      <w:proofErr w:type="spellEnd"/>
      <w:r w:rsidRPr="0062074F">
        <w:t xml:space="preserve"> (</w:t>
      </w:r>
      <w:r w:rsidR="0067081F" w:rsidRPr="0062074F">
        <w:t>that is,</w:t>
      </w:r>
      <w:r w:rsidRPr="0062074F">
        <w:t xml:space="preserve"> minimum) value of the S-104 values from (a), (b), (c) and (d) at the required datetime instant because the S-102 point extent overlaps the S-104 extents of </w:t>
      </w:r>
      <w:proofErr w:type="spellStart"/>
      <w:r w:rsidRPr="0062074F">
        <w:t>a,b,c</w:t>
      </w:r>
      <w:proofErr w:type="spellEnd"/>
      <w:r w:rsidRPr="0062074F">
        <w:t xml:space="preserve">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4E294506">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pPr>
        <w:pStyle w:val="Heading1"/>
        <w:numPr>
          <w:ilvl w:val="1"/>
          <w:numId w:val="236"/>
        </w:numPr>
        <w:pPrChange w:id="3569" w:author="jonathan pritchard" w:date="2026-01-06T10:26:00Z" w16du:dateUtc="2026-01-06T10:26:00Z">
          <w:pPr>
            <w:pStyle w:val="Heading1"/>
            <w:numPr>
              <w:ilvl w:val="1"/>
              <w:numId w:val="237"/>
            </w:numPr>
            <w:ind w:left="576" w:hanging="576"/>
          </w:pPr>
        </w:pPrChange>
      </w:pPr>
      <w:bookmarkStart w:id="3570" w:name="_Toc88852890"/>
      <w:bookmarkStart w:id="3571" w:name="_Toc98339998"/>
      <w:bookmarkStart w:id="3572" w:name="_Toc98340374"/>
      <w:bookmarkStart w:id="3573" w:name="_Toc219458405"/>
      <w:r w:rsidRPr="0062074F">
        <w:t>Implementation of WLA Option 2 – WLA for a datetime range specified by the user as a time period</w:t>
      </w:r>
      <w:bookmarkEnd w:id="3573"/>
    </w:p>
    <w:bookmarkEnd w:id="3570"/>
    <w:bookmarkEnd w:id="3571"/>
    <w:bookmarkEnd w:id="3572"/>
    <w:p w14:paraId="31665BF3" w14:textId="77777777" w:rsidR="001374ED" w:rsidRPr="0062074F" w:rsidRDefault="001374ED" w:rsidP="005F15BF">
      <w:pPr>
        <w:spacing w:after="120" w:line="240" w:lineRule="auto"/>
        <w:jc w:val="both"/>
      </w:pPr>
      <w:r w:rsidRPr="0062074F">
        <w:t xml:space="preserve">When WLA is based on a datetime range, then the process is identical to that followed for WLA Option 1 except each S-104 value selected is the </w:t>
      </w:r>
      <w:proofErr w:type="spellStart"/>
      <w:r w:rsidRPr="0062074F">
        <w:t>shoalest</w:t>
      </w:r>
      <w:proofErr w:type="spellEnd"/>
      <w:r w:rsidRPr="0062074F">
        <w:t xml:space="preserve"> of all values available in the S-104 within the selected time period.</w:t>
      </w:r>
    </w:p>
    <w:p w14:paraId="52B2FCD5" w14:textId="1E9F3B6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del w:id="3574" w:author="jonathan pritchard" w:date="2026-01-14T10:32:00Z" w16du:dateUtc="2026-01-14T10:32:00Z">
        <w:r w:rsidR="005309B6" w:rsidRPr="0062074F" w:rsidDel="00DE16E0">
          <w:delText xml:space="preserve">or </w:delText>
        </w:r>
      </w:del>
      <w:ins w:id="3575" w:author="jonathan pritchard" w:date="2026-01-14T10:32:00Z" w16du:dateUtc="2026-01-14T10:32:00Z">
        <w:r w:rsidR="00DE16E0" w:rsidRPr="0062074F">
          <w:t xml:space="preserve">immediately </w:t>
        </w:r>
      </w:ins>
      <w:r w:rsidR="005309B6" w:rsidRPr="0062074F">
        <w:t>before the start point</w:t>
      </w:r>
      <w:r w:rsidRPr="0062074F">
        <w:t xml:space="preserve"> of the time period</w:t>
      </w:r>
      <w:r w:rsidR="005309B6" w:rsidRPr="0062074F">
        <w:t xml:space="preserve"> and</w:t>
      </w:r>
      <w:r w:rsidRPr="0062074F">
        <w:t xml:space="preserve"> </w:t>
      </w:r>
      <w:proofErr w:type="spellStart"/>
      <w:ins w:id="3576" w:author="jonathan pritchard" w:date="2026-01-14T10:32:00Z" w16du:dateUtc="2026-01-14T10:32:00Z">
        <w:r w:rsidR="00DE16E0" w:rsidRPr="0062074F">
          <w:t>immediately</w:t>
        </w:r>
      </w:ins>
      <w:r w:rsidRPr="0062074F">
        <w:rPr>
          <w:strike/>
          <w:rPrChange w:id="3577" w:author="jonathan pritchard" w:date="2026-01-14T10:30:00Z" w16du:dateUtc="2026-01-14T10:30:00Z">
            <w:rPr/>
          </w:rPrChange>
        </w:rPr>
        <w:t>just</w:t>
      </w:r>
      <w:proofErr w:type="spellEnd"/>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rsidP="00AE2737">
      <w:pPr>
        <w:pStyle w:val="ListParagraph"/>
        <w:numPr>
          <w:ilvl w:val="0"/>
          <w:numId w:val="93"/>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rsidP="00AE2737">
      <w:pPr>
        <w:pStyle w:val="ListParagraph"/>
        <w:numPr>
          <w:ilvl w:val="0"/>
          <w:numId w:val="93"/>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rsidP="00AE2737">
      <w:pPr>
        <w:pStyle w:val="ListParagraph"/>
        <w:numPr>
          <w:ilvl w:val="0"/>
          <w:numId w:val="93"/>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rsidP="00AE2737">
      <w:pPr>
        <w:pStyle w:val="ListParagraph"/>
        <w:numPr>
          <w:ilvl w:val="0"/>
          <w:numId w:val="93"/>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w:t>
      </w:r>
      <w:proofErr w:type="spellStart"/>
      <w:r w:rsidRPr="0062074F">
        <w:t>shoalest</w:t>
      </w:r>
      <w:proofErr w:type="spellEnd"/>
      <w:r w:rsidRPr="0062074F">
        <w:t xml:space="preserve">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3578"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27B67585" w:rsidR="006D7DB6" w:rsidRPr="0062074F" w:rsidRDefault="006D7DB6">
      <w:pPr>
        <w:pStyle w:val="Heading1"/>
        <w:numPr>
          <w:ilvl w:val="1"/>
          <w:numId w:val="236"/>
        </w:numPr>
        <w:pPrChange w:id="3579" w:author="jonathan pritchard" w:date="2026-01-06T10:26:00Z" w16du:dateUtc="2026-01-06T10:26:00Z">
          <w:pPr>
            <w:pStyle w:val="Heading1"/>
            <w:numPr>
              <w:ilvl w:val="1"/>
              <w:numId w:val="237"/>
            </w:numPr>
            <w:ind w:left="576" w:hanging="576"/>
          </w:pPr>
        </w:pPrChange>
      </w:pPr>
      <w:bookmarkStart w:id="3580" w:name="_Toc88852891"/>
      <w:bookmarkStart w:id="3581" w:name="_Toc98339999"/>
      <w:bookmarkStart w:id="3582" w:name="_Toc98340375"/>
      <w:bookmarkStart w:id="3583" w:name="_Toc219458406"/>
      <w:bookmarkEnd w:id="3578"/>
      <w:r w:rsidRPr="0062074F">
        <w:t xml:space="preserve">Implementation of WLA Option </w:t>
      </w:r>
      <w:r w:rsidR="005C3EE9" w:rsidRPr="0062074F">
        <w:t>3</w:t>
      </w:r>
      <w:r w:rsidRPr="0062074F">
        <w:t xml:space="preserve"> – linking of WLA to a defined route with planned waypoints and times</w:t>
      </w:r>
      <w:bookmarkEnd w:id="3583"/>
    </w:p>
    <w:bookmarkEnd w:id="3580"/>
    <w:bookmarkEnd w:id="3581"/>
    <w:bookmarkEnd w:id="3582"/>
    <w:p w14:paraId="25EB193C" w14:textId="654685D8"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MSC </w:t>
      </w:r>
      <w:r w:rsidR="002514B8" w:rsidRPr="0062074F">
        <w:t>530(106)</w:t>
      </w:r>
      <w:r w:rsidRPr="0062074F">
        <w:t xml:space="preserve"> 11.3.</w:t>
      </w:r>
      <w:r w:rsidR="005C3EE9" w:rsidRPr="0062074F">
        <w:t>7</w:t>
      </w:r>
      <w:r w:rsidRPr="0062074F">
        <w:t>.</w:t>
      </w:r>
    </w:p>
    <w:p w14:paraId="2405A804" w14:textId="011D6519"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lastRenderedPageBreak/>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rsidP="00AE2737">
      <w:pPr>
        <w:pStyle w:val="ListParagraph"/>
        <w:numPr>
          <w:ilvl w:val="0"/>
          <w:numId w:val="92"/>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rsidP="00297DA6">
      <w:pPr>
        <w:pStyle w:val="ListParagraph"/>
        <w:numPr>
          <w:ilvl w:val="0"/>
          <w:numId w:val="92"/>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4D8BBF0C"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19EC6740" w:rsidR="001374ED" w:rsidRPr="0062074F" w:rsidRDefault="001374ED" w:rsidP="00AE2737">
      <w:pPr>
        <w:pStyle w:val="ListParagraph"/>
        <w:numPr>
          <w:ilvl w:val="0"/>
          <w:numId w:val="84"/>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MSC </w:t>
      </w:r>
      <w:r w:rsidR="002514B8" w:rsidRPr="0062074F">
        <w:t>530(106)</w:t>
      </w:r>
      <w:r w:rsidRPr="0062074F">
        <w:t xml:space="preserve"> 11.3.</w:t>
      </w:r>
      <w:ins w:id="3584" w:author="jonathan pritchard" w:date="2026-01-14T10:37:00Z" w16du:dateUtc="2026-01-14T10:37:00Z">
        <w:r w:rsidR="00DE16E0" w:rsidRPr="0062074F">
          <w:t>7</w:t>
        </w:r>
      </w:ins>
      <w:del w:id="3585" w:author="jonathan pritchard" w:date="2026-01-14T10:37:00Z" w16du:dateUtc="2026-01-14T10:37:00Z">
        <w:r w:rsidRPr="0062074F" w:rsidDel="00DE16E0">
          <w:delText>5</w:delText>
        </w:r>
      </w:del>
      <w:r w:rsidRPr="0062074F">
        <w:t xml:space="preserve">. Each time marker is delimited before and after by the time +/- half the user selected </w:t>
      </w:r>
      <w:proofErr w:type="spellStart"/>
      <w:r w:rsidRPr="0062074F">
        <w:t>t</w:t>
      </w:r>
      <w:r w:rsidRPr="0062074F">
        <w:rPr>
          <w:vertAlign w:val="subscript"/>
        </w:rPr>
        <w:t>u</w:t>
      </w:r>
      <w:proofErr w:type="spellEnd"/>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62074F">
        <w:t xml:space="preserve"> 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7A8B542D">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rsidP="00AE2737">
      <w:pPr>
        <w:pStyle w:val="ListParagraph"/>
        <w:numPr>
          <w:ilvl w:val="0"/>
          <w:numId w:val="84"/>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rsidP="00AE2737">
      <w:pPr>
        <w:pStyle w:val="ListParagraph"/>
        <w:numPr>
          <w:ilvl w:val="0"/>
          <w:numId w:val="84"/>
        </w:numPr>
        <w:spacing w:after="120" w:line="240" w:lineRule="auto"/>
        <w:ind w:left="714" w:hanging="357"/>
        <w:jc w:val="both"/>
      </w:pPr>
      <w:r w:rsidRPr="0062074F">
        <w:lastRenderedPageBreak/>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w:t>
      </w:r>
      <w:proofErr w:type="spellStart"/>
      <w:r w:rsidRPr="0062074F">
        <w:t>t</w:t>
      </w:r>
      <w:r w:rsidRPr="0062074F">
        <w:rPr>
          <w:vertAlign w:val="subscript"/>
        </w:rPr>
        <w:t>i</w:t>
      </w:r>
      <w:proofErr w:type="spellEnd"/>
      <w:r w:rsidRPr="0062074F">
        <w:t xml:space="preserve"> the S-102 extents which spatially 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2835F1A1" w:rsidR="001374ED" w:rsidRPr="0062074F" w:rsidRDefault="001374ED" w:rsidP="00AE2737">
      <w:pPr>
        <w:pStyle w:val="ListParagraph"/>
        <w:numPr>
          <w:ilvl w:val="0"/>
          <w:numId w:val="84"/>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 xml:space="preserve">the Water level is adjusted using a similar process to Option 1. The S-104 value used for adjustment is the </w:t>
      </w:r>
      <w:proofErr w:type="spellStart"/>
      <w:r w:rsidRPr="0062074F">
        <w:t>shoalest</w:t>
      </w:r>
      <w:proofErr w:type="spellEnd"/>
      <w:r w:rsidRPr="0062074F">
        <w:t xml:space="preserve">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2DE23426" wp14:editId="59F76B99">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rsidP="00AE2737">
      <w:pPr>
        <w:pStyle w:val="ListParagraph"/>
        <w:numPr>
          <w:ilvl w:val="0"/>
          <w:numId w:val="84"/>
        </w:numPr>
        <w:spacing w:after="60" w:line="240" w:lineRule="auto"/>
        <w:ind w:left="714" w:hanging="357"/>
        <w:jc w:val="both"/>
      </w:pPr>
      <w:r w:rsidRPr="0062074F">
        <w:t>Each of the S-102 points are assigned the adjusted water level equal to the S-102 value + the calculated (</w:t>
      </w:r>
      <w:proofErr w:type="spellStart"/>
      <w:r w:rsidRPr="0062074F">
        <w:t>shoalest</w:t>
      </w:r>
      <w:proofErr w:type="spellEnd"/>
      <w:r w:rsidRPr="0062074F">
        <w:t xml:space="preserve">) S-104 value as defined in the previous step. </w:t>
      </w:r>
    </w:p>
    <w:p w14:paraId="1DD9782F" w14:textId="77777777" w:rsidR="001374ED" w:rsidRPr="0062074F" w:rsidRDefault="001374ED" w:rsidP="00AE2737">
      <w:pPr>
        <w:pStyle w:val="ListParagraph"/>
        <w:numPr>
          <w:ilvl w:val="0"/>
          <w:numId w:val="84"/>
        </w:numPr>
        <w:spacing w:after="60" w:line="240" w:lineRule="auto"/>
        <w:ind w:left="714" w:hanging="357"/>
        <w:jc w:val="both"/>
      </w:pPr>
      <w:r w:rsidRPr="0062074F">
        <w:t xml:space="preserve">Once the WLA polygon for time </w:t>
      </w:r>
      <w:proofErr w:type="spellStart"/>
      <w:r w:rsidRPr="0062074F">
        <w:t>t</w:t>
      </w:r>
      <w:r w:rsidRPr="0062074F">
        <w:rPr>
          <w:vertAlign w:val="subscript"/>
        </w:rPr>
        <w:t>i</w:t>
      </w:r>
      <w:proofErr w:type="spellEnd"/>
      <w:r w:rsidRPr="0062074F">
        <w:t xml:space="preserve"> is processed the WLA polygon for time t</w:t>
      </w:r>
      <w:r w:rsidRPr="0062074F">
        <w:rPr>
          <w:vertAlign w:val="subscript"/>
        </w:rPr>
        <w:t>i+1</w:t>
      </w:r>
      <w:r w:rsidRPr="0062074F">
        <w:t xml:space="preserve"> is processed. </w:t>
      </w:r>
    </w:p>
    <w:p w14:paraId="3AE45AAC" w14:textId="40ACA13D" w:rsidR="001374ED" w:rsidRPr="0062074F" w:rsidRDefault="001374ED" w:rsidP="00AE2737">
      <w:pPr>
        <w:pStyle w:val="ListParagraph"/>
        <w:numPr>
          <w:ilvl w:val="0"/>
          <w:numId w:val="84"/>
        </w:numPr>
        <w:spacing w:after="120" w:line="240" w:lineRule="auto"/>
        <w:jc w:val="both"/>
      </w:pPr>
      <w:r w:rsidRPr="0062074F">
        <w:t xml:space="preserve">S-102 points whose extents are intersected by the </w:t>
      </w:r>
      <w:r w:rsidRPr="0062074F">
        <w:rPr>
          <w:u w:val="single"/>
        </w:rPr>
        <w:t>both</w:t>
      </w:r>
      <w:r w:rsidRPr="0062074F">
        <w:t xml:space="preserve"> the WLA polygon for </w:t>
      </w:r>
      <w:proofErr w:type="spellStart"/>
      <w:r w:rsidRPr="0062074F">
        <w:t>t</w:t>
      </w:r>
      <w:r w:rsidRPr="0062074F">
        <w:rPr>
          <w:vertAlign w:val="subscript"/>
        </w:rPr>
        <w:t>i</w:t>
      </w:r>
      <w:proofErr w:type="spellEnd"/>
      <w:r w:rsidRPr="0062074F">
        <w:t xml:space="preserve"> and t</w:t>
      </w:r>
      <w:r w:rsidRPr="0062074F">
        <w:rPr>
          <w:vertAlign w:val="subscript"/>
        </w:rPr>
        <w:t>i+1</w:t>
      </w:r>
      <w:r w:rsidRPr="0062074F">
        <w:t xml:space="preserve"> are assigned the shoaler of the two values, that is the </w:t>
      </w:r>
      <w:proofErr w:type="spellStart"/>
      <w:r w:rsidRPr="0062074F">
        <w:t>shoalest</w:t>
      </w:r>
      <w:proofErr w:type="spellEnd"/>
      <w:r w:rsidRPr="0062074F">
        <w:t xml:space="preserve"> of the S-104 values between the two time periods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 xml:space="preserve">polygon </w:t>
      </w:r>
      <w:proofErr w:type="spellStart"/>
      <w:r w:rsidRPr="0062074F">
        <w:t>t</w:t>
      </w:r>
      <w:r w:rsidRPr="0062074F">
        <w:rPr>
          <w:vertAlign w:val="subscript"/>
        </w:rPr>
        <w:t>i</w:t>
      </w:r>
      <w:proofErr w:type="spellEnd"/>
      <w:r w:rsidRPr="0062074F">
        <w:rPr>
          <w:vertAlign w:val="subscript"/>
        </w:rPr>
        <w:t xml:space="preserve">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shoaler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 xml:space="preserve">This process is extended to all </w:t>
      </w:r>
      <w:proofErr w:type="spellStart"/>
      <w:r w:rsidRPr="0062074F">
        <w:t>t</w:t>
      </w:r>
      <w:r w:rsidRPr="0062074F">
        <w:rPr>
          <w:vertAlign w:val="subscript"/>
        </w:rPr>
        <w:t>i</w:t>
      </w:r>
      <w:proofErr w:type="spellEnd"/>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w:t>
      </w:r>
      <w:r w:rsidR="001374ED" w:rsidRPr="0062074F">
        <w:lastRenderedPageBreak/>
        <w:t xml:space="preserve">display are subject to WLA. </w:t>
      </w:r>
      <w:bookmarkStart w:id="3586"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7"/>
      </w:r>
      <w:r w:rsidRPr="0062074F">
        <w:t>).</w:t>
      </w:r>
    </w:p>
    <w:bookmarkEnd w:id="3586"/>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9" r:link="rId80">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pPr>
        <w:pStyle w:val="Heading1"/>
        <w:numPr>
          <w:ilvl w:val="0"/>
          <w:numId w:val="256"/>
        </w:numPr>
        <w:pPrChange w:id="3587" w:author="jonathan pritchard" w:date="2025-09-09T16:05:00Z" w16du:dateUtc="2025-09-09T15:05:00Z">
          <w:pPr>
            <w:pStyle w:val="Heading1"/>
            <w:numPr>
              <w:numId w:val="237"/>
            </w:numPr>
          </w:pPr>
        </w:pPrChange>
      </w:pPr>
      <w:bookmarkStart w:id="3588" w:name="_Toc88852892"/>
      <w:bookmarkStart w:id="3589" w:name="_Toc98340000"/>
      <w:bookmarkStart w:id="3590" w:name="_Toc98340376"/>
      <w:bookmarkStart w:id="3591" w:name="_Toc219458407"/>
      <w:r w:rsidRPr="0062074F">
        <w:lastRenderedPageBreak/>
        <w:t>Treatment of depth and water level related S-101 features</w:t>
      </w:r>
      <w:bookmarkEnd w:id="3591"/>
    </w:p>
    <w:p w14:paraId="7E05943F" w14:textId="31AEC40D" w:rsidR="00A4606D" w:rsidRPr="0062074F" w:rsidRDefault="00A4606D">
      <w:pPr>
        <w:pStyle w:val="Heading2"/>
        <w:numPr>
          <w:ilvl w:val="1"/>
          <w:numId w:val="256"/>
        </w:numPr>
        <w:pPrChange w:id="3592" w:author="jonathan pritchard" w:date="2025-09-09T16:05:00Z" w16du:dateUtc="2025-09-09T15:05:00Z">
          <w:pPr>
            <w:pStyle w:val="Heading2"/>
            <w:numPr>
              <w:numId w:val="237"/>
            </w:numPr>
          </w:pPr>
        </w:pPrChange>
      </w:pPr>
      <w:bookmarkStart w:id="3593" w:name="_Toc88852893"/>
      <w:bookmarkStart w:id="3594" w:name="_Toc98340001"/>
      <w:bookmarkStart w:id="3595" w:name="_Toc98340377"/>
      <w:bookmarkStart w:id="3596" w:name="_Toc219458408"/>
      <w:bookmarkEnd w:id="3588"/>
      <w:bookmarkEnd w:id="3589"/>
      <w:bookmarkEnd w:id="3590"/>
      <w:r w:rsidRPr="0062074F">
        <w:t>Substitution and adjustment of depth values</w:t>
      </w:r>
      <w:bookmarkEnd w:id="3596"/>
    </w:p>
    <w:bookmarkEnd w:id="3593"/>
    <w:bookmarkEnd w:id="3594"/>
    <w:bookmarkEnd w:id="3595"/>
    <w:p w14:paraId="70394BF3" w14:textId="786018B9"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t>
      </w:r>
      <w:del w:id="3597" w:author="jonathan pritchard" w:date="2025-09-09T16:07:00Z" w16du:dateUtc="2025-09-09T15:07:00Z">
        <w:r w:rsidRPr="0062074F" w:rsidDel="00730555">
          <w:delText xml:space="preserve">at all scales </w:delText>
        </w:r>
      </w:del>
      <w:r w:rsidRPr="0062074F">
        <w:t xml:space="preserve">which have depth attribution (that is, the attribute </w:t>
      </w:r>
      <w:proofErr w:type="spellStart"/>
      <w:r w:rsidRPr="0062074F">
        <w:rPr>
          <w:i/>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atalogue</w:t>
      </w:r>
      <w:ins w:id="3598" w:author="jonathan pritchard" w:date="2026-01-14T10:26:00Z" w16du:dateUtc="2026-01-14T10:26:00Z">
        <w:r w:rsidR="00A75B77" w:rsidRPr="0062074F">
          <w:t xml:space="preserve"> and the z value of soundings</w:t>
        </w:r>
      </w:ins>
      <w:r w:rsidRPr="0062074F">
        <w:t>)</w:t>
      </w:r>
      <w:ins w:id="3599" w:author="jonathan pritchard" w:date="2025-09-09T16:08:00Z" w16du:dateUtc="2025-09-09T15:08:00Z">
        <w:r w:rsidR="00730555" w:rsidRPr="0062074F">
          <w:t xml:space="preserve">, </w:t>
        </w:r>
      </w:ins>
      <w:del w:id="3600" w:author="jonathan pritchard" w:date="2026-01-06T11:54:00Z" w16du:dateUtc="2026-01-06T11:54:00Z">
        <w:r w:rsidRPr="0062074F" w:rsidDel="00434377">
          <w:delText xml:space="preserve"> </w:delText>
        </w:r>
      </w:del>
      <w:ins w:id="3601" w:author="jonathan pritchard" w:date="2025-09-09T16:08:00Z" w16du:dateUtc="2025-09-09T15:08:00Z">
        <w:r w:rsidR="00730555" w:rsidRPr="0062074F">
          <w:t xml:space="preserve">when viewed at a MSVS that is </w:t>
        </w:r>
      </w:ins>
      <w:ins w:id="3602" w:author="jonathan pritchard" w:date="2026-01-14T10:21:00Z" w16du:dateUtc="2026-01-14T10:21:00Z">
        <w:r w:rsidR="00A75B77" w:rsidRPr="0062074F">
          <w:t>larger than or equal to the</w:t>
        </w:r>
      </w:ins>
      <w:ins w:id="3603" w:author="jonathan pritchard" w:date="2025-09-09T16:08:00Z" w16du:dateUtc="2025-09-09T15:08:00Z">
        <w:r w:rsidR="00730555" w:rsidRPr="0062074F">
          <w:t xml:space="preserve"> </w:t>
        </w:r>
        <w:proofErr w:type="spellStart"/>
        <w:r w:rsidR="00730555" w:rsidRPr="0062074F">
          <w:rPr>
            <w:b/>
            <w:bCs/>
            <w:rPrChange w:id="3604" w:author="jonathan pritchard" w:date="2025-09-09T16:09:00Z" w16du:dateUtc="2025-09-09T15:09:00Z">
              <w:rPr/>
            </w:rPrChange>
          </w:rPr>
          <w:t>minimumDisplayScale</w:t>
        </w:r>
        <w:proofErr w:type="spellEnd"/>
        <w:r w:rsidR="00730555" w:rsidRPr="0062074F">
          <w:t xml:space="preserve"> of </w:t>
        </w:r>
      </w:ins>
      <w:ins w:id="3605" w:author="jonathan pritchard" w:date="2025-09-09T16:09:00Z" w16du:dateUtc="2025-09-09T15:09:00Z">
        <w:r w:rsidR="00730555" w:rsidRPr="0062074F">
          <w:t>the</w:t>
        </w:r>
      </w:ins>
      <w:ins w:id="3606" w:author="jonathan pritchard" w:date="2025-09-09T16:08:00Z" w16du:dateUtc="2025-09-09T15:08:00Z">
        <w:r w:rsidR="00730555" w:rsidRPr="0062074F">
          <w:t xml:space="preserve"> overlapping S-102 dataset</w:t>
        </w:r>
      </w:ins>
    </w:p>
    <w:p w14:paraId="6123A19C" w14:textId="353F76E6"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ins w:id="3607" w:author="jonathan pritchard" w:date="2025-09-09T16:09:00Z" w16du:dateUtc="2025-09-09T15:09:00Z">
        <w:r w:rsidR="00730555" w:rsidRPr="0062074F">
          <w:t xml:space="preserve">also </w:t>
        </w:r>
      </w:ins>
      <w:r w:rsidR="00A70044" w:rsidRPr="0062074F">
        <w:t xml:space="preserve">be </w:t>
      </w:r>
      <w:r w:rsidRPr="0062074F">
        <w:t xml:space="preserve">adjusted for all ENC features </w:t>
      </w:r>
      <w:del w:id="3608" w:author="jonathan pritchard" w:date="2025-09-09T16:07:00Z" w16du:dateUtc="2025-09-09T15:07:00Z">
        <w:r w:rsidRPr="0062074F" w:rsidDel="00730555">
          <w:delText xml:space="preserve">at all scales </w:delText>
        </w:r>
      </w:del>
      <w:r w:rsidRPr="0062074F">
        <w:t xml:space="preserve">which have depth attribution (that is, the attribute </w:t>
      </w:r>
      <w:proofErr w:type="spellStart"/>
      <w:r w:rsidRPr="0062074F">
        <w:rPr>
          <w:b/>
          <w:bCs/>
          <w:i/>
          <w:rPrChange w:id="3609" w:author="jonathan pritchard" w:date="2025-09-09T16:09:00Z" w16du:dateUtc="2025-09-09T15:09:00Z">
            <w:rPr>
              <w:i/>
            </w:rPr>
          </w:rPrChange>
        </w:rPr>
        <w:t>valueOfSounding</w:t>
      </w:r>
      <w:proofErr w:type="spellEnd"/>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pPr>
        <w:pStyle w:val="Heading2"/>
        <w:numPr>
          <w:ilvl w:val="1"/>
          <w:numId w:val="256"/>
        </w:numPr>
        <w:pPrChange w:id="3610" w:author="jonathan pritchard" w:date="2025-09-09T16:05:00Z" w16du:dateUtc="2025-09-09T15:05:00Z">
          <w:pPr>
            <w:pStyle w:val="Heading2"/>
            <w:numPr>
              <w:numId w:val="237"/>
            </w:numPr>
          </w:pPr>
        </w:pPrChange>
      </w:pPr>
      <w:bookmarkStart w:id="3611" w:name="_Toc219458409"/>
      <w:r w:rsidRPr="0062074F">
        <w:t>Areas covered by S-102 only or by both S-102 and S-104</w:t>
      </w:r>
      <w:bookmarkEnd w:id="3611"/>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rsidP="00A4606D">
      <w:pPr>
        <w:pStyle w:val="ListParagraph"/>
        <w:numPr>
          <w:ilvl w:val="0"/>
          <w:numId w:val="90"/>
        </w:numPr>
        <w:spacing w:after="60" w:line="240" w:lineRule="auto"/>
        <w:ind w:hanging="357"/>
        <w:jc w:val="both"/>
      </w:pPr>
      <w:r w:rsidRPr="0062074F">
        <w:t>Point Features</w:t>
      </w:r>
    </w:p>
    <w:p w14:paraId="0B2273C8" w14:textId="4D098F85"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a value for the attribute </w:t>
      </w:r>
      <w:proofErr w:type="spellStart"/>
      <w:r w:rsidRPr="0062074F">
        <w:rPr>
          <w:i/>
        </w:rPr>
        <w:t>valueOfSounding</w:t>
      </w:r>
      <w:proofErr w:type="spellEnd"/>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3EE68836" w:rsidR="001374ED" w:rsidRPr="0062074F" w:rsidRDefault="001374ED" w:rsidP="00A4606D">
      <w:pPr>
        <w:pStyle w:val="ListParagraph"/>
        <w:numPr>
          <w:ilvl w:val="1"/>
          <w:numId w:val="90"/>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proofErr w:type="spellStart"/>
      <w:r w:rsidRPr="0062074F">
        <w:rPr>
          <w:i/>
        </w:rPr>
        <w:t>valueOfSounding</w:t>
      </w:r>
      <w:proofErr w:type="spellEnd"/>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sections </w:t>
      </w:r>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rsidP="00A4606D">
      <w:pPr>
        <w:pStyle w:val="ListParagraph"/>
        <w:numPr>
          <w:ilvl w:val="0"/>
          <w:numId w:val="90"/>
        </w:numPr>
        <w:spacing w:after="60" w:line="240" w:lineRule="auto"/>
        <w:ind w:hanging="357"/>
        <w:jc w:val="both"/>
      </w:pPr>
      <w:r w:rsidRPr="0062074F">
        <w:t xml:space="preserve">For Curve and Surface features </w:t>
      </w:r>
    </w:p>
    <w:p w14:paraId="70659CE0" w14:textId="02F47247"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the value for </w:t>
      </w:r>
      <w:proofErr w:type="spellStart"/>
      <w:r w:rsidRPr="0062074F">
        <w:rPr>
          <w:i/>
        </w:rPr>
        <w:t>valueOfSounding</w:t>
      </w:r>
      <w:proofErr w:type="spellEnd"/>
      <w:r w:rsidRPr="0062074F">
        <w:t xml:space="preserve"> </w:t>
      </w:r>
      <w:r w:rsidR="00B15F52" w:rsidRPr="0062074F">
        <w:t xml:space="preserve">must </w:t>
      </w:r>
      <w:r w:rsidRPr="0062074F">
        <w:t xml:space="preserve">be the </w:t>
      </w:r>
      <w:proofErr w:type="spellStart"/>
      <w:r w:rsidRPr="0062074F">
        <w:t>shoalest</w:t>
      </w:r>
      <w:proofErr w:type="spellEnd"/>
      <w:r w:rsidRPr="0062074F">
        <w:t xml:space="preserve"> value of all S-102 grid cells whose extents intersect the feature’s geometry within the S-102 coverage available. If the curve or surface feature is not completely within the S-102 then the value defined is the </w:t>
      </w:r>
      <w:proofErr w:type="spellStart"/>
      <w:r w:rsidRPr="0062074F">
        <w:t>shoalest</w:t>
      </w:r>
      <w:proofErr w:type="spellEnd"/>
      <w:r w:rsidRPr="0062074F">
        <w:t xml:space="preserve"> resulting from the original feature value in S-101 attribute and the value selected from the intersecting S-102 grid cells.</w:t>
      </w:r>
    </w:p>
    <w:p w14:paraId="05403BDC" w14:textId="327551CA" w:rsidR="001374ED" w:rsidRPr="0062074F" w:rsidRDefault="001374ED" w:rsidP="00A4606D">
      <w:pPr>
        <w:pStyle w:val="ListParagraph"/>
        <w:numPr>
          <w:ilvl w:val="1"/>
          <w:numId w:val="90"/>
        </w:numPr>
        <w:spacing w:after="120" w:line="240" w:lineRule="auto"/>
        <w:jc w:val="both"/>
      </w:pPr>
      <w:r w:rsidRPr="0062074F">
        <w:t xml:space="preserve">For Areas covered by S-102 and S-104, the value for </w:t>
      </w:r>
      <w:proofErr w:type="spellStart"/>
      <w:r w:rsidRPr="0062074F">
        <w:rPr>
          <w:i/>
        </w:rPr>
        <w:t>valueOfSounding</w:t>
      </w:r>
      <w:proofErr w:type="spellEnd"/>
      <w:r w:rsidRPr="0062074F">
        <w:t xml:space="preserve"> is first selected, as the </w:t>
      </w:r>
      <w:proofErr w:type="spellStart"/>
      <w:r w:rsidRPr="0062074F">
        <w:t>shoalest</w:t>
      </w:r>
      <w:proofErr w:type="spellEnd"/>
      <w:r w:rsidRPr="0062074F">
        <w:t xml:space="preserve"> value of all S-102 grid cells whose extents intersect the feature’s geometry. WLA adjustment </w:t>
      </w:r>
      <w:r w:rsidR="00350A19" w:rsidRPr="0062074F">
        <w:t xml:space="preserve">must </w:t>
      </w:r>
      <w:r w:rsidRPr="0062074F">
        <w:t xml:space="preserve">then applied to this value by selecting the </w:t>
      </w:r>
      <w:proofErr w:type="spellStart"/>
      <w:r w:rsidRPr="0062074F">
        <w:t>shoalest</w:t>
      </w:r>
      <w:proofErr w:type="spellEnd"/>
      <w:r w:rsidRPr="0062074F">
        <w:t xml:space="preserve">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w:t>
      </w:r>
      <w:proofErr w:type="spellStart"/>
      <w:r w:rsidRPr="0062074F">
        <w:t>shoalest</w:t>
      </w:r>
      <w:proofErr w:type="spellEnd"/>
      <w:r w:rsidRPr="0062074F">
        <w:t xml:space="preserve">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proofErr w:type="spellStart"/>
      <w:r w:rsidRPr="0062074F">
        <w:rPr>
          <w:i/>
        </w:rPr>
        <w:t>valueOfSounding</w:t>
      </w:r>
      <w:proofErr w:type="spellEnd"/>
      <w:r w:rsidRPr="0062074F">
        <w:t xml:space="preserve"> attribute in S-101 Obstruction from S-102 data</w:t>
      </w:r>
    </w:p>
    <w:p w14:paraId="2EBADDDF" w14:textId="3A9DEE19"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del w:id="3612" w:author="jonathan pritchard" w:date="2026-01-06T11:53:00Z" w16du:dateUtc="2026-01-06T11:53:00Z">
        <w:r w:rsidR="00350A19" w:rsidRPr="0062074F" w:rsidDel="00434377">
          <w:delText>implemeneted</w:delText>
        </w:r>
      </w:del>
      <w:ins w:id="3613" w:author="jonathan pritchard" w:date="2026-01-06T11:53:00Z" w16du:dateUtc="2026-01-06T11:53:00Z">
        <w:r w:rsidR="00434377" w:rsidRPr="0062074F">
          <w:t>implemented</w:t>
        </w:r>
      </w:ins>
      <w:r w:rsidR="00350A19" w:rsidRPr="0062074F">
        <w:t xml:space="preserve"> with</w:t>
      </w:r>
      <w:r w:rsidRPr="0062074F">
        <w:t xml:space="preserve">in S-102 coverage areas are </w:t>
      </w:r>
      <w:r w:rsidR="00C2783F" w:rsidRPr="0062074F">
        <w:t xml:space="preserve">all those which bind </w:t>
      </w:r>
      <w:proofErr w:type="spellStart"/>
      <w:r w:rsidR="00C2783F" w:rsidRPr="0062074F">
        <w:rPr>
          <w:i/>
          <w:iCs/>
        </w:rPr>
        <w:t>valueOfSounding</w:t>
      </w:r>
      <w:proofErr w:type="spellEnd"/>
      <w:r w:rsidR="00C2783F" w:rsidRPr="0062074F">
        <w:t xml:space="preserve"> in the S-101 feature catalogue along with multipoint geometries, unless those specifically excluded in this section.</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proofErr w:type="spellStart"/>
      <w:r w:rsidR="004C7DC0" w:rsidRPr="0062074F">
        <w:rPr>
          <w:i/>
        </w:rPr>
        <w:t>depthRangeMinimumValue</w:t>
      </w:r>
      <w:proofErr w:type="spellEnd"/>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 xml:space="preserve">indicate the WLA adjusted value, source and time/date. The format of time date is: </w:t>
      </w:r>
      <w:proofErr w:type="spellStart"/>
      <w:r w:rsidRPr="0062074F">
        <w:t>hh:mm</w:t>
      </w:r>
      <w:proofErr w:type="spellEnd"/>
      <w:r w:rsidRPr="0062074F">
        <w:t xml:space="preserve"> dd mmm </w:t>
      </w:r>
      <w:proofErr w:type="spellStart"/>
      <w:r w:rsidRPr="0062074F">
        <w:t>yyyy</w:t>
      </w:r>
      <w:proofErr w:type="spellEnd"/>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683DCF7C" w14:textId="78C12BDF" w:rsidR="006D7DB6" w:rsidRPr="0062074F" w:rsidRDefault="00815F72">
      <w:pPr>
        <w:pStyle w:val="Heading2"/>
        <w:numPr>
          <w:ilvl w:val="1"/>
          <w:numId w:val="256"/>
        </w:numPr>
        <w:pPrChange w:id="3614" w:author="jonathan pritchard" w:date="2025-09-09T16:05:00Z" w16du:dateUtc="2025-09-09T15:05:00Z">
          <w:pPr>
            <w:pStyle w:val="Heading2"/>
            <w:numPr>
              <w:numId w:val="237"/>
            </w:numPr>
          </w:pPr>
        </w:pPrChange>
      </w:pPr>
      <w:bookmarkStart w:id="3615" w:name="_Toc175130408"/>
      <w:bookmarkStart w:id="3616" w:name="_Toc175130409"/>
      <w:bookmarkStart w:id="3617" w:name="_Toc175130410"/>
      <w:bookmarkStart w:id="3618" w:name="_Toc175130411"/>
      <w:bookmarkStart w:id="3619" w:name="_Toc175130412"/>
      <w:bookmarkStart w:id="3620" w:name="_Toc175130413"/>
      <w:bookmarkStart w:id="3621" w:name="_Toc175130414"/>
      <w:bookmarkStart w:id="3622" w:name="_Toc175130415"/>
      <w:bookmarkStart w:id="3623" w:name="_Toc175130416"/>
      <w:bookmarkStart w:id="3624" w:name="_Toc175130417"/>
      <w:bookmarkStart w:id="3625" w:name="_Toc175130418"/>
      <w:bookmarkStart w:id="3626" w:name="_Toc175130419"/>
      <w:bookmarkStart w:id="3627" w:name="_Toc175130420"/>
      <w:bookmarkStart w:id="3628" w:name="_Toc175130421"/>
      <w:bookmarkStart w:id="3629" w:name="_Toc175130422"/>
      <w:bookmarkStart w:id="3630" w:name="_Toc175130423"/>
      <w:bookmarkStart w:id="3631" w:name="_Toc175130424"/>
      <w:bookmarkStart w:id="3632" w:name="_Toc175130425"/>
      <w:bookmarkStart w:id="3633" w:name="_Toc175130426"/>
      <w:bookmarkStart w:id="3634" w:name="_Toc175130427"/>
      <w:bookmarkStart w:id="3635" w:name="_Toc175130428"/>
      <w:bookmarkStart w:id="3636" w:name="_Toc175130429"/>
      <w:bookmarkStart w:id="3637" w:name="_Toc175130430"/>
      <w:bookmarkStart w:id="3638" w:name="_Toc175130431"/>
      <w:bookmarkStart w:id="3639" w:name="_Toc175130432"/>
      <w:bookmarkStart w:id="3640" w:name="_Toc175130433"/>
      <w:bookmarkStart w:id="3641" w:name="_Toc175130434"/>
      <w:bookmarkStart w:id="3642" w:name="_Toc175130435"/>
      <w:bookmarkStart w:id="3643" w:name="_Toc175130436"/>
      <w:bookmarkStart w:id="3644" w:name="_Toc175130437"/>
      <w:bookmarkStart w:id="3645" w:name="_Toc88852898"/>
      <w:bookmarkStart w:id="3646" w:name="_Toc98340005"/>
      <w:bookmarkStart w:id="3647" w:name="_Toc98340381"/>
      <w:bookmarkStart w:id="3648" w:name="_Toc219458410"/>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r w:rsidRPr="0062074F">
        <w:t>Adjustment of heights and vertical clearance values</w:t>
      </w:r>
      <w:bookmarkEnd w:id="3648"/>
    </w:p>
    <w:bookmarkEnd w:id="3645"/>
    <w:bookmarkEnd w:id="3646"/>
    <w:bookmarkEnd w:id="3647"/>
    <w:p w14:paraId="2A3F112E" w14:textId="1CBF1B4E" w:rsidR="00E6310F" w:rsidRPr="0062074F" w:rsidRDefault="00E6310F" w:rsidP="00E767AB">
      <w:pPr>
        <w:spacing w:after="60" w:line="240" w:lineRule="auto"/>
        <w:jc w:val="both"/>
        <w:rPr>
          <w:ins w:id="3649" w:author="jonathan pritchard" w:date="2026-01-06T11:46:00Z" w16du:dateUtc="2026-01-06T11:46:00Z"/>
        </w:rPr>
      </w:pPr>
      <w:ins w:id="3650" w:author="jonathan pritchard" w:date="2026-01-06T11:46:00Z" w16du:dateUtc="2026-01-06T11:46:00Z">
        <w:r w:rsidRPr="0062074F">
          <w:t>Where S-101 features contain features with vertical measurements referenced to the same vertic</w:t>
        </w:r>
      </w:ins>
      <w:ins w:id="3651" w:author="jonathan pritchard" w:date="2026-01-06T11:47:00Z" w16du:dateUtc="2026-01-06T11:47:00Z">
        <w:r w:rsidRPr="0062074F">
          <w:t>al datum as S-104 data, then these vertical measurements must also be adjusted. Where such vertic</w:t>
        </w:r>
      </w:ins>
      <w:ins w:id="3652" w:author="jonathan pritchard" w:date="2026-01-06T11:48:00Z" w16du:dateUtc="2026-01-06T11:48:00Z">
        <w:r w:rsidRPr="0062074F">
          <w:t>al measurements are not available referenced to the S-104 vertical datum the calculations must not be applied</w:t>
        </w:r>
      </w:ins>
      <w:ins w:id="3653" w:author="jonathan pritchard" w:date="2026-01-06T11:50:00Z" w16du:dateUtc="2026-01-06T11:50:00Z">
        <w:r w:rsidR="00D65ED9" w:rsidRPr="0062074F">
          <w:rPr>
            <w:rStyle w:val="FootnoteReference"/>
          </w:rPr>
          <w:footnoteReference w:id="8"/>
        </w:r>
        <w:r w:rsidR="00D65ED9" w:rsidRPr="0062074F">
          <w:t>.</w:t>
        </w:r>
      </w:ins>
    </w:p>
    <w:p w14:paraId="0E0FC536" w14:textId="0C70BB77" w:rsidR="00C2783F" w:rsidRPr="0062074F" w:rsidRDefault="001374ED" w:rsidP="00E767AB">
      <w:pPr>
        <w:spacing w:after="60" w:line="240" w:lineRule="auto"/>
        <w:jc w:val="both"/>
      </w:pPr>
      <w:r w:rsidRPr="0062074F">
        <w:t xml:space="preserve">Any vertical measurement which is referenced to the same vertical datum as the S-104 data </w:t>
      </w:r>
      <w:r w:rsidR="006026F8" w:rsidRPr="0062074F">
        <w:t xml:space="preserve">must </w:t>
      </w:r>
      <w:r w:rsidRPr="0062074F">
        <w:t>be adjusted using the intersecting S-104 grid cell water level value</w:t>
      </w:r>
      <w:del w:id="3657" w:author="jonathan pritchard" w:date="2026-01-06T11:50:00Z" w16du:dateUtc="2026-01-06T11:50:00Z">
        <w:r w:rsidRPr="0062074F" w:rsidDel="00D65ED9">
          <w:delText>.</w:delText>
        </w:r>
      </w:del>
      <w:r w:rsidRPr="0062074F">
        <w:t xml:space="preserve"> This </w:t>
      </w:r>
      <w:r w:rsidR="006026F8" w:rsidRPr="0062074F">
        <w:t xml:space="preserve">must </w:t>
      </w:r>
      <w:ins w:id="3658" w:author="jonathan pritchard" w:date="2026-01-06T11:49:00Z" w16du:dateUtc="2026-01-06T11:49:00Z">
        <w:r w:rsidR="00D65ED9" w:rsidRPr="0062074F">
          <w:t xml:space="preserve">only </w:t>
        </w:r>
      </w:ins>
      <w:r w:rsidRPr="0062074F">
        <w:t xml:space="preserve">be applied on any features within the coverage of S-104. Where a feature is not completely within the S-104 coverage the adjusted value is the minimum value resulting from the original feature value in </w:t>
      </w:r>
      <w:r w:rsidR="00D06D02" w:rsidRPr="0062074F">
        <w:t xml:space="preserve">the </w:t>
      </w:r>
      <w:r w:rsidRPr="0062074F">
        <w:t xml:space="preserve">S-101 attribute and the WLA adjusted value. </w:t>
      </w:r>
    </w:p>
    <w:p w14:paraId="649ED4EB" w14:textId="5DBF332D" w:rsidR="001374ED" w:rsidRPr="0062074F" w:rsidRDefault="001374ED" w:rsidP="00530F27">
      <w:pPr>
        <w:spacing w:after="60" w:line="240" w:lineRule="auto"/>
        <w:jc w:val="both"/>
      </w:pPr>
      <w:r w:rsidRPr="0062074F">
        <w:t xml:space="preserve">Adjustment is defined for </w:t>
      </w:r>
      <w:r w:rsidR="00C2783F" w:rsidRPr="0062074F">
        <w:t xml:space="preserve">all features which bind </w:t>
      </w:r>
      <w:proofErr w:type="spellStart"/>
      <w:r w:rsidR="00C2783F" w:rsidRPr="0062074F">
        <w:rPr>
          <w:i/>
          <w:iCs/>
        </w:rPr>
        <w:t>verticalDatum</w:t>
      </w:r>
      <w:proofErr w:type="spellEnd"/>
      <w:r w:rsidR="00C2783F" w:rsidRPr="0062074F">
        <w:t xml:space="preserve"> in the S-101 feature catalogue unless specifically excluded in this section.</w:t>
      </w:r>
    </w:p>
    <w:p w14:paraId="1223526C" w14:textId="0B1B3033" w:rsidR="001374ED" w:rsidRPr="0062074F" w:rsidRDefault="001374ED" w:rsidP="00815F72">
      <w:pPr>
        <w:spacing w:after="120" w:line="240" w:lineRule="auto"/>
        <w:jc w:val="both"/>
      </w:pPr>
      <w:r w:rsidRPr="0062074F">
        <w:t xml:space="preserve">The simple attributes adjusted are </w:t>
      </w:r>
      <w:r w:rsidR="00E767AB" w:rsidRPr="0062074F">
        <w:rPr>
          <w:i/>
        </w:rPr>
        <w:t>h</w:t>
      </w:r>
      <w:r w:rsidRPr="0062074F">
        <w:rPr>
          <w:i/>
        </w:rPr>
        <w:t>eight</w:t>
      </w:r>
      <w:r w:rsidRPr="0062074F">
        <w:t xml:space="preserve"> and </w:t>
      </w:r>
      <w:proofErr w:type="spellStart"/>
      <w:r w:rsidR="00E767AB" w:rsidRPr="0062074F">
        <w:rPr>
          <w:i/>
        </w:rPr>
        <w:t>verticalClearance</w:t>
      </w:r>
      <w:r w:rsidRPr="0062074F">
        <w:rPr>
          <w:i/>
        </w:rPr>
        <w:t>Value</w:t>
      </w:r>
      <w:proofErr w:type="spellEnd"/>
      <w:r w:rsidRPr="0062074F">
        <w:t xml:space="preserve">. </w:t>
      </w:r>
      <w:bookmarkStart w:id="3659" w:name="_Hlk88745181"/>
      <w:r w:rsidRPr="0062074F">
        <w:t xml:space="preserve">When adjusting height or clearance values the largest value from the selected S-104 records </w:t>
      </w:r>
      <w:r w:rsidR="00BE7834" w:rsidRPr="0062074F">
        <w:t xml:space="preserve">must </w:t>
      </w:r>
      <w:r w:rsidRPr="0062074F">
        <w:t>be used in order to produce the safest values.</w:t>
      </w:r>
    </w:p>
    <w:bookmarkEnd w:id="3659"/>
    <w:p w14:paraId="701DC309" w14:textId="48F71EA0" w:rsidR="001374ED" w:rsidRPr="0062074F" w:rsidRDefault="001374ED" w:rsidP="00815F72">
      <w:pPr>
        <w:spacing w:after="120" w:line="240" w:lineRule="auto"/>
        <w:jc w:val="both"/>
      </w:pPr>
      <w:r w:rsidRPr="0062074F">
        <w:t xml:space="preserve">The user </w:t>
      </w:r>
      <w:r w:rsidR="006026F8" w:rsidRPr="0062074F">
        <w:t xml:space="preserve">must </w:t>
      </w:r>
      <w:r w:rsidRPr="0062074F">
        <w:t>be given a permanent indication that the Water Level (S-104) values have adjusted attributes in the data display</w:t>
      </w:r>
      <w:ins w:id="3660" w:author="jonathan pritchard" w:date="2025-08-07T11:52:00Z" w16du:dateUtc="2025-08-07T10:52:00Z">
        <w:r w:rsidR="003E76E3" w:rsidRPr="0062074F">
          <w:t xml:space="preserve"> as described in </w:t>
        </w:r>
      </w:ins>
      <w:ins w:id="3661" w:author="jonathan pritchard" w:date="2025-08-07T11:53:00Z" w16du:dateUtc="2025-08-07T10:53:00Z">
        <w:r w:rsidR="003E76E3" w:rsidRPr="0062074F">
          <w:t>D-1.5, D-1.6 and D-1.7</w:t>
        </w:r>
      </w:ins>
      <w:r w:rsidRPr="0062074F">
        <w:t xml:space="preserve">. Where values are not adjusted due to an incompatibility of vertical datums in the data, the user </w:t>
      </w:r>
      <w:r w:rsidR="00BE7834" w:rsidRPr="0062074F">
        <w:t xml:space="preserve">must </w:t>
      </w:r>
      <w:r w:rsidRPr="0062074F">
        <w:t>be given a similar permanent notification.</w:t>
      </w:r>
    </w:p>
    <w:p w14:paraId="40D02D40" w14:textId="637DAD9F" w:rsidR="001374ED" w:rsidRPr="0062074F" w:rsidRDefault="001374ED" w:rsidP="00815F72">
      <w:pPr>
        <w:spacing w:after="120" w:line="240" w:lineRule="auto"/>
        <w:jc w:val="both"/>
      </w:pPr>
      <w:r w:rsidRPr="0062074F">
        <w:t xml:space="preserve">When either </w:t>
      </w:r>
      <w:r w:rsidR="00E767AB" w:rsidRPr="0062074F">
        <w:rPr>
          <w:i/>
        </w:rPr>
        <w:t>h</w:t>
      </w:r>
      <w:r w:rsidRPr="0062074F">
        <w:rPr>
          <w:i/>
        </w:rPr>
        <w:t>eight</w:t>
      </w:r>
      <w:r w:rsidRPr="0062074F">
        <w:t xml:space="preserve"> or </w:t>
      </w:r>
      <w:proofErr w:type="spellStart"/>
      <w:r w:rsidR="00E767AB" w:rsidRPr="0062074F">
        <w:rPr>
          <w:i/>
        </w:rPr>
        <w:t>vertical</w:t>
      </w:r>
      <w:r w:rsidRPr="0062074F">
        <w:rPr>
          <w:i/>
        </w:rPr>
        <w:t>ClearanceValue</w:t>
      </w:r>
      <w:proofErr w:type="spellEnd"/>
      <w:r w:rsidRPr="0062074F">
        <w:t xml:space="preserve"> in S-101 have been substituted or adjusted the </w:t>
      </w:r>
      <w:r w:rsidR="00E767AB" w:rsidRPr="0062074F">
        <w:t>ECDIS P</w:t>
      </w:r>
      <w:r w:rsidRPr="0062074F">
        <w:t xml:space="preserve">ick </w:t>
      </w:r>
      <w:r w:rsidR="00E767AB" w:rsidRPr="0062074F">
        <w:t>R</w:t>
      </w:r>
      <w:r w:rsidRPr="0062074F">
        <w:t xml:space="preserve">eport </w:t>
      </w:r>
      <w:r w:rsidR="00BE7834" w:rsidRPr="0062074F">
        <w:t xml:space="preserve">must </w:t>
      </w:r>
      <w:r w:rsidRPr="0062074F">
        <w:t>indicate the substituted value, source and time/date. The format of the height or vertical clearance values (</w:t>
      </w:r>
      <w:r w:rsidR="00E767AB" w:rsidRPr="0062074F">
        <w:t>that is,</w:t>
      </w:r>
      <w:r w:rsidR="00280A08" w:rsidRPr="0062074F">
        <w:t xml:space="preserve"> number of decimals, etc</w:t>
      </w:r>
      <w:r w:rsidRPr="0062074F">
        <w:t>) is unchanged.</w:t>
      </w:r>
    </w:p>
    <w:p w14:paraId="0D64C931" w14:textId="4222A165" w:rsidR="001374ED" w:rsidRPr="0062074F" w:rsidRDefault="001374ED" w:rsidP="00815F72">
      <w:pPr>
        <w:spacing w:after="120" w:line="240" w:lineRule="auto"/>
        <w:jc w:val="both"/>
      </w:pPr>
      <w:r w:rsidRPr="0062074F">
        <w:t>For example</w:t>
      </w:r>
      <w:r w:rsidR="00E767AB" w:rsidRPr="0062074F">
        <w:t>:</w:t>
      </w:r>
    </w:p>
    <w:p w14:paraId="6E872794" w14:textId="77777777" w:rsidR="001374ED" w:rsidRPr="0062074F" w:rsidRDefault="001374ED" w:rsidP="00E767AB">
      <w:pPr>
        <w:spacing w:after="120" w:line="240" w:lineRule="auto"/>
        <w:ind w:left="426"/>
        <w:jc w:val="both"/>
        <w:rPr>
          <w:b/>
          <w:bCs/>
          <w:color w:val="0070C0"/>
        </w:rPr>
      </w:pPr>
      <w:r w:rsidRPr="0062074F">
        <w:rPr>
          <w:b/>
          <w:bCs/>
          <w:color w:val="0070C0"/>
        </w:rPr>
        <w:t>Vertical Clearance Value 5.3 m Mean Sea Level [WLA 12:34 08 Nov 2021]</w:t>
      </w:r>
    </w:p>
    <w:p w14:paraId="52063D3E" w14:textId="4F0C06E1" w:rsidR="001374ED" w:rsidRPr="0062074F" w:rsidRDefault="001374ED" w:rsidP="00E767AB">
      <w:pPr>
        <w:spacing w:after="120" w:line="240" w:lineRule="auto"/>
        <w:ind w:left="426"/>
        <w:jc w:val="both"/>
        <w:rPr>
          <w:b/>
          <w:bCs/>
          <w:color w:val="0070C0"/>
        </w:rPr>
      </w:pPr>
      <w:r w:rsidRPr="0062074F">
        <w:rPr>
          <w:b/>
          <w:bCs/>
          <w:color w:val="0070C0"/>
        </w:rPr>
        <w:t xml:space="preserve">Value Of Vertical </w:t>
      </w:r>
      <w:r w:rsidR="00E767AB" w:rsidRPr="0062074F">
        <w:rPr>
          <w:b/>
          <w:bCs/>
          <w:color w:val="0070C0"/>
        </w:rPr>
        <w:t>C</w:t>
      </w:r>
      <w:r w:rsidRPr="0062074F">
        <w:rPr>
          <w:b/>
          <w:bCs/>
          <w:color w:val="0070C0"/>
        </w:rPr>
        <w:t>learance 15.5m Mean Sea Level [WLA from 12:34 08 Nov 2021 to 14:56 08 Nov 2021]</w:t>
      </w:r>
    </w:p>
    <w:p w14:paraId="546863B1" w14:textId="77777777" w:rsidR="001374ED" w:rsidRPr="0062074F" w:rsidRDefault="001374ED" w:rsidP="00815F72">
      <w:pPr>
        <w:spacing w:after="120" w:line="240" w:lineRule="auto"/>
        <w:jc w:val="both"/>
        <w:rPr>
          <w:bCs/>
        </w:rPr>
      </w:pPr>
    </w:p>
    <w:p w14:paraId="40388452" w14:textId="46026266" w:rsidR="00280A08" w:rsidRPr="0062074F" w:rsidRDefault="00280A08">
      <w:pPr>
        <w:pStyle w:val="Heading2"/>
        <w:numPr>
          <w:ilvl w:val="1"/>
          <w:numId w:val="256"/>
        </w:numPr>
        <w:pPrChange w:id="3662" w:author="jonathan pritchard" w:date="2025-09-09T16:05:00Z" w16du:dateUtc="2025-09-09T15:05:00Z">
          <w:pPr>
            <w:pStyle w:val="Heading2"/>
            <w:numPr>
              <w:numId w:val="237"/>
            </w:numPr>
          </w:pPr>
        </w:pPrChange>
      </w:pPr>
      <w:bookmarkStart w:id="3663" w:name="_Toc88852900"/>
      <w:bookmarkStart w:id="3664" w:name="_Toc98340006"/>
      <w:bookmarkStart w:id="3665" w:name="_Toc98340382"/>
      <w:bookmarkStart w:id="3666" w:name="_Toc219458411"/>
      <w:r w:rsidRPr="0062074F">
        <w:t>Alerts and indication details</w:t>
      </w:r>
      <w:bookmarkEnd w:id="3666"/>
    </w:p>
    <w:bookmarkEnd w:id="3663"/>
    <w:bookmarkEnd w:id="3664"/>
    <w:bookmarkEnd w:id="3665"/>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lastRenderedPageBreak/>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62074F" w:rsidRDefault="00280A08">
      <w:pPr>
        <w:pStyle w:val="Heading2"/>
        <w:numPr>
          <w:ilvl w:val="1"/>
          <w:numId w:val="256"/>
        </w:numPr>
        <w:pPrChange w:id="3667" w:author="jonathan pritchard" w:date="2025-09-09T16:05:00Z" w16du:dateUtc="2025-09-09T15:05:00Z">
          <w:pPr>
            <w:pStyle w:val="Heading2"/>
            <w:numPr>
              <w:numId w:val="237"/>
            </w:numPr>
          </w:pPr>
        </w:pPrChange>
      </w:pPr>
      <w:bookmarkStart w:id="3668" w:name="_Toc88838699"/>
      <w:bookmarkStart w:id="3669" w:name="_Toc88839536"/>
      <w:bookmarkStart w:id="3670" w:name="_Toc88838700"/>
      <w:bookmarkStart w:id="3671" w:name="_Toc88839537"/>
      <w:bookmarkStart w:id="3672" w:name="_Toc88838701"/>
      <w:bookmarkStart w:id="3673" w:name="_Toc88839538"/>
      <w:bookmarkStart w:id="3674" w:name="_Toc88838702"/>
      <w:bookmarkStart w:id="3675" w:name="_Toc88839539"/>
      <w:bookmarkStart w:id="3676" w:name="_Toc88838703"/>
      <w:bookmarkStart w:id="3677" w:name="_Toc88839540"/>
      <w:bookmarkStart w:id="3678" w:name="_Toc88852905"/>
      <w:bookmarkStart w:id="3679" w:name="_Toc88838704"/>
      <w:bookmarkStart w:id="3680" w:name="_Toc88839541"/>
      <w:bookmarkStart w:id="3681" w:name="_Toc88838705"/>
      <w:bookmarkStart w:id="3682" w:name="_Toc88839542"/>
      <w:bookmarkStart w:id="3683" w:name="_Toc88838706"/>
      <w:bookmarkStart w:id="3684" w:name="_Toc88839543"/>
      <w:bookmarkStart w:id="3685" w:name="_Toc88838707"/>
      <w:bookmarkStart w:id="3686" w:name="_Toc88839544"/>
      <w:bookmarkStart w:id="3687" w:name="_Toc88838708"/>
      <w:bookmarkStart w:id="3688" w:name="_Toc88839545"/>
      <w:bookmarkStart w:id="3689" w:name="_Toc88838709"/>
      <w:bookmarkStart w:id="3690" w:name="_Toc88839546"/>
      <w:bookmarkStart w:id="3691" w:name="_Toc88838710"/>
      <w:bookmarkStart w:id="3692" w:name="_Toc88839547"/>
      <w:bookmarkStart w:id="3693" w:name="_Toc88838711"/>
      <w:bookmarkStart w:id="3694" w:name="_Toc88839548"/>
      <w:bookmarkStart w:id="3695" w:name="_Toc88852914"/>
      <w:bookmarkStart w:id="3696" w:name="_Toc98340007"/>
      <w:bookmarkStart w:id="3697" w:name="_Toc98340383"/>
      <w:bookmarkStart w:id="3698" w:name="_Toc219458412"/>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r w:rsidRPr="0062074F">
        <w:t>Legend details</w:t>
      </w:r>
      <w:bookmarkEnd w:id="3698"/>
    </w:p>
    <w:bookmarkEnd w:id="3695"/>
    <w:bookmarkEnd w:id="3696"/>
    <w:bookmarkEnd w:id="3697"/>
    <w:p w14:paraId="18222D1C" w14:textId="6AD912EA" w:rsidR="000A0D43" w:rsidRPr="0062074F" w:rsidRDefault="00434377" w:rsidP="004E61EE">
      <w:pPr>
        <w:spacing w:line="240" w:lineRule="auto"/>
      </w:pPr>
      <w:ins w:id="3699" w:author="jonathan pritchard" w:date="2026-01-06T11:52:00Z" w16du:dateUtc="2026-01-06T11:52:00Z">
        <w:r w:rsidRPr="0062074F">
          <w:t xml:space="preserve">As </w:t>
        </w:r>
      </w:ins>
      <w:ins w:id="3700" w:author="jonathan pritchard" w:date="2026-01-06T11:53:00Z" w16du:dateUtc="2026-01-06T11:53:00Z">
        <w:r w:rsidRPr="0062074F">
          <w:t xml:space="preserve">stated in 12.10.2, </w:t>
        </w:r>
      </w:ins>
      <w:del w:id="3701" w:author="jonathan pritchard" w:date="2026-01-06T11:53:00Z" w16du:dateUtc="2026-01-06T11:53:00Z">
        <w:r w:rsidR="001374ED" w:rsidRPr="0062074F" w:rsidDel="00434377">
          <w:delText>T</w:delText>
        </w:r>
      </w:del>
      <w:ins w:id="3702" w:author="jonathan pritchard" w:date="2026-01-06T11:53:00Z" w16du:dateUtc="2026-01-06T11:53:00Z">
        <w:r w:rsidRPr="0062074F">
          <w:t>t</w:t>
        </w:r>
      </w:ins>
      <w:r w:rsidR="001374ED" w:rsidRPr="0062074F">
        <w:t xml:space="preserve">he legend </w:t>
      </w:r>
      <w:r w:rsidR="006E2D52" w:rsidRPr="0062074F">
        <w:t>must</w:t>
      </w:r>
      <w:r w:rsidR="001374ED" w:rsidRPr="0062074F">
        <w:t xml:space="preserve"> </w:t>
      </w:r>
      <w:del w:id="3703" w:author="jonathan pritchard" w:date="2026-01-06T11:53:00Z" w16du:dateUtc="2026-01-06T11:53:00Z">
        <w:r w:rsidR="001374ED" w:rsidRPr="0062074F" w:rsidDel="00434377">
          <w:delText xml:space="preserve">additionally </w:delText>
        </w:r>
      </w:del>
      <w:r w:rsidR="001374ED" w:rsidRPr="0062074F">
        <w:t>indicate the vertical datum of S-102 and S-104</w:t>
      </w:r>
      <w:ins w:id="3704" w:author="jonathan pritchard" w:date="2026-01-06T11:53:00Z" w16du:dateUtc="2026-01-06T11:53:00Z">
        <w:r w:rsidRPr="0062074F">
          <w:t>.</w:t>
        </w:r>
      </w:ins>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0F3AEAF0" w14:textId="77777777" w:rsidR="0083266A" w:rsidRPr="0062074F" w:rsidDel="004D74B6" w:rsidRDefault="0083266A" w:rsidP="0043278E">
      <w:pPr>
        <w:rPr>
          <w:del w:id="3705" w:author="jonathan pritchard" w:date="2026-01-16T12:14:00Z" w16du:dateUtc="2026-01-16T12:14:00Z"/>
        </w:rPr>
      </w:pPr>
    </w:p>
    <w:p w14:paraId="67153A5A" w14:textId="398A117A" w:rsidR="006E2D52" w:rsidRPr="004D74B6" w:rsidRDefault="00CF374E" w:rsidP="004D74B6">
      <w:pPr>
        <w:pStyle w:val="Heading1"/>
        <w:numPr>
          <w:ilvl w:val="0"/>
          <w:numId w:val="0"/>
        </w:numPr>
        <w:spacing w:before="0" w:after="0"/>
        <w:ind w:right="2160"/>
        <w:rPr>
          <w:sz w:val="22"/>
          <w:szCs w:val="18"/>
          <w:rPrChange w:id="3706" w:author="jonathan pritchard" w:date="2026-01-16T12:14:00Z" w16du:dateUtc="2026-01-16T12:14:00Z">
            <w:rPr/>
          </w:rPrChange>
        </w:rPr>
        <w:pPrChange w:id="3707" w:author="jonathan pritchard" w:date="2026-01-16T12:14:00Z" w16du:dateUtc="2026-01-16T12:14:00Z">
          <w:pPr>
            <w:pStyle w:val="Heading1"/>
            <w:numPr>
              <w:numId w:val="0"/>
            </w:numPr>
            <w:spacing w:before="0" w:after="0"/>
            <w:ind w:left="2127" w:right="2160" w:firstLine="0"/>
            <w:jc w:val="center"/>
          </w:pPr>
        </w:pPrChange>
      </w:pPr>
      <w:r w:rsidRPr="004D74B6">
        <w:rPr>
          <w:sz w:val="22"/>
          <w:szCs w:val="18"/>
          <w:rPrChange w:id="3708" w:author="jonathan pritchard" w:date="2026-01-16T12:14:00Z" w16du:dateUtc="2026-01-16T12:14:00Z">
            <w:rPr/>
          </w:rPrChange>
        </w:rPr>
        <w:br w:type="page"/>
      </w:r>
      <w:r w:rsidR="006E2D52" w:rsidRPr="004D74B6">
        <w:rPr>
          <w:sz w:val="22"/>
          <w:szCs w:val="18"/>
          <w:rPrChange w:id="3709" w:author="jonathan pritchard" w:date="2026-01-16T12:14:00Z" w16du:dateUtc="2026-01-16T12:14:00Z">
            <w:rPr/>
          </w:rPrChange>
        </w:rPr>
        <w:lastRenderedPageBreak/>
        <w:br w:type="page"/>
      </w:r>
      <w:bookmarkStart w:id="3710" w:name="_Toc219458413"/>
      <w:r w:rsidR="006E2D52" w:rsidRPr="004D74B6">
        <w:rPr>
          <w:sz w:val="22"/>
          <w:szCs w:val="18"/>
          <w:rPrChange w:id="3711" w:author="jonathan pritchard" w:date="2026-01-16T12:14:00Z" w16du:dateUtc="2026-01-16T12:14:00Z">
            <w:rPr/>
          </w:rPrChange>
        </w:rPr>
        <w:lastRenderedPageBreak/>
        <w:t xml:space="preserve">Appendix </w:t>
      </w:r>
      <w:r w:rsidR="00A310A1" w:rsidRPr="004D74B6">
        <w:rPr>
          <w:sz w:val="22"/>
          <w:szCs w:val="18"/>
          <w:rPrChange w:id="3712" w:author="jonathan pritchard" w:date="2026-01-16T12:14:00Z" w16du:dateUtc="2026-01-16T12:14:00Z">
            <w:rPr/>
          </w:rPrChange>
        </w:rPr>
        <w:t>E</w:t>
      </w:r>
      <w:r w:rsidR="00F94FB6" w:rsidRPr="004D74B6">
        <w:rPr>
          <w:sz w:val="22"/>
          <w:szCs w:val="18"/>
          <w:rPrChange w:id="3713" w:author="jonathan pritchard" w:date="2026-01-16T12:14:00Z" w16du:dateUtc="2026-01-16T12:14:00Z">
            <w:rPr/>
          </w:rPrChange>
        </w:rPr>
        <w:t xml:space="preserve"> – Dataset Loading and Display (Rendering)</w:t>
      </w:r>
      <w:ins w:id="3714" w:author="jonathan pritchard" w:date="2026-01-16T12:14:00Z" w16du:dateUtc="2026-01-16T12:14:00Z">
        <w:r w:rsidR="004D74B6" w:rsidRPr="004D74B6">
          <w:rPr>
            <w:sz w:val="22"/>
            <w:szCs w:val="18"/>
            <w:rPrChange w:id="3715" w:author="jonathan pritchard" w:date="2026-01-16T12:14:00Z" w16du:dateUtc="2026-01-16T12:14:00Z">
              <w:rPr/>
            </w:rPrChange>
          </w:rPr>
          <w:t xml:space="preserve"> </w:t>
        </w:r>
      </w:ins>
      <w:del w:id="3716" w:author="jonathan pritchard" w:date="2026-01-16T12:14:00Z" w16du:dateUtc="2026-01-16T12:14:00Z">
        <w:r w:rsidR="00F94FB6" w:rsidRPr="004D74B6" w:rsidDel="004D74B6">
          <w:rPr>
            <w:sz w:val="22"/>
            <w:szCs w:val="18"/>
            <w:rPrChange w:id="3717" w:author="jonathan pritchard" w:date="2026-01-16T12:14:00Z" w16du:dateUtc="2026-01-16T12:14:00Z">
              <w:rPr/>
            </w:rPrChange>
          </w:rPr>
          <w:delText xml:space="preserve"> </w:delText>
        </w:r>
      </w:del>
      <w:r w:rsidR="00F94FB6" w:rsidRPr="004D74B6">
        <w:rPr>
          <w:sz w:val="22"/>
          <w:szCs w:val="18"/>
          <w:rPrChange w:id="3718" w:author="jonathan pritchard" w:date="2026-01-16T12:14:00Z" w16du:dateUtc="2026-01-16T12:14:00Z">
            <w:rPr/>
          </w:rPrChange>
        </w:rPr>
        <w:t>Algorithms</w:t>
      </w:r>
      <w:bookmarkEnd w:id="3710"/>
    </w:p>
    <w:p w14:paraId="346C8B3A" w14:textId="77777777" w:rsidR="006E2D52" w:rsidRPr="0062074F" w:rsidRDefault="006E2D52" w:rsidP="006E2D52">
      <w:pPr>
        <w:spacing w:after="120" w:line="240" w:lineRule="auto"/>
      </w:pPr>
    </w:p>
    <w:p w14:paraId="43260590" w14:textId="37042CA6" w:rsidR="006E2D52" w:rsidRPr="0062074F" w:rsidRDefault="00F94FB6" w:rsidP="006E2D52">
      <w:pPr>
        <w:pStyle w:val="Heading1"/>
        <w:numPr>
          <w:ilvl w:val="0"/>
          <w:numId w:val="216"/>
        </w:numPr>
      </w:pPr>
      <w:bookmarkStart w:id="3719" w:name="_Toc219458414"/>
      <w:r w:rsidRPr="0062074F">
        <w:t>Introduction</w:t>
      </w:r>
      <w:bookmarkEnd w:id="3719"/>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272F9B2C" w:rsidR="00E67DD4" w:rsidRPr="0062074F" w:rsidRDefault="00E67DD4" w:rsidP="002D7DEE">
      <w:pPr>
        <w:jc w:val="both"/>
        <w:rPr>
          <w:rFonts w:cs="Arial"/>
        </w:rPr>
      </w:pPr>
      <w:del w:id="3720" w:author="jonathan pritchard" w:date="2026-01-13T14:55:00Z" w16du:dateUtc="2026-01-13T14:55:00Z">
        <w:r w:rsidRPr="0062074F" w:rsidDel="00BE21CC">
          <w:rPr>
            <w:lang w:val="en-US"/>
          </w:rPr>
          <w:delText>A</w:delText>
        </w:r>
        <w:r w:rsidRPr="0062074F" w:rsidDel="00BE21CC">
          <w:rPr>
            <w:rFonts w:cs="Arial"/>
          </w:rPr>
          <w:delText>l</w:delText>
        </w:r>
      </w:del>
      <w:ins w:id="3721" w:author="jonathan pritchard" w:date="2026-01-13T14:55:00Z" w16du:dateUtc="2026-01-13T14:55:00Z">
        <w:r w:rsidR="00BE21CC" w:rsidRPr="0062074F">
          <w:rPr>
            <w:rFonts w:cs="Arial"/>
          </w:rPr>
          <w:t>Al</w:t>
        </w:r>
      </w:ins>
      <w:r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285F3F3E" w:rsidR="00E67DD4" w:rsidRPr="0062074F" w:rsidRDefault="00802BDD" w:rsidP="0001579C">
      <w:pPr>
        <w:spacing w:after="120" w:line="240" w:lineRule="auto"/>
        <w:ind w:right="16"/>
        <w:jc w:val="both"/>
        <w:rPr>
          <w:rFonts w:cs="Arial"/>
        </w:rPr>
      </w:pPr>
      <w:bookmarkStart w:id="3722" w:name="_Toc187673191"/>
      <w:bookmarkStart w:id="3723" w:name="_Toc187673423"/>
      <w:bookmarkStart w:id="3724" w:name="_Toc188368782"/>
      <w:bookmarkStart w:id="3725" w:name="_Toc187673201"/>
      <w:bookmarkStart w:id="3726" w:name="_Toc187673433"/>
      <w:bookmarkStart w:id="3727" w:name="_Toc188368792"/>
      <w:bookmarkStart w:id="3728" w:name="_Toc188621985"/>
      <w:bookmarkEnd w:id="3722"/>
      <w:bookmarkEnd w:id="3723"/>
      <w:bookmarkEnd w:id="3724"/>
      <w:bookmarkEnd w:id="3725"/>
      <w:bookmarkEnd w:id="3726"/>
      <w:bookmarkEnd w:id="3727"/>
      <w:bookmarkEnd w:id="3728"/>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  the dataset scale range is from the smallest to the largest of these attribute values.</w:t>
      </w:r>
    </w:p>
    <w:p w14:paraId="6892DCF1" w14:textId="16443163" w:rsidR="00F94FB6" w:rsidRPr="0062074F" w:rsidRDefault="00F94FB6" w:rsidP="00F94FB6">
      <w:pPr>
        <w:pStyle w:val="ListParagraph"/>
        <w:numPr>
          <w:ilvl w:val="1"/>
          <w:numId w:val="216"/>
        </w:numPr>
        <w:rPr>
          <w:b/>
          <w:bCs/>
          <w:lang w:eastAsia="en-US"/>
        </w:rPr>
      </w:pPr>
      <w:bookmarkStart w:id="3729" w:name="_Toc510785435"/>
      <w:bookmarkStart w:id="3730" w:name="_Toc510784286"/>
      <w:bookmarkStart w:id="3731" w:name="_Toc187673203"/>
      <w:bookmarkStart w:id="3732" w:name="_Toc187673435"/>
      <w:bookmarkStart w:id="3733" w:name="_Toc188368794"/>
      <w:bookmarkStart w:id="3734" w:name="_Toc188621987"/>
      <w:bookmarkStart w:id="3735" w:name="_Toc169203196"/>
      <w:bookmarkEnd w:id="3729"/>
      <w:bookmarkEnd w:id="3730"/>
      <w:bookmarkEnd w:id="3731"/>
      <w:bookmarkEnd w:id="3732"/>
      <w:bookmarkEnd w:id="3733"/>
      <w:bookmarkEnd w:id="3734"/>
      <w:r w:rsidRPr="0062074F">
        <w:rPr>
          <w:b/>
          <w:bCs/>
          <w:lang w:eastAsia="en-US"/>
        </w:rPr>
        <w:t>Dataset Loading Algorithm</w:t>
      </w:r>
    </w:p>
    <w:p w14:paraId="1827A221" w14:textId="77777777" w:rsidR="00E67DD4" w:rsidRPr="0062074F" w:rsidRDefault="00E67DD4" w:rsidP="002D7DEE">
      <w:pPr>
        <w:pStyle w:val="Heading3"/>
        <w:numPr>
          <w:ilvl w:val="2"/>
          <w:numId w:val="229"/>
        </w:numPr>
        <w:rPr>
          <w:lang w:eastAsia="en-US"/>
        </w:rPr>
      </w:pPr>
      <w:bookmarkStart w:id="3736" w:name="_Hlk177457598"/>
      <w:bookmarkStart w:id="3737" w:name="_Toc219458415"/>
      <w:r w:rsidRPr="0062074F">
        <w:rPr>
          <w:lang w:eastAsia="en-US"/>
        </w:rPr>
        <w:t>Prerequisites</w:t>
      </w:r>
      <w:bookmarkEnd w:id="3736"/>
      <w:bookmarkEnd w:id="3737"/>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proofErr w:type="spellStart"/>
      <w:r w:rsidRPr="0062074F">
        <w:rPr>
          <w:rFonts w:cs="Arial"/>
          <w:i/>
          <w:iCs/>
        </w:rPr>
        <w:t>dataCoverage</w:t>
      </w:r>
      <w:proofErr w:type="spellEnd"/>
      <w:r w:rsidRPr="0062074F">
        <w:rPr>
          <w:i/>
          <w:iCs/>
        </w:rPr>
        <w:t>)</w:t>
      </w:r>
      <w:r w:rsidRPr="0062074F">
        <w:t>;</w:t>
      </w:r>
    </w:p>
    <w:p w14:paraId="3C96539A"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set of scale bands: </w:t>
      </w:r>
      <w:proofErr w:type="spellStart"/>
      <w:r w:rsidRPr="0062074F">
        <w:rPr>
          <w:i/>
          <w:iCs/>
        </w:rPr>
        <w:t>scaleBands</w:t>
      </w:r>
      <w:proofErr w:type="spellEnd"/>
      <w:r w:rsidRPr="0062074F">
        <w:rPr>
          <w:i/>
          <w:iCs/>
        </w:rPr>
        <w:t>(</w:t>
      </w:r>
      <w:proofErr w:type="spellStart"/>
      <w:r w:rsidRPr="0062074F">
        <w:rPr>
          <w:rFonts w:cs="Arial"/>
          <w:i/>
          <w:iCs/>
        </w:rPr>
        <w:t>dataCoverage</w:t>
      </w:r>
      <w:proofErr w:type="spellEnd"/>
      <w:r w:rsidRPr="0062074F">
        <w:rPr>
          <w:i/>
          <w:iCs/>
        </w:rPr>
        <w:t>)</w:t>
      </w:r>
      <w:r w:rsidRPr="0062074F">
        <w:t>;</w:t>
      </w:r>
    </w:p>
    <w:p w14:paraId="6E120FB0" w14:textId="77777777" w:rsidR="00E67DD4" w:rsidRPr="0062074F" w:rsidRDefault="00E67DD4" w:rsidP="00E67DD4">
      <w:pPr>
        <w:pStyle w:val="ListParagraph"/>
        <w:numPr>
          <w:ilvl w:val="0"/>
          <w:numId w:val="137"/>
        </w:numPr>
        <w:spacing w:after="120" w:line="240" w:lineRule="auto"/>
        <w:ind w:left="567" w:hanging="283"/>
        <w:jc w:val="both"/>
        <w:rPr>
          <w:lang w:val="en-US"/>
        </w:rPr>
      </w:pPr>
      <w:r w:rsidRPr="0062074F">
        <w:t xml:space="preserve">The associated dataset: </w:t>
      </w:r>
      <w:r w:rsidRPr="0062074F">
        <w:rPr>
          <w:i/>
          <w:iCs/>
        </w:rPr>
        <w:t>dataset(</w:t>
      </w:r>
      <w:proofErr w:type="spellStart"/>
      <w:r w:rsidRPr="0062074F">
        <w:rPr>
          <w:rFonts w:cs="Arial"/>
          <w:i/>
          <w:iCs/>
        </w:rPr>
        <w:t>dataCoverage</w:t>
      </w:r>
      <w:proofErr w:type="spellEnd"/>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proofErr w:type="spellStart"/>
      <w:r w:rsidRPr="0062074F">
        <w:rPr>
          <w:rFonts w:cs="Arial"/>
          <w:i/>
          <w:iCs/>
        </w:rPr>
        <w:t>projection</w:t>
      </w:r>
      <w:proofErr w:type="spellEnd"/>
      <w:r w:rsidRPr="0062074F">
        <w:rPr>
          <w:rFonts w:cs="Arial"/>
        </w:rPr>
        <w:t xml:space="preserve"> that can</w:t>
      </w:r>
      <w:r w:rsidRPr="0062074F">
        <w:t xml:space="preserve"> convert geographic polygons </w:t>
      </w:r>
      <w:proofErr w:type="spellStart"/>
      <w:r w:rsidRPr="0062074F">
        <w:rPr>
          <w:i/>
          <w:iCs/>
        </w:rPr>
        <w:t>geoPolygon</w:t>
      </w:r>
      <w:proofErr w:type="spellEnd"/>
      <w:r w:rsidRPr="0062074F">
        <w:t xml:space="preserve"> to device polygons: </w:t>
      </w:r>
      <w:r w:rsidRPr="0062074F">
        <w:rPr>
          <w:i/>
          <w:iCs/>
        </w:rPr>
        <w:t>projection(</w:t>
      </w:r>
      <w:proofErr w:type="spellStart"/>
      <w:r w:rsidRPr="0062074F">
        <w:rPr>
          <w:i/>
          <w:iCs/>
        </w:rPr>
        <w:t>geoPolygon</w:t>
      </w:r>
      <w:proofErr w:type="spellEnd"/>
      <w:r w:rsidRPr="0062074F">
        <w:rPr>
          <w:i/>
          <w:iCs/>
        </w:rPr>
        <w:t>)</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rsidP="00F94FB6">
      <w:pPr>
        <w:pStyle w:val="ListParagraph"/>
        <w:numPr>
          <w:ilvl w:val="1"/>
          <w:numId w:val="216"/>
        </w:numPr>
        <w:rPr>
          <w:b/>
          <w:bCs/>
          <w:lang w:eastAsia="en-US"/>
        </w:rPr>
      </w:pPr>
      <w:bookmarkStart w:id="3738" w:name="_Toc188368797"/>
      <w:bookmarkStart w:id="3739" w:name="_Toc188621990"/>
      <w:bookmarkStart w:id="3740" w:name="_Ref205451828"/>
      <w:bookmarkEnd w:id="3735"/>
      <w:bookmarkEnd w:id="3738"/>
      <w:bookmarkEnd w:id="3739"/>
      <w:r w:rsidRPr="0062074F">
        <w:rPr>
          <w:b/>
          <w:bCs/>
          <w:lang w:eastAsia="en-US"/>
        </w:rPr>
        <w:t>Scale Bands</w:t>
      </w:r>
      <w:bookmarkEnd w:id="3740"/>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77777777" w:rsidR="00E67DD4" w:rsidRPr="0062074F" w:rsidRDefault="00E67DD4" w:rsidP="00E67DD4">
      <w:pPr>
        <w:spacing w:after="120" w:line="240" w:lineRule="auto"/>
      </w:pPr>
      <w:r w:rsidRPr="0062074F">
        <w:t xml:space="preserve">Scale bands describe specific scale ranges, as defined in table 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proofErr w:type="spellStart"/>
            <w:r w:rsidRPr="0062074F">
              <w:rPr>
                <w:b/>
                <w:i/>
              </w:rPr>
              <w:t>minimumScale</w:t>
            </w:r>
            <w:proofErr w:type="spellEnd"/>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proofErr w:type="spellStart"/>
            <w:r w:rsidRPr="0062074F">
              <w:rPr>
                <w:b/>
                <w:i/>
              </w:rPr>
              <w:t>optimumScale</w:t>
            </w:r>
            <w:proofErr w:type="spellEnd"/>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55BC46C7" w:rsidR="00E67DD4" w:rsidRPr="0062074F" w:rsidRDefault="00E67DD4" w:rsidP="00E67DD4">
      <w:pPr>
        <w:pStyle w:val="Caption"/>
        <w:jc w:val="center"/>
        <w:rPr>
          <w:lang w:val="en-US"/>
        </w:rP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11</w:t>
      </w:r>
      <w:r w:rsidR="00C56536" w:rsidRPr="0062074F">
        <w:fldChar w:fldCharType="end"/>
      </w:r>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1:</w:t>
                      </w:r>
                      <w:r>
                        <w:rPr>
                          <w:rFonts w:cs="Arial"/>
                        </w:rPr>
                        <w:t>∞</w:t>
                      </w:r>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rsidP="00AD5EEC">
      <w:pPr>
        <w:pStyle w:val="ListParagraph"/>
        <w:numPr>
          <w:ilvl w:val="1"/>
          <w:numId w:val="216"/>
        </w:numPr>
        <w:rPr>
          <w:b/>
          <w:bCs/>
          <w:lang w:eastAsia="en-US"/>
        </w:rPr>
      </w:pPr>
      <w:r w:rsidRPr="0062074F">
        <w:rPr>
          <w:b/>
          <w:bCs/>
          <w:lang w:eastAsia="en-US"/>
        </w:rPr>
        <w:t>Dataset Selection Process</w:t>
      </w:r>
    </w:p>
    <w:p w14:paraId="2A36CEB0" w14:textId="77777777" w:rsidR="00F94FB6" w:rsidRPr="0062074F" w:rsidRDefault="00F94FB6" w:rsidP="00F94FB6">
      <w:pPr>
        <w:rPr>
          <w:lang w:eastAsia="en-US"/>
        </w:rPr>
      </w:pPr>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proofErr w:type="spellStart"/>
            <w:r w:rsidRPr="0062074F">
              <w:rPr>
                <w:i/>
                <w:iCs/>
              </w:rPr>
              <w:t>SelectDataCoverages</w:t>
            </w:r>
            <w:proofErr w:type="spellEnd"/>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3741" w:name="_Hlk177394136"/>
            <w:r w:rsidRPr="0062074F">
              <w:t xml:space="preserve">A device-polygon </w:t>
            </w:r>
            <w:r w:rsidRPr="0062074F">
              <w:rPr>
                <w:i/>
                <w:iCs/>
              </w:rPr>
              <w:t>viewport</w:t>
            </w:r>
            <w:r w:rsidRPr="0062074F">
              <w:t xml:space="preserve"> describing the device area that should be covered with data</w:t>
            </w:r>
          </w:p>
          <w:bookmarkEnd w:id="3741"/>
          <w:p w14:paraId="3083FE6E" w14:textId="77777777" w:rsidR="00E67DD4" w:rsidRPr="0062074F" w:rsidRDefault="00E67DD4" w:rsidP="00D343CC">
            <w:pPr>
              <w:spacing w:before="60" w:after="120"/>
              <w:ind w:left="595"/>
            </w:pPr>
            <w:r w:rsidRPr="0062074F">
              <w:t xml:space="preserve">A projection </w:t>
            </w:r>
            <w:proofErr w:type="spellStart"/>
            <w:r w:rsidRPr="0062074F">
              <w:rPr>
                <w:i/>
                <w:iCs/>
              </w:rPr>
              <w:t>projection</w:t>
            </w:r>
            <w:proofErr w:type="spellEnd"/>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rsidP="00E67DD4">
            <w:pPr>
              <w:pStyle w:val="ListParagraph"/>
              <w:numPr>
                <w:ilvl w:val="0"/>
                <w:numId w:val="138"/>
              </w:numPr>
              <w:spacing w:before="60" w:after="60"/>
              <w:contextualSpacing/>
              <w:jc w:val="both"/>
              <w:rPr>
                <w:lang w:val="en-US"/>
              </w:rPr>
            </w:pPr>
            <w:proofErr w:type="spellStart"/>
            <w:r w:rsidRPr="0062074F">
              <w:rPr>
                <w:rFonts w:ascii="Cambria Math" w:hAnsi="Cambria Math" w:cs="Cambria Math"/>
                <w:i/>
              </w:rPr>
              <w:t>ScaleBand</w:t>
            </w:r>
            <w:proofErr w:type="spellEnd"/>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rsidP="00E67DD4">
            <w:pPr>
              <w:pStyle w:val="ListParagraph"/>
              <w:numPr>
                <w:ilvl w:val="0"/>
                <w:numId w:val="138"/>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For</w:t>
            </w:r>
            <w:r w:rsidRPr="0062074F">
              <w:t xml:space="preserve"> all </w:t>
            </w:r>
            <w:proofErr w:type="spellStart"/>
            <w:r w:rsidRPr="0062074F">
              <w:rPr>
                <w:i/>
                <w:iCs/>
              </w:rPr>
              <w:t>dataCoverage</w:t>
            </w:r>
            <w:proofErr w:type="spellEnd"/>
            <w:r w:rsidRPr="0062074F">
              <w:t xml:space="preserve"> in </w:t>
            </w:r>
            <w:r w:rsidRPr="0062074F">
              <w:rPr>
                <w:i/>
                <w:iCs/>
              </w:rPr>
              <w:t>collection</w:t>
            </w:r>
          </w:p>
          <w:p w14:paraId="1092C9BA" w14:textId="77777777" w:rsidR="00E67DD4" w:rsidRPr="0062074F" w:rsidRDefault="00E67DD4" w:rsidP="00E67DD4">
            <w:pPr>
              <w:pStyle w:val="ListParagraph"/>
              <w:numPr>
                <w:ilvl w:val="2"/>
                <w:numId w:val="138"/>
              </w:numPr>
              <w:spacing w:before="60" w:after="60"/>
              <w:ind w:left="1731"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proofErr w:type="spellStart"/>
            <w:r w:rsidRPr="0062074F">
              <w:rPr>
                <w:rFonts w:ascii="Cambria Math" w:hAnsi="Cambria Math" w:cs="Cambria Math"/>
                <w:i/>
              </w:rPr>
              <w:t>dataCoverage</w:t>
            </w:r>
            <w:proofErr w:type="spellEnd"/>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w:t>
            </w:r>
            <w:r w:rsidRPr="0062074F">
              <w:t>e</w:t>
            </w:r>
            <w:proofErr w:type="spellEnd"/>
            <w:r w:rsidRPr="0062074F">
              <w:t xml:space="preserve">) ∩ </w:t>
            </w:r>
            <w:r w:rsidRPr="0062074F">
              <w:rPr>
                <w:rFonts w:ascii="Cambria Math" w:hAnsi="Cambria Math" w:cs="Cambria Math"/>
              </w:rPr>
              <w:t>𝑣𝑖𝑒𝑤𝑝𝑜𝑟𝑡</w:t>
            </w:r>
            <w:r w:rsidRPr="0062074F">
              <w:t>) ≠ Ø</w:t>
            </w:r>
          </w:p>
          <w:p w14:paraId="6A51A229"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proofErr w:type="spellStart"/>
            <w:r w:rsidRPr="0062074F">
              <w:rPr>
                <w:rFonts w:ascii="Cambria Math" w:hAnsi="Cambria Math" w:cs="Cambria Math"/>
                <w:i/>
                <w:iCs/>
              </w:rPr>
              <w:t>dataCoverage</w:t>
            </w:r>
            <w:proofErr w:type="spellEnd"/>
          </w:p>
          <w:p w14:paraId="58C6E492"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w:t>
            </w:r>
            <w:proofErr w:type="spellStart"/>
            <w:r w:rsidRPr="0062074F">
              <w:rPr>
                <w:rFonts w:ascii="Cambria Math" w:hAnsi="Cambria Math" w:cs="Cambria Math"/>
                <w:i/>
              </w:rPr>
              <w:t>jection</w:t>
            </w:r>
            <w:proofErr w:type="spellEnd"/>
            <w:r w:rsidRPr="0062074F">
              <w:t>(</w:t>
            </w:r>
            <w:proofErr w:type="spellStart"/>
            <w:r w:rsidRPr="0062074F">
              <w:rPr>
                <w:rFonts w:ascii="Cambria Math" w:hAnsi="Cambria Math" w:cs="Cambria Math"/>
                <w:i/>
                <w:iCs/>
              </w:rPr>
              <w:t>dataCoverage</w:t>
            </w:r>
            <w:proofErr w:type="spellEnd"/>
            <w:r w:rsidRPr="0062074F">
              <w:t>)</w:t>
            </w:r>
          </w:p>
          <w:p w14:paraId="613BA189" w14:textId="77777777" w:rsidR="00E67DD4" w:rsidRPr="0062074F" w:rsidRDefault="00E67DD4" w:rsidP="00E67DD4">
            <w:pPr>
              <w:pStyle w:val="ListParagraph"/>
              <w:numPr>
                <w:ilvl w:val="1"/>
                <w:numId w:val="138"/>
              </w:numPr>
              <w:spacing w:before="60" w:after="60"/>
              <w:ind w:left="1164" w:hanging="283"/>
              <w:contextualSpacing/>
              <w:jc w:val="both"/>
              <w:rPr>
                <w:lang w:val="en-US"/>
              </w:rPr>
            </w:pPr>
            <w:proofErr w:type="spellStart"/>
            <w:r w:rsidRPr="0062074F">
              <w:rPr>
                <w:rFonts w:ascii="Cambria Math" w:hAnsi="Cambria Math" w:cs="Cambria Math"/>
                <w:i/>
              </w:rPr>
              <w:t>ScaleBand</w:t>
            </w:r>
            <w:proofErr w:type="spellEnd"/>
            <w:r w:rsidRPr="0062074F">
              <w:t xml:space="preserve"> = </w:t>
            </w:r>
            <w:proofErr w:type="spellStart"/>
            <w:r w:rsidRPr="0062074F">
              <w:rPr>
                <w:rFonts w:ascii="Cambria Math" w:hAnsi="Cambria Math" w:cs="Cambria Math"/>
                <w:i/>
              </w:rPr>
              <w:t>ScaleBand</w:t>
            </w:r>
            <w:proofErr w:type="spellEnd"/>
            <w:r w:rsidRPr="0062074F">
              <w:t xml:space="preserve"> – 1</w:t>
            </w:r>
          </w:p>
          <w:p w14:paraId="47B0DF35"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If</w:t>
            </w:r>
            <w:r w:rsidRPr="0062074F">
              <w:t xml:space="preserve"> </w:t>
            </w:r>
            <w:proofErr w:type="spellStart"/>
            <w:r w:rsidRPr="0062074F">
              <w:rPr>
                <w:rFonts w:ascii="Cambria Math" w:hAnsi="Cambria Math" w:cs="Cambria Math"/>
                <w:i/>
              </w:rPr>
              <w:t>ScaleBand</w:t>
            </w:r>
            <w:proofErr w:type="spellEnd"/>
            <w:r w:rsidRPr="0062074F">
              <w:t xml:space="preserve"> = 0</w:t>
            </w:r>
          </w:p>
          <w:p w14:paraId="676FD74F" w14:textId="77777777" w:rsidR="00E67DD4" w:rsidRPr="0062074F" w:rsidRDefault="00E67DD4" w:rsidP="00E67DD4">
            <w:pPr>
              <w:pStyle w:val="ListParagraph"/>
              <w:numPr>
                <w:ilvl w:val="2"/>
                <w:numId w:val="138"/>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rsidP="00E67DD4">
            <w:pPr>
              <w:pStyle w:val="ListParagraph"/>
              <w:numPr>
                <w:ilvl w:val="0"/>
                <w:numId w:val="138"/>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lastRenderedPageBreak/>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proofErr w:type="spellStart"/>
            <w:r w:rsidRPr="0062074F">
              <w:rPr>
                <w:i/>
                <w:iCs/>
              </w:rPr>
              <w:t>ScaleBand</w:t>
            </w:r>
            <w:proofErr w:type="spellEnd"/>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proofErr w:type="spellStart"/>
            <w:r w:rsidRPr="0062074F">
              <w:rPr>
                <w:i/>
                <w:iCs/>
              </w:rPr>
              <w:t>ScaleBand</w:t>
            </w:r>
            <w:proofErr w:type="spellEnd"/>
            <w:r w:rsidR="00CC4988" w:rsidRPr="0062074F">
              <w:rPr>
                <w:rStyle w:val="FootnoteReference"/>
                <w:i/>
                <w:iCs/>
              </w:rPr>
              <w:footnoteReference w:id="9"/>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proofErr w:type="spellStart"/>
            <w:r w:rsidRPr="0062074F">
              <w:rPr>
                <w:i/>
                <w:iCs/>
              </w:rPr>
              <w:t>ScaleBand</w:t>
            </w:r>
            <w:proofErr w:type="spellEnd"/>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rsidP="00AD5EEC">
      <w:pPr>
        <w:pStyle w:val="ListParagraph"/>
        <w:numPr>
          <w:ilvl w:val="1"/>
          <w:numId w:val="216"/>
        </w:numPr>
        <w:rPr>
          <w:b/>
          <w:bCs/>
          <w:lang w:eastAsia="en-US"/>
        </w:rPr>
      </w:pPr>
      <w:r w:rsidRPr="0062074F">
        <w:rPr>
          <w:b/>
          <w:bCs/>
          <w:lang w:eastAsia="en-US"/>
        </w:rPr>
        <w:t>Data display Algorithm</w:t>
      </w:r>
    </w:p>
    <w:p w14:paraId="0CF987B3" w14:textId="6A0C5706" w:rsidR="00AD5EEC" w:rsidRPr="0062074F" w:rsidRDefault="00AD5EEC" w:rsidP="00AD5EEC">
      <w:pPr>
        <w:pStyle w:val="ListParagraph"/>
        <w:numPr>
          <w:ilvl w:val="2"/>
          <w:numId w:val="21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r w:rsidRPr="0040375C">
                        <w:rPr>
                          <w:rFonts w:ascii="Tahoma" w:hAnsi="Tahoma" w:cs="Tahoma"/>
                          <w:i/>
                          <w:iCs/>
                        </w:rPr>
                        <w:t>dataset.mask</w:t>
                      </w:r>
                      <w:proofErr w:type="spellEnd"/>
                      <w:r>
                        <w:rPr>
                          <w:rFonts w:ascii="Tahoma" w:hAnsi="Tahoma" w:cs="Tahoma"/>
                        </w:rPr>
                        <w:t xml:space="preserve"> = </w:t>
                      </w:r>
                      <w:proofErr w:type="spellStart"/>
                      <w:r w:rsidRPr="0040375C">
                        <w:rPr>
                          <w:rFonts w:ascii="Tahoma" w:hAnsi="Tahoma" w:cs="Tahoma"/>
                          <w:i/>
                          <w:iCs/>
                        </w:rPr>
                        <w:t>dataset.mask</w:t>
                      </w:r>
                      <w:proofErr w:type="spell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proofErr w:type="spellStart"/>
      <w:r w:rsidRPr="0062074F">
        <w:rPr>
          <w:i/>
          <w:iCs/>
          <w:lang w:val="en-US"/>
        </w:rPr>
        <w:t>RenderInstruction</w:t>
      </w:r>
      <w:proofErr w:type="spellEnd"/>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rsidP="0033096A">
      <w:pPr>
        <w:pStyle w:val="ListParagraph"/>
        <w:numPr>
          <w:ilvl w:val="1"/>
          <w:numId w:val="216"/>
        </w:numPr>
        <w:rPr>
          <w:b/>
          <w:bCs/>
          <w:lang w:eastAsia="en-US"/>
        </w:rPr>
      </w:pPr>
      <w:r w:rsidRPr="0062074F">
        <w:rPr>
          <w:b/>
          <w:bCs/>
          <w:lang w:eastAsia="en-US"/>
        </w:rPr>
        <w:lastRenderedPageBreak/>
        <w:t xml:space="preserve">The </w:t>
      </w:r>
      <w:proofErr w:type="spellStart"/>
      <w:r w:rsidRPr="0062074F">
        <w:rPr>
          <w:b/>
          <w:bCs/>
          <w:lang w:eastAsia="en-US"/>
        </w:rPr>
        <w:t>RenderInstruction</w:t>
      </w:r>
      <w:proofErr w:type="spellEnd"/>
      <w:r w:rsidRPr="0062074F">
        <w:rPr>
          <w:b/>
          <w:bCs/>
          <w:lang w:eastAsia="en-US"/>
        </w:rPr>
        <w:t xml:space="preserve">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3742" w:name="_Toc219458416"/>
      <w:r w:rsidRPr="0062074F">
        <w:lastRenderedPageBreak/>
        <w:t xml:space="preserve">Appendix </w:t>
      </w:r>
      <w:r w:rsidR="00E93146" w:rsidRPr="0062074F">
        <w:t>F</w:t>
      </w:r>
      <w:r w:rsidRPr="0062074F">
        <w:t xml:space="preserve"> – GML Coverage Polygons</w:t>
      </w:r>
      <w:bookmarkEnd w:id="3742"/>
    </w:p>
    <w:p w14:paraId="0AE3D2F3" w14:textId="77777777" w:rsidR="0065597A" w:rsidRPr="0062074F" w:rsidRDefault="0065597A" w:rsidP="0065597A">
      <w:pPr>
        <w:spacing w:after="120" w:line="240" w:lineRule="auto"/>
      </w:pPr>
    </w:p>
    <w:p w14:paraId="61207743" w14:textId="51EFA3BC" w:rsidR="0065597A" w:rsidRPr="0062074F" w:rsidRDefault="0065597A" w:rsidP="00FD4BD6">
      <w:pPr>
        <w:pStyle w:val="Heading1"/>
        <w:numPr>
          <w:ilvl w:val="0"/>
          <w:numId w:val="235"/>
        </w:numPr>
      </w:pPr>
      <w:bookmarkStart w:id="3743" w:name="_Toc219458417"/>
      <w:r w:rsidRPr="0062074F">
        <w:t>GML Coverage Polygons</w:t>
      </w:r>
      <w:bookmarkEnd w:id="3743"/>
    </w:p>
    <w:p w14:paraId="10AD9221" w14:textId="2C7C83B0" w:rsidR="0065597A" w:rsidRPr="0062074F" w:rsidRDefault="0065597A" w:rsidP="00FD4BD6">
      <w:pPr>
        <w:pStyle w:val="Heading2"/>
        <w:numPr>
          <w:ilvl w:val="1"/>
          <w:numId w:val="235"/>
        </w:numPr>
      </w:pPr>
      <w:bookmarkStart w:id="3744" w:name="_Toc219458418"/>
      <w:r w:rsidRPr="0062074F">
        <w:t>Introduction</w:t>
      </w:r>
      <w:bookmarkEnd w:id="3744"/>
    </w:p>
    <w:p w14:paraId="0C42506F" w14:textId="195E5939" w:rsidR="00DB785B" w:rsidRPr="0062074F" w:rsidDel="00DA7747" w:rsidRDefault="00DB785B" w:rsidP="00700B73">
      <w:pPr>
        <w:jc w:val="both"/>
        <w:rPr>
          <w:del w:id="3745" w:author="jonathan pritchard" w:date="2026-01-15T16:41:00Z" w16du:dateUtc="2026-01-15T16:41:00Z"/>
        </w:rPr>
      </w:pPr>
      <w:r w:rsidRPr="0062074F">
        <w:t>GML is used as an integral part of S-100 Part 17, specifically in the XML elements defined by the Exchange Catalogue Schema.</w:t>
      </w:r>
      <w:ins w:id="3746" w:author="jonathan pritchard" w:date="2026-01-15T16:41:00Z" w16du:dateUtc="2026-01-15T16:41:00Z">
        <w:r w:rsidR="00DA7747">
          <w:t xml:space="preserve"> </w:t>
        </w:r>
      </w:ins>
    </w:p>
    <w:p w14:paraId="44CA6482" w14:textId="33676C99" w:rsidR="00DB785B" w:rsidRPr="0062074F" w:rsidDel="00DA7747" w:rsidRDefault="00DB785B" w:rsidP="00700B73">
      <w:pPr>
        <w:jc w:val="both"/>
        <w:rPr>
          <w:del w:id="3747" w:author="jonathan pritchard" w:date="2026-01-15T16:41:00Z" w16du:dateUtc="2026-01-15T16:41:00Z"/>
        </w:rPr>
      </w:pPr>
      <w:r w:rsidRPr="0062074F">
        <w:t>For the purpose of representing coverage objects in CATALOG.XML, however only a very small number of possibilities are required.</w:t>
      </w:r>
      <w:ins w:id="3748" w:author="jonathan pritchard" w:date="2026-01-15T16:41:00Z" w16du:dateUtc="2026-01-15T16:41:00Z">
        <w:r w:rsidR="00DA7747">
          <w:t xml:space="preserve"> </w:t>
        </w:r>
      </w:ins>
    </w:p>
    <w:p w14:paraId="1983A9C0" w14:textId="052E5263" w:rsidR="00DB785B" w:rsidRPr="0062074F" w:rsidRDefault="00DB785B" w:rsidP="00700B73">
      <w:pPr>
        <w:jc w:val="both"/>
      </w:pPr>
      <w:r w:rsidRPr="0062074F">
        <w:t xml:space="preserve">Implementers </w:t>
      </w:r>
      <w:del w:id="3749" w:author="jonathan pritchard" w:date="2026-01-15T16:41:00Z" w16du:dateUtc="2026-01-15T16:41:00Z">
        <w:r w:rsidRPr="0062074F" w:rsidDel="00DA7747">
          <w:delText xml:space="preserve">would </w:delText>
        </w:r>
      </w:del>
      <w:r w:rsidRPr="0062074F">
        <w:t>benefit from a tighter standardization through a reduction of the CATALOG.XML coverage polygons.</w:t>
      </w:r>
    </w:p>
    <w:p w14:paraId="358C2E04" w14:textId="6E850449" w:rsidR="0065597A" w:rsidRPr="0062074F" w:rsidRDefault="0065597A" w:rsidP="00FD4BD6">
      <w:pPr>
        <w:pStyle w:val="Heading2"/>
        <w:numPr>
          <w:ilvl w:val="1"/>
          <w:numId w:val="235"/>
        </w:numPr>
      </w:pPr>
      <w:bookmarkStart w:id="3750" w:name="_Toc194061867"/>
      <w:bookmarkStart w:id="3751" w:name="_Toc194067255"/>
      <w:bookmarkStart w:id="3752" w:name="_Toc219458419"/>
      <w:bookmarkEnd w:id="3750"/>
      <w:bookmarkEnd w:id="3751"/>
      <w:r w:rsidRPr="0062074F">
        <w:t>Specification</w:t>
      </w:r>
      <w:bookmarkEnd w:id="3752"/>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gml:id</w:t>
      </w:r>
      <w:proofErr w:type="spellEnd"/>
      <w:r w:rsidRPr="0062074F">
        <w:rPr>
          <w:rFonts w:ascii="Consolas" w:hAnsi="Consolas" w:cs="Calibri"/>
          <w:b/>
          <w:bCs/>
          <w:color w:val="174E86"/>
          <w:sz w:val="18"/>
          <w:szCs w:val="18"/>
          <w:bdr w:val="none" w:sz="0" w:space="0" w:color="auto" w:frame="1"/>
        </w:rPr>
        <w:t>="DC1"&gt;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47F3AC1E" w14:textId="22FEAEF6" w:rsidR="00E50048" w:rsidRPr="0062074F" w:rsidDel="00D7270F" w:rsidRDefault="00E50048" w:rsidP="00E50048">
      <w:pPr>
        <w:pStyle w:val="xmsonormal"/>
        <w:shd w:val="clear" w:color="auto" w:fill="FFFFFF"/>
        <w:spacing w:before="0" w:beforeAutospacing="0" w:after="0" w:afterAutospacing="0"/>
        <w:textAlignment w:val="baseline"/>
        <w:rPr>
          <w:del w:id="3753" w:author="jonathan pritchard" w:date="2026-01-19T10:59:00Z" w16du:dateUtc="2026-01-19T10:59:00Z"/>
          <w:rFonts w:ascii="Consolas" w:hAnsi="Consolas" w:cs="Calibri"/>
          <w:b/>
          <w:bCs/>
          <w:color w:val="174E86"/>
          <w:sz w:val="18"/>
          <w:szCs w:val="18"/>
          <w:bdr w:val="none" w:sz="0" w:space="0" w:color="auto" w:frame="1"/>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w:t>
      </w:r>
    </w:p>
    <w:p w14:paraId="6A1ED73F" w14:textId="696C0F4C" w:rsidR="00E50048" w:rsidRPr="0062074F" w:rsidDel="00D7270F" w:rsidRDefault="00E50048" w:rsidP="00E50048">
      <w:pPr>
        <w:pStyle w:val="xmsonormal"/>
        <w:shd w:val="clear" w:color="auto" w:fill="FFFFFF"/>
        <w:spacing w:before="0" w:beforeAutospacing="0" w:after="0" w:afterAutospacing="0"/>
        <w:textAlignment w:val="baseline"/>
        <w:rPr>
          <w:del w:id="3754" w:author="jonathan pritchard" w:date="2026-01-19T10:59:00Z" w16du:dateUtc="2026-01-19T10:59:00Z"/>
          <w:rFonts w:ascii="Consolas" w:hAnsi="Consolas" w:cs="Calibri"/>
          <w:b/>
          <w:bCs/>
          <w:color w:val="174E86"/>
          <w:sz w:val="18"/>
          <w:szCs w:val="18"/>
          <w:bdr w:val="none" w:sz="0" w:space="0" w:color="auto" w:frame="1"/>
        </w:rPr>
      </w:pPr>
      <w:del w:id="3755" w:author="jonathan pritchard" w:date="2026-01-19T10:59:00Z" w16du:dateUtc="2026-01-19T10:59:00Z">
        <w:r w:rsidRPr="0062074F" w:rsidDel="00D7270F">
          <w:rPr>
            <w:rFonts w:ascii="Consolas" w:hAnsi="Consolas" w:cs="Calibri"/>
            <w:b/>
            <w:bCs/>
            <w:color w:val="174E86"/>
            <w:sz w:val="18"/>
            <w:szCs w:val="18"/>
            <w:bdr w:val="none" w:sz="0" w:space="0" w:color="auto" w:frame="1"/>
          </w:rPr>
          <w:delText xml:space="preserve">                             </w:delText>
        </w:r>
      </w:del>
      <w:r w:rsidRPr="0062074F">
        <w:rPr>
          <w:rFonts w:ascii="Consolas" w:hAnsi="Consolas" w:cs="Calibri"/>
          <w:b/>
          <w:bCs/>
          <w:color w:val="174E86"/>
          <w:sz w:val="18"/>
          <w:szCs w:val="18"/>
          <w:bdr w:val="none" w:sz="0" w:space="0" w:color="auto" w:frame="1"/>
        </w:rPr>
        <w:t>0.0 0.0 1.0 0.0 1.1 1.1 0.0 1.0 0.0 0.0</w:t>
      </w:r>
    </w:p>
    <w:p w14:paraId="3C34740A" w14:textId="5F0E572A"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del w:id="3756" w:author="jonathan pritchard" w:date="2026-01-19T10:59:00Z" w16du:dateUtc="2026-01-19T10:59:00Z">
        <w:r w:rsidRPr="0062074F" w:rsidDel="00D7270F">
          <w:rPr>
            <w:rFonts w:ascii="Consolas" w:hAnsi="Consolas" w:cs="Calibri"/>
            <w:b/>
            <w:bCs/>
            <w:color w:val="174E86"/>
            <w:sz w:val="18"/>
            <w:szCs w:val="18"/>
            <w:bdr w:val="none" w:sz="0" w:space="0" w:color="auto" w:frame="1"/>
          </w:rPr>
          <w:delText xml:space="preserve">                     </w:delText>
        </w:r>
      </w:del>
      <w:r w:rsidRPr="0062074F">
        <w:rPr>
          <w:rFonts w:ascii="Consolas" w:hAnsi="Consolas" w:cs="Calibri"/>
          <w:b/>
          <w:bCs/>
          <w:color w:val="174E86"/>
          <w:sz w:val="18"/>
          <w:szCs w:val="18"/>
          <w:bdr w:val="none" w:sz="0" w:space="0" w:color="auto" w:frame="1"/>
        </w:rPr>
        <w:t>&lt;/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774AA57A" w14:textId="0BB3360D" w:rsidR="00E50048" w:rsidRPr="0062074F" w:rsidDel="00D7270F" w:rsidRDefault="00E50048" w:rsidP="00E50048">
      <w:pPr>
        <w:pStyle w:val="xmsonormal"/>
        <w:shd w:val="clear" w:color="auto" w:fill="FFFFFF"/>
        <w:spacing w:before="0" w:beforeAutospacing="0" w:after="0" w:afterAutospacing="0"/>
        <w:textAlignment w:val="baseline"/>
        <w:rPr>
          <w:del w:id="3757" w:author="jonathan pritchard" w:date="2026-01-19T10:59:00Z" w16du:dateUtc="2026-01-19T10:59:00Z"/>
          <w:rFonts w:ascii="Consolas" w:hAnsi="Consolas" w:cs="Calibri"/>
          <w:b/>
          <w:bCs/>
          <w:color w:val="174E86"/>
          <w:sz w:val="18"/>
          <w:szCs w:val="18"/>
          <w:bdr w:val="none" w:sz="0" w:space="0" w:color="auto" w:frame="1"/>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w:t>
      </w:r>
    </w:p>
    <w:p w14:paraId="05BB34A8" w14:textId="333958A3" w:rsidR="00E50048" w:rsidRPr="0062074F" w:rsidDel="00D7270F" w:rsidRDefault="00E50048" w:rsidP="00E50048">
      <w:pPr>
        <w:pStyle w:val="xmsonormal"/>
        <w:shd w:val="clear" w:color="auto" w:fill="FFFFFF"/>
        <w:spacing w:before="0" w:beforeAutospacing="0" w:after="0" w:afterAutospacing="0"/>
        <w:textAlignment w:val="baseline"/>
        <w:rPr>
          <w:del w:id="3758" w:author="jonathan pritchard" w:date="2026-01-19T11:00:00Z" w16du:dateUtc="2026-01-19T11:00:00Z"/>
          <w:rFonts w:ascii="Consolas" w:hAnsi="Consolas" w:cs="Calibri"/>
          <w:b/>
          <w:bCs/>
          <w:color w:val="174E86"/>
          <w:sz w:val="18"/>
          <w:szCs w:val="18"/>
          <w:bdr w:val="none" w:sz="0" w:space="0" w:color="auto" w:frame="1"/>
        </w:rPr>
      </w:pPr>
      <w:del w:id="3759" w:author="jonathan pritchard" w:date="2026-01-19T10:59:00Z" w16du:dateUtc="2026-01-19T10:59:00Z">
        <w:r w:rsidRPr="0062074F" w:rsidDel="00D7270F">
          <w:rPr>
            <w:rFonts w:ascii="Consolas" w:hAnsi="Consolas" w:cs="Calibri"/>
            <w:b/>
            <w:bCs/>
            <w:color w:val="174E86"/>
            <w:sz w:val="18"/>
            <w:szCs w:val="18"/>
            <w:bdr w:val="none" w:sz="0" w:space="0" w:color="auto" w:frame="1"/>
          </w:rPr>
          <w:delText xml:space="preserve">     </w:delText>
        </w:r>
      </w:del>
      <w:del w:id="3760" w:author="jonathan pritchard" w:date="2026-01-19T11:00:00Z" w16du:dateUtc="2026-01-19T11:00:00Z">
        <w:r w:rsidRPr="0062074F" w:rsidDel="00D7270F">
          <w:rPr>
            <w:rFonts w:ascii="Consolas" w:hAnsi="Consolas" w:cs="Calibri"/>
            <w:b/>
            <w:bCs/>
            <w:color w:val="174E86"/>
            <w:sz w:val="18"/>
            <w:szCs w:val="18"/>
            <w:bdr w:val="none" w:sz="0" w:space="0" w:color="auto" w:frame="1"/>
          </w:rPr>
          <w:delText xml:space="preserve">                        </w:delText>
        </w:r>
      </w:del>
      <w:r w:rsidRPr="0062074F">
        <w:rPr>
          <w:rFonts w:ascii="Consolas" w:hAnsi="Consolas" w:cs="Calibri"/>
          <w:b/>
          <w:bCs/>
          <w:color w:val="174E86"/>
          <w:sz w:val="18"/>
          <w:szCs w:val="18"/>
          <w:bdr w:val="none" w:sz="0" w:space="0" w:color="auto" w:frame="1"/>
        </w:rPr>
        <w:t>0.25 0.25 0.75 0.25 0.75 0.75 0.25 0.75 0.25 0.25</w:t>
      </w:r>
    </w:p>
    <w:p w14:paraId="79DFC3E8" w14:textId="3EC44413"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del w:id="3761" w:author="jonathan pritchard" w:date="2026-01-19T11:00:00Z" w16du:dateUtc="2026-01-19T11:00:00Z">
        <w:r w:rsidRPr="0062074F" w:rsidDel="00D7270F">
          <w:rPr>
            <w:rFonts w:ascii="Consolas" w:hAnsi="Consolas" w:cs="Calibri"/>
            <w:b/>
            <w:bCs/>
            <w:color w:val="174E86"/>
            <w:sz w:val="18"/>
            <w:szCs w:val="18"/>
            <w:bdr w:val="none" w:sz="0" w:space="0" w:color="auto" w:frame="1"/>
          </w:rPr>
          <w:delText xml:space="preserve">                     &lt;</w:delText>
        </w:r>
      </w:del>
      <w:ins w:id="3762" w:author="jonathan pritchard" w:date="2026-01-19T11:00:00Z" w16du:dateUtc="2026-01-19T11:00:00Z">
        <w:r w:rsidR="00D7270F">
          <w:rPr>
            <w:rFonts w:ascii="Consolas" w:hAnsi="Consolas" w:cs="Calibri"/>
            <w:b/>
            <w:bCs/>
            <w:color w:val="174E86"/>
            <w:sz w:val="18"/>
            <w:szCs w:val="18"/>
            <w:bdr w:val="none" w:sz="0" w:space="0" w:color="auto" w:frame="1"/>
          </w:rPr>
          <w:t>&lt;</w:t>
        </w:r>
      </w:ins>
      <w:r w:rsidRPr="0062074F">
        <w:rPr>
          <w:rFonts w:ascii="Consolas" w:hAnsi="Consolas" w:cs="Calibri"/>
          <w:b/>
          <w:bCs/>
          <w:color w:val="174E86"/>
          <w:sz w:val="18"/>
          <w:szCs w:val="18"/>
          <w:bdr w:val="none" w:sz="0" w:space="0" w:color="auto" w:frame="1"/>
        </w:rPr>
        <w: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77777777" w:rsidR="009B5E2C" w:rsidRDefault="00E50048">
      <w:pPr>
        <w:jc w:val="both"/>
        <w:rPr>
          <w:ins w:id="3763" w:author="jonathan pritchard" w:date="2026-01-19T11:01:00Z" w16du:dateUtc="2026-01-19T11:01:00Z"/>
        </w:rPr>
      </w:pPr>
      <w:r w:rsidRPr="0062074F">
        <w:t xml:space="preserve">This implements bounding Polygons restricted to a single GML Polygon (with a </w:t>
      </w:r>
      <w:proofErr w:type="spellStart"/>
      <w:r w:rsidRPr="0062074F">
        <w:t>gml:id</w:t>
      </w:r>
      <w:proofErr w:type="spellEnd"/>
      <w:r w:rsidRPr="0062074F">
        <w:t xml:space="preserve"> with an SRS defined in each of the </w:t>
      </w:r>
      <w:proofErr w:type="spellStart"/>
      <w:r w:rsidRPr="0062074F">
        <w:t>posList</w:t>
      </w:r>
      <w:proofErr w:type="spellEnd"/>
      <w:r w:rsidRPr="0062074F">
        <w:t xml:space="preserve">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w:t>
      </w:r>
      <w:proofErr w:type="spellStart"/>
      <w:r w:rsidR="00494CD1" w:rsidRPr="0062074F">
        <w:t>posList</w:t>
      </w:r>
      <w:proofErr w:type="spellEnd"/>
      <w:r w:rsidRPr="0062074F">
        <w:t xml:space="preserve">, </w:t>
      </w:r>
      <w:ins w:id="3764" w:author="jonathan pritchard" w:date="2026-01-19T11:00:00Z" w16du:dateUtc="2026-01-19T11:00:00Z">
        <w:r w:rsidR="00D7270F">
          <w:t>(with no leading or trailing spaces)</w:t>
        </w:r>
        <w:r w:rsidR="00D7270F">
          <w:t xml:space="preserve">, and </w:t>
        </w:r>
      </w:ins>
      <w:r w:rsidRPr="0062074F">
        <w:t>with the first and last coordinate pair being identical, i.e. the Linear Ring is closed</w:t>
      </w:r>
      <w:ins w:id="3765" w:author="jonathan pritchard" w:date="2026-01-19T11:01:00Z" w16du:dateUtc="2026-01-19T11:01:00Z">
        <w:r w:rsidR="009B5E2C">
          <w:t xml:space="preserve">, e.g. </w:t>
        </w:r>
      </w:ins>
    </w:p>
    <w:p w14:paraId="6B8DED71" w14:textId="3138DFEB" w:rsidR="009B5E2C" w:rsidRPr="00EB60C7" w:rsidRDefault="009B5E2C" w:rsidP="009B5E2C">
      <w:pPr>
        <w:shd w:val="clear" w:color="auto" w:fill="FFFFFF"/>
        <w:spacing w:after="0" w:line="240" w:lineRule="auto"/>
        <w:textAlignment w:val="baseline"/>
        <w:rPr>
          <w:ins w:id="3766" w:author="jonathan pritchard" w:date="2026-01-19T11:01:00Z" w16du:dateUtc="2026-01-19T11:01:00Z"/>
          <w:rFonts w:ascii="Consolas" w:eastAsia="Times New Roman" w:hAnsi="Consolas" w:cs="Calibri"/>
          <w:b/>
          <w:bCs/>
          <w:color w:val="174E86"/>
          <w:sz w:val="18"/>
          <w:szCs w:val="18"/>
          <w:bdr w:val="none" w:sz="0" w:space="0" w:color="auto" w:frame="1"/>
          <w:lang w:eastAsia="en-GB"/>
          <w:rPrChange w:id="3767" w:author="jonathan pritchard" w:date="2026-01-19T11:02:00Z" w16du:dateUtc="2026-01-19T11:02:00Z">
            <w:rPr>
              <w:ins w:id="3768" w:author="jonathan pritchard" w:date="2026-01-19T11:01:00Z" w16du:dateUtc="2026-01-19T11:01:00Z"/>
              <w:rFonts w:ascii="Calibri" w:eastAsia="Times New Roman" w:hAnsi="Calibri" w:cs="Calibri"/>
              <w:color w:val="242424"/>
              <w:sz w:val="16"/>
              <w:szCs w:val="16"/>
              <w:lang w:eastAsia="en-GB"/>
            </w:rPr>
          </w:rPrChange>
        </w:rPr>
      </w:pPr>
      <w:ins w:id="3769" w:author="jonathan pritchard" w:date="2026-01-19T11:01:00Z" w16du:dateUtc="2026-01-19T11:01:00Z">
        <w:r w:rsidRPr="00EB60C7">
          <w:rPr>
            <w:rFonts w:ascii="Consolas" w:eastAsia="Times New Roman" w:hAnsi="Consolas" w:cs="Calibri"/>
            <w:b/>
            <w:bCs/>
            <w:color w:val="174E86"/>
            <w:sz w:val="18"/>
            <w:szCs w:val="18"/>
            <w:bdr w:val="none" w:sz="0" w:space="0" w:color="auto" w:frame="1"/>
            <w:lang w:eastAsia="en-GB"/>
          </w:rPr>
          <w:t>&lt;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 xml:space="preserve"> </w:t>
        </w:r>
        <w:proofErr w:type="spellStart"/>
        <w:r w:rsidRPr="00EB60C7">
          <w:rPr>
            <w:rFonts w:ascii="Consolas" w:eastAsia="Times New Roman" w:hAnsi="Consolas" w:cs="Calibri"/>
            <w:b/>
            <w:bCs/>
            <w:color w:val="174E86"/>
            <w:sz w:val="18"/>
            <w:szCs w:val="18"/>
            <w:bdr w:val="none" w:sz="0" w:space="0" w:color="auto" w:frame="1"/>
            <w:lang w:eastAsia="en-GB"/>
          </w:rPr>
          <w:t>srsName</w:t>
        </w:r>
        <w:proofErr w:type="spellEnd"/>
        <w:r w:rsidRPr="00EB60C7">
          <w:rPr>
            <w:rFonts w:ascii="Consolas" w:eastAsia="Times New Roman" w:hAnsi="Consolas" w:cs="Calibri"/>
            <w:b/>
            <w:bCs/>
            <w:color w:val="174E86"/>
            <w:sz w:val="18"/>
            <w:szCs w:val="18"/>
            <w:bdr w:val="none" w:sz="0" w:space="0" w:color="auto" w:frame="1"/>
            <w:lang w:eastAsia="en-GB"/>
          </w:rPr>
          <w:t>="http://www.opengis.net/def/crs/EPSG/0/4326"&gt;</w:t>
        </w:r>
      </w:ins>
      <w:ins w:id="3770" w:author="jonathan pritchard" w:date="2026-01-19T11:01:00Z">
        <w:r w:rsidRPr="00EB60C7">
          <w:rPr>
            <w:rFonts w:ascii="Consolas" w:eastAsia="Times New Roman" w:hAnsi="Consolas" w:cs="Calibri"/>
            <w:b/>
            <w:bCs/>
            <w:color w:val="174E86"/>
            <w:sz w:val="18"/>
            <w:szCs w:val="18"/>
            <w:bdr w:val="none" w:sz="0" w:space="0" w:color="auto" w:frame="1"/>
            <w:lang w:eastAsia="en-GB"/>
          </w:rPr>
          <w:t>44.4736122 -63.6849136 44.7395111 -63.6849136 44.7395111</w:t>
        </w:r>
      </w:ins>
      <w:ins w:id="3771" w:author="jonathan pritchard" w:date="2026-01-19T11:01:00Z" w16du:dateUtc="2026-01-19T11:01:00Z">
        <w:r w:rsidRPr="00EB60C7">
          <w:rPr>
            <w:rFonts w:ascii="Consolas" w:eastAsia="Times New Roman" w:hAnsi="Consolas" w:cs="Calibri"/>
            <w:b/>
            <w:bCs/>
            <w:color w:val="174E86"/>
            <w:sz w:val="18"/>
            <w:szCs w:val="18"/>
            <w:bdr w:val="none" w:sz="0" w:space="0" w:color="auto" w:frame="1"/>
            <w:lang w:eastAsia="en-GB"/>
          </w:rPr>
          <w:t xml:space="preserve"> </w:t>
        </w:r>
      </w:ins>
      <w:ins w:id="3772" w:author="jonathan pritchard" w:date="2026-01-19T11:01:00Z">
        <w:r w:rsidRPr="00EB60C7">
          <w:rPr>
            <w:rFonts w:ascii="Consolas" w:eastAsia="Times New Roman" w:hAnsi="Consolas" w:cs="Calibri"/>
            <w:b/>
            <w:bCs/>
            <w:color w:val="174E86"/>
            <w:sz w:val="18"/>
            <w:szCs w:val="18"/>
            <w:bdr w:val="none" w:sz="0" w:space="0" w:color="auto" w:frame="1"/>
            <w:lang w:eastAsia="en-GB"/>
          </w:rPr>
          <w:t>-63.4249994 44.4736122 -63.4249994 44.4736122 -63.6849136</w:t>
        </w:r>
      </w:ins>
      <w:ins w:id="3773" w:author="jonathan pritchard" w:date="2026-01-19T11:01:00Z" w16du:dateUtc="2026-01-19T11:01:00Z">
        <w:r w:rsidRPr="00EB60C7">
          <w:rPr>
            <w:rFonts w:ascii="Consolas" w:eastAsia="Times New Roman" w:hAnsi="Consolas" w:cs="Calibri"/>
            <w:b/>
            <w:bCs/>
            <w:color w:val="174E86"/>
            <w:sz w:val="18"/>
            <w:szCs w:val="18"/>
            <w:bdr w:val="none" w:sz="0" w:space="0" w:color="auto" w:frame="1"/>
            <w:lang w:eastAsia="en-GB"/>
          </w:rPr>
          <w:t>&lt;/</w:t>
        </w:r>
        <w:proofErr w:type="spellStart"/>
        <w:r w:rsidRPr="00EB60C7">
          <w:rPr>
            <w:rFonts w:ascii="Consolas" w:eastAsia="Times New Roman" w:hAnsi="Consolas" w:cs="Calibri"/>
            <w:b/>
            <w:bCs/>
            <w:color w:val="174E86"/>
            <w:sz w:val="18"/>
            <w:szCs w:val="18"/>
            <w:bdr w:val="none" w:sz="0" w:space="0" w:color="auto" w:frame="1"/>
            <w:lang w:eastAsia="en-GB"/>
          </w:rPr>
          <w:t>gml:posList</w:t>
        </w:r>
        <w:proofErr w:type="spellEnd"/>
        <w:r w:rsidRPr="00EB60C7">
          <w:rPr>
            <w:rFonts w:ascii="Consolas" w:eastAsia="Times New Roman" w:hAnsi="Consolas" w:cs="Calibri"/>
            <w:b/>
            <w:bCs/>
            <w:color w:val="174E86"/>
            <w:sz w:val="18"/>
            <w:szCs w:val="18"/>
            <w:bdr w:val="none" w:sz="0" w:space="0" w:color="auto" w:frame="1"/>
            <w:lang w:eastAsia="en-GB"/>
          </w:rPr>
          <w:t>&gt;</w:t>
        </w:r>
      </w:ins>
    </w:p>
    <w:p w14:paraId="38723FE9" w14:textId="78C8F149" w:rsidR="005B35F8" w:rsidRPr="0062074F" w:rsidRDefault="00E50048">
      <w:pPr>
        <w:jc w:val="both"/>
        <w:pPrChange w:id="3774" w:author="jonathan pritchard" w:date="2026-01-14T12:26:00Z" w16du:dateUtc="2026-01-14T12:26:00Z">
          <w:pPr/>
        </w:pPrChange>
      </w:pPr>
      <w:del w:id="3775" w:author="jonathan pritchard" w:date="2026-01-19T11:01:00Z" w16du:dateUtc="2026-01-19T11:01:00Z">
        <w:r w:rsidRPr="0062074F" w:rsidDel="009B5E2C">
          <w:delText>.</w:delText>
        </w:r>
      </w:del>
      <w:r w:rsidRPr="0062074F">
        <w:t xml:space="preserve"> </w:t>
      </w:r>
    </w:p>
    <w:p w14:paraId="271D92CC" w14:textId="4483D64B" w:rsidR="00E50048" w:rsidRPr="0062074F" w:rsidRDefault="00E50048">
      <w:pPr>
        <w:jc w:val="both"/>
        <w:pPrChange w:id="3776" w:author="jonathan pritchard" w:date="2026-01-14T12:26:00Z" w16du:dateUtc="2026-01-14T12:26:00Z">
          <w:pPr/>
        </w:pPrChange>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pPr>
        <w:jc w:val="both"/>
        <w:pPrChange w:id="3777" w:author="jonathan pritchard" w:date="2026-01-14T12:26:00Z" w16du:dateUtc="2026-01-14T12:26:00Z">
          <w:pPr/>
        </w:pPrChange>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3778" w:name="_Toc219458420"/>
      <w:r w:rsidRPr="0062074F">
        <w:lastRenderedPageBreak/>
        <w:t xml:space="preserve">Appendix G - </w:t>
      </w:r>
      <w:r w:rsidR="00E85AE1" w:rsidRPr="0062074F">
        <w:t>Thinning Algorithms</w:t>
      </w:r>
      <w:bookmarkEnd w:id="3778"/>
    </w:p>
    <w:p w14:paraId="1CA58779" w14:textId="3B8E920C" w:rsidR="00E85AE1" w:rsidRPr="0062074F" w:rsidRDefault="00E85AE1" w:rsidP="006E2D52">
      <w:pPr>
        <w:pStyle w:val="Heading1"/>
        <w:numPr>
          <w:ilvl w:val="0"/>
          <w:numId w:val="219"/>
        </w:numPr>
      </w:pPr>
      <w:bookmarkStart w:id="3779" w:name="_Toc219458421"/>
      <w:r w:rsidRPr="0062074F">
        <w:t>Introduction</w:t>
      </w:r>
      <w:bookmarkEnd w:id="3779"/>
    </w:p>
    <w:p w14:paraId="6ACBFA69" w14:textId="2321E972" w:rsidR="001A0951" w:rsidRPr="0062074F" w:rsidRDefault="00624B58">
      <w:pPr>
        <w:jc w:val="both"/>
        <w:pPrChange w:id="3780" w:author="jonathan pritchard" w:date="2026-01-13T14:58:00Z" w16du:dateUtc="2026-01-13T14:58:00Z">
          <w:pPr/>
        </w:pPrChange>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rsidP="006E2D52">
      <w:pPr>
        <w:pStyle w:val="Heading2"/>
        <w:numPr>
          <w:ilvl w:val="1"/>
          <w:numId w:val="219"/>
        </w:numPr>
      </w:pPr>
      <w:bookmarkStart w:id="3781" w:name="_Toc219458422"/>
      <w:r w:rsidRPr="0062074F">
        <w:t>Regularly gridded data</w:t>
      </w:r>
      <w:bookmarkEnd w:id="3781"/>
    </w:p>
    <w:p w14:paraId="77B2CFE9" w14:textId="77777777" w:rsidR="00E85AE1" w:rsidRPr="0062074F" w:rsidRDefault="00E85AE1" w:rsidP="00E85AE1">
      <w:pPr>
        <w:spacing w:after="120" w:line="240" w:lineRule="auto"/>
        <w:jc w:val="both"/>
      </w:pPr>
      <w:r w:rsidRPr="0062074F">
        <w:t xml:space="preserve">Let the grid cell’s diagonal for the </w:t>
      </w:r>
      <w:proofErr w:type="spellStart"/>
      <w:r w:rsidRPr="0062074F">
        <w:t>unthinned</w:t>
      </w:r>
      <w:proofErr w:type="spellEnd"/>
      <w:r w:rsidRPr="0062074F">
        <w:t xml:space="preserve">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proofErr w:type="spellStart"/>
      <w:r w:rsidRPr="0062074F">
        <w:rPr>
          <w:i/>
          <w:iCs/>
        </w:rPr>
        <w:t>nD</w:t>
      </w:r>
      <w:proofErr w:type="spellEnd"/>
      <w:r w:rsidRPr="0062074F">
        <w:t xml:space="preserve">. Next, suppose the maximum dimension of the largest scaled symbol in the displayed field is </w:t>
      </w:r>
      <w:proofErr w:type="spellStart"/>
      <w:r w:rsidRPr="0062074F">
        <w:rPr>
          <w:i/>
          <w:iCs/>
        </w:rPr>
        <w:t>Lsmax</w:t>
      </w:r>
      <w:proofErr w:type="spellEnd"/>
      <w:r w:rsidRPr="0062074F">
        <w:t xml:space="preserve"> mm. Then the ratio </w:t>
      </w:r>
      <w:r w:rsidRPr="0062074F">
        <w:rPr>
          <w:i/>
          <w:iCs/>
        </w:rPr>
        <w:t>R</w:t>
      </w:r>
      <w:r w:rsidRPr="0062074F">
        <w:t xml:space="preserve"> of the maximum symbol dimension to the displayed grid spacing is constrained to be less than a prescribed maximum value, </w:t>
      </w:r>
      <w:proofErr w:type="spellStart"/>
      <w:r w:rsidRPr="0062074F">
        <w:rPr>
          <w:i/>
          <w:iCs/>
        </w:rPr>
        <w:t>Rmax</w:t>
      </w:r>
      <w:proofErr w:type="spellEnd"/>
      <w:r w:rsidRPr="0062074F">
        <w:t xml:space="preserve">. A typical value for </w:t>
      </w:r>
      <w:proofErr w:type="spellStart"/>
      <w:r w:rsidRPr="0062074F">
        <w:rPr>
          <w:i/>
          <w:iCs/>
        </w:rPr>
        <w:t>Rmax</w:t>
      </w:r>
      <w:proofErr w:type="spellEnd"/>
      <w:r w:rsidRPr="0062074F">
        <w:t xml:space="preserve"> can be taken to be 0.5. (Given that on a navigation display there may be point features from other products within the extent of the grid, </w:t>
      </w:r>
      <w:proofErr w:type="spellStart"/>
      <w:r w:rsidRPr="0062074F">
        <w:rPr>
          <w:i/>
          <w:iCs/>
        </w:rPr>
        <w:t>Rmax</w:t>
      </w:r>
      <w:proofErr w:type="spellEnd"/>
      <w:r w:rsidRPr="0062074F">
        <w:rPr>
          <w:i/>
          <w:iCs/>
        </w:rPr>
        <w:t>=0.5</w:t>
      </w:r>
      <w:r w:rsidRPr="0062074F">
        <w:t xml:space="preserve"> may be too high for practical use; the optimal value of </w:t>
      </w:r>
      <w:proofErr w:type="spellStart"/>
      <w:r w:rsidRPr="0062074F">
        <w:rPr>
          <w:i/>
          <w:iCs/>
        </w:rPr>
        <w:t>Rmax</w:t>
      </w:r>
      <w:proofErr w:type="spellEnd"/>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5E84EA91" w:rsidR="00E85AE1" w:rsidRPr="0062074F" w:rsidRDefault="00E85AE1" w:rsidP="00E85AE1">
      <w:pPr>
        <w:spacing w:after="120" w:line="240" w:lineRule="auto"/>
        <w:jc w:val="both"/>
      </w:pPr>
      <w:r w:rsidRPr="0062074F">
        <w:t xml:space="preserve">The Figures below illustrate the use of this algorithm. </w:t>
      </w:r>
      <w:r w:rsidRPr="0062074F">
        <w:fldChar w:fldCharType="begin"/>
      </w:r>
      <w:r w:rsidRPr="0062074F">
        <w:instrText xml:space="preserve"> REF _Ref48690523 \h  \* MERGEFORMAT </w:instrText>
      </w:r>
      <w:r w:rsidRPr="0062074F">
        <w:fldChar w:fldCharType="separate"/>
      </w:r>
      <w:r w:rsidR="00BE7834" w:rsidRPr="0062074F">
        <w:rPr>
          <w:lang w:val="en-US"/>
        </w:rPr>
        <w:t>Figure G-1-1</w:t>
      </w:r>
      <w:r w:rsidRPr="0062074F">
        <w:fldChar w:fldCharType="end"/>
      </w:r>
      <w:r w:rsidRPr="0062074F">
        <w:t xml:space="preserve"> depicts a grid coverage feature symbolised by arrows of dimensions varying according to the value of an attribute at the grid point. </w:t>
      </w:r>
      <w:r w:rsidR="00BE7834" w:rsidRPr="0062074F">
        <w:fldChar w:fldCharType="begin"/>
      </w:r>
      <w:r w:rsidR="00BE7834" w:rsidRPr="0062074F">
        <w:instrText xml:space="preserve"> REF _Ref48690668 \h  \* MERGEFORMAT </w:instrText>
      </w:r>
      <w:r w:rsidR="00BE7834" w:rsidRPr="0062074F">
        <w:fldChar w:fldCharType="separate"/>
      </w:r>
      <w:r w:rsidR="00BE7834" w:rsidRPr="0062074F">
        <w:rPr>
          <w:lang w:val="en-US"/>
        </w:rPr>
        <w:t>Figure G-1-2</w:t>
      </w:r>
      <w:r w:rsidR="00BE7834" w:rsidRPr="0062074F">
        <w:rPr>
          <w:b/>
          <w:bCs/>
          <w:lang w:val="en-US"/>
        </w:rPr>
        <w:t>.</w:t>
      </w:r>
      <w:r w:rsidR="00BE7834" w:rsidRPr="0062074F">
        <w:fldChar w:fldCharType="end"/>
      </w:r>
      <w:r w:rsidRPr="0062074F">
        <w:t xml:space="preserve"> depicts the same data thinned with </w:t>
      </w:r>
      <w:proofErr w:type="spellStart"/>
      <w:r w:rsidRPr="0062074F">
        <w:rPr>
          <w:i/>
          <w:iCs/>
        </w:rPr>
        <w:t>Rmax</w:t>
      </w:r>
      <w:proofErr w:type="spellEnd"/>
      <w:r w:rsidRPr="0062074F">
        <w:t xml:space="preserve"> = 0.5 (outline-only arrows are suppressed). </w:t>
      </w:r>
      <w:r w:rsidR="00BE7834" w:rsidRPr="0062074F">
        <w:fldChar w:fldCharType="begin"/>
      </w:r>
      <w:r w:rsidR="00BE7834" w:rsidRPr="0062074F">
        <w:instrText xml:space="preserve"> REF _Ref48690672 \h  \* MERGEFORMAT </w:instrText>
      </w:r>
      <w:r w:rsidR="00BE7834" w:rsidRPr="0062074F">
        <w:fldChar w:fldCharType="separate"/>
      </w:r>
      <w:r w:rsidR="00BE7834" w:rsidRPr="0062074F">
        <w:rPr>
          <w:lang w:val="en-US"/>
        </w:rPr>
        <w:t>Figure G-1-3</w:t>
      </w:r>
      <w:r w:rsidR="00BE7834" w:rsidRPr="0062074F">
        <w:fldChar w:fldCharType="end"/>
      </w:r>
      <w:r w:rsidRPr="0062074F">
        <w:t xml:space="preserve"> depicts the thinning of the same data with </w:t>
      </w:r>
      <w:proofErr w:type="spellStart"/>
      <w:r w:rsidRPr="0062074F">
        <w:rPr>
          <w:i/>
          <w:iCs/>
        </w:rPr>
        <w:t>Rmax</w:t>
      </w:r>
      <w:proofErr w:type="spellEnd"/>
      <w:r w:rsidRPr="0062074F">
        <w:t xml:space="preserve"> = 0.33. The nominal</w:t>
      </w:r>
      <w:r w:rsidRPr="0062074F">
        <w:rPr>
          <w:rStyle w:val="FootnoteReference"/>
          <w:noProof w:val="0"/>
          <w:sz w:val="20"/>
          <w:vertAlign w:val="superscript"/>
          <w:lang w:val="en-GB"/>
        </w:rPr>
        <w:footnoteReference w:id="10"/>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rsidP="00E85AE1">
      <w:pPr>
        <w:pStyle w:val="ListParagraph"/>
        <w:numPr>
          <w:ilvl w:val="0"/>
          <w:numId w:val="49"/>
        </w:numPr>
        <w:spacing w:after="60" w:line="240" w:lineRule="auto"/>
        <w:jc w:val="both"/>
      </w:pPr>
      <w:r w:rsidRPr="0062074F">
        <w:t xml:space="preserve">L0 = 30.4mm = </w:t>
      </w:r>
      <w:proofErr w:type="spellStart"/>
      <w:r w:rsidRPr="0062074F">
        <w:rPr>
          <w:i/>
          <w:iCs/>
        </w:rPr>
        <w:t>Lsmax</w:t>
      </w:r>
      <w:proofErr w:type="spellEnd"/>
    </w:p>
    <w:p w14:paraId="5B76A287" w14:textId="77777777" w:rsidR="00E85AE1" w:rsidRPr="0062074F" w:rsidRDefault="00E85AE1" w:rsidP="00E85AE1">
      <w:pPr>
        <w:pStyle w:val="ListParagraph"/>
        <w:numPr>
          <w:ilvl w:val="0"/>
          <w:numId w:val="49"/>
        </w:numPr>
        <w:spacing w:after="60" w:line="240" w:lineRule="auto"/>
        <w:jc w:val="both"/>
      </w:pPr>
      <w:r w:rsidRPr="0062074F">
        <w:lastRenderedPageBreak/>
        <w:t>L1 = 17.7mm</w:t>
      </w:r>
    </w:p>
    <w:p w14:paraId="7145FDB7" w14:textId="77777777" w:rsidR="00E85AE1" w:rsidRPr="0062074F" w:rsidRDefault="00E85AE1" w:rsidP="00E85AE1">
      <w:pPr>
        <w:pStyle w:val="ListParagraph"/>
        <w:numPr>
          <w:ilvl w:val="0"/>
          <w:numId w:val="49"/>
        </w:numPr>
        <w:spacing w:after="60" w:line="240" w:lineRule="auto"/>
        <w:jc w:val="both"/>
      </w:pPr>
      <w:r w:rsidRPr="0062074F">
        <w:t>L2 = 16.2mm</w:t>
      </w:r>
    </w:p>
    <w:p w14:paraId="25234C2B" w14:textId="77777777" w:rsidR="00E85AE1" w:rsidRPr="0062074F" w:rsidRDefault="00E85AE1" w:rsidP="00E85AE1">
      <w:pPr>
        <w:pStyle w:val="ListParagraph"/>
        <w:numPr>
          <w:ilvl w:val="0"/>
          <w:numId w:val="49"/>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4">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0.5, with </w:t>
      </w:r>
      <w:r w:rsidRPr="0062074F">
        <w:rPr>
          <w:i/>
          <w:iCs/>
        </w:rPr>
        <w:t>n</w:t>
      </w:r>
      <w:r w:rsidRPr="0062074F">
        <w:t xml:space="preserve"> = 1, the value of </w:t>
      </w:r>
      <w:r w:rsidRPr="0062074F">
        <w:rPr>
          <w:i/>
          <w:iCs/>
        </w:rPr>
        <w:t>R</w:t>
      </w:r>
      <w:r w:rsidRPr="0062074F">
        <w:t xml:space="preserve"> is greater than </w:t>
      </w:r>
      <w:proofErr w:type="spellStart"/>
      <w:r w:rsidRPr="0062074F">
        <w:rPr>
          <w:i/>
          <w:iCs/>
        </w:rPr>
        <w:t>Rmax</w:t>
      </w:r>
      <w:proofErr w:type="spellEnd"/>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proofErr w:type="spellStart"/>
      <w:r w:rsidRPr="0062074F">
        <w:rPr>
          <w:i/>
          <w:iCs/>
        </w:rPr>
        <w:t>Lsmax</w:t>
      </w:r>
      <w:proofErr w:type="spellEnd"/>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5062D4D2">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proofErr w:type="spellStart"/>
      <w:r w:rsidRPr="0062074F">
        <w:rPr>
          <w:i/>
          <w:iCs/>
        </w:rPr>
        <w:t>Rmax</w:t>
      </w:r>
      <w:proofErr w:type="spellEnd"/>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proofErr w:type="spellStart"/>
      <w:r w:rsidRPr="0062074F">
        <w:rPr>
          <w:i/>
          <w:iCs/>
        </w:rPr>
        <w:t>Rmax</w:t>
      </w:r>
      <w:proofErr w:type="spellEnd"/>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2327FEB3">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proofErr w:type="spellStart"/>
      <w:r w:rsidRPr="0062074F">
        <w:rPr>
          <w:i/>
          <w:iCs/>
        </w:rPr>
        <w:t>Rmax</w:t>
      </w:r>
      <w:proofErr w:type="spellEnd"/>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proofErr w:type="spellStart"/>
      <w:r w:rsidRPr="0062074F">
        <w:rPr>
          <w:i/>
          <w:iCs/>
        </w:rPr>
        <w:t>Rmax</w:t>
      </w:r>
      <w:proofErr w:type="spellEnd"/>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7777777" w:rsidR="00E85AE1" w:rsidRPr="0062074F" w:rsidRDefault="00E85AE1" w:rsidP="00E85AE1">
      <w:pPr>
        <w:spacing w:after="60" w:line="240" w:lineRule="auto"/>
        <w:jc w:val="both"/>
      </w:pPr>
      <w:proofErr w:type="spellStart"/>
      <w:r w:rsidRPr="0062074F">
        <w:t>Manufaturers</w:t>
      </w:r>
      <w:proofErr w:type="spellEnd"/>
      <w:r w:rsidRPr="0062074F">
        <w:t xml:space="preserve"> may extend or adapt this algorithm in various ways, for example:</w:t>
      </w:r>
    </w:p>
    <w:p w14:paraId="32670C40" w14:textId="77777777" w:rsidR="00E85AE1" w:rsidRPr="0062074F" w:rsidRDefault="00E85AE1" w:rsidP="00E85AE1">
      <w:pPr>
        <w:pStyle w:val="ListParagraph"/>
        <w:numPr>
          <w:ilvl w:val="0"/>
          <w:numId w:val="50"/>
        </w:numPr>
        <w:spacing w:after="60" w:line="240" w:lineRule="auto"/>
        <w:jc w:val="both"/>
      </w:pPr>
      <w:r w:rsidRPr="0062074F">
        <w:t xml:space="preserve">Adapt </w:t>
      </w:r>
      <w:proofErr w:type="spellStart"/>
      <w:r w:rsidRPr="0062074F">
        <w:rPr>
          <w:i/>
          <w:iCs/>
        </w:rPr>
        <w:t>Rmax</w:t>
      </w:r>
      <w:proofErr w:type="spellEnd"/>
      <w:r w:rsidRPr="0062074F">
        <w:t xml:space="preserve"> to the shape and proportions of the symbol (that is, its perceived effect on the display).</w:t>
      </w:r>
    </w:p>
    <w:p w14:paraId="364DC72C" w14:textId="77777777" w:rsidR="00E85AE1" w:rsidRPr="0062074F" w:rsidRDefault="00E85AE1" w:rsidP="00E85AE1">
      <w:pPr>
        <w:pStyle w:val="ListParagraph"/>
        <w:numPr>
          <w:ilvl w:val="0"/>
          <w:numId w:val="50"/>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proofErr w:type="spellStart"/>
      <w:r w:rsidRPr="0062074F">
        <w:rPr>
          <w:i/>
          <w:iCs/>
        </w:rPr>
        <w:t>Rmax</w:t>
      </w:r>
      <w:proofErr w:type="spellEnd"/>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rsidP="00E85AE1">
      <w:pPr>
        <w:pStyle w:val="ListParagraph"/>
        <w:numPr>
          <w:ilvl w:val="0"/>
          <w:numId w:val="50"/>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rsidP="00E85AE1">
      <w:pPr>
        <w:pStyle w:val="ListParagraph"/>
        <w:numPr>
          <w:ilvl w:val="0"/>
          <w:numId w:val="50"/>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085B803" w:rsidR="00D343CC" w:rsidRPr="0062074F" w:rsidRDefault="00D343CC" w:rsidP="002D7DEE">
      <w:pPr>
        <w:pStyle w:val="Heading1"/>
        <w:numPr>
          <w:ilvl w:val="0"/>
          <w:numId w:val="0"/>
        </w:numPr>
        <w:ind w:left="432" w:hanging="432"/>
        <w:jc w:val="center"/>
      </w:pPr>
      <w:bookmarkStart w:id="3782" w:name="_Toc219458423"/>
      <w:r w:rsidRPr="0062074F">
        <w:lastRenderedPageBreak/>
        <w:t xml:space="preserve">Appendix </w:t>
      </w:r>
      <w:r w:rsidR="00E93146" w:rsidRPr="0062074F">
        <w:t xml:space="preserve">H- </w:t>
      </w:r>
      <w:r w:rsidRPr="0062074F">
        <w:t xml:space="preserve"> Import and Use of projected data on S-100 ECDIS</w:t>
      </w:r>
      <w:bookmarkEnd w:id="3782"/>
    </w:p>
    <w:p w14:paraId="480DE3E4" w14:textId="6C131DB8" w:rsidR="00D343CC" w:rsidRPr="0062074F" w:rsidRDefault="00D343CC" w:rsidP="002D7DEE">
      <w:pPr>
        <w:pStyle w:val="Heading1"/>
        <w:numPr>
          <w:ilvl w:val="0"/>
          <w:numId w:val="221"/>
        </w:numPr>
      </w:pPr>
      <w:bookmarkStart w:id="3783" w:name="_Toc219458424"/>
      <w:r w:rsidRPr="0062074F">
        <w:t>Introduction</w:t>
      </w:r>
      <w:bookmarkEnd w:id="3783"/>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rsidP="002D7DEE">
      <w:pPr>
        <w:pStyle w:val="Heading2"/>
        <w:numPr>
          <w:ilvl w:val="1"/>
          <w:numId w:val="221"/>
        </w:numPr>
      </w:pPr>
      <w:bookmarkStart w:id="3784" w:name="_Toc219458425"/>
      <w:r w:rsidRPr="0062074F">
        <w:t>Conversion from UTM to WGS 84</w:t>
      </w:r>
      <w:bookmarkEnd w:id="3784"/>
    </w:p>
    <w:p w14:paraId="4F454894" w14:textId="4BE73D6A" w:rsidR="00F13E78" w:rsidRPr="0062074F" w:rsidRDefault="00F13E78" w:rsidP="00F13E78">
      <w:pPr>
        <w:pStyle w:val="ListParagraph"/>
        <w:numPr>
          <w:ilvl w:val="0"/>
          <w:numId w:val="163"/>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Pr="0062074F" w:rsidRDefault="00F13E78" w:rsidP="00F13E78">
      <w:pPr>
        <w:spacing w:line="240" w:lineRule="auto"/>
        <w:ind w:left="360"/>
        <w:rPr>
          <w:rFonts w:eastAsiaTheme="minorEastAsia"/>
        </w:rPr>
      </w:pPr>
      <w:r w:rsidRPr="0062074F">
        <w:rPr>
          <w:rFonts w:eastAsiaTheme="minorEastAsia"/>
        </w:rPr>
        <w:t xml:space="preserve">and that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rsidP="00F13E78">
      <w:pPr>
        <w:pStyle w:val="ListParagraph"/>
        <w:numPr>
          <w:ilvl w:val="0"/>
          <w:numId w:val="163"/>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77777777" w:rsidR="00F13E78" w:rsidRPr="0062074F" w:rsidRDefault="00F13E78" w:rsidP="00F13E78">
      <w:pPr>
        <w:pStyle w:val="ListParagraph"/>
        <w:numPr>
          <w:ilvl w:val="0"/>
          <w:numId w:val="163"/>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which can be found in the EPSG dataset.  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proofErr w:type="spellStart"/>
      <w:r w:rsidRPr="0062074F">
        <w:rPr>
          <w:rFonts w:ascii="Cambria Math" w:eastAsiaTheme="minorEastAsia" w:hAnsi="Cambria Math"/>
          <w:i/>
        </w:rPr>
        <w:t>N</w:t>
      </w:r>
      <w:r w:rsidRPr="0062074F">
        <w:rPr>
          <w:rFonts w:ascii="Cambria Math" w:eastAsiaTheme="minorEastAsia" w:hAnsi="Cambria Math"/>
          <w:i/>
          <w:vertAlign w:val="subscript"/>
        </w:rPr>
        <w:t>z</w:t>
      </w:r>
      <w:proofErr w:type="spellEnd"/>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rsidP="00F13E78">
      <w:pPr>
        <w:pStyle w:val="ListParagraph"/>
        <w:numPr>
          <w:ilvl w:val="0"/>
          <w:numId w:val="163"/>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rsidP="00F13E78">
      <w:pPr>
        <w:pStyle w:val="ListParagraph"/>
        <w:numPr>
          <w:ilvl w:val="0"/>
          <w:numId w:val="163"/>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rsidP="00F13E78">
      <w:pPr>
        <w:pStyle w:val="ListParagraph"/>
        <w:numPr>
          <w:ilvl w:val="0"/>
          <w:numId w:val="163"/>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rsidP="002D7DEE">
      <w:pPr>
        <w:pStyle w:val="Heading2"/>
        <w:numPr>
          <w:ilvl w:val="1"/>
          <w:numId w:val="221"/>
        </w:numPr>
      </w:pPr>
      <w:bookmarkStart w:id="3785" w:name="_Toc219458426"/>
      <w:r w:rsidRPr="0062074F">
        <w:t>Conversion from UPS North to WGS 84</w:t>
      </w:r>
      <w:bookmarkEnd w:id="3785"/>
    </w:p>
    <w:p w14:paraId="24E3E24B" w14:textId="77777777" w:rsidR="00F13E78" w:rsidRPr="0062074F" w:rsidRDefault="00F13E78" w:rsidP="00F13E78">
      <w:pPr>
        <w:pStyle w:val="ListParagraph"/>
        <w:numPr>
          <w:ilvl w:val="0"/>
          <w:numId w:val="16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7"/>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rsidP="00F13E78">
      <w:pPr>
        <w:pStyle w:val="ListParagraph"/>
        <w:numPr>
          <w:ilvl w:val="0"/>
          <w:numId w:val="16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rsidP="002D7DEE">
      <w:pPr>
        <w:pStyle w:val="Heading2"/>
        <w:numPr>
          <w:ilvl w:val="1"/>
          <w:numId w:val="221"/>
        </w:numPr>
      </w:pPr>
      <w:bookmarkStart w:id="3787" w:name="_Toc219458427"/>
      <w:r w:rsidRPr="0062074F">
        <w:t>Conversion from UPS South to WGS 84</w:t>
      </w:r>
      <w:bookmarkEnd w:id="3787"/>
    </w:p>
    <w:p w14:paraId="47CB8040" w14:textId="560AA467" w:rsidR="00F13E78" w:rsidRPr="0062074F" w:rsidRDefault="00796BD0" w:rsidP="00F13E78">
      <w:pPr>
        <w:pStyle w:val="ListParagraph"/>
        <w:numPr>
          <w:ilvl w:val="0"/>
          <w:numId w:val="16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rsidP="002D7DEE">
      <w:pPr>
        <w:pStyle w:val="Heading2"/>
        <w:numPr>
          <w:ilvl w:val="1"/>
          <w:numId w:val="221"/>
        </w:numPr>
      </w:pPr>
      <w:bookmarkStart w:id="3788" w:name="_Toc219458428"/>
      <w:r w:rsidRPr="0062074F">
        <w:t>References</w:t>
      </w:r>
      <w:r w:rsidR="00B42BF5" w:rsidRPr="0062074F">
        <w:t xml:space="preserve"> [Informative]</w:t>
      </w:r>
      <w:bookmarkEnd w:id="3788"/>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rsidP="00F13E78">
      <w:pPr>
        <w:pStyle w:val="ListParagraph"/>
        <w:numPr>
          <w:ilvl w:val="0"/>
          <w:numId w:val="164"/>
        </w:numPr>
        <w:contextualSpacing/>
      </w:pPr>
      <w:bookmarkStart w:id="3789" w:name="_Ref184814621"/>
      <w:r w:rsidRPr="0062074F">
        <w:t>“EPSG Geodetic Parameter Dataset” v. 11.023, 5 December 2024, https://epsg.org/</w:t>
      </w:r>
      <w:bookmarkEnd w:id="3789"/>
      <w:r w:rsidRPr="0062074F">
        <w:t xml:space="preserve"> </w:t>
      </w:r>
    </w:p>
    <w:p w14:paraId="19EC3E90" w14:textId="77777777" w:rsidR="00F13E78" w:rsidRPr="0062074F" w:rsidRDefault="00F13E78" w:rsidP="00F13E78">
      <w:pPr>
        <w:pStyle w:val="ListParagraph"/>
        <w:numPr>
          <w:ilvl w:val="0"/>
          <w:numId w:val="164"/>
        </w:numPr>
        <w:contextualSpacing/>
      </w:pPr>
      <w:bookmarkStart w:id="3790" w:name="_Ref184814645"/>
      <w:r w:rsidRPr="0062074F">
        <w:t>IOGP Report 373-07-02 “Coordinate conversions and transformations including formulas” v. 68, August 2024, https://epsg.org/guidance-notes.html, p. 7</w:t>
      </w:r>
      <w:bookmarkEnd w:id="3790"/>
    </w:p>
    <w:p w14:paraId="1728E744" w14:textId="77777777" w:rsidR="00F13E78" w:rsidRPr="0062074F" w:rsidRDefault="00F13E78" w:rsidP="00F13E78">
      <w:pPr>
        <w:pStyle w:val="ListParagraph"/>
        <w:numPr>
          <w:ilvl w:val="0"/>
          <w:numId w:val="164"/>
        </w:numPr>
        <w:contextualSpacing/>
      </w:pPr>
      <w:bookmarkStart w:id="3791" w:name="_Ref184814718"/>
      <w:r w:rsidRPr="0062074F">
        <w:t>IOGP Report 373-07-02, p. 60</w:t>
      </w:r>
      <w:bookmarkEnd w:id="3791"/>
    </w:p>
    <w:p w14:paraId="173CE416" w14:textId="77777777" w:rsidR="00F13E78" w:rsidRPr="0062074F" w:rsidRDefault="00F13E78" w:rsidP="00F13E78">
      <w:pPr>
        <w:pStyle w:val="ListParagraph"/>
        <w:numPr>
          <w:ilvl w:val="0"/>
          <w:numId w:val="164"/>
        </w:numPr>
        <w:contextualSpacing/>
      </w:pPr>
      <w:bookmarkStart w:id="3792" w:name="_Ref184814728"/>
      <w:r w:rsidRPr="0062074F">
        <w:t>IOGP Report 373-07-02, p. 61</w:t>
      </w:r>
      <w:bookmarkEnd w:id="3792"/>
    </w:p>
    <w:p w14:paraId="1606E54E" w14:textId="77777777" w:rsidR="00F13E78" w:rsidRPr="0062074F" w:rsidRDefault="00F13E78" w:rsidP="00F13E78">
      <w:pPr>
        <w:pStyle w:val="ListParagraph"/>
        <w:numPr>
          <w:ilvl w:val="0"/>
          <w:numId w:val="164"/>
        </w:numPr>
        <w:contextualSpacing/>
      </w:pPr>
      <w:bookmarkStart w:id="3793" w:name="_Ref184814844"/>
      <w:r w:rsidRPr="0062074F">
        <w:t>IOGP Report 373-07-02, p. 84</w:t>
      </w:r>
      <w:bookmarkEnd w:id="3793"/>
    </w:p>
    <w:p w14:paraId="2197957D" w14:textId="77777777" w:rsidR="00F13E78" w:rsidRPr="0062074F" w:rsidRDefault="00F13E78" w:rsidP="00F13E78"/>
    <w:p w14:paraId="1FFA87D5" w14:textId="77A90536" w:rsidR="00047ECB" w:rsidRPr="005F4BDB" w:rsidRDefault="002F3993">
      <w:pPr>
        <w:rPr>
          <w:ins w:id="3794" w:author="jonathan pritchard" w:date="2025-09-10T08:32:00Z" w16du:dateUtc="2025-09-10T07:32:00Z"/>
        </w:rPr>
        <w:pPrChange w:id="3795" w:author="jonathan pritchard" w:date="2026-01-14T12:26:00Z" w16du:dateUtc="2026-01-14T12:26:00Z">
          <w:pPr>
            <w:pStyle w:val="Heading1"/>
            <w:numPr>
              <w:numId w:val="0"/>
            </w:numPr>
            <w:ind w:left="0" w:firstLine="0"/>
            <w:jc w:val="center"/>
          </w:pPr>
        </w:pPrChange>
      </w:pPr>
      <w:ins w:id="3796" w:author="jon pritchard" w:date="2025-09-16T09:39:00Z" w16du:dateUtc="2025-09-16T07:39:00Z">
        <w:del w:id="3797" w:author="jonathan pritchard" w:date="2026-01-14T12:26:00Z" w16du:dateUtc="2026-01-14T12:26:00Z">
          <w:r w:rsidRPr="0062074F" w:rsidDel="00D91D6A">
            <w:rPr>
              <w:i/>
              <w:iCs/>
              <w:rPrChange w:id="3798" w:author="jonathan pritchard" w:date="2026-01-14T12:26:00Z" w16du:dateUtc="2026-01-14T12:26:00Z">
                <w:rPr>
                  <w:b w:val="0"/>
                  <w:bCs w:val="0"/>
                </w:rPr>
              </w:rPrChange>
            </w:rPr>
            <w:delText xml:space="preserve"> [relates to NIPWG inputs on GML]</w:delText>
          </w:r>
        </w:del>
      </w:ins>
    </w:p>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40" w:author="jonathan pritchard" w:date="2025-09-09T14:50:00Z" w:initials="jp">
    <w:p w14:paraId="682F8923" w14:textId="77777777" w:rsidR="00E95FE3" w:rsidRDefault="00E95FE3" w:rsidP="00E95FE3">
      <w:pPr>
        <w:pStyle w:val="CommentText"/>
      </w:pPr>
      <w:r>
        <w:rPr>
          <w:rStyle w:val="CommentReference"/>
        </w:rPr>
        <w:annotationRef/>
      </w:r>
      <w:r>
        <w:t xml:space="preserve">2.1 AU2: </w:t>
      </w:r>
    </w:p>
    <w:p w14:paraId="56844247" w14:textId="77777777" w:rsidR="00E95FE3" w:rsidRDefault="00E95FE3" w:rsidP="00E95FE3">
      <w:pPr>
        <w:pStyle w:val="CommentText"/>
      </w:pPr>
      <w:r>
        <w:t>Consider removing this sentence, as it is not an OEM requirement to handle centred area symbols beyond what is specified in the corresponding PC instructions.</w:t>
      </w:r>
    </w:p>
  </w:comment>
  <w:comment w:id="1641" w:author="jonathan pritchard" w:date="2025-09-09T14:50:00Z" w:initials="jp">
    <w:p w14:paraId="14916F93" w14:textId="77777777" w:rsidR="00E95FE3" w:rsidRDefault="00E95FE3" w:rsidP="00E95FE3">
      <w:pPr>
        <w:pStyle w:val="CommentText"/>
      </w:pPr>
      <w:r>
        <w:rPr>
          <w:rStyle w:val="CommentReference"/>
        </w:rPr>
        <w:annotationRef/>
      </w:r>
      <w:r>
        <w:t>Check with S-52 as well.</w:t>
      </w:r>
    </w:p>
  </w:comment>
  <w:comment w:id="1711" w:author="jonathan pritchard" w:date="2025-08-07T10:39:00Z" w:initials="jp">
    <w:p w14:paraId="29E6FD90" w14:textId="21D02203" w:rsidR="008A4A4B" w:rsidRDefault="008A4A4B" w:rsidP="008A4A4B">
      <w:pPr>
        <w:pStyle w:val="CommentText"/>
      </w:pPr>
      <w:r>
        <w:rPr>
          <w:rStyle w:val="CommentReference"/>
        </w:rPr>
        <w:annotationRef/>
      </w:r>
      <w:r>
        <w:t>This disappears for the operational version. Next edition will bring it back.</w:t>
      </w:r>
    </w:p>
  </w:comment>
  <w:comment w:id="1813" w:author="jonathan pritchard" w:date="2025-08-07T10:42:00Z" w:initials="jp">
    <w:p w14:paraId="0F76F10F" w14:textId="7256AA66" w:rsidR="00663275" w:rsidRDefault="00663275" w:rsidP="00663275">
      <w:pPr>
        <w:pStyle w:val="CommentText"/>
      </w:pPr>
      <w:r>
        <w:rPr>
          <w:rStyle w:val="CommentReference"/>
        </w:rPr>
        <w:annotationRef/>
      </w:r>
      <w:r>
        <w:t>SM53. Covered in 62288 and 60945</w:t>
      </w:r>
    </w:p>
  </w:comment>
  <w:comment w:id="2020" w:author="jonathan pritchard" w:date="2025-08-07T07:18:00Z" w:initials="jp">
    <w:p w14:paraId="205300F5" w14:textId="77777777" w:rsidR="00F06772" w:rsidRDefault="00F06772" w:rsidP="00F06772">
      <w:pPr>
        <w:pStyle w:val="CommentText"/>
      </w:pPr>
      <w:r>
        <w:rPr>
          <w:rStyle w:val="CommentReference"/>
        </w:rPr>
        <w:annotationRef/>
      </w:r>
      <w:r>
        <w:t>SM56</w:t>
      </w:r>
    </w:p>
  </w:comment>
  <w:comment w:id="2025"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2439" w:author="jonathan pritchard" w:date="2025-09-09T16:51:00Z" w:initials="jp">
    <w:p w14:paraId="2EB57C80" w14:textId="4E4F3CE8" w:rsidR="00407755" w:rsidRDefault="00407755" w:rsidP="00407755">
      <w:pPr>
        <w:pStyle w:val="CommentText"/>
      </w:pPr>
      <w:r>
        <w:rPr>
          <w:rStyle w:val="CommentReference"/>
        </w:rPr>
        <w:annotationRef/>
      </w:r>
      <w:r>
        <w:t>2.1 DE4: Simple operator action is intended for general functions which are to be accessible from top level in 2 steps.</w:t>
      </w:r>
    </w:p>
    <w:p w14:paraId="03760A87" w14:textId="77777777" w:rsidR="00407755" w:rsidRDefault="00407755" w:rsidP="00407755">
      <w:pPr>
        <w:pStyle w:val="CommentText"/>
      </w:pPr>
      <w:r>
        <w:t>This is a nested function within another function (the legend) the term ‘simple operator action’ might be misleading in this case</w:t>
      </w:r>
    </w:p>
    <w:p w14:paraId="627E9038" w14:textId="77777777" w:rsidR="00407755" w:rsidRDefault="00407755" w:rsidP="00407755">
      <w:pPr>
        <w:pStyle w:val="CommentText"/>
      </w:pPr>
    </w:p>
    <w:p w14:paraId="2C6F9082" w14:textId="77777777" w:rsidR="00407755" w:rsidRDefault="00407755" w:rsidP="00407755">
      <w:pPr>
        <w:pStyle w:val="CommentText"/>
      </w:pPr>
      <w:r>
        <w:t>Replace</w:t>
      </w:r>
    </w:p>
    <w:p w14:paraId="4F078EBD" w14:textId="77777777" w:rsidR="00407755" w:rsidRDefault="00407755" w:rsidP="00407755">
      <w:pPr>
        <w:pStyle w:val="CommentText"/>
      </w:pPr>
      <w:r>
        <w:t>… the suppressed information should be available through simple operator action, such as …</w:t>
      </w:r>
    </w:p>
    <w:p w14:paraId="6FFBB562" w14:textId="77777777" w:rsidR="00407755" w:rsidRDefault="00407755" w:rsidP="00407755">
      <w:pPr>
        <w:pStyle w:val="CommentText"/>
      </w:pPr>
      <w:r>
        <w:t>By</w:t>
      </w:r>
    </w:p>
    <w:p w14:paraId="3D6F98C6" w14:textId="77777777" w:rsidR="00407755" w:rsidRDefault="00407755" w:rsidP="00407755">
      <w:pPr>
        <w:pStyle w:val="CommentText"/>
      </w:pPr>
      <w:r>
        <w:t>… the suppressed information should be easily accessible, e.g. by …</w:t>
      </w:r>
    </w:p>
  </w:comment>
  <w:comment w:id="2440" w:author="jonathan pritchard" w:date="2025-12-11T16:14:00Z" w:initials="jp">
    <w:p w14:paraId="47D1A362" w14:textId="77777777" w:rsidR="005002CB" w:rsidRDefault="005002CB" w:rsidP="005002CB">
      <w:pPr>
        <w:pStyle w:val="CommentText"/>
      </w:pPr>
      <w:r>
        <w:rPr>
          <w:rStyle w:val="CommentReference"/>
        </w:rPr>
        <w:annotationRef/>
      </w:r>
      <w:r>
        <w:t>“at least be available on demand “?</w:t>
      </w:r>
    </w:p>
  </w:comment>
  <w:comment w:id="2441" w:author="jonathan pritchard" w:date="2026-01-06T10:16:00Z" w:initials="jp">
    <w:p w14:paraId="1B0737A5" w14:textId="77777777" w:rsidR="001B7649" w:rsidRDefault="001B7649" w:rsidP="001B7649">
      <w:pPr>
        <w:pStyle w:val="CommentText"/>
      </w:pPr>
      <w:r>
        <w:rPr>
          <w:rStyle w:val="CommentReference"/>
        </w:rPr>
        <w:annotationRef/>
      </w:r>
      <w:r>
        <w:t>Agreed at meeting. Not in general though.</w:t>
      </w:r>
    </w:p>
  </w:comment>
  <w:comment w:id="2451" w:author="jonathan pritchard" w:date="2025-10-07T22:26:00Z" w:initials="jp">
    <w:p w14:paraId="34583242" w14:textId="549FBE1A" w:rsidR="00C97614" w:rsidRDefault="00C97614" w:rsidP="00C97614">
      <w:pPr>
        <w:pStyle w:val="CommentText"/>
      </w:pPr>
      <w:r>
        <w:rPr>
          <w:rStyle w:val="CommentReference"/>
        </w:rPr>
        <w:annotationRef/>
      </w:r>
      <w:r>
        <w:t>Clarify datum source (S-101 or S-104). AU</w:t>
      </w:r>
    </w:p>
  </w:comment>
  <w:comment w:id="2452" w:author="jonathan pritchard" w:date="2025-09-09T16:52:00Z" w:initials="jp">
    <w:p w14:paraId="5CE510E0" w14:textId="63DCCAA7" w:rsidR="00407755" w:rsidRDefault="00407755" w:rsidP="00407755">
      <w:pPr>
        <w:pStyle w:val="CommentText"/>
      </w:pPr>
      <w:r>
        <w:rPr>
          <w:rStyle w:val="CommentReference"/>
        </w:rPr>
        <w:annotationRef/>
      </w:r>
      <w:r>
        <w:t>2.1 DE5: The Note is misleading</w:t>
      </w:r>
    </w:p>
    <w:p w14:paraId="5AC5391D" w14:textId="77777777" w:rsidR="00407755" w:rsidRDefault="00407755" w:rsidP="00407755">
      <w:pPr>
        <w:pStyle w:val="CommentText"/>
      </w:pPr>
      <w:r>
        <w:t>If the (default 30 m or the selected) safety contour is not available, then the ECDIS shall use the next deeper safety contour.</w:t>
      </w:r>
    </w:p>
    <w:p w14:paraId="5B2D0246" w14:textId="77777777" w:rsidR="00407755" w:rsidRDefault="00407755" w:rsidP="00407755">
      <w:pPr>
        <w:pStyle w:val="CommentText"/>
      </w:pPr>
      <w:r>
        <w:t>There is always ONE safety contour</w:t>
      </w:r>
    </w:p>
    <w:p w14:paraId="68BD111E" w14:textId="77777777" w:rsidR="00407755" w:rsidRDefault="00407755" w:rsidP="00407755">
      <w:pPr>
        <w:pStyle w:val="CommentText"/>
      </w:pPr>
    </w:p>
    <w:p w14:paraId="407D42F5" w14:textId="77777777" w:rsidR="00407755" w:rsidRDefault="00407755" w:rsidP="00407755">
      <w:pPr>
        <w:pStyle w:val="CommentText"/>
      </w:pPr>
      <w:r>
        <w:t>Delete or clarify?</w:t>
      </w:r>
    </w:p>
  </w:comment>
  <w:comment w:id="2462"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 w:id="2468" w:author="jonathan pritchard" w:date="2025-07-22T09:30:00Z" w:initials="jp">
    <w:p w14:paraId="4DCBDB5F" w14:textId="7A63DC33" w:rsidR="001B4A0B" w:rsidRDefault="001B4A0B" w:rsidP="001B4A0B">
      <w:pPr>
        <w:pStyle w:val="CommentText"/>
      </w:pPr>
      <w:r>
        <w:rPr>
          <w:rStyle w:val="CommentReference"/>
        </w:rPr>
        <w:annotationRef/>
      </w:r>
      <w:r>
        <w:t>This is manual update. Change words accordingly.</w:t>
      </w:r>
    </w:p>
  </w:comment>
  <w:comment w:id="2469" w:author="jonathan pritchard" w:date="2025-08-07T07:33:00Z" w:initials="jp">
    <w:p w14:paraId="53A3996E" w14:textId="77777777" w:rsidR="00D27EFF" w:rsidRDefault="00D27EFF" w:rsidP="00D27EFF">
      <w:pPr>
        <w:pStyle w:val="CommentText"/>
      </w:pPr>
      <w:r>
        <w:rPr>
          <w:rStyle w:val="CommentReference"/>
        </w:rPr>
        <w:annotationRef/>
      </w:r>
      <w:r>
        <w:t>SM77 - left in remark about not changing chart data.</w:t>
      </w:r>
    </w:p>
  </w:comment>
  <w:comment w:id="2497" w:author="jonathan pritchard" w:date="2025-08-07T07:36:00Z" w:initials="jp">
    <w:p w14:paraId="577FC35B" w14:textId="77777777" w:rsidR="00D27EFF" w:rsidRDefault="00D27EFF" w:rsidP="00D27EFF">
      <w:pPr>
        <w:pStyle w:val="CommentText"/>
      </w:pPr>
      <w:r>
        <w:rPr>
          <w:rStyle w:val="CommentReference"/>
        </w:rPr>
        <w:annotationRef/>
      </w:r>
      <w:r>
        <w:t>SM79</w:t>
      </w:r>
    </w:p>
  </w:comment>
  <w:comment w:id="2534" w:author="jonathan pritchard" w:date="2025-09-09T15:00:00Z" w:initials="jp">
    <w:p w14:paraId="46A01F4B" w14:textId="77777777" w:rsidR="00D81E16" w:rsidRDefault="00D81E16" w:rsidP="00D81E16">
      <w:pPr>
        <w:pStyle w:val="CommentText"/>
      </w:pPr>
      <w:r>
        <w:rPr>
          <w:rStyle w:val="CommentReference"/>
        </w:rPr>
        <w:annotationRef/>
      </w:r>
      <w:r>
        <w:t>2.1 AU 8: The title of this section is confusing/misleading. The terms ‘non official’ &amp; ‘non ENC’ are already used in S-98 for other purposes and therefore should not be referred to in this section.</w:t>
      </w:r>
    </w:p>
    <w:p w14:paraId="07DD5B5D" w14:textId="77777777" w:rsidR="00D81E16" w:rsidRDefault="00D81E16" w:rsidP="00D81E16">
      <w:pPr>
        <w:pStyle w:val="CommentText"/>
      </w:pPr>
      <w:r>
        <w:t xml:space="preserve">          </w:t>
      </w:r>
      <w:r>
        <w:rPr>
          <w:b/>
          <w:bCs/>
        </w:rPr>
        <w:t xml:space="preserve"> Non official</w:t>
      </w:r>
      <w:r>
        <w:t xml:space="preserve"> – refer to 9.1.1 They can be S-57, S-101 or any other.</w:t>
      </w:r>
    </w:p>
    <w:p w14:paraId="5206AD77" w14:textId="77777777" w:rsidR="00D81E16" w:rsidRDefault="00D81E16" w:rsidP="00D81E16">
      <w:pPr>
        <w:pStyle w:val="CommentText"/>
      </w:pPr>
      <w:r>
        <w:rPr>
          <w:b/>
          <w:bCs/>
        </w:rPr>
        <w:t xml:space="preserve">           Non ENC</w:t>
      </w:r>
      <w:r>
        <w:t xml:space="preserve"> - Products different than S-101 or S-57 (e.g. 12.2 &amp; 12.4.2). In other terms, those datasets that are not part of the ‘ENC layer’ (refer to 6.1.1).</w:t>
      </w:r>
    </w:p>
    <w:p w14:paraId="65398E49" w14:textId="77777777" w:rsidR="00D81E16" w:rsidRDefault="00D81E16" w:rsidP="00D81E16">
      <w:pPr>
        <w:pStyle w:val="CommentText"/>
      </w:pPr>
    </w:p>
    <w:p w14:paraId="6C148179" w14:textId="77777777" w:rsidR="00D81E16" w:rsidRDefault="00D81E16" w:rsidP="00D81E16">
      <w:pPr>
        <w:pStyle w:val="CommentText"/>
      </w:pPr>
      <w:r>
        <w:t xml:space="preserve">This section seems to refer to data that is not compliant with any product specification and can be loaded onto the ECDIS display screen. </w:t>
      </w:r>
    </w:p>
    <w:p w14:paraId="69B801EE" w14:textId="77777777" w:rsidR="00D81E16" w:rsidRDefault="00D81E16" w:rsidP="00D81E16">
      <w:pPr>
        <w:pStyle w:val="CommentText"/>
      </w:pPr>
      <w:r>
        <w:t>In S-52, ‘non-ENC’ data refers to object classes that are not included in the S-57 PS. The default symbology for them is QUESMRK1.</w:t>
      </w:r>
      <w:r>
        <w:br/>
        <w:t>This is probably now handled by S-101 PC for ENCs.</w:t>
      </w:r>
    </w:p>
    <w:p w14:paraId="532EF4C8" w14:textId="77777777" w:rsidR="00D81E16" w:rsidRDefault="00D81E16" w:rsidP="00D81E16">
      <w:pPr>
        <w:pStyle w:val="CommentText"/>
      </w:pPr>
      <w:r>
        <w:t>This section is probably trying to cover the use of non-conformant objects in other PS but not sure the proposed symbology (currently used for ‘additions’ done via ‘manual updates’) is the best option.</w:t>
      </w:r>
    </w:p>
    <w:p w14:paraId="4B717705" w14:textId="77777777" w:rsidR="00D81E16" w:rsidRDefault="00D81E16" w:rsidP="00D81E16">
      <w:pPr>
        <w:pStyle w:val="CommentText"/>
      </w:pPr>
    </w:p>
    <w:p w14:paraId="5AEFD6E7" w14:textId="77777777" w:rsidR="00D81E16" w:rsidRDefault="00D81E16" w:rsidP="00D81E16">
      <w:pPr>
        <w:pStyle w:val="CommentText"/>
        <w:numPr>
          <w:ilvl w:val="0"/>
          <w:numId w:val="255"/>
        </w:numPr>
      </w:pPr>
      <w:r>
        <w:t>Review the need for this section and, if required, a new title is extremely recommended to avoid confusion with terminology already in use.</w:t>
      </w:r>
    </w:p>
    <w:p w14:paraId="3E143ED3" w14:textId="77777777" w:rsidR="00D81E16" w:rsidRDefault="00D81E16" w:rsidP="00D81E16">
      <w:pPr>
        <w:pStyle w:val="CommentText"/>
        <w:numPr>
          <w:ilvl w:val="0"/>
          <w:numId w:val="255"/>
        </w:numPr>
      </w:pPr>
      <w:r>
        <w:t>Should ECDIS allow the installation of products containing non-conformant object classes/attributes?</w:t>
      </w:r>
      <w:r>
        <w:br/>
        <w:t>What are valid use cases for this?</w:t>
      </w:r>
    </w:p>
    <w:p w14:paraId="25C4B339" w14:textId="77777777" w:rsidR="00D81E16" w:rsidRDefault="00D81E16" w:rsidP="00D81E16">
      <w:pPr>
        <w:pStyle w:val="CommentText"/>
      </w:pPr>
      <w:r>
        <w:t>If required, consider replacing CHCRID01 with QUESMRK1. This seems more appropriate as it is already in use in S-52 and S-101.</w:t>
      </w:r>
    </w:p>
  </w:comment>
  <w:comment w:id="2542" w:author="jonathan pritchard" w:date="2026-01-12T12:15:00Z" w:initials="jp">
    <w:p w14:paraId="00AABE5B" w14:textId="77777777" w:rsidR="000A2E2D" w:rsidRDefault="000A2E2D" w:rsidP="000A2E2D">
      <w:pPr>
        <w:pStyle w:val="CommentText"/>
      </w:pPr>
      <w:r>
        <w:rPr>
          <w:rStyle w:val="CommentReference"/>
        </w:rPr>
        <w:annotationRef/>
      </w:r>
      <w:r>
        <w:t>This section has been replaced with text developed with the S-124 PT members and S-98 group.</w:t>
      </w:r>
    </w:p>
  </w:comment>
  <w:comment w:id="2575" w:author="jonathan pritchard" w:date="2025-10-29T15:38:00Z" w:initials="jp">
    <w:p w14:paraId="436F5514" w14:textId="77777777" w:rsidR="00DB5891" w:rsidRDefault="00DB5891" w:rsidP="00DB5891">
      <w:pPr>
        <w:pStyle w:val="CommentText"/>
      </w:pPr>
      <w:r>
        <w:rPr>
          <w:rStyle w:val="CommentReference"/>
        </w:rPr>
        <w:annotationRef/>
      </w:r>
      <w:r>
        <w:t>Is this tagging?</w:t>
      </w:r>
    </w:p>
  </w:comment>
  <w:comment w:id="2576" w:author="jonathan pritchard" w:date="2025-10-29T15:45:00Z" w:initials="jp">
    <w:p w14:paraId="5CC0D93F" w14:textId="77777777" w:rsidR="005F724E" w:rsidRDefault="005F724E" w:rsidP="005F724E">
      <w:pPr>
        <w:pStyle w:val="CommentText"/>
      </w:pPr>
      <w:r>
        <w:rPr>
          <w:rStyle w:val="CommentReference"/>
        </w:rPr>
        <w:annotationRef/>
      </w:r>
      <w:r>
        <w:t>These are the filters?</w:t>
      </w:r>
    </w:p>
  </w:comment>
  <w:comment w:id="2643" w:author="jonathan pritchard" w:date="2025-10-30T09:15:00Z" w:initials="jp">
    <w:p w14:paraId="4C8E530E" w14:textId="77777777" w:rsidR="001801F8" w:rsidRDefault="001801F8" w:rsidP="001801F8">
      <w:pPr>
        <w:pStyle w:val="CommentText"/>
      </w:pPr>
      <w:r>
        <w:rPr>
          <w:rStyle w:val="CommentReference"/>
        </w:rPr>
        <w:annotationRef/>
      </w:r>
      <w:r>
        <w:t>This is provided for in 6.1.1</w:t>
      </w:r>
    </w:p>
  </w:comment>
  <w:comment w:id="2652" w:author="jonathan pritchard" w:date="2025-10-29T15:46:00Z" w:initials="jp">
    <w:p w14:paraId="03ECD154" w14:textId="10BB2461" w:rsidR="005F724E" w:rsidRDefault="005F724E" w:rsidP="005F724E">
      <w:pPr>
        <w:pStyle w:val="CommentText"/>
      </w:pPr>
      <w:r>
        <w:rPr>
          <w:rStyle w:val="CommentReference"/>
        </w:rPr>
        <w:annotationRef/>
      </w:r>
      <w:r>
        <w:t>The user MUST be able to classify individual NWs according to on/off and information. Filtering must be applied according to how they have been classified.</w:t>
      </w:r>
    </w:p>
  </w:comment>
  <w:comment w:id="2677" w:author="jonathan pritchard" w:date="2025-10-29T16:27:00Z" w:initials="jp">
    <w:p w14:paraId="5CCA3E23" w14:textId="77777777" w:rsidR="000905E8" w:rsidRDefault="000905E8" w:rsidP="000905E8">
      <w:pPr>
        <w:pStyle w:val="CommentText"/>
      </w:pPr>
      <w:r>
        <w:rPr>
          <w:rStyle w:val="CommentReference"/>
        </w:rPr>
        <w:annotationRef/>
      </w:r>
      <w:r>
        <w:t>Is this mandatory?</w:t>
      </w:r>
    </w:p>
  </w:comment>
  <w:comment w:id="2678" w:author="jonathan pritchard" w:date="2025-10-30T15:46:00Z" w:initials="jp">
    <w:p w14:paraId="49853461" w14:textId="77777777" w:rsidR="00BC2158" w:rsidRDefault="00BC2158" w:rsidP="00BC2158">
      <w:pPr>
        <w:pStyle w:val="CommentText"/>
      </w:pPr>
      <w:r>
        <w:rPr>
          <w:rStyle w:val="CommentReference"/>
        </w:rPr>
        <w:annotationRef/>
      </w:r>
      <w:r>
        <w:t>No.</w:t>
      </w:r>
    </w:p>
  </w:comment>
  <w:comment w:id="2703" w:author="jonathan pritchard" w:date="2025-10-29T16:04:00Z" w:initials="jp">
    <w:p w14:paraId="243818E8" w14:textId="322ACED7" w:rsidR="009502E6" w:rsidRDefault="009502E6" w:rsidP="009502E6">
      <w:pPr>
        <w:pStyle w:val="CommentText"/>
      </w:pPr>
      <w:r>
        <w:rPr>
          <w:rStyle w:val="CommentReference"/>
        </w:rPr>
        <w:annotationRef/>
      </w:r>
      <w:r>
        <w:t>In the absence of an explicit cancellation can the ECDIS delete messages some time after the fixedDateRange (if end date is defined) + a suitable buffer?? Unless retained by the user according to requirement X,Y &amp; Z...</w:t>
      </w:r>
    </w:p>
  </w:comment>
  <w:comment w:id="2739" w:author="jonathan pritchard" w:date="2025-10-29T16:06:00Z" w:initials="jp">
    <w:p w14:paraId="27F581E7" w14:textId="390E696E" w:rsidR="009502E6" w:rsidRDefault="009502E6" w:rsidP="009502E6">
      <w:pPr>
        <w:pStyle w:val="CommentText"/>
      </w:pPr>
      <w:r>
        <w:rPr>
          <w:rStyle w:val="CommentReference"/>
        </w:rPr>
        <w:annotationRef/>
      </w:r>
      <w:r>
        <w:t>There are multiple methods of cancellation. Self-cancellation, fileless cancellation, expiry of fixedDateRange. Clarification required. This is different from other datasets.</w:t>
      </w:r>
    </w:p>
  </w:comment>
  <w:comment w:id="2740" w:author="jonathan pritchard" w:date="2025-10-29T16:10:00Z" w:initials="jp">
    <w:p w14:paraId="2371B09D" w14:textId="77777777" w:rsidR="00774F52" w:rsidRDefault="00774F52" w:rsidP="00774F52">
      <w:pPr>
        <w:pStyle w:val="CommentText"/>
      </w:pPr>
      <w:r>
        <w:rPr>
          <w:rStyle w:val="CommentReference"/>
        </w:rPr>
        <w:annotationRef/>
      </w:r>
      <w:r>
        <w:t>Should we set a maximum number of retained NW messages?</w:t>
      </w:r>
    </w:p>
  </w:comment>
  <w:comment w:id="2799" w:author="jonathan pritchard" w:date="2025-07-22T09:57:00Z" w:initials="jp">
    <w:p w14:paraId="46BB4806" w14:textId="7F1FB1A1" w:rsidR="00A16003" w:rsidRDefault="00A16003" w:rsidP="00A16003">
      <w:pPr>
        <w:pStyle w:val="CommentText"/>
      </w:pPr>
      <w:r>
        <w:rPr>
          <w:rStyle w:val="CommentReference"/>
        </w:rPr>
        <w:annotationRef/>
      </w:r>
      <w:r>
        <w:t>Small diagram?</w:t>
      </w:r>
    </w:p>
  </w:comment>
  <w:comment w:id="2800" w:author="jonathan pritchard" w:date="2025-07-22T09:59:00Z" w:initials="jp">
    <w:p w14:paraId="0955F6F6" w14:textId="77777777" w:rsidR="00A16003" w:rsidRDefault="00A16003" w:rsidP="00A16003">
      <w:pPr>
        <w:pStyle w:val="CommentText"/>
      </w:pPr>
      <w:r>
        <w:rPr>
          <w:rStyle w:val="CommentReference"/>
        </w:rPr>
        <w:annotationRef/>
      </w:r>
      <w:r>
        <w:t>Reword this to make it easier to understand.</w:t>
      </w:r>
    </w:p>
  </w:comment>
  <w:comment w:id="2801" w:author="jonathan pritchard" w:date="2025-08-07T10:08:00Z" w:initials="jp">
    <w:p w14:paraId="67336C87" w14:textId="77777777" w:rsidR="005B42ED" w:rsidRDefault="005B42ED" w:rsidP="005B42ED">
      <w:pPr>
        <w:pStyle w:val="CommentText"/>
      </w:pPr>
      <w:r>
        <w:rPr>
          <w:rStyle w:val="CommentReference"/>
        </w:rPr>
        <w:annotationRef/>
      </w:r>
      <w:r>
        <w:t>This has been reworded for SM89. Needs review and discussion</w:t>
      </w:r>
    </w:p>
  </w:comment>
  <w:comment w:id="2837" w:author="jonathan pritchard" w:date="2025-08-07T10:10:00Z" w:initials="jp">
    <w:p w14:paraId="790C8024" w14:textId="77777777" w:rsidR="005B42ED" w:rsidRDefault="005B42ED" w:rsidP="005B42ED">
      <w:pPr>
        <w:pStyle w:val="CommentText"/>
      </w:pPr>
      <w:r>
        <w:rPr>
          <w:rStyle w:val="CommentReference"/>
        </w:rPr>
        <w:annotationRef/>
      </w:r>
      <w:r>
        <w:t>SM90</w:t>
      </w:r>
    </w:p>
  </w:comment>
  <w:comment w:id="2852" w:author="jonathan pritchard" w:date="2025-12-11T22:31:00Z" w:initials="jp">
    <w:p w14:paraId="4F416B19" w14:textId="77777777" w:rsidR="00771E28" w:rsidRDefault="00771E28" w:rsidP="00771E28">
      <w:pPr>
        <w:pStyle w:val="CommentText"/>
      </w:pPr>
      <w:r>
        <w:rPr>
          <w:rStyle w:val="CommentReference"/>
        </w:rPr>
        <w:annotationRef/>
      </w:r>
      <w:r>
        <w:t>Relocate to Appendix D</w:t>
      </w:r>
    </w:p>
  </w:comment>
  <w:comment w:id="2853" w:author="jon pritchard" w:date="2025-09-17T13:51:00Z" w:initials="jp">
    <w:p w14:paraId="4E6C7FC0" w14:textId="5D7340C9" w:rsidR="00A366BC" w:rsidRDefault="00A366BC" w:rsidP="00A366BC">
      <w:r>
        <w:rPr>
          <w:rStyle w:val="CommentReference"/>
        </w:rPr>
        <w:annotationRef/>
      </w:r>
      <w:r>
        <w:rPr>
          <w:color w:val="000000"/>
        </w:rPr>
        <w:t xml:space="preserve">From SM, comment on v2.1.0. Non mandatory. </w:t>
      </w:r>
    </w:p>
  </w:comment>
  <w:comment w:id="3212" w:author="jonathan pritchard" w:date="2025-10-24T14:38:00Z" w:initials="jp">
    <w:p w14:paraId="10AB0849" w14:textId="75FF1880" w:rsidR="00D837FD" w:rsidRDefault="00D837FD" w:rsidP="00D837FD">
      <w:pPr>
        <w:pStyle w:val="CommentText"/>
      </w:pPr>
      <w:r>
        <w:rPr>
          <w:rStyle w:val="CommentReference"/>
        </w:rPr>
        <w:annotationRef/>
      </w:r>
      <w:r>
        <w:t>Incorrect - what should this refer to? PM4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844247" w15:done="0"/>
  <w15:commentEx w15:paraId="14916F93" w15:paraIdParent="56844247" w15:done="0"/>
  <w15:commentEx w15:paraId="29E6FD90" w15:done="0"/>
  <w15:commentEx w15:paraId="0F76F10F" w15:done="0"/>
  <w15:commentEx w15:paraId="205300F5" w15:done="0"/>
  <w15:commentEx w15:paraId="6154CA57" w15:done="0"/>
  <w15:commentEx w15:paraId="3D6F98C6" w15:done="0"/>
  <w15:commentEx w15:paraId="47D1A362" w15:paraIdParent="3D6F98C6" w15:done="0"/>
  <w15:commentEx w15:paraId="1B0737A5" w15:paraIdParent="3D6F98C6" w15:done="0"/>
  <w15:commentEx w15:paraId="34583242" w15:done="0"/>
  <w15:commentEx w15:paraId="407D42F5" w15:done="0"/>
  <w15:commentEx w15:paraId="32C3B0E4" w15:done="0"/>
  <w15:commentEx w15:paraId="4DCBDB5F" w15:done="0"/>
  <w15:commentEx w15:paraId="53A3996E" w15:paraIdParent="4DCBDB5F" w15:done="0"/>
  <w15:commentEx w15:paraId="577FC35B" w15:done="0"/>
  <w15:commentEx w15:paraId="25C4B339" w15:done="0"/>
  <w15:commentEx w15:paraId="00AABE5B" w15:done="0"/>
  <w15:commentEx w15:paraId="436F5514" w15:done="0"/>
  <w15:commentEx w15:paraId="5CC0D93F" w15:done="0"/>
  <w15:commentEx w15:paraId="4C8E530E" w15:done="0"/>
  <w15:commentEx w15:paraId="03ECD154" w15:done="0"/>
  <w15:commentEx w15:paraId="5CCA3E23" w15:done="0"/>
  <w15:commentEx w15:paraId="49853461" w15:paraIdParent="5CCA3E23" w15:done="0"/>
  <w15:commentEx w15:paraId="243818E8" w15:done="0"/>
  <w15:commentEx w15:paraId="27F581E7" w15:done="0"/>
  <w15:commentEx w15:paraId="2371B09D" w15:done="0"/>
  <w15:commentEx w15:paraId="46BB4806" w15:done="0"/>
  <w15:commentEx w15:paraId="0955F6F6" w15:paraIdParent="46BB4806" w15:done="0"/>
  <w15:commentEx w15:paraId="67336C87" w15:paraIdParent="46BB4806" w15:done="0"/>
  <w15:commentEx w15:paraId="790C8024" w15:done="0"/>
  <w15:commentEx w15:paraId="4F416B19" w15:done="0"/>
  <w15:commentEx w15:paraId="4E6C7FC0" w15:done="0"/>
  <w15:commentEx w15:paraId="10AB08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23E7B3" w16cex:dateUtc="2025-09-09T13:50:00Z"/>
  <w16cex:commentExtensible w16cex:durableId="6A5B00EC" w16cex:dateUtc="2025-09-09T13:50:00Z"/>
  <w16cex:commentExtensible w16cex:durableId="73EAF85B" w16cex:dateUtc="2025-08-07T09:39:00Z"/>
  <w16cex:commentExtensible w16cex:durableId="0F8DDC9D" w16cex:dateUtc="2025-08-07T09:42:00Z"/>
  <w16cex:commentExtensible w16cex:durableId="1D8E475B" w16cex:dateUtc="2025-08-07T06:18:00Z"/>
  <w16cex:commentExtensible w16cex:durableId="0902FD21" w16cex:dateUtc="2025-08-07T06:19:00Z"/>
  <w16cex:commentExtensible w16cex:durableId="03E8D629" w16cex:dateUtc="2025-09-09T15:51:00Z"/>
  <w16cex:commentExtensible w16cex:durableId="26ECB8FE" w16cex:dateUtc="2025-12-11T16:14:00Z"/>
  <w16cex:commentExtensible w16cex:durableId="04C20662" w16cex:dateUtc="2026-01-06T10:16:00Z"/>
  <w16cex:commentExtensible w16cex:durableId="5F8B9624" w16cex:dateUtc="2025-10-07T21:26:00Z"/>
  <w16cex:commentExtensible w16cex:durableId="061A0653" w16cex:dateUtc="2025-09-09T15:52:00Z"/>
  <w16cex:commentExtensible w16cex:durableId="4DE25571" w16cex:dateUtc="2025-08-07T06:34:00Z"/>
  <w16cex:commentExtensible w16cex:durableId="09F0D503" w16cex:dateUtc="2025-07-22T08:30:00Z"/>
  <w16cex:commentExtensible w16cex:durableId="2382CF5E" w16cex:dateUtc="2025-08-07T06:33:00Z"/>
  <w16cex:commentExtensible w16cex:durableId="4C34ED7B" w16cex:dateUtc="2025-08-07T06:36:00Z"/>
  <w16cex:commentExtensible w16cex:durableId="0B414107" w16cex:dateUtc="2025-09-09T14:00:00Z"/>
  <w16cex:commentExtensible w16cex:durableId="367676A2" w16cex:dateUtc="2026-01-12T12:15:00Z"/>
  <w16cex:commentExtensible w16cex:durableId="51B02F70" w16cex:dateUtc="2025-10-29T15:38:00Z"/>
  <w16cex:commentExtensible w16cex:durableId="27586818" w16cex:dateUtc="2025-10-29T15:45:00Z"/>
  <w16cex:commentExtensible w16cex:durableId="108BA9E7" w16cex:dateUtc="2025-10-30T09:15:00Z"/>
  <w16cex:commentExtensible w16cex:durableId="6B72C98C" w16cex:dateUtc="2025-10-29T15:46:00Z"/>
  <w16cex:commentExtensible w16cex:durableId="1914DA2D" w16cex:dateUtc="2025-10-29T16:27:00Z"/>
  <w16cex:commentExtensible w16cex:durableId="7E7BA9D6" w16cex:dateUtc="2025-10-30T15:46:00Z"/>
  <w16cex:commentExtensible w16cex:durableId="770A0B8E" w16cex:dateUtc="2025-10-29T16:04:00Z"/>
  <w16cex:commentExtensible w16cex:durableId="08EC30B4" w16cex:dateUtc="2025-10-29T16:06:00Z"/>
  <w16cex:commentExtensible w16cex:durableId="6F8B34C1" w16cex:dateUtc="2025-10-29T16:10:00Z"/>
  <w16cex:commentExtensible w16cex:durableId="3DE63E8C" w16cex:dateUtc="2025-07-22T08:57:00Z"/>
  <w16cex:commentExtensible w16cex:durableId="3268902B" w16cex:dateUtc="2025-07-22T08:59:00Z"/>
  <w16cex:commentExtensible w16cex:durableId="77564598" w16cex:dateUtc="2025-08-07T09:08:00Z"/>
  <w16cex:commentExtensible w16cex:durableId="0CF55F9B" w16cex:dateUtc="2025-08-07T09:10:00Z"/>
  <w16cex:commentExtensible w16cex:durableId="1DC4CE15" w16cex:dateUtc="2025-12-11T22:31:00Z"/>
  <w16cex:commentExtensible w16cex:durableId="42CAFA80" w16cex:dateUtc="2025-09-17T11:51:00Z"/>
  <w16cex:commentExtensible w16cex:durableId="0D125E5B" w16cex:dateUtc="2025-10-24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844247" w16cid:durableId="1A23E7B3"/>
  <w16cid:commentId w16cid:paraId="14916F93" w16cid:durableId="6A5B00EC"/>
  <w16cid:commentId w16cid:paraId="29E6FD90" w16cid:durableId="73EAF85B"/>
  <w16cid:commentId w16cid:paraId="0F76F10F" w16cid:durableId="0F8DDC9D"/>
  <w16cid:commentId w16cid:paraId="205300F5" w16cid:durableId="1D8E475B"/>
  <w16cid:commentId w16cid:paraId="6154CA57" w16cid:durableId="0902FD21"/>
  <w16cid:commentId w16cid:paraId="3D6F98C6" w16cid:durableId="03E8D629"/>
  <w16cid:commentId w16cid:paraId="47D1A362" w16cid:durableId="26ECB8FE"/>
  <w16cid:commentId w16cid:paraId="1B0737A5" w16cid:durableId="04C20662"/>
  <w16cid:commentId w16cid:paraId="34583242" w16cid:durableId="5F8B9624"/>
  <w16cid:commentId w16cid:paraId="407D42F5" w16cid:durableId="061A0653"/>
  <w16cid:commentId w16cid:paraId="32C3B0E4" w16cid:durableId="4DE25571"/>
  <w16cid:commentId w16cid:paraId="4DCBDB5F" w16cid:durableId="09F0D503"/>
  <w16cid:commentId w16cid:paraId="53A3996E" w16cid:durableId="2382CF5E"/>
  <w16cid:commentId w16cid:paraId="577FC35B" w16cid:durableId="4C34ED7B"/>
  <w16cid:commentId w16cid:paraId="25C4B339" w16cid:durableId="0B414107"/>
  <w16cid:commentId w16cid:paraId="00AABE5B" w16cid:durableId="367676A2"/>
  <w16cid:commentId w16cid:paraId="436F5514" w16cid:durableId="51B02F70"/>
  <w16cid:commentId w16cid:paraId="5CC0D93F" w16cid:durableId="27586818"/>
  <w16cid:commentId w16cid:paraId="4C8E530E" w16cid:durableId="108BA9E7"/>
  <w16cid:commentId w16cid:paraId="03ECD154" w16cid:durableId="6B72C98C"/>
  <w16cid:commentId w16cid:paraId="5CCA3E23" w16cid:durableId="1914DA2D"/>
  <w16cid:commentId w16cid:paraId="49853461" w16cid:durableId="7E7BA9D6"/>
  <w16cid:commentId w16cid:paraId="243818E8" w16cid:durableId="770A0B8E"/>
  <w16cid:commentId w16cid:paraId="27F581E7" w16cid:durableId="08EC30B4"/>
  <w16cid:commentId w16cid:paraId="2371B09D" w16cid:durableId="6F8B34C1"/>
  <w16cid:commentId w16cid:paraId="46BB4806" w16cid:durableId="3DE63E8C"/>
  <w16cid:commentId w16cid:paraId="0955F6F6" w16cid:durableId="3268902B"/>
  <w16cid:commentId w16cid:paraId="67336C87" w16cid:durableId="77564598"/>
  <w16cid:commentId w16cid:paraId="790C8024" w16cid:durableId="0CF55F9B"/>
  <w16cid:commentId w16cid:paraId="4F416B19" w16cid:durableId="1DC4CE15"/>
  <w16cid:commentId w16cid:paraId="4E6C7FC0" w16cid:durableId="42CAFA80"/>
  <w16cid:commentId w16cid:paraId="10AB0849" w16cid:durableId="0D125E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8FD5F" w14:textId="77777777" w:rsidR="00D131E5" w:rsidRPr="00A527F0" w:rsidRDefault="00D131E5" w:rsidP="006B114A">
      <w:pPr>
        <w:spacing w:after="0"/>
      </w:pPr>
      <w:r w:rsidRPr="00A527F0">
        <w:separator/>
      </w:r>
    </w:p>
    <w:p w14:paraId="604CDB3C" w14:textId="77777777" w:rsidR="00D131E5" w:rsidRPr="00A527F0" w:rsidRDefault="00D131E5"/>
  </w:endnote>
  <w:endnote w:type="continuationSeparator" w:id="0">
    <w:p w14:paraId="70611D3C" w14:textId="77777777" w:rsidR="00D131E5" w:rsidRPr="00A527F0" w:rsidRDefault="00D131E5" w:rsidP="006B114A">
      <w:pPr>
        <w:spacing w:after="0"/>
      </w:pPr>
      <w:r w:rsidRPr="00A527F0">
        <w:continuationSeparator/>
      </w:r>
    </w:p>
    <w:p w14:paraId="58AB86B3" w14:textId="77777777" w:rsidR="00D131E5" w:rsidRPr="00A527F0" w:rsidRDefault="00D131E5"/>
  </w:endnote>
  <w:endnote w:type="continuationNotice" w:id="1">
    <w:p w14:paraId="1715C42F" w14:textId="77777777" w:rsidR="00D131E5" w:rsidRDefault="00D131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0D4F" w14:textId="39F1D380" w:rsidR="00A51D8A" w:rsidRPr="00A51D8A" w:rsidRDefault="002348F9" w:rsidP="00A51D8A">
    <w:pPr>
      <w:pStyle w:val="Footer"/>
      <w:tabs>
        <w:tab w:val="clear" w:pos="4680"/>
        <w:tab w:val="clear" w:pos="9360"/>
        <w:tab w:val="center" w:pos="4536"/>
        <w:tab w:val="right" w:pos="9072"/>
      </w:tabs>
      <w:ind w:right="288"/>
      <w:rPr>
        <w:rFonts w:cs="Arial"/>
        <w:sz w:val="16"/>
      </w:rPr>
    </w:pPr>
    <w:del w:id="1386" w:author="jonathan pritchard" w:date="2025-10-27T06:38:00Z" w16du:dateUtc="2025-10-27T06:38:00Z">
      <w:r w:rsidDel="0000229C">
        <w:rPr>
          <w:rFonts w:cs="Arial"/>
          <w:sz w:val="16"/>
        </w:rPr>
        <w:delText>March</w:delText>
      </w:r>
      <w:r w:rsidR="00A51D8A" w:rsidRPr="00237F07" w:rsidDel="0000229C">
        <w:rPr>
          <w:rFonts w:cs="Arial"/>
          <w:sz w:val="16"/>
        </w:rPr>
        <w:delText xml:space="preserve"> </w:delText>
      </w:r>
    </w:del>
    <w:ins w:id="1387" w:author="jonathan pritchard" w:date="2026-01-05T15:18:00Z" w16du:dateUtc="2026-01-05T15:18:00Z">
      <w:r w:rsidR="00360D3E">
        <w:rPr>
          <w:rFonts w:cs="Arial"/>
          <w:sz w:val="16"/>
        </w:rPr>
        <w:t>January</w:t>
      </w:r>
    </w:ins>
    <w:ins w:id="1388" w:author="jonathan pritchard" w:date="2025-10-27T06:38:00Z" w16du:dateUtc="2025-10-27T06:38:00Z">
      <w:r w:rsidR="0000229C" w:rsidRPr="00237F07">
        <w:rPr>
          <w:rFonts w:cs="Arial"/>
          <w:sz w:val="16"/>
        </w:rPr>
        <w:t xml:space="preserve"> </w:t>
      </w:r>
    </w:ins>
    <w:r w:rsidR="00A51D8A" w:rsidRPr="00237F07">
      <w:rPr>
        <w:rFonts w:cs="Arial"/>
        <w:sz w:val="16"/>
      </w:rPr>
      <w:t>202</w:t>
    </w:r>
    <w:ins w:id="1389" w:author="jonathan pritchard" w:date="2026-01-05T15:18:00Z" w16du:dateUtc="2026-01-05T15:18:00Z">
      <w:r w:rsidR="00360D3E">
        <w:rPr>
          <w:rFonts w:cs="Arial"/>
          <w:sz w:val="16"/>
        </w:rPr>
        <w:t>6</w:t>
      </w:r>
    </w:ins>
    <w:del w:id="1390" w:author="jonathan pritchard" w:date="2026-01-05T15:18:00Z" w16du:dateUtc="2026-01-05T15:18:00Z">
      <w:r w:rsidR="00A51D8A" w:rsidDel="00360D3E">
        <w:rPr>
          <w:rFonts w:cs="Arial"/>
          <w:sz w:val="16"/>
        </w:rPr>
        <w:delText>5</w:delText>
      </w:r>
    </w:del>
    <w:r w:rsidR="00A51D8A" w:rsidRPr="00237F07">
      <w:rPr>
        <w:rFonts w:cs="Arial"/>
        <w:sz w:val="16"/>
      </w:rPr>
      <w:tab/>
      <w:t xml:space="preserve">Edition </w:t>
    </w:r>
    <w:r w:rsidR="00A51D8A">
      <w:rPr>
        <w:rFonts w:cs="Arial"/>
        <w:sz w:val="16"/>
      </w:rPr>
      <w:t>2</w:t>
    </w:r>
    <w:del w:id="1391" w:author="jonathan pritchard" w:date="2026-01-05T15:18:00Z" w16du:dateUtc="2026-01-05T15:18:00Z">
      <w:r w:rsidR="00A51D8A" w:rsidDel="00360D3E">
        <w:rPr>
          <w:rFonts w:cs="Arial"/>
          <w:sz w:val="16"/>
        </w:rPr>
        <w:delText>.</w:delText>
      </w:r>
    </w:del>
    <w:ins w:id="1392" w:author="jonathan pritchard" w:date="2026-01-05T15:18:00Z" w16du:dateUtc="2026-01-05T15:18:00Z">
      <w:r w:rsidR="00360D3E">
        <w:rPr>
          <w:rFonts w:cs="Arial"/>
          <w:sz w:val="16"/>
        </w:rPr>
        <w:t>.</w:t>
      </w:r>
    </w:ins>
    <w:ins w:id="1393" w:author="jonathan pritchard" w:date="2026-01-05T15:19:00Z" w16du:dateUtc="2026-01-05T15:19:00Z">
      <w:r w:rsidR="00360D3E">
        <w:rPr>
          <w:rFonts w:cs="Arial"/>
          <w:sz w:val="16"/>
        </w:rPr>
        <w:t>5.</w:t>
      </w:r>
    </w:ins>
    <w:r w:rsidR="00E60D7D">
      <w:rPr>
        <w:rFonts w:cs="Arial"/>
        <w:sz w:val="16"/>
      </w:rPr>
      <w:t>5</w:t>
    </w:r>
    <w:del w:id="1394" w:author="jonathan pritchard" w:date="2025-10-27T06:38:00Z" w16du:dateUtc="2025-10-27T06:38:00Z">
      <w:r w:rsidR="00A51D8A" w:rsidDel="0000229C">
        <w:rPr>
          <w:rFonts w:cs="Arial"/>
          <w:sz w:val="16"/>
        </w:rPr>
        <w:delText>0</w:delText>
      </w:r>
    </w:del>
    <w:del w:id="1395" w:author="jonathan pritchard" w:date="2026-01-05T15:19:00Z" w16du:dateUtc="2026-01-05T15:19:00Z">
      <w:r w:rsidR="00A51D8A" w:rsidDel="00360D3E">
        <w:rPr>
          <w:rFonts w:cs="Arial"/>
          <w:sz w:val="16"/>
        </w:rPr>
        <w:delText>.0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06F6F48B" w:rsidR="00E54143" w:rsidRPr="00237F07" w:rsidRDefault="002348F9" w:rsidP="00B92F50">
    <w:pPr>
      <w:pStyle w:val="Footer"/>
      <w:tabs>
        <w:tab w:val="clear" w:pos="4680"/>
        <w:tab w:val="clear" w:pos="9360"/>
        <w:tab w:val="center" w:pos="4536"/>
        <w:tab w:val="right" w:pos="9072"/>
      </w:tabs>
      <w:ind w:right="288"/>
      <w:rPr>
        <w:rFonts w:cs="Arial"/>
        <w:sz w:val="16"/>
      </w:rPr>
    </w:pPr>
    <w:del w:id="1396" w:author="jonathan pritchard" w:date="2025-10-27T06:39:00Z" w16du:dateUtc="2025-10-27T06:39:00Z">
      <w:r w:rsidDel="0000229C">
        <w:rPr>
          <w:rFonts w:cs="Arial"/>
          <w:sz w:val="16"/>
        </w:rPr>
        <w:delText>March</w:delText>
      </w:r>
      <w:r w:rsidR="00A51D8A" w:rsidRPr="00237F07" w:rsidDel="0000229C">
        <w:rPr>
          <w:rFonts w:cs="Arial"/>
          <w:sz w:val="16"/>
        </w:rPr>
        <w:delText xml:space="preserve"> </w:delText>
      </w:r>
    </w:del>
    <w:ins w:id="1397" w:author="jonathan pritchard" w:date="2026-01-05T15:18:00Z" w16du:dateUtc="2026-01-05T15:18:00Z">
      <w:r w:rsidR="00360D3E">
        <w:rPr>
          <w:rFonts w:cs="Arial"/>
          <w:sz w:val="16"/>
        </w:rPr>
        <w:t>January</w:t>
      </w:r>
    </w:ins>
    <w:ins w:id="1398" w:author="jonathan pritchard" w:date="2025-10-27T06:39:00Z" w16du:dateUtc="2025-10-27T06:39:00Z">
      <w:r w:rsidR="0000229C" w:rsidRPr="00237F07">
        <w:rPr>
          <w:rFonts w:cs="Arial"/>
          <w:sz w:val="16"/>
        </w:rPr>
        <w:t xml:space="preserve"> </w:t>
      </w:r>
    </w:ins>
    <w:r w:rsidR="00A51D8A" w:rsidRPr="00237F07">
      <w:rPr>
        <w:rFonts w:cs="Arial"/>
        <w:sz w:val="16"/>
      </w:rPr>
      <w:t>202</w:t>
    </w:r>
    <w:ins w:id="1399" w:author="jonathan pritchard" w:date="2026-01-05T15:18:00Z" w16du:dateUtc="2026-01-05T15:18:00Z">
      <w:r w:rsidR="00360D3E">
        <w:rPr>
          <w:rFonts w:cs="Arial"/>
          <w:sz w:val="16"/>
        </w:rPr>
        <w:t>6</w:t>
      </w:r>
    </w:ins>
    <w:del w:id="1400" w:author="jonathan pritchard" w:date="2026-01-05T15:18:00Z" w16du:dateUtc="2026-01-05T15:18:00Z">
      <w:r w:rsidR="00A51D8A" w:rsidDel="00360D3E">
        <w:rPr>
          <w:rFonts w:cs="Arial"/>
          <w:sz w:val="16"/>
        </w:rPr>
        <w:delText>5</w:delText>
      </w:r>
    </w:del>
    <w:r w:rsidR="00A51D8A" w:rsidRPr="00237F07">
      <w:rPr>
        <w:rFonts w:cs="Arial"/>
        <w:sz w:val="16"/>
      </w:rPr>
      <w:tab/>
      <w:t xml:space="preserve">Edition </w:t>
    </w:r>
    <w:r w:rsidR="00A51D8A">
      <w:rPr>
        <w:rFonts w:cs="Arial"/>
        <w:sz w:val="16"/>
      </w:rPr>
      <w:t>2.</w:t>
    </w:r>
    <w:ins w:id="1401" w:author="jonathan pritchard" w:date="2026-01-05T15:18:00Z" w16du:dateUtc="2026-01-05T15:18:00Z">
      <w:r w:rsidR="00360D3E">
        <w:rPr>
          <w:rFonts w:cs="Arial"/>
          <w:sz w:val="16"/>
        </w:rPr>
        <w:t>5</w:t>
      </w:r>
    </w:ins>
    <w:del w:id="1402" w:author="jonathan pritchard" w:date="2025-09-09T11:50:00Z" w16du:dateUtc="2025-09-09T10:50:00Z">
      <w:r w:rsidR="00A51D8A" w:rsidDel="002B697E">
        <w:rPr>
          <w:rFonts w:cs="Arial"/>
          <w:sz w:val="16"/>
        </w:rPr>
        <w:delText>0</w:delText>
      </w:r>
    </w:del>
    <w:r w:rsidR="00A51D8A">
      <w:rPr>
        <w:rFonts w:cs="Arial"/>
        <w:sz w:val="16"/>
      </w:rPr>
      <w:t>.</w:t>
    </w:r>
    <w:r w:rsidR="00E60D7D">
      <w:rPr>
        <w:rFonts w:cs="Arial"/>
        <w:sz w:val="16"/>
      </w:rPr>
      <w:t>5</w:t>
    </w:r>
    <w:del w:id="1403" w:author="jonathan pritchard" w:date="2026-01-05T15:18:00Z" w16du:dateUtc="2026-01-05T15:18:00Z">
      <w:r w:rsidR="00A51D8A" w:rsidDel="00360D3E">
        <w:rPr>
          <w:rFonts w:cs="Arial"/>
          <w:sz w:val="16"/>
        </w:rPr>
        <w:delText>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0F81FBAA"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3362" w:author="jonathan pritchard" w:date="2025-10-27T06:39:00Z" w16du:dateUtc="2025-10-27T06:39:00Z">
      <w:r w:rsidR="002348F9" w:rsidDel="0000229C">
        <w:rPr>
          <w:rFonts w:cs="Arial"/>
          <w:sz w:val="16"/>
        </w:rPr>
        <w:delText>March</w:delText>
      </w:r>
      <w:r w:rsidR="007048BF" w:rsidRPr="00A527F0" w:rsidDel="0000229C">
        <w:rPr>
          <w:rFonts w:cs="Arial"/>
          <w:sz w:val="16"/>
        </w:rPr>
        <w:delText xml:space="preserve"> </w:delText>
      </w:r>
    </w:del>
    <w:ins w:id="3363" w:author="jonathan pritchard" w:date="2026-01-05T15:20:00Z" w16du:dateUtc="2026-01-05T15:20:00Z">
      <w:r w:rsidR="00360D3E">
        <w:rPr>
          <w:rFonts w:cs="Arial"/>
          <w:sz w:val="16"/>
        </w:rPr>
        <w:t>January</w:t>
      </w:r>
    </w:ins>
    <w:ins w:id="3364" w:author="jonathan pritchard" w:date="2025-10-27T06:39:00Z" w16du:dateUtc="2025-10-27T06:39:00Z">
      <w:r w:rsidR="0000229C" w:rsidRPr="00A527F0">
        <w:rPr>
          <w:rFonts w:cs="Arial"/>
          <w:sz w:val="16"/>
        </w:rPr>
        <w:t xml:space="preserve"> </w:t>
      </w:r>
    </w:ins>
    <w:r w:rsidRPr="00A527F0">
      <w:rPr>
        <w:rFonts w:cs="Arial"/>
        <w:sz w:val="16"/>
      </w:rPr>
      <w:t>202</w:t>
    </w:r>
    <w:ins w:id="3365" w:author="jonathan pritchard" w:date="2026-01-05T15:20:00Z" w16du:dateUtc="2026-01-05T15:20:00Z">
      <w:r w:rsidR="00360D3E">
        <w:rPr>
          <w:rFonts w:cs="Arial"/>
          <w:sz w:val="16"/>
        </w:rPr>
        <w:t>6</w:t>
      </w:r>
    </w:ins>
    <w:del w:id="3366" w:author="jonathan pritchard" w:date="2026-01-05T15:20:00Z" w16du:dateUtc="2026-01-05T15:20:00Z">
      <w:r w:rsidR="007048BF" w:rsidDel="00360D3E">
        <w:rPr>
          <w:rFonts w:cs="Arial"/>
          <w:sz w:val="16"/>
        </w:rPr>
        <w:delText>5</w:delText>
      </w:r>
    </w:del>
    <w:r w:rsidRPr="00A527F0">
      <w:rPr>
        <w:rFonts w:cs="Arial"/>
        <w:sz w:val="16"/>
      </w:rPr>
      <w:tab/>
      <w:t xml:space="preserve">Edition </w:t>
    </w:r>
    <w:r w:rsidR="00A51D8A">
      <w:rPr>
        <w:rFonts w:cs="Arial"/>
        <w:sz w:val="16"/>
      </w:rPr>
      <w:t>2.</w:t>
    </w:r>
    <w:del w:id="3367" w:author="jonathan pritchard" w:date="2025-09-09T11:50:00Z" w16du:dateUtc="2025-09-09T10:50:00Z">
      <w:r w:rsidR="00A51D8A" w:rsidDel="0076393C">
        <w:rPr>
          <w:rFonts w:cs="Arial"/>
          <w:sz w:val="16"/>
        </w:rPr>
        <w:delText>0</w:delText>
      </w:r>
    </w:del>
    <w:ins w:id="3368" w:author="jonathan pritchard" w:date="2026-01-05T15:20:00Z" w16du:dateUtc="2026-01-05T15:20:00Z">
      <w:r w:rsidR="00360D3E">
        <w:rPr>
          <w:rFonts w:cs="Arial"/>
          <w:sz w:val="16"/>
        </w:rPr>
        <w:t>5</w:t>
      </w:r>
    </w:ins>
    <w:r w:rsidR="007048BF">
      <w:rPr>
        <w:rFonts w:cs="Arial"/>
        <w:sz w:val="16"/>
      </w:rPr>
      <w:t>.</w:t>
    </w:r>
    <w:r w:rsidR="00E60D7D">
      <w:rPr>
        <w:rFonts w:cs="Arial"/>
        <w:sz w:val="16"/>
      </w:rPr>
      <w:t>5</w:t>
    </w:r>
    <w:del w:id="3369" w:author="jonathan pritchard" w:date="2026-01-05T15:20:00Z" w16du:dateUtc="2026-01-05T15:20:00Z">
      <w:r w:rsidR="007048BF" w:rsidDel="00360D3E">
        <w:rPr>
          <w:rFonts w:cs="Arial"/>
          <w:sz w:val="16"/>
        </w:rPr>
        <w:delText>0</w:delText>
      </w:r>
    </w:del>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455173EA"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3370" w:author="jonathan pritchard" w:date="2025-10-27T06:39:00Z" w16du:dateUtc="2025-10-27T06:39:00Z">
      <w:r w:rsidR="002348F9" w:rsidDel="0000229C">
        <w:rPr>
          <w:rFonts w:cs="Arial"/>
          <w:sz w:val="16"/>
        </w:rPr>
        <w:delText>March</w:delText>
      </w:r>
      <w:r w:rsidR="007048BF" w:rsidRPr="00A527F0" w:rsidDel="0000229C">
        <w:rPr>
          <w:rFonts w:cs="Arial"/>
          <w:sz w:val="16"/>
        </w:rPr>
        <w:delText xml:space="preserve"> </w:delText>
      </w:r>
    </w:del>
    <w:ins w:id="3371" w:author="jonathan pritchard" w:date="2026-01-05T15:19:00Z" w16du:dateUtc="2026-01-05T15:19:00Z">
      <w:r w:rsidR="00360D3E">
        <w:rPr>
          <w:rFonts w:cs="Arial"/>
          <w:sz w:val="16"/>
        </w:rPr>
        <w:t>January 2026</w:t>
      </w:r>
    </w:ins>
    <w:del w:id="3372" w:author="jonathan pritchard" w:date="2026-01-05T15:19:00Z" w16du:dateUtc="2026-01-05T15:19:00Z">
      <w:r w:rsidRPr="00A527F0" w:rsidDel="00360D3E">
        <w:rPr>
          <w:rFonts w:cs="Arial"/>
          <w:sz w:val="16"/>
        </w:rPr>
        <w:delText>202</w:delText>
      </w:r>
      <w:r w:rsidR="007048BF" w:rsidDel="00360D3E">
        <w:rPr>
          <w:rFonts w:cs="Arial"/>
          <w:sz w:val="16"/>
        </w:rPr>
        <w:delText>5</w:delText>
      </w:r>
    </w:del>
    <w:r w:rsidRPr="00A527F0">
      <w:rPr>
        <w:rFonts w:cs="Arial"/>
        <w:sz w:val="16"/>
      </w:rPr>
      <w:tab/>
      <w:t xml:space="preserve">Edition </w:t>
    </w:r>
    <w:r w:rsidR="00A51D8A">
      <w:rPr>
        <w:rFonts w:cs="Arial"/>
        <w:sz w:val="16"/>
      </w:rPr>
      <w:t>2.</w:t>
    </w:r>
    <w:ins w:id="3373" w:author="jonathan pritchard" w:date="2026-01-05T15:20:00Z" w16du:dateUtc="2026-01-05T15:20:00Z">
      <w:r w:rsidR="00360D3E">
        <w:rPr>
          <w:rFonts w:cs="Arial"/>
          <w:sz w:val="16"/>
        </w:rPr>
        <w:t>5.</w:t>
      </w:r>
    </w:ins>
    <w:r w:rsidR="00E60D7D">
      <w:rPr>
        <w:rFonts w:cs="Arial"/>
        <w:sz w:val="16"/>
      </w:rPr>
      <w:t>5</w:t>
    </w:r>
    <w:del w:id="3374" w:author="jonathan pritchard" w:date="2025-09-09T11:50:00Z" w16du:dateUtc="2025-09-09T10:50:00Z">
      <w:r w:rsidR="00A51D8A" w:rsidDel="00A03508">
        <w:rPr>
          <w:rFonts w:cs="Arial"/>
          <w:sz w:val="16"/>
        </w:rPr>
        <w:delText>0</w:delText>
      </w:r>
    </w:del>
    <w:del w:id="3375" w:author="jonathan pritchard" w:date="2026-01-05T15:20:00Z" w16du:dateUtc="2026-01-05T15:20:00Z">
      <w:r w:rsidR="007048BF" w:rsidDel="00360D3E">
        <w:rPr>
          <w:rFonts w:cs="Arial"/>
          <w:sz w:val="16"/>
        </w:rPr>
        <w:delText>.0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3786" w:name="note"/>
    <w:bookmarkEnd w:id="3786"/>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3FBEE" w14:textId="77777777" w:rsidR="00D131E5" w:rsidRPr="00A527F0" w:rsidRDefault="00D131E5" w:rsidP="006B114A">
      <w:pPr>
        <w:spacing w:after="0"/>
      </w:pPr>
      <w:r w:rsidRPr="00A527F0">
        <w:separator/>
      </w:r>
    </w:p>
    <w:p w14:paraId="60C4AEBA" w14:textId="77777777" w:rsidR="00D131E5" w:rsidRPr="00A527F0" w:rsidRDefault="00D131E5"/>
  </w:footnote>
  <w:footnote w:type="continuationSeparator" w:id="0">
    <w:p w14:paraId="0950F201" w14:textId="77777777" w:rsidR="00D131E5" w:rsidRPr="00A527F0" w:rsidRDefault="00D131E5" w:rsidP="006B114A">
      <w:pPr>
        <w:spacing w:after="0"/>
      </w:pPr>
      <w:r w:rsidRPr="00A527F0">
        <w:continuationSeparator/>
      </w:r>
    </w:p>
    <w:p w14:paraId="0160C7BD" w14:textId="77777777" w:rsidR="00D131E5" w:rsidRPr="00A527F0" w:rsidRDefault="00D131E5"/>
  </w:footnote>
  <w:footnote w:type="continuationNotice" w:id="1">
    <w:p w14:paraId="121A8E00" w14:textId="77777777" w:rsidR="00D131E5" w:rsidRDefault="00D131E5">
      <w:pPr>
        <w:spacing w:after="0" w:line="240" w:lineRule="auto"/>
      </w:pPr>
    </w:p>
  </w:footnote>
  <w:footnote w:id="2">
    <w:p w14:paraId="517E8E0C" w14:textId="19DDBE22" w:rsidR="00C304F0" w:rsidRDefault="00C304F0">
      <w:pPr>
        <w:pStyle w:val="FootnoteText"/>
      </w:pPr>
      <w:ins w:id="1536" w:author="jonathan pritchard" w:date="2026-01-07T15:44:00Z" w16du:dateUtc="2026-01-07T15:44:00Z">
        <w:r>
          <w:rPr>
            <w:rStyle w:val="FootnoteReference"/>
          </w:rPr>
          <w:footnoteRef/>
        </w:r>
        <w:r>
          <w:t xml:space="preserve">Portrayal, Interrogation via Pick Reports and </w:t>
        </w:r>
      </w:ins>
      <w:ins w:id="1537" w:author="jonathan pritchard" w:date="2026-01-07T15:45:00Z" w16du:dateUtc="2026-01-07T15:45:00Z">
        <w:r>
          <w:t>Inclusion in Update Status Reports.</w:t>
        </w:r>
      </w:ins>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2FE40F56"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colour token DEPWL, </w:t>
      </w:r>
      <w:proofErr w:type="spellStart"/>
      <w:r w:rsidRPr="00A527F0">
        <w:t>xyL</w:t>
      </w:r>
      <w:proofErr w:type="spellEnd"/>
      <w:r w:rsidRPr="00A527F0">
        <w:t xml:space="preserve"> values are: DAY x= 0.15, y=0.15, L=30.0; DUSK x=0.15, y=0.15, L=7.5; NIGHT x=0.15, y=0.15, L=1.2</w:t>
      </w:r>
    </w:p>
  </w:footnote>
  <w:footnote w:id="5">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6">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w:t>
      </w:r>
      <w:proofErr w:type="spellStart"/>
      <w:r w:rsidRPr="00A527F0">
        <w:t>xyL</w:t>
      </w:r>
      <w:proofErr w:type="spellEnd"/>
      <w:r w:rsidRPr="00A527F0">
        <w:t xml:space="preserve"> values are: DAY x= 0.15, y=¬0.15, L=30.0; DUSK x=0.15, y=0.15, L=7.5; NIGHT x=0.15, y=0.15, L=1.2.</w:t>
      </w:r>
    </w:p>
  </w:footnote>
  <w:footnote w:id="7">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w:t>
      </w:r>
      <w:proofErr w:type="spellStart"/>
      <w:r w:rsidRPr="00A527F0">
        <w:t>xyL</w:t>
      </w:r>
      <w:proofErr w:type="spellEnd"/>
      <w:r w:rsidRPr="00A527F0">
        <w:t xml:space="preserve"> values are: DAY x= 0.15, y=¬0.15, L=30.0; DUSK x=0.15, y=0.15, L=7.5; NIGHT x=0.15, y=0.15, L=1.2</w:t>
      </w:r>
    </w:p>
  </w:footnote>
  <w:footnote w:id="8">
    <w:p w14:paraId="7F96FCB8" w14:textId="551CAFF7" w:rsidR="00D65ED9" w:rsidRDefault="00D65ED9" w:rsidP="00D65ED9">
      <w:pPr>
        <w:pStyle w:val="FootnoteText"/>
        <w:rPr>
          <w:ins w:id="3654" w:author="jonathan pritchard" w:date="2026-01-06T11:50:00Z" w16du:dateUtc="2026-01-06T11:50:00Z"/>
        </w:rPr>
      </w:pPr>
      <w:ins w:id="3655" w:author="jonathan pritchard" w:date="2026-01-06T11:50:00Z" w16du:dateUtc="2026-01-06T11:50:00Z">
        <w:r>
          <w:rPr>
            <w:rStyle w:val="FootnoteReference"/>
          </w:rPr>
          <w:footnoteRef/>
        </w:r>
        <w:r>
          <w:t xml:space="preserve"> In the initial versions of the S-101 product specification this adjustment is not possible as ENC only contains safety-biased vertical measurements referenced against high water datums. In later revisions of the S-101 product specification thi</w:t>
        </w:r>
      </w:ins>
      <w:ins w:id="3656" w:author="jonathan pritchard" w:date="2026-01-06T11:51:00Z" w16du:dateUtc="2026-01-06T11:51:00Z">
        <w:r>
          <w:t>s may be changed.</w:t>
        </w:r>
      </w:ins>
    </w:p>
  </w:footnote>
  <w:footnote w:id="9">
    <w:p w14:paraId="0E660BAF" w14:textId="230ACF58" w:rsidR="00CC4988" w:rsidRDefault="00CC4988">
      <w:pPr>
        <w:pStyle w:val="FootnoteText"/>
      </w:pPr>
      <w:r>
        <w:rPr>
          <w:rStyle w:val="FootnoteReference"/>
        </w:rPr>
        <w:footnoteRef/>
      </w:r>
      <w:r>
        <w:t xml:space="preserve"> Data Coverage features selected after this point in the algorithm are subject to the OVERSC01 grossly </w:t>
      </w:r>
      <w:proofErr w:type="spellStart"/>
      <w:r>
        <w:t>overscaled</w:t>
      </w:r>
      <w:proofErr w:type="spellEnd"/>
      <w:r>
        <w:t xml:space="preserve"> pattern as described in section </w:t>
      </w:r>
      <w:r w:rsidR="00624B58">
        <w:rPr>
          <w:highlight w:val="yellow"/>
        </w:rPr>
        <w:fldChar w:fldCharType="begin"/>
      </w:r>
      <w:r w:rsidR="00624B58">
        <w:instrText xml:space="preserve"> REF _Ref188968037 \r \h </w:instrText>
      </w:r>
      <w:r w:rsidR="00624B58">
        <w:rPr>
          <w:highlight w:val="yellow"/>
        </w:rPr>
      </w:r>
      <w:r w:rsidR="00624B58">
        <w:rPr>
          <w:highlight w:val="yellow"/>
        </w:rPr>
        <w:fldChar w:fldCharType="separate"/>
      </w:r>
      <w:r w:rsidR="00624B58">
        <w:t>12.3</w:t>
      </w:r>
      <w:r w:rsidR="00624B58">
        <w:rPr>
          <w:highlight w:val="yellow"/>
        </w:rPr>
        <w:fldChar w:fldCharType="end"/>
      </w:r>
    </w:p>
  </w:footnote>
  <w:footnote w:id="10">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ins w:id="1382" w:author="jonathan pritchard" w:date="2025-10-16T13:44:00Z" w16du:dateUtc="2025-10-16T12:44:00Z">
      <w:r>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383" w:author="jonathan pritchard" w:date="2025-10-16T13:44:00Z" w16du:dateUtc="2025-10-16T12:44:00Z">
      <w:r>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proofErr w:type="spellStart"/>
    <w:r w:rsidR="00A51D8A">
      <w:rPr>
        <w:rFonts w:eastAsia="Times New Roman" w:cs="Arial"/>
        <w:sz w:val="16"/>
        <w:szCs w:val="16"/>
      </w:rPr>
      <w:t>i</w:t>
    </w:r>
    <w:proofErr w:type="spellEnd"/>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ins w:id="1384" w:author="jonathan pritchard" w:date="2025-10-16T13:44:00Z" w16du:dateUtc="2025-10-16T12:44:00Z">
      <w:r w:rsidR="00A1260D">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385" w:author="jonathan pritchard" w:date="2025-10-16T13:44:00Z" w16du:dateUtc="2025-10-16T12:44:00Z">
      <w:r w:rsidR="00A1260D">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ins w:id="3358" w:author="jonathan pritchard" w:date="2025-10-16T13:44:00Z" w16du:dateUtc="2025-10-16T12:44:00Z">
      <w:r>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3359" w:author="jonathan pritchard" w:date="2025-10-16T13:45:00Z" w16du:dateUtc="2025-10-16T12:45:00Z">
      <w:r>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ins w:id="3360" w:author="jonathan pritchard" w:date="2025-10-16T13:45:00Z" w16du:dateUtc="2025-10-16T12:45:00Z">
      <w:r w:rsidR="00A1260D">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3361" w:author="jonathan pritchard" w:date="2025-10-16T13:45:00Z" w16du:dateUtc="2025-10-16T12:45:00Z">
      <w:r w:rsidR="00A1260D">
        <w:rPr>
          <w:rFonts w:eastAsia="Times New Roman" w:cs="Arial"/>
          <w:sz w:val="16"/>
          <w:szCs w:val="16"/>
        </w:rPr>
        <w:t>)</w:t>
      </w:r>
    </w:ins>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0"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2"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8"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3"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D094BBB"/>
    <w:multiLevelType w:val="multilevel"/>
    <w:tmpl w:val="854ACEF4"/>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C3076"/>
    <w:multiLevelType w:val="multilevel"/>
    <w:tmpl w:val="6DAE359A"/>
    <w:numStyleLink w:val="AppH"/>
  </w:abstractNum>
  <w:abstractNum w:abstractNumId="39"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0" w15:restartNumberingAfterBreak="0">
    <w:nsid w:val="0F1141E9"/>
    <w:multiLevelType w:val="multilevel"/>
    <w:tmpl w:val="702486AC"/>
    <w:numStyleLink w:val="AppD"/>
  </w:abstractNum>
  <w:abstractNum w:abstractNumId="41"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4401B77"/>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0" w15:restartNumberingAfterBreak="0">
    <w:nsid w:val="15116A50"/>
    <w:multiLevelType w:val="multilevel"/>
    <w:tmpl w:val="702486AC"/>
    <w:numStyleLink w:val="AppD"/>
  </w:abstractNum>
  <w:abstractNum w:abstractNumId="51"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656196D"/>
    <w:multiLevelType w:val="multilevel"/>
    <w:tmpl w:val="04BCDCAE"/>
    <w:numStyleLink w:val="AppE"/>
  </w:abstractNum>
  <w:abstractNum w:abstractNumId="53"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179265D3"/>
    <w:multiLevelType w:val="multilevel"/>
    <w:tmpl w:val="702486AC"/>
    <w:numStyleLink w:val="AppD"/>
  </w:abstractNum>
  <w:abstractNum w:abstractNumId="56" w15:restartNumberingAfterBreak="0">
    <w:nsid w:val="181765C3"/>
    <w:multiLevelType w:val="multilevel"/>
    <w:tmpl w:val="702486AC"/>
    <w:numStyleLink w:val="AppD"/>
  </w:abstractNum>
  <w:abstractNum w:abstractNumId="57"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2BF2740"/>
    <w:multiLevelType w:val="multilevel"/>
    <w:tmpl w:val="702486AC"/>
    <w:numStyleLink w:val="AppD"/>
  </w:abstractNum>
  <w:abstractNum w:abstractNumId="74"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0"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1"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2"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89528B2"/>
    <w:multiLevelType w:val="multilevel"/>
    <w:tmpl w:val="E5FEDA24"/>
    <w:numStyleLink w:val="AppF"/>
  </w:abstractNum>
  <w:abstractNum w:abstractNumId="84"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6"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8"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89"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90"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7"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0"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102"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337603E5"/>
    <w:multiLevelType w:val="multilevel"/>
    <w:tmpl w:val="64ACA7B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4"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5"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09"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2"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B5727C0"/>
    <w:multiLevelType w:val="multilevel"/>
    <w:tmpl w:val="702486AC"/>
    <w:numStyleLink w:val="AppD"/>
  </w:abstractNum>
  <w:abstractNum w:abstractNumId="115"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6" w15:restartNumberingAfterBreak="0">
    <w:nsid w:val="3C2C22CA"/>
    <w:multiLevelType w:val="multilevel"/>
    <w:tmpl w:val="F6F0DC72"/>
    <w:numStyleLink w:val="AppG"/>
  </w:abstractNum>
  <w:abstractNum w:abstractNumId="117" w15:restartNumberingAfterBreak="0">
    <w:nsid w:val="3CD02DF3"/>
    <w:multiLevelType w:val="multilevel"/>
    <w:tmpl w:val="702486AC"/>
    <w:numStyleLink w:val="AppD"/>
  </w:abstractNum>
  <w:abstractNum w:abstractNumId="118"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22"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3"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4" w15:restartNumberingAfterBreak="0">
    <w:nsid w:val="40983B4B"/>
    <w:multiLevelType w:val="multilevel"/>
    <w:tmpl w:val="04BCDCAE"/>
    <w:numStyleLink w:val="AppE"/>
  </w:abstractNum>
  <w:abstractNum w:abstractNumId="125"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6"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28"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1" w15:restartNumberingAfterBreak="0">
    <w:nsid w:val="44FC392E"/>
    <w:multiLevelType w:val="multilevel"/>
    <w:tmpl w:val="702486AC"/>
    <w:numStyleLink w:val="AppD"/>
  </w:abstractNum>
  <w:abstractNum w:abstractNumId="132"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4"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6626DA9"/>
    <w:multiLevelType w:val="multilevel"/>
    <w:tmpl w:val="702486AC"/>
    <w:numStyleLink w:val="AppD"/>
  </w:abstractNum>
  <w:abstractNum w:abstractNumId="136"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46E348F7"/>
    <w:multiLevelType w:val="hybridMultilevel"/>
    <w:tmpl w:val="720A8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47170544"/>
    <w:multiLevelType w:val="multilevel"/>
    <w:tmpl w:val="702486AC"/>
    <w:numStyleLink w:val="AppD"/>
  </w:abstractNum>
  <w:abstractNum w:abstractNumId="139"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43"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44" w15:restartNumberingAfterBreak="0">
    <w:nsid w:val="4A8217EB"/>
    <w:multiLevelType w:val="multilevel"/>
    <w:tmpl w:val="702486AC"/>
    <w:numStyleLink w:val="AppD"/>
  </w:abstractNum>
  <w:abstractNum w:abstractNumId="145"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8"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49"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1"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3"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03F39B2"/>
    <w:multiLevelType w:val="multilevel"/>
    <w:tmpl w:val="E5FEDA24"/>
    <w:numStyleLink w:val="AppF"/>
  </w:abstractNum>
  <w:abstractNum w:abstractNumId="157"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9"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61"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4"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5"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66"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0202CC"/>
    <w:multiLevelType w:val="hybridMultilevel"/>
    <w:tmpl w:val="151C53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0"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1"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82"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3"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5"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6"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0"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63934B46"/>
    <w:multiLevelType w:val="multilevel"/>
    <w:tmpl w:val="702486AC"/>
    <w:numStyleLink w:val="AppD"/>
  </w:abstractNum>
  <w:abstractNum w:abstractNumId="193"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4816623"/>
    <w:multiLevelType w:val="multilevel"/>
    <w:tmpl w:val="04BCDCAE"/>
    <w:numStyleLink w:val="AppE"/>
  </w:abstractNum>
  <w:abstractNum w:abstractNumId="195"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126C62"/>
    <w:multiLevelType w:val="multilevel"/>
    <w:tmpl w:val="42FE5B24"/>
    <w:numStyleLink w:val="AnnexHeadings"/>
  </w:abstractNum>
  <w:abstractNum w:abstractNumId="198"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9"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0"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1"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07"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8"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12"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3"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4"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5"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16"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72631D04"/>
    <w:multiLevelType w:val="multilevel"/>
    <w:tmpl w:val="04BCDCAE"/>
    <w:numStyleLink w:val="AppE"/>
  </w:abstractNum>
  <w:abstractNum w:abstractNumId="218"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9"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0"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1"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2" w15:restartNumberingAfterBreak="0">
    <w:nsid w:val="73525912"/>
    <w:multiLevelType w:val="multilevel"/>
    <w:tmpl w:val="940C3C6C"/>
    <w:numStyleLink w:val="AppC"/>
  </w:abstractNum>
  <w:abstractNum w:abstractNumId="223"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73F25920"/>
    <w:multiLevelType w:val="multilevel"/>
    <w:tmpl w:val="702486AC"/>
    <w:numStyleLink w:val="AppD"/>
  </w:abstractNum>
  <w:abstractNum w:abstractNumId="225"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6445D2A"/>
    <w:multiLevelType w:val="multilevel"/>
    <w:tmpl w:val="22FA2068"/>
    <w:numStyleLink w:val="AppA"/>
  </w:abstractNum>
  <w:abstractNum w:abstractNumId="228"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6DA6594"/>
    <w:multiLevelType w:val="hybridMultilevel"/>
    <w:tmpl w:val="5CEC54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0" w15:restartNumberingAfterBreak="0">
    <w:nsid w:val="771C2C5E"/>
    <w:multiLevelType w:val="multilevel"/>
    <w:tmpl w:val="04BCDCAE"/>
    <w:numStyleLink w:val="AppE"/>
  </w:abstractNum>
  <w:abstractNum w:abstractNumId="231"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3"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4"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35"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36"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37" w15:restartNumberingAfterBreak="0">
    <w:nsid w:val="787613E0"/>
    <w:multiLevelType w:val="multilevel"/>
    <w:tmpl w:val="04BCDCAE"/>
    <w:numStyleLink w:val="AppE"/>
  </w:abstractNum>
  <w:abstractNum w:abstractNumId="238" w15:restartNumberingAfterBreak="0">
    <w:nsid w:val="78D14040"/>
    <w:multiLevelType w:val="multilevel"/>
    <w:tmpl w:val="04BCDCAE"/>
    <w:numStyleLink w:val="AppE"/>
  </w:abstractNum>
  <w:abstractNum w:abstractNumId="239"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0"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DA62A27"/>
    <w:multiLevelType w:val="multilevel"/>
    <w:tmpl w:val="04BCDCAE"/>
    <w:numStyleLink w:val="AppE"/>
  </w:abstractNum>
  <w:abstractNum w:abstractNumId="242"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3"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1"/>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4"/>
  </w:num>
  <w:num w:numId="7" w16cid:durableId="520437362">
    <w:abstractNumId w:val="4"/>
  </w:num>
  <w:num w:numId="8" w16cid:durableId="224798262">
    <w:abstractNumId w:val="111"/>
  </w:num>
  <w:num w:numId="9" w16cid:durableId="1220020221">
    <w:abstractNumId w:val="8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6"/>
  </w:num>
  <w:num w:numId="11" w16cid:durableId="1538661874">
    <w:abstractNumId w:val="226"/>
  </w:num>
  <w:num w:numId="12" w16cid:durableId="1366056996">
    <w:abstractNumId w:val="113"/>
  </w:num>
  <w:num w:numId="13" w16cid:durableId="934938797">
    <w:abstractNumId w:val="240"/>
  </w:num>
  <w:num w:numId="14" w16cid:durableId="1152716467">
    <w:abstractNumId w:val="5"/>
  </w:num>
  <w:num w:numId="15" w16cid:durableId="825323552">
    <w:abstractNumId w:val="153"/>
  </w:num>
  <w:num w:numId="16" w16cid:durableId="1365056534">
    <w:abstractNumId w:val="97"/>
  </w:num>
  <w:num w:numId="17" w16cid:durableId="1229415262">
    <w:abstractNumId w:val="175"/>
  </w:num>
  <w:num w:numId="18" w16cid:durableId="602953057">
    <w:abstractNumId w:val="129"/>
  </w:num>
  <w:num w:numId="19" w16cid:durableId="1456021189">
    <w:abstractNumId w:val="178"/>
  </w:num>
  <w:num w:numId="20" w16cid:durableId="657074034">
    <w:abstractNumId w:val="25"/>
  </w:num>
  <w:num w:numId="21" w16cid:durableId="1747340357">
    <w:abstractNumId w:val="172"/>
  </w:num>
  <w:num w:numId="22" w16cid:durableId="1880237404">
    <w:abstractNumId w:val="61"/>
  </w:num>
  <w:num w:numId="23" w16cid:durableId="395519696">
    <w:abstractNumId w:val="31"/>
  </w:num>
  <w:num w:numId="24" w16cid:durableId="315649694">
    <w:abstractNumId w:val="106"/>
  </w:num>
  <w:num w:numId="25" w16cid:durableId="1678388144">
    <w:abstractNumId w:val="42"/>
  </w:num>
  <w:num w:numId="26" w16cid:durableId="425270687">
    <w:abstractNumId w:val="28"/>
  </w:num>
  <w:num w:numId="27" w16cid:durableId="57022568">
    <w:abstractNumId w:val="67"/>
  </w:num>
  <w:num w:numId="28" w16cid:durableId="1365593703">
    <w:abstractNumId w:val="187"/>
  </w:num>
  <w:num w:numId="29" w16cid:durableId="272830641">
    <w:abstractNumId w:val="93"/>
  </w:num>
  <w:num w:numId="30" w16cid:durableId="2041735839">
    <w:abstractNumId w:val="146"/>
  </w:num>
  <w:num w:numId="31" w16cid:durableId="1208181221">
    <w:abstractNumId w:val="94"/>
  </w:num>
  <w:num w:numId="32" w16cid:durableId="1865439396">
    <w:abstractNumId w:val="183"/>
  </w:num>
  <w:num w:numId="33" w16cid:durableId="479427342">
    <w:abstractNumId w:val="176"/>
  </w:num>
  <w:num w:numId="34" w16cid:durableId="1198079038">
    <w:abstractNumId w:val="157"/>
  </w:num>
  <w:num w:numId="35" w16cid:durableId="1648513988">
    <w:abstractNumId w:val="188"/>
  </w:num>
  <w:num w:numId="36" w16cid:durableId="681395225">
    <w:abstractNumId w:val="210"/>
  </w:num>
  <w:num w:numId="37" w16cid:durableId="542406099">
    <w:abstractNumId w:val="190"/>
  </w:num>
  <w:num w:numId="38" w16cid:durableId="788353502">
    <w:abstractNumId w:val="201"/>
  </w:num>
  <w:num w:numId="39" w16cid:durableId="1403211629">
    <w:abstractNumId w:val="84"/>
  </w:num>
  <w:num w:numId="40" w16cid:durableId="1933275798">
    <w:abstractNumId w:val="24"/>
  </w:num>
  <w:num w:numId="41" w16cid:durableId="2145198098">
    <w:abstractNumId w:val="70"/>
  </w:num>
  <w:num w:numId="42" w16cid:durableId="885096402">
    <w:abstractNumId w:val="149"/>
  </w:num>
  <w:num w:numId="43" w16cid:durableId="2081514262">
    <w:abstractNumId w:val="77"/>
  </w:num>
  <w:num w:numId="44" w16cid:durableId="1667590414">
    <w:abstractNumId w:val="6"/>
  </w:num>
  <w:num w:numId="45" w16cid:durableId="482047812">
    <w:abstractNumId w:val="134"/>
  </w:num>
  <w:num w:numId="46" w16cid:durableId="1147546858">
    <w:abstractNumId w:val="177"/>
  </w:num>
  <w:num w:numId="47" w16cid:durableId="1277758648">
    <w:abstractNumId w:val="196"/>
  </w:num>
  <w:num w:numId="48" w16cid:durableId="911505430">
    <w:abstractNumId w:val="128"/>
  </w:num>
  <w:num w:numId="49" w16cid:durableId="1743286102">
    <w:abstractNumId w:val="12"/>
  </w:num>
  <w:num w:numId="50" w16cid:durableId="81689452">
    <w:abstractNumId w:val="65"/>
  </w:num>
  <w:num w:numId="51" w16cid:durableId="1522090863">
    <w:abstractNumId w:val="53"/>
  </w:num>
  <w:num w:numId="52" w16cid:durableId="455148923">
    <w:abstractNumId w:val="90"/>
  </w:num>
  <w:num w:numId="53" w16cid:durableId="190073881">
    <w:abstractNumId w:val="118"/>
  </w:num>
  <w:num w:numId="54" w16cid:durableId="1835803932">
    <w:abstractNumId w:val="203"/>
  </w:num>
  <w:num w:numId="55" w16cid:durableId="665087180">
    <w:abstractNumId w:val="225"/>
  </w:num>
  <w:num w:numId="56" w16cid:durableId="1601529935">
    <w:abstractNumId w:val="208"/>
  </w:num>
  <w:num w:numId="57" w16cid:durableId="1893223561">
    <w:abstractNumId w:val="166"/>
  </w:num>
  <w:num w:numId="58" w16cid:durableId="884679831">
    <w:abstractNumId w:val="168"/>
  </w:num>
  <w:num w:numId="59" w16cid:durableId="1215968707">
    <w:abstractNumId w:val="204"/>
  </w:num>
  <w:num w:numId="60" w16cid:durableId="1669167867">
    <w:abstractNumId w:val="141"/>
  </w:num>
  <w:num w:numId="61" w16cid:durableId="1401245961">
    <w:abstractNumId w:val="58"/>
  </w:num>
  <w:num w:numId="62" w16cid:durableId="130707343">
    <w:abstractNumId w:val="193"/>
  </w:num>
  <w:num w:numId="63" w16cid:durableId="2040466205">
    <w:abstractNumId w:val="202"/>
  </w:num>
  <w:num w:numId="64" w16cid:durableId="1139231029">
    <w:abstractNumId w:val="171"/>
  </w:num>
  <w:num w:numId="65" w16cid:durableId="2120636323">
    <w:abstractNumId w:val="126"/>
  </w:num>
  <w:num w:numId="66" w16cid:durableId="3820279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60"/>
  </w:num>
  <w:num w:numId="70" w16cid:durableId="1551728611">
    <w:abstractNumId w:val="102"/>
  </w:num>
  <w:num w:numId="71" w16cid:durableId="1828789613">
    <w:abstractNumId w:val="105"/>
  </w:num>
  <w:num w:numId="72" w16cid:durableId="186219696">
    <w:abstractNumId w:val="34"/>
  </w:num>
  <w:num w:numId="73" w16cid:durableId="564797464">
    <w:abstractNumId w:val="212"/>
  </w:num>
  <w:num w:numId="74" w16cid:durableId="456336870">
    <w:abstractNumId w:val="109"/>
  </w:num>
  <w:num w:numId="75" w16cid:durableId="1110736404">
    <w:abstractNumId w:val="191"/>
  </w:num>
  <w:num w:numId="76" w16cid:durableId="1601067080">
    <w:abstractNumId w:val="239"/>
  </w:num>
  <w:num w:numId="77" w16cid:durableId="895627992">
    <w:abstractNumId w:val="123"/>
  </w:num>
  <w:num w:numId="78" w16cid:durableId="1791895866">
    <w:abstractNumId w:val="110"/>
  </w:num>
  <w:num w:numId="79" w16cid:durableId="2020740785">
    <w:abstractNumId w:val="69"/>
  </w:num>
  <w:num w:numId="80" w16cid:durableId="212274501">
    <w:abstractNumId w:val="133"/>
  </w:num>
  <w:num w:numId="81" w16cid:durableId="1953394339">
    <w:abstractNumId w:val="213"/>
  </w:num>
  <w:num w:numId="82" w16cid:durableId="1177884358">
    <w:abstractNumId w:val="91"/>
  </w:num>
  <w:num w:numId="83" w16cid:durableId="968320945">
    <w:abstractNumId w:val="163"/>
  </w:num>
  <w:num w:numId="84" w16cid:durableId="1589540613">
    <w:abstractNumId w:val="198"/>
  </w:num>
  <w:num w:numId="85" w16cid:durableId="1339579398">
    <w:abstractNumId w:val="179"/>
  </w:num>
  <w:num w:numId="86" w16cid:durableId="1234852156">
    <w:abstractNumId w:val="136"/>
  </w:num>
  <w:num w:numId="87" w16cid:durableId="2039427198">
    <w:abstractNumId w:val="82"/>
  </w:num>
  <w:num w:numId="88" w16cid:durableId="1285115057">
    <w:abstractNumId w:val="162"/>
  </w:num>
  <w:num w:numId="89" w16cid:durableId="2115326439">
    <w:abstractNumId w:val="140"/>
  </w:num>
  <w:num w:numId="90" w16cid:durableId="1010915573">
    <w:abstractNumId w:val="150"/>
  </w:num>
  <w:num w:numId="91" w16cid:durableId="1564027605">
    <w:abstractNumId w:val="37"/>
  </w:num>
  <w:num w:numId="92" w16cid:durableId="470439567">
    <w:abstractNumId w:val="243"/>
  </w:num>
  <w:num w:numId="93" w16cid:durableId="1198395811">
    <w:abstractNumId w:val="233"/>
  </w:num>
  <w:num w:numId="94" w16cid:durableId="1110275684">
    <w:abstractNumId w:val="71"/>
  </w:num>
  <w:num w:numId="95" w16cid:durableId="419908145">
    <w:abstractNumId w:val="20"/>
  </w:num>
  <w:num w:numId="96" w16cid:durableId="1105148574">
    <w:abstractNumId w:val="9"/>
  </w:num>
  <w:num w:numId="97" w16cid:durableId="831335758">
    <w:abstractNumId w:val="161"/>
  </w:num>
  <w:num w:numId="98" w16cid:durableId="1918709030">
    <w:abstractNumId w:val="197"/>
  </w:num>
  <w:num w:numId="99" w16cid:durableId="1078593336">
    <w:abstractNumId w:val="46"/>
  </w:num>
  <w:num w:numId="100" w16cid:durableId="576207716">
    <w:abstractNumId w:val="88"/>
  </w:num>
  <w:num w:numId="101" w16cid:durableId="1322809917">
    <w:abstractNumId w:val="143"/>
  </w:num>
  <w:num w:numId="102" w16cid:durableId="1884554199">
    <w:abstractNumId w:val="143"/>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197"/>
  </w:num>
  <w:num w:numId="106" w16cid:durableId="1051802856">
    <w:abstractNumId w:val="151"/>
  </w:num>
  <w:num w:numId="107" w16cid:durableId="666128713">
    <w:abstractNumId w:val="47"/>
  </w:num>
  <w:num w:numId="108" w16cid:durableId="1466967227">
    <w:abstractNumId w:val="27"/>
  </w:num>
  <w:num w:numId="109" w16cid:durableId="2105615323">
    <w:abstractNumId w:val="100"/>
  </w:num>
  <w:num w:numId="110" w16cid:durableId="917132877">
    <w:abstractNumId w:val="45"/>
  </w:num>
  <w:num w:numId="111" w16cid:durableId="314146171">
    <w:abstractNumId w:val="92"/>
  </w:num>
  <w:num w:numId="112" w16cid:durableId="1760445821">
    <w:abstractNumId w:val="49"/>
  </w:num>
  <w:num w:numId="113" w16cid:durableId="734352504">
    <w:abstractNumId w:val="120"/>
  </w:num>
  <w:num w:numId="114" w16cid:durableId="1475636988">
    <w:abstractNumId w:val="23"/>
  </w:num>
  <w:num w:numId="115" w16cid:durableId="854613115">
    <w:abstractNumId w:val="145"/>
  </w:num>
  <w:num w:numId="116" w16cid:durableId="25253516">
    <w:abstractNumId w:val="216"/>
  </w:num>
  <w:num w:numId="117" w16cid:durableId="1986933757">
    <w:abstractNumId w:val="211"/>
  </w:num>
  <w:num w:numId="118" w16cid:durableId="1440880355">
    <w:abstractNumId w:val="95"/>
  </w:num>
  <w:num w:numId="119" w16cid:durableId="1746294753">
    <w:abstractNumId w:val="64"/>
  </w:num>
  <w:num w:numId="120" w16cid:durableId="1036077983">
    <w:abstractNumId w:val="167"/>
  </w:num>
  <w:num w:numId="121" w16cid:durableId="907836287">
    <w:abstractNumId w:val="197"/>
  </w:num>
  <w:num w:numId="122" w16cid:durableId="489829795">
    <w:abstractNumId w:val="60"/>
  </w:num>
  <w:num w:numId="123" w16cid:durableId="920066762">
    <w:abstractNumId w:val="107"/>
  </w:num>
  <w:num w:numId="124" w16cid:durableId="502546762">
    <w:abstractNumId w:val="218"/>
  </w:num>
  <w:num w:numId="125" w16cid:durableId="820653513">
    <w:abstractNumId w:val="80"/>
  </w:num>
  <w:num w:numId="126" w16cid:durableId="535973778">
    <w:abstractNumId w:val="14"/>
  </w:num>
  <w:num w:numId="127" w16cid:durableId="1424492954">
    <w:abstractNumId w:val="26"/>
  </w:num>
  <w:num w:numId="128" w16cid:durableId="285280280">
    <w:abstractNumId w:val="72"/>
  </w:num>
  <w:num w:numId="129" w16cid:durableId="70005708">
    <w:abstractNumId w:val="223"/>
  </w:num>
  <w:num w:numId="130" w16cid:durableId="1833569505">
    <w:abstractNumId w:val="139"/>
  </w:num>
  <w:num w:numId="131" w16cid:durableId="1733700163">
    <w:abstractNumId w:val="44"/>
  </w:num>
  <w:num w:numId="132" w16cid:durableId="675960429">
    <w:abstractNumId w:val="234"/>
  </w:num>
  <w:num w:numId="133" w16cid:durableId="1074935001">
    <w:abstractNumId w:val="51"/>
  </w:num>
  <w:num w:numId="134" w16cid:durableId="141625152">
    <w:abstractNumId w:val="173"/>
  </w:num>
  <w:num w:numId="135" w16cid:durableId="975793600">
    <w:abstractNumId w:val="75"/>
  </w:num>
  <w:num w:numId="136" w16cid:durableId="650184291">
    <w:abstractNumId w:val="85"/>
  </w:num>
  <w:num w:numId="137" w16cid:durableId="743380179">
    <w:abstractNumId w:val="74"/>
  </w:num>
  <w:num w:numId="138" w16cid:durableId="714349527">
    <w:abstractNumId w:val="154"/>
  </w:num>
  <w:num w:numId="139" w16cid:durableId="179588316">
    <w:abstractNumId w:val="62"/>
  </w:num>
  <w:num w:numId="140" w16cid:durableId="1260792281">
    <w:abstractNumId w:val="33"/>
  </w:num>
  <w:num w:numId="141" w16cid:durableId="1102459762">
    <w:abstractNumId w:val="86"/>
  </w:num>
  <w:num w:numId="142" w16cid:durableId="1778745045">
    <w:abstractNumId w:val="79"/>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79"/>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74"/>
  </w:num>
  <w:num w:numId="145" w16cid:durableId="1816289812">
    <w:abstractNumId w:val="148"/>
  </w:num>
  <w:num w:numId="146" w16cid:durableId="1670326750">
    <w:abstractNumId w:val="142"/>
  </w:num>
  <w:num w:numId="147" w16cid:durableId="926501025">
    <w:abstractNumId w:val="108"/>
  </w:num>
  <w:num w:numId="148" w16cid:durableId="514657621">
    <w:abstractNumId w:val="235"/>
  </w:num>
  <w:num w:numId="149" w16cid:durableId="1405833014">
    <w:abstractNumId w:val="18"/>
  </w:num>
  <w:num w:numId="150" w16cid:durableId="576132646">
    <w:abstractNumId w:val="219"/>
  </w:num>
  <w:num w:numId="151" w16cid:durableId="1175194220">
    <w:abstractNumId w:val="159"/>
  </w:num>
  <w:num w:numId="152" w16cid:durableId="129055939">
    <w:abstractNumId w:val="22"/>
  </w:num>
  <w:num w:numId="153" w16cid:durableId="287707416">
    <w:abstractNumId w:val="209"/>
  </w:num>
  <w:num w:numId="154" w16cid:durableId="692875305">
    <w:abstractNumId w:val="57"/>
  </w:num>
  <w:num w:numId="155" w16cid:durableId="674721230">
    <w:abstractNumId w:val="195"/>
  </w:num>
  <w:num w:numId="156" w16cid:durableId="16154351">
    <w:abstractNumId w:val="182"/>
  </w:num>
  <w:num w:numId="157" w16cid:durableId="238098833">
    <w:abstractNumId w:val="16"/>
  </w:num>
  <w:num w:numId="158" w16cid:durableId="1149205445">
    <w:abstractNumId w:val="236"/>
  </w:num>
  <w:num w:numId="159" w16cid:durableId="1741444971">
    <w:abstractNumId w:val="229"/>
  </w:num>
  <w:num w:numId="160" w16cid:durableId="1555847129">
    <w:abstractNumId w:val="36"/>
  </w:num>
  <w:num w:numId="161" w16cid:durableId="370765256">
    <w:abstractNumId w:val="115"/>
  </w:num>
  <w:num w:numId="162" w16cid:durableId="531647324">
    <w:abstractNumId w:val="184"/>
  </w:num>
  <w:num w:numId="163" w16cid:durableId="1915434063">
    <w:abstractNumId w:val="205"/>
  </w:num>
  <w:num w:numId="164" w16cid:durableId="922639332">
    <w:abstractNumId w:val="155"/>
  </w:num>
  <w:num w:numId="165" w16cid:durableId="675692694">
    <w:abstractNumId w:val="228"/>
  </w:num>
  <w:num w:numId="166" w16cid:durableId="74476711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31"/>
  </w:num>
  <w:num w:numId="168" w16cid:durableId="1237932785">
    <w:abstractNumId w:val="206"/>
  </w:num>
  <w:num w:numId="169" w16cid:durableId="2008248758">
    <w:abstractNumId w:val="32"/>
  </w:num>
  <w:num w:numId="170" w16cid:durableId="297036451">
    <w:abstractNumId w:val="112"/>
  </w:num>
  <w:num w:numId="171" w16cid:durableId="257519815">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197"/>
  </w:num>
  <w:num w:numId="173" w16cid:durableId="2015985301">
    <w:abstractNumId w:val="197"/>
  </w:num>
  <w:num w:numId="174" w16cid:durableId="1282495100">
    <w:abstractNumId w:val="63"/>
  </w:num>
  <w:num w:numId="175" w16cid:durableId="65137303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3"/>
  </w:num>
  <w:num w:numId="179" w16cid:durableId="1463692503">
    <w:abstractNumId w:val="63"/>
  </w:num>
  <w:num w:numId="180" w16cid:durableId="139731801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80"/>
  </w:num>
  <w:num w:numId="182" w16cid:durableId="196620856">
    <w:abstractNumId w:val="114"/>
  </w:num>
  <w:num w:numId="183" w16cid:durableId="482552227">
    <w:abstractNumId w:val="29"/>
  </w:num>
  <w:num w:numId="184" w16cid:durableId="2005932251">
    <w:abstractNumId w:val="147"/>
  </w:num>
  <w:num w:numId="185" w16cid:durableId="1096317872">
    <w:abstractNumId w:val="39"/>
  </w:num>
  <w:num w:numId="186" w16cid:durableId="1016885152">
    <w:abstractNumId w:val="114"/>
  </w:num>
  <w:num w:numId="187" w16cid:durableId="1177227946">
    <w:abstractNumId w:val="114"/>
  </w:num>
  <w:num w:numId="188" w16cid:durableId="767820534">
    <w:abstractNumId w:val="63"/>
  </w:num>
  <w:num w:numId="189" w16cid:durableId="183378955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5"/>
  </w:num>
  <w:num w:numId="192" w16cid:durableId="1025904533">
    <w:abstractNumId w:val="41"/>
  </w:num>
  <w:num w:numId="193" w16cid:durableId="1606300710">
    <w:abstractNumId w:val="242"/>
  </w:num>
  <w:num w:numId="194" w16cid:durableId="14429022">
    <w:abstractNumId w:val="15"/>
  </w:num>
  <w:num w:numId="195" w16cid:durableId="67533091">
    <w:abstractNumId w:val="227"/>
  </w:num>
  <w:num w:numId="196" w16cid:durableId="34426345">
    <w:abstractNumId w:val="8"/>
  </w:num>
  <w:num w:numId="197" w16cid:durableId="1360013487">
    <w:abstractNumId w:val="222"/>
  </w:num>
  <w:num w:numId="198" w16cid:durableId="159929529">
    <w:abstractNumId w:val="221"/>
  </w:num>
  <w:num w:numId="199" w16cid:durableId="1664967323">
    <w:abstractNumId w:val="56"/>
  </w:num>
  <w:num w:numId="200" w16cid:durableId="1407725520">
    <w:abstractNumId w:val="224"/>
  </w:num>
  <w:num w:numId="201" w16cid:durableId="1634018678">
    <w:abstractNumId w:val="192"/>
  </w:num>
  <w:num w:numId="202" w16cid:durableId="1280186933">
    <w:abstractNumId w:val="40"/>
  </w:num>
  <w:num w:numId="203" w16cid:durableId="984624995">
    <w:abstractNumId w:val="73"/>
  </w:num>
  <w:num w:numId="204" w16cid:durableId="160777201">
    <w:abstractNumId w:val="135"/>
  </w:num>
  <w:num w:numId="205" w16cid:durableId="1610895566">
    <w:abstractNumId w:val="138"/>
  </w:num>
  <w:num w:numId="206" w16cid:durableId="732969966">
    <w:abstractNumId w:val="144"/>
  </w:num>
  <w:num w:numId="207" w16cid:durableId="1827891057">
    <w:abstractNumId w:val="50"/>
  </w:num>
  <w:num w:numId="208" w16cid:durableId="1952783910">
    <w:abstractNumId w:val="131"/>
  </w:num>
  <w:num w:numId="209" w16cid:durableId="1137258185">
    <w:abstractNumId w:val="207"/>
  </w:num>
  <w:num w:numId="210" w16cid:durableId="1537891664">
    <w:abstractNumId w:val="98"/>
  </w:num>
  <w:num w:numId="211" w16cid:durableId="345182538">
    <w:abstractNumId w:val="158"/>
  </w:num>
  <w:num w:numId="212" w16cid:durableId="1958559887">
    <w:abstractNumId w:val="59"/>
  </w:num>
  <w:num w:numId="213" w16cid:durableId="1926454154">
    <w:abstractNumId w:val="55"/>
  </w:num>
  <w:num w:numId="214" w16cid:durableId="1099064369">
    <w:abstractNumId w:val="214"/>
  </w:num>
  <w:num w:numId="215" w16cid:durableId="1392772447">
    <w:abstractNumId w:val="81"/>
  </w:num>
  <w:num w:numId="216" w16cid:durableId="294872096">
    <w:abstractNumId w:val="230"/>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3"/>
  </w:num>
  <w:num w:numId="218" w16cid:durableId="818886552">
    <w:abstractNumId w:val="99"/>
  </w:num>
  <w:num w:numId="219" w16cid:durableId="1640499067">
    <w:abstractNumId w:val="116"/>
  </w:num>
  <w:num w:numId="220" w16cid:durableId="2114666758">
    <w:abstractNumId w:val="199"/>
  </w:num>
  <w:num w:numId="221" w16cid:durableId="964821352">
    <w:abstractNumId w:val="38"/>
  </w:num>
  <w:num w:numId="222" w16cid:durableId="1926185255">
    <w:abstractNumId w:val="185"/>
  </w:num>
  <w:num w:numId="223" w16cid:durableId="1523274953">
    <w:abstractNumId w:val="220"/>
  </w:num>
  <w:num w:numId="224" w16cid:durableId="1492135643">
    <w:abstractNumId w:val="11"/>
  </w:num>
  <w:num w:numId="225" w16cid:durableId="467549559">
    <w:abstractNumId w:val="130"/>
  </w:num>
  <w:num w:numId="226" w16cid:durableId="1101998544">
    <w:abstractNumId w:val="78"/>
  </w:num>
  <w:num w:numId="227" w16cid:durableId="2023043494">
    <w:abstractNumId w:val="237"/>
  </w:num>
  <w:num w:numId="228" w16cid:durableId="1785660743">
    <w:abstractNumId w:val="52"/>
  </w:num>
  <w:num w:numId="229" w16cid:durableId="588808045">
    <w:abstractNumId w:val="124"/>
  </w:num>
  <w:num w:numId="230" w16cid:durableId="1710259774">
    <w:abstractNumId w:val="194"/>
  </w:num>
  <w:num w:numId="231" w16cid:durableId="1235702612">
    <w:abstractNumId w:val="238"/>
  </w:num>
  <w:num w:numId="232" w16cid:durableId="2053337712">
    <w:abstractNumId w:val="217"/>
  </w:num>
  <w:num w:numId="233" w16cid:durableId="1310328121">
    <w:abstractNumId w:val="43"/>
  </w:num>
  <w:num w:numId="234" w16cid:durableId="126363820">
    <w:abstractNumId w:val="241"/>
  </w:num>
  <w:num w:numId="235" w16cid:durableId="298464520">
    <w:abstractNumId w:val="156"/>
  </w:num>
  <w:num w:numId="236" w16cid:durableId="119080691">
    <w:abstractNumId w:val="30"/>
  </w:num>
  <w:num w:numId="237" w16cid:durableId="17171293">
    <w:abstractNumId w:val="117"/>
  </w:num>
  <w:num w:numId="238" w16cid:durableId="1128478126">
    <w:abstractNumId w:val="13"/>
  </w:num>
  <w:num w:numId="239" w16cid:durableId="913784922">
    <w:abstractNumId w:val="7"/>
  </w:num>
  <w:num w:numId="240" w16cid:durableId="62988346">
    <w:abstractNumId w:val="121"/>
  </w:num>
  <w:num w:numId="241" w16cid:durableId="339820178">
    <w:abstractNumId w:val="19"/>
  </w:num>
  <w:num w:numId="242" w16cid:durableId="1330672646">
    <w:abstractNumId w:val="181"/>
  </w:num>
  <w:num w:numId="243" w16cid:durableId="687876838">
    <w:abstractNumId w:val="89"/>
  </w:num>
  <w:num w:numId="244" w16cid:durableId="1427730566">
    <w:abstractNumId w:val="101"/>
  </w:num>
  <w:num w:numId="245" w16cid:durableId="1302493752">
    <w:abstractNumId w:val="17"/>
  </w:num>
  <w:num w:numId="246" w16cid:durableId="2082171058">
    <w:abstractNumId w:val="164"/>
  </w:num>
  <w:num w:numId="247" w16cid:durableId="1653676741">
    <w:abstractNumId w:val="119"/>
  </w:num>
  <w:num w:numId="248" w16cid:durableId="1541866928">
    <w:abstractNumId w:val="200"/>
  </w:num>
  <w:num w:numId="249" w16cid:durableId="96021442">
    <w:abstractNumId w:val="189"/>
  </w:num>
  <w:num w:numId="250" w16cid:durableId="1391804317">
    <w:abstractNumId w:val="132"/>
  </w:num>
  <w:num w:numId="251" w16cid:durableId="1061834206">
    <w:abstractNumId w:val="232"/>
  </w:num>
  <w:num w:numId="252" w16cid:durableId="102501451">
    <w:abstractNumId w:val="122"/>
  </w:num>
  <w:num w:numId="253" w16cid:durableId="2007510391">
    <w:abstractNumId w:val="165"/>
  </w:num>
  <w:num w:numId="254" w16cid:durableId="738598960">
    <w:abstractNumId w:val="96"/>
  </w:num>
  <w:num w:numId="255" w16cid:durableId="1255741768">
    <w:abstractNumId w:val="215"/>
  </w:num>
  <w:num w:numId="256" w16cid:durableId="1917741183">
    <w:abstractNumId w:val="35"/>
  </w:num>
  <w:num w:numId="257" w16cid:durableId="727612037">
    <w:abstractNumId w:val="66"/>
  </w:num>
  <w:num w:numId="258" w16cid:durableId="1528451183">
    <w:abstractNumId w:val="10"/>
  </w:num>
  <w:num w:numId="259" w16cid:durableId="1961836681">
    <w:abstractNumId w:val="87"/>
  </w:num>
  <w:num w:numId="260" w16cid:durableId="658846715">
    <w:abstractNumId w:val="170"/>
  </w:num>
  <w:num w:numId="261" w16cid:durableId="1028027875">
    <w:abstractNumId w:val="169"/>
  </w:num>
  <w:num w:numId="262" w16cid:durableId="641159093">
    <w:abstractNumId w:val="48"/>
  </w:num>
  <w:num w:numId="263" w16cid:durableId="283274011">
    <w:abstractNumId w:val="103"/>
  </w:num>
  <w:num w:numId="264" w16cid:durableId="927539752">
    <w:abstractNumId w:val="54"/>
  </w:num>
  <w:num w:numId="265" w16cid:durableId="523247195">
    <w:abstractNumId w:val="137"/>
  </w:num>
  <w:num w:numId="266" w16cid:durableId="205455561">
    <w:abstractNumId w:val="186"/>
  </w:num>
  <w:num w:numId="267" w16cid:durableId="1707288995">
    <w:abstractNumId w:val="68"/>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pritchard">
    <w15:presenceInfo w15:providerId="None" w15:userId="jonathan pritchard"/>
  </w15:person>
  <w15:person w15:author="jon pritchard">
    <w15:presenceInfo w15:providerId="Windows Live" w15:userId="19e06ccb8451a5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D3"/>
    <w:rsid w:val="00061D77"/>
    <w:rsid w:val="000621E3"/>
    <w:rsid w:val="000624B4"/>
    <w:rsid w:val="0006277B"/>
    <w:rsid w:val="00062787"/>
    <w:rsid w:val="00062E19"/>
    <w:rsid w:val="00064153"/>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E2D"/>
    <w:rsid w:val="000D1E99"/>
    <w:rsid w:val="000D1EB4"/>
    <w:rsid w:val="000D1F6B"/>
    <w:rsid w:val="000D2260"/>
    <w:rsid w:val="000D22AD"/>
    <w:rsid w:val="000D22E5"/>
    <w:rsid w:val="000D25D4"/>
    <w:rsid w:val="000D2E1B"/>
    <w:rsid w:val="000D3361"/>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7BAC"/>
    <w:rsid w:val="000D7BC5"/>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371"/>
    <w:rsid w:val="0011049A"/>
    <w:rsid w:val="00110A19"/>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80A"/>
    <w:rsid w:val="00146DC8"/>
    <w:rsid w:val="001473C0"/>
    <w:rsid w:val="00147422"/>
    <w:rsid w:val="00147AD9"/>
    <w:rsid w:val="00147ADD"/>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336"/>
    <w:rsid w:val="001653D7"/>
    <w:rsid w:val="00166456"/>
    <w:rsid w:val="0016682D"/>
    <w:rsid w:val="00166F64"/>
    <w:rsid w:val="00167169"/>
    <w:rsid w:val="00167404"/>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B1D"/>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9E"/>
    <w:rsid w:val="00184516"/>
    <w:rsid w:val="0018487C"/>
    <w:rsid w:val="00184B28"/>
    <w:rsid w:val="00184FA3"/>
    <w:rsid w:val="0018510B"/>
    <w:rsid w:val="00185432"/>
    <w:rsid w:val="001858BA"/>
    <w:rsid w:val="00185941"/>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34F"/>
    <w:rsid w:val="001C7387"/>
    <w:rsid w:val="001C7DC2"/>
    <w:rsid w:val="001D06C2"/>
    <w:rsid w:val="001D0B76"/>
    <w:rsid w:val="001D0D9A"/>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DE6"/>
    <w:rsid w:val="001F01AF"/>
    <w:rsid w:val="001F02DE"/>
    <w:rsid w:val="001F04C5"/>
    <w:rsid w:val="001F09A5"/>
    <w:rsid w:val="001F09E6"/>
    <w:rsid w:val="001F0B39"/>
    <w:rsid w:val="001F0B6C"/>
    <w:rsid w:val="001F0CC1"/>
    <w:rsid w:val="001F0EC0"/>
    <w:rsid w:val="001F154C"/>
    <w:rsid w:val="001F167C"/>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84"/>
    <w:rsid w:val="00281C2A"/>
    <w:rsid w:val="00282342"/>
    <w:rsid w:val="00282925"/>
    <w:rsid w:val="00282B46"/>
    <w:rsid w:val="00283798"/>
    <w:rsid w:val="002837FF"/>
    <w:rsid w:val="0028392F"/>
    <w:rsid w:val="00283991"/>
    <w:rsid w:val="00283C16"/>
    <w:rsid w:val="00283EFE"/>
    <w:rsid w:val="002845EB"/>
    <w:rsid w:val="002848E8"/>
    <w:rsid w:val="0028493A"/>
    <w:rsid w:val="002849A1"/>
    <w:rsid w:val="00284A82"/>
    <w:rsid w:val="00285100"/>
    <w:rsid w:val="002853F8"/>
    <w:rsid w:val="00285B18"/>
    <w:rsid w:val="002863EA"/>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30B"/>
    <w:rsid w:val="002D7AB6"/>
    <w:rsid w:val="002D7AFF"/>
    <w:rsid w:val="002D7B10"/>
    <w:rsid w:val="002D7CAB"/>
    <w:rsid w:val="002D7CB6"/>
    <w:rsid w:val="002D7D0C"/>
    <w:rsid w:val="002D7DEE"/>
    <w:rsid w:val="002D7E5B"/>
    <w:rsid w:val="002E04F3"/>
    <w:rsid w:val="002E075D"/>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32C"/>
    <w:rsid w:val="0034399F"/>
    <w:rsid w:val="00343AA2"/>
    <w:rsid w:val="003448FA"/>
    <w:rsid w:val="00344BA7"/>
    <w:rsid w:val="00344D36"/>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445"/>
    <w:rsid w:val="003735BC"/>
    <w:rsid w:val="00373D61"/>
    <w:rsid w:val="0037409F"/>
    <w:rsid w:val="003742CF"/>
    <w:rsid w:val="00374334"/>
    <w:rsid w:val="00374426"/>
    <w:rsid w:val="00374B59"/>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107C"/>
    <w:rsid w:val="003C129A"/>
    <w:rsid w:val="003C12C0"/>
    <w:rsid w:val="003C14B2"/>
    <w:rsid w:val="003C167C"/>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B18"/>
    <w:rsid w:val="00403DA0"/>
    <w:rsid w:val="00403E8B"/>
    <w:rsid w:val="00404620"/>
    <w:rsid w:val="00404950"/>
    <w:rsid w:val="004049F2"/>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D4D"/>
    <w:rsid w:val="00413E27"/>
    <w:rsid w:val="00413FDB"/>
    <w:rsid w:val="00414AE0"/>
    <w:rsid w:val="00414DE8"/>
    <w:rsid w:val="00414E87"/>
    <w:rsid w:val="00415C1B"/>
    <w:rsid w:val="00416D89"/>
    <w:rsid w:val="0041712A"/>
    <w:rsid w:val="004171C8"/>
    <w:rsid w:val="004172C0"/>
    <w:rsid w:val="00417447"/>
    <w:rsid w:val="00417C15"/>
    <w:rsid w:val="00420126"/>
    <w:rsid w:val="00420615"/>
    <w:rsid w:val="00421EF9"/>
    <w:rsid w:val="00421F29"/>
    <w:rsid w:val="004220EC"/>
    <w:rsid w:val="004229BD"/>
    <w:rsid w:val="00422A74"/>
    <w:rsid w:val="00422AF5"/>
    <w:rsid w:val="004231B7"/>
    <w:rsid w:val="00423752"/>
    <w:rsid w:val="0042409E"/>
    <w:rsid w:val="0042425D"/>
    <w:rsid w:val="004242E8"/>
    <w:rsid w:val="004242F0"/>
    <w:rsid w:val="00424521"/>
    <w:rsid w:val="00424BE3"/>
    <w:rsid w:val="00424C13"/>
    <w:rsid w:val="004250EB"/>
    <w:rsid w:val="0042556E"/>
    <w:rsid w:val="0042557E"/>
    <w:rsid w:val="004256B9"/>
    <w:rsid w:val="0042577E"/>
    <w:rsid w:val="00425B5E"/>
    <w:rsid w:val="00426D8A"/>
    <w:rsid w:val="00426DC8"/>
    <w:rsid w:val="00427676"/>
    <w:rsid w:val="004279AB"/>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6239"/>
    <w:rsid w:val="00466E78"/>
    <w:rsid w:val="004671AD"/>
    <w:rsid w:val="004672FE"/>
    <w:rsid w:val="004673B8"/>
    <w:rsid w:val="0047008B"/>
    <w:rsid w:val="00470659"/>
    <w:rsid w:val="00470DF6"/>
    <w:rsid w:val="004710ED"/>
    <w:rsid w:val="00471915"/>
    <w:rsid w:val="00471A58"/>
    <w:rsid w:val="00471BCA"/>
    <w:rsid w:val="00471F14"/>
    <w:rsid w:val="0047208B"/>
    <w:rsid w:val="0047217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D98"/>
    <w:rsid w:val="00490117"/>
    <w:rsid w:val="0049013D"/>
    <w:rsid w:val="00490445"/>
    <w:rsid w:val="004909F8"/>
    <w:rsid w:val="00491401"/>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432"/>
    <w:rsid w:val="004E744A"/>
    <w:rsid w:val="004E74B7"/>
    <w:rsid w:val="004E79CE"/>
    <w:rsid w:val="004E7CA8"/>
    <w:rsid w:val="004E7DC2"/>
    <w:rsid w:val="004F03A0"/>
    <w:rsid w:val="004F06D6"/>
    <w:rsid w:val="004F0771"/>
    <w:rsid w:val="004F0EBA"/>
    <w:rsid w:val="004F121C"/>
    <w:rsid w:val="004F141B"/>
    <w:rsid w:val="004F1B80"/>
    <w:rsid w:val="004F2664"/>
    <w:rsid w:val="004F26CB"/>
    <w:rsid w:val="004F2879"/>
    <w:rsid w:val="004F28EC"/>
    <w:rsid w:val="004F2B53"/>
    <w:rsid w:val="004F2E02"/>
    <w:rsid w:val="004F3C6C"/>
    <w:rsid w:val="004F4098"/>
    <w:rsid w:val="004F41A6"/>
    <w:rsid w:val="004F4995"/>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8D6"/>
    <w:rsid w:val="00591AA1"/>
    <w:rsid w:val="00591F3D"/>
    <w:rsid w:val="005921B6"/>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6E1"/>
    <w:rsid w:val="005F0741"/>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A0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1368"/>
    <w:rsid w:val="0065154C"/>
    <w:rsid w:val="0065158A"/>
    <w:rsid w:val="00651F7C"/>
    <w:rsid w:val="006523B1"/>
    <w:rsid w:val="00653128"/>
    <w:rsid w:val="00653147"/>
    <w:rsid w:val="006532E5"/>
    <w:rsid w:val="00653633"/>
    <w:rsid w:val="00653753"/>
    <w:rsid w:val="00653788"/>
    <w:rsid w:val="0065396F"/>
    <w:rsid w:val="006539A7"/>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DB4"/>
    <w:rsid w:val="006E1E87"/>
    <w:rsid w:val="006E1F1E"/>
    <w:rsid w:val="006E20AB"/>
    <w:rsid w:val="006E24A8"/>
    <w:rsid w:val="006E2D52"/>
    <w:rsid w:val="006E2DFC"/>
    <w:rsid w:val="006E2F26"/>
    <w:rsid w:val="006E2F61"/>
    <w:rsid w:val="006E30EE"/>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58FA"/>
    <w:rsid w:val="0071591A"/>
    <w:rsid w:val="0071605C"/>
    <w:rsid w:val="00716164"/>
    <w:rsid w:val="00716214"/>
    <w:rsid w:val="007166A7"/>
    <w:rsid w:val="00716B39"/>
    <w:rsid w:val="00716F88"/>
    <w:rsid w:val="00717358"/>
    <w:rsid w:val="0072054A"/>
    <w:rsid w:val="00720989"/>
    <w:rsid w:val="00720B3E"/>
    <w:rsid w:val="00720BF3"/>
    <w:rsid w:val="00720F03"/>
    <w:rsid w:val="00721276"/>
    <w:rsid w:val="0072138D"/>
    <w:rsid w:val="00721D52"/>
    <w:rsid w:val="00721ED4"/>
    <w:rsid w:val="00722005"/>
    <w:rsid w:val="00722208"/>
    <w:rsid w:val="00722498"/>
    <w:rsid w:val="00723386"/>
    <w:rsid w:val="007233B0"/>
    <w:rsid w:val="00723D63"/>
    <w:rsid w:val="00723FFC"/>
    <w:rsid w:val="0072408E"/>
    <w:rsid w:val="0072438A"/>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302E3"/>
    <w:rsid w:val="00730417"/>
    <w:rsid w:val="00730555"/>
    <w:rsid w:val="00730986"/>
    <w:rsid w:val="00730CD0"/>
    <w:rsid w:val="00730CD9"/>
    <w:rsid w:val="00730D49"/>
    <w:rsid w:val="00730D95"/>
    <w:rsid w:val="00730DA3"/>
    <w:rsid w:val="0073125A"/>
    <w:rsid w:val="00731267"/>
    <w:rsid w:val="00731CD9"/>
    <w:rsid w:val="00731EA9"/>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A03"/>
    <w:rsid w:val="00750D65"/>
    <w:rsid w:val="00750F33"/>
    <w:rsid w:val="00751148"/>
    <w:rsid w:val="007512FD"/>
    <w:rsid w:val="007519AA"/>
    <w:rsid w:val="00751A9F"/>
    <w:rsid w:val="00751D45"/>
    <w:rsid w:val="00751EAA"/>
    <w:rsid w:val="00752976"/>
    <w:rsid w:val="00752D0E"/>
    <w:rsid w:val="00752EB0"/>
    <w:rsid w:val="00753CA6"/>
    <w:rsid w:val="00753DEB"/>
    <w:rsid w:val="00753F72"/>
    <w:rsid w:val="0075457B"/>
    <w:rsid w:val="00754BE6"/>
    <w:rsid w:val="00754FEF"/>
    <w:rsid w:val="0075505A"/>
    <w:rsid w:val="007552A5"/>
    <w:rsid w:val="007556BC"/>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5071"/>
    <w:rsid w:val="007650FC"/>
    <w:rsid w:val="007652ED"/>
    <w:rsid w:val="00765AB9"/>
    <w:rsid w:val="00765AEC"/>
    <w:rsid w:val="00766D80"/>
    <w:rsid w:val="00767953"/>
    <w:rsid w:val="007679DB"/>
    <w:rsid w:val="00767C98"/>
    <w:rsid w:val="007700A8"/>
    <w:rsid w:val="007701A6"/>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5468"/>
    <w:rsid w:val="00785794"/>
    <w:rsid w:val="00785E14"/>
    <w:rsid w:val="00786152"/>
    <w:rsid w:val="007861A0"/>
    <w:rsid w:val="007866EF"/>
    <w:rsid w:val="00786923"/>
    <w:rsid w:val="0078692F"/>
    <w:rsid w:val="00786BF9"/>
    <w:rsid w:val="00786FE4"/>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A0368"/>
    <w:rsid w:val="007A0796"/>
    <w:rsid w:val="007A097E"/>
    <w:rsid w:val="007A1177"/>
    <w:rsid w:val="007A1595"/>
    <w:rsid w:val="007A1B43"/>
    <w:rsid w:val="007A20D7"/>
    <w:rsid w:val="007A21C9"/>
    <w:rsid w:val="007A2540"/>
    <w:rsid w:val="007A2A9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6323"/>
    <w:rsid w:val="007C6360"/>
    <w:rsid w:val="007C6A56"/>
    <w:rsid w:val="007C752F"/>
    <w:rsid w:val="007C7722"/>
    <w:rsid w:val="007C7816"/>
    <w:rsid w:val="007C79EA"/>
    <w:rsid w:val="007C7A57"/>
    <w:rsid w:val="007D00EC"/>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DF"/>
    <w:rsid w:val="0081373B"/>
    <w:rsid w:val="00813C10"/>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7180"/>
    <w:rsid w:val="00877CE7"/>
    <w:rsid w:val="00880131"/>
    <w:rsid w:val="008801BD"/>
    <w:rsid w:val="008803D8"/>
    <w:rsid w:val="00880D93"/>
    <w:rsid w:val="00881021"/>
    <w:rsid w:val="00881271"/>
    <w:rsid w:val="008821C0"/>
    <w:rsid w:val="00882C16"/>
    <w:rsid w:val="00883232"/>
    <w:rsid w:val="00883773"/>
    <w:rsid w:val="008841FB"/>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F1E"/>
    <w:rsid w:val="00896649"/>
    <w:rsid w:val="008972A2"/>
    <w:rsid w:val="008A0659"/>
    <w:rsid w:val="008A09EF"/>
    <w:rsid w:val="008A0B1C"/>
    <w:rsid w:val="008A0F05"/>
    <w:rsid w:val="008A1106"/>
    <w:rsid w:val="008A12E7"/>
    <w:rsid w:val="008A15C7"/>
    <w:rsid w:val="008A19BE"/>
    <w:rsid w:val="008A1ECC"/>
    <w:rsid w:val="008A1EE8"/>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58"/>
    <w:rsid w:val="00A63FF6"/>
    <w:rsid w:val="00A64099"/>
    <w:rsid w:val="00A645B7"/>
    <w:rsid w:val="00A65053"/>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E01"/>
    <w:rsid w:val="00AE30A6"/>
    <w:rsid w:val="00AE3BE4"/>
    <w:rsid w:val="00AE3BFC"/>
    <w:rsid w:val="00AE3E22"/>
    <w:rsid w:val="00AE56E1"/>
    <w:rsid w:val="00AE5743"/>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E57"/>
    <w:rsid w:val="00B1591E"/>
    <w:rsid w:val="00B15C78"/>
    <w:rsid w:val="00B15C85"/>
    <w:rsid w:val="00B15F52"/>
    <w:rsid w:val="00B161FB"/>
    <w:rsid w:val="00B162C6"/>
    <w:rsid w:val="00B16416"/>
    <w:rsid w:val="00B16C96"/>
    <w:rsid w:val="00B16E76"/>
    <w:rsid w:val="00B17008"/>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6AD"/>
    <w:rsid w:val="00B52CA0"/>
    <w:rsid w:val="00B52D59"/>
    <w:rsid w:val="00B53191"/>
    <w:rsid w:val="00B5328F"/>
    <w:rsid w:val="00B53F6E"/>
    <w:rsid w:val="00B548CC"/>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F1D"/>
    <w:rsid w:val="00BD3F37"/>
    <w:rsid w:val="00BD4D38"/>
    <w:rsid w:val="00BD50FC"/>
    <w:rsid w:val="00BD515B"/>
    <w:rsid w:val="00BD53A6"/>
    <w:rsid w:val="00BD53CF"/>
    <w:rsid w:val="00BD565A"/>
    <w:rsid w:val="00BD58C2"/>
    <w:rsid w:val="00BD5B6D"/>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467"/>
    <w:rsid w:val="00C465AA"/>
    <w:rsid w:val="00C46640"/>
    <w:rsid w:val="00C467B1"/>
    <w:rsid w:val="00C46911"/>
    <w:rsid w:val="00C46B15"/>
    <w:rsid w:val="00C470C5"/>
    <w:rsid w:val="00C47198"/>
    <w:rsid w:val="00C47404"/>
    <w:rsid w:val="00C47652"/>
    <w:rsid w:val="00C47791"/>
    <w:rsid w:val="00C47C82"/>
    <w:rsid w:val="00C50191"/>
    <w:rsid w:val="00C50708"/>
    <w:rsid w:val="00C50817"/>
    <w:rsid w:val="00C50CA0"/>
    <w:rsid w:val="00C518D3"/>
    <w:rsid w:val="00C51B24"/>
    <w:rsid w:val="00C520C9"/>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FCB"/>
    <w:rsid w:val="00C654AD"/>
    <w:rsid w:val="00C657A1"/>
    <w:rsid w:val="00C65984"/>
    <w:rsid w:val="00C65CD9"/>
    <w:rsid w:val="00C65FAE"/>
    <w:rsid w:val="00C66E1F"/>
    <w:rsid w:val="00C672C6"/>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E5"/>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AF0"/>
    <w:rsid w:val="00D45CCF"/>
    <w:rsid w:val="00D45E1E"/>
    <w:rsid w:val="00D46318"/>
    <w:rsid w:val="00D46331"/>
    <w:rsid w:val="00D4643E"/>
    <w:rsid w:val="00D466F8"/>
    <w:rsid w:val="00D469E2"/>
    <w:rsid w:val="00D47630"/>
    <w:rsid w:val="00D4798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CC"/>
    <w:rsid w:val="00D56B3E"/>
    <w:rsid w:val="00D56DA6"/>
    <w:rsid w:val="00D56F22"/>
    <w:rsid w:val="00D57142"/>
    <w:rsid w:val="00D572C9"/>
    <w:rsid w:val="00D574D5"/>
    <w:rsid w:val="00D5765F"/>
    <w:rsid w:val="00D600F5"/>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EFA"/>
    <w:rsid w:val="00D870B9"/>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205A"/>
    <w:rsid w:val="00E72A6A"/>
    <w:rsid w:val="00E72CD4"/>
    <w:rsid w:val="00E73058"/>
    <w:rsid w:val="00E73774"/>
    <w:rsid w:val="00E73BCC"/>
    <w:rsid w:val="00E73E7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FDF"/>
    <w:rsid w:val="00F80433"/>
    <w:rsid w:val="00F8043A"/>
    <w:rsid w:val="00F8195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4F2"/>
    <w:rsid w:val="00FD264D"/>
    <w:rsid w:val="00FD374D"/>
    <w:rsid w:val="00FD3A75"/>
    <w:rsid w:val="00FD418A"/>
    <w:rsid w:val="00FD437F"/>
    <w:rsid w:val="00FD46DF"/>
    <w:rsid w:val="00FD4A87"/>
    <w:rsid w:val="00FD4A8D"/>
    <w:rsid w:val="00FD4BD6"/>
    <w:rsid w:val="00FD4C1A"/>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microsoft.com/office/2011/relationships/commentsExtended" Target="commentsExtended.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2.png"/><Relationship Id="rId89" Type="http://schemas.microsoft.com/office/2011/relationships/people" Target="people.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eader" Target="header3.xml"/><Relationship Id="rId74" Type="http://schemas.openxmlformats.org/officeDocument/2006/relationships/image" Target="media/image53.png"/><Relationship Id="rId79" Type="http://schemas.openxmlformats.org/officeDocument/2006/relationships/image" Target="media/image58.jpe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www.wipo.int/treaties/en/ip/berne/trtdocs_wo001.html" TargetMode="External"/><Relationship Id="rId22" Type="http://schemas.microsoft.com/office/2016/09/relationships/commentsIds" Target="commentsIds.xm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emf"/><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png"/><Relationship Id="rId80" Type="http://schemas.openxmlformats.org/officeDocument/2006/relationships/image" Target="cid:image004.jpg@01D7E067.4BDF7CF0" TargetMode="External"/><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4.xml"/><Relationship Id="rId67" Type="http://schemas.openxmlformats.org/officeDocument/2006/relationships/image" Target="media/image46.png"/><Relationship Id="rId20" Type="http://schemas.openxmlformats.org/officeDocument/2006/relationships/comments" Target="comments.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1.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microsoft.com/office/2018/08/relationships/commentsExtensible" Target="commentsExtensible.xml"/><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emf"/><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3.xm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emf"/><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footer" Target="footer5.xml"/><Relationship Id="rId61" Type="http://schemas.openxmlformats.org/officeDocument/2006/relationships/footer" Target="footer4.xml"/><Relationship Id="rId82" Type="http://schemas.openxmlformats.org/officeDocument/2006/relationships/image" Target="media/image60.png"/><Relationship Id="rId19" Type="http://schemas.openxmlformats.org/officeDocument/2006/relationships/hyperlink" Target="https://registry.iho.int"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39917</Words>
  <Characters>227530</Characters>
  <Application>Microsoft Office Word</Application>
  <DocSecurity>0</DocSecurity>
  <Lines>1896</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266914</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 pritchard</cp:lastModifiedBy>
  <cp:revision>9</cp:revision>
  <cp:lastPrinted>2024-10-26T05:17:00Z</cp:lastPrinted>
  <dcterms:created xsi:type="dcterms:W3CDTF">2026-01-19T10:43:00Z</dcterms:created>
  <dcterms:modified xsi:type="dcterms:W3CDTF">2026-01-19T12:09:00Z</dcterms:modified>
</cp:coreProperties>
</file>