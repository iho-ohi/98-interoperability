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xmlns:w16sdtfl="http://schemas.microsoft.com/office/word/2024/wordml/sdtformatlo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88968496"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del w:id="7" w:author="jonathan pritchard" w:date="2025-03-10T07:42:00Z" w16du:dateUtc="2025-03-10T07:42:00Z">
              <w:r w:rsidRPr="00B77A92" w:rsidDel="0056040E">
                <w:rPr>
                  <w:rFonts w:cs="Arial"/>
                </w:rPr>
                <w:delText>MSC.530(106</w:delText>
              </w:r>
              <w:bookmarkEnd w:id="6"/>
              <w:r w:rsidRPr="00B77A92" w:rsidDel="0056040E">
                <w:rPr>
                  <w:rFonts w:cs="Arial"/>
                </w:rPr>
                <w:delText>)</w:delText>
              </w:r>
            </w:del>
            <w:ins w:id="8" w:author="jonathan pritchard" w:date="2025-03-10T07:42:00Z" w16du:dateUtc="2025-03-10T07:42:00Z">
              <w:r w:rsidR="0056040E">
                <w:rPr>
                  <w:rFonts w:cs="Arial"/>
                </w:rPr>
                <w:t>MSC.530(106)/</w:t>
              </w:r>
            </w:ins>
            <w:ins w:id="9" w:author="jonathan pritchard" w:date="2025-03-10T07:46:00Z" w16du:dateUtc="2025-03-10T07:46:00Z">
              <w:r w:rsidR="0056040E">
                <w:rPr>
                  <w:rFonts w:cs="Arial"/>
                </w:rPr>
                <w:t>Rev</w:t>
              </w:r>
            </w:ins>
            <w:ins w:id="1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11"/>
            <w:r>
              <w:rPr>
                <w:rFonts w:cs="Arial"/>
              </w:rPr>
              <w:t xml:space="preserve">1.8.0 </w:t>
            </w:r>
            <w:commentRangeEnd w:id="11"/>
            <w:r w:rsidR="00131A93">
              <w:rPr>
                <w:rStyle w:val="CommentReference"/>
              </w:rPr>
              <w:commentReference w:id="1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2" w:name="_Toc188968497"/>
      <w:bookmarkEnd w:id="0"/>
      <w:bookmarkEnd w:id="1"/>
      <w:bookmarkEnd w:id="2"/>
      <w:r w:rsidRPr="00237F07">
        <w:rPr>
          <w:rFonts w:eastAsia="MS Mincho"/>
        </w:rPr>
        <w:lastRenderedPageBreak/>
        <w:t>Introduction</w:t>
      </w:r>
      <w:bookmarkEnd w:id="1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1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14" w:author="jonathan pritchard" w:date="2025-03-11T16:05:00Z" w16du:dateUtc="2025-03-11T16:05:00Z">
        <w:r w:rsidR="00D748F6" w:rsidRPr="00B812CA" w:rsidDel="007F244A">
          <w:rPr>
            <w:lang w:eastAsia="en-US"/>
          </w:rPr>
          <w:delText>over any improvements, criticisms, questions or comments</w:delText>
        </w:r>
      </w:del>
      <w:ins w:id="1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1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17" w:author="jonathan pritchard" w:date="2025-03-11T14:54:00Z" w16du:dateUtc="2025-03-11T14:54:00Z">
        <w:r w:rsidRPr="00B42BF5">
          <w:rPr>
            <w:highlight w:val="yellow"/>
            <w:lang w:eastAsia="en-US"/>
            <w:rPrChange w:id="1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9" w:name="_Toc38829536"/>
      <w:bookmarkStart w:id="20" w:name="_Toc38830039"/>
      <w:bookmarkStart w:id="21" w:name="_Toc38936204"/>
      <w:bookmarkStart w:id="22" w:name="_Toc40990380"/>
      <w:bookmarkStart w:id="23" w:name="_Toc484523815"/>
      <w:bookmarkEnd w:id="19"/>
      <w:bookmarkEnd w:id="20"/>
      <w:bookmarkEnd w:id="21"/>
      <w:bookmarkEnd w:id="2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23"/>
      <w:r>
        <w:t xml:space="preserve"> </w:t>
      </w:r>
      <w:bookmarkStart w:id="2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24"/>
      <w:r w:rsidRPr="00773509">
        <w:t xml:space="preserve"> It is an implementation of the abstract interoperability concepts described in S-100 Part 16.</w:t>
      </w:r>
      <w:r w:rsidR="001D420D">
        <w:t xml:space="preserve"> Part A and B of this specification </w:t>
      </w:r>
      <w:ins w:id="25" w:author="jonathan pritchard" w:date="2025-03-11T16:06:00Z" w16du:dateUtc="2025-03-11T16:06:00Z">
        <w:r w:rsidR="007F244A">
          <w:t xml:space="preserve">define </w:t>
        </w:r>
      </w:ins>
      <w:commentRangeStart w:id="26"/>
      <w:del w:id="27" w:author="jonathan pritchard" w:date="2025-03-07T16:24:00Z" w16du:dateUtc="2025-03-07T16:24:00Z">
        <w:r w:rsidR="001D420D" w:rsidDel="00FB64A7">
          <w:delText>describe</w:delText>
        </w:r>
        <w:commentRangeEnd w:id="26"/>
        <w:r w:rsidR="00DD4220" w:rsidDel="00FB64A7">
          <w:rPr>
            <w:rStyle w:val="CommentReference"/>
          </w:rPr>
          <w:commentReference w:id="26"/>
        </w:r>
        <w:r w:rsidR="001D420D" w:rsidDel="00FB64A7">
          <w:delText xml:space="preserve"> </w:delText>
        </w:r>
      </w:del>
      <w:ins w:id="28" w:author="jonathan pritchard" w:date="2025-03-07T16:24:00Z" w16du:dateUtc="2025-03-07T16:24:00Z">
        <w:r w:rsidR="00FB64A7">
          <w:t>levels 1 and 2 respectively.</w:t>
        </w:r>
      </w:ins>
      <w:del w:id="2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30" w:name="_Toc188968498"/>
      <w:r w:rsidRPr="00237F07">
        <w:t>References</w:t>
      </w:r>
      <w:bookmarkEnd w:id="30"/>
    </w:p>
    <w:p w14:paraId="263D91F4" w14:textId="7B06BD9B" w:rsidR="0096295A" w:rsidRDefault="0096295A" w:rsidP="00DB7CFE">
      <w:pPr>
        <w:pStyle w:val="Heading2"/>
      </w:pPr>
      <w:bookmarkStart w:id="31" w:name="_Toc188968499"/>
      <w:r w:rsidRPr="00237F07">
        <w:t>Normative references</w:t>
      </w:r>
      <w:bookmarkEnd w:id="31"/>
    </w:p>
    <w:p w14:paraId="6BD7343C" w14:textId="3530E47E" w:rsidR="00B727EB" w:rsidRPr="00237F07" w:rsidRDefault="00B727EB" w:rsidP="004E61EE">
      <w:pPr>
        <w:spacing w:after="120" w:line="240" w:lineRule="auto"/>
        <w:ind w:left="1418" w:hanging="1418"/>
        <w:jc w:val="both"/>
        <w:rPr>
          <w:lang w:eastAsia="en-GB"/>
        </w:rPr>
      </w:pPr>
      <w:bookmarkStart w:id="3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3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3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3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3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36" w:author="jonathan pritchard" w:date="2025-03-10T07:42:00Z" w16du:dateUtc="2025-03-10T07:42:00Z">
        <w:r w:rsidRPr="00237F07" w:rsidDel="0056040E">
          <w:rPr>
            <w:lang w:eastAsia="en-GB"/>
          </w:rPr>
          <w:delText>MSC.530(106)</w:delText>
        </w:r>
      </w:del>
      <w:ins w:id="37" w:author="jonathan pritchard" w:date="2025-03-10T07:42:00Z" w16du:dateUtc="2025-03-10T07:42:00Z">
        <w:r w:rsidR="0056040E">
          <w:rPr>
            <w:lang w:eastAsia="en-GB"/>
          </w:rPr>
          <w:t>MSC.530(106)/</w:t>
        </w:r>
      </w:ins>
      <w:ins w:id="3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39" w:author="jonathan pritchard" w:date="2025-03-10T07:40:00Z" w16du:dateUtc="2025-03-10T07:40:00Z">
        <w:r w:rsidRPr="00237F07" w:rsidDel="008D6C94">
          <w:rPr>
            <w:lang w:eastAsia="en-GB"/>
          </w:rPr>
          <w:delText>MSC.530(106)</w:delText>
        </w:r>
      </w:del>
      <w:ins w:id="40" w:author="jonathan pritchard" w:date="2025-03-10T07:42:00Z" w16du:dateUtc="2025-03-10T07:42:00Z">
        <w:r w:rsidR="0056040E">
          <w:rPr>
            <w:lang w:eastAsia="en-GB"/>
          </w:rPr>
          <w:t>MSC.530(106</w:t>
        </w:r>
      </w:ins>
      <w:ins w:id="41" w:author="jonathan pritchard" w:date="2025-03-10T07:48:00Z" w16du:dateUtc="2025-03-10T07:48:00Z">
        <w:r w:rsidR="0056040E">
          <w:rPr>
            <w:lang w:eastAsia="en-GB"/>
          </w:rPr>
          <w:t>)/</w:t>
        </w:r>
      </w:ins>
      <w:ins w:id="42" w:author="jonathan pritchard" w:date="2025-03-10T07:41:00Z" w16du:dateUtc="2025-03-10T07:41:00Z">
        <w:r w:rsidR="008D6C94">
          <w:rPr>
            <w:lang w:eastAsia="en-GB"/>
          </w:rPr>
          <w:t>Rev</w:t>
        </w:r>
      </w:ins>
      <w:ins w:id="43" w:author="jonathan pritchard" w:date="2025-03-10T07:40:00Z" w16du:dateUtc="2025-03-10T07:40:00Z">
        <w:r w:rsidR="008D6C94">
          <w:rPr>
            <w:lang w:eastAsia="en-GB"/>
          </w:rPr>
          <w:t>.1</w:t>
        </w:r>
      </w:ins>
      <w:r w:rsidRPr="00237F07">
        <w:rPr>
          <w:lang w:eastAsia="en-GB"/>
        </w:rPr>
        <w:t xml:space="preserve">, </w:t>
      </w:r>
      <w:del w:id="44" w:author="jonathan pritchard" w:date="2025-03-10T08:09:00Z" w16du:dateUtc="2025-03-10T08:09:00Z">
        <w:r w:rsidRPr="00237F07" w:rsidDel="004E3071">
          <w:rPr>
            <w:lang w:eastAsia="en-GB"/>
          </w:rPr>
          <w:delText>2022</w:delText>
        </w:r>
      </w:del>
      <w:ins w:id="4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46" w:author="jonathan pritchard" w:date="2025-03-10T08:21:00Z" w16du:dateUtc="2025-03-10T08:21:00Z">
            <w:rPr>
              <w:lang w:eastAsia="en-GB"/>
            </w:rPr>
          </w:rPrChange>
        </w:rPr>
      </w:pPr>
      <w:r w:rsidRPr="00840978">
        <w:rPr>
          <w:strike/>
          <w:lang w:eastAsia="en-GB"/>
          <w:rPrChange w:id="47" w:author="jonathan pritchard" w:date="2025-03-10T08:21:00Z" w16du:dateUtc="2025-03-10T08:21:00Z">
            <w:rPr>
              <w:lang w:eastAsia="en-GB"/>
            </w:rPr>
          </w:rPrChange>
        </w:rPr>
        <w:t>MSC.1593</w:t>
      </w:r>
      <w:r w:rsidRPr="00840978">
        <w:rPr>
          <w:strike/>
          <w:lang w:eastAsia="en-GB"/>
          <w:rPrChange w:id="48" w:author="jonathan pritchard" w:date="2025-03-10T08:21:00Z" w16du:dateUtc="2025-03-10T08:21:00Z">
            <w:rPr>
              <w:lang w:eastAsia="en-GB"/>
            </w:rPr>
          </w:rPrChange>
        </w:rPr>
        <w:tab/>
      </w:r>
      <w:r w:rsidRPr="00840978">
        <w:rPr>
          <w:i/>
          <w:strike/>
          <w:lang w:eastAsia="en-GB"/>
          <w:rPrChange w:id="4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5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51" w:author="jonathan pritchard" w:date="2025-03-07T16:36:00Z" w16du:dateUtc="2025-03-07T16:36:00Z">
        <w:r w:rsidRPr="00237F07" w:rsidDel="00C56536">
          <w:rPr>
            <w:lang w:eastAsia="en-GB"/>
          </w:rPr>
          <w:delText>CIRC</w:delText>
        </w:r>
      </w:del>
      <w:ins w:id="5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53" w:name="_Toc188968500"/>
      <w:bookmarkEnd w:id="35"/>
      <w:r w:rsidRPr="00237F07">
        <w:rPr>
          <w:lang w:eastAsia="en-GB"/>
        </w:rPr>
        <w:t>Informative references</w:t>
      </w:r>
      <w:bookmarkEnd w:id="5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54" w:name="_Toc188968501"/>
      <w:r w:rsidRPr="00237F07">
        <w:rPr>
          <w:lang w:eastAsia="en-GB"/>
        </w:rPr>
        <w:t>Abbreviations and Notation</w:t>
      </w:r>
      <w:bookmarkEnd w:id="54"/>
    </w:p>
    <w:p w14:paraId="672C963E" w14:textId="6BCD1D62" w:rsidR="003E7D16" w:rsidRPr="00237F07" w:rsidRDefault="003E7D16" w:rsidP="00DB7CFE">
      <w:pPr>
        <w:pStyle w:val="Heading2"/>
        <w:rPr>
          <w:lang w:eastAsia="en-GB"/>
        </w:rPr>
      </w:pPr>
      <w:bookmarkStart w:id="55" w:name="_Toc99104495"/>
      <w:bookmarkStart w:id="56" w:name="_Toc99104948"/>
      <w:bookmarkStart w:id="57" w:name="_Toc188968502"/>
      <w:bookmarkEnd w:id="55"/>
      <w:bookmarkEnd w:id="56"/>
      <w:r w:rsidRPr="00237F07">
        <w:rPr>
          <w:lang w:eastAsia="en-GB"/>
        </w:rPr>
        <w:t>Abbreviations</w:t>
      </w:r>
      <w:bookmarkEnd w:id="5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5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59" w:name="_Toc188968503"/>
      <w:r w:rsidRPr="00237F07">
        <w:rPr>
          <w:lang w:eastAsia="en-GB"/>
        </w:rPr>
        <w:t>Notation</w:t>
      </w:r>
      <w:bookmarkEnd w:id="5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60"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6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6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61"/>
    </w:p>
    <w:p w14:paraId="2FE3184A" w14:textId="77833025" w:rsidR="00AD2F07" w:rsidRDefault="00B6123E" w:rsidP="00F2390C">
      <w:pPr>
        <w:jc w:val="both"/>
        <w:rPr>
          <w:ins w:id="6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63"/>
      <w:r w:rsidR="00237F07" w:rsidRPr="007F244A">
        <w:rPr>
          <w:strike/>
          <w:lang w:eastAsia="en-GB"/>
          <w:rPrChange w:id="64" w:author="jonathan pritchard" w:date="2025-03-11T16:07:00Z" w16du:dateUtc="2025-03-11T16:07:00Z">
            <w:rPr>
              <w:lang w:eastAsia="en-GB"/>
            </w:rPr>
          </w:rPrChange>
        </w:rPr>
        <w:t>some</w:t>
      </w:r>
      <w:r w:rsidR="00AD2F07" w:rsidRPr="00237F07">
        <w:rPr>
          <w:lang w:eastAsia="en-GB"/>
        </w:rPr>
        <w:t xml:space="preserve"> </w:t>
      </w:r>
      <w:commentRangeEnd w:id="63"/>
      <w:r w:rsidR="0097690D">
        <w:rPr>
          <w:rStyle w:val="CommentReference"/>
        </w:rPr>
        <w:commentReference w:id="6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65" w:author="jonathan pritchard" w:date="2025-03-11T14:52:00Z" w16du:dateUtc="2025-03-11T14:52:00Z">
        <w:r>
          <w:rPr>
            <w:lang w:eastAsia="en-GB"/>
          </w:rPr>
          <w:t xml:space="preserve">Non-mandatory requirements </w:t>
        </w:r>
      </w:ins>
      <w:ins w:id="6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67" w:author="jonathan pritchard" w:date="2025-03-11T16:34:00Z" w16du:dateUtc="2025-03-11T16:34:00Z">
        <w:r w:rsidR="004B1F0F">
          <w:rPr>
            <w:lang w:eastAsia="en-GB"/>
          </w:rPr>
          <w:t xml:space="preserve"> and S-</w:t>
        </w:r>
      </w:ins>
      <w:ins w:id="6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69" w:name="_Toc40990386"/>
      <w:bookmarkStart w:id="70" w:name="_Toc40990387"/>
      <w:bookmarkStart w:id="71" w:name="_Toc40990388"/>
      <w:bookmarkStart w:id="72" w:name="_Toc40990389"/>
      <w:bookmarkStart w:id="73" w:name="_Toc40990390"/>
      <w:bookmarkStart w:id="74" w:name="_Toc40990391"/>
      <w:bookmarkStart w:id="75" w:name="_Toc40990392"/>
      <w:bookmarkStart w:id="76" w:name="_Toc40990393"/>
      <w:bookmarkStart w:id="77" w:name="_Toc40990394"/>
      <w:bookmarkStart w:id="78" w:name="_Toc40990395"/>
      <w:bookmarkStart w:id="79" w:name="_Toc40990396"/>
      <w:bookmarkStart w:id="80" w:name="_Toc40990397"/>
      <w:bookmarkStart w:id="81" w:name="_Toc40990398"/>
      <w:bookmarkStart w:id="82" w:name="_Toc40990399"/>
      <w:bookmarkStart w:id="83" w:name="_Toc40990400"/>
      <w:bookmarkStart w:id="84" w:name="_Toc40990401"/>
      <w:bookmarkStart w:id="85" w:name="_Toc38829544"/>
      <w:bookmarkStart w:id="86" w:name="_Toc38830047"/>
      <w:bookmarkStart w:id="87" w:name="_Toc188968505"/>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87"/>
      <w:r w:rsidR="00411D24" w:rsidRPr="00B812CA">
        <w:t xml:space="preserve"> </w:t>
      </w:r>
    </w:p>
    <w:p w14:paraId="72A69B43" w14:textId="29666087" w:rsidR="00826285" w:rsidRPr="00237F07" w:rsidRDefault="00826285" w:rsidP="00DB7CFE">
      <w:pPr>
        <w:pStyle w:val="Heading2"/>
      </w:pPr>
      <w:bookmarkStart w:id="88" w:name="_Toc188968506"/>
      <w:r w:rsidRPr="00237F07">
        <w:t>The concepts of ENC</w:t>
      </w:r>
      <w:r w:rsidR="00C64C79" w:rsidRPr="00237F07">
        <w:t>, ENDS and System Database</w:t>
      </w:r>
      <w:bookmarkEnd w:id="8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89" w:author="jonathan pritchard" w:date="2025-03-10T07:42:00Z" w16du:dateUtc="2025-03-10T07:42:00Z">
        <w:r w:rsidRPr="00237F07" w:rsidDel="0056040E">
          <w:delText>MSC.</w:delText>
        </w:r>
        <w:r w:rsidR="002514B8" w:rsidRPr="00237F07" w:rsidDel="0056040E">
          <w:delText>530(106)</w:delText>
        </w:r>
      </w:del>
      <w:ins w:id="90" w:author="jonathan pritchard" w:date="2025-03-10T07:42:00Z" w16du:dateUtc="2025-03-10T07:42:00Z">
        <w:r w:rsidR="0056040E">
          <w:t>MSC.530(106)/</w:t>
        </w:r>
      </w:ins>
      <w:ins w:id="91" w:author="jonathan pritchard" w:date="2025-03-10T07:48:00Z" w16du:dateUtc="2025-03-10T07:48:00Z">
        <w:r w:rsidR="0056040E">
          <w:t>Rev</w:t>
        </w:r>
      </w:ins>
      <w:ins w:id="9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9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93"/>
      <w:r w:rsidR="0007117E" w:rsidRPr="00237F07">
        <w:rPr>
          <w:i w:val="0"/>
          <w:iCs w:val="0"/>
        </w:rPr>
        <w:t>.</w:t>
      </w:r>
    </w:p>
    <w:p w14:paraId="11B34173" w14:textId="77777777" w:rsidR="00826285" w:rsidRPr="00237F07" w:rsidRDefault="00826285" w:rsidP="00DB7CFE">
      <w:pPr>
        <w:pStyle w:val="Heading2"/>
      </w:pPr>
      <w:bookmarkStart w:id="94" w:name="_Ref98329076"/>
      <w:bookmarkStart w:id="95" w:name="_Ref98339151"/>
      <w:bookmarkStart w:id="96" w:name="_Ref98339270"/>
      <w:bookmarkStart w:id="97" w:name="_Toc188968507"/>
      <w:r w:rsidRPr="00237F07">
        <w:t>ECDIS concept, limitations, and challenges</w:t>
      </w:r>
      <w:bookmarkEnd w:id="94"/>
      <w:bookmarkEnd w:id="95"/>
      <w:bookmarkEnd w:id="96"/>
      <w:bookmarkEnd w:id="97"/>
    </w:p>
    <w:p w14:paraId="2C9C6850" w14:textId="18DF4985" w:rsidR="0053774B" w:rsidRPr="00237F07" w:rsidRDefault="0053774B" w:rsidP="00AA0332">
      <w:pPr>
        <w:spacing w:after="120" w:line="240" w:lineRule="auto"/>
        <w:jc w:val="both"/>
      </w:pPr>
      <w:r w:rsidRPr="00237F07">
        <w:t>IMO MSC 530(106)</w:t>
      </w:r>
      <w:ins w:id="9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9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00" w:author="jonathan pritchard" w:date="2025-03-10T08:30:00Z" w16du:dateUtc="2025-03-10T08:30:00Z">
            <w:rPr/>
          </w:rPrChange>
        </w:rPr>
      </w:pPr>
      <w:r w:rsidRPr="00867548">
        <w:rPr>
          <w:strike/>
          <w:rPrChange w:id="101" w:author="jonathan pritchard" w:date="2025-03-10T08:30:00Z" w16du:dateUtc="2025-03-10T08:30:00Z">
            <w:rPr/>
          </w:rPrChange>
        </w:rPr>
        <w:t>For definition of ‘single operator action’ and ‘simple operator action’, see IMO MSC.252(83)</w:t>
      </w:r>
      <w:r w:rsidR="00C05060" w:rsidRPr="00867548">
        <w:rPr>
          <w:strike/>
          <w:rPrChange w:id="10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03" w:author="jonathan pritchard" w:date="2025-03-10T07:57:00Z" w16du:dateUtc="2025-03-10T07:57:00Z">
        <w:r w:rsidR="00A74A4F">
          <w:t xml:space="preserve"> </w:t>
        </w:r>
      </w:ins>
      <w:ins w:id="10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05" w:author="jonathan pritchard" w:date="2025-03-10T07:56:00Z" w16du:dateUtc="2025-03-10T07:56:00Z">
        <w:r w:rsidR="00A74A4F">
          <w:t>18</w:t>
        </w:r>
      </w:ins>
      <w:del w:id="10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07" w:author="jonathan pritchard" w:date="2025-03-10T07:57:00Z" w16du:dateUtc="2025-03-10T07:57:00Z">
        <w:r w:rsidRPr="00237F07" w:rsidDel="00A74A4F">
          <w:delText xml:space="preserve">Clause </w:delText>
        </w:r>
      </w:del>
      <w:ins w:id="10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09" w:author="jonathan pritchard" w:date="2025-03-10T07:57:00Z" w16du:dateUtc="2025-03-10T07:57:00Z">
        <w:r w:rsidR="00A74A4F">
          <w:t>18</w:t>
        </w:r>
      </w:ins>
      <w:del w:id="11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11" w:name="_Toc188968508"/>
      <w:r w:rsidRPr="00237F07">
        <w:t>Depth Related Functionality</w:t>
      </w:r>
      <w:bookmarkEnd w:id="111"/>
    </w:p>
    <w:p w14:paraId="24F56AB2" w14:textId="241131DF" w:rsidR="003E7E2E" w:rsidRPr="00237F07" w:rsidRDefault="003E7E2E" w:rsidP="00AA0332">
      <w:pPr>
        <w:spacing w:after="120" w:line="240" w:lineRule="auto"/>
        <w:jc w:val="both"/>
        <w:rPr>
          <w:b/>
          <w:bCs/>
        </w:rPr>
      </w:pPr>
      <w:r w:rsidRPr="00237F07">
        <w:t xml:space="preserve">S-100 ECDIS allows </w:t>
      </w:r>
      <w:commentRangeStart w:id="112"/>
      <w:r w:rsidRPr="00237F07">
        <w:t xml:space="preserve">Water Levels </w:t>
      </w:r>
      <w:commentRangeEnd w:id="112"/>
      <w:r w:rsidR="005F06E1">
        <w:rPr>
          <w:rStyle w:val="CommentReference"/>
        </w:rPr>
        <w:commentReference w:id="112"/>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13" w:name="_Toc188968509"/>
      <w:r w:rsidRPr="00237F07">
        <w:t>I</w:t>
      </w:r>
      <w:r w:rsidR="000F49BE" w:rsidRPr="00237F07">
        <w:t>ntegrated Navigation System (INS)</w:t>
      </w:r>
      <w:r w:rsidR="004C242A" w:rsidRPr="00237F07">
        <w:t xml:space="preserve"> concept, limitations and challenges</w:t>
      </w:r>
      <w:bookmarkEnd w:id="11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14" w:author="jonathan pritchard" w:date="2025-03-10T07:57:00Z" w16du:dateUtc="2025-03-10T07:57:00Z">
        <w:r w:rsidR="00A74A4F">
          <w:t>6.1.1</w:t>
        </w:r>
      </w:ins>
      <w:del w:id="115"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16" w:author="jonathan pritchard" w:date="2025-03-10T07:57:00Z" w16du:dateUtc="2025-03-10T07:57:00Z">
        <w:r w:rsidR="00A74A4F">
          <w:t>4.2</w:t>
        </w:r>
      </w:ins>
      <w:del w:id="117"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18"/>
      <w:r w:rsidRPr="00237F07">
        <w:t xml:space="preserve">should </w:t>
      </w:r>
      <w:commentRangeEnd w:id="118"/>
      <w:r w:rsidR="007D00EC">
        <w:rPr>
          <w:rStyle w:val="CommentReference"/>
        </w:rPr>
        <w:commentReference w:id="118"/>
      </w:r>
      <w:r w:rsidRPr="00237F07">
        <w:t xml:space="preserve">use the same electronic chart data and other </w:t>
      </w:r>
      <w:r w:rsidR="002C40AA" w:rsidRPr="00237F07">
        <w:t xml:space="preserve">S-100 </w:t>
      </w:r>
      <w:r w:rsidRPr="00237F07">
        <w:t xml:space="preserve">navigational databases such as routes, maps, </w:t>
      </w:r>
      <w:ins w:id="119" w:author="Grant, David M (52400) CIV USN NIWC ATLANTIC VA (USA)" w:date="2025-02-21T12:35:00Z" w16du:dateUtc="2025-02-21T17:35:00Z">
        <w:r w:rsidR="006D077D">
          <w:t xml:space="preserve">and </w:t>
        </w:r>
      </w:ins>
      <w:r w:rsidRPr="00237F07">
        <w:t xml:space="preserve">tide information. </w:t>
      </w:r>
      <w:commentRangeStart w:id="120"/>
      <w:r w:rsidRPr="0082322B">
        <w:rPr>
          <w:strike/>
          <w:rPrChange w:id="121" w:author="jonathan pritchard" w:date="2025-03-13T16:00:00Z" w16du:dateUtc="2025-03-13T16:00:00Z">
            <w:rPr/>
          </w:rPrChange>
        </w:rPr>
        <w:t xml:space="preserve">If ENCs are available, they </w:t>
      </w:r>
      <w:r w:rsidR="00A11D96" w:rsidRPr="0082322B">
        <w:rPr>
          <w:strike/>
          <w:rPrChange w:id="122" w:author="jonathan pritchard" w:date="2025-03-13T16:00:00Z" w16du:dateUtc="2025-03-13T16:00:00Z">
            <w:rPr/>
          </w:rPrChange>
        </w:rPr>
        <w:t xml:space="preserve">should </w:t>
      </w:r>
      <w:r w:rsidRPr="0082322B">
        <w:rPr>
          <w:strike/>
          <w:rPrChange w:id="123" w:author="jonathan pritchard" w:date="2025-03-13T16:00:00Z" w16du:dateUtc="2025-03-13T16:00:00Z">
            <w:rPr/>
          </w:rPrChange>
        </w:rPr>
        <w:t xml:space="preserve">be used as </w:t>
      </w:r>
      <w:r w:rsidR="008555ED" w:rsidRPr="0082322B">
        <w:rPr>
          <w:strike/>
          <w:rPrChange w:id="124" w:author="jonathan pritchard" w:date="2025-03-13T16:00:00Z" w16du:dateUtc="2025-03-13T16:00:00Z">
            <w:rPr/>
          </w:rPrChange>
        </w:rPr>
        <w:t>a</w:t>
      </w:r>
      <w:r w:rsidRPr="0082322B">
        <w:rPr>
          <w:strike/>
          <w:rPrChange w:id="125" w:author="jonathan pritchard" w:date="2025-03-13T16:00:00Z" w16du:dateUtc="2025-03-13T16:00:00Z">
            <w:rPr/>
          </w:rPrChange>
        </w:rPr>
        <w:t xml:space="preserve"> common data source for INS</w:t>
      </w:r>
      <w:r w:rsidRPr="00237F07">
        <w:t>.</w:t>
      </w:r>
      <w:commentRangeEnd w:id="120"/>
      <w:r w:rsidR="00573FA0">
        <w:rPr>
          <w:rStyle w:val="CommentReference"/>
        </w:rPr>
        <w:commentReference w:id="120"/>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26" w:author="jonathan pritchard" w:date="2025-03-10T07:58:00Z" w16du:dateUtc="2025-03-10T07:58:00Z">
            <w:rPr/>
          </w:rPrChange>
        </w:rPr>
        <w:t xml:space="preserve">Standards </w:t>
      </w:r>
      <w:commentRangeStart w:id="127"/>
      <w:r w:rsidRPr="00A74A4F">
        <w:rPr>
          <w:highlight w:val="yellow"/>
          <w:rPrChange w:id="128" w:author="jonathan pritchard" w:date="2025-03-10T07:58:00Z" w16du:dateUtc="2025-03-10T07:58:00Z">
            <w:rPr/>
          </w:rPrChange>
        </w:rPr>
        <w:t xml:space="preserve">(MSC.252(83)) </w:t>
      </w:r>
      <w:commentRangeEnd w:id="127"/>
      <w:r w:rsidR="007D00EC" w:rsidRPr="00A74A4F">
        <w:rPr>
          <w:rStyle w:val="CommentReference"/>
          <w:highlight w:val="yellow"/>
          <w:rPrChange w:id="129" w:author="jonathan pritchard" w:date="2025-03-10T07:58:00Z" w16du:dateUtc="2025-03-10T07:58:00Z">
            <w:rPr>
              <w:rStyle w:val="CommentReference"/>
            </w:rPr>
          </w:rPrChange>
        </w:rPr>
        <w:commentReference w:id="127"/>
      </w:r>
      <w:r w:rsidRPr="00A74A4F">
        <w:rPr>
          <w:highlight w:val="yellow"/>
          <w:rPrChange w:id="130"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31" w:author="jonathan pritchard" w:date="2025-03-10T07:58:00Z" w16du:dateUtc="2025-03-10T07:58:00Z">
        <w:r w:rsidR="00A74A4F">
          <w:t>4.2</w:t>
        </w:r>
      </w:ins>
      <w:del w:id="132"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33"/>
      <w:r w:rsidR="00C32116" w:rsidRPr="00237F07">
        <w:t xml:space="preserve">should </w:t>
      </w:r>
      <w:commentRangeEnd w:id="133"/>
      <w:r w:rsidR="003F6441">
        <w:rPr>
          <w:rStyle w:val="CommentReference"/>
        </w:rPr>
        <w:commentReference w:id="133"/>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34"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35" w:name="_Toc38936212"/>
      <w:bookmarkStart w:id="136" w:name="_Toc40990404"/>
      <w:bookmarkStart w:id="137" w:name="_Toc41235015"/>
      <w:bookmarkStart w:id="138" w:name="_Toc41235059"/>
      <w:bookmarkStart w:id="139" w:name="_Toc38936213"/>
      <w:bookmarkStart w:id="140" w:name="_Toc40990405"/>
      <w:bookmarkStart w:id="141" w:name="_Toc41235016"/>
      <w:bookmarkStart w:id="142" w:name="_Toc41235060"/>
      <w:bookmarkStart w:id="143" w:name="_Toc188968510"/>
      <w:bookmarkEnd w:id="135"/>
      <w:bookmarkEnd w:id="136"/>
      <w:bookmarkEnd w:id="137"/>
      <w:bookmarkEnd w:id="138"/>
      <w:bookmarkEnd w:id="139"/>
      <w:bookmarkEnd w:id="140"/>
      <w:bookmarkEnd w:id="141"/>
      <w:bookmarkEnd w:id="142"/>
      <w:r w:rsidRPr="00237F07">
        <w:t>User Interface Design</w:t>
      </w:r>
      <w:bookmarkEnd w:id="143"/>
    </w:p>
    <w:p w14:paraId="5681FAC0" w14:textId="00D054DE" w:rsidR="00793684" w:rsidRPr="00237F07" w:rsidRDefault="00793684" w:rsidP="00DB7CFE">
      <w:pPr>
        <w:pStyle w:val="Heading2"/>
      </w:pPr>
      <w:bookmarkStart w:id="144" w:name="_Toc188968511"/>
      <w:r w:rsidRPr="00237F07">
        <w:t>General principles</w:t>
      </w:r>
      <w:bookmarkEnd w:id="144"/>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45" w:name="_Toc47708006"/>
      <w:bookmarkStart w:id="146" w:name="_Ref188951485"/>
      <w:bookmarkStart w:id="147" w:name="_Toc188968512"/>
      <w:bookmarkEnd w:id="145"/>
      <w:r w:rsidRPr="00237F07">
        <w:t>Data</w:t>
      </w:r>
      <w:r w:rsidR="00E12CDB" w:rsidRPr="00237F07">
        <w:t xml:space="preserve"> </w:t>
      </w:r>
      <w:r w:rsidRPr="00237F07">
        <w:t>L</w:t>
      </w:r>
      <w:r w:rsidR="00E12CDB" w:rsidRPr="00237F07">
        <w:t>ayers</w:t>
      </w:r>
      <w:bookmarkEnd w:id="146"/>
      <w:bookmarkEnd w:id="147"/>
    </w:p>
    <w:p w14:paraId="77DB75E3" w14:textId="39CA3488" w:rsidR="00D60E7E" w:rsidRPr="00237F07" w:rsidRDefault="00B55D04" w:rsidP="00DB7CFE">
      <w:pPr>
        <w:pStyle w:val="Heading2"/>
      </w:pPr>
      <w:bookmarkStart w:id="148" w:name="_Toc175130107"/>
      <w:bookmarkStart w:id="149" w:name="_Toc178784314"/>
      <w:bookmarkStart w:id="150" w:name="_Ref45143574"/>
      <w:bookmarkStart w:id="151" w:name="_Toc188968513"/>
      <w:bookmarkEnd w:id="148"/>
      <w:bookmarkEnd w:id="149"/>
      <w:r w:rsidRPr="00237F07">
        <w:t>D</w:t>
      </w:r>
      <w:r w:rsidR="00960834" w:rsidRPr="00237F07">
        <w:t xml:space="preserve">ata </w:t>
      </w:r>
      <w:r w:rsidR="008549AF" w:rsidRPr="00237F07">
        <w:t>products and information layers</w:t>
      </w:r>
      <w:bookmarkEnd w:id="150"/>
      <w:bookmarkEnd w:id="151"/>
    </w:p>
    <w:p w14:paraId="130C22D9" w14:textId="0D0BF85D" w:rsidR="00B55D04" w:rsidRPr="00237F07" w:rsidRDefault="00B55D04" w:rsidP="00F2390C">
      <w:pPr>
        <w:pStyle w:val="Heading3"/>
      </w:pPr>
      <w:bookmarkStart w:id="152" w:name="_Ref45055302"/>
      <w:bookmarkStart w:id="153" w:name="_Ref45211567"/>
      <w:bookmarkStart w:id="154" w:name="_Toc188968514"/>
      <w:r w:rsidRPr="00237F07">
        <w:t>Basic product</w:t>
      </w:r>
      <w:r w:rsidR="00FD4A8D" w:rsidRPr="00237F07">
        <w:t xml:space="preserve"> specifications</w:t>
      </w:r>
      <w:r w:rsidRPr="00237F07">
        <w:t xml:space="preserve"> and layers</w:t>
      </w:r>
      <w:bookmarkEnd w:id="152"/>
      <w:bookmarkEnd w:id="153"/>
      <w:bookmarkEnd w:id="154"/>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55"/>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56" w:author="jonathan pritchard" w:date="2025-03-13T16:01:00Z" w16du:dateUtc="2025-03-13T16:01:00Z">
        <w:r w:rsidR="0082322B">
          <w:t xml:space="preserve"> during the transition period</w:t>
        </w:r>
      </w:ins>
      <w:r w:rsidR="008972A2">
        <w:t>;</w:t>
      </w:r>
      <w:commentRangeEnd w:id="155"/>
      <w:r w:rsidR="003D35CC">
        <w:rPr>
          <w:rStyle w:val="CommentReference"/>
        </w:rPr>
        <w:commentReference w:id="155"/>
      </w:r>
    </w:p>
    <w:p w14:paraId="42DBF5D0" w14:textId="227CAA79" w:rsidR="00656888" w:rsidRPr="00237F07" w:rsidRDefault="00656888" w:rsidP="00AE2737">
      <w:pPr>
        <w:pStyle w:val="ListParagraph"/>
        <w:numPr>
          <w:ilvl w:val="0"/>
          <w:numId w:val="16"/>
        </w:numPr>
        <w:spacing w:after="60" w:line="240" w:lineRule="auto"/>
        <w:jc w:val="both"/>
      </w:pPr>
      <w:commentRangeStart w:id="157"/>
      <w:r w:rsidRPr="00237F07">
        <w:t xml:space="preserve">S-102 </w:t>
      </w:r>
      <w:r w:rsidR="001A3D58" w:rsidRPr="00237F07">
        <w:t>Bathymetric Surfac</w:t>
      </w:r>
      <w:r w:rsidR="00497BDA" w:rsidRPr="00237F07">
        <w:t>e</w:t>
      </w:r>
      <w:r w:rsidR="000F2A6A" w:rsidRPr="00237F07">
        <w:t>;</w:t>
      </w:r>
      <w:commentRangeEnd w:id="157"/>
      <w:r w:rsidR="0089074D">
        <w:rPr>
          <w:rStyle w:val="CommentReference"/>
        </w:rPr>
        <w:commentReference w:id="157"/>
      </w:r>
    </w:p>
    <w:p w14:paraId="68E23E6B" w14:textId="7C60AE59" w:rsidR="001A3D58" w:rsidRPr="00237F07" w:rsidRDefault="001A3D58" w:rsidP="00AE2737">
      <w:pPr>
        <w:pStyle w:val="ListParagraph"/>
        <w:numPr>
          <w:ilvl w:val="0"/>
          <w:numId w:val="16"/>
        </w:numPr>
        <w:spacing w:after="60" w:line="240" w:lineRule="auto"/>
        <w:jc w:val="both"/>
      </w:pPr>
      <w:commentRangeStart w:id="158"/>
      <w:r w:rsidRPr="00237F07">
        <w:t>S-104 Water Level inf</w:t>
      </w:r>
      <w:r w:rsidR="000F2A6A" w:rsidRPr="00237F07">
        <w:t>ormation for Surface Navigation;</w:t>
      </w:r>
      <w:commentRangeEnd w:id="158"/>
      <w:r w:rsidR="00F1002C">
        <w:rPr>
          <w:rStyle w:val="CommentReference"/>
        </w:rPr>
        <w:commentReference w:id="158"/>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59"/>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59"/>
      <w:r w:rsidR="006E0A55">
        <w:rPr>
          <w:rStyle w:val="CommentReference"/>
        </w:rPr>
        <w:commentReference w:id="159"/>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60" w:name="_Ref45055480"/>
      <w:bookmarkStart w:id="161" w:name="_Ref45211570"/>
      <w:bookmarkStart w:id="162" w:name="_Toc188968515"/>
      <w:r w:rsidRPr="00237F07">
        <w:t xml:space="preserve">Other </w:t>
      </w:r>
      <w:r w:rsidR="008549AF" w:rsidRPr="00237F07">
        <w:t>data products</w:t>
      </w:r>
      <w:bookmarkEnd w:id="160"/>
      <w:bookmarkEnd w:id="161"/>
      <w:bookmarkEnd w:id="16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63"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64" w:author="jonathan pritchard" w:date="2025-03-14T12:37:00Z" w16du:dateUtc="2025-03-14T12:37:00Z">
            <w:rPr/>
          </w:rPrChange>
        </w:rPr>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2F74A0">
        <w:rPr>
          <w:highlight w:val="yellow"/>
          <w:rPrChange w:id="165" w:author="jonathan pritchard" w:date="2025-03-10T08:35:00Z" w16du:dateUtc="2025-03-10T08:35:00Z">
            <w:rPr/>
          </w:rPrChange>
        </w:rPr>
        <w:t xml:space="preserve">WMO </w:t>
      </w:r>
      <w:r w:rsidR="008972A2" w:rsidRPr="002F74A0">
        <w:rPr>
          <w:highlight w:val="yellow"/>
          <w:rPrChange w:id="166" w:author="jonathan pritchard" w:date="2025-03-10T08:35:00Z" w16du:dateUtc="2025-03-10T08:35:00Z">
            <w:rPr/>
          </w:rPrChange>
        </w:rPr>
        <w:t>–</w:t>
      </w:r>
      <w:r w:rsidRPr="002F74A0">
        <w:rPr>
          <w:highlight w:val="yellow"/>
          <w:rPrChange w:id="167" w:author="jonathan pritchard" w:date="2025-03-10T08:35:00Z" w16du:dateUtc="2025-03-10T08:35:00Z">
            <w:rPr/>
          </w:rPrChange>
        </w:rPr>
        <w:t xml:space="preserve"> </w:t>
      </w:r>
      <w:r w:rsidR="008972A2" w:rsidRPr="002F74A0">
        <w:rPr>
          <w:highlight w:val="yellow"/>
          <w:rPrChange w:id="168"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69" w:name="_Ref42642169"/>
      <w:bookmarkStart w:id="170" w:name="_Toc188968516"/>
      <w:r w:rsidRPr="00237F07">
        <w:t>Mitigation of d</w:t>
      </w:r>
      <w:r w:rsidR="00A36C96" w:rsidRPr="00237F07">
        <w:t>ata overload</w:t>
      </w:r>
      <w:bookmarkEnd w:id="169"/>
      <w:bookmarkEnd w:id="170"/>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71" w:author="jonathan pritchard" w:date="2025-03-10T08:35:00Z" w16du:dateUtc="2025-03-10T08:35:00Z">
        <w:r w:rsidR="002F74A0">
          <w:t>see a</w:t>
        </w:r>
      </w:ins>
      <w:ins w:id="172" w:author="jonathan pritchard" w:date="2025-03-10T08:36:00Z" w16du:dateUtc="2025-03-10T08:36:00Z">
        <w:r w:rsidR="002F74A0">
          <w:t>lso Section 8.</w:t>
        </w:r>
      </w:ins>
      <w:r w:rsidRPr="00F77BB5">
        <w:rPr>
          <w:strike/>
          <w:rPrChange w:id="173" w:author="jonathan pritchard" w:date="2025-03-10T07:50:00Z" w16du:dateUtc="2025-03-10T07:50:00Z">
            <w:rPr/>
          </w:rPrChange>
        </w:rPr>
        <w:t xml:space="preserve">and the S-98 interoperability mechanism, described </w:t>
      </w:r>
      <w:commentRangeStart w:id="174"/>
      <w:commentRangeStart w:id="175"/>
      <w:r w:rsidRPr="00F77BB5">
        <w:rPr>
          <w:strike/>
          <w:rPrChange w:id="176" w:author="jonathan pritchard" w:date="2025-03-10T07:50:00Z" w16du:dateUtc="2025-03-10T07:50:00Z">
            <w:rPr/>
          </w:rPrChange>
        </w:rPr>
        <w:t xml:space="preserve">in </w:t>
      </w:r>
      <w:del w:id="177" w:author="jonathan pritchard" w:date="2025-03-10T07:50:00Z" w16du:dateUtc="2025-03-10T07:50:00Z">
        <w:r w:rsidRPr="00F77BB5" w:rsidDel="00F77BB5">
          <w:rPr>
            <w:strike/>
            <w:rPrChange w:id="178" w:author="jonathan pritchard" w:date="2025-03-10T07:50:00Z" w16du:dateUtc="2025-03-10T07:50:00Z">
              <w:rPr/>
            </w:rPrChange>
          </w:rPr>
          <w:delText xml:space="preserve">outlined </w:delText>
        </w:r>
        <w:commentRangeEnd w:id="174"/>
        <w:r w:rsidR="00B16E76" w:rsidRPr="00F77BB5" w:rsidDel="00F77BB5">
          <w:rPr>
            <w:rStyle w:val="CommentReference"/>
            <w:strike/>
            <w:rPrChange w:id="179" w:author="jonathan pritchard" w:date="2025-03-10T07:50:00Z" w16du:dateUtc="2025-03-10T07:50:00Z">
              <w:rPr>
                <w:rStyle w:val="CommentReference"/>
              </w:rPr>
            </w:rPrChange>
          </w:rPr>
          <w:commentReference w:id="174"/>
        </w:r>
      </w:del>
      <w:commentRangeEnd w:id="175"/>
      <w:r w:rsidR="00F77BB5">
        <w:rPr>
          <w:rStyle w:val="CommentReference"/>
        </w:rPr>
        <w:commentReference w:id="175"/>
      </w:r>
      <w:del w:id="180" w:author="jonathan pritchard" w:date="2025-03-10T07:50:00Z" w16du:dateUtc="2025-03-10T07:50:00Z">
        <w:r w:rsidRPr="00F77BB5" w:rsidDel="00F77BB5">
          <w:rPr>
            <w:strike/>
            <w:rPrChange w:id="181" w:author="jonathan pritchard" w:date="2025-03-10T07:50:00Z" w16du:dateUtc="2025-03-10T07:50:00Z">
              <w:rPr/>
            </w:rPrChange>
          </w:rPr>
          <w:delText xml:space="preserve">in </w:delText>
        </w:r>
      </w:del>
      <w:r w:rsidRPr="00F77BB5">
        <w:rPr>
          <w:strike/>
          <w:rPrChange w:id="182"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183" w:author="jonathan pritchard" w:date="2025-03-07T16:27:00Z" w16du:dateUtc="2025-03-07T16:27:00Z">
        <w:r w:rsidR="00D242A8" w:rsidRPr="00237F07" w:rsidDel="00FB64A7">
          <w:delText xml:space="preserve">See clause </w:delText>
        </w:r>
        <w:commentRangeStart w:id="184"/>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184"/>
        <w:r w:rsidR="00435C52" w:rsidDel="00FB64A7">
          <w:rPr>
            <w:rStyle w:val="CommentReference"/>
          </w:rPr>
          <w:commentReference w:id="184"/>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185"/>
      <w:commentRangeStart w:id="186"/>
      <w:r w:rsidRPr="00F81DCC">
        <w:t>With the exception of the ENC layer, which must be permanently on, the mariner must be able to switch the graphical display of individual products on and off.</w:t>
      </w:r>
      <w:r w:rsidR="00FF1663">
        <w:t xml:space="preserve"> </w:t>
      </w:r>
      <w:commentRangeEnd w:id="185"/>
      <w:r w:rsidR="00680855">
        <w:rPr>
          <w:rStyle w:val="CommentReference"/>
        </w:rPr>
        <w:commentReference w:id="185"/>
      </w:r>
      <w:commentRangeEnd w:id="186"/>
      <w:r w:rsidR="00F77BB5">
        <w:rPr>
          <w:rStyle w:val="CommentReference"/>
        </w:rPr>
        <w:commentReference w:id="186"/>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188" w:author="Grant, David M (52400) CIV USN NIWC ATLANTIC VA (USA)" w:date="2025-02-21T12:52:00Z" w16du:dateUtc="2025-02-21T17:52:00Z">
        <w:r w:rsidRPr="00237F07" w:rsidDel="00F8463D">
          <w:delText>the present</w:delText>
        </w:r>
      </w:del>
      <w:ins w:id="189"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90" w:name="_Toc188968518"/>
      <w:r w:rsidRPr="00237F07">
        <w:t>Overview of the portrayal process</w:t>
      </w:r>
      <w:bookmarkEnd w:id="190"/>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191" w:author="jonathan pritchard" w:date="2025-03-11T14:47:00Z" w16du:dateUtc="2025-03-11T14:47:00Z">
        <w:r w:rsidR="00B42BF5">
          <w:t xml:space="preserve">based </w:t>
        </w:r>
      </w:ins>
      <w:r w:rsidR="00653147" w:rsidRPr="00237F07">
        <w:t xml:space="preserve">on </w:t>
      </w:r>
      <w:del w:id="192"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193" w:author="Grant, David M (52400) CIV USN NIWC ATLANTIC VA (USA)" w:date="2025-02-21T12:54:00Z" w16du:dateUtc="2025-02-21T17:54:00Z">
        <w:r w:rsidR="00756C2F">
          <w:t xml:space="preserve">the scripting </w:t>
        </w:r>
      </w:ins>
      <w:ins w:id="194"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195" w:author="Grant, David M (52400) CIV USN NIWC ATLANTIC VA (USA)" w:date="2025-02-21T12:56:00Z" w16du:dateUtc="2025-02-21T17:56:00Z">
        <w:r w:rsidR="0081247B">
          <w:t xml:space="preserve"> and 9a</w:t>
        </w:r>
      </w:ins>
      <w:del w:id="196"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197" w:author="jonathan pritchard" w:date="2025-03-11T14:47:00Z" w16du:dateUtc="2025-03-11T14:47:00Z">
        <w:r w:rsidR="00B42BF5">
          <w:t>in Annexes A and B of this specification (</w:t>
        </w:r>
      </w:ins>
      <w:ins w:id="198" w:author="jonathan pritchard" w:date="2025-03-11T14:48:00Z" w16du:dateUtc="2025-03-11T14:48:00Z">
        <w:r w:rsidR="00B42BF5" w:rsidRPr="00B42BF5">
          <w:rPr>
            <w:highlight w:val="yellow"/>
            <w:rPrChange w:id="199" w:author="jonathan pritchard" w:date="2025-03-11T14:48:00Z" w16du:dateUtc="2025-03-11T14:48:00Z">
              <w:rPr/>
            </w:rPrChange>
          </w:rPr>
          <w:t>Note that interoperability is not operational in this edition of S-98</w:t>
        </w:r>
        <w:r w:rsidR="00B42BF5">
          <w:t>)</w:t>
        </w:r>
      </w:ins>
      <w:del w:id="200"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01" w:author="jonathan pritchard" w:date="2025-03-10T07:52:00Z" w16du:dateUtc="2025-03-10T07:52:00Z">
            <w:rPr/>
          </w:rPrChange>
        </w:rPr>
      </w:pPr>
      <w:commentRangeStart w:id="202"/>
      <w:commentRangeStart w:id="203"/>
      <w:r w:rsidRPr="00F77BB5">
        <w:rPr>
          <w:strike/>
          <w:rPrChange w:id="204"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05" w:author="jonathan pritchard" w:date="2025-03-10T07:52:00Z" w16du:dateUtc="2025-03-10T07:52:00Z">
            <w:rPr/>
          </w:rPrChange>
        </w:rPr>
        <w:t>I</w:t>
      </w:r>
      <w:r w:rsidRPr="00F77BB5">
        <w:rPr>
          <w:strike/>
          <w:rPrChange w:id="206" w:author="jonathan pritchard" w:date="2025-03-10T07:52:00Z" w16du:dateUtc="2025-03-10T07:52:00Z">
            <w:rPr/>
          </w:rPrChange>
        </w:rPr>
        <w:t xml:space="preserve">nteroperability </w:t>
      </w:r>
      <w:r w:rsidR="00A5400C" w:rsidRPr="00F77BB5">
        <w:rPr>
          <w:strike/>
          <w:rPrChange w:id="207" w:author="jonathan pritchard" w:date="2025-03-10T07:52:00Z" w16du:dateUtc="2025-03-10T07:52:00Z">
            <w:rPr/>
          </w:rPrChange>
        </w:rPr>
        <w:t>C</w:t>
      </w:r>
      <w:r w:rsidRPr="00F77BB5">
        <w:rPr>
          <w:strike/>
          <w:rPrChange w:id="208" w:author="jonathan pritchard" w:date="2025-03-10T07:52:00Z" w16du:dateUtc="2025-03-10T07:52:00Z">
            <w:rPr/>
          </w:rPrChange>
        </w:rPr>
        <w:t>atalogue. Interoperability processing is described in S-100 Part 16 and S-98.</w:t>
      </w:r>
      <w:commentRangeEnd w:id="202"/>
      <w:r w:rsidR="00633C60" w:rsidRPr="00F77BB5">
        <w:rPr>
          <w:rStyle w:val="CommentReference"/>
          <w:strike/>
          <w:rPrChange w:id="209" w:author="jonathan pritchard" w:date="2025-03-10T07:52:00Z" w16du:dateUtc="2025-03-10T07:52:00Z">
            <w:rPr>
              <w:rStyle w:val="CommentReference"/>
            </w:rPr>
          </w:rPrChange>
        </w:rPr>
        <w:commentReference w:id="202"/>
      </w:r>
      <w:commentRangeEnd w:id="203"/>
      <w:r w:rsidR="00F77BB5">
        <w:rPr>
          <w:rStyle w:val="CommentReference"/>
        </w:rPr>
        <w:commentReference w:id="203"/>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10" w:name="_Toc188968519"/>
      <w:r w:rsidRPr="00237F07">
        <w:lastRenderedPageBreak/>
        <w:t xml:space="preserve">Elements of </w:t>
      </w:r>
      <w:r w:rsidR="00AD2F07" w:rsidRPr="00237F07">
        <w:t>S-100 P</w:t>
      </w:r>
      <w:r w:rsidRPr="00237F07">
        <w:t>ortrayal</w:t>
      </w:r>
      <w:bookmarkEnd w:id="210"/>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11"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12" w:name="_Toc188968520"/>
      <w:proofErr w:type="spellStart"/>
      <w:r w:rsidRPr="00237F07">
        <w:t>Pixmaps</w:t>
      </w:r>
      <w:bookmarkEnd w:id="212"/>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13" w:name="_Toc188968521"/>
      <w:r w:rsidRPr="00237F07">
        <w:t xml:space="preserve">Colour </w:t>
      </w:r>
      <w:r w:rsidR="00E75C72" w:rsidRPr="00237F07">
        <w:t>c</w:t>
      </w:r>
      <w:r w:rsidRPr="00237F07">
        <w:t xml:space="preserve">oding </w:t>
      </w:r>
      <w:r w:rsidR="00E75C72" w:rsidRPr="00237F07">
        <w:t>s</w:t>
      </w:r>
      <w:r w:rsidRPr="00237F07">
        <w:t>cheme</w:t>
      </w:r>
      <w:bookmarkEnd w:id="213"/>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14"/>
      <w:del w:id="215"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14"/>
      <w:r w:rsidR="00041E41">
        <w:rPr>
          <w:rStyle w:val="CommentReference"/>
        </w:rPr>
        <w:commentReference w:id="214"/>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16"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17"/>
      <w:del w:id="218" w:author="Grant, David M (52400) CIV USN NIWC ATLANTIC VA (USA)" w:date="2025-02-21T13:05:00Z" w16du:dateUtc="2025-02-21T18:05:00Z">
        <w:r w:rsidRPr="00237F07" w:rsidDel="00716164">
          <w:delText>different palettes</w:delText>
        </w:r>
      </w:del>
      <w:ins w:id="219" w:author="Grant, David M (52400) CIV USN NIWC ATLANTIC VA (USA)" w:date="2025-02-21T13:05:00Z" w16du:dateUtc="2025-02-21T18:05:00Z">
        <w:r w:rsidR="00716164">
          <w:t>tokens</w:t>
        </w:r>
      </w:ins>
      <w:r w:rsidR="00524263" w:rsidRPr="00237F07">
        <w:t xml:space="preserve"> </w:t>
      </w:r>
      <w:commentRangeEnd w:id="217"/>
      <w:r w:rsidR="00716164">
        <w:rPr>
          <w:rStyle w:val="CommentReference"/>
        </w:rPr>
        <w:commentReference w:id="217"/>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20"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21" w:name="_Toc188968522"/>
      <w:r w:rsidRPr="00B77A92">
        <w:t>Symbols</w:t>
      </w:r>
      <w:bookmarkEnd w:id="221"/>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22" w:author="jonathan pritchard" w:date="2025-03-13T16:09:00Z" w16du:dateUtc="2025-03-13T16:09:00Z">
        <w:r w:rsidR="0082322B">
          <w:t xml:space="preserve"> </w:t>
        </w:r>
      </w:ins>
      <w:ins w:id="223" w:author="jonathan pritchard" w:date="2025-03-13T16:09:00Z">
        <w:r w:rsidR="0082322B" w:rsidRPr="0082322B">
          <w:t>These symbols are encoded as SVG files which conform to the S-100 SVG profile</w:t>
        </w:r>
      </w:ins>
      <w:r w:rsidR="00796161" w:rsidRPr="00B77A92">
        <w:t xml:space="preserve"> </w:t>
      </w:r>
      <w:commentRangeStart w:id="224"/>
      <w:r w:rsidRPr="0082322B">
        <w:rPr>
          <w:strike/>
          <w:rPrChange w:id="225"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24"/>
      <w:r w:rsidR="00A20E43" w:rsidRPr="0082322B">
        <w:rPr>
          <w:rStyle w:val="CommentReference"/>
          <w:strike/>
          <w:rPrChange w:id="226" w:author="jonathan pritchard" w:date="2025-03-13T16:09:00Z" w16du:dateUtc="2025-03-13T16:09:00Z">
            <w:rPr>
              <w:rStyle w:val="CommentReference"/>
            </w:rPr>
          </w:rPrChange>
        </w:rPr>
        <w:commentReference w:id="224"/>
      </w:r>
    </w:p>
    <w:p w14:paraId="61A33353" w14:textId="312F00E7" w:rsidR="00EE220D" w:rsidRPr="00B77A92" w:rsidRDefault="00EE220D" w:rsidP="00A13F5A">
      <w:pPr>
        <w:pStyle w:val="Heading3"/>
      </w:pPr>
      <w:bookmarkStart w:id="227" w:name="_Toc188968523"/>
      <w:r w:rsidRPr="00B77A92">
        <w:t xml:space="preserve">Area </w:t>
      </w:r>
      <w:r w:rsidR="00E75C72" w:rsidRPr="00B77A92">
        <w:t>f</w:t>
      </w:r>
      <w:r w:rsidRPr="00B77A92">
        <w:t>ills</w:t>
      </w:r>
      <w:bookmarkEnd w:id="227"/>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28"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29"/>
      <w:del w:id="230"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29"/>
      <w:r w:rsidR="00114A3C">
        <w:rPr>
          <w:rStyle w:val="CommentReference"/>
        </w:rPr>
        <w:commentReference w:id="229"/>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31"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32" w:author="Grant, David M (52400) CIV USN NIWC ATLANTIC VA (USA)" w:date="2025-02-21T13:08:00Z" w16du:dateUtc="2025-02-21T18:08:00Z"/>
        </w:rPr>
      </w:pPr>
      <w:commentRangeStart w:id="233"/>
      <w:del w:id="234"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33"/>
      <w:r w:rsidR="005B34C2">
        <w:rPr>
          <w:rStyle w:val="CommentReference"/>
        </w:rPr>
        <w:commentReference w:id="233"/>
      </w:r>
    </w:p>
    <w:p w14:paraId="67FF6690" w14:textId="5C5EAF49" w:rsidR="00EE220D" w:rsidRPr="00B77A92" w:rsidDel="00C76912" w:rsidRDefault="00EE220D" w:rsidP="00A52928">
      <w:pPr>
        <w:spacing w:after="120" w:line="240" w:lineRule="auto"/>
        <w:jc w:val="both"/>
        <w:rPr>
          <w:del w:id="235" w:author="Grant, David M (52400) CIV USN NIWC ATLANTIC VA (USA)" w:date="2025-02-21T13:13:00Z" w16du:dateUtc="2025-02-21T18:13:00Z"/>
        </w:rPr>
      </w:pPr>
      <w:commentRangeStart w:id="236"/>
      <w:del w:id="237"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36"/>
      <w:r w:rsidR="00C76912">
        <w:rPr>
          <w:rStyle w:val="CommentReference"/>
        </w:rPr>
        <w:commentReference w:id="236"/>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commentRangeStart w:id="238"/>
      <w:r w:rsidRPr="00B77A92">
        <w:t>In the context of S-100</w:t>
      </w:r>
      <w:r w:rsidR="00AD2F07" w:rsidRPr="00B77A92">
        <w:t>,</w:t>
      </w:r>
      <w:r w:rsidRPr="00B77A92">
        <w:t xml:space="preserve"> area fills </w:t>
      </w:r>
      <w:commentRangeStart w:id="239"/>
      <w:r w:rsidRPr="00B77A92">
        <w:t xml:space="preserve">effect </w:t>
      </w:r>
      <w:commentRangeEnd w:id="239"/>
      <w:r w:rsidR="00672B5F">
        <w:rPr>
          <w:rStyle w:val="CommentReference"/>
        </w:rPr>
        <w:commentReference w:id="239"/>
      </w:r>
      <w:r w:rsidRPr="00B77A92">
        <w:t>surface geometry portrayal.</w:t>
      </w:r>
      <w:commentRangeEnd w:id="238"/>
      <w:r w:rsidR="00955A8A">
        <w:rPr>
          <w:rStyle w:val="CommentReference"/>
        </w:rPr>
        <w:commentReference w:id="238"/>
      </w:r>
    </w:p>
    <w:p w14:paraId="65D15267" w14:textId="5386D25C" w:rsidR="00EE220D" w:rsidRPr="00B77A92" w:rsidRDefault="00EE220D" w:rsidP="00A13F5A">
      <w:pPr>
        <w:pStyle w:val="Heading3"/>
      </w:pPr>
      <w:bookmarkStart w:id="240" w:name="_Toc188968524"/>
      <w:r w:rsidRPr="00B77A92">
        <w:t xml:space="preserve">Line </w:t>
      </w:r>
      <w:r w:rsidR="00E75C72" w:rsidRPr="00B77A92">
        <w:t>s</w:t>
      </w:r>
      <w:r w:rsidRPr="00B77A92">
        <w:t>tyles</w:t>
      </w:r>
      <w:bookmarkEnd w:id="240"/>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41" w:name="_Toc175130120"/>
      <w:bookmarkStart w:id="242" w:name="_Toc188968525"/>
      <w:bookmarkEnd w:id="241"/>
      <w:r w:rsidRPr="00B77A92">
        <w:t>Portrayal of Shared Edges.</w:t>
      </w:r>
      <w:bookmarkEnd w:id="242"/>
    </w:p>
    <w:p w14:paraId="7294000B" w14:textId="17C9C1FD" w:rsidR="00D1276E" w:rsidRPr="00B77A92" w:rsidRDefault="009523B2" w:rsidP="00D1276E">
      <w:pPr>
        <w:spacing w:after="120" w:line="240" w:lineRule="auto"/>
        <w:jc w:val="both"/>
      </w:pPr>
      <w:commentRangeStart w:id="243"/>
      <w:del w:id="244" w:author="Grant, David M (52400) CIV USN NIWC ATLANTIC VA (USA)" w:date="2025-02-21T13:16:00Z" w16du:dateUtc="2025-02-21T18:16:00Z">
        <w:r w:rsidRPr="00B77A92" w:rsidDel="00955A8A">
          <w:delText xml:space="preserve">In the context of S-100 line styles affect curve geometry portrayal. </w:delText>
        </w:r>
      </w:del>
      <w:commentRangeEnd w:id="243"/>
      <w:r w:rsidR="00600C1C">
        <w:rPr>
          <w:rStyle w:val="CommentReference"/>
        </w:rPr>
        <w:commentReference w:id="243"/>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45" w:name="_Toc188968526"/>
      <w:r w:rsidRPr="00B77A92">
        <w:t>Text</w:t>
      </w:r>
      <w:bookmarkEnd w:id="245"/>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46" w:name="_Ref44530594"/>
      <w:bookmarkStart w:id="247" w:name="_Toc188968527"/>
      <w:r w:rsidRPr="00B77A92">
        <w:t>Style sheets</w:t>
      </w:r>
      <w:bookmarkEnd w:id="246"/>
      <w:bookmarkEnd w:id="247"/>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48" w:author="Grant, David M (52400) CIV USN NIWC ATLANTIC VA (USA)" w:date="2025-02-21T13:21:00Z" w16du:dateUtc="2025-02-21T18:21:00Z">
        <w:r w:rsidR="006E7CFE">
          <w:t xml:space="preserve">are restricted </w:t>
        </w:r>
        <w:r w:rsidR="004025D4">
          <w:t xml:space="preserve">by S-100 9-B-4.4 </w:t>
        </w:r>
      </w:ins>
      <w:ins w:id="249" w:author="Grant, David M (52400) CIV USN NIWC ATLANTIC VA (USA)" w:date="2025-02-21T13:22:00Z" w16du:dateUtc="2025-02-21T18:22:00Z">
        <w:r w:rsidR="004025D4">
          <w:t>to only two use cases</w:t>
        </w:r>
        <w:r w:rsidR="00606330">
          <w:t xml:space="preserve">: </w:t>
        </w:r>
      </w:ins>
      <w:del w:id="250"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51" w:author="Grant, David M (52400) CIV USN NIWC ATLANTIC VA (USA)" w:date="2025-02-21T13:22:00Z" w16du:dateUtc="2025-02-21T18:22:00Z">
        <w:r w:rsidR="00606330">
          <w:t>setting</w:t>
        </w:r>
      </w:ins>
      <w:r w:rsidRPr="00B77A92">
        <w:t xml:space="preserve"> stroke and fill colours, </w:t>
      </w:r>
      <w:del w:id="252" w:author="Grant, David M (52400) CIV USN NIWC ATLANTIC VA (USA)" w:date="2025-02-21T13:23:00Z" w16du:dateUtc="2025-02-21T18:23:00Z">
        <w:r w:rsidRPr="00B77A92" w:rsidDel="00F848EC">
          <w:delText>line cap and join styles</w:delText>
        </w:r>
      </w:del>
      <w:ins w:id="253"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54"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55" w:name="_Toc188968528"/>
      <w:r w:rsidRPr="00B77A92">
        <w:lastRenderedPageBreak/>
        <w:t>Display planes</w:t>
      </w:r>
      <w:bookmarkEnd w:id="255"/>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56" w:name="_Toc188968529"/>
      <w:r w:rsidRPr="00B77A92">
        <w:t xml:space="preserve">Display </w:t>
      </w:r>
      <w:ins w:id="257" w:author="Grant, David M (52400) CIV USN NIWC ATLANTIC VA (USA)" w:date="2025-02-21T13:26:00Z" w16du:dateUtc="2025-02-21T18:26:00Z">
        <w:r w:rsidR="001949CA">
          <w:t xml:space="preserve">(drawing) </w:t>
        </w:r>
      </w:ins>
      <w:r w:rsidR="00E75C72" w:rsidRPr="00B77A92">
        <w:t>p</w:t>
      </w:r>
      <w:r w:rsidRPr="00B77A92">
        <w:t>riorities</w:t>
      </w:r>
      <w:bookmarkEnd w:id="256"/>
    </w:p>
    <w:p w14:paraId="579C2CD6" w14:textId="77777777" w:rsidR="00746189" w:rsidRPr="00B77A92" w:rsidRDefault="00746189" w:rsidP="00746189">
      <w:pPr>
        <w:spacing w:after="120" w:line="240" w:lineRule="auto"/>
        <w:jc w:val="both"/>
        <w:rPr>
          <w:moveTo w:id="258" w:author="Grant, David M (52400) CIV USN NIWC ATLANTIC VA (USA)" w:date="2025-02-21T13:26:00Z" w16du:dateUtc="2025-02-21T18:26:00Z"/>
        </w:rPr>
      </w:pPr>
      <w:moveToRangeStart w:id="259" w:author="Grant, David M (52400) CIV USN NIWC ATLANTIC VA (USA)" w:date="2025-02-21T13:26:00Z" w:name="move191036798"/>
      <w:moveTo w:id="260" w:author="Grant, David M (52400) CIV USN NIWC ATLANTIC VA (USA)" w:date="2025-02-21T13:26:00Z" w16du:dateUtc="2025-02-21T18:26:00Z">
        <w:r w:rsidRPr="00B77A92">
          <w:t>Display priorities are also called “drawing priorities” in S-100 Parts 9 and 9a.</w:t>
        </w:r>
      </w:moveTo>
    </w:p>
    <w:moveToRangeEnd w:id="259"/>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61"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62"/>
      <w:del w:id="263"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62"/>
      <w:r w:rsidR="00915FF3">
        <w:rPr>
          <w:rStyle w:val="CommentReference"/>
        </w:rPr>
        <w:commentReference w:id="262"/>
      </w:r>
      <w:r w:rsidRPr="00B77A92">
        <w:t xml:space="preserve">The display priority applies irrespective of whether a feature is a point, curve or surface. </w:t>
      </w:r>
      <w:commentRangeStart w:id="264"/>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64"/>
      <w:r w:rsidR="00A4504B">
        <w:rPr>
          <w:rStyle w:val="CommentReference"/>
        </w:rPr>
        <w:commentReference w:id="264"/>
      </w:r>
    </w:p>
    <w:p w14:paraId="3F8EE081" w14:textId="0F76521D" w:rsidR="001534DA" w:rsidRPr="00B77A92" w:rsidDel="00746189" w:rsidRDefault="001534DA" w:rsidP="00A52928">
      <w:pPr>
        <w:spacing w:after="120" w:line="240" w:lineRule="auto"/>
        <w:jc w:val="both"/>
        <w:rPr>
          <w:moveFrom w:id="265" w:author="Grant, David M (52400) CIV USN NIWC ATLANTIC VA (USA)" w:date="2025-02-21T13:26:00Z" w16du:dateUtc="2025-02-21T18:26:00Z"/>
        </w:rPr>
      </w:pPr>
      <w:moveFromRangeStart w:id="266" w:author="Grant, David M (52400) CIV USN NIWC ATLANTIC VA (USA)" w:date="2025-02-21T13:26:00Z" w:name="move191036798"/>
      <w:moveFrom w:id="267"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68" w:name="_Toc188968530"/>
      <w:moveFromRangeEnd w:id="266"/>
      <w:r w:rsidRPr="00B77A92">
        <w:t>Viewing groups</w:t>
      </w:r>
      <w:bookmarkEnd w:id="268"/>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69" w:author="Grant, David M (52400) CIV USN NIWC ATLANTIC VA (USA)" w:date="2025-02-21T13:30:00Z" w16du:dateUtc="2025-02-21T18:30:00Z">
        <w:r w:rsidRPr="00B77A92" w:rsidDel="00AC3F99">
          <w:delText xml:space="preserve">any </w:delText>
        </w:r>
      </w:del>
      <w:ins w:id="270" w:author="Grant, David M (52400) CIV USN NIWC ATLANTIC VA (USA)" w:date="2025-02-21T13:30:00Z" w16du:dateUtc="2025-02-21T18:30:00Z">
        <w:r w:rsidR="00AC3F99">
          <w:t>all</w:t>
        </w:r>
        <w:r w:rsidR="00AC3F99" w:rsidRPr="00B77A92">
          <w:t xml:space="preserve"> </w:t>
        </w:r>
      </w:ins>
      <w:r w:rsidRPr="00B77A92">
        <w:t>drawing instruction</w:t>
      </w:r>
      <w:ins w:id="271"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272" w:name="_Toc188968531"/>
      <w:r w:rsidRPr="00B77A92">
        <w:t>Viewing group layers</w:t>
      </w:r>
      <w:bookmarkEnd w:id="27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73" w:name="_Toc188968532"/>
      <w:r w:rsidRPr="00B77A92">
        <w:t>Display modes</w:t>
      </w:r>
      <w:bookmarkEnd w:id="27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74" w:name="_Toc188368609"/>
      <w:bookmarkStart w:id="275" w:name="_Toc188621811"/>
      <w:bookmarkStart w:id="276" w:name="_Toc188950392"/>
      <w:bookmarkStart w:id="277" w:name="_Toc188968308"/>
      <w:bookmarkStart w:id="278" w:name="_Toc188968533"/>
      <w:bookmarkStart w:id="279" w:name="_Toc188368610"/>
      <w:bookmarkStart w:id="280" w:name="_Toc188621812"/>
      <w:bookmarkStart w:id="281" w:name="_Toc188950393"/>
      <w:bookmarkStart w:id="282" w:name="_Toc188968309"/>
      <w:bookmarkStart w:id="283" w:name="_Toc188968534"/>
      <w:bookmarkStart w:id="284" w:name="_Toc188968535"/>
      <w:bookmarkEnd w:id="274"/>
      <w:bookmarkEnd w:id="275"/>
      <w:bookmarkEnd w:id="276"/>
      <w:bookmarkEnd w:id="277"/>
      <w:bookmarkEnd w:id="278"/>
      <w:bookmarkEnd w:id="279"/>
      <w:bookmarkEnd w:id="280"/>
      <w:bookmarkEnd w:id="281"/>
      <w:bookmarkEnd w:id="282"/>
      <w:bookmarkEnd w:id="283"/>
      <w:r w:rsidRPr="00B77A92">
        <w:t>Rules</w:t>
      </w:r>
      <w:bookmarkEnd w:id="284"/>
    </w:p>
    <w:p w14:paraId="31F932D5" w14:textId="3D7F7BAC" w:rsidR="00341B76" w:rsidRPr="00B77A92" w:rsidRDefault="00341B76" w:rsidP="00025127">
      <w:pPr>
        <w:spacing w:after="120" w:line="240" w:lineRule="auto"/>
        <w:jc w:val="both"/>
      </w:pPr>
      <w:r w:rsidRPr="00B77A92">
        <w:t xml:space="preserve">A portrayal rule </w:t>
      </w:r>
      <w:del w:id="285"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286" w:name="_Ref44796990"/>
      <w:bookmarkStart w:id="287" w:name="_Toc188968536"/>
      <w:r w:rsidRPr="00B77A92">
        <w:t>Context</w:t>
      </w:r>
      <w:bookmarkEnd w:id="286"/>
      <w:bookmarkEnd w:id="287"/>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288" w:author="Grant, David M (52400) CIV USN NIWC ATLANTIC VA (USA)" w:date="2025-02-21T13:33:00Z" w16du:dateUtc="2025-02-21T18:33:00Z">
        <w:r w:rsidR="00F02835" w:rsidRPr="00B77A92" w:rsidDel="00560E23">
          <w:delText>passed into portrayal processing at the top level</w:delText>
        </w:r>
      </w:del>
      <w:ins w:id="289"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290"/>
      <w:del w:id="291"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290"/>
      <w:r w:rsidR="0092394C">
        <w:rPr>
          <w:rStyle w:val="CommentReference"/>
        </w:rPr>
        <w:commentReference w:id="290"/>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92" w:name="_Toc188968537"/>
      <w:r w:rsidRPr="00B77A92">
        <w:t>Validity times</w:t>
      </w:r>
      <w:bookmarkEnd w:id="292"/>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293"/>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293"/>
      <w:r w:rsidR="00DF76DF">
        <w:rPr>
          <w:rStyle w:val="CommentReference"/>
        </w:rPr>
        <w:commentReference w:id="293"/>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294" w:name="_Toc188968538"/>
      <w:r w:rsidRPr="00B77A92">
        <w:t>Alerts</w:t>
      </w:r>
      <w:bookmarkEnd w:id="294"/>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295"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96" w:name="_Ref41928217"/>
      <w:bookmarkStart w:id="297" w:name="_Toc188968539"/>
      <w:bookmarkStart w:id="298" w:name="_Ref171092510"/>
      <w:r w:rsidRPr="00B77A92">
        <w:t>I</w:t>
      </w:r>
      <w:r w:rsidR="000A5F45" w:rsidRPr="00B77A92">
        <w:t>nteroperability</w:t>
      </w:r>
      <w:bookmarkEnd w:id="296"/>
      <w:bookmarkEnd w:id="297"/>
      <w:r w:rsidR="008D0923" w:rsidRPr="00B77A92">
        <w:t xml:space="preserve"> </w:t>
      </w:r>
      <w:bookmarkEnd w:id="298"/>
    </w:p>
    <w:p w14:paraId="4C306059" w14:textId="77777777" w:rsidR="001D0D9A" w:rsidRPr="00B77A92" w:rsidDel="001D0D9A" w:rsidRDefault="007010D8" w:rsidP="001D0D9A">
      <w:pPr>
        <w:spacing w:after="120" w:line="240" w:lineRule="auto"/>
        <w:jc w:val="both"/>
        <w:rPr>
          <w:del w:id="299" w:author="jonathan pritchard" w:date="2025-03-13T16:38:00Z" w16du:dateUtc="2025-03-13T16:38:00Z"/>
          <w:moveTo w:id="300" w:author="jonathan pritchard" w:date="2025-03-13T16:38:00Z" w16du:dateUtc="2025-03-13T16:38:00Z"/>
        </w:rPr>
      </w:pPr>
      <w:r w:rsidRPr="00B77A92">
        <w:t xml:space="preserve">Ensuring visual interoperability in the presence of simultaneously displayed </w:t>
      </w:r>
      <w:commentRangeStart w:id="301"/>
      <w:del w:id="302" w:author="jonathan pritchard" w:date="2025-03-13T16:35:00Z" w16du:dateUtc="2025-03-13T16:35:00Z">
        <w:r w:rsidRPr="00B77A92" w:rsidDel="001D0D9A">
          <w:delText>layers</w:delText>
        </w:r>
      </w:del>
      <w:ins w:id="303" w:author="jonathan pritchard" w:date="2025-03-13T16:35:00Z" w16du:dateUtc="2025-03-13T16:35:00Z">
        <w:r w:rsidR="001D0D9A">
          <w:t>products</w:t>
        </w:r>
      </w:ins>
      <w:del w:id="304" w:author="jonathan pritchard" w:date="2025-03-13T16:35:00Z" w16du:dateUtc="2025-03-13T16:35:00Z">
        <w:r w:rsidRPr="00B77A92" w:rsidDel="001D0D9A">
          <w:delText xml:space="preserve"> </w:delText>
        </w:r>
      </w:del>
      <w:commentRangeEnd w:id="301"/>
      <w:ins w:id="305" w:author="jonathan pritchard" w:date="2025-03-13T16:35:00Z" w16du:dateUtc="2025-03-13T16:35:00Z">
        <w:r w:rsidR="001D0D9A" w:rsidRPr="00B77A92">
          <w:t xml:space="preserve"> </w:t>
        </w:r>
      </w:ins>
      <w:r w:rsidR="00680162">
        <w:rPr>
          <w:rStyle w:val="CommentReference"/>
        </w:rPr>
        <w:commentReference w:id="301"/>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06"/>
      <w:del w:id="307" w:author="jonathan pritchard" w:date="2025-03-13T16:36:00Z" w16du:dateUtc="2025-03-13T16:36:00Z">
        <w:r w:rsidR="00796161" w:rsidRPr="00B77A92" w:rsidDel="001D0D9A">
          <w:delText>This</w:delText>
        </w:r>
        <w:commentRangeEnd w:id="306"/>
        <w:r w:rsidR="0043396A" w:rsidDel="001D0D9A">
          <w:rPr>
            <w:rStyle w:val="CommentReference"/>
          </w:rPr>
          <w:commentReference w:id="306"/>
        </w:r>
        <w:r w:rsidR="00796161" w:rsidRPr="00B77A92" w:rsidDel="001D0D9A">
          <w:delText xml:space="preserve"> </w:delText>
        </w:r>
      </w:del>
      <w:moveToRangeStart w:id="308" w:author="jonathan pritchard" w:date="2025-03-13T16:38:00Z" w:name="move192776329"/>
      <w:moveTo w:id="309" w:author="jonathan pritchard" w:date="2025-03-13T16:38:00Z" w16du:dateUtc="2025-03-13T16:38:00Z">
        <w:r w:rsidR="001D0D9A" w:rsidRPr="00B77A92">
          <w:t xml:space="preserve">S-98 provides, </w:t>
        </w:r>
        <w:commentRangeStart w:id="310"/>
        <w:r w:rsidR="001D0D9A" w:rsidRPr="00B77A92">
          <w:t>as a minimum for S-100 ECDIS</w:t>
        </w:r>
        <w:commentRangeEnd w:id="310"/>
        <w:r w:rsidR="001D0D9A">
          <w:rPr>
            <w:rStyle w:val="CommentReference"/>
          </w:rPr>
          <w:commentReference w:id="310"/>
        </w:r>
        <w:r w:rsidR="001D0D9A" w:rsidRPr="00B77A92">
          <w:t xml:space="preserve">, two levels of interoperability allowing data layers in different products to be interleaved or substituted within the display. </w:t>
        </w:r>
      </w:moveTo>
    </w:p>
    <w:moveToRangeEnd w:id="308"/>
    <w:p w14:paraId="4628D9A4" w14:textId="4C7D492D" w:rsidR="00E86DEF" w:rsidRPr="00B77A92" w:rsidRDefault="001D0D9A" w:rsidP="003B3F16">
      <w:pPr>
        <w:spacing w:after="120" w:line="240" w:lineRule="auto"/>
        <w:jc w:val="both"/>
      </w:pPr>
      <w:ins w:id="311"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commentRangeStart w:id="312"/>
      <w:r w:rsidR="00E86DEF" w:rsidRPr="00B77A92">
        <w:t xml:space="preserve">the </w:t>
      </w:r>
      <w:commentRangeEnd w:id="312"/>
      <w:r w:rsidR="00355053">
        <w:rPr>
          <w:rStyle w:val="CommentReference"/>
        </w:rPr>
        <w:commentReference w:id="312"/>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13" w:author="jonathan pritchard" w:date="2025-03-13T16:38:00Z" w16du:dateUtc="2025-03-13T16:38:00Z"/>
        </w:rPr>
      </w:pPr>
      <w:moveFromRangeStart w:id="314" w:author="jonathan pritchard" w:date="2025-03-13T16:38:00Z" w:name="move192776329"/>
      <w:moveFrom w:id="315" w:author="jonathan pritchard" w:date="2025-03-13T16:38:00Z" w16du:dateUtc="2025-03-13T16:38:00Z">
        <w:r w:rsidRPr="00B77A92" w:rsidDel="001D0D9A">
          <w:t xml:space="preserve">S-98 provides, </w:t>
        </w:r>
        <w:commentRangeStart w:id="316"/>
        <w:r w:rsidRPr="00B77A92" w:rsidDel="001D0D9A">
          <w:t>as a minimum for S-100 ECDIS</w:t>
        </w:r>
        <w:commentRangeEnd w:id="316"/>
        <w:r w:rsidR="00843798" w:rsidDel="001D0D9A">
          <w:rPr>
            <w:rStyle w:val="CommentReference"/>
          </w:rPr>
          <w:commentReference w:id="316"/>
        </w:r>
        <w:r w:rsidRPr="00B77A92" w:rsidDel="001D0D9A">
          <w:t xml:space="preserve">, two levels of interoperability allowing data layers in different products to be interleaved or substituted within the display. </w:t>
        </w:r>
      </w:moveFrom>
    </w:p>
    <w:moveFromRangeEnd w:id="314"/>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17"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18" w:name="_Ref49380568"/>
      <w:r w:rsidRPr="00B77A92">
        <w:br w:type="page"/>
      </w:r>
    </w:p>
    <w:p w14:paraId="6D762915" w14:textId="43B75661" w:rsidR="00BC555A" w:rsidRPr="00B77A92" w:rsidRDefault="00FD648E" w:rsidP="00A13F5A">
      <w:pPr>
        <w:pStyle w:val="Heading1"/>
      </w:pPr>
      <w:bookmarkStart w:id="319" w:name="_Toc188968540"/>
      <w:r w:rsidRPr="00B77A92">
        <w:lastRenderedPageBreak/>
        <w:t>Display Organisation</w:t>
      </w:r>
      <w:r w:rsidR="00A80530" w:rsidRPr="00B77A92">
        <w:t xml:space="preserve"> and Operation</w:t>
      </w:r>
      <w:bookmarkEnd w:id="318"/>
      <w:bookmarkEnd w:id="319"/>
    </w:p>
    <w:p w14:paraId="501C6929" w14:textId="7DAEDB8F" w:rsidR="00D37328" w:rsidRPr="00A527F0" w:rsidRDefault="00D37328" w:rsidP="00DB7CFE">
      <w:pPr>
        <w:pStyle w:val="Heading2"/>
      </w:pPr>
      <w:bookmarkStart w:id="320" w:name="_Toc38829553"/>
      <w:bookmarkStart w:id="321" w:name="_Toc38830056"/>
      <w:bookmarkStart w:id="322" w:name="_Ref49480223"/>
      <w:bookmarkStart w:id="323" w:name="_Ref49480231"/>
      <w:bookmarkStart w:id="324" w:name="_Toc188968541"/>
      <w:bookmarkStart w:id="325" w:name="_Hlk167438924"/>
      <w:bookmarkEnd w:id="320"/>
      <w:bookmarkEnd w:id="321"/>
      <w:r w:rsidRPr="00A527F0">
        <w:t xml:space="preserve">Display of </w:t>
      </w:r>
      <w:r w:rsidR="00950DDE" w:rsidRPr="00A527F0">
        <w:t>non-</w:t>
      </w:r>
      <w:r w:rsidR="00716B39" w:rsidRPr="00A527F0">
        <w:t>S-100</w:t>
      </w:r>
      <w:r w:rsidR="00950DDE" w:rsidRPr="00A527F0">
        <w:t xml:space="preserve"> </w:t>
      </w:r>
      <w:r w:rsidRPr="00A527F0">
        <w:t>information</w:t>
      </w:r>
      <w:bookmarkEnd w:id="322"/>
      <w:bookmarkEnd w:id="323"/>
      <w:bookmarkEnd w:id="324"/>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26"/>
      <w:r w:rsidR="000E2927" w:rsidRPr="00B77A92">
        <w:t>radar</w:t>
      </w:r>
      <w:commentRangeEnd w:id="326"/>
      <w:r w:rsidR="000A3339">
        <w:rPr>
          <w:rStyle w:val="CommentReference"/>
        </w:rPr>
        <w:commentReference w:id="326"/>
      </w:r>
      <w:r w:rsidR="000E2927" w:rsidRPr="00B77A92">
        <w:t>, or AIS</w:t>
      </w:r>
      <w:r w:rsidRPr="00B77A92">
        <w:t>.</w:t>
      </w:r>
    </w:p>
    <w:p w14:paraId="44751AA1" w14:textId="3A6C817C" w:rsidR="0084606B" w:rsidRPr="00A527F0" w:rsidRDefault="0084606B" w:rsidP="00A13F5A">
      <w:pPr>
        <w:pStyle w:val="Heading3"/>
      </w:pPr>
      <w:bookmarkStart w:id="327" w:name="_Ref49482794"/>
      <w:bookmarkStart w:id="328" w:name="_Ref178773055"/>
      <w:bookmarkStart w:id="329" w:name="_Ref179768848"/>
      <w:bookmarkStart w:id="3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27"/>
      <w:bookmarkEnd w:id="328"/>
      <w:bookmarkEnd w:id="329"/>
      <w:bookmarkEnd w:id="330"/>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31"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32" w:author="jonathan pritchard" w:date="2025-03-10T07:42:00Z" w16du:dateUtc="2025-03-10T07:42:00Z">
        <w:r w:rsidR="0056040E">
          <w:t>MSC.530(106)/</w:t>
        </w:r>
      </w:ins>
      <w:ins w:id="333" w:author="jonathan pritchard" w:date="2025-03-10T07:48:00Z" w16du:dateUtc="2025-03-10T07:48:00Z">
        <w:r w:rsidR="0056040E">
          <w:t>Rev</w:t>
        </w:r>
      </w:ins>
      <w:ins w:id="334" w:author="jonathan pritchard" w:date="2025-03-10T07:42:00Z" w16du:dateUtc="2025-03-10T07:42:00Z">
        <w:r w:rsidR="0056040E">
          <w:t>.</w:t>
        </w:r>
      </w:ins>
      <w:ins w:id="335"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25"/>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36" w:name="_Toc175130138"/>
      <w:bookmarkStart w:id="337" w:name="_Toc175130139"/>
      <w:bookmarkStart w:id="338" w:name="_Ref49484794"/>
      <w:bookmarkStart w:id="339" w:name="_Toc188968543"/>
      <w:bookmarkEnd w:id="336"/>
      <w:bookmarkEnd w:id="337"/>
      <w:r w:rsidRPr="00A527F0">
        <w:t>Supplemental display items</w:t>
      </w:r>
      <w:bookmarkEnd w:id="338"/>
      <w:bookmarkEnd w:id="33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40"/>
      <w:r w:rsidRPr="00A527F0">
        <w:t>Positional data</w:t>
      </w:r>
      <w:commentRangeEnd w:id="340"/>
      <w:r w:rsidR="007F2B27">
        <w:rPr>
          <w:rStyle w:val="CommentReference"/>
        </w:rPr>
        <w:commentReference w:id="340"/>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41" w:author="jonathan pritchard" w:date="2025-03-10T07:58:00Z" w16du:dateUtc="2025-03-10T07:58:00Z">
        <w:r w:rsidR="00A74A4F">
          <w:t>9.1.5</w:t>
        </w:r>
      </w:ins>
      <w:del w:id="342"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43"/>
      <w:r w:rsidRPr="00A527F0">
        <w:t>for example,</w:t>
      </w:r>
      <w:commentRangeEnd w:id="343"/>
      <w:r w:rsidR="007124A6">
        <w:rPr>
          <w:rStyle w:val="CommentReference"/>
        </w:rPr>
        <w:commentReference w:id="343"/>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44" w:name="_Toc188968544"/>
      <w:r w:rsidRPr="00F87E8E">
        <w:t>Navigational Warning functions</w:t>
      </w:r>
      <w:bookmarkEnd w:id="344"/>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45" w:name="_Toc188968545"/>
      <w:r w:rsidRPr="00A527F0">
        <w:t>Units</w:t>
      </w:r>
      <w:bookmarkEnd w:id="345"/>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46" w:name="_Ref167188547"/>
      <w:bookmarkStart w:id="347" w:name="_Toc188968546"/>
      <w:r w:rsidRPr="00A527F0">
        <w:t>Legend</w:t>
      </w:r>
      <w:bookmarkEnd w:id="346"/>
      <w:bookmarkEnd w:id="347"/>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48" w:author="jonathan pritchard" w:date="2025-03-12T08:31:00Z" w16du:dateUtc="2025-03-12T08:31:00Z">
            <w:rPr/>
          </w:rPrChange>
        </w:rPr>
        <w:t xml:space="preserve">general </w:t>
      </w:r>
      <w:r w:rsidR="005D64AA" w:rsidRPr="009810BB">
        <w:rPr>
          <w:strike/>
          <w:highlight w:val="yellow"/>
          <w:rPrChange w:id="349" w:author="jonathan pritchard" w:date="2025-03-12T08:31:00Z" w16du:dateUtc="2025-03-12T08:31:00Z">
            <w:rPr/>
          </w:rPrChange>
        </w:rPr>
        <w:t>S-101</w:t>
      </w:r>
      <w:r w:rsidR="005D64AA" w:rsidRPr="009810BB">
        <w:rPr>
          <w:highlight w:val="yellow"/>
          <w:rPrChange w:id="350" w:author="jonathan pritchard" w:date="2025-03-12T08:31:00Z" w16du:dateUtc="2025-03-12T08:31:00Z">
            <w:rPr/>
          </w:rPrChange>
        </w:rPr>
        <w:t xml:space="preserve"> </w:t>
      </w:r>
      <w:r w:rsidRPr="009810BB">
        <w:rPr>
          <w:highlight w:val="yellow"/>
          <w:rPrChange w:id="351"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52"/>
      <w:r w:rsidR="00282925" w:rsidRPr="00B94DFF">
        <w:t xml:space="preserve">value of the safety contour displayed </w:t>
      </w:r>
      <w:commentRangeEnd w:id="352"/>
      <w:r w:rsidR="003541A2">
        <w:rPr>
          <w:rStyle w:val="CommentReference"/>
        </w:rPr>
        <w:commentReference w:id="352"/>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53"/>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53"/>
      <w:r w:rsidR="004A27F9">
        <w:rPr>
          <w:rStyle w:val="CommentReference"/>
        </w:rPr>
        <w:commentReference w:id="353"/>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54"/>
      <w:r w:rsidR="00E50600" w:rsidRPr="00A527F0">
        <w:t>datasets</w:t>
      </w:r>
      <w:r w:rsidR="00171271">
        <w:t xml:space="preserve"> </w:t>
      </w:r>
      <w:commentRangeEnd w:id="354"/>
      <w:r w:rsidR="004A27F9">
        <w:rPr>
          <w:rStyle w:val="CommentReference"/>
        </w:rPr>
        <w:commentReference w:id="354"/>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55"/>
      <w:r w:rsidRPr="001D0D9A">
        <w:rPr>
          <w:highlight w:val="yellow"/>
          <w:rPrChange w:id="356" w:author="jonathan pritchard" w:date="2025-03-13T16:41:00Z" w16du:dateUtc="2025-03-13T16:41:00Z">
            <w:rPr/>
          </w:rPrChange>
        </w:rPr>
        <w:t xml:space="preserve">ENC </w:t>
      </w:r>
      <w:commentRangeEnd w:id="355"/>
      <w:r w:rsidR="001C3D4C" w:rsidRPr="001D0D9A">
        <w:rPr>
          <w:rStyle w:val="CommentReference"/>
          <w:highlight w:val="yellow"/>
          <w:rPrChange w:id="357" w:author="jonathan pritchard" w:date="2025-03-13T16:41:00Z" w16du:dateUtc="2025-03-13T16:41:00Z">
            <w:rPr>
              <w:rStyle w:val="CommentReference"/>
            </w:rPr>
          </w:rPrChange>
        </w:rPr>
        <w:commentReference w:id="355"/>
      </w:r>
      <w:r w:rsidR="00D21916" w:rsidRPr="001D0D9A">
        <w:rPr>
          <w:highlight w:val="yellow"/>
          <w:rPrChange w:id="358" w:author="jonathan pritchard" w:date="2025-03-13T16:41:00Z" w16du:dateUtc="2025-03-13T16:41:00Z">
            <w:rPr/>
          </w:rPrChange>
        </w:rPr>
        <w:t>C</w:t>
      </w:r>
      <w:r w:rsidR="00282925" w:rsidRPr="001D0D9A">
        <w:rPr>
          <w:highlight w:val="yellow"/>
          <w:rPrChange w:id="359"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60"/>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60"/>
      <w:r w:rsidR="00517E4E">
        <w:rPr>
          <w:rStyle w:val="CommentReference"/>
        </w:rPr>
        <w:commentReference w:id="360"/>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61"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61"/>
    </w:p>
    <w:p w14:paraId="48C6DDC4" w14:textId="7F00C2B6" w:rsidR="00145602" w:rsidRPr="00A527F0" w:rsidRDefault="00950DDE" w:rsidP="00214B3A">
      <w:pPr>
        <w:pStyle w:val="Heading3"/>
      </w:pPr>
      <w:bookmarkStart w:id="362" w:name="_Toc188968548"/>
      <w:r w:rsidRPr="00A527F0">
        <w:t>Priority layers</w:t>
      </w:r>
      <w:bookmarkEnd w:id="362"/>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63"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64" w:author="jonathan pritchard" w:date="2025-03-10T07:42:00Z" w16du:dateUtc="2025-03-10T07:42:00Z">
        <w:r w:rsidR="0056040E">
          <w:t>MSC.530(106)/</w:t>
        </w:r>
      </w:ins>
      <w:ins w:id="365" w:author="jonathan pritchard" w:date="2025-03-10T07:49:00Z" w16du:dateUtc="2025-03-10T07:49:00Z">
        <w:r w:rsidR="0056040E">
          <w:t>Rev</w:t>
        </w:r>
      </w:ins>
      <w:ins w:id="366"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67" w:name="_Toc188968549"/>
      <w:r w:rsidRPr="00A527F0">
        <w:t>Radar priority</w:t>
      </w:r>
      <w:bookmarkEnd w:id="367"/>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368" w:author="Grant, David M (52400) CIV USN NIWC ATLANTIC VA (USA)" w:date="2025-02-24T11:42:00Z" w16du:dateUtc="2025-02-24T16:42:00Z">
        <w:r w:rsidRPr="00E5768F">
          <w:rPr>
            <w:iCs/>
          </w:rPr>
          <w:t>The</w:t>
        </w:r>
        <w:r>
          <w:rPr>
            <w:i/>
          </w:rPr>
          <w:t xml:space="preserve"> </w:t>
        </w:r>
      </w:ins>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369"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370"/>
      <w:del w:id="371"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372" w:author="Grant, David M (52400) CIV USN NIWC ATLANTIC VA (USA)" w:date="2025-02-24T11:44:00Z" w16du:dateUtc="2025-02-24T16:44:00Z"/>
        </w:rPr>
      </w:pPr>
      <w:del w:id="373"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370"/>
      <w:r w:rsidR="00DB51AE">
        <w:rPr>
          <w:rStyle w:val="CommentReference"/>
        </w:rPr>
        <w:commentReference w:id="370"/>
      </w:r>
    </w:p>
    <w:p w14:paraId="721ED3AB" w14:textId="52DC418F" w:rsidR="00F757E9" w:rsidRPr="00B77A92" w:rsidRDefault="00F757E9" w:rsidP="00143BD1">
      <w:pPr>
        <w:spacing w:after="120" w:line="240" w:lineRule="auto"/>
        <w:jc w:val="both"/>
      </w:pPr>
      <w:r w:rsidRPr="00B77A92">
        <w:t xml:space="preserve">In order to meet the requirements of IMO </w:t>
      </w:r>
      <w:del w:id="374" w:author="jonathan pritchard" w:date="2025-03-10T07:42:00Z" w16du:dateUtc="2025-03-10T07:42:00Z">
        <w:r w:rsidRPr="00B77A92" w:rsidDel="0056040E">
          <w:delText>MSC.</w:delText>
        </w:r>
        <w:r w:rsidR="00F00C10" w:rsidRPr="00B77A92" w:rsidDel="0056040E">
          <w:delText>530(106)</w:delText>
        </w:r>
      </w:del>
      <w:ins w:id="375" w:author="jonathan pritchard" w:date="2025-03-10T07:42:00Z" w16du:dateUtc="2025-03-10T07:42:00Z">
        <w:r w:rsidR="0056040E">
          <w:t>MSC.530(106)/</w:t>
        </w:r>
      </w:ins>
      <w:ins w:id="376" w:author="jonathan pritchard" w:date="2025-03-10T07:43:00Z" w16du:dateUtc="2025-03-10T07:43:00Z">
        <w:r w:rsidR="0056040E">
          <w:t>Rev</w:t>
        </w:r>
      </w:ins>
      <w:ins w:id="377" w:author="jonathan pritchard" w:date="2025-03-10T07:42:00Z" w16du:dateUtc="2025-03-10T07:42:00Z">
        <w:r w:rsidR="0056040E">
          <w:t>.1</w:t>
        </w:r>
      </w:ins>
      <w:r w:rsidRPr="00B77A92">
        <w:t xml:space="preserve"> section 11.4.</w:t>
      </w:r>
      <w:r w:rsidR="00F00C10" w:rsidRPr="00B77A92">
        <w:t>1</w:t>
      </w:r>
      <w:del w:id="378" w:author="jonathan pritchard" w:date="2025-03-10T12:02:00Z" w16du:dateUtc="2025-03-10T12:02:00Z">
        <w:r w:rsidR="00F00C10" w:rsidRPr="00B77A92" w:rsidDel="00E40A4B">
          <w:delText>7</w:delText>
        </w:r>
      </w:del>
      <w:ins w:id="379"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380" w:name="_Ref49427616"/>
      <w:bookmarkStart w:id="381" w:name="_Toc188968550"/>
      <w:bookmarkStart w:id="382" w:name="_Ref44795999"/>
      <w:r w:rsidRPr="002D7DEE">
        <w:t>Displaying</w:t>
      </w:r>
      <w:r w:rsidRPr="00453DD3">
        <w:t xml:space="preserve"> ECDIS updates</w:t>
      </w:r>
      <w:bookmarkEnd w:id="380"/>
      <w:bookmarkEnd w:id="381"/>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383"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384" w:author="jonathan pritchard" w:date="2025-03-10T07:42:00Z" w16du:dateUtc="2025-03-10T07:42:00Z">
        <w:r w:rsidR="0056040E">
          <w:t>MSC.530(106)/</w:t>
        </w:r>
      </w:ins>
      <w:ins w:id="385" w:author="jonathan pritchard" w:date="2025-03-10T07:43:00Z" w16du:dateUtc="2025-03-10T07:43:00Z">
        <w:r w:rsidR="0056040E">
          <w:t>Rev</w:t>
        </w:r>
      </w:ins>
      <w:ins w:id="386"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387"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388" w:author="jonathan pritchard" w:date="2025-03-10T07:42:00Z" w16du:dateUtc="2025-03-10T07:42:00Z">
        <w:r w:rsidR="0056040E">
          <w:t>MSC.530(106)/</w:t>
        </w:r>
      </w:ins>
      <w:ins w:id="389" w:author="jonathan pritchard" w:date="2025-03-10T07:43:00Z" w16du:dateUtc="2025-03-10T07:43:00Z">
        <w:r w:rsidR="0056040E">
          <w:t>Rev</w:t>
        </w:r>
      </w:ins>
      <w:ins w:id="390"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391" w:author="jonathan pritchard" w:date="2025-03-10T07:42:00Z" w16du:dateUtc="2025-03-10T07:42:00Z">
        <w:r w:rsidRPr="00453DD3" w:rsidDel="0056040E">
          <w:delText>MSC.</w:delText>
        </w:r>
        <w:r w:rsidR="00F00C10" w:rsidRPr="00453DD3" w:rsidDel="0056040E">
          <w:delText>530(106)</w:delText>
        </w:r>
      </w:del>
      <w:ins w:id="392" w:author="jonathan pritchard" w:date="2025-03-10T07:42:00Z" w16du:dateUtc="2025-03-10T07:42:00Z">
        <w:r w:rsidR="0056040E">
          <w:t>MSC.530(106)/</w:t>
        </w:r>
      </w:ins>
      <w:ins w:id="393" w:author="jonathan pritchard" w:date="2025-03-10T07:43:00Z" w16du:dateUtc="2025-03-10T07:43:00Z">
        <w:r w:rsidR="0056040E">
          <w:t>Rev</w:t>
        </w:r>
      </w:ins>
      <w:ins w:id="394"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395" w:author="jonathan pritchard" w:date="2025-03-10T12:03:00Z" w16du:dateUtc="2025-03-10T12:03:00Z">
        <w:r w:rsidR="00E40A4B">
          <w:t>12</w:t>
        </w:r>
      </w:ins>
      <w:del w:id="396"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397" w:author="jonathan pritchard" w:date="2025-03-10T12:03:00Z" w16du:dateUtc="2025-03-10T12:03:00Z">
        <w:r w:rsidR="00E40A4B">
          <w:t>20.4.4</w:t>
        </w:r>
      </w:ins>
      <w:del w:id="398"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399"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00" w:author="jonathan pritchard" w:date="2025-03-10T07:42:00Z" w16du:dateUtc="2025-03-10T07:42:00Z">
        <w:r w:rsidR="0056040E">
          <w:t>MSC.530(106)/</w:t>
        </w:r>
      </w:ins>
      <w:ins w:id="401" w:author="jonathan pritchard" w:date="2025-03-10T07:43:00Z" w16du:dateUtc="2025-03-10T07:43:00Z">
        <w:r w:rsidR="0056040E">
          <w:t>Rev</w:t>
        </w:r>
      </w:ins>
      <w:ins w:id="402"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03" w:author="jonathan pritchard" w:date="2025-03-10T12:04:00Z" w16du:dateUtc="2025-03-10T12:04:00Z">
        <w:r w:rsidR="00E40A4B">
          <w:t>2.12</w:t>
        </w:r>
      </w:ins>
      <w:del w:id="404" w:author="jonathan pritchard" w:date="2025-03-10T12:04:00Z" w16du:dateUtc="2025-03-10T12:04:00Z">
        <w:r w:rsidR="005D2986" w:rsidRPr="00453DD3" w:rsidDel="00E40A4B">
          <w:delText>5.10</w:delText>
        </w:r>
      </w:del>
      <w:r w:rsidR="005D2986" w:rsidRPr="00453DD3">
        <w:t>.</w:t>
      </w:r>
      <w:del w:id="405" w:author="jonathan pritchard" w:date="2025-03-10T12:04:00Z" w16du:dateUtc="2025-03-10T12:04:00Z">
        <w:r w:rsidR="005D2986" w:rsidRPr="00453DD3" w:rsidDel="00E40A4B">
          <w:delText>2</w:delText>
        </w:r>
      </w:del>
      <w:ins w:id="406"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07" w:name="_Toc187673042"/>
      <w:bookmarkStart w:id="408" w:name="_Toc187673274"/>
      <w:bookmarkStart w:id="409" w:name="_Toc188368627"/>
      <w:bookmarkStart w:id="410" w:name="_Toc188621829"/>
      <w:bookmarkStart w:id="411" w:name="_Toc188950410"/>
      <w:bookmarkStart w:id="412" w:name="_Toc188968326"/>
      <w:bookmarkStart w:id="413" w:name="_Toc188968551"/>
      <w:bookmarkStart w:id="414" w:name="_Toc187673043"/>
      <w:bookmarkStart w:id="415" w:name="_Toc187673275"/>
      <w:bookmarkStart w:id="416" w:name="_Toc188368628"/>
      <w:bookmarkStart w:id="417" w:name="_Toc188621830"/>
      <w:bookmarkStart w:id="418" w:name="_Toc188950411"/>
      <w:bookmarkStart w:id="419" w:name="_Toc188968327"/>
      <w:bookmarkStart w:id="420" w:name="_Toc188968552"/>
      <w:bookmarkStart w:id="421" w:name="_Toc187673044"/>
      <w:bookmarkStart w:id="422" w:name="_Toc187673276"/>
      <w:bookmarkStart w:id="423" w:name="_Toc188368629"/>
      <w:bookmarkStart w:id="424" w:name="_Toc188621831"/>
      <w:bookmarkStart w:id="425" w:name="_Toc188950412"/>
      <w:bookmarkStart w:id="426" w:name="_Toc188968328"/>
      <w:bookmarkStart w:id="427" w:name="_Toc188968553"/>
      <w:bookmarkStart w:id="428" w:name="_Toc187673045"/>
      <w:bookmarkStart w:id="429" w:name="_Toc187673277"/>
      <w:bookmarkStart w:id="430" w:name="_Toc188368630"/>
      <w:bookmarkStart w:id="431" w:name="_Toc188621832"/>
      <w:bookmarkStart w:id="432" w:name="_Toc188950413"/>
      <w:bookmarkStart w:id="433" w:name="_Toc188968329"/>
      <w:bookmarkStart w:id="434" w:name="_Toc188968554"/>
      <w:bookmarkStart w:id="435" w:name="_Toc187673046"/>
      <w:bookmarkStart w:id="436" w:name="_Toc187673278"/>
      <w:bookmarkStart w:id="437" w:name="_Toc188368631"/>
      <w:bookmarkStart w:id="438" w:name="_Toc188621833"/>
      <w:bookmarkStart w:id="439" w:name="_Toc188950414"/>
      <w:bookmarkStart w:id="440" w:name="_Toc188968330"/>
      <w:bookmarkStart w:id="441" w:name="_Toc188968555"/>
      <w:bookmarkStart w:id="442" w:name="_Toc187673047"/>
      <w:bookmarkStart w:id="443" w:name="_Toc187673279"/>
      <w:bookmarkStart w:id="444" w:name="_Toc188368632"/>
      <w:bookmarkStart w:id="445" w:name="_Toc188621834"/>
      <w:bookmarkStart w:id="446" w:name="_Toc188950415"/>
      <w:bookmarkStart w:id="447" w:name="_Toc188968331"/>
      <w:bookmarkStart w:id="448" w:name="_Toc188968556"/>
      <w:bookmarkStart w:id="449" w:name="_Toc187673048"/>
      <w:bookmarkStart w:id="450" w:name="_Toc187673280"/>
      <w:bookmarkStart w:id="451" w:name="_Toc188368633"/>
      <w:bookmarkStart w:id="452" w:name="_Toc188621835"/>
      <w:bookmarkStart w:id="453" w:name="_Toc188950416"/>
      <w:bookmarkStart w:id="454" w:name="_Toc188968332"/>
      <w:bookmarkStart w:id="455" w:name="_Toc188968557"/>
      <w:bookmarkStart w:id="456" w:name="_Ref45240945"/>
      <w:bookmarkStart w:id="457" w:name="_Toc188968558"/>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DE19F5">
        <w:t>Display functions</w:t>
      </w:r>
      <w:bookmarkEnd w:id="382"/>
      <w:bookmarkEnd w:id="456"/>
      <w:bookmarkEnd w:id="457"/>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58"/>
      <w:r w:rsidRPr="00DE19F5">
        <w:t>Independent Mariner Selections</w:t>
      </w:r>
      <w:commentRangeEnd w:id="458"/>
      <w:r w:rsidR="00AE6478">
        <w:rPr>
          <w:rStyle w:val="CommentReference"/>
        </w:rPr>
        <w:commentReference w:id="458"/>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59" w:name="_Toc46655801"/>
      <w:bookmarkStart w:id="460" w:name="_Toc46659185"/>
      <w:bookmarkStart w:id="461" w:name="_Toc46659364"/>
      <w:bookmarkStart w:id="462" w:name="_Toc47457004"/>
      <w:bookmarkStart w:id="463" w:name="_Toc47574675"/>
      <w:bookmarkStart w:id="464" w:name="_Toc47618735"/>
      <w:bookmarkStart w:id="465" w:name="_Toc47651153"/>
      <w:bookmarkStart w:id="466" w:name="_Toc47708078"/>
      <w:bookmarkStart w:id="467" w:name="_Toc47708340"/>
      <w:bookmarkStart w:id="468" w:name="_Toc47708574"/>
      <w:bookmarkStart w:id="469" w:name="_Toc47711981"/>
      <w:bookmarkStart w:id="470" w:name="_Toc46655802"/>
      <w:bookmarkStart w:id="471" w:name="_Toc46659186"/>
      <w:bookmarkStart w:id="472" w:name="_Toc46659365"/>
      <w:bookmarkStart w:id="473" w:name="_Toc47457005"/>
      <w:bookmarkStart w:id="474" w:name="_Toc47574676"/>
      <w:bookmarkStart w:id="475" w:name="_Toc47618736"/>
      <w:bookmarkStart w:id="476" w:name="_Toc47651154"/>
      <w:bookmarkStart w:id="477" w:name="_Toc47708079"/>
      <w:bookmarkStart w:id="478" w:name="_Toc47708341"/>
      <w:bookmarkStart w:id="479" w:name="_Toc47708575"/>
      <w:bookmarkStart w:id="480" w:name="_Toc47711982"/>
      <w:bookmarkStart w:id="481" w:name="_Toc46655803"/>
      <w:bookmarkStart w:id="482" w:name="_Toc46659187"/>
      <w:bookmarkStart w:id="483" w:name="_Toc46659366"/>
      <w:bookmarkStart w:id="484" w:name="_Toc47457006"/>
      <w:bookmarkStart w:id="485" w:name="_Toc47574677"/>
      <w:bookmarkStart w:id="486" w:name="_Toc47618737"/>
      <w:bookmarkStart w:id="487" w:name="_Toc47651155"/>
      <w:bookmarkStart w:id="488" w:name="_Toc47708080"/>
      <w:bookmarkStart w:id="489" w:name="_Toc47708342"/>
      <w:bookmarkStart w:id="490" w:name="_Toc47708576"/>
      <w:bookmarkStart w:id="491" w:name="_Toc47711983"/>
      <w:bookmarkStart w:id="492" w:name="_Toc188968559"/>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Pr="00B77A92">
        <w:t>General Rules for Symbols and Text</w:t>
      </w:r>
      <w:bookmarkEnd w:id="492"/>
    </w:p>
    <w:p w14:paraId="31594813" w14:textId="77777777" w:rsidR="000002BE" w:rsidRPr="00DE19F5" w:rsidRDefault="000002BE" w:rsidP="00DB7CFE">
      <w:pPr>
        <w:pStyle w:val="Heading2"/>
      </w:pPr>
      <w:bookmarkStart w:id="493" w:name="_Ref49475956"/>
      <w:bookmarkStart w:id="494" w:name="_Toc188968560"/>
      <w:r w:rsidRPr="00DE19F5">
        <w:t>Symbol Specifications</w:t>
      </w:r>
      <w:bookmarkEnd w:id="493"/>
      <w:bookmarkEnd w:id="49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495" w:author="jonathan pritchard" w:date="2025-03-11T14:56:00Z" w16du:dateUtc="2025-03-11T14:56:00Z">
        <w:r w:rsidRPr="00DE19F5" w:rsidDel="00EF3E08">
          <w:delText xml:space="preserve">classes </w:delText>
        </w:r>
      </w:del>
      <w:ins w:id="496" w:author="jonathan pritchard" w:date="2025-03-11T14:56:00Z" w16du:dateUtc="2025-03-11T14:56:00Z">
        <w:r w:rsidR="00EF3E08">
          <w:t>types</w:t>
        </w:r>
        <w:r w:rsidR="00EF3E08" w:rsidRPr="00DE19F5">
          <w:t xml:space="preserve"> </w:t>
        </w:r>
      </w:ins>
      <w:r w:rsidRPr="00DE19F5">
        <w:t>do not have a symbol</w:t>
      </w:r>
      <w:del w:id="497"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498" w:author="Grant, David M (52400) CIV USN NIWC ATLANTIC VA (USA)" w:date="2025-02-24T12:47:00Z" w16du:dateUtc="2025-02-24T17:47:00Z"/>
        </w:rPr>
      </w:pPr>
      <w:commentRangeStart w:id="499"/>
      <w:del w:id="500"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499"/>
      <w:r w:rsidR="00015268">
        <w:rPr>
          <w:rStyle w:val="CommentReference"/>
        </w:rPr>
        <w:commentReference w:id="499"/>
      </w:r>
    </w:p>
    <w:p w14:paraId="14BF1815" w14:textId="714AED14" w:rsidR="000002BE" w:rsidRPr="00DE19F5" w:rsidRDefault="00AA714E" w:rsidP="00DB7CFE">
      <w:pPr>
        <w:pStyle w:val="Heading2"/>
      </w:pPr>
      <w:bookmarkStart w:id="501" w:name="_Ref49261612"/>
      <w:bookmarkStart w:id="502"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01"/>
      <w:bookmarkEnd w:id="502"/>
      <w:r w:rsidR="003B02BE" w:rsidRPr="00DE19F5">
        <w:t xml:space="preserve"> </w:t>
      </w:r>
    </w:p>
    <w:p w14:paraId="1EBBC62A" w14:textId="7C446DD6" w:rsidR="0057617F" w:rsidRPr="00B77A92" w:rsidRDefault="0057617F" w:rsidP="00214B3A">
      <w:pPr>
        <w:pStyle w:val="Heading3"/>
      </w:pPr>
      <w:bookmarkStart w:id="503" w:name="_Toc188968562"/>
      <w:r w:rsidRPr="00B77A92">
        <w:t xml:space="preserve">Introduction </w:t>
      </w:r>
      <w:r w:rsidR="00AA714E" w:rsidRPr="00B77A92">
        <w:t>[I</w:t>
      </w:r>
      <w:r w:rsidRPr="00B77A92">
        <w:t>nformative</w:t>
      </w:r>
      <w:r w:rsidR="00AA714E" w:rsidRPr="00B77A92">
        <w:t>]</w:t>
      </w:r>
      <w:bookmarkEnd w:id="503"/>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04" w:author="jonathan pritchard" w:date="2025-03-10T07:44:00Z" w16du:dateUtc="2025-03-10T07:44:00Z">
            <w:rPr/>
          </w:rPrChange>
        </w:rPr>
        <w:t xml:space="preserve">clause </w:t>
      </w:r>
      <w:r w:rsidR="00EF20F6" w:rsidRPr="0056040E">
        <w:rPr>
          <w:highlight w:val="yellow"/>
          <w:rPrChange w:id="505" w:author="jonathan pritchard" w:date="2025-03-10T07:44:00Z" w16du:dateUtc="2025-03-10T07:44:00Z">
            <w:rPr/>
          </w:rPrChange>
        </w:rPr>
        <w:fldChar w:fldCharType="begin"/>
      </w:r>
      <w:r w:rsidR="00EF20F6" w:rsidRPr="0056040E">
        <w:rPr>
          <w:highlight w:val="yellow"/>
          <w:rPrChange w:id="506" w:author="jonathan pritchard" w:date="2025-03-10T07:44:00Z" w16du:dateUtc="2025-03-10T07:44:00Z">
            <w:rPr/>
          </w:rPrChange>
        </w:rPr>
        <w:instrText xml:space="preserve"> REF _Ref47552331 \r \h </w:instrText>
      </w:r>
      <w:r w:rsidR="003B31CC" w:rsidRPr="0056040E">
        <w:rPr>
          <w:highlight w:val="yellow"/>
          <w:rPrChange w:id="507" w:author="jonathan pritchard" w:date="2025-03-10T07:44:00Z" w16du:dateUtc="2025-03-10T07:44:00Z">
            <w:rPr/>
          </w:rPrChange>
        </w:rPr>
        <w:instrText xml:space="preserve"> \* MERGEFORMAT </w:instrText>
      </w:r>
      <w:r w:rsidR="00EF20F6" w:rsidRPr="003C3348">
        <w:rPr>
          <w:highlight w:val="yellow"/>
        </w:rPr>
      </w:r>
      <w:r w:rsidR="00EF20F6" w:rsidRPr="0056040E">
        <w:rPr>
          <w:highlight w:val="yellow"/>
          <w:rPrChange w:id="508" w:author="jonathan pritchard" w:date="2025-03-10T07:44:00Z" w16du:dateUtc="2025-03-10T07:44:00Z">
            <w:rPr/>
          </w:rPrChange>
        </w:rPr>
        <w:fldChar w:fldCharType="separate"/>
      </w:r>
      <w:r w:rsidR="000553AC" w:rsidRPr="0056040E">
        <w:rPr>
          <w:highlight w:val="yellow"/>
          <w:rPrChange w:id="509" w:author="jonathan pritchard" w:date="2025-03-10T07:44:00Z" w16du:dateUtc="2025-03-10T07:44:00Z">
            <w:rPr/>
          </w:rPrChange>
        </w:rPr>
        <w:t>C-22.1</w:t>
      </w:r>
      <w:r w:rsidR="00EF20F6" w:rsidRPr="0056040E">
        <w:rPr>
          <w:highlight w:val="yellow"/>
          <w:rPrChange w:id="510" w:author="jonathan pritchard" w:date="2025-03-10T07:44:00Z" w16du:dateUtc="2025-03-10T07:44:00Z">
            <w:rPr/>
          </w:rPrChange>
        </w:rPr>
        <w:fldChar w:fldCharType="end"/>
      </w:r>
      <w:r w:rsidR="00EF20F6" w:rsidRPr="0056040E">
        <w:rPr>
          <w:highlight w:val="yellow"/>
          <w:rPrChange w:id="511" w:author="jonathan pritchard" w:date="2025-03-10T07:44:00Z" w16du:dateUtc="2025-03-10T07:44:00Z">
            <w:rPr/>
          </w:rPrChange>
        </w:rPr>
        <w:t>)</w:t>
      </w:r>
      <w:r w:rsidRPr="0056040E">
        <w:rPr>
          <w:highlight w:val="yellow"/>
          <w:rPrChange w:id="512"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13"/>
      <w:r w:rsidRPr="00B77A92">
        <w:t>The minimum resolution is defined by IEC 61174 and/or IEC 62288</w:t>
      </w:r>
      <w:commentRangeEnd w:id="513"/>
      <w:r w:rsidR="00E163C7">
        <w:rPr>
          <w:rStyle w:val="CommentReference"/>
        </w:rPr>
        <w:commentReference w:id="513"/>
      </w:r>
      <w:r w:rsidR="00F26A0C" w:rsidRPr="00B77A92">
        <w:t>.</w:t>
      </w:r>
    </w:p>
    <w:p w14:paraId="670F2D6F" w14:textId="611C4FEC" w:rsidR="0057617F" w:rsidRPr="00B77A92" w:rsidRDefault="007764D1" w:rsidP="00214B3A">
      <w:pPr>
        <w:pStyle w:val="Heading3"/>
      </w:pPr>
      <w:bookmarkStart w:id="514" w:name="_Ref49150167"/>
      <w:bookmarkStart w:id="515" w:name="_Toc188968563"/>
      <w:r w:rsidRPr="00B77A92">
        <w:t xml:space="preserve">Minimum Requirement </w:t>
      </w:r>
      <w:r w:rsidR="0057617F" w:rsidRPr="00B77A92">
        <w:t>for size and resolution</w:t>
      </w:r>
      <w:bookmarkEnd w:id="514"/>
      <w:bookmarkEnd w:id="515"/>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16" w:author="jonathan pritchard" w:date="2025-03-10T07:44:00Z" w16du:dateUtc="2025-03-10T07:44:00Z">
            <w:rPr/>
          </w:rPrChange>
        </w:rPr>
        <w:fldChar w:fldCharType="begin"/>
      </w:r>
      <w:r w:rsidR="00A83A93" w:rsidRPr="0056040E">
        <w:rPr>
          <w:highlight w:val="yellow"/>
          <w:rPrChange w:id="517" w:author="jonathan pritchard" w:date="2025-03-10T07:44:00Z" w16du:dateUtc="2025-03-10T07:44:00Z">
            <w:rPr/>
          </w:rPrChange>
        </w:rPr>
        <w:instrText xml:space="preserve"> REF _Ref47552325 \r \h </w:instrText>
      </w:r>
      <w:r w:rsidR="00F26A0C" w:rsidRPr="0056040E">
        <w:rPr>
          <w:highlight w:val="yellow"/>
          <w:rPrChange w:id="518" w:author="jonathan pritchard" w:date="2025-03-10T07:44:00Z" w16du:dateUtc="2025-03-10T07:44:00Z">
            <w:rPr/>
          </w:rPrChange>
        </w:rPr>
        <w:instrText xml:space="preserve"> \* MERGEFORMAT </w:instrText>
      </w:r>
      <w:r w:rsidR="00A83A93" w:rsidRPr="003C3348">
        <w:rPr>
          <w:highlight w:val="yellow"/>
        </w:rPr>
      </w:r>
      <w:r w:rsidR="00A83A93" w:rsidRPr="0056040E">
        <w:rPr>
          <w:highlight w:val="yellow"/>
          <w:rPrChange w:id="519" w:author="jonathan pritchard" w:date="2025-03-10T07:44:00Z" w16du:dateUtc="2025-03-10T07:44:00Z">
            <w:rPr/>
          </w:rPrChange>
        </w:rPr>
        <w:fldChar w:fldCharType="separate"/>
      </w:r>
      <w:r w:rsidR="000553AC" w:rsidRPr="0056040E">
        <w:rPr>
          <w:highlight w:val="yellow"/>
          <w:rPrChange w:id="520" w:author="jonathan pritchard" w:date="2025-03-10T07:44:00Z" w16du:dateUtc="2025-03-10T07:44:00Z">
            <w:rPr/>
          </w:rPrChange>
        </w:rPr>
        <w:t>C-22.1</w:t>
      </w:r>
      <w:r w:rsidR="00A83A93" w:rsidRPr="0056040E">
        <w:rPr>
          <w:highlight w:val="yellow"/>
          <w:rPrChange w:id="521" w:author="jonathan pritchard" w:date="2025-03-10T07:44:00Z" w16du:dateUtc="2025-03-10T07:44:00Z">
            <w:rPr/>
          </w:rPrChange>
        </w:rPr>
        <w:fldChar w:fldCharType="end"/>
      </w:r>
      <w:r w:rsidR="00A83A93" w:rsidRPr="0056040E">
        <w:rPr>
          <w:highlight w:val="yellow"/>
          <w:rPrChange w:id="522"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23" w:name="_Toc188968564"/>
      <w:r w:rsidRPr="00DE19F5">
        <w:t>Zooming</w:t>
      </w:r>
      <w:bookmarkEnd w:id="523"/>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24" w:name="_Toc188968565"/>
      <w:bookmarkStart w:id="525" w:name="_Ref189057755"/>
      <w:r w:rsidRPr="00DE19F5">
        <w:t>Common text</w:t>
      </w:r>
      <w:r w:rsidR="00453DD3">
        <w:t xml:space="preserve"> and</w:t>
      </w:r>
      <w:r w:rsidRPr="00DE19F5">
        <w:t xml:space="preserve"> information</w:t>
      </w:r>
      <w:r w:rsidR="0004119A" w:rsidRPr="00DE19F5">
        <w:t xml:space="preserve"> attributes</w:t>
      </w:r>
      <w:bookmarkEnd w:id="524"/>
      <w:bookmarkEnd w:id="525"/>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commentRangeStart w:id="526"/>
      <w:r w:rsidRPr="00DE19F5">
        <w:rPr>
          <w:b/>
          <w:bCs/>
        </w:rPr>
        <w:t>Preferred Language (does not apply to S-57 ENC)</w:t>
      </w:r>
      <w:commentRangeEnd w:id="526"/>
      <w:r w:rsidR="008D207D">
        <w:rPr>
          <w:rStyle w:val="CommentReference"/>
        </w:rPr>
        <w:commentReference w:id="526"/>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commentRangeStart w:id="527"/>
      <w:proofErr w:type="spellStart"/>
      <w:r w:rsidRPr="00DE19F5">
        <w:rPr>
          <w:rFonts w:ascii="Courier New" w:hAnsi="Courier New" w:cs="Courier New"/>
          <w:b/>
          <w:bCs/>
        </w:rPr>
        <w:t>IslandGroup</w:t>
      </w:r>
      <w:commentRangeEnd w:id="527"/>
      <w:proofErr w:type="spellEnd"/>
      <w:r w:rsidR="007A798E">
        <w:rPr>
          <w:rStyle w:val="CommentReference"/>
        </w:rPr>
        <w:commentReference w:id="527"/>
      </w:r>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29" w:name="_Toc175130157"/>
      <w:bookmarkStart w:id="530" w:name="_Toc175130158"/>
      <w:bookmarkStart w:id="531" w:name="_Toc46655819"/>
      <w:bookmarkStart w:id="532" w:name="_Toc46659203"/>
      <w:bookmarkStart w:id="533" w:name="_Toc46659382"/>
      <w:bookmarkStart w:id="534" w:name="_Toc47457023"/>
      <w:bookmarkStart w:id="535" w:name="_Toc47574699"/>
      <w:bookmarkStart w:id="536" w:name="_Toc47618759"/>
      <w:bookmarkStart w:id="537" w:name="_Toc47651177"/>
      <w:bookmarkStart w:id="538" w:name="_Toc47708102"/>
      <w:bookmarkStart w:id="539" w:name="_Toc47708364"/>
      <w:bookmarkStart w:id="540" w:name="_Toc47708598"/>
      <w:bookmarkStart w:id="541" w:name="_Toc188968566"/>
      <w:bookmarkEnd w:id="529"/>
      <w:bookmarkEnd w:id="530"/>
      <w:bookmarkEnd w:id="531"/>
      <w:bookmarkEnd w:id="532"/>
      <w:bookmarkEnd w:id="533"/>
      <w:bookmarkEnd w:id="534"/>
      <w:bookmarkEnd w:id="535"/>
      <w:bookmarkEnd w:id="536"/>
      <w:bookmarkEnd w:id="537"/>
      <w:bookmarkEnd w:id="538"/>
      <w:bookmarkEnd w:id="539"/>
      <w:bookmarkEnd w:id="540"/>
      <w:r w:rsidRPr="00DE19F5">
        <w:lastRenderedPageBreak/>
        <w:t>Text</w:t>
      </w:r>
      <w:r w:rsidR="00007DC7" w:rsidRPr="00DE19F5">
        <w:t xml:space="preserve"> and Graphics</w:t>
      </w:r>
      <w:bookmarkEnd w:id="541"/>
    </w:p>
    <w:p w14:paraId="223F4165" w14:textId="215750E5" w:rsidR="001D7E15" w:rsidRPr="001D7E15" w:rsidRDefault="001D7E15" w:rsidP="00DB7CFE">
      <w:pPr>
        <w:pStyle w:val="Heading2"/>
      </w:pPr>
      <w:bookmarkStart w:id="542" w:name="_Toc188968567"/>
      <w:r>
        <w:t>Arrangement of viewing group layers.</w:t>
      </w:r>
      <w:bookmarkEnd w:id="542"/>
    </w:p>
    <w:p w14:paraId="22EDEFDA" w14:textId="31E7D41E" w:rsidR="001D7E15" w:rsidRDefault="00B94DFF" w:rsidP="00B812CA">
      <w:pPr>
        <w:spacing w:after="120" w:line="240" w:lineRule="auto"/>
        <w:jc w:val="both"/>
      </w:pPr>
      <w:bookmarkStart w:id="543" w:name="_Ref44339526"/>
      <w:r w:rsidRPr="002D7DEE">
        <w:t>V</w:t>
      </w:r>
      <w:bookmarkEnd w:id="543"/>
      <w:r w:rsidR="001D7E15" w:rsidRPr="00B94DFF">
        <w:t>iewing</w:t>
      </w:r>
      <w:r w:rsidR="001D7E15">
        <w:t xml:space="preserve"> group layers should be grouped together when </w:t>
      </w:r>
      <w:ins w:id="544" w:author="jonathan pritchard" w:date="2025-03-13T16:48:00Z">
        <w:r w:rsidR="009C0BE1" w:rsidRPr="009C0BE1">
          <w:t>one (the child) is wholly included (a subset) of another (the parent)</w:t>
        </w:r>
      </w:ins>
      <w:ins w:id="545" w:author="jonathan pritchard" w:date="2025-03-13T16:48:00Z" w16du:dateUtc="2025-03-13T16:48:00Z">
        <w:r w:rsidR="009C0BE1">
          <w:t xml:space="preserve"> </w:t>
        </w:r>
      </w:ins>
      <w:r w:rsidR="001D7E15" w:rsidRPr="009C0BE1">
        <w:rPr>
          <w:strike/>
          <w:rPrChange w:id="546" w:author="jonathan pritchard" w:date="2025-03-13T16:48:00Z" w16du:dateUtc="2025-03-13T16:48:00Z">
            <w:rPr/>
          </w:rPrChange>
        </w:rPr>
        <w:t xml:space="preserve">they are </w:t>
      </w:r>
      <w:commentRangeStart w:id="547"/>
      <w:r w:rsidR="001D7E15" w:rsidRPr="009C0BE1">
        <w:rPr>
          <w:strike/>
          <w:rPrChange w:id="548" w:author="jonathan pritchard" w:date="2025-03-13T16:48:00Z" w16du:dateUtc="2025-03-13T16:48:00Z">
            <w:rPr/>
          </w:rPrChange>
        </w:rPr>
        <w:t>related</w:t>
      </w:r>
      <w:commentRangeEnd w:id="547"/>
      <w:r w:rsidR="00A45C75" w:rsidRPr="009C0BE1">
        <w:rPr>
          <w:rStyle w:val="CommentReference"/>
          <w:strike/>
          <w:rPrChange w:id="549" w:author="jonathan pritchard" w:date="2025-03-13T16:48:00Z" w16du:dateUtc="2025-03-13T16:48:00Z">
            <w:rPr>
              <w:rStyle w:val="CommentReference"/>
            </w:rPr>
          </w:rPrChange>
        </w:rPr>
        <w:commentReference w:id="547"/>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50" w:name="_Toc175130161"/>
      <w:bookmarkEnd w:id="550"/>
    </w:p>
    <w:p w14:paraId="44CDD629" w14:textId="38D4CE28" w:rsidR="00AD5025" w:rsidRPr="00450770" w:rsidRDefault="00EA6515" w:rsidP="00BE68E8">
      <w:pPr>
        <w:pStyle w:val="Heading1"/>
      </w:pPr>
      <w:bookmarkStart w:id="551" w:name="_Toc175130163"/>
      <w:bookmarkStart w:id="552" w:name="_Toc175130164"/>
      <w:bookmarkStart w:id="553" w:name="_Toc175130165"/>
      <w:bookmarkStart w:id="554" w:name="_Toc175130166"/>
      <w:bookmarkStart w:id="555" w:name="_Toc175130167"/>
      <w:bookmarkStart w:id="556" w:name="_Toc175130168"/>
      <w:bookmarkStart w:id="557" w:name="_Toc175130169"/>
      <w:bookmarkStart w:id="558" w:name="_Toc175130170"/>
      <w:bookmarkStart w:id="559" w:name="_Toc175130171"/>
      <w:bookmarkStart w:id="560" w:name="_Toc175130172"/>
      <w:bookmarkStart w:id="561" w:name="_Toc175130173"/>
      <w:bookmarkStart w:id="562" w:name="_Toc175130174"/>
      <w:bookmarkStart w:id="563" w:name="_Toc175130175"/>
      <w:bookmarkStart w:id="564" w:name="_Toc175130176"/>
      <w:bookmarkStart w:id="565" w:name="_Toc175130177"/>
      <w:bookmarkStart w:id="566" w:name="_Toc175130178"/>
      <w:bookmarkStart w:id="567" w:name="_Toc175130179"/>
      <w:bookmarkStart w:id="568" w:name="_Toc175130194"/>
      <w:bookmarkStart w:id="569" w:name="_Toc175130195"/>
      <w:bookmarkStart w:id="570" w:name="_Toc175130196"/>
      <w:bookmarkStart w:id="571" w:name="_Toc175130197"/>
      <w:bookmarkStart w:id="572" w:name="_Toc99104596"/>
      <w:bookmarkStart w:id="573" w:name="_Toc99105049"/>
      <w:bookmarkStart w:id="574" w:name="_Toc175130198"/>
      <w:bookmarkStart w:id="575" w:name="_Toc175130199"/>
      <w:bookmarkStart w:id="576" w:name="_Toc175130200"/>
      <w:bookmarkStart w:id="577" w:name="_Toc175130201"/>
      <w:bookmarkStart w:id="578" w:name="_Toc175130202"/>
      <w:bookmarkStart w:id="579" w:name="_Toc175130203"/>
      <w:bookmarkStart w:id="580" w:name="_Toc175130204"/>
      <w:bookmarkStart w:id="581" w:name="_Toc188968568"/>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r w:rsidRPr="00450770">
        <w:t>Display Elements</w:t>
      </w:r>
      <w:bookmarkEnd w:id="581"/>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82"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82"/>
      <w:r w:rsidR="002A10D2" w:rsidRPr="00450770">
        <w:t xml:space="preserve"> </w:t>
      </w:r>
    </w:p>
    <w:p w14:paraId="4A2521A0" w14:textId="36987417" w:rsidR="0010683F" w:rsidRDefault="00CF374E" w:rsidP="008F1A27">
      <w:commentRangeStart w:id="583"/>
      <w:r w:rsidRPr="00B812CA">
        <w:t xml:space="preserve">ENC Features are </w:t>
      </w:r>
      <w:del w:id="584" w:author="jonathan pritchard" w:date="2025-03-13T16:50:00Z" w16du:dateUtc="2025-03-13T16:50:00Z">
        <w:r w:rsidRPr="00B812CA" w:rsidDel="009C0BE1">
          <w:delText>grouped int</w:delText>
        </w:r>
      </w:del>
      <w:ins w:id="585" w:author="jonathan pritchard" w:date="2025-03-13T16:50:00Z" w16du:dateUtc="2025-03-13T16:50:00Z">
        <w:r w:rsidR="009C0BE1">
          <w:t xml:space="preserve">contained within </w:t>
        </w:r>
      </w:ins>
      <w:del w:id="586" w:author="jonathan pritchard" w:date="2025-03-13T16:50:00Z" w16du:dateUtc="2025-03-13T16:50:00Z">
        <w:r w:rsidRPr="00B812CA" w:rsidDel="009C0BE1">
          <w:delText xml:space="preserve">o </w:delText>
        </w:r>
      </w:del>
      <w:proofErr w:type="spellStart"/>
      <w:r w:rsidRPr="00B812CA">
        <w:t>DataCoverage</w:t>
      </w:r>
      <w:proofErr w:type="spellEnd"/>
      <w:r w:rsidRPr="00B812CA">
        <w:t xml:space="preserve"> features</w:t>
      </w:r>
      <w:commentRangeEnd w:id="583"/>
      <w:r w:rsidR="008B4A1E">
        <w:rPr>
          <w:rStyle w:val="CommentReference"/>
        </w:rPr>
        <w:commentReference w:id="583"/>
      </w:r>
      <w:r w:rsidRPr="00B812CA">
        <w:t xml:space="preserve"> and aggregated into datasets. Each </w:t>
      </w:r>
      <w:proofErr w:type="spellStart"/>
      <w:r w:rsidRPr="00B812CA">
        <w:t>DataCoverage</w:t>
      </w:r>
      <w:proofErr w:type="spellEnd"/>
      <w:r w:rsidRPr="00B812CA">
        <w:t xml:space="preserve"> feature contains attributes </w:t>
      </w:r>
      <w:del w:id="587" w:author="Grant, David M (52400) CIV USN NIWC ATLANTIC VA (USA)" w:date="2025-02-24T13:02:00Z" w16du:dateUtc="2025-02-24T18:02:00Z">
        <w:r w:rsidRPr="00B812CA" w:rsidDel="000D67A0">
          <w:delText xml:space="preserve">named </w:delText>
        </w:r>
      </w:del>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88" w:name="_Toc188368646"/>
      <w:bookmarkStart w:id="589" w:name="_Toc188621848"/>
      <w:bookmarkStart w:id="590" w:name="_Toc188950429"/>
      <w:bookmarkStart w:id="591" w:name="_Toc188968345"/>
      <w:bookmarkStart w:id="592" w:name="_Toc188968570"/>
      <w:bookmarkStart w:id="593" w:name="_Toc188968571"/>
      <w:bookmarkStart w:id="594" w:name="_Ref192264106"/>
      <w:bookmarkEnd w:id="588"/>
      <w:bookmarkEnd w:id="589"/>
      <w:bookmarkEnd w:id="590"/>
      <w:bookmarkEnd w:id="591"/>
      <w:bookmarkEnd w:id="592"/>
      <w:r w:rsidRPr="00450770">
        <w:t>ENC scale</w:t>
      </w:r>
      <w:bookmarkEnd w:id="593"/>
      <w:bookmarkEnd w:id="594"/>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del w:id="595" w:author="Grant, David M (52400) CIV USN NIWC ATLANTIC VA (USA)" w:date="2025-02-24T13:04:00Z" w16du:dateUtc="2025-02-24T18:04:00Z">
        <w:r w:rsidRPr="00450770" w:rsidDel="00497384">
          <w:rPr>
            <w:i/>
            <w:iCs/>
          </w:rPr>
          <w:delText>minimumdisplayScale</w:delText>
        </w:r>
      </w:del>
      <w:proofErr w:type="spellStart"/>
      <w:ins w:id="596"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del w:id="597" w:author="Grant, David M (52400) CIV USN NIWC ATLANTIC VA (USA)" w:date="2025-02-24T13:05:00Z" w16du:dateUtc="2025-02-24T18:05:00Z">
        <w:r w:rsidR="00B73DF0" w:rsidRPr="00450770" w:rsidDel="00E14379">
          <w:delText xml:space="preserve">may </w:delText>
        </w:r>
      </w:del>
      <w:ins w:id="598"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w:t>
      </w:r>
      <w:commentRangeStart w:id="599"/>
      <w:r w:rsidRPr="00450770">
        <w:t>and taken from the table below</w:t>
      </w:r>
      <w:commentRangeEnd w:id="599"/>
      <w:r w:rsidR="002D1B86">
        <w:rPr>
          <w:rStyle w:val="CommentReference"/>
        </w:rPr>
        <w:commentReference w:id="599"/>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00" w:name="_Toc175130208"/>
      <w:bookmarkStart w:id="601" w:name="_Toc188968572"/>
      <w:bookmarkStart w:id="602" w:name="_Ref192503285"/>
      <w:bookmarkStart w:id="603" w:name="_Ref49483442"/>
      <w:bookmarkEnd w:id="600"/>
      <w:r w:rsidRPr="00DB7CFE">
        <w:t>Display</w:t>
      </w:r>
      <w:r>
        <w:t xml:space="preserve"> of Non-ENC data layers</w:t>
      </w:r>
      <w:bookmarkEnd w:id="601"/>
      <w:bookmarkEnd w:id="602"/>
      <w:r>
        <w:t xml:space="preserve"> </w:t>
      </w:r>
    </w:p>
    <w:p w14:paraId="5FEFB5A4" w14:textId="32418532"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del w:id="604" w:author="Grant, David M (52400) CIV USN NIWC ATLANTIC VA (USA)" w:date="2025-02-24T13:06:00Z" w16du:dateUtc="2025-02-24T18:06:00Z">
        <w:r w:rsidRPr="002D7DEE" w:rsidDel="00461728">
          <w:rPr>
            <w:b/>
            <w:bCs/>
            <w:i/>
            <w:iCs/>
          </w:rPr>
          <w:delText>minimumdisplayScale</w:delText>
        </w:r>
        <w:r w:rsidDel="00461728">
          <w:delText xml:space="preserve"> </w:delText>
        </w:r>
      </w:del>
      <w:proofErr w:type="spellStart"/>
      <w:ins w:id="605"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proofErr w:type="spellEnd"/>
        <w:r w:rsidR="00461728">
          <w:t xml:space="preserve"> </w:t>
        </w:r>
      </w:ins>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06"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07"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08" w:author="Grant, David M (52400) CIV USN NIWC ATLANTIC VA (USA)" w:date="2025-02-24T13:22:00Z" w16du:dateUtc="2025-02-24T18:22:00Z">
        <w:r w:rsidDel="00BB1D20">
          <w:delText>coverage</w:delText>
        </w:r>
      </w:del>
      <w:ins w:id="609"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10" w:name="_Ref188968037"/>
      <w:bookmarkStart w:id="611" w:name="_Toc188968573"/>
      <w:r w:rsidRPr="00450770">
        <w:t>Overscale</w:t>
      </w:r>
      <w:bookmarkEnd w:id="603"/>
      <w:bookmarkEnd w:id="610"/>
      <w:bookmarkEnd w:id="611"/>
    </w:p>
    <w:p w14:paraId="2BDC2A75" w14:textId="282BDB88" w:rsidR="002A10D2" w:rsidRPr="00450770" w:rsidRDefault="003910B7" w:rsidP="002D7DEE">
      <w:pPr>
        <w:spacing w:after="120" w:line="276" w:lineRule="auto"/>
        <w:jc w:val="both"/>
      </w:pPr>
      <w:commentRangeStart w:id="612"/>
      <w:ins w:id="613" w:author="Grant, David M (52400) CIV USN NIWC ATLANTIC VA (USA)" w:date="2025-02-24T13:23:00Z" w16du:dateUtc="2025-02-24T18:23:00Z">
        <w:r>
          <w:t xml:space="preserve">Data is </w:t>
        </w:r>
      </w:ins>
      <w:del w:id="614" w:author="Grant, David M (52400) CIV USN NIWC ATLANTIC VA (USA)" w:date="2025-02-24T13:23:00Z" w16du:dateUtc="2025-02-24T18:23:00Z">
        <w:r w:rsidR="002A10D2" w:rsidRPr="00E567B0" w:rsidDel="003910B7">
          <w:delText>O</w:delText>
        </w:r>
      </w:del>
      <w:ins w:id="615" w:author="Grant, David M (52400) CIV USN NIWC ATLANTIC VA (USA)" w:date="2025-02-24T13:24:00Z" w16du:dateUtc="2025-02-24T18:24:00Z">
        <w:r>
          <w:t>o</w:t>
        </w:r>
      </w:ins>
      <w:r w:rsidR="002A10D2" w:rsidRPr="00E567B0">
        <w:t xml:space="preserve">verscale </w:t>
      </w:r>
      <w:ins w:id="616" w:author="Grant, David M (52400) CIV USN NIWC ATLANTIC VA (USA)" w:date="2025-02-24T13:24:00Z" w16du:dateUtc="2025-02-24T18:24:00Z">
        <w:r>
          <w:t xml:space="preserve">when displayed </w:t>
        </w:r>
        <w:r w:rsidR="00DF3289">
          <w:t xml:space="preserve">at a scale </w:t>
        </w:r>
      </w:ins>
      <w:del w:id="617"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18" w:author="Grant, David M (52400) CIV USN NIWC ATLANTIC VA (USA)" w:date="2025-02-24T13:33:00Z" w16du:dateUtc="2025-02-24T18:33:00Z">
        <w:r w:rsidR="002A10D2" w:rsidRPr="00E567B0" w:rsidDel="00F85690">
          <w:delText>the largest</w:delText>
        </w:r>
      </w:del>
      <w:ins w:id="619" w:author="Grant, David M (52400) CIV USN NIWC ATLANTIC VA (USA)" w:date="2025-02-24T13:33:00Z" w16du:dateUtc="2025-02-24T18:33:00Z">
        <w:r w:rsidR="00F85690">
          <w:t>its</w:t>
        </w:r>
      </w:ins>
      <w:r w:rsidR="002A10D2" w:rsidRPr="00E567B0">
        <w:t xml:space="preserve"> </w:t>
      </w:r>
      <w:proofErr w:type="spellStart"/>
      <w:r w:rsidR="00045787" w:rsidRPr="002D7DEE">
        <w:rPr>
          <w:b/>
          <w:bCs/>
          <w:i/>
          <w:iCs/>
        </w:rPr>
        <w:t>optimum</w:t>
      </w:r>
      <w:r w:rsidR="002A10D2" w:rsidRPr="002D7DEE">
        <w:rPr>
          <w:b/>
          <w:bCs/>
          <w:i/>
          <w:iCs/>
        </w:rPr>
        <w:t>DisplayScale</w:t>
      </w:r>
      <w:proofErr w:type="spellEnd"/>
      <w:del w:id="620"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12"/>
      <w:r w:rsidR="007E2E86">
        <w:rPr>
          <w:rStyle w:val="CommentReference"/>
        </w:rPr>
        <w:commentReference w:id="612"/>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21" w:author="Grant, David M (52400) CIV USN NIWC ATLANTIC VA (USA)" w:date="2025-02-24T13:07:00Z" w16du:dateUtc="2025-02-24T18:07:00Z">
        <w:r w:rsidRPr="00450770" w:rsidDel="00862560">
          <w:delText xml:space="preserve">the size of </w:delText>
        </w:r>
      </w:del>
      <w:r w:rsidRPr="00450770">
        <w:t xml:space="preserve">chart errors </w:t>
      </w:r>
      <w:del w:id="622" w:author="Grant, David M (52400) CIV USN NIWC ATLANTIC VA (USA)" w:date="2025-02-24T13:07:00Z" w16du:dateUtc="2025-02-24T18:07:00Z">
        <w:r w:rsidR="00916A2A" w:rsidRPr="00450770" w:rsidDel="00862560">
          <w:delText xml:space="preserve">is </w:delText>
        </w:r>
      </w:del>
      <w:ins w:id="623"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24" w:author="Grant, David M (52400) CIV USN NIWC ATLANTIC VA (USA)" w:date="2025-02-24T13:33:00Z" w16du:dateUtc="2025-02-24T18:33:00Z">
        <w:r w:rsidR="00916A2A" w:rsidRPr="00450770" w:rsidDel="006F52D1">
          <w:delText xml:space="preserve">when </w:delText>
        </w:r>
      </w:del>
      <w:ins w:id="625" w:author="Grant, David M (52400) CIV USN NIWC ATLANTIC VA (USA)" w:date="2025-02-24T13:33:00Z" w16du:dateUtc="2025-02-24T18:33:00Z">
        <w:r w:rsidR="006F52D1">
          <w:t>as</w:t>
        </w:r>
        <w:r w:rsidR="006F52D1" w:rsidRPr="00450770">
          <w:t xml:space="preserve"> </w:t>
        </w:r>
      </w:ins>
      <w:r w:rsidR="00916A2A" w:rsidRPr="00450770">
        <w:t>the</w:t>
      </w:r>
      <w:del w:id="626" w:author="Grant, David M (52400) CIV USN NIWC ATLANTIC VA (USA)" w:date="2025-02-24T13:33:00Z" w16du:dateUtc="2025-02-24T18:33:00Z">
        <w:r w:rsidR="00916A2A" w:rsidRPr="00450770" w:rsidDel="006F52D1">
          <w:delText>y</w:delText>
        </w:r>
      </w:del>
      <w:r w:rsidR="00916A2A" w:rsidRPr="00450770">
        <w:t xml:space="preserve"> </w:t>
      </w:r>
      <w:del w:id="627"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28"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29"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30" w:author="Grant, David M (52400) CIV USN NIWC ATLANTIC VA (USA)" w:date="2025-02-24T13:08:00Z" w16du:dateUtc="2025-02-24T18:08:00Z">
        <w:r w:rsidR="00C03878" w:rsidRPr="00C03878">
          <w:t>a display scale</w:t>
        </w:r>
        <w:r w:rsidR="00C03878" w:rsidRPr="00450770">
          <w:t xml:space="preserve"> </w:t>
        </w:r>
      </w:ins>
      <w:r w:rsidRPr="00450770">
        <w:t>of 1</w:t>
      </w:r>
      <w:ins w:id="631" w:author="Grant, David M (52400) CIV USN NIWC ATLANTIC VA (USA)" w:date="2025-02-24T13:34:00Z" w16du:dateUtc="2025-02-24T18:34:00Z">
        <w:r w:rsidR="00317CE2">
          <w:t>:</w:t>
        </w:r>
      </w:ins>
      <w:del w:id="632"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33" w:author="Grant, David M (52400) CIV USN NIWC ATLANTIC VA (USA)" w:date="2025-02-24T13:34:00Z" w16du:dateUtc="2025-02-24T18:34:00Z">
        <w:r w:rsidR="00317CE2">
          <w:t>:</w:t>
        </w:r>
      </w:ins>
      <w:del w:id="634" w:author="Grant, David M (52400) CIV USN NIWC ATLANTIC VA (USA)" w:date="2025-02-24T13:34:00Z" w16du:dateUtc="2025-02-24T18:34:00Z">
        <w:r w:rsidRPr="00450770" w:rsidDel="00317CE2">
          <w:delText>/</w:delText>
        </w:r>
      </w:del>
      <w:r w:rsidRPr="00450770">
        <w:t>15,000 and a 2 mm error at 1</w:t>
      </w:r>
      <w:ins w:id="635" w:author="Grant, David M (52400) CIV USN NIWC ATLANTIC VA (USA)" w:date="2025-02-24T13:34:00Z" w16du:dateUtc="2025-02-24T18:34:00Z">
        <w:r w:rsidR="00317CE2">
          <w:t>:</w:t>
        </w:r>
      </w:ins>
      <w:del w:id="636"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37" w:author="jonathan pritchard" w:date="2025-03-10T07:42:00Z" w16du:dateUtc="2025-03-10T07:42:00Z">
        <w:r w:rsidR="00EA2EBA" w:rsidRPr="00BB7133" w:rsidDel="0056040E">
          <w:delText>MSC.</w:delText>
        </w:r>
        <w:r w:rsidR="00D748C8" w:rsidRPr="00BB7133" w:rsidDel="0056040E">
          <w:delText>530(106)</w:delText>
        </w:r>
      </w:del>
      <w:ins w:id="638" w:author="jonathan pritchard" w:date="2025-03-10T07:42:00Z" w16du:dateUtc="2025-03-10T07:42:00Z">
        <w:r w:rsidR="0056040E">
          <w:t>MSC.530(106)/</w:t>
        </w:r>
      </w:ins>
      <w:ins w:id="639" w:author="jonathan pritchard" w:date="2025-03-10T07:44:00Z" w16du:dateUtc="2025-03-10T07:44:00Z">
        <w:r w:rsidR="0056040E">
          <w:t>Rev</w:t>
        </w:r>
      </w:ins>
      <w:ins w:id="640"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41" w:author="Grant, David M (52400) CIV USN NIWC ATLANTIC VA (USA)" w:date="2025-02-24T13:36:00Z" w16du:dateUtc="2025-02-24T18:36:00Z">
        <w:r w:rsidRPr="00BB7133" w:rsidDel="00896649">
          <w:delText xml:space="preserve">display </w:delText>
        </w:r>
      </w:del>
      <w:ins w:id="642" w:author="Grant, David M (52400) CIV USN NIWC ATLANTIC VA (USA)" w:date="2025-02-24T13:36:00Z" w16du:dateUtc="2025-02-24T18:36:00Z">
        <w:r w:rsidR="0089027E">
          <w:t>over</w:t>
        </w:r>
      </w:ins>
      <w:r w:rsidRPr="00BB7133">
        <w:t>scale</w:t>
      </w:r>
      <w:r w:rsidR="00BB7133" w:rsidRPr="00BB7133">
        <w:t xml:space="preserve"> </w:t>
      </w:r>
      <w:ins w:id="643"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44"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45" w:author="Grant, David M (52400) CIV USN NIWC ATLANTIC VA (USA)" w:date="2025-02-24T13:35:00Z" w16du:dateUtc="2025-02-24T18:35:00Z">
        <w:r w:rsidR="00A16052">
          <w:t>(</w:t>
        </w:r>
      </w:ins>
      <w:r w:rsidR="00B02B12" w:rsidRPr="002D7DEE">
        <w:t>when the vessel is on screen</w:t>
      </w:r>
      <w:ins w:id="646" w:author="Grant, David M (52400) CIV USN NIWC ATLANTIC VA (USA)" w:date="2025-02-24T13:35:00Z" w16du:dateUtc="2025-02-24T18:35:00Z">
        <w:r w:rsidR="00A16052">
          <w:t>)</w:t>
        </w:r>
      </w:ins>
      <w:r w:rsidR="00F20069" w:rsidRPr="002D7DEE">
        <w:t xml:space="preserve">, or at the centre of the screen </w:t>
      </w:r>
      <w:ins w:id="647" w:author="Grant, David M (52400) CIV USN NIWC ATLANTIC VA (USA)" w:date="2025-02-24T13:35:00Z" w16du:dateUtc="2025-02-24T18:35:00Z">
        <w:r w:rsidR="00A16052">
          <w:t>(</w:t>
        </w:r>
      </w:ins>
      <w:r w:rsidR="00F20069" w:rsidRPr="002D7DEE">
        <w:t xml:space="preserve">when the vessel </w:t>
      </w:r>
      <w:del w:id="648" w:author="Grant, David M (52400) CIV USN NIWC ATLANTIC VA (USA)" w:date="2025-02-24T13:35:00Z" w16du:dateUtc="2025-02-24T18:35:00Z">
        <w:r w:rsidR="00F20069" w:rsidRPr="002D7DEE" w:rsidDel="00A16052">
          <w:delText xml:space="preserve">position </w:delText>
        </w:r>
      </w:del>
      <w:r w:rsidR="00F20069" w:rsidRPr="002D7DEE">
        <w:t>is not on screen</w:t>
      </w:r>
      <w:ins w:id="649"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50"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51" w:author="Grant, David M (52400) CIV USN NIWC ATLANTIC VA (USA)" w:date="2025-02-24T13:37:00Z" w16du:dateUtc="2025-02-24T18:37:00Z">
        <w:r w:rsidR="00EE016D">
          <w:t>1</w:t>
        </w:r>
      </w:ins>
      <w:r w:rsidR="005E5376" w:rsidRPr="00BB7133">
        <w:t>.</w:t>
      </w:r>
    </w:p>
    <w:p w14:paraId="7392DE27" w14:textId="4D699213" w:rsidR="002A10D2" w:rsidRPr="00450770" w:rsidRDefault="002A10D2" w:rsidP="00C8687E">
      <w:pPr>
        <w:pStyle w:val="Heading3"/>
      </w:pPr>
      <w:bookmarkStart w:id="652" w:name="_Toc188968575"/>
      <w:commentRangeStart w:id="653"/>
      <w:r w:rsidRPr="00450770">
        <w:t>Scale boundary</w:t>
      </w:r>
      <w:bookmarkEnd w:id="652"/>
      <w:commentRangeEnd w:id="653"/>
      <w:r w:rsidR="0015270C">
        <w:rPr>
          <w:rStyle w:val="CommentReference"/>
          <w:b w:val="0"/>
          <w:bCs w:val="0"/>
        </w:rPr>
        <w:commentReference w:id="653"/>
      </w:r>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FB64A7">
        <w:rPr>
          <w:b/>
          <w:bCs/>
          <w:i/>
          <w:iCs/>
          <w:rPrChange w:id="654" w:author="jonathan pritchard" w:date="2025-03-07T16:28:00Z" w16du:dateUtc="2025-03-07T16:28:00Z">
            <w:rPr>
              <w:i/>
              <w:iCs/>
            </w:rPr>
          </w:rPrChange>
        </w:rPr>
        <w:t>optimumDisplayScale</w:t>
      </w:r>
      <w:proofErr w:type="spellEnd"/>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proofErr w:type="spellStart"/>
      <w:r w:rsidR="00962051" w:rsidRPr="00FB64A7">
        <w:rPr>
          <w:b/>
          <w:bCs/>
          <w:i/>
          <w:iCs/>
          <w:rPrChange w:id="655" w:author="jonathan pritchard" w:date="2025-03-07T16:28:00Z" w16du:dateUtc="2025-03-07T16:28:00Z">
            <w:rPr>
              <w:i/>
              <w:iCs/>
            </w:rPr>
          </w:rPrChange>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proofErr w:type="spellStart"/>
      <w:r w:rsidR="009A279C" w:rsidRPr="00FB64A7">
        <w:rPr>
          <w:b/>
          <w:bCs/>
          <w:i/>
          <w:iCs/>
          <w:rPrChange w:id="656" w:author="jonathan pritchard" w:date="2025-03-07T16:28:00Z" w16du:dateUtc="2025-03-07T16:28:00Z">
            <w:rPr>
              <w:i/>
              <w:iCs/>
            </w:rPr>
          </w:rPrChange>
        </w:rPr>
        <w:t>optimumDisplayScale</w:t>
      </w:r>
      <w:proofErr w:type="spellEnd"/>
      <w:r w:rsidR="009A279C" w:rsidRPr="00450770">
        <w:t xml:space="preserve"> </w:t>
      </w:r>
      <w:r w:rsidRPr="00450770">
        <w:t>of the data changes</w:t>
      </w:r>
      <w:ins w:id="657"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58" w:author="Grant, David M (52400) CIV USN NIWC ATLANTIC VA (USA)" w:date="2025-02-24T13:40:00Z" w16du:dateUtc="2025-02-24T18:40:00Z">
        <w:r w:rsidR="00A419BF">
          <w:t>,</w:t>
        </w:r>
      </w:ins>
      <w:r w:rsidRPr="00450770">
        <w:t xml:space="preserve">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EF3E08">
        <w:rPr>
          <w:highlight w:val="yellow"/>
          <w:rPrChange w:id="659" w:author="jonathan pritchard" w:date="2025-03-11T14:58:00Z" w16du:dateUtc="2025-03-11T14:58:00Z">
            <w:rPr/>
          </w:rPrChange>
        </w:rPr>
        <w:t>The display priority i</w:t>
      </w:r>
      <w:r w:rsidRPr="00EF3E08">
        <w:rPr>
          <w:color w:val="000000" w:themeColor="text1"/>
          <w:highlight w:val="yellow"/>
          <w:rPrChange w:id="660" w:author="jonathan pritchard" w:date="2025-03-11T14:58:00Z" w16du:dateUtc="2025-03-11T14:58:00Z">
            <w:rPr>
              <w:color w:val="000000" w:themeColor="text1"/>
            </w:rPr>
          </w:rPrChange>
        </w:rPr>
        <w:t xml:space="preserve">s </w:t>
      </w:r>
      <w:del w:id="661" w:author="Grant, David M (52400) CIV USN NIWC ATLANTIC VA (USA)" w:date="2025-02-24T13:41:00Z" w16du:dateUtc="2025-02-24T18:41:00Z">
        <w:r w:rsidR="002C4C4D" w:rsidRPr="00EF3E08" w:rsidDel="007C3376">
          <w:rPr>
            <w:color w:val="000000" w:themeColor="text1"/>
            <w:highlight w:val="yellow"/>
            <w:rPrChange w:id="662" w:author="jonathan pritchard" w:date="2025-03-11T14:58:00Z" w16du:dateUtc="2025-03-11T14:58:00Z">
              <w:rPr>
                <w:color w:val="000000" w:themeColor="text1"/>
              </w:rPr>
            </w:rPrChange>
          </w:rPr>
          <w:delText>3</w:delText>
        </w:r>
      </w:del>
      <w:commentRangeStart w:id="663"/>
      <w:ins w:id="664" w:author="Grant, David M (52400) CIV USN NIWC ATLANTIC VA (USA)" w:date="2025-02-24T13:41:00Z" w16du:dateUtc="2025-02-24T18:41:00Z">
        <w:r w:rsidR="007C3376" w:rsidRPr="00EF3E08">
          <w:rPr>
            <w:color w:val="000000" w:themeColor="text1"/>
            <w:highlight w:val="yellow"/>
            <w:rPrChange w:id="665" w:author="jonathan pritchard" w:date="2025-03-11T14:58:00Z" w16du:dateUtc="2025-03-11T14:58:00Z">
              <w:rPr>
                <w:color w:val="000000" w:themeColor="text1"/>
              </w:rPr>
            </w:rPrChange>
          </w:rPr>
          <w:t>9</w:t>
        </w:r>
        <w:commentRangeEnd w:id="663"/>
        <w:r w:rsidR="0054545F" w:rsidRPr="00EF3E08">
          <w:rPr>
            <w:rStyle w:val="CommentReference"/>
            <w:highlight w:val="yellow"/>
            <w:rPrChange w:id="666" w:author="jonathan pritchard" w:date="2025-03-11T14:58:00Z" w16du:dateUtc="2025-03-11T14:58:00Z">
              <w:rPr>
                <w:rStyle w:val="CommentReference"/>
              </w:rPr>
            </w:rPrChange>
          </w:rPr>
          <w:commentReference w:id="663"/>
        </w:r>
      </w:ins>
      <w:r w:rsidRPr="00EF3E08">
        <w:rPr>
          <w:color w:val="000000" w:themeColor="text1"/>
          <w:highlight w:val="yellow"/>
          <w:rPrChange w:id="667"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668" w:name="_Toc188968576"/>
      <w:r>
        <w:t>Overscale Pattern</w:t>
      </w:r>
      <w:bookmarkEnd w:id="668"/>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FB64A7">
        <w:rPr>
          <w:b/>
          <w:bCs/>
          <w:i/>
          <w:iCs/>
          <w:rPrChange w:id="669" w:author="jonathan pritchard" w:date="2025-03-07T16:28:00Z" w16du:dateUtc="2025-03-07T16:28:00Z">
            <w:rPr>
              <w:i/>
              <w:iCs/>
            </w:rPr>
          </w:rPrChange>
        </w:rPr>
        <w:t>optimumDisplayScale</w:t>
      </w:r>
      <w:proofErr w:type="spellEnd"/>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FB64A7">
        <w:rPr>
          <w:b/>
          <w:bCs/>
          <w:i/>
          <w:iCs/>
          <w:rPrChange w:id="670" w:author="jonathan pritchard" w:date="2025-03-07T16:28:00Z" w16du:dateUtc="2025-03-07T16:28:00Z">
            <w:rPr>
              <w:i/>
              <w:iCs/>
            </w:rPr>
          </w:rPrChange>
        </w:rPr>
        <w:t>m</w:t>
      </w:r>
      <w:r w:rsidR="004857B7" w:rsidRPr="00FB64A7">
        <w:rPr>
          <w:b/>
          <w:bCs/>
          <w:i/>
          <w:iCs/>
          <w:rPrChange w:id="671" w:author="jonathan pritchard" w:date="2025-03-07T16:28:00Z" w16du:dateUtc="2025-03-07T16:28:00Z">
            <w:rPr>
              <w:i/>
              <w:iCs/>
            </w:rPr>
          </w:rPrChange>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672"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673"/>
      <w:r>
        <w:t xml:space="preserve">, </w:t>
      </w:r>
      <w:del w:id="674" w:author="jonathan pritchard" w:date="2025-03-13T16:57:00Z" w16du:dateUtc="2025-03-13T16:57:00Z">
        <w:r w:rsidR="002A10D2" w:rsidRPr="00450770" w:rsidDel="009C0BE1">
          <w:delText>A</w:delText>
        </w:r>
      </w:del>
      <w:ins w:id="675" w:author="jonathan pritchard" w:date="2025-03-13T16:57:00Z" w16du:dateUtc="2025-03-13T16:57:00Z">
        <w:r w:rsidR="009C0BE1">
          <w:t>a</w:t>
        </w:r>
      </w:ins>
      <w:r>
        <w:t xml:space="preserve">n </w:t>
      </w:r>
      <w:commentRangeEnd w:id="673"/>
      <w:r w:rsidR="00256456">
        <w:rPr>
          <w:rStyle w:val="CommentReference"/>
        </w:rPr>
        <w:commentReference w:id="673"/>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676"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676"/>
    <w:p w14:paraId="480C389F" w14:textId="0AE27F8B" w:rsidR="008D10ED" w:rsidRPr="002C3AE5" w:rsidRDefault="008D10ED" w:rsidP="00AA1762">
      <w:pPr>
        <w:spacing w:after="120" w:line="240" w:lineRule="auto"/>
        <w:jc w:val="both"/>
      </w:pPr>
      <w:r w:rsidRPr="002C3AE5">
        <w:t xml:space="preserve">In this context, </w:t>
      </w:r>
      <w:commentRangeStart w:id="677"/>
      <w:r w:rsidRPr="002C3AE5">
        <w:t xml:space="preserve">"grossly enlarged" and "grossly overscale" </w:t>
      </w:r>
      <w:commentRangeEnd w:id="677"/>
      <w:r w:rsidR="00C838A2">
        <w:rPr>
          <w:rStyle w:val="CommentReference"/>
        </w:rPr>
        <w:commentReference w:id="677"/>
      </w:r>
      <w:r w:rsidRPr="002C3AE5">
        <w:t xml:space="preserve">should be taken to mean that the display scale is enlarged/overscale with respect to the </w:t>
      </w:r>
      <w:proofErr w:type="spellStart"/>
      <w:r w:rsidRPr="00FB64A7">
        <w:rPr>
          <w:b/>
          <w:bCs/>
          <w:i/>
          <w:iCs/>
          <w:rPrChange w:id="678" w:author="jonathan pritchard" w:date="2025-03-07T16:28:00Z" w16du:dateUtc="2025-03-07T16:28:00Z">
            <w:rPr>
              <w:i/>
              <w:iCs/>
            </w:rPr>
          </w:rPrChange>
        </w:rPr>
        <w:t>maximumDisplayScale</w:t>
      </w:r>
      <w:proofErr w:type="spellEnd"/>
      <w:r w:rsidRPr="002C3AE5">
        <w:t xml:space="preserve">. For example, at the left edge of  the display scale of 1/12,500 is larger than the </w:t>
      </w:r>
      <w:proofErr w:type="spellStart"/>
      <w:r w:rsidRPr="00FB64A7">
        <w:rPr>
          <w:b/>
          <w:bCs/>
          <w:i/>
          <w:iCs/>
          <w:rPrChange w:id="679" w:author="jonathan pritchard" w:date="2025-03-07T16:28:00Z" w16du:dateUtc="2025-03-07T16:28:00Z">
            <w:rPr>
              <w:i/>
              <w:iCs/>
            </w:rPr>
          </w:rPrChange>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FB64A7">
        <w:rPr>
          <w:b/>
          <w:bCs/>
          <w:i/>
          <w:iCs/>
          <w:rPrChange w:id="680" w:author="jonathan pritchard" w:date="2025-03-07T16:28:00Z" w16du:dateUtc="2025-03-07T16:28:00Z">
            <w:rPr>
              <w:i/>
              <w:iCs/>
            </w:rPr>
          </w:rPrChange>
        </w:rPr>
        <w:t>optimum</w:t>
      </w:r>
      <w:r w:rsidR="00117C0F" w:rsidRPr="00FB64A7">
        <w:rPr>
          <w:b/>
          <w:bCs/>
          <w:i/>
          <w:iCs/>
          <w:rPrChange w:id="681" w:author="jonathan pritchard" w:date="2025-03-07T16:28:00Z" w16du:dateUtc="2025-03-07T16:28:00Z">
            <w:rPr>
              <w:i/>
              <w:iCs/>
            </w:rPr>
          </w:rPrChange>
        </w:rPr>
        <w:t>D</w:t>
      </w:r>
      <w:r w:rsidR="009A279C" w:rsidRPr="00FB64A7">
        <w:rPr>
          <w:b/>
          <w:bCs/>
          <w:i/>
          <w:iCs/>
          <w:rPrChange w:id="682" w:author="jonathan pritchard" w:date="2025-03-07T16:28:00Z" w16du:dateUtc="2025-03-07T16:28:00Z">
            <w:rPr>
              <w:i/>
              <w:iCs/>
            </w:rPr>
          </w:rPrChange>
        </w:rPr>
        <w:t>isplay</w:t>
      </w:r>
      <w:r w:rsidR="00117C0F" w:rsidRPr="00FB64A7">
        <w:rPr>
          <w:b/>
          <w:bCs/>
          <w:i/>
          <w:iCs/>
          <w:rPrChange w:id="683" w:author="jonathan pritchard" w:date="2025-03-07T16:28:00Z" w16du:dateUtc="2025-03-07T16:28:00Z">
            <w:rPr>
              <w:i/>
              <w:iCs/>
            </w:rPr>
          </w:rPrChange>
        </w:rPr>
        <w:t>S</w:t>
      </w:r>
      <w:r w:rsidR="009A279C" w:rsidRPr="00FB64A7">
        <w:rPr>
          <w:b/>
          <w:bCs/>
          <w:i/>
          <w:iCs/>
          <w:rPrChange w:id="684" w:author="jonathan pritchard" w:date="2025-03-07T16:28:00Z" w16du:dateUtc="2025-03-07T16:28:00Z">
            <w:rPr>
              <w:i/>
              <w:iCs/>
            </w:rPr>
          </w:rPrChange>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685" w:name="_Ref49483424"/>
      <w:bookmarkStart w:id="686"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685"/>
      <w:bookmarkEnd w:id="686"/>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687" w:author="jonathan pritchard" w:date="2025-03-12T09:24:00Z" w16du:dateUtc="2025-03-12T09:24:00Z">
            <w:rPr/>
          </w:rPrChange>
        </w:rPr>
        <w:t>ENC</w:t>
      </w:r>
      <w:r w:rsidRPr="002D7DEE">
        <w:t xml:space="preserve">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w:t>
      </w:r>
      <w:r w:rsidR="00A36BF3" w:rsidRPr="00BC6E03">
        <w:rPr>
          <w:highlight w:val="yellow"/>
          <w:rPrChange w:id="688" w:author="jonathan pritchard" w:date="2025-03-12T09:24:00Z" w16du:dateUtc="2025-03-12T09:24:00Z">
            <w:rPr/>
          </w:rPrChange>
        </w:rPr>
        <w:t>ENC</w:t>
      </w:r>
      <w:r w:rsidR="00A36BF3" w:rsidRPr="002D7DEE">
        <w:t xml:space="preserve">, as required by </w:t>
      </w:r>
      <w:del w:id="689" w:author="jonathan pritchard" w:date="2025-03-10T07:42:00Z" w16du:dateUtc="2025-03-10T07:42:00Z">
        <w:r w:rsidR="00A36BF3" w:rsidRPr="002D7DEE" w:rsidDel="0056040E">
          <w:delText>MSC.530(106)</w:delText>
        </w:r>
      </w:del>
      <w:ins w:id="690" w:author="jonathan pritchard" w:date="2025-03-10T07:42:00Z" w16du:dateUtc="2025-03-10T07:42:00Z">
        <w:r w:rsidR="0056040E">
          <w:t>MSC.530(106)/</w:t>
        </w:r>
      </w:ins>
      <w:ins w:id="691" w:author="jonathan pritchard" w:date="2025-03-10T07:45:00Z" w16du:dateUtc="2025-03-10T07:45:00Z">
        <w:r w:rsidR="0056040E">
          <w:t>Rev</w:t>
        </w:r>
      </w:ins>
      <w:ins w:id="692"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693" w:name="_Ref49376543"/>
      <w:bookmarkStart w:id="694" w:name="_Toc188968578"/>
      <w:r w:rsidRPr="00450770">
        <w:t>Graphical indexes</w:t>
      </w:r>
      <w:bookmarkEnd w:id="693"/>
      <w:bookmarkEnd w:id="694"/>
    </w:p>
    <w:p w14:paraId="704627B5" w14:textId="1C88F51F" w:rsidR="00910895" w:rsidRPr="00450770" w:rsidRDefault="002A10D2" w:rsidP="00C8687E">
      <w:pPr>
        <w:pStyle w:val="Heading3"/>
      </w:pPr>
      <w:bookmarkStart w:id="695" w:name="_Ref45727559"/>
      <w:bookmarkStart w:id="696"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695"/>
      <w:bookmarkEnd w:id="696"/>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697" w:author="jonathan pritchard" w:date="2025-03-12T09:34:00Z" w16du:dateUtc="2025-03-12T09:34:00Z">
            <w:rPr/>
          </w:rPrChange>
        </w:rPr>
        <w:fldChar w:fldCharType="begin"/>
      </w:r>
      <w:r w:rsidRPr="003E1DDE">
        <w:rPr>
          <w:highlight w:val="yellow"/>
          <w:rPrChange w:id="698"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3348">
        <w:rPr>
          <w:highlight w:val="yellow"/>
        </w:rPr>
      </w:r>
      <w:r w:rsidRPr="003E1DDE">
        <w:rPr>
          <w:highlight w:val="yellow"/>
          <w:rPrChange w:id="699" w:author="jonathan pritchard" w:date="2025-03-12T09:34:00Z" w16du:dateUtc="2025-03-12T09:34:00Z">
            <w:rPr/>
          </w:rPrChange>
        </w:rPr>
        <w:fldChar w:fldCharType="separate"/>
      </w:r>
      <w:ins w:id="700" w:author="jonathan pritchard" w:date="2025-03-10T07:44:00Z" w16du:dateUtc="2025-03-10T07:44:00Z">
        <w:r w:rsidR="0056040E" w:rsidRPr="003E1DDE">
          <w:rPr>
            <w:highlight w:val="yellow"/>
            <w:rPrChange w:id="701" w:author="jonathan pritchard" w:date="2025-03-12T09:34:00Z" w16du:dateUtc="2025-03-12T09:34:00Z">
              <w:rPr/>
            </w:rPrChange>
          </w:rPr>
          <w:t>9.1.1</w:t>
        </w:r>
      </w:ins>
      <w:del w:id="702" w:author="jonathan pritchard" w:date="2025-03-10T07:44:00Z" w16du:dateUtc="2025-03-10T07:44:00Z">
        <w:r w:rsidR="000553AC" w:rsidRPr="003E1DDE" w:rsidDel="0056040E">
          <w:rPr>
            <w:highlight w:val="yellow"/>
            <w:rPrChange w:id="703" w:author="jonathan pritchard" w:date="2025-03-12T09:34:00Z" w16du:dateUtc="2025-03-12T09:34:00Z">
              <w:rPr/>
            </w:rPrChange>
          </w:rPr>
          <w:delText>C-12.1.1</w:delText>
        </w:r>
      </w:del>
      <w:r w:rsidRPr="003E1DDE">
        <w:rPr>
          <w:highlight w:val="yellow"/>
          <w:rPrChange w:id="704" w:author="jonathan pritchard" w:date="2025-03-12T09:34:00Z" w16du:dateUtc="2025-03-12T09:34:00Z">
            <w:rPr/>
          </w:rPrChange>
        </w:rPr>
        <w:fldChar w:fldCharType="end"/>
      </w:r>
      <w:r w:rsidR="004F0771" w:rsidRPr="003E1DDE">
        <w:rPr>
          <w:highlight w:val="yellow"/>
          <w:rPrChange w:id="705" w:author="jonathan pritchard" w:date="2025-03-12T09:34:00Z" w16du:dateUtc="2025-03-12T09:34:00Z">
            <w:rPr/>
          </w:rPrChange>
        </w:rPr>
        <w:t xml:space="preserve"> </w:t>
      </w:r>
      <w:r w:rsidR="00D66CA5" w:rsidRPr="003E1DDE">
        <w:rPr>
          <w:highlight w:val="yellow"/>
          <w:rPrChange w:id="706" w:author="jonathan pritchard" w:date="2025-03-12T09:34:00Z" w16du:dateUtc="2025-03-12T09:34:00Z">
            <w:rPr/>
          </w:rPrChange>
        </w:rPr>
        <w:t xml:space="preserve">ENC </w:t>
      </w:r>
      <w:r w:rsidR="00A2747F" w:rsidRPr="003E1DDE">
        <w:rPr>
          <w:highlight w:val="yellow"/>
          <w:rPrChange w:id="707"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08" w:author="jonathan pritchard" w:date="2025-03-10T07:59:00Z" w16du:dateUtc="2025-03-10T07:59:00Z">
        <w:r w:rsidR="00A74A4F" w:rsidRPr="00A74A4F">
          <w:rPr>
            <w:rPrChange w:id="709" w:author="jonathan pritchard" w:date="2025-03-10T07:59:00Z" w16du:dateUtc="2025-03-10T07:59:00Z">
              <w:rPr>
                <w:highlight w:val="yellow"/>
              </w:rPr>
            </w:rPrChange>
          </w:rPr>
          <w:t>F</w:t>
        </w:r>
      </w:ins>
      <w:del w:id="710"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11" w:name="_Ref45727563"/>
      <w:bookmarkStart w:id="712" w:name="_Toc188968580"/>
      <w:r w:rsidRPr="00450770">
        <w:t>Graphical indexes of other S-100 products</w:t>
      </w:r>
      <w:bookmarkEnd w:id="711"/>
      <w:bookmarkEnd w:id="712"/>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13" w:author="Grant, David M (52400) CIV USN NIWC ATLANTIC VA (USA)" w:date="2025-02-24T13:46:00Z" w16du:dateUtc="2025-02-24T18:46:00Z">
        <w:r w:rsidR="00F52FB0">
          <w:t>a</w:t>
        </w:r>
      </w:ins>
      <w:r w:rsidR="00A4022E" w:rsidRPr="00E567B0">
        <w:t xml:space="preserve"> product shall be graphically differentiated.</w:t>
      </w:r>
    </w:p>
    <w:p w14:paraId="22856E97" w14:textId="6B27E20D" w:rsidR="00910006" w:rsidRPr="00B77A92" w:rsidRDefault="00910006" w:rsidP="00DB7CFE">
      <w:pPr>
        <w:pStyle w:val="Heading2"/>
      </w:pPr>
      <w:bookmarkStart w:id="714" w:name="_Toc187673070"/>
      <w:bookmarkStart w:id="715" w:name="_Toc187673302"/>
      <w:bookmarkStart w:id="716" w:name="_Toc188368657"/>
      <w:bookmarkStart w:id="717" w:name="_Toc188621859"/>
      <w:bookmarkStart w:id="718" w:name="_Toc188950440"/>
      <w:bookmarkStart w:id="719" w:name="_Toc188968356"/>
      <w:bookmarkStart w:id="720" w:name="_Toc188968581"/>
      <w:bookmarkStart w:id="721" w:name="_Toc175130216"/>
      <w:bookmarkStart w:id="722" w:name="_Toc175130217"/>
      <w:bookmarkStart w:id="723" w:name="_Toc188968582"/>
      <w:bookmarkEnd w:id="714"/>
      <w:bookmarkEnd w:id="715"/>
      <w:bookmarkEnd w:id="716"/>
      <w:bookmarkEnd w:id="717"/>
      <w:bookmarkEnd w:id="718"/>
      <w:bookmarkEnd w:id="719"/>
      <w:bookmarkEnd w:id="720"/>
      <w:bookmarkEnd w:id="721"/>
      <w:bookmarkEnd w:id="722"/>
      <w:r w:rsidRPr="00B77A92">
        <w:t>Limits of data</w:t>
      </w:r>
      <w:bookmarkEnd w:id="723"/>
    </w:p>
    <w:p w14:paraId="1971E9CE" w14:textId="0B2AE818" w:rsidR="00115385" w:rsidRPr="00450770" w:rsidRDefault="007B18E6" w:rsidP="00115385">
      <w:pPr>
        <w:pStyle w:val="Heading3"/>
      </w:pPr>
      <w:bookmarkStart w:id="724" w:name="_Ref45730411"/>
      <w:bookmarkStart w:id="725" w:name="_Toc188968583"/>
      <w:r w:rsidRPr="00450770">
        <w:t xml:space="preserve">ENC </w:t>
      </w:r>
      <w:r w:rsidR="00115385" w:rsidRPr="00450770">
        <w:t>No data areas</w:t>
      </w:r>
      <w:bookmarkEnd w:id="724"/>
      <w:bookmarkEnd w:id="725"/>
    </w:p>
    <w:p w14:paraId="7C79065A" w14:textId="2BD46F45" w:rsidR="006577E0" w:rsidRPr="00D76083" w:rsidRDefault="006577E0" w:rsidP="00115385">
      <w:pPr>
        <w:spacing w:after="120" w:line="240" w:lineRule="auto"/>
        <w:jc w:val="both"/>
      </w:pPr>
      <w:commentRangeStart w:id="726"/>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26"/>
      <w:r w:rsidR="002E2B12">
        <w:rPr>
          <w:rStyle w:val="CommentReference"/>
        </w:rPr>
        <w:commentReference w:id="726"/>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27"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727"/>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commentRangeStart w:id="728"/>
      <w:r w:rsidR="001A3949" w:rsidRPr="00D76083">
        <w:rPr>
          <w:i/>
          <w:iCs/>
        </w:rPr>
        <w:t>(harmonise with S-52 (“exists”))</w:t>
      </w:r>
      <w:commentRangeEnd w:id="728"/>
      <w:r w:rsidR="00777775">
        <w:rPr>
          <w:rStyle w:val="CommentReference"/>
        </w:rPr>
        <w:commentReference w:id="728"/>
      </w:r>
      <w:r w:rsidR="00115385" w:rsidRPr="00D76083">
        <w:rPr>
          <w:i/>
          <w:iCs/>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29"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30"/>
      <w:r w:rsidR="00C1640C" w:rsidRPr="00D76083">
        <w:t>[could apply to all products]</w:t>
      </w:r>
      <w:bookmarkEnd w:id="729"/>
      <w:commentRangeEnd w:id="730"/>
      <w:r w:rsidR="00777775">
        <w:rPr>
          <w:rStyle w:val="CommentReference"/>
          <w:b w:val="0"/>
          <w:bCs w:val="0"/>
        </w:rPr>
        <w:commentReference w:id="730"/>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31"/>
      <w:r w:rsidR="008F1A27" w:rsidRPr="00D76083">
        <w:t xml:space="preserve">HO data as opposed to HO data </w:t>
      </w:r>
      <w:commentRangeEnd w:id="731"/>
      <w:r w:rsidR="00777775">
        <w:rPr>
          <w:rStyle w:val="CommentReference"/>
        </w:rPr>
        <w:commentReference w:id="731"/>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32" w:author="jonathan pritchard" w:date="2025-03-07T16:29:00Z" w16du:dateUtc="2025-03-07T16:29:00Z">
        <w:r w:rsidR="00FB64A7">
          <w:t>9.1.1</w:t>
        </w:r>
      </w:ins>
      <w:del w:id="733"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34" w:author="jonathan pritchard" w:date="2025-03-07T16:29:00Z" w16du:dateUtc="2025-03-07T16:29:00Z">
        <w:r w:rsidR="00FB64A7">
          <w:t>12.5.1</w:t>
        </w:r>
      </w:ins>
      <w:del w:id="735"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36" w:name="_Toc188968585"/>
      <w:r w:rsidRPr="00D76083">
        <w:lastRenderedPageBreak/>
        <w:t>Limits of other S-100 product data</w:t>
      </w:r>
      <w:bookmarkEnd w:id="736"/>
    </w:p>
    <w:p w14:paraId="2FC95972" w14:textId="4025A9D3" w:rsidR="00FB5B93" w:rsidRDefault="00FB5B93" w:rsidP="002D7DEE">
      <w:pPr>
        <w:jc w:val="both"/>
      </w:pPr>
      <w:r w:rsidRPr="00D76083">
        <w:t xml:space="preserve">The ‘no data’ and ‘non-HO data’ requirements for S-57 and S-101 ENCs are described in </w:t>
      </w:r>
      <w:del w:id="737" w:author="jonathan pritchard" w:date="2025-03-07T16:29:00Z" w16du:dateUtc="2025-03-07T16:29:00Z">
        <w:r w:rsidRPr="00FB64A7" w:rsidDel="00FB64A7">
          <w:rPr>
            <w:highlight w:val="yellow"/>
            <w:rPrChange w:id="738" w:author="jonathan pritchard" w:date="2025-03-07T16:29:00Z" w16du:dateUtc="2025-03-07T16:29:00Z">
              <w:rPr/>
            </w:rPrChange>
          </w:rPr>
          <w:delText>C-15.3.1</w:delText>
        </w:r>
      </w:del>
      <w:ins w:id="739" w:author="jonathan pritchard" w:date="2025-03-07T16:29:00Z" w16du:dateUtc="2025-03-07T16:29:00Z">
        <w:r w:rsidR="00FB64A7" w:rsidRPr="00FB64A7">
          <w:rPr>
            <w:highlight w:val="yellow"/>
            <w:rPrChange w:id="740" w:author="jonathan pritchard" w:date="2025-03-07T16:29:00Z" w16du:dateUtc="2025-03-07T16:29:00Z">
              <w:rPr/>
            </w:rPrChange>
          </w:rPr>
          <w:t>XXX</w:t>
        </w:r>
      </w:ins>
      <w:r w:rsidRPr="00D76083">
        <w:t xml:space="preserve"> and </w:t>
      </w:r>
      <w:ins w:id="741" w:author="jonathan pritchard" w:date="2025-03-07T16:30:00Z" w16du:dateUtc="2025-03-07T16:30:00Z">
        <w:r w:rsidR="00FB64A7">
          <w:t xml:space="preserve"> </w:t>
        </w:r>
        <w:r w:rsidR="00FB64A7" w:rsidRPr="00FB64A7">
          <w:rPr>
            <w:highlight w:val="yellow"/>
            <w:rPrChange w:id="742" w:author="jonathan pritchard" w:date="2025-03-07T16:30:00Z" w16du:dateUtc="2025-03-07T16:30:00Z">
              <w:rPr/>
            </w:rPrChange>
          </w:rPr>
          <w:t>XXX</w:t>
        </w:r>
        <w:r w:rsidR="00FB64A7">
          <w:t xml:space="preserve">  </w:t>
        </w:r>
      </w:ins>
      <w:del w:id="743" w:author="jonathan pritchard" w:date="2025-03-07T16:30:00Z" w16du:dateUtc="2025-03-07T16:30:00Z">
        <w:r w:rsidRPr="00D76083" w:rsidDel="00FB64A7">
          <w:delText xml:space="preserve">C-15.3.2 </w:delText>
        </w:r>
      </w:del>
      <w:r w:rsidRPr="00D76083">
        <w:t>respectively</w:t>
      </w:r>
      <w:r>
        <w:t>.</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44"/>
      <w:r>
        <w:t>For gridded data, the no-data area limits do not need to demarcate areas within the grid extent which are covered by fill values.</w:t>
      </w:r>
      <w:commentRangeEnd w:id="744"/>
      <w:r w:rsidR="00AC7687">
        <w:rPr>
          <w:rStyle w:val="CommentReference"/>
        </w:rPr>
        <w:commentReference w:id="744"/>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45"/>
      <w:r w:rsidR="00D6305C" w:rsidRPr="00450770">
        <w:t>or for none of them</w:t>
      </w:r>
      <w:commentRangeEnd w:id="745"/>
      <w:r w:rsidR="00AC7687">
        <w:rPr>
          <w:rStyle w:val="CommentReference"/>
        </w:rPr>
        <w:commentReference w:id="745"/>
      </w:r>
      <w:r w:rsidR="00D6305C" w:rsidRPr="00450770">
        <w:t>.</w:t>
      </w:r>
      <w:r w:rsidR="00F80433" w:rsidRPr="00450770">
        <w:t xml:space="preserve"> </w:t>
      </w:r>
    </w:p>
    <w:p w14:paraId="3E065986" w14:textId="666AE9E1" w:rsidR="002A10D2" w:rsidRPr="00450770" w:rsidRDefault="002A10D2" w:rsidP="00DB7CFE">
      <w:pPr>
        <w:pStyle w:val="Heading2"/>
      </w:pPr>
      <w:bookmarkStart w:id="746" w:name="_Ref98335407"/>
      <w:bookmarkStart w:id="747" w:name="_Toc188968586"/>
      <w:r w:rsidRPr="00450770">
        <w:t>Special ECDIS chart symbols to identify unsafe depths</w:t>
      </w:r>
      <w:bookmarkEnd w:id="746"/>
      <w:bookmarkEnd w:id="747"/>
    </w:p>
    <w:p w14:paraId="14A536DC" w14:textId="741E0641" w:rsidR="002A10D2" w:rsidRPr="00450770" w:rsidRDefault="002A10D2" w:rsidP="00A72FA4">
      <w:pPr>
        <w:spacing w:after="120" w:line="240" w:lineRule="auto"/>
        <w:jc w:val="both"/>
      </w:pPr>
      <w:r w:rsidRPr="00450770">
        <w:t xml:space="preserve">The ECDIS highlights four </w:t>
      </w:r>
      <w:commentRangeStart w:id="748"/>
      <w:del w:id="749" w:author="jonathan pritchard" w:date="2025-03-10T12:09:00Z" w16du:dateUtc="2025-03-10T12:09:00Z">
        <w:r w:rsidRPr="00450770" w:rsidDel="00E40A4B">
          <w:delText xml:space="preserve">features </w:delText>
        </w:r>
      </w:del>
      <w:commentRangeEnd w:id="748"/>
      <w:ins w:id="750" w:author="jonathan pritchard" w:date="2025-03-10T12:09:00Z" w16du:dateUtc="2025-03-10T12:09:00Z">
        <w:r w:rsidR="00E40A4B">
          <w:t>concepts</w:t>
        </w:r>
        <w:r w:rsidR="00E40A4B" w:rsidRPr="00450770">
          <w:t xml:space="preserve"> </w:t>
        </w:r>
      </w:ins>
      <w:r w:rsidR="00AC7687">
        <w:rPr>
          <w:rStyle w:val="CommentReference"/>
        </w:rPr>
        <w:commentReference w:id="748"/>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51" w:name="_Ref49484089"/>
      <w:bookmarkStart w:id="752" w:name="_Toc188968587"/>
      <w:r w:rsidRPr="00450770">
        <w:t>Safety Contour</w:t>
      </w:r>
      <w:bookmarkEnd w:id="751"/>
      <w:bookmarkEnd w:id="752"/>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753"/>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754" w:author="jonathan pritchard" w:date="2025-03-10T12:11:00Z" w16du:dateUtc="2025-03-10T12:11:00Z">
        <w:r w:rsidRPr="00450770" w:rsidDel="00E40A4B">
          <w:delText xml:space="preserve">, when </w:delText>
        </w:r>
      </w:del>
      <w:ins w:id="755"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753"/>
      <w:r w:rsidR="009D7A82">
        <w:rPr>
          <w:rStyle w:val="CommentReference"/>
        </w:rPr>
        <w:commentReference w:id="753"/>
      </w:r>
    </w:p>
    <w:p w14:paraId="1BDA255C" w14:textId="21B384B4" w:rsidR="002A10D2" w:rsidRPr="003A53A9" w:rsidRDefault="002A10D2" w:rsidP="00DB7CFE">
      <w:pPr>
        <w:pStyle w:val="Heading2"/>
        <w:rPr>
          <w:strike/>
          <w:highlight w:val="yellow"/>
          <w:rPrChange w:id="756" w:author="jonathan pritchard" w:date="2025-03-10T12:14:00Z" w16du:dateUtc="2025-03-10T12:14:00Z">
            <w:rPr/>
          </w:rPrChange>
        </w:rPr>
      </w:pPr>
      <w:bookmarkStart w:id="757" w:name="_Toc188968588"/>
      <w:r w:rsidRPr="003A53A9">
        <w:rPr>
          <w:strike/>
          <w:highlight w:val="yellow"/>
          <w:rPrChange w:id="758" w:author="jonathan pritchard" w:date="2025-03-10T12:14:00Z" w16du:dateUtc="2025-03-10T12:14:00Z">
            <w:rPr/>
          </w:rPrChange>
        </w:rPr>
        <w:t>Other ECDIS symbols and their use</w:t>
      </w:r>
      <w:bookmarkEnd w:id="757"/>
    </w:p>
    <w:p w14:paraId="0C277B55" w14:textId="1E5A3FBF" w:rsidR="000C4FCD" w:rsidRPr="00450770" w:rsidRDefault="000C4FCD" w:rsidP="00DB7CFE">
      <w:pPr>
        <w:pStyle w:val="Heading2"/>
      </w:pPr>
      <w:bookmarkStart w:id="759" w:name="_Toc178784384"/>
      <w:bookmarkStart w:id="760" w:name="_Toc178784385"/>
      <w:bookmarkStart w:id="761" w:name="_Toc178784386"/>
      <w:bookmarkStart w:id="762" w:name="_Toc178784387"/>
      <w:bookmarkStart w:id="763" w:name="_Toc178784388"/>
      <w:bookmarkStart w:id="764" w:name="_Toc178784389"/>
      <w:bookmarkStart w:id="765" w:name="_Toc178784390"/>
      <w:bookmarkStart w:id="766" w:name="_Toc178784391"/>
      <w:bookmarkStart w:id="767" w:name="_Toc175130228"/>
      <w:bookmarkStart w:id="768" w:name="_Toc175130229"/>
      <w:bookmarkStart w:id="769" w:name="_Toc175130230"/>
      <w:bookmarkStart w:id="770" w:name="_Toc175130231"/>
      <w:bookmarkStart w:id="771" w:name="_Toc175130232"/>
      <w:bookmarkStart w:id="772" w:name="_Toc175130233"/>
      <w:bookmarkStart w:id="773" w:name="_Ref49471603"/>
      <w:bookmarkStart w:id="774" w:name="_Toc188968589"/>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r w:rsidRPr="00450770">
        <w:t>Date-dependent features</w:t>
      </w:r>
      <w:bookmarkEnd w:id="773"/>
      <w:bookmarkEnd w:id="774"/>
    </w:p>
    <w:p w14:paraId="7C39E275" w14:textId="2EF45C46" w:rsidR="00C558E0" w:rsidRPr="00B77A92" w:rsidRDefault="00C558E0" w:rsidP="00DB0F1F">
      <w:pPr>
        <w:spacing w:after="120" w:line="240" w:lineRule="auto"/>
        <w:jc w:val="both"/>
      </w:pPr>
      <w:r w:rsidRPr="00B77A92">
        <w:t>There are a number of features within the Marine environment</w:t>
      </w:r>
      <w:del w:id="775"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776" w:name="_Toc188968590"/>
      <w:r w:rsidRPr="00B77A92">
        <w:t>Display of date-dependent features by mariner-selected date</w:t>
      </w:r>
      <w:bookmarkEnd w:id="77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777" w:name="_Toc175130236"/>
      <w:bookmarkStart w:id="778" w:name="_Toc175130237"/>
      <w:bookmarkStart w:id="779" w:name="_Ref49481796"/>
      <w:bookmarkStart w:id="780" w:name="_Toc188968591"/>
      <w:bookmarkEnd w:id="777"/>
      <w:bookmarkEnd w:id="778"/>
      <w:r w:rsidRPr="00B77A92">
        <w:lastRenderedPageBreak/>
        <w:t>Indication of date adjustment</w:t>
      </w:r>
      <w:bookmarkEnd w:id="779"/>
      <w:bookmarkEnd w:id="780"/>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781"/>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commentRangeEnd w:id="781"/>
      <w:proofErr w:type="spellEnd"/>
      <w:r w:rsidR="00203820">
        <w:rPr>
          <w:rStyle w:val="CommentReference"/>
        </w:rPr>
        <w:commentReference w:id="781"/>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782" w:name="_Toc188968592"/>
      <w:r w:rsidRPr="00450770">
        <w:t>Decluttering the screen</w:t>
      </w:r>
      <w:bookmarkEnd w:id="782"/>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ins w:id="783"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ins w:id="784"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785" w:author="Grant, David M (52400) CIV USN NIWC ATLANTIC VA (USA)" w:date="2025-02-24T14:08:00Z" w16du:dateUtc="2025-02-24T19:08:00Z">
        <w:r w:rsidR="00203820">
          <w:t>:</w:t>
        </w:r>
      </w:ins>
      <w:del w:id="786"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787" w:author="Grant, David M (52400) CIV USN NIWC ATLANTIC VA (USA)" w:date="2025-02-24T14:08:00Z" w16du:dateUtc="2025-02-24T19:08:00Z">
        <w:r w:rsidRPr="00B77A92" w:rsidDel="00203820">
          <w:delText>/</w:delText>
        </w:r>
      </w:del>
      <w:ins w:id="788"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789" w:name="_Toc188968593"/>
      <w:ins w:id="790" w:author="Grant, David M (52400) CIV USN NIWC ATLANTIC VA (USA)" w:date="2025-02-24T14:08:00Z" w16du:dateUtc="2025-02-24T19:08:00Z">
        <w:r>
          <w:t xml:space="preserve"> </w:t>
        </w:r>
      </w:ins>
      <w:r w:rsidR="000C4FCD" w:rsidRPr="00450770">
        <w:t>IMO presentation elements</w:t>
      </w:r>
      <w:bookmarkEnd w:id="789"/>
    </w:p>
    <w:p w14:paraId="29C46191" w14:textId="0723A11A" w:rsidR="0041139F" w:rsidRPr="00B77A92" w:rsidRDefault="0041139F" w:rsidP="00737C53">
      <w:pPr>
        <w:spacing w:after="120" w:line="240" w:lineRule="auto"/>
        <w:jc w:val="both"/>
      </w:pPr>
      <w:r w:rsidRPr="00B812CA">
        <w:t>In some cases</w:t>
      </w:r>
      <w:ins w:id="791"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792"/>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793" w:author="jonathan pritchard" w:date="2025-03-11T14:57:00Z" w16du:dateUtc="2025-03-11T14:57:00Z">
        <w:r w:rsidRPr="00B812CA" w:rsidDel="00EF3E08">
          <w:delText xml:space="preserve">class </w:delText>
        </w:r>
      </w:del>
      <w:ins w:id="794"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795" w:author="Grant, David M (52400) CIV USN NIWC ATLANTIC VA (USA)" w:date="2025-02-24T14:09:00Z" w16du:dateUtc="2025-02-24T19:09:00Z">
        <w:r w:rsidR="00203820">
          <w:t xml:space="preserve">be </w:t>
        </w:r>
      </w:ins>
      <w:r w:rsidRPr="00B812CA">
        <w:t xml:space="preserve">illogical to include it </w:t>
      </w:r>
      <w:del w:id="796" w:author="Grant, David M (52400) CIV USN NIWC ATLANTIC VA (USA)" w:date="2025-02-24T14:09:00Z" w16du:dateUtc="2025-02-24T19:09:00Z">
        <w:r w:rsidRPr="00B812CA" w:rsidDel="00203820">
          <w:delText xml:space="preserve">to </w:delText>
        </w:r>
      </w:del>
      <w:ins w:id="797"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798" w:author="jonathan pritchard" w:date="2025-03-11T14:57:00Z" w16du:dateUtc="2025-03-11T14:57:00Z">
        <w:r w:rsidRPr="00B812CA" w:rsidDel="00EF3E08">
          <w:delText>classes</w:delText>
        </w:r>
      </w:del>
      <w:ins w:id="799" w:author="jonathan pritchard" w:date="2025-03-11T14:57:00Z" w16du:dateUtc="2025-03-11T14:57:00Z">
        <w:r w:rsidR="00EF3E08">
          <w:t>types</w:t>
        </w:r>
      </w:ins>
      <w:r w:rsidRPr="00B812CA">
        <w:t>.</w:t>
      </w:r>
      <w:commentRangeEnd w:id="792"/>
      <w:r w:rsidR="008B6C06">
        <w:rPr>
          <w:rStyle w:val="CommentReference"/>
        </w:rPr>
        <w:commentReference w:id="792"/>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00" w:author="Grant, David M (52400) CIV USN NIWC ATLANTIC VA (USA)" w:date="2025-02-24T14:09:00Z" w16du:dateUtc="2025-02-24T19:09:00Z">
        <w:r w:rsidRPr="00B77A92" w:rsidDel="0086434A">
          <w:delText>in order to</w:delText>
        </w:r>
      </w:del>
      <w:ins w:id="801" w:author="Grant, David M (52400) CIV USN NIWC ATLANTIC VA (USA)" w:date="2025-02-24T14:09:00Z" w16du:dateUtc="2025-02-24T19:09:00Z">
        <w:r w:rsidR="0086434A" w:rsidRPr="00B77A92">
          <w:t>to</w:t>
        </w:r>
      </w:ins>
      <w:r w:rsidRPr="00B77A92">
        <w:t xml:space="preserve"> assist the manufacturer</w:t>
      </w:r>
      <w:del w:id="802"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03" w:name="_Ref49482141"/>
      <w:bookmarkStart w:id="804" w:name="_Toc188968594"/>
      <w:r w:rsidRPr="00450770">
        <w:t xml:space="preserve">Scale bar </w:t>
      </w:r>
      <w:r w:rsidR="006455DA" w:rsidRPr="00450770">
        <w:t>and</w:t>
      </w:r>
      <w:r w:rsidRPr="00450770">
        <w:t xml:space="preserve"> latitude scale</w:t>
      </w:r>
      <w:bookmarkEnd w:id="803"/>
      <w:bookmarkEnd w:id="804"/>
    </w:p>
    <w:p w14:paraId="5655115B" w14:textId="67FB481A" w:rsidR="00A9027F" w:rsidRPr="00450770" w:rsidRDefault="00A9027F" w:rsidP="00737C53">
      <w:pPr>
        <w:spacing w:after="60" w:line="240" w:lineRule="auto"/>
        <w:jc w:val="both"/>
      </w:pPr>
      <w:bookmarkStart w:id="805" w:name="_Hlk47653421"/>
      <w:r w:rsidRPr="00450770">
        <w:t xml:space="preserve">The IMO </w:t>
      </w:r>
      <w:r w:rsidR="001F7977" w:rsidRPr="00450770">
        <w:t>Performance Standards</w:t>
      </w:r>
      <w:r w:rsidRPr="00450770">
        <w:t xml:space="preserve"> require an indication of scale and range as part of the Display Base.</w:t>
      </w:r>
      <w:bookmarkEnd w:id="80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06" w:author="Grant, David M (52400) CIV USN NIWC ATLANTIC VA (USA)" w:date="2025-02-24T14:11:00Z" w16du:dateUtc="2025-02-24T19:11:00Z">
        <w:r w:rsidR="007B2BE1" w:rsidRPr="00450770" w:rsidDel="00A809D0">
          <w:delText>s</w:delText>
        </w:r>
      </w:del>
      <w:r w:rsidR="00A9027F" w:rsidRPr="00450770">
        <w:t xml:space="preserve"> </w:t>
      </w:r>
      <w:del w:id="807" w:author="Grant, David M (52400) CIV USN NIWC ATLANTIC VA (USA)" w:date="2025-02-24T14:11:00Z" w16du:dateUtc="2025-02-24T19:11:00Z">
        <w:r w:rsidR="007B2BE1" w:rsidRPr="00450770" w:rsidDel="00A809D0">
          <w:delText xml:space="preserve">(at </w:delText>
        </w:r>
      </w:del>
      <w:r w:rsidR="00A9027F" w:rsidRPr="00450770">
        <w:t>latitude</w:t>
      </w:r>
      <w:del w:id="808"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09"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10"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11" w:author="Grant, David M (52400) CIV USN NIWC ATLANTIC VA (USA)" w:date="2025-02-24T14:13:00Z" w16du:dateUtc="2025-02-24T19:13:00Z">
              <w:r w:rsidRPr="00D76083" w:rsidDel="002C0789">
                <w:delText>90</w:delText>
              </w:r>
            </w:del>
            <w:ins w:id="812"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10"/>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13" w:name="_Ref46837498"/>
      <w:bookmarkStart w:id="814" w:name="_Ref46837493"/>
      <w:r w:rsidRPr="00B77A92">
        <w:t xml:space="preserve">Table </w:t>
      </w:r>
      <w:del w:id="815" w:author="jonathan pritchard" w:date="2025-03-10T07:59:00Z" w16du:dateUtc="2025-03-10T07:59:00Z">
        <w:r w:rsidR="00F42179" w:rsidRPr="00B77A92" w:rsidDel="00A74A4F">
          <w:delText>C-</w:delText>
        </w:r>
      </w:del>
      <w:ins w:id="816" w:author="jonathan pritchard" w:date="2025-03-07T16:40:00Z" w16du:dateUtc="2025-03-07T16:40:00Z">
        <w:r w:rsidR="00C56536">
          <w:fldChar w:fldCharType="begin"/>
        </w:r>
        <w:r w:rsidR="00C56536">
          <w:instrText xml:space="preserve"> SEQ Table \* ARABIC </w:instrText>
        </w:r>
      </w:ins>
      <w:r w:rsidR="00C56536">
        <w:fldChar w:fldCharType="separate"/>
      </w:r>
      <w:ins w:id="817" w:author="jonathan pritchard" w:date="2025-03-07T16:40:00Z" w16du:dateUtc="2025-03-07T16:40:00Z">
        <w:r w:rsidR="00C56536">
          <w:rPr>
            <w:noProof/>
          </w:rPr>
          <w:t>1</w:t>
        </w:r>
        <w:r w:rsidR="00C56536">
          <w:fldChar w:fldCharType="end"/>
        </w:r>
      </w:ins>
      <w:del w:id="818"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13"/>
      <w:r w:rsidRPr="00B77A92">
        <w:t xml:space="preserve"> - Scale bar presentation</w:t>
      </w:r>
      <w:bookmarkEnd w:id="814"/>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lastRenderedPageBreak/>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19" w:name="_Ref49482026"/>
      <w:bookmarkStart w:id="820" w:name="_Toc188968595"/>
      <w:r w:rsidRPr="00450770">
        <w:t>North arrow</w:t>
      </w:r>
      <w:bookmarkEnd w:id="819"/>
      <w:bookmarkEnd w:id="820"/>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21"/>
      <w:r w:rsidR="002A21D7" w:rsidRPr="00B812CA">
        <w:t>Other requirements for the north arrow are defined in IEC 61174</w:t>
      </w:r>
      <w:commentRangeEnd w:id="821"/>
      <w:r w:rsidR="00815377">
        <w:rPr>
          <w:rStyle w:val="CommentReference"/>
        </w:rPr>
        <w:commentReference w:id="821"/>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22" w:author="Grant, David M (52400) CIV USN NIWC ATLANTIC VA (USA)" w:date="2025-02-24T14:15:00Z" w16du:dateUtc="2025-02-24T19:15:00Z">
              <w:r w:rsidRPr="00D76083" w:rsidDel="00C84AB6">
                <w:delText>90</w:delText>
              </w:r>
            </w:del>
            <w:ins w:id="823"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24" w:author="Grant, David M (52400) CIV USN NIWC ATLANTIC VA (USA)" w:date="2025-02-24T14:15:00Z" w16du:dateUtc="2025-02-24T19:15:00Z">
              <w:r w:rsidR="008B3FBB">
                <w:t>4</w:t>
              </w:r>
            </w:ins>
            <w:del w:id="825"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26" w:author="jonathan pritchard" w:date="2025-03-10T07:59:00Z" w16du:dateUtc="2025-03-10T07:59:00Z">
        <w:r w:rsidRPr="00B77A92" w:rsidDel="00A74A4F">
          <w:delText>C-</w:delText>
        </w:r>
      </w:del>
      <w:ins w:id="827" w:author="jonathan pritchard" w:date="2025-03-07T16:40:00Z" w16du:dateUtc="2025-03-07T16:40:00Z">
        <w:r w:rsidR="00C56536">
          <w:fldChar w:fldCharType="begin"/>
        </w:r>
        <w:r w:rsidR="00C56536">
          <w:instrText xml:space="preserve"> SEQ Table \* ARABIC </w:instrText>
        </w:r>
      </w:ins>
      <w:r w:rsidR="00C56536">
        <w:fldChar w:fldCharType="separate"/>
      </w:r>
      <w:ins w:id="828" w:author="jonathan pritchard" w:date="2025-03-07T16:40:00Z" w16du:dateUtc="2025-03-07T16:40:00Z">
        <w:r w:rsidR="00C56536">
          <w:rPr>
            <w:noProof/>
          </w:rPr>
          <w:t>2</w:t>
        </w:r>
        <w:r w:rsidR="00C56536">
          <w:fldChar w:fldCharType="end"/>
        </w:r>
      </w:ins>
      <w:del w:id="82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30" w:name="_Toc188968596"/>
      <w:r w:rsidRPr="00B77A92">
        <w:t>Graticule</w:t>
      </w:r>
      <w:bookmarkEnd w:id="830"/>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31" w:author="jonathan pritchard" w:date="2025-03-10T07:42:00Z" w16du:dateUtc="2025-03-10T07:42:00Z">
        <w:r w:rsidR="00F667CD" w:rsidRPr="00B77A92" w:rsidDel="0056040E">
          <w:delText>MSC.</w:delText>
        </w:r>
        <w:r w:rsidR="00D748C8" w:rsidRPr="00B77A92" w:rsidDel="0056040E">
          <w:delText>530(106)</w:delText>
        </w:r>
      </w:del>
      <w:ins w:id="832" w:author="jonathan pritchard" w:date="2025-03-10T07:42:00Z" w16du:dateUtc="2025-03-10T07:42:00Z">
        <w:r w:rsidR="0056040E">
          <w:t>MSC.530(106)/</w:t>
        </w:r>
      </w:ins>
      <w:ins w:id="833" w:author="jonathan pritchard" w:date="2025-03-10T07:49:00Z" w16du:dateUtc="2025-03-10T07:49:00Z">
        <w:r w:rsidR="0056040E">
          <w:t>Rev</w:t>
        </w:r>
      </w:ins>
      <w:ins w:id="834"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35" w:name="_Toc188968597"/>
      <w:r w:rsidRPr="00B77A92">
        <w:t>Display mode</w:t>
      </w:r>
      <w:bookmarkEnd w:id="835"/>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36" w:author="jonathan pritchard" w:date="2025-03-10T07:42:00Z" w16du:dateUtc="2025-03-10T07:42:00Z">
        <w:r w:rsidRPr="00B77A92" w:rsidDel="0056040E">
          <w:delText>MSC.</w:delText>
        </w:r>
        <w:r w:rsidR="00D748C8" w:rsidRPr="00B77A92" w:rsidDel="0056040E">
          <w:delText>530(106)</w:delText>
        </w:r>
      </w:del>
      <w:ins w:id="837" w:author="jonathan pritchard" w:date="2025-03-10T07:42:00Z" w16du:dateUtc="2025-03-10T07:42:00Z">
        <w:r w:rsidR="0056040E">
          <w:t>MSC.530(106)/</w:t>
        </w:r>
      </w:ins>
      <w:ins w:id="838" w:author="jonathan pritchard" w:date="2025-03-10T07:45:00Z" w16du:dateUtc="2025-03-10T07:45:00Z">
        <w:r w:rsidR="0056040E">
          <w:t>Rev</w:t>
        </w:r>
      </w:ins>
      <w:ins w:id="839"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40" w:name="_Toc188968598"/>
      <w:r w:rsidRPr="00B77A92">
        <w:t>Black level adjustment symbol</w:t>
      </w:r>
      <w:bookmarkEnd w:id="840"/>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41" w:name="_Toc175130246"/>
      <w:bookmarkStart w:id="842" w:name="_Ref49340745"/>
      <w:bookmarkStart w:id="843" w:name="_Toc188968599"/>
      <w:bookmarkEnd w:id="841"/>
      <w:r w:rsidRPr="00B77A92">
        <w:t>Detection and notification of navigational hazards</w:t>
      </w:r>
      <w:bookmarkEnd w:id="842"/>
      <w:bookmarkEnd w:id="843"/>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844" w:author="jonathan pritchard" w:date="2025-03-10T07:42:00Z" w16du:dateUtc="2025-03-10T07:42:00Z">
        <w:r w:rsidR="009D43C5" w:rsidRPr="00B77A92" w:rsidDel="0056040E">
          <w:delText>MSC.</w:delText>
        </w:r>
        <w:r w:rsidR="00D748C8" w:rsidRPr="00B77A92" w:rsidDel="0056040E">
          <w:delText>530(106)</w:delText>
        </w:r>
      </w:del>
      <w:ins w:id="845" w:author="jonathan pritchard" w:date="2025-03-10T07:42:00Z" w16du:dateUtc="2025-03-10T07:42:00Z">
        <w:r w:rsidR="0056040E">
          <w:t>MSC.530(106)/</w:t>
        </w:r>
      </w:ins>
      <w:ins w:id="846" w:author="jonathan pritchard" w:date="2025-03-10T07:46:00Z" w16du:dateUtc="2025-03-10T07:46:00Z">
        <w:r w:rsidR="0056040E">
          <w:t>Rev</w:t>
        </w:r>
      </w:ins>
      <w:ins w:id="847"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848"/>
      <w:r w:rsidRPr="00B77A92">
        <w:t>A graphical indication should also be given if the mariner plans a route closer than a user-specified distance from a user-selectable category of point objects, such as a fixed or floating aid to navigation or isolated danger.</w:t>
      </w:r>
      <w:commentRangeEnd w:id="848"/>
      <w:r w:rsidR="00E47B5A">
        <w:rPr>
          <w:rStyle w:val="CommentReference"/>
          <w:i w:val="0"/>
          <w:iCs w:val="0"/>
          <w:color w:val="auto"/>
        </w:rPr>
        <w:commentReference w:id="848"/>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849"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850" w:author="jonathan pritchard" w:date="2025-03-10T12:15:00Z" w16du:dateUtc="2025-03-10T12:15:00Z">
            <w:rPr>
              <w:i/>
              <w:iCs/>
            </w:rPr>
          </w:rPrChange>
        </w:rPr>
        <w:pPrChange w:id="851" w:author="jonathan pritchard" w:date="2025-03-10T12:15:00Z" w16du:dateUtc="2025-03-10T12:15:00Z">
          <w:pPr>
            <w:spacing w:after="120" w:line="240" w:lineRule="auto"/>
            <w:ind w:left="851"/>
            <w:jc w:val="both"/>
          </w:pPr>
        </w:pPrChange>
      </w:pPr>
      <w:r w:rsidRPr="003A53A9">
        <w:rPr>
          <w:rPrChange w:id="852" w:author="jonathan pritchard" w:date="2025-03-10T12:15:00Z" w16du:dateUtc="2025-03-10T12:15:00Z">
            <w:rPr>
              <w:i/>
              <w:iCs/>
            </w:rPr>
          </w:rPrChange>
        </w:rPr>
        <w:t xml:space="preserve">The ECDIS </w:t>
      </w:r>
      <w:r w:rsidR="00B15F52" w:rsidRPr="003A53A9">
        <w:rPr>
          <w:rPrChange w:id="853" w:author="jonathan pritchard" w:date="2025-03-10T12:15:00Z" w16du:dateUtc="2025-03-10T12:15:00Z">
            <w:rPr>
              <w:i/>
              <w:iCs/>
            </w:rPr>
          </w:rPrChange>
        </w:rPr>
        <w:t>must</w:t>
      </w:r>
      <w:r w:rsidR="002C4C4D" w:rsidRPr="003A53A9">
        <w:rPr>
          <w:rPrChange w:id="854" w:author="jonathan pritchard" w:date="2025-03-10T12:15:00Z" w16du:dateUtc="2025-03-10T12:15:00Z">
            <w:rPr>
              <w:i/>
              <w:iCs/>
            </w:rPr>
          </w:rPrChange>
        </w:rPr>
        <w:t xml:space="preserve"> </w:t>
      </w:r>
      <w:r w:rsidRPr="003A53A9">
        <w:rPr>
          <w:rPrChange w:id="855" w:author="jonathan pritchard" w:date="2025-03-10T12:15:00Z" w16du:dateUtc="2025-03-10T12:15:00Z">
            <w:rPr>
              <w:i/>
              <w:iCs/>
            </w:rPr>
          </w:rPrChange>
        </w:rPr>
        <w:t xml:space="preserve">implement support for the </w:t>
      </w:r>
      <w:r w:rsidR="009D43C5" w:rsidRPr="003A53A9">
        <w:rPr>
          <w:rPrChange w:id="856" w:author="jonathan pritchard" w:date="2025-03-10T12:15:00Z" w16du:dateUtc="2025-03-10T12:15:00Z">
            <w:rPr>
              <w:i/>
              <w:iCs/>
            </w:rPr>
          </w:rPrChange>
        </w:rPr>
        <w:t>A</w:t>
      </w:r>
      <w:r w:rsidRPr="003A53A9">
        <w:rPr>
          <w:rPrChange w:id="857" w:author="jonathan pritchard" w:date="2025-03-10T12:15:00Z" w16du:dateUtc="2025-03-10T12:15:00Z">
            <w:rPr>
              <w:i/>
              <w:iCs/>
            </w:rPr>
          </w:rPrChange>
        </w:rPr>
        <w:t xml:space="preserve">lert and </w:t>
      </w:r>
      <w:r w:rsidR="009D43C5" w:rsidRPr="003A53A9">
        <w:rPr>
          <w:rPrChange w:id="858" w:author="jonathan pritchard" w:date="2025-03-10T12:15:00Z" w16du:dateUtc="2025-03-10T12:15:00Z">
            <w:rPr>
              <w:i/>
              <w:iCs/>
            </w:rPr>
          </w:rPrChange>
        </w:rPr>
        <w:t>I</w:t>
      </w:r>
      <w:r w:rsidRPr="003A53A9">
        <w:rPr>
          <w:rPrChange w:id="859" w:author="jonathan pritchard" w:date="2025-03-10T12:15:00Z" w16du:dateUtc="2025-03-10T12:15:00Z">
            <w:rPr>
              <w:i/>
              <w:iCs/>
            </w:rPr>
          </w:rPrChange>
        </w:rPr>
        <w:t xml:space="preserve">ndications </w:t>
      </w:r>
      <w:r w:rsidR="009D43C5" w:rsidRPr="003A53A9">
        <w:rPr>
          <w:rPrChange w:id="860" w:author="jonathan pritchard" w:date="2025-03-10T12:15:00Z" w16du:dateUtc="2025-03-10T12:15:00Z">
            <w:rPr>
              <w:i/>
              <w:iCs/>
            </w:rPr>
          </w:rPrChange>
        </w:rPr>
        <w:t>Catalogue</w:t>
      </w:r>
      <w:r w:rsidRPr="003A53A9">
        <w:rPr>
          <w:rPrChange w:id="861" w:author="jonathan pritchard" w:date="2025-03-10T12:15:00Z" w16du:dateUtc="2025-03-10T12:15:00Z">
            <w:rPr>
              <w:i/>
              <w:iCs/>
            </w:rPr>
          </w:rPrChange>
        </w:rPr>
        <w:t xml:space="preserve"> which may be provided within each product</w:t>
      </w:r>
      <w:r w:rsidR="009D43C5" w:rsidRPr="003A53A9">
        <w:rPr>
          <w:rPrChange w:id="862" w:author="jonathan pritchard" w:date="2025-03-10T12:15:00Z" w16du:dateUtc="2025-03-10T12:15:00Z">
            <w:rPr>
              <w:i/>
              <w:iCs/>
            </w:rPr>
          </w:rPrChange>
        </w:rPr>
        <w:t>’</w:t>
      </w:r>
      <w:r w:rsidRPr="003A53A9">
        <w:rPr>
          <w:rPrChange w:id="863" w:author="jonathan pritchard" w:date="2025-03-10T12:15:00Z" w16du:dateUtc="2025-03-10T12:15:00Z">
            <w:rPr>
              <w:i/>
              <w:iCs/>
            </w:rPr>
          </w:rPrChange>
        </w:rPr>
        <w:t xml:space="preserve">s </w:t>
      </w:r>
      <w:r w:rsidR="009D43C5" w:rsidRPr="003A53A9">
        <w:rPr>
          <w:rPrChange w:id="864" w:author="jonathan pritchard" w:date="2025-03-10T12:15:00Z" w16du:dateUtc="2025-03-10T12:15:00Z">
            <w:rPr>
              <w:i/>
              <w:iCs/>
            </w:rPr>
          </w:rPrChange>
        </w:rPr>
        <w:t>P</w:t>
      </w:r>
      <w:r w:rsidRPr="003A53A9">
        <w:rPr>
          <w:rPrChange w:id="865" w:author="jonathan pritchard" w:date="2025-03-10T12:15:00Z" w16du:dateUtc="2025-03-10T12:15:00Z">
            <w:rPr>
              <w:i/>
              <w:iCs/>
            </w:rPr>
          </w:rPrChange>
        </w:rPr>
        <w:t xml:space="preserve">ortrayal </w:t>
      </w:r>
      <w:r w:rsidR="009D43C5" w:rsidRPr="003A53A9">
        <w:rPr>
          <w:rPrChange w:id="866" w:author="jonathan pritchard" w:date="2025-03-10T12:15:00Z" w16du:dateUtc="2025-03-10T12:15:00Z">
            <w:rPr>
              <w:i/>
              <w:iCs/>
            </w:rPr>
          </w:rPrChange>
        </w:rPr>
        <w:t>C</w:t>
      </w:r>
      <w:r w:rsidRPr="003A53A9">
        <w:rPr>
          <w:rPrChange w:id="867"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868" w:name="_Ref47321487"/>
      <w:bookmarkStart w:id="869"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868"/>
      <w:r w:rsidRPr="00B77A92">
        <w:t xml:space="preserve"> - Example</w:t>
      </w:r>
      <w:r w:rsidR="00A96A31" w:rsidRPr="00B77A92">
        <w:t>s</w:t>
      </w:r>
      <w:r w:rsidRPr="00B77A92">
        <w:t xml:space="preserve"> of indication highlight</w:t>
      </w:r>
      <w:bookmarkEnd w:id="869"/>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870" w:name="_Ref49340750"/>
      <w:bookmarkStart w:id="871" w:name="_Toc188968600"/>
      <w:r w:rsidRPr="00B77A92">
        <w:t>Detection of areas for which special conditions exist</w:t>
      </w:r>
      <w:bookmarkEnd w:id="870"/>
      <w:bookmarkEnd w:id="871"/>
    </w:p>
    <w:p w14:paraId="5ACECE2E" w14:textId="51421666" w:rsidR="00FA374F" w:rsidRPr="00B77A92" w:rsidRDefault="00FA374F" w:rsidP="009D43C5">
      <w:pPr>
        <w:spacing w:after="60" w:line="240" w:lineRule="auto"/>
        <w:jc w:val="both"/>
      </w:pPr>
      <w:r w:rsidRPr="00B77A92">
        <w:t xml:space="preserve">The IMO Performance Standard for ECDIS </w:t>
      </w:r>
      <w:del w:id="872" w:author="jonathan pritchard" w:date="2025-03-10T07:42:00Z" w16du:dateUtc="2025-03-10T07:42:00Z">
        <w:r w:rsidRPr="00B77A92" w:rsidDel="0056040E">
          <w:delText>MSC.</w:delText>
        </w:r>
        <w:r w:rsidR="002514B8" w:rsidRPr="00B77A92" w:rsidDel="0056040E">
          <w:delText>530(106)</w:delText>
        </w:r>
      </w:del>
      <w:ins w:id="873" w:author="jonathan pritchard" w:date="2025-03-10T07:42:00Z" w16du:dateUtc="2025-03-10T07:42:00Z">
        <w:r w:rsidR="0056040E">
          <w:t>MSC.530(106)/</w:t>
        </w:r>
      </w:ins>
      <w:ins w:id="874" w:author="jonathan pritchard" w:date="2025-03-10T07:46:00Z" w16du:dateUtc="2025-03-10T07:46:00Z">
        <w:r w:rsidR="0056040E">
          <w:t>Rev</w:t>
        </w:r>
      </w:ins>
      <w:ins w:id="875"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876" w:name="_Toc188968601"/>
      <w:r w:rsidRPr="00B77A92">
        <w:t>Definition</w:t>
      </w:r>
      <w:r w:rsidR="001275B6" w:rsidRPr="00B77A92">
        <w:t xml:space="preserve"> of safety contour</w:t>
      </w:r>
      <w:bookmarkEnd w:id="876"/>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877"/>
      <w:r w:rsidR="009242DA" w:rsidRPr="00B77A92">
        <w:t>display</w:t>
      </w:r>
      <w:commentRangeEnd w:id="877"/>
      <w:r w:rsidR="0097158A">
        <w:rPr>
          <w:rStyle w:val="CommentReference"/>
        </w:rPr>
        <w:commentReference w:id="877"/>
      </w:r>
      <w:r w:rsidR="009242DA" w:rsidRPr="00B77A92">
        <w:t xml:space="preserve">. </w:t>
      </w:r>
    </w:p>
    <w:p w14:paraId="0455F0B7" w14:textId="6E6F934E" w:rsidR="001275B6" w:rsidRPr="00B77A92" w:rsidRDefault="001275B6" w:rsidP="00EC44E4">
      <w:pPr>
        <w:pStyle w:val="Heading3"/>
      </w:pPr>
      <w:bookmarkStart w:id="878" w:name="_Ref49340754"/>
      <w:bookmarkStart w:id="879" w:name="_Toc188968602"/>
      <w:r w:rsidRPr="00B77A92">
        <w:lastRenderedPageBreak/>
        <w:t>Detection of safety contour</w:t>
      </w:r>
      <w:bookmarkEnd w:id="878"/>
      <w:bookmarkEnd w:id="879"/>
    </w:p>
    <w:p w14:paraId="2C8092B5" w14:textId="4E123B13" w:rsidR="001275B6" w:rsidRPr="00B77A92" w:rsidRDefault="001275B6" w:rsidP="00DA5A6F">
      <w:pPr>
        <w:spacing w:after="60" w:line="240" w:lineRule="auto"/>
        <w:jc w:val="both"/>
      </w:pPr>
      <w:r w:rsidRPr="00B77A92">
        <w:t xml:space="preserve">The IMO Performance Standard for ECDIS </w:t>
      </w:r>
      <w:del w:id="880" w:author="jonathan pritchard" w:date="2025-03-10T07:42:00Z" w16du:dateUtc="2025-03-10T07:42:00Z">
        <w:r w:rsidRPr="00B77A92" w:rsidDel="0056040E">
          <w:delText>MSC.</w:delText>
        </w:r>
        <w:r w:rsidR="0028721C" w:rsidRPr="00B77A92" w:rsidDel="0056040E">
          <w:delText>530(106)</w:delText>
        </w:r>
      </w:del>
      <w:ins w:id="881" w:author="jonathan pritchard" w:date="2025-03-10T07:42:00Z" w16du:dateUtc="2025-03-10T07:42:00Z">
        <w:r w:rsidR="0056040E">
          <w:t>MSC.530(106)/</w:t>
        </w:r>
      </w:ins>
      <w:ins w:id="882" w:author="jonathan pritchard" w:date="2025-03-10T07:46:00Z" w16du:dateUtc="2025-03-10T07:46:00Z">
        <w:r w:rsidR="0056040E">
          <w:t>Rev</w:t>
        </w:r>
      </w:ins>
      <w:ins w:id="883"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884"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885"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886" w:name="_Hlk189057382"/>
      <w:r w:rsidRPr="002D7DEE">
        <w:rPr>
          <w:i/>
          <w:iCs/>
        </w:rPr>
        <w:t>A graphical indication should be given if the current or the next leg of the selected route passes closer than a user-specified distance from the safety contour.</w:t>
      </w:r>
    </w:p>
    <w:bookmarkEnd w:id="886"/>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887"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888" w:name="_Ref47324104"/>
      <w:r w:rsidRPr="00B77A92">
        <w:t xml:space="preserve">Figure </w:t>
      </w:r>
      <w:del w:id="889"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888"/>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890" w:name="_Toc188968603"/>
      <w:r w:rsidRPr="00733813">
        <w:t>Indications related to ENC accuracy</w:t>
      </w:r>
      <w:bookmarkEnd w:id="890"/>
      <w:r w:rsidRPr="00733813">
        <w:t xml:space="preserve"> </w:t>
      </w:r>
    </w:p>
    <w:p w14:paraId="06DEBB43" w14:textId="2CD398FB" w:rsidR="009A3284" w:rsidRDefault="009A3284" w:rsidP="009A3284">
      <w:pPr>
        <w:jc w:val="both"/>
      </w:pPr>
      <w:r w:rsidRPr="00733813">
        <w:t xml:space="preserve">The IMO Performance Standard for ECDIS </w:t>
      </w:r>
      <w:del w:id="891" w:author="jonathan pritchard" w:date="2025-03-10T07:42:00Z" w16du:dateUtc="2025-03-10T07:42:00Z">
        <w:r w:rsidRPr="00733813" w:rsidDel="0056040E">
          <w:delText>MSC.530(106)</w:delText>
        </w:r>
      </w:del>
      <w:ins w:id="892" w:author="jonathan pritchard" w:date="2025-03-10T07:42:00Z" w16du:dateUtc="2025-03-10T07:42:00Z">
        <w:r w:rsidR="0056040E">
          <w:t>MSC.530(106)/</w:t>
        </w:r>
      </w:ins>
      <w:ins w:id="893" w:author="jonathan pritchard" w:date="2025-03-10T07:46:00Z" w16du:dateUtc="2025-03-10T07:46:00Z">
        <w:r w:rsidR="0056040E">
          <w:t>Rev</w:t>
        </w:r>
      </w:ins>
      <w:ins w:id="894"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895" w:author="jonathan pritchard" w:date="2025-03-10T12:15:00Z" w16du:dateUtc="2025-03-10T12:15:00Z">
        <w:r w:rsidR="003A53A9">
          <w:rPr>
            <w:i/>
            <w:iCs/>
          </w:rPr>
          <w:t>8</w:t>
        </w:r>
      </w:ins>
      <w:del w:id="896"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897" w:author="jonathan pritchard" w:date="2025-03-10T12:16:00Z" w16du:dateUtc="2025-03-10T12:16:00Z">
        <w:r w:rsidR="003A53A9">
          <w:rPr>
            <w:i/>
            <w:iCs/>
          </w:rPr>
          <w:t>6</w:t>
        </w:r>
      </w:ins>
      <w:del w:id="898" w:author="jonathan pritchard" w:date="2025-03-10T12:16:00Z" w16du:dateUtc="2025-03-10T12:16:00Z">
        <w:r w:rsidRPr="00DB38D2" w:rsidDel="003A53A9">
          <w:rPr>
            <w:i/>
            <w:iCs/>
          </w:rPr>
          <w:delText>4</w:delText>
        </w:r>
      </w:del>
      <w:r w:rsidRPr="00DB38D2">
        <w:rPr>
          <w:i/>
          <w:iCs/>
        </w:rPr>
        <w:t xml:space="preserve"> and 11.3.</w:t>
      </w:r>
      <w:ins w:id="899" w:author="jonathan pritchard" w:date="2025-03-10T12:16:00Z" w16du:dateUtc="2025-03-10T12:16:00Z">
        <w:r w:rsidR="003A53A9">
          <w:rPr>
            <w:i/>
            <w:iCs/>
          </w:rPr>
          <w:t>7</w:t>
        </w:r>
      </w:ins>
      <w:del w:id="900"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01" w:author="jonathan pritchard" w:date="2025-03-07T16:31:00Z" w16du:dateUtc="2025-03-07T16:31:00Z">
            <w:rPr>
              <w:b/>
              <w:bCs/>
            </w:rPr>
          </w:rPrChange>
        </w:rPr>
        <w:pPrChange w:id="902" w:author="jonathan pritchard" w:date="2025-03-07T16:31:00Z" w16du:dateUtc="2025-03-07T16:31:00Z">
          <w:pPr>
            <w:spacing w:after="0" w:line="240" w:lineRule="auto"/>
            <w:jc w:val="both"/>
          </w:pPr>
        </w:pPrChange>
      </w:pPr>
      <w:del w:id="903" w:author="jonathan pritchard" w:date="2025-03-07T16:31:00Z" w16du:dateUtc="2025-03-07T16:31:00Z">
        <w:r w:rsidRPr="00FB64A7" w:rsidDel="00FB64A7">
          <w:rPr>
            <w:rFonts w:eastAsia="Calibri"/>
            <w:snapToGrid w:val="0"/>
            <w:highlight w:val="yellow"/>
            <w:lang w:eastAsia="fr-FR"/>
            <w:rPrChange w:id="904" w:author="jonathan pritchard" w:date="2025-03-07T16:30:00Z" w16du:dateUtc="2025-03-07T16:30:00Z">
              <w:rPr>
                <w:rFonts w:eastAsia="Calibri"/>
                <w:b/>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w:t>
      </w:r>
      <w:commentRangeStart w:id="905"/>
      <w:r>
        <w:t>sub-attribute</w:t>
      </w:r>
      <w:r w:rsidR="008972A2">
        <w:t xml:space="preserve"> </w:t>
      </w:r>
      <w:r>
        <w:t xml:space="preserve">If </w:t>
      </w:r>
      <w:commentRangeEnd w:id="905"/>
      <w:r w:rsidR="00260888">
        <w:rPr>
          <w:rStyle w:val="CommentReference"/>
        </w:rPr>
        <w:commentReference w:id="905"/>
      </w:r>
      <w:r>
        <w:t xml:space="preserve">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06"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07" w:author="jonathan pritchard" w:date="2025-03-07T16:40:00Z" w16du:dateUtc="2025-03-07T16:40:00Z">
          <w:pPr>
            <w:spacing w:after="0" w:line="240" w:lineRule="auto"/>
            <w:jc w:val="both"/>
          </w:pPr>
        </w:pPrChange>
      </w:pPr>
      <w:ins w:id="908" w:author="jonathan pritchard" w:date="2025-03-07T16:40:00Z" w16du:dateUtc="2025-03-07T16:40:00Z">
        <w:r>
          <w:t xml:space="preserve">Table </w:t>
        </w:r>
        <w:r>
          <w:fldChar w:fldCharType="begin"/>
        </w:r>
        <w:r>
          <w:instrText xml:space="preserve"> SEQ Table \* ARABIC </w:instrText>
        </w:r>
      </w:ins>
      <w:r>
        <w:fldChar w:fldCharType="separate"/>
      </w:r>
      <w:ins w:id="909" w:author="jonathan pritchard" w:date="2025-03-07T16:40:00Z" w16du:dateUtc="2025-03-07T16:40:00Z">
        <w:r>
          <w:rPr>
            <w:noProof/>
          </w:rPr>
          <w:t>3</w:t>
        </w:r>
        <w:r>
          <w:fldChar w:fldCharType="end"/>
        </w:r>
        <w:r>
          <w:t xml:space="preserve">: </w:t>
        </w:r>
        <w:proofErr w:type="spellStart"/>
        <w:r>
          <w:t>categoryOfZoneOfConfidence</w:t>
        </w:r>
        <w:proofErr w:type="spellEnd"/>
        <w:r>
          <w:t xml:space="preserve"> and Accuracy values.</w:t>
        </w:r>
      </w:ins>
    </w:p>
    <w:p w14:paraId="12949F5D" w14:textId="4F69D55F" w:rsidR="009A3284" w:rsidRPr="00155ADB" w:rsidRDefault="009A3284">
      <w:pPr>
        <w:pStyle w:val="Heading3"/>
        <w:numPr>
          <w:ilvl w:val="3"/>
          <w:numId w:val="188"/>
        </w:numPr>
        <w:pPrChange w:id="910" w:author="jonathan pritchard" w:date="2025-03-07T16:31:00Z" w16du:dateUtc="2025-03-07T16:31:00Z">
          <w:pPr>
            <w:spacing w:after="0" w:line="240" w:lineRule="auto"/>
            <w:jc w:val="both"/>
          </w:pPr>
        </w:pPrChange>
      </w:pPr>
      <w:del w:id="911" w:author="jonathan pritchard" w:date="2025-03-07T16:31:00Z" w16du:dateUtc="2025-03-07T16:31:00Z">
        <w:r w:rsidRPr="00FB64A7" w:rsidDel="00FB64A7">
          <w:rPr>
            <w:rFonts w:eastAsia="Calibri"/>
            <w:snapToGrid w:val="0"/>
            <w:highlight w:val="yellow"/>
            <w:lang w:eastAsia="fr-FR"/>
            <w:rPrChange w:id="912" w:author="jonathan pritchard" w:date="2025-03-07T16:30:00Z" w16du:dateUtc="2025-03-07T16:30:00Z">
              <w:rPr>
                <w:rFonts w:eastAsia="Calibri"/>
                <w:b/>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C56536">
        <w:rPr>
          <w:rPrChange w:id="913" w:author="jonathan pritchard" w:date="2025-03-07T16:40:00Z" w16du:dateUtc="2025-03-07T16:40:00Z">
            <w:rPr>
              <w:i/>
              <w:iCs/>
            </w:rPr>
          </w:rPrChange>
        </w:rPr>
        <w:t>uncertaintyFixed</w:t>
      </w:r>
      <w:proofErr w:type="spellEnd"/>
      <w:r w:rsidRPr="00155ADB">
        <w:rPr>
          <w:i/>
          <w:iCs/>
        </w:rPr>
        <w:t xml:space="preserve">  </w:t>
      </w:r>
      <w:ins w:id="914" w:author="jonathan pritchard" w:date="2025-03-07T16:40:00Z" w16du:dateUtc="2025-03-07T16:40:00Z">
        <w:r w:rsidR="00C56536">
          <w:t>in</w:t>
        </w:r>
      </w:ins>
      <w:del w:id="915" w:author="jonathan pritchard" w:date="2025-03-07T16:40:00Z" w16du:dateUtc="2025-03-07T16:40:00Z">
        <w:r w:rsidRPr="00155ADB" w:rsidDel="00C56536">
          <w:rPr>
            <w:i/>
            <w:iCs/>
          </w:rPr>
          <w:delText>in</w:delText>
        </w:r>
      </w:del>
      <w:r>
        <w:t xml:space="preserve"> the </w:t>
      </w:r>
      <w:proofErr w:type="spellStart"/>
      <w:r w:rsidRPr="00184ABE">
        <w:t>QualityOfBathymetryCoverage</w:t>
      </w:r>
      <w:proofErr w:type="spellEnd"/>
      <w:r>
        <w:t xml:space="preserve"> feature attribute table (S-100 Part 10c, 9.6.2)  </w:t>
      </w:r>
      <w:commentRangeStart w:id="916"/>
      <w:r>
        <w:t>from the S-102 must be used instead  of the S-101 feature information as defined in the last clause if it is set.</w:t>
      </w:r>
      <w:commentRangeEnd w:id="916"/>
      <w:r w:rsidR="00DE39F1">
        <w:rPr>
          <w:rStyle w:val="CommentReference"/>
        </w:rPr>
        <w:commentReference w:id="916"/>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17" w:author="jonathan pritchard" w:date="2025-03-07T16:32:00Z" w16du:dateUtc="2025-03-07T16:32:00Z">
          <w:pPr>
            <w:spacing w:after="0" w:line="240" w:lineRule="auto"/>
          </w:pPr>
        </w:pPrChange>
      </w:pPr>
      <w:del w:id="918" w:author="jonathan pritchard" w:date="2025-03-07T16:32:00Z" w16du:dateUtc="2025-03-07T16:32:00Z">
        <w:r w:rsidRPr="00FB64A7" w:rsidDel="00FB64A7">
          <w:rPr>
            <w:rFonts w:eastAsia="Calibri"/>
            <w:snapToGrid w:val="0"/>
            <w:highlight w:val="yellow"/>
            <w:lang w:eastAsia="fr-FR"/>
            <w:rPrChange w:id="919" w:author="jonathan pritchard" w:date="2025-03-07T16:30:00Z" w16du:dateUtc="2025-03-07T16:30:00Z">
              <w:rPr>
                <w:rFonts w:eastAsia="Calibri"/>
                <w:b/>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20"/>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commentRangeEnd w:id="920"/>
      <w:r w:rsidR="0079459A">
        <w:rPr>
          <w:rStyle w:val="CommentReference"/>
        </w:rPr>
        <w:commentReference w:id="920"/>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21" w:name="_Ref88060090"/>
      <w:bookmarkStart w:id="922" w:name="_Toc188968604"/>
      <w:commentRangeStart w:id="923"/>
      <w:r w:rsidRPr="00B77A92">
        <w:t>User Selected Safety Contour</w:t>
      </w:r>
      <w:bookmarkEnd w:id="921"/>
      <w:commentRangeEnd w:id="923"/>
      <w:r w:rsidR="008A760C">
        <w:rPr>
          <w:rStyle w:val="CommentReference"/>
          <w:b w:val="0"/>
          <w:bCs w:val="0"/>
        </w:rPr>
        <w:commentReference w:id="923"/>
      </w:r>
      <w:r w:rsidR="007D1C60" w:rsidRPr="00B77A92">
        <w:t xml:space="preserve"> and Water Level Adjustment.</w:t>
      </w:r>
      <w:bookmarkEnd w:id="922"/>
    </w:p>
    <w:p w14:paraId="16BA64E1" w14:textId="2D74C4B3" w:rsidR="00DE0E6F" w:rsidRPr="00B77A92" w:rsidRDefault="00C56536" w:rsidP="009C3086">
      <w:pPr>
        <w:spacing w:after="120" w:line="240" w:lineRule="auto"/>
        <w:jc w:val="both"/>
      </w:pPr>
      <w:ins w:id="924"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25" w:author="jonathan pritchard" w:date="2025-03-07T16:41:00Z" w16du:dateUtc="2025-03-07T16:41:00Z">
        <w:r>
          <w:t>”</w:t>
        </w:r>
      </w:ins>
      <w:r w:rsidR="00927EBE" w:rsidRPr="00B77A92">
        <w:t xml:space="preserve"> means </w:t>
      </w:r>
      <w:del w:id="926" w:author="jonathan pritchard" w:date="2025-03-07T16:41:00Z" w16du:dateUtc="2025-03-07T16:41:00Z">
        <w:r w:rsidR="00927EBE" w:rsidRPr="00B77A92" w:rsidDel="00C56536">
          <w:delText>the creation of the</w:delText>
        </w:r>
      </w:del>
      <w:ins w:id="927" w:author="jonathan pritchard" w:date="2025-03-07T16:41:00Z" w16du:dateUtc="2025-03-07T16:41:00Z">
        <w:r>
          <w:t>a</w:t>
        </w:r>
      </w:ins>
      <w:r w:rsidR="00927EBE" w:rsidRPr="00B77A92">
        <w:t xml:space="preserve"> safety contour </w:t>
      </w:r>
      <w:ins w:id="928" w:author="jonathan pritchard" w:date="2025-03-07T16:41:00Z" w16du:dateUtc="2025-03-07T16:41:00Z">
        <w:r>
          <w:t xml:space="preserve">created </w:t>
        </w:r>
      </w:ins>
      <w:r w:rsidR="00927EBE" w:rsidRPr="00B77A92">
        <w:t xml:space="preserve">from bathymetric grid data </w:t>
      </w:r>
      <w:del w:id="929" w:author="jonathan pritchard" w:date="2025-03-07T16:41:00Z" w16du:dateUtc="2025-03-07T16:41:00Z">
        <w:r w:rsidR="00927EBE" w:rsidRPr="00B77A92" w:rsidDel="00C56536">
          <w:delText>based on</w:delText>
        </w:r>
      </w:del>
      <w:ins w:id="930"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31" w:author="jonathan pritchard" w:date="2025-03-07T16:42:00Z" w16du:dateUtc="2025-03-07T16:42:00Z">
        <w:r>
          <w:t xml:space="preserve">a contour of that value </w:t>
        </w:r>
      </w:ins>
      <w:del w:id="932" w:author="jonathan pritchard" w:date="2025-03-07T16:42:00Z" w16du:dateUtc="2025-03-07T16:42:00Z">
        <w:r w:rsidR="007D1C60" w:rsidRPr="00B77A92" w:rsidDel="00C56536">
          <w:delText xml:space="preserve">the exact fit </w:delText>
        </w:r>
      </w:del>
      <w:r w:rsidR="007D1C60" w:rsidRPr="00B77A92">
        <w:t xml:space="preserve">is not found </w:t>
      </w:r>
      <w:del w:id="933"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34"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35" w:author="jonathan pritchard" w:date="2025-03-11T16:20:00Z" w16du:dateUtc="2025-03-11T16:20:00Z">
        <w:r w:rsidR="00DE0E6F" w:rsidRPr="00B77A92" w:rsidDel="009D5976">
          <w:delText>water level adjustment</w:delText>
        </w:r>
      </w:del>
      <w:ins w:id="936"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37" w:name="_Toc188968605"/>
      <w:r>
        <w:t>Other</w:t>
      </w:r>
      <w:r w:rsidR="00286BF8" w:rsidRPr="00B77A92">
        <w:t xml:space="preserve"> specified display features</w:t>
      </w:r>
      <w:bookmarkStart w:id="938" w:name="_Toc175130256"/>
      <w:bookmarkStart w:id="939" w:name="_Toc175130257"/>
      <w:bookmarkStart w:id="940" w:name="_Toc175130258"/>
      <w:bookmarkStart w:id="941" w:name="_Toc175130259"/>
      <w:bookmarkStart w:id="942" w:name="_Toc175130260"/>
      <w:bookmarkStart w:id="943" w:name="_Toc175130261"/>
      <w:bookmarkStart w:id="944" w:name="_Toc175130262"/>
      <w:bookmarkEnd w:id="937"/>
      <w:bookmarkEnd w:id="938"/>
      <w:bookmarkEnd w:id="939"/>
      <w:bookmarkEnd w:id="940"/>
      <w:bookmarkEnd w:id="941"/>
      <w:bookmarkEnd w:id="942"/>
      <w:bookmarkEnd w:id="943"/>
      <w:bookmarkEnd w:id="944"/>
      <w:r w:rsidR="001A432B" w:rsidRPr="00450770">
        <w:rPr>
          <w:strike/>
        </w:rPr>
        <w:t xml:space="preserve"> </w:t>
      </w:r>
    </w:p>
    <w:p w14:paraId="413066EB" w14:textId="042AA7D2" w:rsidR="00411F4B" w:rsidRPr="00B812CA" w:rsidRDefault="00411F4B" w:rsidP="00411F4B">
      <w:pPr>
        <w:pStyle w:val="Heading3"/>
        <w:rPr>
          <w:ins w:id="945" w:author="jonathan pritchard" w:date="2025-03-14T08:54:00Z" w16du:dateUtc="2025-03-14T08:54:00Z"/>
        </w:rPr>
      </w:pPr>
      <w:bookmarkStart w:id="946" w:name="_Ref48912766"/>
      <w:bookmarkStart w:id="947" w:name="_Toc188968606"/>
      <w:ins w:id="948" w:author="jonathan pritchard" w:date="2025-03-14T08:54:00Z" w16du:dateUtc="2025-03-14T08:54:00Z">
        <w:r w:rsidRPr="00A527F0">
          <w:t>Legend</w:t>
        </w:r>
      </w:ins>
      <w:ins w:id="949" w:author="jonathan pritchard" w:date="2025-03-14T08:55:00Z" w16du:dateUtc="2025-03-14T08:55:00Z">
        <w:r>
          <w:t xml:space="preserve"> [original 9.1.5]</w:t>
        </w:r>
      </w:ins>
    </w:p>
    <w:p w14:paraId="78E91611" w14:textId="019788C4" w:rsidR="00411F4B" w:rsidRPr="00A527F0" w:rsidRDefault="00411F4B" w:rsidP="00411F4B">
      <w:pPr>
        <w:spacing w:after="60" w:line="240" w:lineRule="auto"/>
        <w:jc w:val="both"/>
        <w:rPr>
          <w:ins w:id="950" w:author="jonathan pritchard" w:date="2025-03-14T08:54:00Z" w16du:dateUtc="2025-03-14T08:54:00Z"/>
        </w:rPr>
      </w:pPr>
      <w:ins w:id="951"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952" w:author="jonathan pritchard" w:date="2025-03-14T08:54:00Z" w16du:dateUtc="2025-03-14T08:54:00Z"/>
        </w:rPr>
      </w:pPr>
      <w:ins w:id="953"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954" w:author="jonathan pritchard" w:date="2025-03-14T08:54:00Z" w16du:dateUtc="2025-03-14T08:54:00Z"/>
        </w:rPr>
      </w:pPr>
      <w:ins w:id="955"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956" w:author="jonathan pritchard" w:date="2025-03-14T08:54:00Z" w16du:dateUtc="2025-03-14T08:54:00Z"/>
        </w:rPr>
      </w:pPr>
      <w:ins w:id="957"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958" w:author="jonathan pritchard" w:date="2025-03-14T08:54:00Z" w16du:dateUtc="2025-03-14T08:54:00Z"/>
        </w:rPr>
      </w:pPr>
      <w:ins w:id="959"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960" w:author="jonathan pritchard" w:date="2025-03-14T08:54:00Z" w16du:dateUtc="2025-03-14T08:54:00Z"/>
        </w:rPr>
      </w:pPr>
      <w:ins w:id="961"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962" w:author="jonathan pritchard" w:date="2025-03-14T08:54:00Z" w16du:dateUtc="2025-03-14T08:54:00Z"/>
        </w:rPr>
      </w:pPr>
      <w:ins w:id="963" w:author="jonathan pritchard" w:date="2025-03-14T08:54:00Z" w16du:dateUtc="2025-03-14T08:54:00Z">
        <w:r w:rsidRPr="00B94DFF">
          <w:t xml:space="preserve">The value of the safety contour selected by the mariner, as well as the </w:t>
        </w:r>
        <w:commentRangeStart w:id="964"/>
        <w:r w:rsidRPr="00B94DFF">
          <w:t xml:space="preserve">value of the safety contour displayed </w:t>
        </w:r>
        <w:commentRangeEnd w:id="964"/>
        <w:r>
          <w:rPr>
            <w:rStyle w:val="CommentReference"/>
          </w:rPr>
          <w:commentReference w:id="964"/>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965" w:author="jonathan pritchard" w:date="2025-03-14T08:54:00Z" w16du:dateUtc="2025-03-14T08:54:00Z"/>
        </w:rPr>
      </w:pPr>
      <w:ins w:id="966"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967" w:author="jonathan pritchard" w:date="2025-03-14T08:54:00Z" w16du:dateUtc="2025-03-14T08:54:00Z"/>
        </w:rPr>
      </w:pPr>
      <w:ins w:id="968"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969" w:author="jonathan pritchard" w:date="2025-03-14T08:54:00Z" w16du:dateUtc="2025-03-14T08:54:00Z"/>
        </w:rPr>
      </w:pPr>
      <w:commentRangeStart w:id="970"/>
      <w:ins w:id="971" w:author="jonathan pritchard" w:date="2025-03-14T08:54:00Z" w16du:dateUtc="2025-03-14T08:54:00Z">
        <w:r w:rsidRPr="00A527F0">
          <w:t>Date and number of last update(s) affecting the datasets currently in use;</w:t>
        </w:r>
        <w:commentRangeEnd w:id="970"/>
        <w:r>
          <w:rPr>
            <w:rStyle w:val="CommentReference"/>
          </w:rPr>
          <w:commentReference w:id="970"/>
        </w:r>
      </w:ins>
    </w:p>
    <w:p w14:paraId="462986D1" w14:textId="77777777" w:rsidR="00411F4B" w:rsidRPr="00A527F0" w:rsidRDefault="00411F4B" w:rsidP="00411F4B">
      <w:pPr>
        <w:pStyle w:val="ListParagraph"/>
        <w:numPr>
          <w:ilvl w:val="0"/>
          <w:numId w:val="24"/>
        </w:numPr>
        <w:spacing w:after="60" w:line="240" w:lineRule="auto"/>
        <w:jc w:val="both"/>
        <w:rPr>
          <w:ins w:id="972" w:author="jonathan pritchard" w:date="2025-03-14T08:54:00Z" w16du:dateUtc="2025-03-14T08:54:00Z"/>
        </w:rPr>
      </w:pPr>
      <w:ins w:id="973" w:author="jonathan pritchard" w:date="2025-03-14T08:54:00Z" w16du:dateUtc="2025-03-14T08:54:00Z">
        <w:r w:rsidRPr="00A527F0">
          <w:t xml:space="preserve">Edition number and date of issue of the </w:t>
        </w:r>
        <w:commentRangeStart w:id="974"/>
        <w:r w:rsidRPr="00A527F0">
          <w:t>datasets</w:t>
        </w:r>
        <w:r>
          <w:t xml:space="preserve"> </w:t>
        </w:r>
        <w:commentRangeEnd w:id="974"/>
        <w:r>
          <w:rPr>
            <w:rStyle w:val="CommentReference"/>
          </w:rPr>
          <w:commentReference w:id="974"/>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975" w:author="jonathan pritchard" w:date="2025-03-14T08:54:00Z" w16du:dateUtc="2025-03-14T08:54:00Z"/>
        </w:rPr>
      </w:pPr>
      <w:commentRangeStart w:id="976"/>
      <w:ins w:id="977" w:author="jonathan pritchard" w:date="2025-03-14T08:54:00Z" w16du:dateUtc="2025-03-14T08:54:00Z">
        <w:r w:rsidRPr="00E22E7F">
          <w:rPr>
            <w:highlight w:val="yellow"/>
          </w:rPr>
          <w:t xml:space="preserve">ENC </w:t>
        </w:r>
        <w:commentRangeEnd w:id="976"/>
        <w:r w:rsidRPr="00E22E7F">
          <w:rPr>
            <w:rStyle w:val="CommentReference"/>
            <w:highlight w:val="yellow"/>
          </w:rPr>
          <w:commentReference w:id="976"/>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978" w:author="jonathan pritchard" w:date="2025-03-14T08:54:00Z" w16du:dateUtc="2025-03-14T08:54:00Z"/>
        </w:rPr>
      </w:pPr>
      <w:ins w:id="979"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980"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981" w:author="jonathan pritchard" w:date="2025-03-14T08:55:00Z" w16du:dateUtc="2025-03-14T08:55:00Z"/>
        </w:rPr>
        <w:pPrChange w:id="982" w:author="jonathan pritchard" w:date="2025-03-14T08:55:00Z" w16du:dateUtc="2025-03-14T08:55:00Z">
          <w:pPr>
            <w:pStyle w:val="Heading3"/>
          </w:pPr>
        </w:pPrChange>
      </w:pPr>
      <w:commentRangeStart w:id="983"/>
      <w:ins w:id="984"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983"/>
        <w:r>
          <w:rPr>
            <w:rStyle w:val="CommentReference"/>
          </w:rPr>
          <w:commentReference w:id="983"/>
        </w:r>
      </w:ins>
    </w:p>
    <w:p w14:paraId="2A83EBC5" w14:textId="2ECF7175" w:rsidR="00411F4B" w:rsidRDefault="00411F4B" w:rsidP="00411F4B">
      <w:pPr>
        <w:pStyle w:val="Heading3"/>
        <w:rPr>
          <w:ins w:id="985" w:author="jonathan pritchard" w:date="2025-03-14T08:55:00Z" w16du:dateUtc="2025-03-14T08:55:00Z"/>
        </w:rPr>
      </w:pPr>
      <w:ins w:id="986" w:author="jonathan pritchard" w:date="2025-03-14T08:55:00Z" w16du:dateUtc="2025-03-14T08:55:00Z">
        <w:r>
          <w:t>Legend details [from Appendix D]</w:t>
        </w:r>
      </w:ins>
    </w:p>
    <w:p w14:paraId="3440D655" w14:textId="009ED582" w:rsidR="00411F4B" w:rsidRDefault="00411F4B">
      <w:pPr>
        <w:rPr>
          <w:ins w:id="987" w:author="jonathan pritchard" w:date="2025-03-14T08:54:00Z" w16du:dateUtc="2025-03-14T08:54:00Z"/>
        </w:rPr>
        <w:pPrChange w:id="988" w:author="jonathan pritchard" w:date="2025-03-14T08:55:00Z" w16du:dateUtc="2025-03-14T08:55:00Z">
          <w:pPr>
            <w:pStyle w:val="Heading3"/>
          </w:pPr>
        </w:pPrChange>
      </w:pPr>
      <w:ins w:id="989" w:author="jonathan pritchard" w:date="2025-03-14T08:55:00Z" w16du:dateUtc="2025-03-14T08:55:00Z">
        <w:r>
          <w:t>The legend must additionally indicate the vertical datum of S-102 and S-104 If the vertical datums are the same then a single indication is enough to cover S-101, S-102 and S-104.</w:t>
        </w:r>
      </w:ins>
    </w:p>
    <w:p w14:paraId="597986F9" w14:textId="19A738B6" w:rsidR="008042A0" w:rsidRPr="00450770" w:rsidRDefault="008042A0" w:rsidP="00EC44E4">
      <w:pPr>
        <w:pStyle w:val="Heading3"/>
      </w:pPr>
      <w:r w:rsidRPr="00450770">
        <w:t>ECDIS Legend</w:t>
      </w:r>
      <w:bookmarkEnd w:id="946"/>
      <w:bookmarkEnd w:id="947"/>
      <w:ins w:id="990" w:author="jonathan pritchard" w:date="2025-03-14T08:55:00Z" w16du:dateUtc="2025-03-14T08:55:00Z">
        <w:r w:rsidR="00411F4B">
          <w:t xml:space="preserve"> [Original 12.11.11]</w:t>
        </w:r>
      </w:ins>
    </w:p>
    <w:p w14:paraId="6D42C272" w14:textId="6F17FD87" w:rsidR="00A14827" w:rsidRPr="00B77A92" w:rsidDel="00C56536" w:rsidRDefault="00AA63B2" w:rsidP="000A67D1">
      <w:pPr>
        <w:spacing w:after="120" w:line="240" w:lineRule="auto"/>
        <w:jc w:val="both"/>
        <w:rPr>
          <w:del w:id="991" w:author="jonathan pritchard" w:date="2025-03-07T16:44:00Z" w16du:dateUtc="2025-03-07T16:44:00Z"/>
        </w:rPr>
      </w:pPr>
      <w:r w:rsidRPr="00B77A92">
        <w:t xml:space="preserve">The ECDIS chart legend containing the </w:t>
      </w:r>
      <w:ins w:id="992" w:author="jonathan pritchard" w:date="2025-03-07T16:43:00Z" w16du:dateUtc="2025-03-07T16:43:00Z">
        <w:r w:rsidR="00C56536">
          <w:t xml:space="preserve">items in Table 4 </w:t>
        </w:r>
      </w:ins>
      <w:del w:id="993"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994" w:author="jonathan pritchard" w:date="2025-03-07T16:44:00Z" w16du:dateUtc="2025-03-07T16:44:00Z">
        <w:r w:rsidR="002121DE" w:rsidRPr="00B77A92" w:rsidDel="00C56536">
          <w:delText>of</w:delText>
        </w:r>
      </w:del>
      <w:ins w:id="995" w:author="jonathan pritchard" w:date="2025-03-07T16:44:00Z" w16du:dateUtc="2025-03-07T16:44:00Z">
        <w:r w:rsidR="00C56536">
          <w:t>for</w:t>
        </w:r>
      </w:ins>
      <w:del w:id="996"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997"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998" w:author="jonathan pritchard" w:date="2025-03-07T16:44:00Z" w16du:dateUtc="2025-03-07T16:44:00Z"/>
        </w:rPr>
      </w:pPr>
      <w:del w:id="999"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00"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01"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02" w:author="jonathan pritchard" w:date="2025-03-07T16:45:00Z" w16du:dateUtc="2025-03-07T16:45:00Z"/>
              </w:rPr>
            </w:pPr>
          </w:p>
          <w:p w14:paraId="2F203909" w14:textId="0D84F1AA" w:rsidR="00A94BB4" w:rsidRPr="00A94BB4" w:rsidRDefault="00A94BB4" w:rsidP="004B2A18">
            <w:pPr>
              <w:spacing w:before="60" w:after="60"/>
              <w:rPr>
                <w:i/>
                <w:iCs/>
                <w:rPrChange w:id="1003" w:author="jonathan pritchard" w:date="2025-03-07T16:45:00Z" w16du:dateUtc="2025-03-07T16:45:00Z">
                  <w:rPr/>
                </w:rPrChange>
              </w:rPr>
            </w:pPr>
            <w:ins w:id="1004" w:author="jonathan pritchard" w:date="2025-03-07T16:45:00Z" w16du:dateUtc="2025-03-07T16:45:00Z">
              <w:r w:rsidRPr="00A94BB4">
                <w:rPr>
                  <w:i/>
                  <w:iCs/>
                  <w:rPrChange w:id="1005"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2"/>
          </w:tcPr>
          <w:p w14:paraId="77F174AE" w14:textId="1F7E6546" w:rsidR="003E1CAF" w:rsidRPr="00B77A92" w:rsidRDefault="003E1CAF" w:rsidP="000A67D1">
            <w:pPr>
              <w:spacing w:before="60" w:after="60"/>
            </w:pPr>
            <w:del w:id="1006"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07"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4227C73C" w14:textId="77777777" w:rsidR="007B5B9A" w:rsidRDefault="007B5B9A" w:rsidP="000A67D1">
            <w:pPr>
              <w:spacing w:before="60" w:after="60"/>
              <w:rPr>
                <w:ins w:id="1008"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09" w:author="jonathan pritchard" w:date="2025-03-12T07:59:00Z" w16du:dateUtc="2025-03-12T07:59:00Z"/>
              </w:rPr>
            </w:pPr>
          </w:p>
          <w:p w14:paraId="2DE8022B" w14:textId="56603F97" w:rsidR="00374334" w:rsidRPr="00374334" w:rsidRDefault="00374334" w:rsidP="000A67D1">
            <w:pPr>
              <w:spacing w:before="60" w:after="60"/>
              <w:rPr>
                <w:i/>
                <w:iCs/>
                <w:rPrChange w:id="1010" w:author="jonathan pritchard" w:date="2025-03-12T07:59:00Z" w16du:dateUtc="2025-03-12T07:59:00Z">
                  <w:rPr/>
                </w:rPrChange>
              </w:rPr>
            </w:pPr>
            <w:commentRangeStart w:id="1011"/>
            <w:ins w:id="1012" w:author="jonathan pritchard" w:date="2025-03-12T07:59:00Z" w16du:dateUtc="2025-03-12T07:59:00Z">
              <w:r w:rsidRPr="00374334">
                <w:rPr>
                  <w:i/>
                  <w:iCs/>
                  <w:rPrChange w:id="1013"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11"/>
              <w:r w:rsidRPr="00374334">
                <w:rPr>
                  <w:rStyle w:val="CommentReference"/>
                  <w:i/>
                  <w:iCs/>
                  <w:rPrChange w:id="1014" w:author="jonathan pritchard" w:date="2025-03-12T07:59:00Z" w16du:dateUtc="2025-03-12T07:59:00Z">
                    <w:rPr>
                      <w:rStyle w:val="CommentReference"/>
                    </w:rPr>
                  </w:rPrChange>
                </w:rPr>
                <w:commentReference w:id="1011"/>
              </w:r>
            </w:ins>
          </w:p>
        </w:tc>
      </w:tr>
      <w:tr w:rsidR="003E1CAF" w:rsidRPr="00B77A92" w:rsidDel="00374334" w14:paraId="127B3C5D" w14:textId="1748FD87" w:rsidTr="000A67D1">
        <w:trPr>
          <w:cantSplit/>
          <w:jc w:val="center"/>
          <w:del w:id="1015"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16" w:author="jonathan pritchard" w:date="2025-03-12T07:59:00Z" w16du:dateUtc="2025-03-12T07:59:00Z"/>
              </w:rPr>
            </w:pPr>
          </w:p>
        </w:tc>
      </w:tr>
      <w:tr w:rsidR="009810BB" w:rsidRPr="00B77A92" w14:paraId="55069771" w14:textId="77777777" w:rsidTr="000A67D1">
        <w:trPr>
          <w:cantSplit/>
          <w:jc w:val="center"/>
          <w:ins w:id="1017" w:author="jonathan pritchard" w:date="2025-03-12T08:40:00Z"/>
        </w:trPr>
        <w:tc>
          <w:tcPr>
            <w:tcW w:w="3366" w:type="dxa"/>
          </w:tcPr>
          <w:p w14:paraId="3D8F70A5" w14:textId="644AD55E" w:rsidR="009810BB" w:rsidRPr="009810BB" w:rsidRDefault="009810BB" w:rsidP="000A67D1">
            <w:pPr>
              <w:spacing w:before="60" w:after="60"/>
              <w:rPr>
                <w:ins w:id="1018" w:author="jonathan pritchard" w:date="2025-03-12T08:40:00Z" w16du:dateUtc="2025-03-12T08:40:00Z"/>
                <w:highlight w:val="yellow"/>
                <w:rPrChange w:id="1019" w:author="jonathan pritchard" w:date="2025-03-12T08:40:00Z" w16du:dateUtc="2025-03-12T08:40:00Z">
                  <w:rPr>
                    <w:ins w:id="1020" w:author="jonathan pritchard" w:date="2025-03-12T08:40:00Z" w16du:dateUtc="2025-03-12T08:40:00Z"/>
                  </w:rPr>
                </w:rPrChange>
              </w:rPr>
            </w:pPr>
            <w:commentRangeStart w:id="1021"/>
            <w:ins w:id="1022" w:author="jonathan pritchard" w:date="2025-03-12T08:40:00Z" w16du:dateUtc="2025-03-12T08:40:00Z">
              <w:r w:rsidRPr="009810BB">
                <w:rPr>
                  <w:highlight w:val="yellow"/>
                  <w:rPrChange w:id="1023" w:author="jonathan pritchard" w:date="2025-03-12T08:40:00Z" w16du:dateUtc="2025-03-12T08:40:00Z">
                    <w:rPr/>
                  </w:rPrChange>
                </w:rPr>
                <w:t>WLA</w:t>
              </w:r>
            </w:ins>
            <w:commentRangeEnd w:id="1021"/>
            <w:ins w:id="1024" w:author="jonathan pritchard" w:date="2025-03-12T08:41:00Z" w16du:dateUtc="2025-03-12T08:41:00Z">
              <w:r>
                <w:rPr>
                  <w:rStyle w:val="CommentReference"/>
                </w:rPr>
                <w:commentReference w:id="1021"/>
              </w:r>
            </w:ins>
            <w:ins w:id="1025" w:author="jonathan pritchard" w:date="2025-03-12T08:40:00Z" w16du:dateUtc="2025-03-12T08:40:00Z">
              <w:r w:rsidRPr="009810BB">
                <w:rPr>
                  <w:highlight w:val="yellow"/>
                  <w:rPrChange w:id="1026"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27" w:author="jonathan pritchard" w:date="2025-03-12T08:40:00Z" w16du:dateUtc="2025-03-12T08:40:00Z"/>
                <w:highlight w:val="yellow"/>
                <w:rPrChange w:id="1028" w:author="jonathan pritchard" w:date="2025-03-12T08:40:00Z" w16du:dateUtc="2025-03-12T08:40:00Z">
                  <w:rPr>
                    <w:ins w:id="1029" w:author="jonathan pritchard" w:date="2025-03-12T08:40:00Z" w16du:dateUtc="2025-03-12T08:40:00Z"/>
                    <w:b/>
                    <w:bCs/>
                  </w:rPr>
                </w:rPrChange>
              </w:rPr>
            </w:pPr>
            <w:ins w:id="1030" w:author="jonathan pritchard" w:date="2025-03-12T08:40:00Z" w16du:dateUtc="2025-03-12T08:40:00Z">
              <w:r w:rsidRPr="009810BB">
                <w:rPr>
                  <w:highlight w:val="yellow"/>
                  <w:rPrChange w:id="1031"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032" w:author="jonathan pritchard" w:date="2025-03-12T08:38:00Z" w16du:dateUtc="2025-03-12T08:38:00Z">
                  <w:rPr/>
                </w:rPrChange>
              </w:rPr>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033"/>
            <w:r w:rsidR="00F447A0">
              <w:t>must</w:t>
            </w:r>
            <w:r w:rsidR="00F447A0" w:rsidRPr="00B77A92">
              <w:t xml:space="preserve"> </w:t>
            </w:r>
            <w:commentRangeEnd w:id="1033"/>
            <w:r w:rsidR="00812F45">
              <w:rPr>
                <w:rStyle w:val="CommentReference"/>
              </w:rPr>
              <w:commentReference w:id="1033"/>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034" w:name="_Ref47362462"/>
      <w:r w:rsidRPr="00B77A92">
        <w:t xml:space="preserve">Table </w:t>
      </w:r>
      <w:ins w:id="1035" w:author="jonathan pritchard" w:date="2025-03-07T16:40:00Z" w16du:dateUtc="2025-03-07T16:40:00Z">
        <w:r w:rsidR="00C56536">
          <w:fldChar w:fldCharType="begin"/>
        </w:r>
        <w:r w:rsidR="00C56536">
          <w:instrText xml:space="preserve"> SEQ Table \* ARABIC </w:instrText>
        </w:r>
      </w:ins>
      <w:r w:rsidR="00C56536">
        <w:fldChar w:fldCharType="separate"/>
      </w:r>
      <w:ins w:id="1036" w:author="jonathan pritchard" w:date="2025-03-07T16:40:00Z" w16du:dateUtc="2025-03-07T16:40:00Z">
        <w:r w:rsidR="00C56536">
          <w:rPr>
            <w:noProof/>
          </w:rPr>
          <w:t>4</w:t>
        </w:r>
        <w:r w:rsidR="00C56536">
          <w:fldChar w:fldCharType="end"/>
        </w:r>
      </w:ins>
      <w:del w:id="1037"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034"/>
      <w:r w:rsidRPr="00B77A92">
        <w:t xml:space="preserve"> - Legend elements</w:t>
      </w:r>
    </w:p>
    <w:p w14:paraId="23891564" w14:textId="122D4CF6" w:rsidR="00AA63B2" w:rsidRPr="00B77A92" w:rsidRDefault="005D62A2" w:rsidP="004B2A18">
      <w:pPr>
        <w:spacing w:after="120" w:line="240" w:lineRule="auto"/>
        <w:jc w:val="both"/>
      </w:pPr>
      <w:commentRangeStart w:id="1038"/>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038"/>
      <w:r w:rsidR="00CB3B18">
        <w:rPr>
          <w:rStyle w:val="CommentReference"/>
        </w:rPr>
        <w:commentReference w:id="1038"/>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1039" w:name="_Ref49473397"/>
      <w:bookmarkStart w:id="1040" w:name="_Toc188968607"/>
      <w:r w:rsidRPr="00760179">
        <w:t>Displaying</w:t>
      </w:r>
      <w:r w:rsidRPr="00B77A92">
        <w:t xml:space="preserve"> manual and automatic updates and added information</w:t>
      </w:r>
      <w:bookmarkEnd w:id="1039"/>
      <w:bookmarkEnd w:id="1040"/>
    </w:p>
    <w:p w14:paraId="0E293B91" w14:textId="6EEE2B6B" w:rsidR="00453DD3" w:rsidRPr="002D7DEE" w:rsidRDefault="00453DD3" w:rsidP="00453DD3">
      <w:pPr>
        <w:pStyle w:val="Heading3"/>
      </w:pPr>
      <w:bookmarkStart w:id="1041" w:name="_Toc188968608"/>
      <w:r w:rsidRPr="002D7DEE">
        <w:t>Manual updates</w:t>
      </w:r>
      <w:bookmarkEnd w:id="1041"/>
    </w:p>
    <w:p w14:paraId="5EDEDF9F" w14:textId="4ED678F8" w:rsidR="00453DD3" w:rsidRPr="002D7DEE" w:rsidRDefault="00453DD3" w:rsidP="00453DD3">
      <w:r w:rsidRPr="002D7DEE">
        <w:t xml:space="preserve">It must be possible </w:t>
      </w:r>
      <w:del w:id="1042"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043" w:author="jonathan pritchard" w:date="2025-03-07T18:00:00Z" w16du:dateUtc="2025-03-07T18:00:00Z">
        <w:r w:rsidR="00653128">
          <w:t>. Additionally:</w:t>
        </w:r>
      </w:ins>
      <w:del w:id="1044"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045" w:author="jonathan pritchard" w:date="2025-03-07T17:59:00Z" w16du:dateUtc="2025-03-07T17:59:00Z"/>
          <w:moveTo w:id="1046" w:author="jonathan pritchard" w:date="2025-03-07T17:59:00Z" w16du:dateUtc="2025-03-07T17:59:00Z"/>
        </w:rPr>
      </w:pPr>
      <w:del w:id="1047"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048" w:author="jonathan pritchard" w:date="2025-03-07T17:59:00Z" w:name="move192262808"/>
      <w:moveTo w:id="1049" w:author="jonathan pritchard" w:date="2025-03-07T17:59:00Z" w16du:dateUtc="2025-03-07T17:59:00Z">
        <w:del w:id="1050"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051" w:author="jonathan pritchard" w:date="2025-03-07T17:59:00Z" w16du:dateUtc="2025-03-07T17:59:00Z"/>
        </w:rPr>
      </w:pPr>
      <w:moveTo w:id="1052" w:author="jonathan pritchard" w:date="2025-03-07T17:59:00Z" w16du:dateUtc="2025-03-07T17:59:00Z">
        <w:r w:rsidRPr="00B77A92">
          <w:rPr>
            <w:b/>
            <w:bCs/>
          </w:rPr>
          <w:t>Keying and Symbology</w:t>
        </w:r>
        <w:r w:rsidRPr="00B77A92">
          <w:t xml:space="preserve">. </w:t>
        </w:r>
      </w:moveTo>
      <w:ins w:id="1053" w:author="jonathan pritchard" w:date="2025-03-12T08:46:00Z" w16du:dateUtc="2025-03-12T08:46:00Z">
        <w:r w:rsidR="007B3E43">
          <w:t xml:space="preserve">The mariner must be able to enter manual updates </w:t>
        </w:r>
      </w:ins>
      <w:moveTo w:id="1054" w:author="jonathan pritchard" w:date="2025-03-07T17:59:00Z" w16du:dateUtc="2025-03-07T17:59:00Z">
        <w:del w:id="1055"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056" w:author="jonathan pritchard" w:date="2025-03-07T18:01:00Z" w16du:dateUtc="2025-03-07T18:01:00Z">
          <w:r w:rsidRPr="00B77A92" w:rsidDel="00653128">
            <w:delText xml:space="preserve">non-integrated </w:delText>
          </w:r>
        </w:del>
        <w:r w:rsidRPr="00B77A92">
          <w:t xml:space="preserve">presentation on the display. A capacity </w:t>
        </w:r>
        <w:commentRangeStart w:id="1057"/>
        <w:r w:rsidRPr="007B3E43">
          <w:rPr>
            <w:highlight w:val="yellow"/>
            <w:rPrChange w:id="1058" w:author="jonathan pritchard" w:date="2025-03-12T08:47:00Z" w16du:dateUtc="2025-03-12T08:47:00Z">
              <w:rPr/>
            </w:rPrChange>
          </w:rPr>
          <w:t>should</w:t>
        </w:r>
      </w:moveTo>
      <w:commentRangeEnd w:id="1057"/>
      <w:r w:rsidR="007B3E43">
        <w:rPr>
          <w:rStyle w:val="CommentReference"/>
        </w:rPr>
        <w:commentReference w:id="1057"/>
      </w:r>
      <w:moveTo w:id="1059"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060" w:author="jonathan pritchard" w:date="2025-03-07T17:59:00Z" w16du:dateUtc="2025-03-07T17:59:00Z"/>
        </w:rPr>
      </w:pPr>
      <w:moveTo w:id="1061"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062" w:author="jonathan pritchard" w:date="2025-03-07T17:59:00Z" w16du:dateUtc="2025-03-07T17:59:00Z"/>
        </w:rPr>
      </w:pPr>
      <w:moveTo w:id="1063"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064" w:author="jonathan pritchard" w:date="2025-03-07T17:59:00Z" w16du:dateUtc="2025-03-07T17:59:00Z"/>
        </w:rPr>
      </w:pPr>
      <w:moveTo w:id="1065" w:author="jonathan pritchard" w:date="2025-03-07T17:59:00Z" w16du:dateUtc="2025-03-07T17:59:00Z">
        <w:r w:rsidRPr="00B77A92">
          <w:rPr>
            <w:b/>
            <w:bCs/>
          </w:rPr>
          <w:t>Indications and Alerts</w:t>
        </w:r>
        <w:r w:rsidRPr="00B77A92">
          <w:t xml:space="preserve">. The ECDIS should </w:t>
        </w:r>
      </w:moveTo>
      <w:ins w:id="1066" w:author="jonathan pritchard" w:date="2025-03-07T18:02:00Z" w16du:dateUtc="2025-03-07T18:02:00Z">
        <w:r>
          <w:t xml:space="preserve">provide </w:t>
        </w:r>
      </w:ins>
      <w:moveTo w:id="1067" w:author="jonathan pritchard" w:date="2025-03-07T17:59:00Z" w16du:dateUtc="2025-03-07T17:59:00Z">
        <w:del w:id="1068" w:author="jonathan pritchard" w:date="2025-03-07T18:02:00Z" w16du:dateUtc="2025-03-07T18:02:00Z">
          <w:r w:rsidRPr="00B77A92" w:rsidDel="00653128">
            <w:delText xml:space="preserve">be capable of sensing </w:delText>
          </w:r>
        </w:del>
        <w:r w:rsidRPr="00B77A92">
          <w:t xml:space="preserve">indications and alerts related to </w:t>
        </w:r>
        <w:del w:id="1069" w:author="jonathan pritchard" w:date="2025-03-07T18:03:00Z" w16du:dateUtc="2025-03-07T18:03:00Z">
          <w:r w:rsidRPr="00B77A92" w:rsidDel="00653128">
            <w:delText>non-integrated (</w:delText>
          </w:r>
        </w:del>
        <w:r w:rsidRPr="00B77A92">
          <w:t>manual</w:t>
        </w:r>
        <w:del w:id="1070" w:author="jonathan pritchard" w:date="2025-03-07T18:03:00Z" w16du:dateUtc="2025-03-07T18:03:00Z">
          <w:r w:rsidRPr="00B77A92" w:rsidDel="00653128">
            <w:delText>)</w:delText>
          </w:r>
        </w:del>
        <w:r w:rsidRPr="00B77A92">
          <w:t xml:space="preserve"> updates, </w:t>
        </w:r>
      </w:moveTo>
      <w:ins w:id="1071" w:author="jonathan pritchard" w:date="2025-03-07T18:03:00Z" w16du:dateUtc="2025-03-07T18:03:00Z">
        <w:r>
          <w:t>using the same criteria as for ENC features.</w:t>
        </w:r>
      </w:ins>
      <w:moveTo w:id="1072" w:author="jonathan pritchard" w:date="2025-03-07T17:59:00Z" w16du:dateUtc="2025-03-07T17:59:00Z">
        <w:del w:id="1073"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074" w:author="jonathan pritchard" w:date="2025-03-07T17:59:00Z" w16du:dateUtc="2025-03-07T17:59:00Z"/>
        </w:rPr>
      </w:pPr>
      <w:moveTo w:id="1075" w:author="jonathan pritchard" w:date="2025-03-07T17:59:00Z" w16du:dateUtc="2025-03-07T17:59:00Z">
        <w:r w:rsidRPr="00B77A92">
          <w:rPr>
            <w:b/>
            <w:bCs/>
          </w:rPr>
          <w:t>Presentation</w:t>
        </w:r>
        <w:r w:rsidRPr="00B77A92">
          <w:t xml:space="preserve">. Manual updates must be displayed as described in this </w:t>
        </w:r>
        <w:del w:id="1076"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077" w:author="jonathan pritchard" w:date="2025-03-07T18:04:00Z" w16du:dateUtc="2025-03-07T18:04:00Z"/>
      <w:moveTo w:id="1078" w:author="jonathan pritchard" w:date="2025-03-07T17:59:00Z" w16du:dateUtc="2025-03-07T17:59:00Z">
        <w:del w:id="1079" w:author="jonathan pritchard" w:date="2025-03-07T18:04:00Z" w16du:dateUtc="2025-03-07T18:04:00Z">
          <w:r w:rsidRPr="00B77A92" w:rsidDel="00653128">
            <w:fldChar w:fldCharType="separate"/>
          </w:r>
          <w:r w:rsidDel="00653128">
            <w:delText>9.3</w:delText>
          </w:r>
          <w:r w:rsidRPr="00B77A92" w:rsidDel="00653128">
            <w:fldChar w:fldCharType="end"/>
          </w:r>
        </w:del>
      </w:moveTo>
      <w:ins w:id="1080" w:author="jonathan pritchard" w:date="2025-03-07T18:04:00Z" w16du:dateUtc="2025-03-07T18:04:00Z">
        <w:r>
          <w:t>clause</w:t>
        </w:r>
      </w:ins>
      <w:moveTo w:id="1081" w:author="jonathan pritchard" w:date="2025-03-07T17:59:00Z" w16du:dateUtc="2025-03-07T17:59:00Z">
        <w:r w:rsidRPr="00B77A92">
          <w:t>.</w:t>
        </w:r>
      </w:moveTo>
      <w:ins w:id="1082"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083" w:author="jonathan pritchard" w:date="2025-03-07T18:05:00Z" w16du:dateUtc="2025-03-07T18:05:00Z"/>
          <w:moveTo w:id="1084" w:author="jonathan pritchard" w:date="2025-03-07T17:59:00Z" w16du:dateUtc="2025-03-07T17:59:00Z"/>
        </w:rPr>
      </w:pPr>
      <w:moveTo w:id="1085" w:author="jonathan pritchard" w:date="2025-03-07T17:59:00Z" w16du:dateUtc="2025-03-07T17:59:00Z">
        <w:del w:id="1086"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087" w:author="jonathan pritchard" w:date="2025-03-07T17:59:00Z" w16du:dateUtc="2025-03-07T17:59:00Z"/>
        </w:rPr>
      </w:pPr>
      <w:moveTo w:id="1088"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048"/>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089" w:author="jonathan pritchard" w:date="2025-03-07T16:46:00Z" w16du:dateUtc="2025-03-07T16:46:00Z">
        <w:r w:rsidRPr="00450770" w:rsidDel="00A94BB4">
          <w:delText>Mariners Caution Notes</w:delText>
        </w:r>
      </w:del>
      <w:ins w:id="1090"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091"/>
      <w:r w:rsidRPr="006668B5">
        <w:t>must be presented according to IEC 61174 or IEC 62288</w:t>
      </w:r>
      <w:commentRangeEnd w:id="1091"/>
      <w:r w:rsidR="00486B32">
        <w:rPr>
          <w:rStyle w:val="CommentReference"/>
        </w:rPr>
        <w:commentReference w:id="1091"/>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092" w:name="_Toc188368685"/>
      <w:bookmarkStart w:id="1093" w:name="_Toc188621887"/>
      <w:bookmarkStart w:id="1094" w:name="_Toc188950468"/>
      <w:bookmarkStart w:id="1095" w:name="_Toc188968384"/>
      <w:bookmarkStart w:id="1096" w:name="_Toc188968609"/>
      <w:bookmarkStart w:id="1097" w:name="_Toc188368686"/>
      <w:bookmarkStart w:id="1098" w:name="_Toc188621888"/>
      <w:bookmarkStart w:id="1099" w:name="_Toc188950469"/>
      <w:bookmarkStart w:id="1100" w:name="_Toc188968385"/>
      <w:bookmarkStart w:id="1101" w:name="_Toc188968610"/>
      <w:bookmarkStart w:id="1102" w:name="_Toc188968611"/>
      <w:bookmarkStart w:id="1103" w:name="_Ref49450116"/>
      <w:bookmarkEnd w:id="1092"/>
      <w:bookmarkEnd w:id="1093"/>
      <w:bookmarkEnd w:id="1094"/>
      <w:bookmarkEnd w:id="1095"/>
      <w:bookmarkEnd w:id="1096"/>
      <w:bookmarkEnd w:id="1097"/>
      <w:bookmarkEnd w:id="1098"/>
      <w:bookmarkEnd w:id="1099"/>
      <w:bookmarkEnd w:id="1100"/>
      <w:bookmarkEnd w:id="1101"/>
      <w:r>
        <w:t>Automatic Updates</w:t>
      </w:r>
      <w:bookmarkEnd w:id="1102"/>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04"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03"/>
    </w:p>
    <w:p w14:paraId="159F81CC" w14:textId="70F8486E" w:rsidR="00BD50FC" w:rsidRPr="007B3E43" w:rsidRDefault="00BD50FC" w:rsidP="002516D0">
      <w:pPr>
        <w:spacing w:after="120" w:line="240" w:lineRule="auto"/>
        <w:jc w:val="both"/>
        <w:rPr>
          <w:strike/>
          <w:rPrChange w:id="1105" w:author="jonathan pritchard" w:date="2025-03-12T08:48:00Z" w16du:dateUtc="2025-03-12T08:48:00Z">
            <w:rPr/>
          </w:rPrChange>
        </w:rPr>
      </w:pPr>
      <w:r w:rsidRPr="007B3E43">
        <w:rPr>
          <w:strike/>
          <w:rPrChange w:id="1106" w:author="jonathan pritchard" w:date="2025-03-12T08:48:00Z" w16du:dateUtc="2025-03-12T08:48:00Z">
            <w:rPr/>
          </w:rPrChange>
        </w:rPr>
        <w:t xml:space="preserve">The ECDIS manufacturer </w:t>
      </w:r>
      <w:r w:rsidR="002B1BBE" w:rsidRPr="007B3E43">
        <w:rPr>
          <w:strike/>
          <w:rPrChange w:id="1107" w:author="jonathan pritchard" w:date="2025-03-12T08:48:00Z" w16du:dateUtc="2025-03-12T08:48:00Z">
            <w:rPr/>
          </w:rPrChange>
        </w:rPr>
        <w:t xml:space="preserve">must </w:t>
      </w:r>
      <w:r w:rsidRPr="007B3E43">
        <w:rPr>
          <w:strike/>
          <w:rPrChange w:id="1108" w:author="jonathan pritchard" w:date="2025-03-12T08:48:00Z" w16du:dateUtc="2025-03-12T08:48:00Z">
            <w:rPr/>
          </w:rPrChange>
        </w:rPr>
        <w:t xml:space="preserve">provide a means of identifying </w:t>
      </w:r>
      <w:r w:rsidR="004F141B" w:rsidRPr="007B3E43">
        <w:rPr>
          <w:strike/>
          <w:rPrChange w:id="1109" w:author="jonathan pritchard" w:date="2025-03-12T08:48:00Z" w16du:dateUtc="2025-03-12T08:48:00Z">
            <w:rPr/>
          </w:rPrChange>
        </w:rPr>
        <w:t xml:space="preserve">automatic </w:t>
      </w:r>
      <w:r w:rsidRPr="007B3E43">
        <w:rPr>
          <w:strike/>
          <w:rPrChange w:id="1110" w:author="jonathan pritchard" w:date="2025-03-12T08:48:00Z" w16du:dateUtc="2025-03-12T08:48:00Z">
            <w:rPr/>
          </w:rPrChange>
        </w:rPr>
        <w:t xml:space="preserve">chart corrections to the </w:t>
      </w:r>
      <w:r w:rsidR="00404620" w:rsidRPr="007B3E43">
        <w:rPr>
          <w:strike/>
          <w:rPrChange w:id="1111" w:author="jonathan pritchard" w:date="2025-03-12T08:48:00Z" w16du:dateUtc="2025-03-12T08:48:00Z">
            <w:rPr/>
          </w:rPrChange>
        </w:rPr>
        <w:t>System Database</w:t>
      </w:r>
      <w:r w:rsidR="00071364" w:rsidRPr="007B3E43">
        <w:rPr>
          <w:strike/>
          <w:rPrChange w:id="1112" w:author="jonathan pritchard" w:date="2025-03-12T08:48:00Z" w16du:dateUtc="2025-03-12T08:48:00Z">
            <w:rPr/>
          </w:rPrChange>
        </w:rPr>
        <w:t xml:space="preserve"> </w:t>
      </w:r>
      <w:r w:rsidRPr="007B3E43">
        <w:rPr>
          <w:strike/>
          <w:rPrChange w:id="1113"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14"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15" w:name="_Toc178784413"/>
      <w:bookmarkStart w:id="1116" w:name="_Toc178784414"/>
      <w:bookmarkStart w:id="1117" w:name="_Toc178784415"/>
      <w:bookmarkStart w:id="1118" w:name="_Toc178784416"/>
      <w:bookmarkStart w:id="1119" w:name="_Toc178784417"/>
      <w:bookmarkStart w:id="1120" w:name="_Toc178784418"/>
      <w:bookmarkStart w:id="1121" w:name="_Toc178784419"/>
      <w:bookmarkStart w:id="1122" w:name="_Toc178784420"/>
      <w:bookmarkStart w:id="1123" w:name="_Toc178784421"/>
      <w:bookmarkStart w:id="1124" w:name="_Toc178784422"/>
      <w:bookmarkStart w:id="1125" w:name="_Toc178784423"/>
      <w:bookmarkStart w:id="1126" w:name="_Toc175130268"/>
      <w:bookmarkStart w:id="1127" w:name="_Toc175130291"/>
      <w:bookmarkStart w:id="1128" w:name="_Toc188968612"/>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sidRPr="00D42BC9">
        <w:t>Non-HO (Non-ENC) Chart Information</w:t>
      </w:r>
      <w:bookmarkEnd w:id="1128"/>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29" w:author="jonathan pritchard" w:date="2025-03-12T08:50:00Z" w16du:dateUtc="2025-03-12T08:50:00Z">
        <w:r w:rsidRPr="00D42BC9" w:rsidDel="007B3E43">
          <w:delText xml:space="preserve">should </w:delText>
        </w:r>
      </w:del>
      <w:ins w:id="1130"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131" w:author="jonathan pritchard" w:date="2025-03-12T08:50:00Z" w16du:dateUtc="2025-03-12T08:50:00Z">
        <w:r w:rsidRPr="00D42BC9" w:rsidDel="007B3E43">
          <w:delText xml:space="preserve">should </w:delText>
        </w:r>
      </w:del>
      <w:ins w:id="1132"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133" w:author="jonathan pritchard" w:date="2025-03-12T08:50:00Z" w16du:dateUtc="2025-03-12T08:50:00Z">
        <w:r w:rsidRPr="00D42BC9" w:rsidDel="007B3E43">
          <w:delText xml:space="preserve">should </w:delText>
        </w:r>
      </w:del>
      <w:ins w:id="1134"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135" w:author="jonathan pritchard" w:date="2025-03-12T08:49:00Z" w16du:dateUtc="2025-03-12T08:49:00Z"/>
          <w:strike/>
          <w:rPrChange w:id="1136" w:author="jonathan pritchard" w:date="2025-03-12T08:49:00Z" w16du:dateUtc="2025-03-12T08:49:00Z">
            <w:rPr>
              <w:del w:id="1137" w:author="jonathan pritchard" w:date="2025-03-12T08:49:00Z" w16du:dateUtc="2025-03-12T08:49:00Z"/>
            </w:rPr>
          </w:rPrChange>
        </w:rPr>
      </w:pPr>
      <w:bookmarkStart w:id="1138" w:name="_Ref49450019"/>
      <w:bookmarkStart w:id="1139" w:name="_Toc188968613"/>
      <w:del w:id="1140" w:author="jonathan pritchard" w:date="2025-03-12T08:49:00Z" w16du:dateUtc="2025-03-12T08:49:00Z">
        <w:r w:rsidRPr="007B3E43" w:rsidDel="007B3E43">
          <w:rPr>
            <w:b w:val="0"/>
            <w:bCs w:val="0"/>
            <w:strike/>
            <w:rPrChange w:id="1141" w:author="jonathan pritchard" w:date="2025-03-12T08:49:00Z" w16du:dateUtc="2025-03-12T08:49:00Z">
              <w:rPr>
                <w:b w:val="0"/>
                <w:bCs w:val="0"/>
              </w:rPr>
            </w:rPrChange>
          </w:rPr>
          <w:delText>Other non-</w:delText>
        </w:r>
        <w:r w:rsidR="00D1047F" w:rsidRPr="007B3E43" w:rsidDel="007B3E43">
          <w:rPr>
            <w:b w:val="0"/>
            <w:bCs w:val="0"/>
            <w:strike/>
            <w:rPrChange w:id="1142" w:author="jonathan pritchard" w:date="2025-03-12T08:49:00Z" w16du:dateUtc="2025-03-12T08:49:00Z">
              <w:rPr>
                <w:b w:val="0"/>
                <w:bCs w:val="0"/>
              </w:rPr>
            </w:rPrChange>
          </w:rPr>
          <w:delText xml:space="preserve">official </w:delText>
        </w:r>
        <w:r w:rsidRPr="007B3E43" w:rsidDel="007B3E43">
          <w:rPr>
            <w:b w:val="0"/>
            <w:bCs w:val="0"/>
            <w:strike/>
            <w:rPrChange w:id="1143" w:author="jonathan pritchard" w:date="2025-03-12T08:49:00Z" w16du:dateUtc="2025-03-12T08:49:00Z">
              <w:rPr>
                <w:b w:val="0"/>
                <w:bCs w:val="0"/>
              </w:rPr>
            </w:rPrChange>
          </w:rPr>
          <w:delText>data</w:delText>
        </w:r>
        <w:bookmarkEnd w:id="1138"/>
        <w:bookmarkEnd w:id="1139"/>
      </w:del>
    </w:p>
    <w:p w14:paraId="17BF6404" w14:textId="6C5C0AC4" w:rsidR="00FE2291" w:rsidRPr="007B3E43" w:rsidDel="007B3E43" w:rsidRDefault="00FE2291" w:rsidP="0092126F">
      <w:pPr>
        <w:spacing w:after="120" w:line="240" w:lineRule="auto"/>
        <w:jc w:val="both"/>
        <w:rPr>
          <w:del w:id="1144" w:author="jonathan pritchard" w:date="2025-03-12T08:49:00Z" w16du:dateUtc="2025-03-12T08:49:00Z"/>
          <w:strike/>
          <w:rPrChange w:id="1145" w:author="jonathan pritchard" w:date="2025-03-12T08:49:00Z" w16du:dateUtc="2025-03-12T08:49:00Z">
            <w:rPr>
              <w:del w:id="1146" w:author="jonathan pritchard" w:date="2025-03-12T08:49:00Z" w16du:dateUtc="2025-03-12T08:49:00Z"/>
            </w:rPr>
          </w:rPrChange>
        </w:rPr>
      </w:pPr>
      <w:del w:id="1147" w:author="jonathan pritchard" w:date="2025-03-12T08:49:00Z" w16du:dateUtc="2025-03-12T08:49:00Z">
        <w:r w:rsidRPr="007B3E43" w:rsidDel="007B3E43">
          <w:rPr>
            <w:strike/>
            <w:rPrChange w:id="1148" w:author="jonathan pritchard" w:date="2025-03-12T08:49:00Z" w16du:dateUtc="2025-03-12T08:49:00Z">
              <w:rPr/>
            </w:rPrChange>
          </w:rPr>
          <w:delText>Non-</w:delText>
        </w:r>
        <w:r w:rsidR="00D1047F" w:rsidRPr="007B3E43" w:rsidDel="007B3E43">
          <w:rPr>
            <w:strike/>
            <w:rPrChange w:id="1149" w:author="jonathan pritchard" w:date="2025-03-12T08:49:00Z" w16du:dateUtc="2025-03-12T08:49:00Z">
              <w:rPr/>
            </w:rPrChange>
          </w:rPr>
          <w:delText xml:space="preserve">official </w:delText>
        </w:r>
        <w:r w:rsidRPr="007B3E43" w:rsidDel="007B3E43">
          <w:rPr>
            <w:strike/>
            <w:rPrChange w:id="1150"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151" w:author="jonathan pritchard" w:date="2025-03-12T08:49:00Z" w16du:dateUtc="2025-03-12T08:49:00Z">
              <w:rPr>
                <w:b/>
                <w:bCs/>
              </w:rPr>
            </w:rPrChange>
          </w:rPr>
          <w:delText>by cursor picking</w:delText>
        </w:r>
        <w:r w:rsidRPr="007B3E43" w:rsidDel="007B3E43">
          <w:rPr>
            <w:strike/>
            <w:rPrChange w:id="1152"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153" w:author="jonathan pritchard" w:date="2025-03-12T08:49:00Z" w16du:dateUtc="2025-03-12T08:49:00Z"/>
          <w:strike/>
          <w:rPrChange w:id="1154" w:author="jonathan pritchard" w:date="2025-03-12T08:49:00Z" w16du:dateUtc="2025-03-12T08:49:00Z">
            <w:rPr>
              <w:del w:id="1155" w:author="jonathan pritchard" w:date="2025-03-12T08:49:00Z" w16du:dateUtc="2025-03-12T08:49:00Z"/>
            </w:rPr>
          </w:rPrChange>
        </w:rPr>
      </w:pPr>
      <w:del w:id="1156" w:author="jonathan pritchard" w:date="2025-03-12T08:49:00Z" w16du:dateUtc="2025-03-12T08:49:00Z">
        <w:r w:rsidRPr="007B3E43" w:rsidDel="007B3E43">
          <w:rPr>
            <w:strike/>
            <w:rPrChange w:id="1157" w:author="jonathan pritchard" w:date="2025-03-12T08:49:00Z" w16du:dateUtc="2025-03-12T08:49:00Z">
              <w:rPr/>
            </w:rPrChange>
          </w:rPr>
          <w:delText>Non-</w:delText>
        </w:r>
        <w:r w:rsidR="00D1047F" w:rsidRPr="007B3E43" w:rsidDel="007B3E43">
          <w:rPr>
            <w:strike/>
            <w:rPrChange w:id="1158" w:author="jonathan pritchard" w:date="2025-03-12T08:49:00Z" w16du:dateUtc="2025-03-12T08:49:00Z">
              <w:rPr/>
            </w:rPrChange>
          </w:rPr>
          <w:delText xml:space="preserve">official </w:delText>
        </w:r>
        <w:r w:rsidRPr="007B3E43" w:rsidDel="007B3E43">
          <w:rPr>
            <w:strike/>
            <w:rPrChange w:id="1159"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RDefault="00FE2291" w:rsidP="0092126F">
      <w:pPr>
        <w:spacing w:after="120" w:line="240" w:lineRule="auto"/>
        <w:jc w:val="both"/>
        <w:rPr>
          <w:strike/>
          <w:rPrChange w:id="1160" w:author="jonathan pritchard" w:date="2025-03-12T08:49:00Z" w16du:dateUtc="2025-03-12T08:49:00Z">
            <w:rPr/>
          </w:rPrChange>
        </w:rPr>
      </w:pPr>
      <w:del w:id="1161" w:author="jonathan pritchard" w:date="2025-03-12T08:49:00Z" w16du:dateUtc="2025-03-12T08:49:00Z">
        <w:r w:rsidRPr="007B3E43" w:rsidDel="007B3E43">
          <w:rPr>
            <w:strike/>
            <w:rPrChange w:id="1162"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163" w:name="_Toc175130295"/>
      <w:bookmarkStart w:id="1164" w:name="_Toc175130296"/>
      <w:bookmarkStart w:id="1165" w:name="_Toc175130297"/>
      <w:bookmarkStart w:id="1166" w:name="_Toc175130298"/>
      <w:bookmarkStart w:id="1167" w:name="_Toc175130299"/>
      <w:bookmarkStart w:id="1168" w:name="_Toc188968614"/>
      <w:bookmarkStart w:id="1169" w:name="_Ref189057024"/>
      <w:bookmarkEnd w:id="1163"/>
      <w:bookmarkEnd w:id="1164"/>
      <w:bookmarkEnd w:id="1165"/>
      <w:bookmarkEnd w:id="1166"/>
      <w:bookmarkEnd w:id="1167"/>
      <w:commentRangeStart w:id="1170"/>
      <w:r w:rsidRPr="00B77A92">
        <w:t>Display and Management of Navigational Warnings</w:t>
      </w:r>
      <w:bookmarkEnd w:id="1168"/>
      <w:bookmarkEnd w:id="1169"/>
      <w:commentRangeEnd w:id="1170"/>
      <w:r w:rsidR="00F619AE">
        <w:rPr>
          <w:rStyle w:val="CommentReference"/>
          <w:rFonts w:eastAsia="MS Mincho"/>
          <w:b w:val="0"/>
          <w:bCs w:val="0"/>
        </w:rPr>
        <w:commentReference w:id="1170"/>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171" w:name="_Toc188968615"/>
      <w:r w:rsidRPr="00B77A92">
        <w:lastRenderedPageBreak/>
        <w:t>Additional Portrayal requirements of the Graphical User Interface</w:t>
      </w:r>
      <w:bookmarkEnd w:id="1171"/>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172" w:author="jonathan pritchard" w:date="2025-03-10T12:17:00Z" w16du:dateUtc="2025-03-10T12:17:00Z">
        <w:r w:rsidR="003A53A9">
          <w:t xml:space="preserve"> the following</w:t>
        </w:r>
      </w:ins>
      <w:r w:rsidRPr="00D42BC9">
        <w:t xml:space="preserve"> functionality</w:t>
      </w:r>
      <w:del w:id="1173"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174" w:author="jonathan pritchard" w:date="2025-03-07T16:48:00Z" w16du:dateUtc="2025-03-07T16:48:00Z">
        <w:r w:rsidR="00A94BB4">
          <w:t>13.2</w:t>
        </w:r>
      </w:ins>
      <w:del w:id="1175"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176" w:author="jonathan pritchard" w:date="2025-03-07T16:47:00Z" w16du:dateUtc="2025-03-07T16:47:00Z">
        <w:r w:rsidRPr="00D42BC9" w:rsidDel="00A94BB4">
          <w:delText xml:space="preserve">operator </w:delText>
        </w:r>
      </w:del>
      <w:ins w:id="1177"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178" w:author="jonathan pritchard" w:date="2025-03-07T16:48:00Z" w16du:dateUtc="2025-03-07T16:48:00Z">
        <w:r w:rsidR="00A94BB4">
          <w:t>1</w:t>
        </w:r>
      </w:ins>
      <w:r w:rsidR="00654651" w:rsidRPr="00D42BC9">
        <w:t>3</w:t>
      </w:r>
      <w:ins w:id="1179"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180" w:author="jonathan pritchard" w:date="2025-03-12T09:17:00Z" w16du:dateUtc="2025-03-12T09:17:00Z">
        <w:r w:rsidRPr="00D42BC9" w:rsidDel="00BC6E03">
          <w:delText xml:space="preserve">readily </w:delText>
        </w:r>
      </w:del>
      <w:r w:rsidRPr="00D42BC9">
        <w:t xml:space="preserve">available </w:t>
      </w:r>
      <w:ins w:id="1181"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182"/>
      <w:r w:rsidRPr="00D42BC9">
        <w:rPr>
          <w:b/>
          <w:bCs/>
          <w:i/>
          <w:iCs/>
        </w:rPr>
        <w:t>parameters,</w:t>
      </w:r>
      <w:r w:rsidRPr="00B77A92">
        <w:rPr>
          <w:b/>
          <w:bCs/>
          <w:i/>
          <w:iCs/>
        </w:rPr>
        <w:t xml:space="preserve"> </w:t>
      </w:r>
      <w:commentRangeEnd w:id="1182"/>
      <w:r w:rsidR="003118E4">
        <w:rPr>
          <w:rStyle w:val="CommentReference"/>
        </w:rPr>
        <w:commentReference w:id="1182"/>
      </w:r>
    </w:p>
    <w:p w14:paraId="0AD67FC2" w14:textId="57C041AF" w:rsidR="00A13F5A" w:rsidRPr="00B77A92" w:rsidRDefault="00A13F5A" w:rsidP="00A13F5A">
      <w:pPr>
        <w:pStyle w:val="Heading3"/>
      </w:pPr>
      <w:bookmarkStart w:id="1183" w:name="_Toc188968616"/>
      <w:r w:rsidRPr="00B77A92">
        <w:t>Filtering Navigational Warning information</w:t>
      </w:r>
      <w:bookmarkEnd w:id="1183"/>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184"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185"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lastRenderedPageBreak/>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186" w:name="_Toc188968617"/>
      <w:r w:rsidRPr="00B77A92">
        <w:t>Cancelled datasets</w:t>
      </w:r>
      <w:bookmarkEnd w:id="1186"/>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187" w:name="_Toc188968618"/>
      <w:r w:rsidRPr="00B77A92">
        <w:t xml:space="preserve">Portrayal of feature </w:t>
      </w:r>
      <w:del w:id="1188" w:author="jonathan pritchard" w:date="2025-03-11T14:57:00Z" w16du:dateUtc="2025-03-11T14:57:00Z">
        <w:r w:rsidRPr="00B77A92" w:rsidDel="00EF3E08">
          <w:delText>classes</w:delText>
        </w:r>
        <w:bookmarkEnd w:id="1187"/>
        <w:r w:rsidRPr="00B77A92" w:rsidDel="00EF3E08">
          <w:delText xml:space="preserve"> </w:delText>
        </w:r>
      </w:del>
      <w:ins w:id="1189"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190"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191" w:name="_Toc188968619"/>
      <w:bookmarkStart w:id="1192"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191"/>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commentRangeStart w:id="1193"/>
      <w:r w:rsidRPr="00B812CA">
        <w:t xml:space="preserve">Gridded data will specify either continuous or discrete interpolation </w:t>
      </w:r>
      <w:r w:rsidR="000B3A59">
        <w:t xml:space="preserve">(no interpolation between points) </w:t>
      </w:r>
      <w:r w:rsidRPr="00B812CA">
        <w:t xml:space="preserve">between grid points. </w:t>
      </w:r>
      <w:commentRangeEnd w:id="1193"/>
      <w:r w:rsidR="004109B8">
        <w:rPr>
          <w:rStyle w:val="CommentReference"/>
        </w:rPr>
        <w:commentReference w:id="1193"/>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194" w:name="_Toc178784432"/>
      <w:bookmarkStart w:id="1195" w:name="_Toc178784433"/>
      <w:bookmarkStart w:id="1196" w:name="_Toc178784434"/>
      <w:bookmarkStart w:id="1197" w:name="_Toc178784435"/>
      <w:bookmarkStart w:id="1198" w:name="_Toc178784436"/>
      <w:bookmarkStart w:id="1199" w:name="_Toc178784437"/>
      <w:bookmarkStart w:id="1200" w:name="_Toc178784438"/>
      <w:bookmarkStart w:id="1201" w:name="_Toc178784439"/>
      <w:bookmarkStart w:id="1202" w:name="_Toc178784440"/>
      <w:bookmarkStart w:id="1203" w:name="_Toc178784455"/>
      <w:bookmarkStart w:id="1204" w:name="_Toc178784456"/>
      <w:bookmarkStart w:id="1205" w:name="_Toc178784457"/>
      <w:bookmarkStart w:id="1206" w:name="_Toc178784458"/>
      <w:bookmarkStart w:id="1207" w:name="_Toc178784459"/>
      <w:bookmarkStart w:id="1208" w:name="_Toc178784460"/>
      <w:bookmarkStart w:id="1209" w:name="_Toc178784461"/>
      <w:bookmarkStart w:id="1210" w:name="_Toc178784462"/>
      <w:bookmarkStart w:id="1211" w:name="_Toc178784463"/>
      <w:bookmarkStart w:id="1212" w:name="_Toc178784464"/>
      <w:bookmarkStart w:id="1213" w:name="_Toc178784465"/>
      <w:bookmarkStart w:id="1214" w:name="_Toc178784466"/>
      <w:bookmarkStart w:id="1215" w:name="_Toc178784467"/>
      <w:bookmarkStart w:id="1216" w:name="_Toc178784468"/>
      <w:bookmarkStart w:id="1217" w:name="_Toc178784469"/>
      <w:bookmarkStart w:id="1218" w:name="_Toc98339923"/>
      <w:bookmarkStart w:id="1219" w:name="_Toc98340299"/>
      <w:bookmarkStart w:id="1220" w:name="_Toc99104668"/>
      <w:bookmarkStart w:id="1221" w:name="_Toc99105110"/>
      <w:bookmarkStart w:id="1222" w:name="_Toc188968620"/>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r w:rsidRPr="00B812CA">
        <w:t>Thinning</w:t>
      </w:r>
      <w:bookmarkEnd w:id="1222"/>
    </w:p>
    <w:bookmarkEnd w:id="1192"/>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23" w:author="jonathan pritchard" w:date="2025-03-10T12:25:00Z" w16du:dateUtc="2025-03-10T12:25:00Z">
        <w:r w:rsidR="004505B4">
          <w:t>G</w:t>
        </w:r>
      </w:ins>
      <w:del w:id="1224"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25" w:author="jonathan pritchard" w:date="2025-03-11T15:02:00Z" w16du:dateUtc="2025-03-11T15:02:00Z">
            <w:rPr/>
          </w:rPrChange>
        </w:rPr>
        <w:t xml:space="preserve">S-100 </w:t>
      </w:r>
      <w:ins w:id="1226" w:author="jonathan pritchard" w:date="2025-03-11T15:01:00Z" w16du:dateUtc="2025-03-11T15:01:00Z">
        <w:r w:rsidR="00EF3E08" w:rsidRPr="00EF3E08">
          <w:rPr>
            <w:highlight w:val="yellow"/>
            <w:rPrChange w:id="1227" w:author="jonathan pritchard" w:date="2025-03-11T15:02:00Z" w16du:dateUtc="2025-03-11T15:02:00Z">
              <w:rPr/>
            </w:rPrChange>
          </w:rPr>
          <w:t xml:space="preserve">uses </w:t>
        </w:r>
      </w:ins>
      <w:del w:id="1228" w:author="jonathan pritchard" w:date="2025-03-11T15:01:00Z" w16du:dateUtc="2025-03-11T15:01:00Z">
        <w:r w:rsidR="00010CEC" w:rsidRPr="00EF3E08" w:rsidDel="00EF3E08">
          <w:rPr>
            <w:highlight w:val="yellow"/>
            <w:rPrChange w:id="1229" w:author="jonathan pritchard" w:date="2025-03-11T15:02:00Z" w16du:dateUtc="2025-03-11T15:02:00Z">
              <w:rPr/>
            </w:rPrChange>
          </w:rPr>
          <w:delText>supports</w:delText>
        </w:r>
        <w:r w:rsidRPr="00EF3E08" w:rsidDel="00EF3E08">
          <w:rPr>
            <w:highlight w:val="yellow"/>
            <w:rPrChange w:id="1230" w:author="jonathan pritchard" w:date="2025-03-11T15:02:00Z" w16du:dateUtc="2025-03-11T15:02:00Z">
              <w:rPr/>
            </w:rPrChange>
          </w:rPr>
          <w:delText xml:space="preserve"> thinning via </w:delText>
        </w:r>
      </w:del>
      <w:r w:rsidRPr="00EF3E08">
        <w:rPr>
          <w:highlight w:val="yellow"/>
          <w:rPrChange w:id="1231" w:author="jonathan pritchard" w:date="2025-03-11T15:02:00Z" w16du:dateUtc="2025-03-11T15:02:00Z">
            <w:rPr/>
          </w:rPrChange>
        </w:rPr>
        <w:t>the common point rule</w:t>
      </w:r>
      <w:ins w:id="1232" w:author="jonathan pritchard" w:date="2025-03-11T15:01:00Z" w16du:dateUtc="2025-03-11T15:01:00Z">
        <w:r w:rsidR="00EF3E08" w:rsidRPr="00EF3E08">
          <w:rPr>
            <w:highlight w:val="yellow"/>
            <w:rPrChange w:id="1233" w:author="jonathan pritchard" w:date="2025-03-11T15:02:00Z" w16du:dateUtc="2025-03-11T15:02:00Z">
              <w:rPr/>
            </w:rPrChange>
          </w:rPr>
          <w:t xml:space="preserve"> when multiple grid points resolve to the same location and is used </w:t>
        </w:r>
      </w:ins>
      <w:ins w:id="1234" w:author="jonathan pritchard" w:date="2025-03-11T15:02:00Z" w16du:dateUtc="2025-03-11T15:02:00Z">
        <w:r w:rsidR="00EF3E08" w:rsidRPr="00EF3E08">
          <w:rPr>
            <w:highlight w:val="yellow"/>
            <w:rPrChange w:id="1235" w:author="jonathan pritchard" w:date="2025-03-11T15:02:00Z" w16du:dateUtc="2025-03-11T15:02:00Z">
              <w:rPr/>
            </w:rPrChange>
          </w:rPr>
          <w:t>within thinning algorithms</w:t>
        </w:r>
      </w:ins>
      <w:r w:rsidR="00D42BC9" w:rsidRPr="00EF3E08">
        <w:rPr>
          <w:highlight w:val="yellow"/>
          <w:rPrChange w:id="1236"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237" w:name="_Ref49451543"/>
      <w:bookmarkStart w:id="1238" w:name="_Ref49451559"/>
      <w:bookmarkStart w:id="1239" w:name="_Toc188968621"/>
      <w:r w:rsidRPr="00B812CA">
        <w:t>Temporal variation</w:t>
      </w:r>
      <w:bookmarkEnd w:id="1237"/>
      <w:bookmarkEnd w:id="1238"/>
      <w:bookmarkEnd w:id="1239"/>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240"/>
      <w:r w:rsidRPr="00B812CA">
        <w:t>should</w:t>
      </w:r>
      <w:r w:rsidR="008D4877" w:rsidRPr="00B812CA">
        <w:t xml:space="preserve"> </w:t>
      </w:r>
      <w:commentRangeEnd w:id="1240"/>
      <w:r w:rsidR="00EF0A31">
        <w:rPr>
          <w:rStyle w:val="CommentReference"/>
        </w:rPr>
        <w:commentReference w:id="1240"/>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241" w:name="_Toc175130314"/>
      <w:bookmarkStart w:id="1242" w:name="_Toc178784472"/>
      <w:bookmarkStart w:id="1243" w:name="_Toc175130315"/>
      <w:bookmarkStart w:id="1244" w:name="_Toc178784473"/>
      <w:bookmarkStart w:id="1245" w:name="_Toc175130316"/>
      <w:bookmarkStart w:id="1246" w:name="_Toc178784474"/>
      <w:bookmarkStart w:id="1247" w:name="_Toc175130317"/>
      <w:bookmarkStart w:id="1248" w:name="_Toc178784475"/>
      <w:bookmarkStart w:id="1249" w:name="_Toc175130318"/>
      <w:bookmarkStart w:id="1250" w:name="_Toc178784476"/>
      <w:bookmarkStart w:id="1251" w:name="_Toc188968622"/>
      <w:bookmarkEnd w:id="1241"/>
      <w:bookmarkEnd w:id="1242"/>
      <w:bookmarkEnd w:id="1243"/>
      <w:bookmarkEnd w:id="1244"/>
      <w:bookmarkEnd w:id="1245"/>
      <w:bookmarkEnd w:id="1246"/>
      <w:bookmarkEnd w:id="1247"/>
      <w:bookmarkEnd w:id="1248"/>
      <w:bookmarkEnd w:id="1249"/>
      <w:bookmarkEnd w:id="1250"/>
      <w:r w:rsidRPr="00B77A92">
        <w:lastRenderedPageBreak/>
        <w:t>Colours</w:t>
      </w:r>
      <w:bookmarkStart w:id="1252" w:name="_Ref47571511"/>
      <w:bookmarkStart w:id="1253" w:name="_Ref47571525"/>
      <w:bookmarkStart w:id="1254" w:name="_Ref47571532"/>
      <w:bookmarkEnd w:id="1251"/>
    </w:p>
    <w:p w14:paraId="22B74343" w14:textId="19FA06AD" w:rsidR="00046CD2" w:rsidRPr="00B812CA" w:rsidRDefault="004B6C6C" w:rsidP="00DB7CFE">
      <w:pPr>
        <w:pStyle w:val="Heading2"/>
      </w:pPr>
      <w:bookmarkStart w:id="1255" w:name="_Toc188968623"/>
      <w:r w:rsidRPr="00B812CA">
        <w:t>C</w:t>
      </w:r>
      <w:r w:rsidR="00046CD2" w:rsidRPr="00B812CA">
        <w:t xml:space="preserve">olour </w:t>
      </w:r>
      <w:r w:rsidR="00F31F5D" w:rsidRPr="00B812CA">
        <w:t>palettes</w:t>
      </w:r>
      <w:bookmarkEnd w:id="1252"/>
      <w:bookmarkEnd w:id="1253"/>
      <w:bookmarkEnd w:id="1254"/>
      <w:r w:rsidRPr="00B812CA">
        <w:t xml:space="preserve"> implemented by the portrayal catalogue</w:t>
      </w:r>
      <w:bookmarkEnd w:id="1255"/>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256" w:name="_Toc38829558"/>
      <w:bookmarkStart w:id="1257" w:name="_Toc38830061"/>
      <w:bookmarkStart w:id="1258" w:name="_Toc38936224"/>
      <w:bookmarkEnd w:id="1256"/>
      <w:bookmarkEnd w:id="1257"/>
      <w:bookmarkEnd w:id="1258"/>
    </w:p>
    <w:p w14:paraId="583774C1" w14:textId="7C861526" w:rsidR="000A5F45" w:rsidRPr="00B812CA" w:rsidRDefault="007E2E86" w:rsidP="00BE68E8">
      <w:pPr>
        <w:pStyle w:val="Heading1"/>
      </w:pPr>
      <w:bookmarkStart w:id="1259" w:name="_Toc38829561"/>
      <w:bookmarkStart w:id="1260" w:name="_Toc38830064"/>
      <w:bookmarkStart w:id="1261" w:name="_Toc38936227"/>
      <w:bookmarkStart w:id="1262" w:name="_Toc40990418"/>
      <w:bookmarkStart w:id="1263" w:name="_Toc41235029"/>
      <w:bookmarkStart w:id="1264" w:name="_Toc41235073"/>
      <w:bookmarkStart w:id="1265" w:name="_Toc42694845"/>
      <w:bookmarkStart w:id="1266" w:name="_Toc42708806"/>
      <w:bookmarkStart w:id="1267" w:name="_Toc38829562"/>
      <w:bookmarkStart w:id="1268" w:name="_Toc38830065"/>
      <w:bookmarkStart w:id="1269" w:name="_Toc38936228"/>
      <w:bookmarkStart w:id="1270" w:name="_Toc40990419"/>
      <w:bookmarkStart w:id="1271" w:name="_Toc41235030"/>
      <w:bookmarkStart w:id="1272" w:name="_Toc41235074"/>
      <w:bookmarkStart w:id="1273" w:name="_Toc42694846"/>
      <w:bookmarkStart w:id="1274" w:name="_Toc42708807"/>
      <w:bookmarkStart w:id="1275" w:name="_Toc38829563"/>
      <w:bookmarkStart w:id="1276" w:name="_Toc38830066"/>
      <w:bookmarkStart w:id="1277" w:name="_Toc38936229"/>
      <w:bookmarkStart w:id="1278" w:name="_Toc40990420"/>
      <w:bookmarkStart w:id="1279" w:name="_Toc41235031"/>
      <w:bookmarkStart w:id="1280" w:name="_Toc41235075"/>
      <w:bookmarkStart w:id="1281" w:name="_Toc42694847"/>
      <w:bookmarkStart w:id="1282" w:name="_Toc42708808"/>
      <w:bookmarkStart w:id="1283" w:name="_Toc38829564"/>
      <w:bookmarkStart w:id="1284" w:name="_Toc38830067"/>
      <w:bookmarkStart w:id="1285" w:name="_Toc38936230"/>
      <w:bookmarkStart w:id="1286" w:name="_Toc40990421"/>
      <w:bookmarkStart w:id="1287" w:name="_Toc41235032"/>
      <w:bookmarkStart w:id="1288" w:name="_Toc41235076"/>
      <w:bookmarkStart w:id="1289" w:name="_Toc42694848"/>
      <w:bookmarkStart w:id="1290" w:name="_Toc42708809"/>
      <w:bookmarkStart w:id="1291" w:name="_Toc38829565"/>
      <w:bookmarkStart w:id="1292" w:name="_Toc38830068"/>
      <w:bookmarkStart w:id="1293" w:name="_Toc38936231"/>
      <w:bookmarkStart w:id="1294" w:name="_Toc40990422"/>
      <w:bookmarkStart w:id="1295" w:name="_Toc41235033"/>
      <w:bookmarkStart w:id="1296" w:name="_Toc41235077"/>
      <w:bookmarkStart w:id="1297" w:name="_Toc42694849"/>
      <w:bookmarkStart w:id="1298" w:name="_Toc42708810"/>
      <w:bookmarkStart w:id="1299" w:name="_Ref47470424"/>
      <w:bookmarkStart w:id="1300" w:name="_Toc188968624"/>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ins w:id="1301" w:author="jonathan pritchard" w:date="2025-03-12T07:31:00Z" w16du:dateUtc="2025-03-12T07:31:00Z">
        <w:r>
          <w:t>DISCUSS</w:t>
        </w:r>
        <w:r>
          <w:tab/>
        </w:r>
      </w:ins>
      <w:r w:rsidR="00843133" w:rsidRPr="00B812CA">
        <w:t>Cursor Pick Reports and Displays in Interface Panels</w:t>
      </w:r>
      <w:bookmarkEnd w:id="1299"/>
      <w:bookmarkEnd w:id="1300"/>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02" w:name="_Toc188968625"/>
      <w:r w:rsidRPr="00B77A92">
        <w:t>Curso</w:t>
      </w:r>
      <w:r w:rsidR="00AB7E34" w:rsidRPr="00B77A92">
        <w:t>r pick r</w:t>
      </w:r>
      <w:r w:rsidRPr="00B77A92">
        <w:t>ules</w:t>
      </w:r>
      <w:bookmarkEnd w:id="1302"/>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03"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04"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05" w:name="_Toc188968626"/>
      <w:r w:rsidRPr="00DE19F5">
        <w:t>Abbreviations</w:t>
      </w:r>
      <w:bookmarkEnd w:id="1305"/>
      <w:r w:rsidRPr="00DE19F5">
        <w:t xml:space="preserve"> </w:t>
      </w:r>
    </w:p>
    <w:p w14:paraId="58F68415" w14:textId="77777777" w:rsidR="00CF32A4" w:rsidRPr="00DE19F5" w:rsidRDefault="00CF32A4" w:rsidP="00CF32A4">
      <w:pPr>
        <w:pStyle w:val="Heading3"/>
      </w:pPr>
      <w:bookmarkStart w:id="1306" w:name="_Toc188968627"/>
      <w:r w:rsidRPr="00DE19F5">
        <w:t>Text abbreviations [Informative]</w:t>
      </w:r>
      <w:bookmarkEnd w:id="1306"/>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07" w:author="jonathan pritchard" w:date="2025-03-07T16:40:00Z" w16du:dateUtc="2025-03-07T16:40:00Z">
        <w:r w:rsidR="00C56536">
          <w:fldChar w:fldCharType="begin"/>
        </w:r>
        <w:r w:rsidR="00C56536">
          <w:instrText xml:space="preserve"> SEQ Table \* ARABIC </w:instrText>
        </w:r>
      </w:ins>
      <w:r w:rsidR="00C56536">
        <w:fldChar w:fldCharType="separate"/>
      </w:r>
      <w:ins w:id="1308" w:author="jonathan pritchard" w:date="2025-03-07T16:40:00Z" w16du:dateUtc="2025-03-07T16:40:00Z">
        <w:r w:rsidR="00C56536">
          <w:rPr>
            <w:noProof/>
          </w:rPr>
          <w:t>5</w:t>
        </w:r>
        <w:r w:rsidR="00C56536">
          <w:fldChar w:fldCharType="end"/>
        </w:r>
      </w:ins>
      <w:del w:id="130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10" w:name="_Toc178784481"/>
      <w:bookmarkStart w:id="1311" w:name="_Toc178784482"/>
      <w:bookmarkStart w:id="1312" w:name="_Toc178784483"/>
      <w:bookmarkStart w:id="1313" w:name="_Toc188968628"/>
      <w:bookmarkEnd w:id="1310"/>
      <w:bookmarkEnd w:id="1311"/>
      <w:bookmarkEnd w:id="1312"/>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1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14" w:name="_Toc188968629"/>
      <w:del w:id="1315" w:author="jonathan pritchard" w:date="2025-03-11T15:02:00Z" w16du:dateUtc="2025-03-11T15:02:00Z">
        <w:r w:rsidRPr="00EA3A73" w:rsidDel="00EF3E08">
          <w:delText>Visibility of feature attributes</w:delText>
        </w:r>
      </w:del>
      <w:ins w:id="1316" w:author="jonathan pritchard" w:date="2025-03-11T15:02:00Z" w16du:dateUtc="2025-03-11T15:02:00Z">
        <w:r w:rsidR="00EF3E08">
          <w:t>Pick report organisation</w:t>
        </w:r>
      </w:ins>
      <w:r w:rsidRPr="00EA3A73">
        <w:t>.</w:t>
      </w:r>
      <w:bookmarkEnd w:id="1314"/>
    </w:p>
    <w:p w14:paraId="1CDFCB69" w14:textId="226E43C3" w:rsidR="007C15E6" w:rsidRPr="00B77A92" w:rsidRDefault="007C15E6" w:rsidP="00E673D5">
      <w:pPr>
        <w:pStyle w:val="Heading3"/>
      </w:pPr>
      <w:bookmarkStart w:id="1317" w:name="_Toc178784486"/>
      <w:bookmarkStart w:id="1318" w:name="_Toc188968630"/>
      <w:bookmarkEnd w:id="1317"/>
      <w:r w:rsidRPr="00B77A92">
        <w:t xml:space="preserve">Sorting </w:t>
      </w:r>
      <w:r w:rsidR="009674CE" w:rsidRPr="00B77A92">
        <w:t>o</w:t>
      </w:r>
      <w:r w:rsidR="00EE7A2C" w:rsidRPr="00B77A92">
        <w:t>rder</w:t>
      </w:r>
      <w:r w:rsidR="009674CE" w:rsidRPr="00B77A92">
        <w:t xml:space="preserve"> of results</w:t>
      </w:r>
      <w:bookmarkEnd w:id="1318"/>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EF3E08">
        <w:rPr>
          <w:rFonts w:cs="Arial"/>
          <w:highlight w:val="yellow"/>
          <w:shd w:val="clear" w:color="auto" w:fill="FFFFFF"/>
          <w:rPrChange w:id="1319"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320" w:name="_Toc178784488"/>
      <w:bookmarkStart w:id="1321" w:name="_Ref47277288"/>
      <w:bookmarkStart w:id="1322" w:name="_Ref47298226"/>
      <w:bookmarkStart w:id="1323" w:name="_Toc188968631"/>
      <w:bookmarkEnd w:id="1320"/>
      <w:r w:rsidRPr="00B77A92">
        <w:t xml:space="preserve">Hover-over </w:t>
      </w:r>
      <w:r w:rsidR="009674CE" w:rsidRPr="00B77A92">
        <w:t>f</w:t>
      </w:r>
      <w:r w:rsidRPr="00B77A92">
        <w:t>unction</w:t>
      </w:r>
      <w:bookmarkEnd w:id="1321"/>
      <w:bookmarkEnd w:id="1322"/>
      <w:bookmarkEnd w:id="1323"/>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24"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24"/>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25"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326"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327" w:author="jonathan pritchard" w:date="2025-03-07T16:40:00Z" w16du:dateUtc="2025-03-07T16:40:00Z">
        <w:r w:rsidR="00C56536">
          <w:fldChar w:fldCharType="begin"/>
        </w:r>
        <w:r w:rsidR="00C56536">
          <w:instrText xml:space="preserve"> SEQ Table \* ARABIC </w:instrText>
        </w:r>
      </w:ins>
      <w:r w:rsidR="00C56536">
        <w:fldChar w:fldCharType="separate"/>
      </w:r>
      <w:ins w:id="1328" w:author="jonathan pritchard" w:date="2025-03-07T16:40:00Z" w16du:dateUtc="2025-03-07T16:40:00Z">
        <w:r w:rsidR="00C56536">
          <w:rPr>
            <w:noProof/>
          </w:rPr>
          <w:t>6</w:t>
        </w:r>
        <w:r w:rsidR="00C56536">
          <w:fldChar w:fldCharType="end"/>
        </w:r>
      </w:ins>
      <w:del w:id="132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325"/>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330" w:name="_Toc178784491"/>
      <w:bookmarkStart w:id="1331" w:name="_Toc178784492"/>
      <w:bookmarkStart w:id="1332" w:name="_Toc178784493"/>
      <w:bookmarkStart w:id="1333" w:name="_Toc178784494"/>
      <w:bookmarkStart w:id="1334" w:name="_Toc178784495"/>
      <w:bookmarkStart w:id="1335" w:name="_Toc178784496"/>
      <w:bookmarkStart w:id="1336" w:name="_Toc178784497"/>
      <w:bookmarkStart w:id="1337" w:name="_Toc178784498"/>
      <w:bookmarkStart w:id="1338" w:name="_Toc38829567"/>
      <w:bookmarkStart w:id="1339" w:name="_Toc38830070"/>
      <w:bookmarkStart w:id="1340" w:name="_Toc38936233"/>
      <w:bookmarkStart w:id="1341" w:name="_Toc40990424"/>
      <w:bookmarkStart w:id="1342" w:name="_Toc41235035"/>
      <w:bookmarkStart w:id="1343" w:name="_Toc41235079"/>
      <w:bookmarkStart w:id="1344" w:name="_Toc42694851"/>
      <w:bookmarkStart w:id="1345" w:name="_Toc42708812"/>
      <w:bookmarkStart w:id="1346" w:name="_Toc188968633"/>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r w:rsidRPr="00B77A92">
        <w:t xml:space="preserve">Alerts </w:t>
      </w:r>
      <w:r w:rsidR="00A80530" w:rsidRPr="00B77A92">
        <w:t>and Indications</w:t>
      </w:r>
      <w:bookmarkEnd w:id="1346"/>
    </w:p>
    <w:p w14:paraId="345CA945" w14:textId="235711BF" w:rsidR="005F2B6F" w:rsidRDefault="00A80530" w:rsidP="004710ED">
      <w:pPr>
        <w:spacing w:after="120" w:line="240" w:lineRule="auto"/>
        <w:jc w:val="both"/>
      </w:pPr>
      <w:r w:rsidRPr="00B77A92">
        <w:t xml:space="preserve">IMO Resolution </w:t>
      </w:r>
      <w:del w:id="1347" w:author="jonathan pritchard" w:date="2025-03-10T07:42:00Z" w16du:dateUtc="2025-03-10T07:42:00Z">
        <w:r w:rsidRPr="00B77A92" w:rsidDel="0056040E">
          <w:delText>MSC.</w:delText>
        </w:r>
        <w:r w:rsidR="005C7BA9" w:rsidRPr="00B77A92" w:rsidDel="0056040E">
          <w:delText>530(106)</w:delText>
        </w:r>
      </w:del>
      <w:ins w:id="1348" w:author="jonathan pritchard" w:date="2025-03-10T07:42:00Z" w16du:dateUtc="2025-03-10T07:42:00Z">
        <w:r w:rsidR="0056040E">
          <w:t>MSC.530(106)/</w:t>
        </w:r>
      </w:ins>
      <w:ins w:id="1349" w:author="jonathan pritchard" w:date="2025-03-10T07:46:00Z" w16du:dateUtc="2025-03-10T07:46:00Z">
        <w:r w:rsidR="0056040E">
          <w:t>Rev</w:t>
        </w:r>
      </w:ins>
      <w:ins w:id="1350"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351"/>
      <w:r>
        <w:t xml:space="preserve">drawing </w:t>
      </w:r>
      <w:commentRangeEnd w:id="1351"/>
      <w:r w:rsidR="0047367B">
        <w:rPr>
          <w:rStyle w:val="CommentReference"/>
        </w:rPr>
        <w:commentReference w:id="1351"/>
      </w:r>
      <w:commentRangeStart w:id="1352"/>
      <w:r>
        <w:t>highlight</w:t>
      </w:r>
      <w:commentRangeEnd w:id="1352"/>
      <w:r w:rsidR="009B7D29">
        <w:rPr>
          <w:rStyle w:val="CommentReference"/>
        </w:rPr>
        <w:commentReference w:id="1352"/>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353" w:name="_Toc178784500"/>
      <w:bookmarkStart w:id="1354" w:name="_Ref44433395"/>
      <w:bookmarkStart w:id="1355" w:name="_Toc188968634"/>
      <w:bookmarkEnd w:id="1353"/>
      <w:r w:rsidRPr="00B77A92">
        <w:lastRenderedPageBreak/>
        <w:t xml:space="preserve">Use of </w:t>
      </w:r>
      <w:r w:rsidR="00F42A19" w:rsidRPr="00B77A92">
        <w:t xml:space="preserve">Context </w:t>
      </w:r>
      <w:r w:rsidRPr="00B77A92">
        <w:t>P</w:t>
      </w:r>
      <w:r w:rsidR="00F42A19" w:rsidRPr="00B77A92">
        <w:t>arameters</w:t>
      </w:r>
      <w:bookmarkEnd w:id="1354"/>
      <w:bookmarkEnd w:id="1355"/>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356" w:name="_Ref45143486"/>
      <w:bookmarkStart w:id="1357" w:name="_Ref171161739"/>
      <w:bookmarkStart w:id="1358" w:name="_Toc188968635"/>
      <w:r w:rsidRPr="00B77A92">
        <w:t>Dual-fuel systems</w:t>
      </w:r>
      <w:bookmarkEnd w:id="1356"/>
      <w:bookmarkEnd w:id="1357"/>
      <w:bookmarkEnd w:id="1358"/>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359" w:name="_Toc178784503"/>
      <w:bookmarkStart w:id="1360" w:name="_Toc178784504"/>
      <w:bookmarkStart w:id="1361" w:name="_Toc178784505"/>
      <w:bookmarkStart w:id="1362" w:name="_Toc178784506"/>
      <w:bookmarkStart w:id="1363" w:name="_Toc178784507"/>
      <w:bookmarkStart w:id="1364" w:name="_Toc178784508"/>
      <w:bookmarkStart w:id="1365" w:name="_Toc178784509"/>
      <w:bookmarkStart w:id="1366" w:name="_Toc178784510"/>
      <w:bookmarkStart w:id="1367" w:name="_Toc188968636"/>
      <w:bookmarkEnd w:id="1359"/>
      <w:bookmarkEnd w:id="1360"/>
      <w:bookmarkEnd w:id="1361"/>
      <w:bookmarkEnd w:id="1362"/>
      <w:bookmarkEnd w:id="1363"/>
      <w:bookmarkEnd w:id="1364"/>
      <w:bookmarkEnd w:id="1365"/>
      <w:bookmarkEnd w:id="1366"/>
      <w:r w:rsidRPr="00B77A92">
        <w:t>Display of additional information layers</w:t>
      </w:r>
      <w:bookmarkEnd w:id="136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368" w:name="_Toc188968637"/>
      <w:r w:rsidRPr="00B77A92">
        <w:t>Concurrent applicability of S-</w:t>
      </w:r>
      <w:r w:rsidR="00962723" w:rsidRPr="00B77A92">
        <w:t>52</w:t>
      </w:r>
      <w:r w:rsidR="00390D83" w:rsidRPr="00B77A92">
        <w:t xml:space="preserve"> and S-57</w:t>
      </w:r>
      <w:bookmarkEnd w:id="1368"/>
    </w:p>
    <w:p w14:paraId="16FAA11D" w14:textId="689BC6FD" w:rsidR="00075907" w:rsidRPr="009E353B" w:rsidRDefault="007A21C9" w:rsidP="004C121F">
      <w:pPr>
        <w:spacing w:after="120" w:line="240" w:lineRule="auto"/>
        <w:jc w:val="both"/>
      </w:pPr>
      <w:commentRangeStart w:id="1369"/>
      <w:r w:rsidRPr="00B77A92">
        <w:t xml:space="preserve">Dual-fuel </w:t>
      </w:r>
      <w:commentRangeEnd w:id="1369"/>
      <w:r w:rsidR="00D50CD2">
        <w:rPr>
          <w:rStyle w:val="CommentReference"/>
        </w:rPr>
        <w:commentReference w:id="1369"/>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370" w:author="jonathan pritchard" w:date="2025-03-11T16:20:00Z" w16du:dateUtc="2025-03-11T16:20:00Z">
        <w:r w:rsidRPr="009E353B" w:rsidDel="009D5976">
          <w:delText>water level adjustment</w:delText>
        </w:r>
      </w:del>
      <w:ins w:id="1371"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372" w:name="_Toc188968638"/>
      <w:r w:rsidRPr="00B812CA">
        <w:t>Specifications for the display screen</w:t>
      </w:r>
      <w:bookmarkEnd w:id="1372"/>
    </w:p>
    <w:p w14:paraId="7AAA8BD5" w14:textId="2B70B9A4" w:rsidR="00874728" w:rsidRPr="00B77A92" w:rsidRDefault="00725E1B" w:rsidP="00DB7CFE">
      <w:pPr>
        <w:pStyle w:val="Heading2"/>
      </w:pPr>
      <w:bookmarkStart w:id="1373" w:name="_Ref47552325"/>
      <w:bookmarkStart w:id="1374" w:name="_Ref47552331"/>
      <w:bookmarkStart w:id="1375" w:name="_Ref47553093"/>
      <w:bookmarkStart w:id="1376" w:name="_Toc188968639"/>
      <w:r w:rsidRPr="00B77A92">
        <w:t>Physical display requirements</w:t>
      </w:r>
      <w:bookmarkEnd w:id="1373"/>
      <w:bookmarkEnd w:id="1374"/>
      <w:bookmarkEnd w:id="1375"/>
      <w:bookmarkEnd w:id="1376"/>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377" w:author="jonathan pritchard" w:date="2025-03-10T08:00:00Z" w16du:dateUtc="2025-03-10T08:00:00Z">
        <w:r w:rsidR="00A74A4F">
          <w:t>10.2</w:t>
        </w:r>
      </w:ins>
      <w:del w:id="1378"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379" w:name="_Toc188968640"/>
      <w:r w:rsidRPr="00B77A92">
        <w:t>Colour reproduction</w:t>
      </w:r>
      <w:bookmarkEnd w:id="1379"/>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380" w:name="_Ref49462011"/>
      <w:bookmarkStart w:id="1381" w:name="_Toc188968641"/>
      <w:r w:rsidRPr="00B77A92">
        <w:t>Display requirements for colours</w:t>
      </w:r>
      <w:bookmarkEnd w:id="1380"/>
      <w:bookmarkEnd w:id="1381"/>
    </w:p>
    <w:p w14:paraId="3CB3320E" w14:textId="50B40509" w:rsidR="00334FE9" w:rsidRPr="00B77A92" w:rsidRDefault="00334FE9" w:rsidP="00E673D5">
      <w:pPr>
        <w:pStyle w:val="Heading3"/>
      </w:pPr>
      <w:bookmarkStart w:id="1382" w:name="_Toc178784517"/>
      <w:bookmarkStart w:id="1383" w:name="_Toc178784518"/>
      <w:bookmarkStart w:id="1384" w:name="_Toc178784519"/>
      <w:bookmarkStart w:id="1385" w:name="_Toc178784520"/>
      <w:bookmarkStart w:id="1386" w:name="_Toc178784521"/>
      <w:bookmarkStart w:id="1387" w:name="_Toc178784522"/>
      <w:bookmarkStart w:id="1388" w:name="_Toc178784523"/>
      <w:bookmarkStart w:id="1389" w:name="_Toc178784524"/>
      <w:bookmarkStart w:id="1390" w:name="_Toc178784525"/>
      <w:bookmarkStart w:id="1391" w:name="_Toc178784526"/>
      <w:bookmarkStart w:id="1392" w:name="_Toc178784527"/>
      <w:bookmarkStart w:id="1393" w:name="_Toc178784528"/>
      <w:bookmarkStart w:id="1394" w:name="_Toc188968642"/>
      <w:bookmarkEnd w:id="1382"/>
      <w:bookmarkEnd w:id="1383"/>
      <w:bookmarkEnd w:id="1384"/>
      <w:bookmarkEnd w:id="1385"/>
      <w:bookmarkEnd w:id="1386"/>
      <w:bookmarkEnd w:id="1387"/>
      <w:bookmarkEnd w:id="1388"/>
      <w:bookmarkEnd w:id="1389"/>
      <w:bookmarkEnd w:id="1390"/>
      <w:bookmarkEnd w:id="1391"/>
      <w:bookmarkEnd w:id="1392"/>
      <w:bookmarkEnd w:id="1393"/>
      <w:r w:rsidRPr="00B77A92">
        <w:t>General</w:t>
      </w:r>
      <w:bookmarkEnd w:id="1394"/>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395" w:author="Grant, David M (52400) CIV USN NIWC ATLANTIC VA (USA)" w:date="2025-02-25T14:28:00Z" w16du:dateUtc="2025-02-25T19:28:00Z">
        <w:r w:rsidR="00203CD4" w:rsidRPr="00B77A92" w:rsidDel="00BB11A2">
          <w:delText>S</w:delText>
        </w:r>
        <w:r w:rsidRPr="00B77A92" w:rsidDel="00BB11A2">
          <w:delText>pecification</w:delText>
        </w:r>
      </w:del>
      <w:ins w:id="1396"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397" w:name="_Toc49466645"/>
      <w:bookmarkStart w:id="1398" w:name="_Toc49466891"/>
      <w:bookmarkStart w:id="1399" w:name="_Toc178784530"/>
      <w:bookmarkStart w:id="1400" w:name="_Toc178784531"/>
      <w:bookmarkStart w:id="1401" w:name="_Toc178784532"/>
      <w:bookmarkStart w:id="1402" w:name="_Toc178784533"/>
      <w:bookmarkStart w:id="1403" w:name="_Toc178784534"/>
      <w:bookmarkStart w:id="1404" w:name="_Toc178784535"/>
      <w:bookmarkStart w:id="1405" w:name="_Toc188968643"/>
      <w:bookmarkEnd w:id="1397"/>
      <w:bookmarkEnd w:id="1398"/>
      <w:bookmarkEnd w:id="1399"/>
      <w:bookmarkEnd w:id="1400"/>
      <w:bookmarkEnd w:id="1401"/>
      <w:bookmarkEnd w:id="1402"/>
      <w:bookmarkEnd w:id="1403"/>
      <w:bookmarkEnd w:id="1404"/>
      <w:r w:rsidRPr="00B77A92">
        <w:t>Display calibration and verification</w:t>
      </w:r>
      <w:bookmarkEnd w:id="140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406"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407"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408" w:name="_Toc188968644"/>
      <w:r w:rsidRPr="00B77A92">
        <w:t>Effect of controls</w:t>
      </w:r>
      <w:del w:id="1409" w:author="Grant, David M (52400) CIV USN NIWC ATLANTIC VA (USA)" w:date="2025-02-25T14:29:00Z" w16du:dateUtc="2025-02-25T19:29:00Z">
        <w:r w:rsidRPr="00B77A92" w:rsidDel="002D3151">
          <w:delText>.</w:delText>
        </w:r>
      </w:del>
      <w:bookmarkEnd w:id="1408"/>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410" w:name="_Toc188968645"/>
      <w:r w:rsidRPr="00B77A92">
        <w:t>Use of the controls</w:t>
      </w:r>
      <w:del w:id="1411" w:author="Grant, David M (52400) CIV USN NIWC ATLANTIC VA (USA)" w:date="2025-02-25T14:29:00Z" w16du:dateUtc="2025-02-25T19:29:00Z">
        <w:r w:rsidRPr="00B77A92" w:rsidDel="002D3151">
          <w:delText>.</w:delText>
        </w:r>
      </w:del>
      <w:bookmarkEnd w:id="1410"/>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412" w:name="_Toc188968646"/>
      <w:r w:rsidRPr="00B77A92">
        <w:t>Setting the controls for route monitoring</w:t>
      </w:r>
      <w:bookmarkEnd w:id="1412"/>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413"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413"/>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414" w:name="_Toc178784538"/>
      <w:bookmarkStart w:id="1415" w:name="_Toc178784539"/>
      <w:bookmarkStart w:id="1416" w:name="_Ref49465180"/>
      <w:bookmarkStart w:id="1417" w:name="_Toc188968648"/>
      <w:bookmarkEnd w:id="1414"/>
      <w:bookmarkEnd w:id="1415"/>
      <w:r w:rsidRPr="00B77A92">
        <w:t>Colour conversion tolerances and tests</w:t>
      </w:r>
      <w:bookmarkEnd w:id="1416"/>
      <w:bookmarkEnd w:id="1417"/>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418" w:author="jonathan pritchard" w:date="2025-03-10T12:26:00Z" w16du:dateUtc="2025-03-10T12:26:00Z">
        <w:r w:rsidR="004505B4">
          <w:t xml:space="preserve"> display</w:t>
        </w:r>
      </w:ins>
      <w:r w:rsidRPr="00B77A92">
        <w:t xml:space="preserve"> </w:t>
      </w:r>
      <w:del w:id="1419"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420" w:author="jonathan pritchard" w:date="2025-03-10T08:00:00Z" w16du:dateUtc="2025-03-10T08:00:00Z">
        <w:r w:rsidR="00DF09FE" w:rsidRPr="00B77A92" w:rsidDel="00A74A4F">
          <w:delText>C-</w:delText>
        </w:r>
      </w:del>
      <w:ins w:id="1421" w:author="jonathan pritchard" w:date="2025-03-07T16:40:00Z" w16du:dateUtc="2025-03-07T16:40:00Z">
        <w:r w:rsidR="00C56536">
          <w:fldChar w:fldCharType="begin"/>
        </w:r>
        <w:r w:rsidR="00C56536">
          <w:instrText xml:space="preserve"> SEQ Table \* ARABIC </w:instrText>
        </w:r>
      </w:ins>
      <w:r w:rsidR="00C56536">
        <w:fldChar w:fldCharType="separate"/>
      </w:r>
      <w:ins w:id="1422" w:author="jonathan pritchard" w:date="2025-03-07T16:40:00Z" w16du:dateUtc="2025-03-07T16:40:00Z">
        <w:r w:rsidR="00C56536">
          <w:rPr>
            <w:noProof/>
          </w:rPr>
          <w:t>7</w:t>
        </w:r>
        <w:r w:rsidR="00C56536">
          <w:fldChar w:fldCharType="end"/>
        </w:r>
      </w:ins>
      <w:del w:id="1423"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424" w:author="jonathan pritchard" w:date="2025-03-10T08:01:00Z" w16du:dateUtc="2025-03-10T08:01:00Z">
            <w:rPr/>
          </w:rPrChange>
        </w:rPr>
        <w:t xml:space="preserve">see </w:t>
      </w:r>
      <w:r w:rsidR="00844B63" w:rsidRPr="00A74A4F">
        <w:rPr>
          <w:highlight w:val="yellow"/>
          <w:rPrChange w:id="1425" w:author="jonathan pritchard" w:date="2025-03-10T08:01:00Z" w16du:dateUtc="2025-03-10T08:01:00Z">
            <w:rPr/>
          </w:rPrChange>
        </w:rPr>
        <w:t>clause</w:t>
      </w:r>
      <w:r w:rsidRPr="00A74A4F">
        <w:rPr>
          <w:highlight w:val="yellow"/>
          <w:rPrChange w:id="1426" w:author="jonathan pritchard" w:date="2025-03-10T08:01:00Z" w16du:dateUtc="2025-03-10T08:01:00Z">
            <w:rPr/>
          </w:rPrChange>
        </w:rPr>
        <w:t xml:space="preserve"> </w:t>
      </w:r>
      <w:del w:id="1427" w:author="jonathan pritchard" w:date="2025-03-10T08:01:00Z" w16du:dateUtc="2025-03-10T08:01:00Z">
        <w:r w:rsidR="00844B63" w:rsidRPr="00A74A4F" w:rsidDel="00A74A4F">
          <w:rPr>
            <w:highlight w:val="yellow"/>
            <w:rPrChange w:id="1428" w:author="jonathan pritchard" w:date="2025-03-10T08:01:00Z" w16du:dateUtc="2025-03-10T08:01:00Z">
              <w:rPr/>
            </w:rPrChange>
          </w:rPr>
          <w:delText>C-</w:delText>
        </w:r>
      </w:del>
      <w:r w:rsidR="00844B63" w:rsidRPr="00A74A4F">
        <w:rPr>
          <w:highlight w:val="yellow"/>
          <w:rPrChange w:id="1429"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430" w:name="_Toc188968649"/>
      <w:bookmarkStart w:id="1431" w:name="_Ref189057358"/>
      <w:bookmarkStart w:id="1432"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430"/>
      <w:bookmarkEnd w:id="1431"/>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433" w:author="jonathan pritchard" w:date="2025-03-10T12:27:00Z" w16du:dateUtc="2025-03-10T12:27:00Z">
        <w:r w:rsidR="004505B4">
          <w:fldChar w:fldCharType="begin"/>
        </w:r>
        <w:r w:rsidR="004505B4">
          <w:instrText xml:space="preserve"> REF _Ref192502093 \r \h </w:instrText>
        </w:r>
      </w:ins>
      <w:ins w:id="1434" w:author="jonathan pritchard" w:date="2025-03-10T12:27:00Z" w16du:dateUtc="2025-03-10T12:27:00Z">
        <w:r w:rsidR="004505B4">
          <w:fldChar w:fldCharType="separate"/>
        </w:r>
        <w:r w:rsidR="004505B4">
          <w:t>19.6.2</w:t>
        </w:r>
        <w:r w:rsidR="004505B4">
          <w:fldChar w:fldCharType="end"/>
        </w:r>
      </w:ins>
      <w:commentRangeStart w:id="1435"/>
      <w:del w:id="1436"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437" w:author="jonathan pritchard" w:date="2025-03-10T12:26:00Z" w16du:dateUtc="2025-03-10T12:26:00Z">
        <w:r w:rsidR="000553AC" w:rsidDel="004505B4">
          <w:rPr>
            <w:b/>
            <w:bCs/>
            <w:lang w:val="en-US"/>
          </w:rPr>
          <w:delText>r</w:delText>
        </w:r>
      </w:del>
      <w:del w:id="1438"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435"/>
      <w:r w:rsidR="00391806">
        <w:rPr>
          <w:rStyle w:val="CommentReference"/>
        </w:rPr>
        <w:commentReference w:id="1435"/>
      </w:r>
    </w:p>
    <w:p w14:paraId="34A544B9" w14:textId="3CD00612" w:rsidR="00883232" w:rsidRPr="00B77A92" w:rsidRDefault="00346791" w:rsidP="00DB7CFE">
      <w:pPr>
        <w:pStyle w:val="Heading2"/>
      </w:pPr>
      <w:bookmarkStart w:id="1439" w:name="_Ref49458949"/>
      <w:bookmarkStart w:id="1440" w:name="_Toc188968650"/>
      <w:r w:rsidRPr="00B77A92">
        <w:t>Use of ECDIS Chart 1 and Colour Test Diagram</w:t>
      </w:r>
      <w:bookmarkEnd w:id="1432"/>
      <w:bookmarkEnd w:id="1439"/>
      <w:bookmarkEnd w:id="1440"/>
    </w:p>
    <w:p w14:paraId="1360AB5D" w14:textId="2ED40663" w:rsidR="00883232" w:rsidRPr="00B77A92" w:rsidRDefault="00883232" w:rsidP="00E673D5">
      <w:pPr>
        <w:pStyle w:val="Heading3"/>
      </w:pPr>
      <w:bookmarkStart w:id="1441" w:name="_Toc188968651"/>
      <w:r w:rsidRPr="00B77A92">
        <w:t>Specification for ECDIS Chart 1 and the Colour Test Diagram</w:t>
      </w:r>
      <w:bookmarkEnd w:id="1441"/>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442"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443"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444" w:author="jonathan pritchard" w:date="2025-03-07T16:51:00Z" w16du:dateUtc="2025-03-07T16:51:00Z">
        <w:r w:rsidR="00A94BB4">
          <w:t>.</w:t>
        </w:r>
      </w:ins>
    </w:p>
    <w:p w14:paraId="2EF40CBD" w14:textId="204A9D59" w:rsidR="00883232" w:rsidRDefault="00DF1BB9" w:rsidP="00525920">
      <w:pPr>
        <w:pStyle w:val="Heading3"/>
      </w:pPr>
      <w:bookmarkStart w:id="1445" w:name="_Toc175130365"/>
      <w:bookmarkStart w:id="1446" w:name="_Toc178784545"/>
      <w:bookmarkStart w:id="1447" w:name="_Toc175130366"/>
      <w:bookmarkStart w:id="1448" w:name="_Toc178784546"/>
      <w:bookmarkStart w:id="1449" w:name="_Toc188968652"/>
      <w:bookmarkStart w:id="1450" w:name="_Ref192502093"/>
      <w:bookmarkEnd w:id="1445"/>
      <w:bookmarkEnd w:id="1446"/>
      <w:bookmarkEnd w:id="1447"/>
      <w:bookmarkEnd w:id="1448"/>
      <w:r>
        <w:t>The</w:t>
      </w:r>
      <w:r w:rsidR="00883232" w:rsidRPr="00B77A92">
        <w:t xml:space="preserve"> Colour Test Diagram</w:t>
      </w:r>
      <w:bookmarkEnd w:id="1449"/>
      <w:bookmarkEnd w:id="1450"/>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451"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452"/>
      <w:r w:rsidRPr="00663161">
        <w:rPr>
          <w:highlight w:val="yellow"/>
          <w:rPrChange w:id="1453" w:author="jonathan pritchard" w:date="2025-03-10T08:04:00Z" w16du:dateUtc="2025-03-10T08:04:00Z">
            <w:rPr/>
          </w:rPrChange>
        </w:rPr>
        <w:t>In</w:t>
      </w:r>
      <w:commentRangeEnd w:id="1452"/>
      <w:r w:rsidR="00663161">
        <w:rPr>
          <w:rStyle w:val="CommentReference"/>
        </w:rPr>
        <w:commentReference w:id="1452"/>
      </w:r>
      <w:r w:rsidRPr="00663161">
        <w:rPr>
          <w:highlight w:val="yellow"/>
          <w:rPrChange w:id="1454" w:author="jonathan pritchard" w:date="2025-03-10T08:04:00Z" w16du:dateUtc="2025-03-10T08:04:00Z">
            <w:rPr/>
          </w:rPrChange>
        </w:rPr>
        <w:t xml:space="preserve"> addition, a grey scale is described in clause </w:t>
      </w:r>
      <w:r w:rsidRPr="00663161">
        <w:rPr>
          <w:highlight w:val="yellow"/>
          <w:rPrChange w:id="1455" w:author="jonathan pritchard" w:date="2025-03-10T08:04:00Z" w16du:dateUtc="2025-03-10T08:04:00Z">
            <w:rPr/>
          </w:rPrChange>
        </w:rPr>
        <w:fldChar w:fldCharType="begin"/>
      </w:r>
      <w:r w:rsidRPr="00663161">
        <w:rPr>
          <w:highlight w:val="yellow"/>
          <w:rPrChange w:id="1456" w:author="jonathan pritchard" w:date="2025-03-10T08:04:00Z" w16du:dateUtc="2025-03-10T08:04:00Z">
            <w:rPr/>
          </w:rPrChange>
        </w:rPr>
        <w:instrText xml:space="preserve"> REF _Ref49458949 \r \h  \* MERGEFORMAT </w:instrText>
      </w:r>
      <w:r w:rsidRPr="003C3348">
        <w:rPr>
          <w:highlight w:val="yellow"/>
        </w:rPr>
      </w:r>
      <w:r w:rsidRPr="00663161">
        <w:rPr>
          <w:highlight w:val="yellow"/>
          <w:rPrChange w:id="1457" w:author="jonathan pritchard" w:date="2025-03-10T08:04:00Z" w16du:dateUtc="2025-03-10T08:04:00Z">
            <w:rPr/>
          </w:rPrChange>
        </w:rPr>
        <w:fldChar w:fldCharType="separate"/>
      </w:r>
      <w:ins w:id="1458" w:author="jonathan pritchard" w:date="2025-03-10T08:04:00Z" w16du:dateUtc="2025-03-10T08:04:00Z">
        <w:r w:rsidR="00663161" w:rsidRPr="00663161">
          <w:rPr>
            <w:highlight w:val="yellow"/>
            <w:rPrChange w:id="1459" w:author="jonathan pritchard" w:date="2025-03-10T08:04:00Z" w16du:dateUtc="2025-03-10T08:04:00Z">
              <w:rPr/>
            </w:rPrChange>
          </w:rPr>
          <w:t>19.6</w:t>
        </w:r>
      </w:ins>
      <w:del w:id="1460" w:author="jonathan pritchard" w:date="2025-03-10T08:04:00Z" w16du:dateUtc="2025-03-10T08:04:00Z">
        <w:r w:rsidR="000553AC" w:rsidRPr="00663161" w:rsidDel="00663161">
          <w:rPr>
            <w:highlight w:val="yellow"/>
            <w:rPrChange w:id="1461" w:author="jonathan pritchard" w:date="2025-03-10T08:04:00Z" w16du:dateUtc="2025-03-10T08:04:00Z">
              <w:rPr/>
            </w:rPrChange>
          </w:rPr>
          <w:delText>C-22.6</w:delText>
        </w:r>
      </w:del>
      <w:r w:rsidRPr="00663161">
        <w:rPr>
          <w:highlight w:val="yellow"/>
          <w:rPrChange w:id="1462" w:author="jonathan pritchard" w:date="2025-03-10T08:04:00Z" w16du:dateUtc="2025-03-10T08:04:00Z">
            <w:rPr/>
          </w:rPrChange>
        </w:rPr>
        <w:fldChar w:fldCharType="end"/>
      </w:r>
      <w:r w:rsidRPr="00663161">
        <w:rPr>
          <w:highlight w:val="yellow"/>
          <w:rPrChange w:id="1463"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464" w:name="_Ref49456149"/>
      <w:r w:rsidRPr="00B77A92">
        <w:t xml:space="preserve">Figure </w:t>
      </w:r>
      <w:del w:id="1465"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464"/>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466"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467" w:name="_Toc188968653"/>
      <w:r w:rsidRPr="00B77A92">
        <w:t>Data</w:t>
      </w:r>
      <w:r w:rsidR="00FF6170" w:rsidRPr="00B77A92">
        <w:t xml:space="preserve">set </w:t>
      </w:r>
      <w:r w:rsidR="00716214" w:rsidRPr="00B77A92">
        <w:t>M</w:t>
      </w:r>
      <w:r w:rsidRPr="00B77A92">
        <w:t>anagement</w:t>
      </w:r>
      <w:bookmarkEnd w:id="1467"/>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468" w:name="_Toc188968654"/>
      <w:del w:id="1469"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468"/>
      <w:ins w:id="1470"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471" w:author="jonathan pritchard" w:date="2025-03-12T07:40:00Z" w16du:dateUtc="2025-03-12T07:40:00Z">
        <w:r>
          <w:t xml:space="preserve">A list of </w:t>
        </w:r>
      </w:ins>
      <w:del w:id="1472" w:author="jonathan pritchard" w:date="2025-03-12T07:40:00Z" w16du:dateUtc="2025-03-12T07:40:00Z">
        <w:r w:rsidR="0073642C" w:rsidRPr="000740C7" w:rsidDel="00EE40E0">
          <w:delText>T</w:delText>
        </w:r>
      </w:del>
      <w:ins w:id="1473"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474" w:author="jonathan pritchard" w:date="2025-03-12T07:40:00Z" w16du:dateUtc="2025-03-12T07:40:00Z">
        <w:r>
          <w:t xml:space="preserve">installed </w:t>
        </w:r>
      </w:ins>
      <w:r w:rsidR="0073642C" w:rsidRPr="000740C7">
        <w:t xml:space="preserve">feature and portrayal catalogues </w:t>
      </w:r>
      <w:ins w:id="1475" w:author="jonathan pritchard" w:date="2025-03-12T07:40:00Z" w16du:dateUtc="2025-03-12T07:40:00Z">
        <w:r>
          <w:t>together with their vers</w:t>
        </w:r>
      </w:ins>
      <w:ins w:id="1476" w:author="jonathan pritchard" w:date="2025-03-12T07:41:00Z" w16du:dateUtc="2025-03-12T07:41:00Z">
        <w:r>
          <w:t xml:space="preserve">ions </w:t>
        </w:r>
      </w:ins>
      <w:r w:rsidR="0073642C" w:rsidRPr="000740C7">
        <w:t xml:space="preserve">must be available </w:t>
      </w:r>
      <w:ins w:id="1477" w:author="jonathan pritchard" w:date="2025-03-12T07:41:00Z" w16du:dateUtc="2025-03-12T07:41:00Z">
        <w:r>
          <w:t>to the user on demand.</w:t>
        </w:r>
      </w:ins>
      <w:del w:id="1478" w:author="jonathan pritchard" w:date="2025-03-11T15:06:00Z" w16du:dateUtc="2025-03-11T15:06:00Z">
        <w:r w:rsidR="0073642C" w:rsidRPr="000740C7" w:rsidDel="003D3E9C">
          <w:delText>to</w:delText>
        </w:r>
      </w:del>
      <w:del w:id="1479"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480"/>
      <w:r w:rsidRPr="00B77A92">
        <w:t>SSE</w:t>
      </w:r>
      <w:commentRangeEnd w:id="1480"/>
      <w:r w:rsidR="00330F66">
        <w:rPr>
          <w:rStyle w:val="CommentReference"/>
        </w:rPr>
        <w:commentReference w:id="1480"/>
      </w:r>
      <w:r w:rsidRPr="00B77A92">
        <w:t xml:space="preserve"> Codes relating to </w:t>
      </w:r>
      <w:r w:rsidR="0073642C">
        <w:t>catalogues.</w:t>
      </w:r>
    </w:p>
    <w:p w14:paraId="224C02EB" w14:textId="7B4696D1" w:rsidR="00DB48AD" w:rsidRDefault="00D75AC7" w:rsidP="000472A8">
      <w:pPr>
        <w:spacing w:after="60" w:line="240" w:lineRule="auto"/>
        <w:jc w:val="both"/>
      </w:pPr>
      <w:ins w:id="1481" w:author="jonathan pritchard" w:date="2025-03-07T16:53:00Z" w16du:dateUtc="2025-03-07T16:53:00Z">
        <w:r>
          <w:t>The v</w:t>
        </w:r>
      </w:ins>
      <w:del w:id="1482" w:author="jonathan pritchard" w:date="2025-03-07T16:53:00Z" w16du:dateUtc="2025-03-07T16:53:00Z">
        <w:r w:rsidR="00F26CEE" w:rsidRPr="00B77A92" w:rsidDel="00D75AC7">
          <w:delText>V</w:delText>
        </w:r>
      </w:del>
      <w:r w:rsidR="001C665F" w:rsidRPr="00B77A92">
        <w:t xml:space="preserve">ersioning of </w:t>
      </w:r>
      <w:ins w:id="1483" w:author="jonathan pritchard" w:date="2025-03-07T16:53:00Z" w16du:dateUtc="2025-03-07T16:53:00Z">
        <w:r>
          <w:t>Feature and Po</w:t>
        </w:r>
      </w:ins>
      <w:ins w:id="1484" w:author="jonathan pritchard" w:date="2025-03-07T16:54:00Z" w16du:dateUtc="2025-03-07T16:54:00Z">
        <w:r>
          <w:t xml:space="preserve">rtrayal </w:t>
        </w:r>
      </w:ins>
      <w:del w:id="1485"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486" w:author="jonathan pritchard" w:date="2025-03-07T16:54:00Z" w16du:dateUtc="2025-03-07T16:54:00Z">
        <w:r>
          <w:t>catalogues</w:t>
        </w:r>
      </w:ins>
      <w:r w:rsidR="001C665F" w:rsidRPr="00B77A92">
        <w:t xml:space="preserve"> follow</w:t>
      </w:r>
      <w:ins w:id="1487"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0"/>
        <w:gridCol w:w="1677"/>
        <w:gridCol w:w="1495"/>
        <w:gridCol w:w="1807"/>
        <w:gridCol w:w="1807"/>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488"/>
            <w:r w:rsidRPr="00B77A92">
              <w:t>DPS</w:t>
            </w:r>
            <w:commentRangeEnd w:id="1488"/>
            <w:r w:rsidR="00596249">
              <w:rPr>
                <w:rStyle w:val="CommentReference"/>
              </w:rPr>
              <w:commentReference w:id="1488"/>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489" w:name="_Toc188968655"/>
      <w:r>
        <w:t xml:space="preserve">Portrayal and </w:t>
      </w:r>
      <w:r w:rsidR="00844F6F">
        <w:t>f</w:t>
      </w:r>
      <w:r>
        <w:t>eature c</w:t>
      </w:r>
      <w:r w:rsidR="001415B6">
        <w:t>atalogue compatibility</w:t>
      </w:r>
      <w:del w:id="1490" w:author="Grant, David M (52400) CIV USN NIWC ATLANTIC VA (USA)" w:date="2025-02-25T14:37:00Z" w16du:dateUtc="2025-02-25T19:37:00Z">
        <w:r w:rsidR="001415B6" w:rsidDel="009A6D8D">
          <w:delText>.</w:delText>
        </w:r>
      </w:del>
      <w:bookmarkEnd w:id="1489"/>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491" w:name="_Toc188968656"/>
      <w:r w:rsidRPr="00B77A92">
        <w:t>Dataset</w:t>
      </w:r>
      <w:r w:rsidR="00B2410B" w:rsidRPr="00B77A92">
        <w:t xml:space="preserve"> overlaps and gaps</w:t>
      </w:r>
      <w:bookmarkEnd w:id="1491"/>
    </w:p>
    <w:p w14:paraId="0240F4DD" w14:textId="1BBA7FAE" w:rsidR="00E375C1" w:rsidRPr="00B77A92" w:rsidRDefault="00E375C1" w:rsidP="00525920">
      <w:pPr>
        <w:pStyle w:val="Heading3"/>
      </w:pPr>
      <w:bookmarkStart w:id="1492" w:name="_Toc188968657"/>
      <w:r w:rsidRPr="00B77A92">
        <w:t>Overlaps and gaps in ENC coverage</w:t>
      </w:r>
      <w:bookmarkEnd w:id="1492"/>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493" w:name="_Toc188968658"/>
      <w:r w:rsidRPr="00B77A92">
        <w:t xml:space="preserve">Overlaps and gaps </w:t>
      </w:r>
      <w:r w:rsidR="001D3531" w:rsidRPr="00B77A92">
        <w:t xml:space="preserve">between </w:t>
      </w:r>
      <w:r w:rsidRPr="00B77A92">
        <w:t>other data products</w:t>
      </w:r>
      <w:bookmarkEnd w:id="1493"/>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494" w:name="_Ref49451692"/>
      <w:bookmarkStart w:id="1495" w:name="_Toc188968659"/>
      <w:del w:id="1496" w:author="jonathan pritchard" w:date="2025-03-07T17:56:00Z" w16du:dateUtc="2025-03-07T17:56:00Z">
        <w:r w:rsidRPr="00B77A92" w:rsidDel="00653128">
          <w:delText>Guidance on u</w:delText>
        </w:r>
      </w:del>
      <w:ins w:id="1497"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494"/>
      <w:bookmarkEnd w:id="1495"/>
    </w:p>
    <w:p w14:paraId="47D9A97D" w14:textId="7B7BA002" w:rsidR="007F3619" w:rsidRPr="00B77A92" w:rsidRDefault="007F3619" w:rsidP="00525920">
      <w:pPr>
        <w:pStyle w:val="Heading3"/>
      </w:pPr>
      <w:bookmarkStart w:id="1498" w:name="_Toc188968660"/>
      <w:r w:rsidRPr="00B77A92">
        <w:t>Introduction</w:t>
      </w:r>
      <w:bookmarkEnd w:id="1498"/>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499" w:author="jonathan pritchard" w:date="2025-03-10T12:34:00Z" w16du:dateUtc="2025-03-10T12:34:00Z">
        <w:r w:rsidR="00B526AD" w:rsidRPr="00B77A92" w:rsidDel="004505B4">
          <w:delText>S-57</w:delText>
        </w:r>
      </w:del>
      <w:ins w:id="1500" w:author="jonathan pritchard" w:date="2025-03-10T12:34:00Z" w16du:dateUtc="2025-03-10T12:34:00Z">
        <w:r w:rsidR="004505B4">
          <w:t>S-65, S-57</w:t>
        </w:r>
      </w:ins>
      <w:r w:rsidR="00B526AD" w:rsidRPr="00B77A92">
        <w:t xml:space="preserve"> and S-6</w:t>
      </w:r>
      <w:ins w:id="1501" w:author="jonathan pritchard" w:date="2025-03-10T12:34:00Z" w16du:dateUtc="2025-03-10T12:34:00Z">
        <w:r w:rsidR="004505B4">
          <w:t>3</w:t>
        </w:r>
      </w:ins>
      <w:del w:id="1502"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03" w:name="_Toc178784556"/>
      <w:bookmarkStart w:id="1504" w:name="_Toc178784557"/>
      <w:bookmarkStart w:id="1505" w:name="_Ref49425494"/>
      <w:bookmarkStart w:id="1506" w:name="_Toc188968661"/>
      <w:bookmarkEnd w:id="1503"/>
      <w:bookmarkEnd w:id="1504"/>
      <w:r w:rsidRPr="00B77A92">
        <w:lastRenderedPageBreak/>
        <w:t>General</w:t>
      </w:r>
      <w:r w:rsidR="007F3619" w:rsidRPr="00B77A92">
        <w:t xml:space="preserve"> requirements</w:t>
      </w:r>
      <w:bookmarkEnd w:id="1505"/>
      <w:bookmarkEnd w:id="1506"/>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507" w:author="jonathan pritchard" w:date="2025-03-07T17:57:00Z" w16du:dateUtc="2025-03-07T17:57:00Z">
        <w:r w:rsidR="00653128">
          <w:t xml:space="preserve"> to all S-100 data products</w:t>
        </w:r>
      </w:ins>
      <w:del w:id="1508"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09" w:name="_Toc188968662"/>
      <w:r w:rsidRPr="00B77A92">
        <w:t>Automatic Update</w:t>
      </w:r>
      <w:bookmarkEnd w:id="1509"/>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510" w:author="jonathan pritchard" w:date="2025-03-10T12:35:00Z" w16du:dateUtc="2025-03-10T12:35:00Z"/>
          <w:strike/>
          <w:rPrChange w:id="1511" w:author="jonathan pritchard" w:date="2025-03-10T12:35:00Z" w16du:dateUtc="2025-03-10T12:35:00Z">
            <w:rPr>
              <w:del w:id="1512" w:author="jonathan pritchard" w:date="2025-03-10T12:35:00Z" w16du:dateUtc="2025-03-10T12:35:00Z"/>
            </w:rPr>
          </w:rPrChange>
        </w:rPr>
      </w:pPr>
      <w:r w:rsidRPr="00B77A92">
        <w:rPr>
          <w:b/>
          <w:bCs/>
        </w:rPr>
        <w:t>Sequence Check</w:t>
      </w:r>
      <w:r w:rsidRPr="00B77A92">
        <w:t>.</w:t>
      </w:r>
      <w:r w:rsidR="005C5208">
        <w:t xml:space="preserve"> </w:t>
      </w:r>
      <w:ins w:id="1513" w:author="jonathan pritchard" w:date="2025-03-11T15:08:00Z" w16du:dateUtc="2025-03-11T15:08:00Z">
        <w:r w:rsidR="003D3E9C">
          <w:t xml:space="preserve">Where data products support sequential updating </w:t>
        </w:r>
      </w:ins>
      <w:del w:id="1514" w:author="jonathan pritchard" w:date="2025-03-11T15:08:00Z" w16du:dateUtc="2025-03-11T15:08:00Z">
        <w:r w:rsidR="005C5208" w:rsidDel="003D3E9C">
          <w:delText>T</w:delText>
        </w:r>
      </w:del>
      <w:ins w:id="1515" w:author="jonathan pritchard" w:date="2025-03-11T15:08:00Z" w16du:dateUtc="2025-03-11T15:08:00Z">
        <w:r w:rsidR="003D3E9C">
          <w:t>t</w:t>
        </w:r>
      </w:ins>
      <w:r w:rsidR="005C5208">
        <w:t xml:space="preserve">he ECDIS must ensure updates are </w:t>
      </w:r>
      <w:ins w:id="1516"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517"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518"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519" w:author="jonathan pritchard" w:date="2025-03-07T17:59:00Z" w16du:dateUtc="2025-03-07T17:59:00Z"/>
        </w:rPr>
      </w:pPr>
      <w:bookmarkStart w:id="1520" w:name="_Toc188968663"/>
      <w:moveFromRangeStart w:id="1521" w:author="jonathan pritchard" w:date="2025-03-07T17:59:00Z" w:name="move192262808"/>
      <w:moveFrom w:id="1522" w:author="jonathan pritchard" w:date="2025-03-07T17:59:00Z" w16du:dateUtc="2025-03-07T17:59:00Z">
        <w:r w:rsidRPr="00B77A92" w:rsidDel="00653128">
          <w:t>Manual Update</w:t>
        </w:r>
        <w:bookmarkEnd w:id="1520"/>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523" w:author="jonathan pritchard" w:date="2025-03-07T17:59:00Z" w16du:dateUtc="2025-03-07T17:59:00Z"/>
        </w:rPr>
      </w:pPr>
      <w:moveFrom w:id="1524"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525" w:author="jonathan pritchard" w:date="2025-03-07T17:59:00Z" w16du:dateUtc="2025-03-07T17:59:00Z"/>
        </w:rPr>
      </w:pPr>
      <w:moveFrom w:id="1526"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527" w:author="jonathan pritchard" w:date="2025-03-07T17:59:00Z" w16du:dateUtc="2025-03-07T17:59:00Z"/>
        </w:rPr>
      </w:pPr>
      <w:moveFrom w:id="1528"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529" w:author="jonathan pritchard" w:date="2025-03-07T17:59:00Z" w16du:dateUtc="2025-03-07T17:59:00Z"/>
        </w:rPr>
      </w:pPr>
      <w:moveFrom w:id="1530"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531" w:author="jonathan pritchard" w:date="2025-03-07T17:59:00Z" w16du:dateUtc="2025-03-07T17:59:00Z"/>
        </w:rPr>
      </w:pPr>
      <w:moveFrom w:id="1532"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533" w:author="jonathan pritchard" w:date="2025-03-07T17:59:00Z" w16du:dateUtc="2025-03-07T17:59:00Z"/>
      <w:moveFrom w:id="1534"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535" w:author="jonathan pritchard" w:date="2025-03-07T17:59:00Z" w16du:dateUtc="2025-03-07T17:59:00Z"/>
        </w:rPr>
      </w:pPr>
      <w:moveFrom w:id="1536"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537" w:author="jonathan pritchard" w:date="2025-03-07T17:59:00Z" w16du:dateUtc="2025-03-07T17:59:00Z"/>
        </w:rPr>
      </w:pPr>
      <w:moveFrom w:id="1538"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539" w:name="_Toc187673148"/>
      <w:bookmarkStart w:id="1540" w:name="_Toc187673380"/>
      <w:bookmarkStart w:id="1541" w:name="_Toc188368737"/>
      <w:bookmarkStart w:id="1542" w:name="_Toc188621939"/>
      <w:bookmarkStart w:id="1543" w:name="_Toc188950520"/>
      <w:bookmarkStart w:id="1544" w:name="_Toc188968439"/>
      <w:bookmarkStart w:id="1545" w:name="_Toc188968664"/>
      <w:bookmarkStart w:id="1546" w:name="_Toc187673149"/>
      <w:bookmarkStart w:id="1547" w:name="_Toc187673381"/>
      <w:bookmarkStart w:id="1548" w:name="_Toc188368738"/>
      <w:bookmarkStart w:id="1549" w:name="_Toc188621940"/>
      <w:bookmarkStart w:id="1550" w:name="_Toc188950521"/>
      <w:bookmarkStart w:id="1551" w:name="_Toc188968440"/>
      <w:bookmarkStart w:id="1552" w:name="_Toc188968665"/>
      <w:bookmarkStart w:id="1553" w:name="_Toc187673150"/>
      <w:bookmarkStart w:id="1554" w:name="_Toc187673382"/>
      <w:bookmarkStart w:id="1555" w:name="_Toc188368739"/>
      <w:bookmarkStart w:id="1556" w:name="_Toc188621941"/>
      <w:bookmarkStart w:id="1557" w:name="_Toc188950522"/>
      <w:bookmarkStart w:id="1558" w:name="_Toc188968441"/>
      <w:bookmarkStart w:id="1559" w:name="_Toc188968666"/>
      <w:bookmarkStart w:id="1560" w:name="_Toc187673151"/>
      <w:bookmarkStart w:id="1561" w:name="_Toc187673383"/>
      <w:bookmarkStart w:id="1562" w:name="_Toc188368740"/>
      <w:bookmarkStart w:id="1563" w:name="_Toc188621942"/>
      <w:bookmarkStart w:id="1564" w:name="_Toc188950523"/>
      <w:bookmarkStart w:id="1565" w:name="_Toc188968442"/>
      <w:bookmarkStart w:id="1566" w:name="_Toc188968667"/>
      <w:bookmarkStart w:id="1567" w:name="_Toc187673152"/>
      <w:bookmarkStart w:id="1568" w:name="_Toc187673384"/>
      <w:bookmarkStart w:id="1569" w:name="_Toc188368741"/>
      <w:bookmarkStart w:id="1570" w:name="_Toc188621943"/>
      <w:bookmarkStart w:id="1571" w:name="_Toc188950524"/>
      <w:bookmarkStart w:id="1572" w:name="_Toc188968443"/>
      <w:bookmarkStart w:id="1573" w:name="_Toc188968668"/>
      <w:bookmarkStart w:id="1574" w:name="_Toc187673153"/>
      <w:bookmarkStart w:id="1575" w:name="_Toc187673385"/>
      <w:bookmarkStart w:id="1576" w:name="_Toc188368742"/>
      <w:bookmarkStart w:id="1577" w:name="_Toc188621944"/>
      <w:bookmarkStart w:id="1578" w:name="_Toc188950525"/>
      <w:bookmarkStart w:id="1579" w:name="_Toc188968444"/>
      <w:bookmarkStart w:id="1580" w:name="_Toc188968669"/>
      <w:bookmarkStart w:id="1581" w:name="_Toc187673154"/>
      <w:bookmarkStart w:id="1582" w:name="_Toc187673386"/>
      <w:bookmarkStart w:id="1583" w:name="_Toc188368743"/>
      <w:bookmarkStart w:id="1584" w:name="_Toc188621945"/>
      <w:bookmarkStart w:id="1585" w:name="_Toc188950526"/>
      <w:bookmarkStart w:id="1586" w:name="_Toc188968445"/>
      <w:bookmarkStart w:id="1587" w:name="_Toc188968670"/>
      <w:bookmarkStart w:id="1588" w:name="_Toc175130381"/>
      <w:bookmarkStart w:id="1589" w:name="_Toc178784562"/>
      <w:bookmarkStart w:id="1590" w:name="_Toc188968671"/>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moveFromRangeEnd w:id="1521"/>
      <w:r w:rsidRPr="00B77A92">
        <w:t>New editions, re-issues,</w:t>
      </w:r>
      <w:r w:rsidR="00B345CE" w:rsidRPr="00B77A92">
        <w:t xml:space="preserve"> cancellations</w:t>
      </w:r>
      <w:r w:rsidRPr="00B77A92">
        <w:t xml:space="preserve"> and updates</w:t>
      </w:r>
      <w:r w:rsidR="00DF374C" w:rsidRPr="00B77A92">
        <w:t xml:space="preserve"> of datasets</w:t>
      </w:r>
      <w:bookmarkEnd w:id="1590"/>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591" w:author="jonathan pritchard" w:date="2025-03-12T07:42:00Z" w16du:dateUtc="2025-03-12T07:42:00Z">
            <w:rPr/>
          </w:rPrChange>
        </w:rPr>
        <w:t xml:space="preserve">clause </w:t>
      </w:r>
      <w:r w:rsidR="00326324" w:rsidRPr="00EE40E0">
        <w:rPr>
          <w:highlight w:val="yellow"/>
          <w:rPrChange w:id="1592" w:author="jonathan pritchard" w:date="2025-03-12T07:42:00Z" w16du:dateUtc="2025-03-12T07:42:00Z">
            <w:rPr/>
          </w:rPrChange>
        </w:rPr>
        <w:fldChar w:fldCharType="begin"/>
      </w:r>
      <w:r w:rsidR="00326324" w:rsidRPr="00EE40E0">
        <w:rPr>
          <w:highlight w:val="yellow"/>
          <w:rPrChange w:id="1593" w:author="jonathan pritchard" w:date="2025-03-12T07:42:00Z" w16du:dateUtc="2025-03-12T07:42:00Z">
            <w:rPr/>
          </w:rPrChange>
        </w:rPr>
        <w:instrText xml:space="preserve"> REF _Ref49451543 \r \h </w:instrText>
      </w:r>
      <w:r w:rsidR="00DC1E55" w:rsidRPr="00EE40E0">
        <w:rPr>
          <w:highlight w:val="yellow"/>
          <w:rPrChange w:id="1594" w:author="jonathan pritchard" w:date="2025-03-12T07:42:00Z" w16du:dateUtc="2025-03-12T07:42:00Z">
            <w:rPr/>
          </w:rPrChange>
        </w:rPr>
        <w:instrText xml:space="preserve"> \* MERGEFORMAT </w:instrText>
      </w:r>
      <w:r w:rsidR="00326324" w:rsidRPr="003C3348">
        <w:rPr>
          <w:highlight w:val="yellow"/>
        </w:rPr>
      </w:r>
      <w:r w:rsidR="00326324" w:rsidRPr="00EE40E0">
        <w:rPr>
          <w:highlight w:val="yellow"/>
          <w:rPrChange w:id="1595" w:author="jonathan pritchard" w:date="2025-03-12T07:42:00Z" w16du:dateUtc="2025-03-12T07:42:00Z">
            <w:rPr/>
          </w:rPrChange>
        </w:rPr>
        <w:fldChar w:fldCharType="separate"/>
      </w:r>
      <w:ins w:id="1596" w:author="jonathan pritchard" w:date="2025-03-10T08:02:00Z" w16du:dateUtc="2025-03-10T08:02:00Z">
        <w:r w:rsidR="00A74A4F" w:rsidRPr="00EE40E0">
          <w:rPr>
            <w:highlight w:val="yellow"/>
            <w:rPrChange w:id="1597" w:author="jonathan pritchard" w:date="2025-03-12T07:42:00Z" w16du:dateUtc="2025-03-12T07:42:00Z">
              <w:rPr/>
            </w:rPrChange>
          </w:rPr>
          <w:t>13.2</w:t>
        </w:r>
      </w:ins>
      <w:del w:id="1598" w:author="jonathan pritchard" w:date="2025-03-10T08:02:00Z" w16du:dateUtc="2025-03-10T08:02:00Z">
        <w:r w:rsidR="000553AC" w:rsidRPr="00EE40E0" w:rsidDel="00A74A4F">
          <w:rPr>
            <w:highlight w:val="yellow"/>
            <w:rPrChange w:id="1599" w:author="jonathan pritchard" w:date="2025-03-12T07:42:00Z" w16du:dateUtc="2025-03-12T07:42:00Z">
              <w:rPr/>
            </w:rPrChange>
          </w:rPr>
          <w:delText>C-16.2</w:delText>
        </w:r>
      </w:del>
      <w:r w:rsidR="00326324" w:rsidRPr="00EE40E0">
        <w:rPr>
          <w:highlight w:val="yellow"/>
          <w:rPrChange w:id="1600" w:author="jonathan pritchard" w:date="2025-03-12T07:42:00Z" w16du:dateUtc="2025-03-12T07:42:00Z">
            <w:rPr/>
          </w:rPrChange>
        </w:rPr>
        <w:fldChar w:fldCharType="end"/>
      </w:r>
      <w:r w:rsidR="00011277" w:rsidRPr="00EE40E0">
        <w:rPr>
          <w:highlight w:val="yellow"/>
          <w:rPrChange w:id="1601"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602" w:author="jonathan pritchard" w:date="2025-03-10T08:02:00Z" w16du:dateUtc="2025-03-10T08:02:00Z">
        <w:r w:rsidR="00A74A4F">
          <w:t>20.4</w:t>
        </w:r>
      </w:ins>
      <w:del w:id="1603"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604" w:author="jonathan pritchard" w:date="2025-03-10T08:02:00Z" w16du:dateUtc="2025-03-10T08:02:00Z">
        <w:r w:rsidR="00A74A4F">
          <w:t>13.2</w:t>
        </w:r>
      </w:ins>
      <w:del w:id="1605"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02467AB" w:rsidR="00981782" w:rsidRPr="00663161" w:rsidRDefault="00D87FDE" w:rsidP="00DC1E55">
      <w:pPr>
        <w:spacing w:after="120" w:line="240" w:lineRule="auto"/>
        <w:jc w:val="both"/>
        <w:rPr>
          <w:strike/>
          <w:rPrChange w:id="1606" w:author="jonathan pritchard" w:date="2025-03-10T08:02:00Z" w16du:dateUtc="2025-03-10T08:02:00Z">
            <w:rPr/>
          </w:rPrChange>
        </w:rPr>
      </w:pPr>
      <w:commentRangeStart w:id="1607"/>
      <w:r w:rsidRPr="00663161">
        <w:rPr>
          <w:strike/>
          <w:rPrChange w:id="1608" w:author="jonathan pritchard" w:date="2025-03-10T08:02:00Z" w16du:dateUtc="2025-03-10T08:02:00Z">
            <w:rPr/>
          </w:rPrChange>
        </w:rPr>
        <w:t>The</w:t>
      </w:r>
      <w:r w:rsidR="00981782" w:rsidRPr="00663161">
        <w:rPr>
          <w:strike/>
          <w:rPrChange w:id="1609" w:author="jonathan pritchard" w:date="2025-03-10T08:02:00Z" w16du:dateUtc="2025-03-10T08:02:00Z">
            <w:rPr/>
          </w:rPrChange>
        </w:rPr>
        <w:t xml:space="preserve"> guidance about updating support files </w:t>
      </w:r>
      <w:r w:rsidR="00011277" w:rsidRPr="00663161">
        <w:rPr>
          <w:strike/>
          <w:rPrChange w:id="1610" w:author="jonathan pritchard" w:date="2025-03-10T08:02:00Z" w16du:dateUtc="2025-03-10T08:02:00Z">
            <w:rPr/>
          </w:rPrChange>
        </w:rPr>
        <w:t>(</w:t>
      </w:r>
      <w:r w:rsidRPr="00663161">
        <w:rPr>
          <w:strike/>
          <w:rPrChange w:id="1611" w:author="jonathan pritchard" w:date="2025-03-10T08:02:00Z" w16du:dateUtc="2025-03-10T08:02:00Z">
            <w:rPr/>
          </w:rPrChange>
        </w:rPr>
        <w:fldChar w:fldCharType="begin"/>
      </w:r>
      <w:r w:rsidRPr="00663161">
        <w:rPr>
          <w:strike/>
          <w:rPrChange w:id="1612" w:author="jonathan pritchard" w:date="2025-03-10T08:02:00Z" w16du:dateUtc="2025-03-10T08:02:00Z">
            <w:rPr/>
          </w:rPrChange>
        </w:rPr>
        <w:instrText xml:space="preserve"> REF _Ref188950832 \r \h  \* MERGEFORMAT </w:instrText>
      </w:r>
      <w:r w:rsidRPr="003C3348">
        <w:rPr>
          <w:strike/>
        </w:rPr>
      </w:r>
      <w:r w:rsidRPr="00663161">
        <w:rPr>
          <w:strike/>
          <w:rPrChange w:id="1613" w:author="jonathan pritchard" w:date="2025-03-10T08:02:00Z" w16du:dateUtc="2025-03-10T08:02:00Z">
            <w:rPr/>
          </w:rPrChange>
        </w:rPr>
        <w:fldChar w:fldCharType="separate"/>
      </w:r>
      <w:r w:rsidRPr="00663161">
        <w:rPr>
          <w:strike/>
          <w:rPrChange w:id="1614" w:author="jonathan pritchard" w:date="2025-03-10T08:02:00Z" w16du:dateUtc="2025-03-10T08:02:00Z">
            <w:rPr/>
          </w:rPrChange>
        </w:rPr>
        <w:t>21.1</w:t>
      </w:r>
      <w:r w:rsidRPr="00663161">
        <w:rPr>
          <w:strike/>
          <w:rPrChange w:id="1615" w:author="jonathan pritchard" w:date="2025-03-10T08:02:00Z" w16du:dateUtc="2025-03-10T08:02:00Z">
            <w:rPr/>
          </w:rPrChange>
        </w:rPr>
        <w:fldChar w:fldCharType="end"/>
      </w:r>
      <w:r w:rsidR="00011277" w:rsidRPr="00663161">
        <w:rPr>
          <w:strike/>
          <w:rPrChange w:id="1616" w:author="jonathan pritchard" w:date="2025-03-10T08:02:00Z" w16du:dateUtc="2025-03-10T08:02:00Z">
            <w:rPr/>
          </w:rPrChange>
        </w:rPr>
        <w:t xml:space="preserve">) </w:t>
      </w:r>
      <w:r w:rsidR="00981782" w:rsidRPr="00663161">
        <w:rPr>
          <w:strike/>
          <w:rPrChange w:id="1617" w:author="jonathan pritchard" w:date="2025-03-10T08:02:00Z" w16du:dateUtc="2025-03-10T08:02:00Z">
            <w:rPr/>
          </w:rPrChange>
        </w:rPr>
        <w:t>when replacing or deleting a dataset.</w:t>
      </w:r>
    </w:p>
    <w:p w14:paraId="2E1E9F74" w14:textId="29796C9D" w:rsidR="00B073EA" w:rsidRDefault="00732F08" w:rsidP="00BE68E8">
      <w:pPr>
        <w:pStyle w:val="Heading1"/>
      </w:pPr>
      <w:bookmarkStart w:id="1618" w:name="_Toc188968672"/>
      <w:bookmarkStart w:id="1619" w:name="_Ref167112888"/>
      <w:r w:rsidRPr="00B77A92">
        <w:t xml:space="preserve">Dataset </w:t>
      </w:r>
      <w:r w:rsidR="00B073EA" w:rsidRPr="00B77A92">
        <w:t xml:space="preserve">Support </w:t>
      </w:r>
      <w:r w:rsidR="001309C7" w:rsidRPr="00B77A92">
        <w:t>F</w:t>
      </w:r>
      <w:r w:rsidR="00B073EA" w:rsidRPr="00B77A92">
        <w:t>ile</w:t>
      </w:r>
      <w:r w:rsidR="00453DD3">
        <w:t>s</w:t>
      </w:r>
      <w:bookmarkEnd w:id="1618"/>
      <w:bookmarkEnd w:id="1619"/>
      <w:commentRangeEnd w:id="1607"/>
      <w:r w:rsidR="00070F7F">
        <w:rPr>
          <w:rStyle w:val="CommentReference"/>
          <w:rFonts w:eastAsia="MS Mincho"/>
          <w:b w:val="0"/>
          <w:bCs w:val="0"/>
        </w:rPr>
        <w:commentReference w:id="1607"/>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620" w:author="jonathan pritchard" w:date="2025-03-11T15:12:00Z" w16du:dateUtc="2025-03-11T15:12:00Z">
        <w:r w:rsidDel="003D3E9C">
          <w:delText>category of file</w:delText>
        </w:r>
      </w:del>
      <w:ins w:id="1621" w:author="jonathan pritchard" w:date="2025-03-11T15:12:00Z" w16du:dateUtc="2025-03-11T15:12:00Z">
        <w:r w:rsidR="003D3E9C">
          <w:t>content</w:t>
        </w:r>
      </w:ins>
      <w:r>
        <w:t xml:space="preserve"> from an exchange set. This includes </w:t>
      </w:r>
      <w:del w:id="1622" w:author="jonathan pritchard" w:date="2025-03-11T15:13:00Z" w16du:dateUtc="2025-03-11T15:13:00Z">
        <w:r w:rsidDel="003D3E9C">
          <w:delText xml:space="preserve">S-100 itself and </w:delText>
        </w:r>
      </w:del>
      <w:r>
        <w:t xml:space="preserve">any of </w:t>
      </w:r>
      <w:ins w:id="1623" w:author="jonathan pritchard" w:date="2025-03-11T15:12:00Z" w16du:dateUtc="2025-03-11T15:12:00Z">
        <w:r w:rsidR="003D3E9C">
          <w:t xml:space="preserve">S-100’s </w:t>
        </w:r>
      </w:ins>
      <w:del w:id="1624" w:author="jonathan pritchard" w:date="2025-03-11T15:12:00Z" w16du:dateUtc="2025-03-11T15:12:00Z">
        <w:r w:rsidDel="003D3E9C">
          <w:delText xml:space="preserve">its </w:delText>
        </w:r>
      </w:del>
      <w:r>
        <w:t>component schemas and system support files</w:t>
      </w:r>
      <w:ins w:id="1625"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626" w:name="_Ref188950832"/>
      <w:bookmarkStart w:id="1627" w:name="_Toc188968673"/>
      <w:r>
        <w:t>Exchange set delivery</w:t>
      </w:r>
      <w:del w:id="1628" w:author="Grant, David M (52400) CIV USN NIWC ATLANTIC VA (USA)" w:date="2025-02-25T14:52:00Z" w16du:dateUtc="2025-02-25T19:52:00Z">
        <w:r w:rsidDel="00DB23CD">
          <w:delText>.</w:delText>
        </w:r>
      </w:del>
      <w:bookmarkEnd w:id="1626"/>
      <w:bookmarkEnd w:id="1627"/>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629" w:author="Grant, David M (52400) CIV USN NIWC ATLANTIC VA (USA)" w:date="2025-02-25T14:53:00Z" w16du:dateUtc="2025-02-25T19:53:00Z">
        <w:r w:rsidR="00106E90">
          <w:t xml:space="preserve">relevant </w:t>
        </w:r>
      </w:ins>
      <w:r>
        <w:t>dataset support</w:t>
      </w:r>
      <w:del w:id="1630"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631"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32"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632"/>
    </w:p>
    <w:p w14:paraId="4B35A43A" w14:textId="4F692416" w:rsidR="00453DD3" w:rsidRPr="00B77A92" w:rsidRDefault="00453DD3" w:rsidP="00D87FDE">
      <w:pPr>
        <w:jc w:val="both"/>
      </w:pPr>
      <w:r w:rsidRPr="00B77A92">
        <w:t xml:space="preserve">Dataset names in S-100 are unique </w:t>
      </w:r>
      <w:r w:rsidRPr="007045AF">
        <w:rPr>
          <w:highlight w:val="yellow"/>
          <w:rPrChange w:id="1633" w:author="Grant, David M (52400) CIV USN NIWC ATLANTIC VA (USA)" w:date="2025-02-25T14:53:00Z" w16du:dateUtc="2025-02-25T19:53:00Z">
            <w:rPr/>
          </w:rPrChange>
        </w:rPr>
        <w:t>(S-100 Part 1</w:t>
      </w:r>
      <w:r w:rsidR="00D87FDE" w:rsidRPr="007045AF">
        <w:rPr>
          <w:highlight w:val="yellow"/>
          <w:rPrChange w:id="1634" w:author="Grant, David M (52400) CIV USN NIWC ATLANTIC VA (USA)" w:date="2025-02-25T14:53:00Z" w16du:dateUtc="2025-02-25T19:53:00Z">
            <w:rPr/>
          </w:rPrChange>
        </w:rPr>
        <w:t>7</w:t>
      </w:r>
      <w:del w:id="1635" w:author="jonathan pritchard" w:date="2025-03-07T18:05:00Z" w16du:dateUtc="2025-03-07T18:05:00Z">
        <w:r w:rsidRPr="00B77A92" w:rsidDel="00653128">
          <w:delText>.</w:delText>
        </w:r>
      </w:del>
      <w:ins w:id="1636"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653128" w:rsidRDefault="00453DD3" w:rsidP="00453DD3">
      <w:pPr>
        <w:pStyle w:val="ListParagraph"/>
        <w:numPr>
          <w:ilvl w:val="0"/>
          <w:numId w:val="127"/>
        </w:numPr>
        <w:spacing w:after="120" w:line="240" w:lineRule="auto"/>
        <w:jc w:val="both"/>
        <w:rPr>
          <w:highlight w:val="yellow"/>
          <w:rPrChange w:id="1637" w:author="jonathan pritchard" w:date="2025-03-07T18:06:00Z" w16du:dateUtc="2025-03-07T18:06:00Z">
            <w:rPr/>
          </w:rPrChange>
        </w:rPr>
      </w:pPr>
      <w:r w:rsidRPr="00653128">
        <w:rPr>
          <w:highlight w:val="yellow"/>
          <w:rPrChange w:id="1638" w:author="jonathan pritchard" w:date="2025-03-07T18:06:00Z" w16du:dateUtc="2025-03-07T18:06:00Z">
            <w:rPr/>
          </w:rPrChange>
        </w:rPr>
        <w:t>New</w:t>
      </w:r>
    </w:p>
    <w:p w14:paraId="2A520553" w14:textId="77777777" w:rsidR="00453DD3" w:rsidRPr="00653128" w:rsidRDefault="00453DD3" w:rsidP="00453DD3">
      <w:pPr>
        <w:pStyle w:val="ListParagraph"/>
        <w:numPr>
          <w:ilvl w:val="0"/>
          <w:numId w:val="127"/>
        </w:numPr>
        <w:spacing w:after="120" w:line="240" w:lineRule="auto"/>
        <w:jc w:val="both"/>
        <w:rPr>
          <w:highlight w:val="yellow"/>
          <w:rPrChange w:id="1639" w:author="jonathan pritchard" w:date="2025-03-07T18:06:00Z" w16du:dateUtc="2025-03-07T18:06:00Z">
            <w:rPr/>
          </w:rPrChange>
        </w:rPr>
      </w:pPr>
      <w:r w:rsidRPr="00653128">
        <w:rPr>
          <w:highlight w:val="yellow"/>
          <w:rPrChange w:id="1640" w:author="jonathan pritchard" w:date="2025-03-07T18:06:00Z" w16du:dateUtc="2025-03-07T18:06:00Z">
            <w:rPr/>
          </w:rPrChange>
        </w:rPr>
        <w:t>Replacement</w:t>
      </w:r>
    </w:p>
    <w:p w14:paraId="27A2FE98" w14:textId="77777777" w:rsidR="00453DD3" w:rsidRPr="00653128" w:rsidRDefault="00453DD3" w:rsidP="00453DD3">
      <w:pPr>
        <w:pStyle w:val="ListParagraph"/>
        <w:numPr>
          <w:ilvl w:val="0"/>
          <w:numId w:val="127"/>
        </w:numPr>
        <w:spacing w:after="120" w:line="240" w:lineRule="auto"/>
        <w:jc w:val="both"/>
        <w:rPr>
          <w:highlight w:val="yellow"/>
          <w:rPrChange w:id="1641" w:author="jonathan pritchard" w:date="2025-03-07T18:06:00Z" w16du:dateUtc="2025-03-07T18:06:00Z">
            <w:rPr/>
          </w:rPrChange>
        </w:rPr>
      </w:pPr>
      <w:r w:rsidRPr="00653128">
        <w:rPr>
          <w:highlight w:val="yellow"/>
          <w:rPrChange w:id="1642" w:author="jonathan pritchard" w:date="2025-03-07T18:06:00Z" w16du:dateUtc="2025-03-07T18:06:00Z">
            <w:rPr/>
          </w:rPrChange>
        </w:rPr>
        <w:t>Deletion</w:t>
      </w:r>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643" w:author="jonathan pritchard" w:date="2025-03-07T18:06:00Z" w16du:dateUtc="2025-03-07T18:06:00Z">
        <w:r w:rsidRPr="00B77A92" w:rsidDel="00264905">
          <w:delText xml:space="preserve">should </w:delText>
        </w:r>
      </w:del>
      <w:ins w:id="1644"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645" w:author="jonathan pritchard" w:date="2025-03-07T18:06:00Z" w16du:dateUtc="2025-03-07T18:06:00Z">
        <w:r w:rsidDel="00264905">
          <w:delText xml:space="preserve">should </w:delText>
        </w:r>
      </w:del>
      <w:ins w:id="1646" w:author="jonathan pritchard" w:date="2025-03-07T18:06:00Z" w16du:dateUtc="2025-03-07T18:06:00Z">
        <w:r w:rsidR="00264905">
          <w:t xml:space="preserve">must </w:t>
        </w:r>
      </w:ins>
      <w:r>
        <w:t>check that the support file is not used by any other datasets prior to deletion</w:t>
      </w:r>
      <w:ins w:id="1647"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48" w:name="_Toc188968675"/>
      <w:r>
        <w:t>Dataset Support File formats.</w:t>
      </w:r>
      <w:bookmarkEnd w:id="1648"/>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649" w:author="jonathan pritchard" w:date="2025-03-11T15:15:00Z" w16du:dateUtc="2025-03-11T15:15:00Z">
            <w:rPr/>
          </w:rPrChange>
        </w:rPr>
        <w:t xml:space="preserve">files </w:t>
      </w:r>
      <w:r w:rsidR="001309C7" w:rsidRPr="003D3E9C">
        <w:rPr>
          <w:highlight w:val="yellow"/>
          <w:rPrChange w:id="1650" w:author="jonathan pritchard" w:date="2025-03-11T15:15:00Z" w16du:dateUtc="2025-03-11T15:15:00Z">
            <w:rPr/>
          </w:rPrChange>
        </w:rPr>
        <w:t>must</w:t>
      </w:r>
      <w:r w:rsidR="00E52CD2" w:rsidRPr="003D3E9C">
        <w:rPr>
          <w:highlight w:val="yellow"/>
          <w:rPrChange w:id="1651" w:author="jonathan pritchard" w:date="2025-03-11T15:15:00Z" w16du:dateUtc="2025-03-11T15:15:00Z">
            <w:rPr/>
          </w:rPrChange>
        </w:rPr>
        <w:t xml:space="preserve"> be limited to the following formats </w:t>
      </w:r>
      <w:r w:rsidRPr="003D3E9C">
        <w:rPr>
          <w:highlight w:val="yellow"/>
          <w:rPrChange w:id="1652"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653" w:author="jonathan pritchard" w:date="2025-03-12T07:44:00Z" w16du:dateUtc="2025-03-12T07:44:00Z">
            <w:rPr/>
          </w:rPrChange>
        </w:rPr>
      </w:pPr>
      <w:r w:rsidRPr="006C226A">
        <w:rPr>
          <w:highlight w:val="yellow"/>
          <w:rPrChange w:id="1654" w:author="jonathan pritchard" w:date="2025-03-12T07:44:00Z" w16du:dateUtc="2025-03-12T07:44:00Z">
            <w:rPr/>
          </w:rPrChange>
        </w:rPr>
        <w:t>Plain tex</w:t>
      </w:r>
      <w:r w:rsidR="00F91C71" w:rsidRPr="006C226A">
        <w:rPr>
          <w:highlight w:val="yellow"/>
          <w:rPrChange w:id="1655"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656" w:author="jonathan pritchard" w:date="2025-03-12T07:44:00Z" w16du:dateUtc="2025-03-12T07:44:00Z">
            <w:rPr/>
          </w:rPrChange>
        </w:rPr>
      </w:pPr>
      <w:r w:rsidRPr="006C226A">
        <w:rPr>
          <w:highlight w:val="yellow"/>
          <w:rPrChange w:id="1657"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658" w:author="jonathan pritchard" w:date="2025-03-12T07:44:00Z" w16du:dateUtc="2025-03-12T07:44:00Z">
            <w:rPr/>
          </w:rPrChange>
        </w:rPr>
      </w:pPr>
      <w:r w:rsidRPr="006C226A">
        <w:rPr>
          <w:highlight w:val="yellow"/>
          <w:rPrChange w:id="1659" w:author="jonathan pritchard" w:date="2025-03-12T07:44:00Z" w16du:dateUtc="2025-03-12T07:44:00Z">
            <w:rPr/>
          </w:rPrChange>
        </w:rPr>
        <w:t>TIFF</w:t>
      </w:r>
      <w:r w:rsidR="00F91C71" w:rsidRPr="006C226A">
        <w:rPr>
          <w:highlight w:val="yellow"/>
          <w:rPrChange w:id="1660"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661"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662"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663" w:name="_Toc527357301"/>
      <w:bookmarkStart w:id="1664"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665" w:name="_Toc188968676"/>
      <w:bookmarkEnd w:id="1663"/>
      <w:bookmarkEnd w:id="1664"/>
      <w:r>
        <w:lastRenderedPageBreak/>
        <w:t>Appendix A – Manual Updates</w:t>
      </w:r>
      <w:bookmarkEnd w:id="1665"/>
    </w:p>
    <w:p w14:paraId="7F18C959" w14:textId="5C31C1DF" w:rsidR="00747A03" w:rsidRPr="00B77A92" w:rsidRDefault="00846094" w:rsidP="002D7DEE">
      <w:pPr>
        <w:pStyle w:val="Heading2"/>
        <w:numPr>
          <w:ilvl w:val="0"/>
          <w:numId w:val="195"/>
        </w:numPr>
      </w:pPr>
      <w:bookmarkStart w:id="1666" w:name="_Toc188968677"/>
      <w:r w:rsidRPr="00B77A92">
        <w:t>Introduction</w:t>
      </w:r>
      <w:bookmarkEnd w:id="1666"/>
    </w:p>
    <w:p w14:paraId="2CA76D4C" w14:textId="0657656F" w:rsidR="00B912FF" w:rsidRPr="00B77A92" w:rsidRDefault="00B912FF" w:rsidP="00D87FDE">
      <w:pPr>
        <w:jc w:val="both"/>
      </w:pPr>
      <w:r w:rsidRPr="00B77A92">
        <w:t xml:space="preserve">Manual updates are </w:t>
      </w:r>
      <w:del w:id="1667" w:author="jonathan pritchard" w:date="2025-03-07T18:07:00Z" w16du:dateUtc="2025-03-07T18:07:00Z">
        <w:r w:rsidRPr="00B77A92" w:rsidDel="00264905">
          <w:delText xml:space="preserve">official </w:delText>
        </w:r>
      </w:del>
      <w:r w:rsidRPr="00B77A92">
        <w:t>data entered manually into the ENDS/ENC.</w:t>
      </w:r>
      <w:ins w:id="1668"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669"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670"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671" w:author="jonathan pritchard" w:date="2025-03-07T18:08:00Z" w16du:dateUtc="2025-03-07T18:08:00Z">
        <w:r w:rsidR="00264905" w:rsidRPr="00264905" w:rsidDel="00264905">
          <w:t xml:space="preserve"> </w:t>
        </w:r>
      </w:ins>
      <w:del w:id="1672"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673" w:author="jonathan pritchard" w:date="2025-03-07T16:40:00Z" w16du:dateUtc="2025-03-07T16:40:00Z">
        <w:r w:rsidR="00C56536">
          <w:fldChar w:fldCharType="begin"/>
        </w:r>
        <w:r w:rsidR="00C56536">
          <w:instrText xml:space="preserve"> SEQ Table \* ARABIC </w:instrText>
        </w:r>
      </w:ins>
      <w:r w:rsidR="00C56536">
        <w:fldChar w:fldCharType="separate"/>
      </w:r>
      <w:ins w:id="1674" w:author="jonathan pritchard" w:date="2025-03-07T16:40:00Z" w16du:dateUtc="2025-03-07T16:40:00Z">
        <w:r w:rsidR="00C56536">
          <w:rPr>
            <w:noProof/>
          </w:rPr>
          <w:t>8</w:t>
        </w:r>
        <w:r w:rsidR="00C56536">
          <w:fldChar w:fldCharType="end"/>
        </w:r>
      </w:ins>
      <w:del w:id="1675"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676" w:author="jonathan pritchard" w:date="2025-03-07T16:40:00Z" w16du:dateUtc="2025-03-07T16:40:00Z">
        <w:r w:rsidR="00C56536">
          <w:fldChar w:fldCharType="begin"/>
        </w:r>
        <w:r w:rsidR="00C56536">
          <w:instrText xml:space="preserve"> SEQ Table \* ARABIC </w:instrText>
        </w:r>
      </w:ins>
      <w:r w:rsidR="00C56536">
        <w:fldChar w:fldCharType="separate"/>
      </w:r>
      <w:ins w:id="1677" w:author="jonathan pritchard" w:date="2025-03-07T16:40:00Z" w16du:dateUtc="2025-03-07T16:40:00Z">
        <w:r w:rsidR="00C56536">
          <w:rPr>
            <w:noProof/>
          </w:rPr>
          <w:t>9</w:t>
        </w:r>
        <w:r w:rsidR="00C56536">
          <w:fldChar w:fldCharType="end"/>
        </w:r>
      </w:ins>
      <w:del w:id="1678"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679" w:author="jonathan pritchard" w:date="2025-03-07T16:40:00Z" w16du:dateUtc="2025-03-07T16:40:00Z">
        <w:r w:rsidR="00C56536">
          <w:fldChar w:fldCharType="begin"/>
        </w:r>
        <w:r w:rsidR="00C56536">
          <w:instrText xml:space="preserve"> SEQ Table \* ARABIC </w:instrText>
        </w:r>
      </w:ins>
      <w:r w:rsidR="00C56536">
        <w:fldChar w:fldCharType="separate"/>
      </w:r>
      <w:ins w:id="1680" w:author="jonathan pritchard" w:date="2025-03-07T16:40:00Z" w16du:dateUtc="2025-03-07T16:40:00Z">
        <w:r w:rsidR="00C56536">
          <w:rPr>
            <w:noProof/>
          </w:rPr>
          <w:t>10</w:t>
        </w:r>
        <w:r w:rsidR="00C56536">
          <w:fldChar w:fldCharType="end"/>
        </w:r>
      </w:ins>
      <w:del w:id="1681"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682" w:name="_Toc188968678"/>
      <w:r>
        <w:t>Attribution of Manual Update Features</w:t>
      </w:r>
      <w:bookmarkEnd w:id="1682"/>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683" w:name="_Toc188968679"/>
      <w:r w:rsidRPr="002D7DEE">
        <w:lastRenderedPageBreak/>
        <w:t>Appendix</w:t>
      </w:r>
      <w:r w:rsidR="000849E6" w:rsidRPr="002D7DEE">
        <w:t xml:space="preserve"> B:</w:t>
      </w:r>
      <w:r w:rsidR="00802BDD" w:rsidRPr="002D7DEE">
        <w:t xml:space="preserve"> </w:t>
      </w:r>
      <w:bookmarkStart w:id="1684" w:name="_Toc100303044"/>
      <w:r w:rsidRPr="002D7DEE">
        <w:t>S-100 Data Import Error Codes and Explanations</w:t>
      </w:r>
      <w:bookmarkEnd w:id="1683"/>
      <w:bookmarkEnd w:id="1684"/>
    </w:p>
    <w:p w14:paraId="7BFA1FC9" w14:textId="0FD0EBC9" w:rsidR="00DF5B84" w:rsidRPr="00B77A92" w:rsidRDefault="00CC4796" w:rsidP="002D7DEE">
      <w:pPr>
        <w:pStyle w:val="Heading2"/>
        <w:numPr>
          <w:ilvl w:val="0"/>
          <w:numId w:val="169"/>
        </w:numPr>
        <w:ind w:left="357" w:hanging="357"/>
      </w:pPr>
      <w:bookmarkStart w:id="1685" w:name="_Toc188968680"/>
      <w:r>
        <w:t>Introduction.</w:t>
      </w:r>
      <w:bookmarkEnd w:id="1685"/>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686"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687"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688"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689" w:name="_Toc188968681"/>
      <w:r>
        <w:t>Error code descriptions.</w:t>
      </w:r>
      <w:bookmarkEnd w:id="1689"/>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690" w:author="jonathan pritchard" w:date="2025-03-07T18:10:00Z" w16du:dateUtc="2025-03-07T18:10:00Z">
        <w:r w:rsidRPr="00A527F0" w:rsidDel="00264905">
          <w:rPr>
            <w:rFonts w:eastAsia="Times New Roman" w:cs="Arial"/>
          </w:rPr>
          <w:delText>must be</w:delText>
        </w:r>
      </w:del>
      <w:ins w:id="1691"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692" w:author="jonathan pritchard" w:date="2025-03-07T18:10:00Z" w16du:dateUtc="2025-03-07T18:10:00Z">
        <w:r w:rsidRPr="00A527F0" w:rsidDel="00264905">
          <w:rPr>
            <w:rFonts w:eastAsia="Times New Roman" w:cs="Arial"/>
            <w:iCs/>
            <w:lang w:eastAsia="en-GB"/>
          </w:rPr>
          <w:delText>must be</w:delText>
        </w:r>
      </w:del>
      <w:ins w:id="1693"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694" w:name="_Toc188968682"/>
      <w:r w:rsidRPr="00B812CA">
        <w:t>Exchange Set Installation on ECDIS</w:t>
      </w:r>
      <w:del w:id="1695" w:author="Grant, David M (52400) CIV USN NIWC ATLANTIC VA (USA)" w:date="2025-02-25T17:20:00Z" w16du:dateUtc="2025-02-25T22:20:00Z">
        <w:r w:rsidRPr="00B812CA" w:rsidDel="00513EDB">
          <w:delText>.</w:delText>
        </w:r>
      </w:del>
      <w:bookmarkEnd w:id="1694"/>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067C2140">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120FE2CA">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696"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697" w:author="jonathan pritchard" w:date="2025-03-10T08:03:00Z" w16du:dateUtc="2025-03-10T08:03:00Z">
        <w:r w:rsidR="00663161">
          <w:t>8</w:t>
        </w:r>
      </w:ins>
      <w:del w:id="1698"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699" w:author="jonathan pritchard" w:date="2025-03-10T08:03:00Z" w16du:dateUtc="2025-03-10T08:03:00Z">
        <w:r w:rsidR="005B4B99" w:rsidRPr="00A527F0" w:rsidDel="00663161">
          <w:delText>C-2-2</w:delText>
        </w:r>
      </w:del>
      <w:ins w:id="1700"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701" w:author="jonathan pritchard" w:date="2025-03-10T08:03:00Z" w16du:dateUtc="2025-03-10T08:03:00Z">
        <w:r w:rsidR="00663161">
          <w:t>9</w:t>
        </w:r>
      </w:ins>
      <w:del w:id="1702"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703" w:name="_Ref158105624"/>
      <w:bookmarkStart w:id="1704" w:name="_Toc188968683"/>
      <w:r w:rsidRPr="00A527F0">
        <w:lastRenderedPageBreak/>
        <w:t>Appendix</w:t>
      </w:r>
      <w:r w:rsidR="000849E6">
        <w:t xml:space="preserve"> C </w:t>
      </w:r>
      <w:bookmarkStart w:id="1705" w:name="_Toc100303047"/>
      <w:r w:rsidR="00802BDD">
        <w:t xml:space="preserve"> - </w:t>
      </w:r>
      <w:r w:rsidR="000806E0" w:rsidRPr="00A527F0">
        <w:t xml:space="preserve"> </w:t>
      </w:r>
      <w:r w:rsidRPr="00A527F0">
        <w:t>ECDIS Update Status Reports</w:t>
      </w:r>
      <w:bookmarkEnd w:id="1703"/>
      <w:bookmarkEnd w:id="1704"/>
      <w:bookmarkEnd w:id="1705"/>
    </w:p>
    <w:p w14:paraId="42AEC368" w14:textId="77777777" w:rsidR="000A0D43" w:rsidRPr="00A527F0" w:rsidRDefault="000A0D43" w:rsidP="002D7DEE">
      <w:pPr>
        <w:pStyle w:val="Heading1"/>
        <w:numPr>
          <w:ilvl w:val="0"/>
          <w:numId w:val="172"/>
        </w:numPr>
      </w:pPr>
      <w:bookmarkStart w:id="1706" w:name="_Toc188968684"/>
      <w:r w:rsidRPr="00A527F0">
        <w:t>Purpose</w:t>
      </w:r>
      <w:bookmarkEnd w:id="1706"/>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707" w:author="jonathan pritchard" w:date="2025-03-07T18:13:00Z" w:name="move192263620"/>
      <w:moveFrom w:id="1708" w:author="jonathan pritchard" w:date="2025-03-07T18:13:00Z" w16du:dateUtc="2025-03-07T18:13:00Z">
        <w:r w:rsidR="00F20F26" w:rsidDel="00264905">
          <w:t xml:space="preserve">ECDIS must, therefore, implement </w:t>
        </w:r>
      </w:moveFrom>
      <w:moveFromRangeEnd w:id="1707"/>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709" w:author="jonathan pritchard" w:date="2025-03-07T18:13:00Z" w16du:dateUtc="2025-03-07T18:13:00Z">
        <w:r w:rsidR="00264905">
          <w:t xml:space="preserve">The </w:t>
        </w:r>
      </w:ins>
      <w:moveToRangeStart w:id="1710" w:author="jonathan pritchard" w:date="2025-03-07T18:13:00Z" w:name="move192263620"/>
      <w:moveTo w:id="1711" w:author="jonathan pritchard" w:date="2025-03-07T18:13:00Z" w16du:dateUtc="2025-03-07T18:13:00Z">
        <w:r w:rsidR="00264905">
          <w:t xml:space="preserve">ECDIS must, therefore, implement </w:t>
        </w:r>
      </w:moveTo>
      <w:moveToRangeEnd w:id="1710"/>
      <w:del w:id="1712"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713"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714" w:name="_Hlk144392203"/>
      <w:r w:rsidR="003B11C8" w:rsidRPr="00A527F0">
        <w:t xml:space="preserve">System Database </w:t>
      </w:r>
      <w:bookmarkEnd w:id="1714"/>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715"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716"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717" w:author="jonathan pritchard" w:date="2025-03-10T12:39:00Z" w16du:dateUtc="2025-03-10T12:39:00Z">
        <w:r w:rsidDel="00B21F04">
          <w:delText xml:space="preserve">present </w:delText>
        </w:r>
      </w:del>
      <w:ins w:id="1718"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719"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720"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721" w:author="jonathan pritchard" w:date="2025-03-07T18:18:00Z" w16du:dateUtc="2025-03-07T18:18:00Z">
        <w:r>
          <w:t>The mariner must be able to select the type of report to be created:</w:t>
        </w:r>
      </w:ins>
      <w:del w:id="1722"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723" w:author="jonathan pritchard" w:date="2025-03-07T18:19:00Z" w16du:dateUtc="2025-03-07T18:19:00Z"/>
        </w:rPr>
      </w:pPr>
      <w:ins w:id="1724" w:author="jonathan pritchard" w:date="2025-03-07T18:18:00Z" w16du:dateUtc="2025-03-07T18:18:00Z">
        <w:r>
          <w:t xml:space="preserve">The </w:t>
        </w:r>
      </w:ins>
      <w:ins w:id="1725"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726" w:author="jonathan pritchard" w:date="2025-03-07T18:19:00Z" w16du:dateUtc="2025-03-07T18:19:00Z"/>
        </w:rPr>
      </w:pPr>
      <w:del w:id="1727"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728"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729"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730" w:author="jonathan pritchard" w:date="2025-03-10T08:03:00Z" w16du:dateUtc="2025-03-10T08:03:00Z">
        <w:r w:rsidR="003A3D1B" w:rsidRPr="00A527F0" w:rsidDel="00663161">
          <w:delText>C-</w:delText>
        </w:r>
      </w:del>
      <w:r w:rsidR="003A3D1B" w:rsidRPr="00A527F0">
        <w:t>3</w:t>
      </w:r>
      <w:del w:id="1731"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32" w:name="_Hlk87104123"/>
            <w:r w:rsidRPr="00A527F0">
              <w:t>Electronic Nautical Publications (ENP) Update Status Report</w:t>
            </w:r>
            <w:bookmarkEnd w:id="1732"/>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733"/>
      <w:r w:rsidRPr="00A527F0">
        <w:t>This is not the same as the XTD distance.</w:t>
      </w:r>
      <w:commentRangeEnd w:id="1733"/>
      <w:r w:rsidR="005D7D6F">
        <w:rPr>
          <w:rStyle w:val="CommentReference"/>
        </w:rPr>
        <w:commentReference w:id="1733"/>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734" w:author="jonathan pritchard" w:date="2025-03-10T08:05:00Z" w16du:dateUtc="2025-03-10T08:05:00Z">
        <w:r w:rsidR="00AD7F90" w:rsidRPr="00A527F0" w:rsidDel="00663161">
          <w:delText>C-3-2</w:delText>
        </w:r>
      </w:del>
      <w:ins w:id="1735"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736"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737" w:name="_Toc188968685"/>
      <w:r w:rsidRPr="00275498">
        <w:lastRenderedPageBreak/>
        <w:t>Appendix</w:t>
      </w:r>
      <w:r w:rsidRPr="00A527F0">
        <w:t xml:space="preserve"> </w:t>
      </w:r>
      <w:r w:rsidR="000849E6">
        <w:t>D</w:t>
      </w:r>
      <w:bookmarkStart w:id="1738" w:name="_Toc100303050"/>
      <w:r w:rsidR="000806E0" w:rsidRPr="00A527F0">
        <w:t xml:space="preserve"> - </w:t>
      </w:r>
      <w:r w:rsidRPr="00A527F0">
        <w:t>Safety Contour and Water Level Adjustment</w:t>
      </w:r>
      <w:bookmarkEnd w:id="1737"/>
      <w:bookmarkEnd w:id="1738"/>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739" w:name="_Toc88852880"/>
      <w:bookmarkStart w:id="1740" w:name="_Toc98339988"/>
      <w:bookmarkStart w:id="1741" w:name="_Toc98340364"/>
      <w:bookmarkStart w:id="1742" w:name="_Toc188968686"/>
      <w:commentRangeStart w:id="1743"/>
      <w:r>
        <w:t>U</w:t>
      </w:r>
      <w:r w:rsidR="001374ED" w:rsidRPr="00A527F0">
        <w:t>ser Selectable Safety Contour</w:t>
      </w:r>
      <w:bookmarkEnd w:id="1739"/>
      <w:bookmarkEnd w:id="1740"/>
      <w:bookmarkEnd w:id="1741"/>
      <w:bookmarkEnd w:id="1742"/>
      <w:commentRangeEnd w:id="1743"/>
      <w:r w:rsidR="00397F34">
        <w:rPr>
          <w:rStyle w:val="CommentReference"/>
          <w:rFonts w:eastAsia="MS Mincho"/>
          <w:b w:val="0"/>
          <w:bCs w:val="0"/>
        </w:rPr>
        <w:commentReference w:id="1743"/>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744"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745" w:author="jonathan pritchard" w:date="2025-03-07T18:25:00Z" w16du:dateUtc="2025-03-07T18:25:00Z">
        <w:r w:rsidRPr="00A527F0" w:rsidDel="00B70E86">
          <w:delText>s</w:delText>
        </w:r>
      </w:del>
      <w:ins w:id="1746" w:author="jonathan pritchard" w:date="2025-03-07T18:25:00Z" w16du:dateUtc="2025-03-07T18:25:00Z">
        <w:r w:rsidR="00B70E86">
          <w:t>S</w:t>
        </w:r>
      </w:ins>
      <w:r w:rsidRPr="00A527F0">
        <w:t xml:space="preserve">electable </w:t>
      </w:r>
      <w:del w:id="1747" w:author="jonathan pritchard" w:date="2025-03-07T18:25:00Z" w16du:dateUtc="2025-03-07T18:25:00Z">
        <w:r w:rsidRPr="00A527F0" w:rsidDel="00B70E86">
          <w:delText>s</w:delText>
        </w:r>
      </w:del>
      <w:ins w:id="1748" w:author="jonathan pritchard" w:date="2025-03-07T18:25:00Z" w16du:dateUtc="2025-03-07T18:25:00Z">
        <w:r w:rsidR="00B70E86">
          <w:t>S</w:t>
        </w:r>
      </w:ins>
      <w:r w:rsidRPr="00A527F0">
        <w:t xml:space="preserve">afety </w:t>
      </w:r>
      <w:del w:id="1749" w:author="jonathan pritchard" w:date="2025-03-07T18:25:00Z" w16du:dateUtc="2025-03-07T18:25:00Z">
        <w:r w:rsidRPr="00A527F0" w:rsidDel="00B70E86">
          <w:delText>c</w:delText>
        </w:r>
      </w:del>
      <w:ins w:id="1750" w:author="jonathan pritchard" w:date="2025-03-07T18:25:00Z" w16du:dateUtc="2025-03-07T18:25:00Z">
        <w:r w:rsidR="00B70E86">
          <w:t>C</w:t>
        </w:r>
      </w:ins>
      <w:r w:rsidRPr="00A527F0">
        <w:t>ontour</w:t>
      </w:r>
      <w:ins w:id="1751"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599B5EB2" w:rsidR="001374ED" w:rsidRDefault="001374ED" w:rsidP="009D0DF9">
      <w:pPr>
        <w:spacing w:after="120" w:line="240" w:lineRule="auto"/>
        <w:jc w:val="both"/>
      </w:pPr>
      <w:r w:rsidRPr="005960AB">
        <w:rPr>
          <w:highlight w:val="yellow"/>
          <w:rPrChange w:id="1752" w:author="jonathan pritchard" w:date="2025-03-12T21:52:00Z" w16du:dateUtc="2025-03-12T21:52:00Z">
            <w:rPr/>
          </w:rPrChange>
        </w:rPr>
        <w:t xml:space="preserve">NOTE: </w:t>
      </w:r>
      <w:r w:rsidR="00DC78C7" w:rsidRPr="005960AB">
        <w:rPr>
          <w:highlight w:val="yellow"/>
          <w:rPrChange w:id="1753" w:author="jonathan pritchard" w:date="2025-03-12T21:52:00Z" w16du:dateUtc="2025-03-12T21:52:00Z">
            <w:rPr/>
          </w:rPrChange>
        </w:rPr>
        <w:t>On an ECDIS without the User Selectable Safety Contour feature</w:t>
      </w:r>
      <w:r w:rsidR="009604F2" w:rsidRPr="005960AB">
        <w:rPr>
          <w:highlight w:val="yellow"/>
          <w:rPrChange w:id="1754" w:author="jonathan pritchard" w:date="2025-03-12T21:52:00Z" w16du:dateUtc="2025-03-12T21:52:00Z">
            <w:rPr/>
          </w:rPrChange>
        </w:rPr>
        <w:t xml:space="preserve">, </w:t>
      </w:r>
      <w:r w:rsidRPr="005960AB">
        <w:rPr>
          <w:highlight w:val="yellow"/>
          <w:rPrChange w:id="1755" w:author="jonathan pritchard" w:date="2025-03-12T21:52:00Z" w16du:dateUtc="2025-03-12T21:52:00Z">
            <w:rPr/>
          </w:rPrChange>
        </w:rPr>
        <w:t>the user set</w:t>
      </w:r>
      <w:r w:rsidR="000C381A" w:rsidRPr="005960AB">
        <w:rPr>
          <w:highlight w:val="yellow"/>
          <w:rPrChange w:id="1756" w:author="jonathan pritchard" w:date="2025-03-12T21:52:00Z" w16du:dateUtc="2025-03-12T21:52:00Z">
            <w:rPr/>
          </w:rPrChange>
        </w:rPr>
        <w:t>s</w:t>
      </w:r>
      <w:r w:rsidRPr="005960AB">
        <w:rPr>
          <w:highlight w:val="yellow"/>
          <w:rPrChange w:id="1757"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758"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759" w:author="jonathan pritchard" w:date="2025-03-07T18:26:00Z" w16du:dateUtc="2025-03-07T18:26:00Z">
        <w:r w:rsidRPr="00A310A1" w:rsidDel="00B70E86">
          <w:delText>a</w:delText>
        </w:r>
      </w:del>
      <w:ins w:id="1760" w:author="jonathan pritchard" w:date="2025-03-07T18:26:00Z" w16du:dateUtc="2025-03-07T18:26:00Z">
        <w:r w:rsidR="00B70E86">
          <w:t>A</w:t>
        </w:r>
      </w:ins>
      <w:r w:rsidRPr="00A310A1">
        <w:t xml:space="preserve">ppendix are not currently integrated </w:t>
      </w:r>
      <w:del w:id="1761" w:author="Grant, David M (52400) CIV USN NIWC ATLANTIC VA (USA)" w:date="2025-02-26T15:06:00Z" w16du:dateUtc="2025-02-26T20:06:00Z">
        <w:r w:rsidRPr="00A310A1" w:rsidDel="00043A42">
          <w:delText xml:space="preserve">in </w:delText>
        </w:r>
      </w:del>
      <w:ins w:id="1762"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763"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764" w:author="jonathan pritchard" w:date="2025-03-07T18:28:00Z" w16du:dateUtc="2025-03-07T18:28:00Z">
        <w:r w:rsidRPr="00A527F0" w:rsidDel="00B70E86">
          <w:delText xml:space="preserve">certain </w:delText>
        </w:r>
      </w:del>
      <w:ins w:id="1765"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766"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767"/>
      <w:r w:rsidRPr="00A527F0">
        <w:t>DEPWL</w:t>
      </w:r>
      <w:commentRangeEnd w:id="1767"/>
      <w:r w:rsidR="00850978">
        <w:rPr>
          <w:rStyle w:val="CommentReference"/>
        </w:rPr>
        <w:commentReference w:id="1767"/>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768" w:author="jonathan pritchard" w:date="2025-03-10T06:56:00Z" w16du:dateUtc="2025-03-10T06:56:00Z">
        <w:r w:rsidR="00EB3601">
          <w:t>D</w:t>
        </w:r>
      </w:ins>
      <w:del w:id="1769" w:author="jonathan pritchard" w:date="2025-03-10T06:56:00Z" w16du:dateUtc="2025-03-10T06:56:00Z">
        <w:r w:rsidR="0050181D" w:rsidRPr="00A527F0" w:rsidDel="00EB3601">
          <w:delText>C</w:delText>
        </w:r>
      </w:del>
      <w:r w:rsidR="0050181D" w:rsidRPr="00A527F0">
        <w:t>-</w:t>
      </w:r>
      <w:del w:id="1770" w:author="jonathan pritchard" w:date="2025-03-10T06:56:00Z" w16du:dateUtc="2025-03-10T06:56:00Z">
        <w:r w:rsidR="0050181D" w:rsidRPr="00A527F0" w:rsidDel="00EB3601">
          <w:delText>4</w:delText>
        </w:r>
      </w:del>
      <w:ins w:id="1771"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772" w:author="jonathan pritchard" w:date="2025-03-10T06:54:00Z" w16du:dateUtc="2025-03-10T06:54:00Z">
        <w:r w:rsidR="00EB3601">
          <w:t>D</w:t>
        </w:r>
      </w:ins>
      <w:del w:id="1773" w:author="jonathan pritchard" w:date="2025-03-10T06:54:00Z" w16du:dateUtc="2025-03-10T06:54:00Z">
        <w:r w:rsidR="0050181D" w:rsidRPr="00A527F0" w:rsidDel="00EB3601">
          <w:delText>C-4</w:delText>
        </w:r>
      </w:del>
      <w:r w:rsidR="0050181D" w:rsidRPr="00A527F0">
        <w:t>-</w:t>
      </w:r>
      <w:ins w:id="1774"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775" w:name="_Toc188968687"/>
      <w:bookmarkStart w:id="1776" w:name="_Toc88852882"/>
      <w:bookmarkStart w:id="1777" w:name="_Toc98339990"/>
      <w:bookmarkStart w:id="1778" w:name="_Toc98340366"/>
      <w:r w:rsidRPr="00A527F0">
        <w:t>Data Constraints</w:t>
      </w:r>
      <w:bookmarkEnd w:id="1775"/>
    </w:p>
    <w:bookmarkEnd w:id="1776"/>
    <w:bookmarkEnd w:id="1777"/>
    <w:bookmarkEnd w:id="1778"/>
    <w:p w14:paraId="7E219847" w14:textId="1B0E7594" w:rsidR="00A310A1" w:rsidRDefault="00A310A1" w:rsidP="00AE2737">
      <w:pPr>
        <w:pStyle w:val="ListParagraph"/>
        <w:numPr>
          <w:ilvl w:val="0"/>
          <w:numId w:val="72"/>
        </w:numPr>
        <w:spacing w:after="120" w:line="240" w:lineRule="auto"/>
        <w:ind w:left="284" w:hanging="284"/>
        <w:jc w:val="both"/>
      </w:pPr>
      <w:commentRangeStart w:id="1779"/>
      <w:r>
        <w:t xml:space="preserve">Portrayal of S-102 data is restricted by minimum and maximum display scale values contained in the exchange catalogue as specified </w:t>
      </w:r>
      <w:r w:rsidRPr="005C3EE9">
        <w:t>in</w:t>
      </w:r>
      <w:r w:rsidR="00F87E8E" w:rsidRPr="005C3EE9">
        <w:t xml:space="preserve"> Section</w:t>
      </w:r>
      <w:ins w:id="1780" w:author="jonathan pritchard" w:date="2025-03-10T12:47:00Z" w16du:dateUtc="2025-03-10T12:47:00Z">
        <w:r w:rsidR="005C3EE9" w:rsidRPr="005C3EE9">
          <w:rPr>
            <w:rPrChange w:id="1781" w:author="jonathan pritchard" w:date="2025-03-10T12:48:00Z" w16du:dateUtc="2025-03-10T12:48:00Z">
              <w:rPr>
                <w:highlight w:val="yellow"/>
              </w:rPr>
            </w:rPrChange>
          </w:rPr>
          <w:t xml:space="preserve"> </w:t>
        </w:r>
        <w:r w:rsidR="005C3EE9" w:rsidRPr="005C3EE9">
          <w:rPr>
            <w:rPrChange w:id="1782" w:author="jonathan pritchard" w:date="2025-03-10T12:48:00Z" w16du:dateUtc="2025-03-10T12:48:00Z">
              <w:rPr>
                <w:highlight w:val="yellow"/>
              </w:rPr>
            </w:rPrChange>
          </w:rPr>
          <w:fldChar w:fldCharType="begin"/>
        </w:r>
        <w:r w:rsidR="005C3EE9" w:rsidRPr="005C3EE9">
          <w:rPr>
            <w:rPrChange w:id="1783" w:author="jonathan pritchard" w:date="2025-03-10T12:48:00Z" w16du:dateUtc="2025-03-10T12:48:00Z">
              <w:rPr>
                <w:highlight w:val="yellow"/>
              </w:rPr>
            </w:rPrChange>
          </w:rPr>
          <w:instrText xml:space="preserve"> REF _Ref192503285 \r \h </w:instrText>
        </w:r>
      </w:ins>
      <w:r w:rsidR="005C3EE9">
        <w:instrText xml:space="preserve"> \* MERGEFORMAT </w:instrText>
      </w:r>
      <w:ins w:id="1784" w:author="jonathan pritchard" w:date="2025-03-10T12:47:00Z" w16du:dateUtc="2025-03-10T12:47:00Z">
        <w:r w:rsidR="005C3EE9" w:rsidRPr="005C3EE9">
          <w:rPr>
            <w:rPrChange w:id="1785" w:author="jonathan pritchard" w:date="2025-03-10T12:48:00Z" w16du:dateUtc="2025-03-10T12:48:00Z">
              <w:rPr>
                <w:highlight w:val="yellow"/>
              </w:rPr>
            </w:rPrChange>
          </w:rPr>
          <w:fldChar w:fldCharType="separate"/>
        </w:r>
        <w:r w:rsidR="005C3EE9" w:rsidRPr="005C3EE9">
          <w:rPr>
            <w:rPrChange w:id="1786" w:author="jonathan pritchard" w:date="2025-03-10T12:48:00Z" w16du:dateUtc="2025-03-10T12:48:00Z">
              <w:rPr>
                <w:highlight w:val="yellow"/>
              </w:rPr>
            </w:rPrChange>
          </w:rPr>
          <w:t>12.2</w:t>
        </w:r>
        <w:r w:rsidR="005C3EE9" w:rsidRPr="005C3EE9">
          <w:rPr>
            <w:rPrChange w:id="1787" w:author="jonathan pritchard" w:date="2025-03-10T12:48:00Z" w16du:dateUtc="2025-03-10T12:48:00Z">
              <w:rPr>
                <w:highlight w:val="yellow"/>
              </w:rPr>
            </w:rPrChange>
          </w:rPr>
          <w:fldChar w:fldCharType="end"/>
        </w:r>
      </w:ins>
      <w:del w:id="1788"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789"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779"/>
      <w:r w:rsidR="0036245F" w:rsidRPr="005C3EE9">
        <w:rPr>
          <w:rStyle w:val="CommentReference"/>
        </w:rPr>
        <w:commentReference w:id="1779"/>
      </w:r>
      <w:ins w:id="1790"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w:t>
      </w:r>
      <w:ins w:id="1791" w:author="jonathan pritchard" w:date="2025-03-07T18:28:00Z" w16du:dateUtc="2025-03-07T18:28:00Z">
        <w:r w:rsidR="002A3AC1">
          <w:t>Mariner Selected Viewing Scale (</w:t>
        </w:r>
      </w:ins>
      <w:r>
        <w:t>MSVS</w:t>
      </w:r>
      <w:ins w:id="1792"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793"/>
      <w:r>
        <w:t>must be asked to choose</w:t>
      </w:r>
      <w:commentRangeEnd w:id="1793"/>
      <w:r w:rsidR="0091439E">
        <w:rPr>
          <w:rStyle w:val="CommentReference"/>
        </w:rPr>
        <w:commentReference w:id="1793"/>
      </w:r>
      <w:r>
        <w:t xml:space="preserve"> which dataset (or data producer) they wish to use.</w:t>
      </w:r>
    </w:p>
    <w:p w14:paraId="7A35D326" w14:textId="787E38C4" w:rsidR="001374ED" w:rsidRPr="00A527F0" w:rsidRDefault="001374ED" w:rsidP="00AE2737">
      <w:pPr>
        <w:pStyle w:val="ListParagraph"/>
        <w:numPr>
          <w:ilvl w:val="0"/>
          <w:numId w:val="72"/>
        </w:numPr>
        <w:spacing w:after="120" w:line="240" w:lineRule="auto"/>
        <w:ind w:left="284" w:hanging="284"/>
        <w:jc w:val="both"/>
      </w:pPr>
      <w:commentRangeStart w:id="1794"/>
      <w:r w:rsidRPr="00A527F0">
        <w:rPr>
          <w:rFonts w:cs="Calibri"/>
          <w:color w:val="000000"/>
          <w:shd w:val="clear" w:color="auto" w:fill="FFFFFF"/>
        </w:rPr>
        <w:t xml:space="preserve">No complex interpolation is </w:t>
      </w:r>
      <w:del w:id="1795" w:author="jonathan pritchard" w:date="2025-03-07T18:29:00Z" w16du:dateUtc="2025-03-07T18:29:00Z">
        <w:r w:rsidRPr="00A527F0" w:rsidDel="002A3AC1">
          <w:rPr>
            <w:rFonts w:cs="Calibri"/>
            <w:color w:val="000000"/>
            <w:shd w:val="clear" w:color="auto" w:fill="FFFFFF"/>
          </w:rPr>
          <w:delText xml:space="preserve">done </w:delText>
        </w:r>
      </w:del>
      <w:ins w:id="1796" w:author="jonathan pritchard" w:date="2025-03-07T18:29:00Z" w16du:dateUtc="2025-03-07T18:29:00Z">
        <w:r w:rsidR="002A3AC1">
          <w:rPr>
            <w:rFonts w:cs="Calibri"/>
            <w:color w:val="000000"/>
            <w:shd w:val="clear" w:color="auto" w:fill="FFFFFF"/>
          </w:rPr>
          <w:t>performed</w:t>
        </w:r>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794"/>
      <w:r w:rsidR="0029770B">
        <w:rPr>
          <w:rStyle w:val="CommentReference"/>
        </w:rPr>
        <w:commentReference w:id="1794"/>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797"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798" w:author="jonathan pritchard" w:date="2025-03-10T06:56:00Z" w16du:dateUtc="2025-03-10T06:56:00Z">
        <w:r w:rsidR="00EB3601">
          <w:rPr>
            <w:rFonts w:cs="Calibri"/>
            <w:color w:val="000000"/>
            <w:shd w:val="clear" w:color="auto" w:fill="FFFFFF"/>
          </w:rPr>
          <w:t>s</w:t>
        </w:r>
      </w:ins>
      <w:ins w:id="1799"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2FA2C297">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800" w:author="jonathan pritchard" w:date="2025-03-07T18:32:00Z" w16du:dateUtc="2025-03-07T18:32:00Z">
        <w:r w:rsidR="002A3AC1">
          <w:t>D</w:t>
        </w:r>
      </w:ins>
      <w:del w:id="1801" w:author="jonathan pritchard" w:date="2025-03-07T18:32:00Z" w16du:dateUtc="2025-03-07T18:32:00Z">
        <w:r w:rsidR="0050181D" w:rsidRPr="00A527F0" w:rsidDel="002A3AC1">
          <w:delText>C</w:delText>
        </w:r>
      </w:del>
      <w:del w:id="1802" w:author="jonathan pritchard" w:date="2025-03-10T06:55:00Z" w16du:dateUtc="2025-03-10T06:55:00Z">
        <w:r w:rsidR="0050181D" w:rsidRPr="00A527F0" w:rsidDel="00EB3601">
          <w:delText>-4</w:delText>
        </w:r>
      </w:del>
      <w:r w:rsidR="0050181D" w:rsidRPr="00A527F0">
        <w:t>-</w:t>
      </w:r>
      <w:ins w:id="1803"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12D9266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804" w:author="jonathan pritchard" w:date="2025-03-07T18:32:00Z" w16du:dateUtc="2025-03-07T18:32:00Z">
        <w:r w:rsidR="002A3AC1">
          <w:t>D</w:t>
        </w:r>
      </w:ins>
      <w:ins w:id="1805" w:author="jonathan pritchard" w:date="2025-03-10T06:56:00Z" w16du:dateUtc="2025-03-10T06:56:00Z">
        <w:r w:rsidR="00EB3601">
          <w:t>-1</w:t>
        </w:r>
      </w:ins>
      <w:ins w:id="1806" w:author="jonathan pritchard" w:date="2025-03-07T18:32:00Z" w16du:dateUtc="2025-03-07T18:32:00Z">
        <w:r w:rsidR="002A3AC1">
          <w:t>-</w:t>
        </w:r>
      </w:ins>
      <w:del w:id="1807" w:author="jonathan pritchard" w:date="2025-03-07T18:31:00Z" w16du:dateUtc="2025-03-07T18:31:00Z">
        <w:r w:rsidR="0050181D" w:rsidRPr="00A527F0" w:rsidDel="002A3AC1">
          <w:delText>C-</w:delText>
        </w:r>
      </w:del>
      <w:del w:id="1808"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1809"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1810" w:author="jonathan pritchard" w:date="2025-03-07T18:30:00Z" w16du:dateUtc="2025-03-07T18:30:00Z">
        <w:r w:rsidR="002A3AC1">
          <w:t>able Safety</w:t>
        </w:r>
      </w:ins>
      <w:del w:id="1811"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1812" w:author="Grant, David M (52400) CIV USN NIWC ATLANTIC VA (USA)" w:date="2025-02-26T15:44:00Z" w16du:dateUtc="2025-02-26T20:44:00Z">
        <w:r w:rsidR="00D8521A">
          <w:t xml:space="preserve">vertical </w:t>
        </w:r>
      </w:ins>
      <w:r w:rsidRPr="00A527F0">
        <w:t xml:space="preserve">datum </w:t>
      </w:r>
      <w:del w:id="1813" w:author="Grant, David M (52400) CIV USN NIWC ATLANTIC VA (USA)" w:date="2025-02-26T15:44:00Z" w16du:dateUtc="2025-02-26T20:44:00Z">
        <w:r w:rsidRPr="00A527F0" w:rsidDel="00655F12">
          <w:delText>defined in</w:delText>
        </w:r>
      </w:del>
      <w:ins w:id="1814"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1815"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1816" w:name="_Toc188968688"/>
      <w:bookmarkStart w:id="1817" w:name="_Toc88852883"/>
      <w:bookmarkStart w:id="1818" w:name="_Toc98339991"/>
      <w:bookmarkStart w:id="1819" w:name="_Toc98340367"/>
      <w:ins w:id="1820" w:author="Grant, David M (52400) CIV USN NIWC ATLANTIC VA (USA)" w:date="2025-02-26T16:03:00Z" w16du:dateUtc="2025-02-26T21:03:00Z">
        <w:r>
          <w:t xml:space="preserve"> </w:t>
        </w:r>
      </w:ins>
      <w:r w:rsidR="001019DD" w:rsidRPr="00A527F0">
        <w:t>Implementation</w:t>
      </w:r>
      <w:bookmarkEnd w:id="1816"/>
    </w:p>
    <w:bookmarkEnd w:id="1817"/>
    <w:bookmarkEnd w:id="1818"/>
    <w:bookmarkEnd w:id="1819"/>
    <w:p w14:paraId="67328774" w14:textId="6AE4F6B8" w:rsidR="001374ED" w:rsidRPr="00A527F0" w:rsidRDefault="001374ED" w:rsidP="00EB7911">
      <w:pPr>
        <w:spacing w:after="120" w:line="240" w:lineRule="auto"/>
        <w:jc w:val="both"/>
      </w:pPr>
      <w:commentRangeStart w:id="1821"/>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1821"/>
      <w:r w:rsidR="002C68C4">
        <w:rPr>
          <w:rStyle w:val="CommentReference"/>
        </w:rPr>
        <w:commentReference w:id="1821"/>
      </w:r>
      <w:r w:rsidRPr="00A527F0">
        <w:t>.</w:t>
      </w:r>
      <w:r w:rsidR="001E036A" w:rsidRPr="001E036A">
        <w:t xml:space="preserve"> </w:t>
      </w:r>
      <w:r w:rsidR="001E036A">
        <w:t>T</w:t>
      </w:r>
      <w:r w:rsidR="001E036A" w:rsidRPr="001E036A">
        <w:t>his selection is independent of the graphical display of S-102 data</w:t>
      </w:r>
      <w:ins w:id="1822" w:author="Grant, David M (52400) CIV USN NIWC ATLANTIC VA (USA)" w:date="2025-02-26T15:46:00Z" w16du:dateUtc="2025-02-26T20:46:00Z">
        <w:r w:rsidR="00A7141E">
          <w:t>.</w:t>
        </w:r>
      </w:ins>
    </w:p>
    <w:p w14:paraId="590A8E97" w14:textId="70EF2816" w:rsidR="001E036A" w:rsidRDefault="001374ED" w:rsidP="00EB7911">
      <w:pPr>
        <w:spacing w:after="60" w:line="240" w:lineRule="auto"/>
        <w:jc w:val="both"/>
        <w:rPr>
          <w:highlight w:val="yellow"/>
        </w:rPr>
      </w:pPr>
      <w:bookmarkStart w:id="1823" w:name="_Hlk87778989"/>
      <w:r w:rsidRPr="00A527F0">
        <w:t xml:space="preserve">When S-102 is selected for use, in areas where S-102 coverage exists, the S-102 </w:t>
      </w:r>
      <w:commentRangeStart w:id="1824"/>
      <w:r w:rsidRPr="00A527F0">
        <w:t>suppresses the following S-101 depth features</w:t>
      </w:r>
      <w:commentRangeEnd w:id="1824"/>
      <w:r w:rsidR="00061D77">
        <w:rPr>
          <w:rStyle w:val="CommentReference"/>
        </w:rPr>
        <w:commentReference w:id="1824"/>
      </w:r>
    </w:p>
    <w:bookmarkEnd w:id="182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1825" w:author="jonathan pritchard" w:date="2025-03-07T18:32:00Z" w16du:dateUtc="2025-03-07T18:32:00Z">
        <w:r w:rsidR="002A3AC1">
          <w:t>D-</w:t>
        </w:r>
      </w:ins>
      <w:del w:id="1826" w:author="jonathan pritchard" w:date="2025-03-07T18:31:00Z" w16du:dateUtc="2025-03-07T18:31:00Z">
        <w:r w:rsidR="0050181D" w:rsidRPr="00A527F0" w:rsidDel="002A3AC1">
          <w:delText>C-</w:delText>
        </w:r>
      </w:del>
      <w:ins w:id="1827" w:author="jonathan pritchard" w:date="2025-03-10T06:57:00Z" w16du:dateUtc="2025-03-10T06:57:00Z">
        <w:r w:rsidR="00EB3601">
          <w:t>1</w:t>
        </w:r>
      </w:ins>
      <w:del w:id="1828"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1829" w:author="jonathan pritchard" w:date="2025-03-07T18:32:00Z" w16du:dateUtc="2025-03-07T18:32:00Z">
        <w:r w:rsidR="002A3AC1">
          <w:t>D</w:t>
        </w:r>
      </w:ins>
      <w:ins w:id="1830" w:author="jonathan pritchard" w:date="2025-03-10T06:56:00Z" w16du:dateUtc="2025-03-10T06:56:00Z">
        <w:r w:rsidR="00EB3601">
          <w:t>-1</w:t>
        </w:r>
      </w:ins>
      <w:ins w:id="1831" w:author="jonathan pritchard" w:date="2025-03-07T18:32:00Z" w16du:dateUtc="2025-03-07T18:32:00Z">
        <w:r w:rsidR="002A3AC1">
          <w:t>-</w:t>
        </w:r>
      </w:ins>
      <w:del w:id="1832" w:author="jonathan pritchard" w:date="2025-03-07T18:31:00Z" w16du:dateUtc="2025-03-07T18:31:00Z">
        <w:r w:rsidR="0050181D" w:rsidRPr="00A527F0" w:rsidDel="002A3AC1">
          <w:delText>C-</w:delText>
        </w:r>
      </w:del>
      <w:ins w:id="1833" w:author="jonathan pritchard" w:date="2025-03-10T06:55:00Z" w16du:dateUtc="2025-03-10T06:55:00Z">
        <w:r w:rsidR="00EB3601">
          <w:t>4</w:t>
        </w:r>
      </w:ins>
      <w:del w:id="1834"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1835" w:author="jonathan pritchard" w:date="2025-03-07T18:32:00Z" w16du:dateUtc="2025-03-07T18:32:00Z">
        <w:r w:rsidR="002A3AC1">
          <w:t>D</w:t>
        </w:r>
      </w:ins>
      <w:del w:id="1836" w:author="jonathan pritchard" w:date="2025-03-07T18:32:00Z" w16du:dateUtc="2025-03-07T18:32:00Z">
        <w:r w:rsidR="001019DD" w:rsidRPr="00A527F0" w:rsidDel="002A3AC1">
          <w:delText>C</w:delText>
        </w:r>
      </w:del>
      <w:r w:rsidR="001019DD" w:rsidRPr="00A527F0">
        <w:t>-</w:t>
      </w:r>
      <w:ins w:id="1837" w:author="jonathan pritchard" w:date="2025-03-10T06:57:00Z" w16du:dateUtc="2025-03-10T06:57:00Z">
        <w:r w:rsidR="00EB3601">
          <w:t>1</w:t>
        </w:r>
      </w:ins>
      <w:del w:id="1838" w:author="jonathan pritchard" w:date="2025-03-10T06:57:00Z" w16du:dateUtc="2025-03-10T06:57:00Z">
        <w:r w:rsidR="001019DD" w:rsidRPr="00A527F0" w:rsidDel="00EB3601">
          <w:delText>4</w:delText>
        </w:r>
      </w:del>
      <w:r w:rsidR="001019DD" w:rsidRPr="00A527F0">
        <w:t>-5 below</w:t>
      </w:r>
      <w:ins w:id="1839"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1840"/>
      <w:r w:rsidRPr="00A527F0">
        <w:t>Edges on the boundary of the dataset</w:t>
      </w:r>
      <w:commentRangeEnd w:id="1840"/>
      <w:r w:rsidR="00636A4E">
        <w:rPr>
          <w:rStyle w:val="CommentReference"/>
        </w:rPr>
        <w:commentReference w:id="1840"/>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1841" w:author="jonathan pritchard" w:date="2025-03-10T07:54:00Z" w16du:dateUtc="2025-03-10T07:54:00Z">
        <w:r w:rsidR="00A74A4F">
          <w:t>D</w:t>
        </w:r>
      </w:ins>
      <w:del w:id="1842" w:author="jonathan pritchard" w:date="2025-03-10T07:54:00Z" w16du:dateUtc="2025-03-10T07:54:00Z">
        <w:r w:rsidR="0050181D" w:rsidRPr="00A527F0" w:rsidDel="00A74A4F">
          <w:delText>C</w:delText>
        </w:r>
      </w:del>
      <w:r w:rsidR="0050181D" w:rsidRPr="00A527F0">
        <w:t>-</w:t>
      </w:r>
      <w:ins w:id="1843" w:author="jonathan pritchard" w:date="2025-03-10T06:57:00Z" w16du:dateUtc="2025-03-10T06:57:00Z">
        <w:r w:rsidR="00EB3601">
          <w:t>1</w:t>
        </w:r>
      </w:ins>
      <w:del w:id="1844"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0E7ACB3">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1845" w:author="jonathan pritchard" w:date="2025-03-07T18:32:00Z" w16du:dateUtc="2025-03-07T18:32:00Z">
        <w:r w:rsidR="002A3AC1">
          <w:t>D</w:t>
        </w:r>
      </w:ins>
      <w:del w:id="1846" w:author="jonathan pritchard" w:date="2025-03-07T18:32:00Z" w16du:dateUtc="2025-03-07T18:32:00Z">
        <w:r w:rsidR="0050181D" w:rsidRPr="00A527F0" w:rsidDel="002A3AC1">
          <w:delText>C</w:delText>
        </w:r>
      </w:del>
      <w:r w:rsidR="0050181D" w:rsidRPr="00A527F0">
        <w:t>-</w:t>
      </w:r>
      <w:ins w:id="1847" w:author="jonathan pritchard" w:date="2025-03-10T06:56:00Z" w16du:dateUtc="2025-03-10T06:56:00Z">
        <w:r w:rsidR="00EB3601">
          <w:t>1-</w:t>
        </w:r>
      </w:ins>
      <w:ins w:id="1848" w:author="jonathan pritchard" w:date="2025-03-10T06:55:00Z" w16du:dateUtc="2025-03-10T06:55:00Z">
        <w:r w:rsidR="00EB3601">
          <w:t>5</w:t>
        </w:r>
      </w:ins>
      <w:del w:id="1849"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1850"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1851" w:author="jonathan pritchard" w:date="2025-03-07T16:32:00Z" w16du:dateUtc="2025-03-07T16:32:00Z">
          <w:pPr>
            <w:pStyle w:val="Heading2"/>
            <w:numPr>
              <w:numId w:val="182"/>
            </w:numPr>
          </w:pPr>
        </w:pPrChange>
      </w:pPr>
      <w:r>
        <w:t xml:space="preserve"> </w:t>
      </w:r>
      <w:bookmarkStart w:id="1852" w:name="_Toc188968689"/>
      <w:r>
        <w:t>Calculation of depth values</w:t>
      </w:r>
      <w:del w:id="1853" w:author="Grant, David M (52400) CIV USN NIWC ATLANTIC VA (USA)" w:date="2025-02-26T16:03:00Z" w16du:dateUtc="2025-02-26T21:03:00Z">
        <w:r w:rsidDel="00024038">
          <w:delText>.</w:delText>
        </w:r>
      </w:del>
      <w:bookmarkEnd w:id="1852"/>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1854"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855" w:name="_Toc88852884"/>
      <w:bookmarkStart w:id="1856" w:name="_Toc98339992"/>
      <w:bookmarkStart w:id="1857" w:name="_Toc98340368"/>
      <w:r w:rsidRPr="00A527F0">
        <w:br w:type="page"/>
      </w:r>
    </w:p>
    <w:p w14:paraId="2913C950" w14:textId="3C34FD09" w:rsidR="00EF57B5" w:rsidRPr="00A527F0" w:rsidRDefault="001019DD">
      <w:pPr>
        <w:pStyle w:val="Heading1"/>
        <w:numPr>
          <w:ilvl w:val="0"/>
          <w:numId w:val="237"/>
        </w:numPr>
        <w:pPrChange w:id="1858" w:author="jonathan pritchard" w:date="2025-03-07T16:32:00Z" w16du:dateUtc="2025-03-07T16:32:00Z">
          <w:pPr>
            <w:pStyle w:val="Heading1"/>
            <w:numPr>
              <w:numId w:val="182"/>
            </w:numPr>
          </w:pPr>
        </w:pPrChange>
      </w:pPr>
      <w:bookmarkStart w:id="1859" w:name="_Toc188968690"/>
      <w:r w:rsidRPr="00A527F0">
        <w:lastRenderedPageBreak/>
        <w:t>Water Level Adjustment</w:t>
      </w:r>
      <w:bookmarkEnd w:id="1859"/>
      <w:ins w:id="1860"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1861"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1862" w:author="jonathan pritchard" w:date="2025-03-07T18:34:00Z" w16du:dateUtc="2025-03-07T18:34:00Z">
        <w:r w:rsidR="002A3AC1">
          <w:t>.</w:t>
        </w:r>
      </w:ins>
      <w:del w:id="1863"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1864" w:author="Grant, David M (52400) CIV USN NIWC ATLANTIC VA (USA)" w:date="2025-02-26T16:06:00Z" w16du:dateUtc="2025-02-26T21:06:00Z">
        <w:r w:rsidR="00731CD9" w:rsidDel="005C41FF">
          <w:delText xml:space="preserve"> </w:delText>
        </w:r>
      </w:del>
      <w:ins w:id="1865"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1866" w:author="jonathan pritchard" w:date="2025-03-11T16:20:00Z" w16du:dateUtc="2025-03-11T16:20:00Z">
        <w:r w:rsidRPr="00A527F0" w:rsidDel="009D5976">
          <w:delText>water level adjustment</w:delText>
        </w:r>
      </w:del>
      <w:ins w:id="1867"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1868" w:author="Grant, David M (52400) CIV USN NIWC ATLANTIC VA (USA)" w:date="2025-02-26T16:06:00Z" w16du:dateUtc="2025-02-26T21:06:00Z">
        <w:r w:rsidRPr="00A527F0" w:rsidDel="001F01AF">
          <w:delText>Section</w:delText>
        </w:r>
      </w:del>
      <w:ins w:id="1869"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1870"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1871"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1872" w:author="jonathan pritchard" w:date="2025-03-11T16:20:00Z" w16du:dateUtc="2025-03-11T16:20:00Z">
        <w:r w:rsidR="00EF57B5" w:rsidRPr="00A527F0" w:rsidDel="009D5976">
          <w:delText>water level adjustment</w:delText>
        </w:r>
      </w:del>
      <w:ins w:id="1873"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1874" w:author="jonathan pritchard" w:date="2025-03-11T16:20:00Z" w16du:dateUtc="2025-03-11T16:20:00Z">
        <w:r w:rsidRPr="00A527F0" w:rsidDel="009D5976">
          <w:delText>water level adjustment</w:delText>
        </w:r>
      </w:del>
      <w:ins w:id="1875"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1876" w:author="jonathan pritchard" w:date="2025-03-10T07:55:00Z" w16du:dateUtc="2025-03-10T07:55:00Z">
        <w:r w:rsidR="00DC78C7" w:rsidDel="00A74A4F">
          <w:delText xml:space="preserve">Appendix </w:delText>
        </w:r>
      </w:del>
      <w:ins w:id="1877" w:author="jonathan pritchard" w:date="2025-03-10T07:55:00Z" w16du:dateUtc="2025-03-10T07:55:00Z">
        <w:r w:rsidR="00A74A4F">
          <w:t>D</w:t>
        </w:r>
      </w:ins>
      <w:del w:id="1878" w:author="jonathan pritchard" w:date="2025-03-10T07:55:00Z" w16du:dateUtc="2025-03-10T07:55:00Z">
        <w:r w:rsidR="00DC78C7" w:rsidDel="00A74A4F">
          <w:delText>C</w:delText>
        </w:r>
      </w:del>
      <w:r w:rsidR="00DC78C7">
        <w:t>-</w:t>
      </w:r>
      <w:del w:id="1879" w:author="jonathan pritchard" w:date="2025-03-10T07:55:00Z" w16du:dateUtc="2025-03-10T07:55:00Z">
        <w:r w:rsidR="00DC78C7" w:rsidDel="00A74A4F">
          <w:delText>5</w:delText>
        </w:r>
      </w:del>
      <w:ins w:id="1880" w:author="jonathan pritchard" w:date="2025-03-10T07:55:00Z" w16du:dateUtc="2025-03-10T07:55:00Z">
        <w:r w:rsidR="00A74A4F">
          <w:t>2</w:t>
        </w:r>
      </w:ins>
      <w:r w:rsidR="00DC78C7">
        <w:t xml:space="preserve">.5, </w:t>
      </w:r>
      <w:del w:id="1881" w:author="jonathan pritchard" w:date="2025-03-10T07:55:00Z" w16du:dateUtc="2025-03-10T07:55:00Z">
        <w:r w:rsidR="00DC78C7" w:rsidDel="00A74A4F">
          <w:delText>C-5</w:delText>
        </w:r>
      </w:del>
      <w:ins w:id="1882" w:author="jonathan pritchard" w:date="2025-03-10T07:55:00Z" w16du:dateUtc="2025-03-10T07:55:00Z">
        <w:r w:rsidR="00A74A4F">
          <w:t>D-2</w:t>
        </w:r>
      </w:ins>
      <w:r w:rsidR="00DC78C7">
        <w:t xml:space="preserve">.6 and </w:t>
      </w:r>
      <w:del w:id="1883" w:author="jonathan pritchard" w:date="2025-03-10T07:55:00Z" w16du:dateUtc="2025-03-10T07:55:00Z">
        <w:r w:rsidR="00DC78C7" w:rsidDel="00A74A4F">
          <w:delText>C-5</w:delText>
        </w:r>
      </w:del>
      <w:ins w:id="1884"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1885"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1886" w:author="jonathan pritchard" w:date="2025-03-11T16:20:00Z" w16du:dateUtc="2025-03-11T16:20:00Z">
        <w:r w:rsidRPr="00A527F0" w:rsidDel="009D5976">
          <w:delText>water level adjustment</w:delText>
        </w:r>
      </w:del>
      <w:ins w:id="1887"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888" w:name="_Toc88852885"/>
      <w:bookmarkStart w:id="1889" w:name="_Toc98339993"/>
      <w:bookmarkStart w:id="1890" w:name="_Toc98340369"/>
      <w:bookmarkEnd w:id="1855"/>
      <w:bookmarkEnd w:id="1856"/>
      <w:bookmarkEnd w:id="1857"/>
    </w:p>
    <w:p w14:paraId="4BAEE05F" w14:textId="3B1FB418" w:rsidR="002D0A15" w:rsidRPr="00A527F0" w:rsidRDefault="002D0A15">
      <w:pPr>
        <w:pStyle w:val="Heading1"/>
        <w:numPr>
          <w:ilvl w:val="1"/>
          <w:numId w:val="237"/>
        </w:numPr>
        <w:pPrChange w:id="1891" w:author="jonathan pritchard" w:date="2025-03-07T16:32:00Z" w16du:dateUtc="2025-03-07T16:32:00Z">
          <w:pPr>
            <w:pStyle w:val="Heading1"/>
            <w:numPr>
              <w:ilvl w:val="1"/>
              <w:numId w:val="182"/>
            </w:numPr>
            <w:ind w:left="576" w:hanging="576"/>
          </w:pPr>
        </w:pPrChange>
      </w:pPr>
      <w:bookmarkStart w:id="1892" w:name="_Toc188968691"/>
      <w:del w:id="1893" w:author="jonathan pritchard" w:date="2025-03-10T06:49:00Z" w16du:dateUtc="2025-03-10T06:49:00Z">
        <w:r w:rsidRPr="00A527F0" w:rsidDel="00EB3601">
          <w:delText>Water Level Adjustment</w:delText>
        </w:r>
      </w:del>
      <w:bookmarkEnd w:id="1892"/>
      <w:ins w:id="1894" w:author="jonathan pritchard" w:date="2025-03-10T06:49:00Z" w16du:dateUtc="2025-03-10T06:49:00Z">
        <w:r w:rsidR="00EB3601">
          <w:t>Scope</w:t>
        </w:r>
      </w:ins>
    </w:p>
    <w:bookmarkEnd w:id="1888"/>
    <w:bookmarkEnd w:id="1889"/>
    <w:bookmarkEnd w:id="1890"/>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1895" w:author="jonathan pritchard" w:date="2025-03-11T16:20:00Z" w16du:dateUtc="2025-03-11T16:20:00Z">
        <w:r w:rsidRPr="00A527F0" w:rsidDel="009D5976">
          <w:rPr>
            <w:b/>
            <w:bCs/>
          </w:rPr>
          <w:delText>Water Level Adjustment</w:delText>
        </w:r>
      </w:del>
      <w:ins w:id="1896"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1897" w:author="jonathan pritchard" w:date="2025-03-11T16:20:00Z" w16du:dateUtc="2025-03-11T16:20:00Z">
        <w:r w:rsidRPr="00A527F0" w:rsidDel="009D5976">
          <w:delText>Water Level Adjustment</w:delText>
        </w:r>
      </w:del>
      <w:ins w:id="1898"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1899" w:author="jonathan pritchard" w:date="2025-03-07T16:32:00Z" w16du:dateUtc="2025-03-07T16:32:00Z">
          <w:pPr>
            <w:pStyle w:val="Heading1"/>
            <w:numPr>
              <w:ilvl w:val="1"/>
              <w:numId w:val="182"/>
            </w:numPr>
            <w:ind w:left="576" w:hanging="576"/>
          </w:pPr>
        </w:pPrChange>
      </w:pPr>
      <w:bookmarkStart w:id="1900" w:name="_Toc188968692"/>
      <w:r>
        <w:t>Constraints on input data</w:t>
      </w:r>
      <w:del w:id="1901" w:author="Grant, David M (52400) CIV USN NIWC ATLANTIC VA (USA)" w:date="2025-02-26T16:08:00Z" w16du:dateUtc="2025-02-26T21:08:00Z">
        <w:r w:rsidDel="00C2244B">
          <w:delText>.</w:delText>
        </w:r>
      </w:del>
      <w:bookmarkEnd w:id="1900"/>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1902" w:author="jonathan pritchard" w:date="2025-03-10T06:51:00Z" w16du:dateUtc="2025-03-10T06:51:00Z">
        <w:r w:rsidR="00EB3601">
          <w:t>one grid cell</w:t>
        </w:r>
        <w:r w:rsidR="00EB3601">
          <w:rPr>
            <w:rStyle w:val="FootnoteReference"/>
          </w:rPr>
          <w:footnoteReference w:id="5"/>
        </w:r>
        <w:r w:rsidR="00EB3601">
          <w:t xml:space="preserve"> </w:t>
        </w:r>
      </w:ins>
      <w:del w:id="1906"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1907"/>
      <w:r w:rsidRPr="00A527F0">
        <w:t xml:space="preserve">producer </w:t>
      </w:r>
      <w:commentRangeEnd w:id="1907"/>
      <w:r w:rsidR="00027DC0">
        <w:rPr>
          <w:rStyle w:val="CommentReference"/>
        </w:rPr>
        <w:commentReference w:id="1907"/>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1908"/>
      <w:r w:rsidR="003232F1">
        <w:rPr>
          <w:rFonts w:cs="Calibri"/>
          <w:color w:val="000000"/>
          <w:shd w:val="clear" w:color="auto" w:fill="FFFFFF"/>
        </w:rPr>
        <w:t xml:space="preserve">Incompatible </w:t>
      </w:r>
      <w:commentRangeEnd w:id="1908"/>
      <w:r w:rsidR="00447A14">
        <w:rPr>
          <w:rStyle w:val="CommentReference"/>
        </w:rPr>
        <w:commentReference w:id="1908"/>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1909" w:author="jonathan pritchard" w:date="2025-03-07T16:32:00Z" w16du:dateUtc="2025-03-07T16:32:00Z">
          <w:pPr>
            <w:pStyle w:val="Heading1"/>
            <w:numPr>
              <w:ilvl w:val="1"/>
              <w:numId w:val="182"/>
            </w:numPr>
            <w:ind w:left="576" w:hanging="576"/>
          </w:pPr>
        </w:pPrChange>
      </w:pPr>
      <w:bookmarkStart w:id="1910" w:name="_Toc188968693"/>
      <w:bookmarkStart w:id="1911" w:name="_Toc88852887"/>
      <w:bookmarkStart w:id="1912" w:name="_Toc98339995"/>
      <w:bookmarkStart w:id="1913" w:name="_Toc98340371"/>
      <w:r>
        <w:t>User Inputs</w:t>
      </w:r>
      <w:bookmarkEnd w:id="1910"/>
    </w:p>
    <w:bookmarkEnd w:id="1911"/>
    <w:bookmarkEnd w:id="1912"/>
    <w:bookmarkEnd w:id="1913"/>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1914"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1915" w:author="jonathan pritchard" w:date="2025-03-10T07:42:00Z" w16du:dateUtc="2025-03-10T07:42:00Z">
        <w:r w:rsidR="0056040E">
          <w:t>MSC.530(106)/</w:t>
        </w:r>
      </w:ins>
      <w:ins w:id="1916" w:author="jonathan pritchard" w:date="2025-03-10T07:46:00Z" w16du:dateUtc="2025-03-10T07:46:00Z">
        <w:r w:rsidR="0056040E">
          <w:t>Rev</w:t>
        </w:r>
      </w:ins>
      <w:ins w:id="1917" w:author="jonathan pritchard" w:date="2025-03-10T07:42:00Z" w16du:dateUtc="2025-03-10T07:42:00Z">
        <w:r w:rsidR="0056040E">
          <w:t>.1</w:t>
        </w:r>
      </w:ins>
      <w:r w:rsidR="002613D4" w:rsidRPr="002613D4">
        <w:t xml:space="preserve"> 11.4.4 when route monitoring</w:t>
      </w:r>
      <w:ins w:id="1918"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1919" w:author="jonathan pritchard" w:date="2025-03-07T16:32:00Z" w16du:dateUtc="2025-03-07T16:32:00Z">
          <w:pPr>
            <w:pStyle w:val="Heading1"/>
            <w:numPr>
              <w:ilvl w:val="1"/>
              <w:numId w:val="182"/>
            </w:numPr>
            <w:ind w:left="576" w:hanging="576"/>
          </w:pPr>
        </w:pPrChange>
      </w:pPr>
      <w:bookmarkStart w:id="1920" w:name="_Toc188968694"/>
      <w:bookmarkStart w:id="1921" w:name="_Toc88852888"/>
      <w:bookmarkStart w:id="1922" w:name="_Toc98339996"/>
      <w:bookmarkStart w:id="1923" w:name="_Toc98340372"/>
      <w:r>
        <w:t>Implementation - general</w:t>
      </w:r>
      <w:bookmarkEnd w:id="1920"/>
    </w:p>
    <w:bookmarkEnd w:id="1921"/>
    <w:bookmarkEnd w:id="1922"/>
    <w:bookmarkEnd w:id="1923"/>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1924" w:author="Grant, David M (52400) CIV USN NIWC ATLANTIC VA (USA)" w:date="2025-02-26T16:13:00Z" w16du:dateUtc="2025-02-26T21:13:00Z">
        <w:r w:rsidR="008E6DA0" w:rsidRPr="00A527F0" w:rsidDel="00D131F7">
          <w:delText xml:space="preserve">for </w:delText>
        </w:r>
      </w:del>
      <w:ins w:id="1925"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1926" w:author="jonathan pritchard" w:date="2025-03-10T06:53:00Z" w16du:dateUtc="2025-03-10T06:53:00Z">
        <w:r w:rsidR="00EB3601">
          <w:t>D</w:t>
        </w:r>
      </w:ins>
      <w:del w:id="1927"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1928" w:author="jonathan pritchard" w:date="2025-03-10T06:58:00Z" w16du:dateUtc="2025-03-10T06:58:00Z">
        <w:r w:rsidR="00E058BE">
          <w:t>D-1.2</w:t>
        </w:r>
      </w:ins>
      <w:del w:id="1929"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1930" w:author="jonathan pritchard" w:date="2025-03-10T06:59:00Z" w16du:dateUtc="2025-03-10T06:59:00Z">
        <w:r w:rsidR="00E058BE">
          <w:t>D</w:t>
        </w:r>
      </w:ins>
      <w:del w:id="1931" w:author="jonathan pritchard" w:date="2025-03-10T06:59:00Z" w16du:dateUtc="2025-03-10T06:59:00Z">
        <w:r w:rsidR="000D0801" w:rsidRPr="00A527F0" w:rsidDel="00E058BE">
          <w:delText>C</w:delText>
        </w:r>
      </w:del>
      <w:r w:rsidR="000D0801" w:rsidRPr="00A527F0">
        <w:t>-</w:t>
      </w:r>
      <w:ins w:id="1932" w:author="jonathan pritchard" w:date="2025-03-10T06:59:00Z" w16du:dateUtc="2025-03-10T06:59:00Z">
        <w:r w:rsidR="00E058BE">
          <w:t>1</w:t>
        </w:r>
      </w:ins>
      <w:del w:id="1933" w:author="jonathan pritchard" w:date="2025-03-10T06:59:00Z" w16du:dateUtc="2025-03-10T06:59:00Z">
        <w:r w:rsidR="000D0801" w:rsidRPr="00A527F0" w:rsidDel="00E058BE">
          <w:delText>4</w:delText>
        </w:r>
      </w:del>
      <w:r w:rsidR="000D0801" w:rsidRPr="00A527F0">
        <w:t>-</w:t>
      </w:r>
      <w:r w:rsidR="001374ED" w:rsidRPr="00A527F0">
        <w:t>3</w:t>
      </w:r>
      <w:del w:id="1934"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1935" w:author="jonathan pritchard" w:date="2025-03-10T06:53:00Z" w16du:dateUtc="2025-03-10T06:53:00Z">
        <w:r w:rsidR="0050181D" w:rsidRPr="00A527F0" w:rsidDel="00EB3601">
          <w:delText>C</w:delText>
        </w:r>
      </w:del>
      <w:ins w:id="1936" w:author="jonathan pritchard" w:date="2025-03-10T06:53:00Z" w16du:dateUtc="2025-03-10T06:53:00Z">
        <w:r w:rsidR="00EB3601">
          <w:t>D</w:t>
        </w:r>
      </w:ins>
      <w:r w:rsidR="0050181D" w:rsidRPr="00A527F0">
        <w:t>-</w:t>
      </w:r>
      <w:ins w:id="1937" w:author="jonathan pritchard" w:date="2025-03-10T06:59:00Z" w16du:dateUtc="2025-03-10T06:59:00Z">
        <w:r w:rsidR="00E058BE">
          <w:t>2</w:t>
        </w:r>
      </w:ins>
      <w:del w:id="1938" w:author="jonathan pritchard" w:date="2025-03-10T06:59:00Z" w16du:dateUtc="2025-03-10T06:59:00Z">
        <w:r w:rsidR="0050181D" w:rsidRPr="00A527F0" w:rsidDel="00E058BE">
          <w:delText>4</w:delText>
        </w:r>
      </w:del>
      <w:r w:rsidR="0050181D" w:rsidRPr="00A527F0">
        <w:t>-</w:t>
      </w:r>
      <w:ins w:id="1939" w:author="jonathan pritchard" w:date="2025-03-10T07:00:00Z" w16du:dateUtc="2025-03-10T07:00:00Z">
        <w:r w:rsidR="00E058BE">
          <w:t>6</w:t>
        </w:r>
      </w:ins>
      <w:del w:id="1940"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1941"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1942" w:author="jonathan pritchard" w:date="2025-03-10T07:01:00Z" w16du:dateUtc="2025-03-10T07:01:00Z">
        <w:r w:rsidR="00E058BE">
          <w:t>D</w:t>
        </w:r>
      </w:ins>
      <w:del w:id="1943" w:author="jonathan pritchard" w:date="2025-03-10T07:01:00Z" w16du:dateUtc="2025-03-10T07:01:00Z">
        <w:r w:rsidR="0050181D" w:rsidRPr="00A527F0" w:rsidDel="00E058BE">
          <w:delText>C</w:delText>
        </w:r>
      </w:del>
      <w:r w:rsidR="0050181D" w:rsidRPr="00A527F0">
        <w:t>-</w:t>
      </w:r>
      <w:ins w:id="1944" w:author="jonathan pritchard" w:date="2025-03-10T07:00:00Z" w16du:dateUtc="2025-03-10T07:00:00Z">
        <w:r w:rsidR="00E058BE">
          <w:t>2</w:t>
        </w:r>
      </w:ins>
      <w:del w:id="1945" w:author="jonathan pritchard" w:date="2025-03-10T07:00:00Z" w16du:dateUtc="2025-03-10T07:00:00Z">
        <w:r w:rsidR="0050181D" w:rsidRPr="00A527F0" w:rsidDel="00E058BE">
          <w:delText>4</w:delText>
        </w:r>
      </w:del>
      <w:r w:rsidR="0050181D" w:rsidRPr="00A527F0">
        <w:t>-</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1946" w:author="jonathan pritchard" w:date="2025-03-10T07:00:00Z" w16du:dateUtc="2025-03-10T07:00:00Z">
        <w:r w:rsidR="0050181D" w:rsidRPr="00A527F0" w:rsidDel="00E058BE">
          <w:delText>C-4</w:delText>
        </w:r>
      </w:del>
      <w:ins w:id="1947"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1948" w:author="jonathan pritchard" w:date="2025-03-10T07:00:00Z" w16du:dateUtc="2025-03-10T07:00:00Z">
        <w:r w:rsidR="00E058BE">
          <w:t>D-2</w:t>
        </w:r>
      </w:ins>
      <w:del w:id="1949"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1950"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1951" w:author="jonathan pritchard" w:date="2025-03-10T07:09:00Z" w16du:dateUtc="2025-03-10T07:09:00Z">
        <w:r w:rsidR="00503BA8">
          <w:t xml:space="preserve">, </w:t>
        </w:r>
      </w:ins>
      <w:del w:id="1952" w:author="jonathan pritchard" w:date="2025-03-10T07:09:00Z" w16du:dateUtc="2025-03-10T07:09:00Z">
        <w:r w:rsidRPr="00A527F0" w:rsidDel="00503BA8">
          <w:delText xml:space="preserve"> </w:delText>
        </w:r>
      </w:del>
      <w:r w:rsidRPr="00A527F0">
        <w:t>for example</w:t>
      </w:r>
      <w:ins w:id="1953"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1954" w:author="jonathan pritchard" w:date="2025-03-07T16:32:00Z" w16du:dateUtc="2025-03-07T16:32:00Z">
          <w:pPr>
            <w:pStyle w:val="Heading1"/>
            <w:numPr>
              <w:ilvl w:val="1"/>
              <w:numId w:val="182"/>
            </w:numPr>
            <w:ind w:left="576" w:hanging="576"/>
          </w:pPr>
        </w:pPrChange>
      </w:pPr>
      <w:bookmarkStart w:id="1955" w:name="_Toc188968695"/>
      <w:bookmarkStart w:id="1956" w:name="_Toc88852889"/>
      <w:bookmarkStart w:id="1957" w:name="_Toc98339997"/>
      <w:bookmarkStart w:id="1958" w:name="_Toc98340373"/>
      <w:r w:rsidRPr="00394FF5">
        <w:t>Implementation of WLA Option 1 – WLA for a single datetime</w:t>
      </w:r>
      <w:r>
        <w:t xml:space="preserve"> instant</w:t>
      </w:r>
      <w:bookmarkEnd w:id="1955"/>
    </w:p>
    <w:bookmarkEnd w:id="1956"/>
    <w:bookmarkEnd w:id="1957"/>
    <w:bookmarkEnd w:id="1958"/>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959"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959"/>
    </w:p>
    <w:p w14:paraId="35112E20" w14:textId="7796B732"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ins w:id="1960" w:author="jonathan pritchard" w:date="2025-03-10T07:01:00Z" w16du:dateUtc="2025-03-10T07:01:00Z">
        <w:r w:rsidR="00E058BE">
          <w:t>D</w:t>
        </w:r>
      </w:ins>
      <w:del w:id="1961" w:author="jonathan pritchard" w:date="2025-03-10T07:01:00Z" w16du:dateUtc="2025-03-10T07:01:00Z">
        <w:r w:rsidR="0067081F" w:rsidRPr="00A527F0" w:rsidDel="00E058BE">
          <w:delText>C</w:delText>
        </w:r>
      </w:del>
      <w:r w:rsidR="0067081F" w:rsidRPr="00A527F0">
        <w:t>-</w:t>
      </w:r>
      <w:ins w:id="1962" w:author="jonathan pritchard" w:date="2025-03-10T07:02:00Z" w16du:dateUtc="2025-03-10T07:02:00Z">
        <w:r w:rsidR="00E058BE">
          <w:t>2</w:t>
        </w:r>
      </w:ins>
      <w:del w:id="1963" w:author="jonathan pritchard" w:date="2025-03-10T07:02:00Z" w16du:dateUtc="2025-03-10T07:02:00Z">
        <w:r w:rsidR="0067081F" w:rsidRPr="00A527F0" w:rsidDel="00E058BE">
          <w:delText>4</w:delText>
        </w:r>
      </w:del>
      <w:r w:rsidR="0067081F" w:rsidRPr="00A527F0">
        <w:t xml:space="preserve">-8 </w:t>
      </w:r>
      <w:del w:id="1964" w:author="jonathan pritchard" w:date="2025-03-10T07:02:00Z" w16du:dateUtc="2025-03-10T07:02:00Z">
        <w:r w:rsidR="0067081F" w:rsidRPr="00A527F0" w:rsidDel="00E058BE">
          <w:delText>below</w:delText>
        </w:r>
        <w:r w:rsidRPr="00A527F0" w:rsidDel="00E058BE">
          <w:delText xml:space="preserve"> </w:delText>
        </w:r>
      </w:del>
      <w:r w:rsidRPr="00A527F0">
        <w:t>(</w:t>
      </w:r>
      <w:ins w:id="1965"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1966" w:author="jonathan pritchard" w:date="2025-03-10T07:01:00Z" w16du:dateUtc="2025-03-10T07:01:00Z">
        <w:r w:rsidR="00E058BE">
          <w:t>D</w:t>
        </w:r>
      </w:ins>
      <w:del w:id="1967" w:author="jonathan pritchard" w:date="2025-03-10T07:01:00Z" w16du:dateUtc="2025-03-10T07:01:00Z">
        <w:r w:rsidR="0050181D" w:rsidRPr="00A527F0" w:rsidDel="00E058BE">
          <w:delText>C</w:delText>
        </w:r>
      </w:del>
      <w:r w:rsidR="0050181D" w:rsidRPr="00A527F0">
        <w:t>-</w:t>
      </w:r>
      <w:ins w:id="1968" w:author="jonathan pritchard" w:date="2025-03-10T07:01:00Z" w16du:dateUtc="2025-03-10T07:01:00Z">
        <w:r w:rsidR="00E058BE">
          <w:t>2</w:t>
        </w:r>
      </w:ins>
      <w:del w:id="1969"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1970" w:author="jonathan pritchard" w:date="2025-03-10T07:02:00Z" w16du:dateUtc="2025-03-10T07:02:00Z">
        <w:r w:rsidR="00E058BE">
          <w:t>D-2</w:t>
        </w:r>
      </w:ins>
      <w:del w:id="1971" w:author="jonathan pritchard" w:date="2025-03-10T07:02:00Z" w16du:dateUtc="2025-03-10T07:02:00Z">
        <w:r w:rsidR="0067081F" w:rsidRPr="00A527F0" w:rsidDel="00E058BE">
          <w:delText>C-4</w:delText>
        </w:r>
      </w:del>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3A433F7F">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1972" w:author="jonathan pritchard" w:date="2025-03-10T07:02:00Z" w16du:dateUtc="2025-03-10T07:02:00Z">
        <w:r w:rsidR="00E058BE">
          <w:t>D-2</w:t>
        </w:r>
      </w:ins>
      <w:del w:id="1973"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1974" w:author="jonathan pritchard" w:date="2025-03-07T16:32:00Z" w16du:dateUtc="2025-03-07T16:32:00Z">
          <w:pPr>
            <w:pStyle w:val="Heading1"/>
            <w:numPr>
              <w:ilvl w:val="1"/>
              <w:numId w:val="182"/>
            </w:numPr>
            <w:ind w:left="576" w:hanging="576"/>
          </w:pPr>
        </w:pPrChange>
      </w:pPr>
      <w:bookmarkStart w:id="1975" w:name="_Toc188968696"/>
      <w:bookmarkStart w:id="1976" w:name="_Toc88852890"/>
      <w:bookmarkStart w:id="1977" w:name="_Toc98339998"/>
      <w:bookmarkStart w:id="1978" w:name="_Toc98340374"/>
      <w:r w:rsidRPr="00394FF5">
        <w:t>Implementation of WLA Option 2 – WLA for a datetime range specified by the user as a time</w:t>
      </w:r>
      <w:r>
        <w:t xml:space="preserve"> period</w:t>
      </w:r>
      <w:bookmarkEnd w:id="1975"/>
    </w:p>
    <w:bookmarkEnd w:id="1976"/>
    <w:bookmarkEnd w:id="1977"/>
    <w:bookmarkEnd w:id="1978"/>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rPr>
          <w:ins w:id="1979"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1980" w:author="jonathan pritchard" w:date="2025-03-10T07:02:00Z" w16du:dateUtc="2025-03-10T07:02:00Z">
        <w:r w:rsidR="00E058BE">
          <w:t>D-2</w:t>
        </w:r>
      </w:ins>
      <w:del w:id="1981"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98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1983" w:author="jonathan pritchard" w:date="2025-03-07T16:32:00Z" w16du:dateUtc="2025-03-07T16:32:00Z">
          <w:pPr>
            <w:pStyle w:val="Heading1"/>
            <w:numPr>
              <w:ilvl w:val="1"/>
              <w:numId w:val="182"/>
            </w:numPr>
            <w:ind w:left="576" w:hanging="576"/>
          </w:pPr>
        </w:pPrChange>
      </w:pPr>
      <w:bookmarkStart w:id="1984" w:name="_Toc188968697"/>
      <w:bookmarkStart w:id="1985" w:name="_Toc88852891"/>
      <w:bookmarkStart w:id="1986" w:name="_Toc98339999"/>
      <w:bookmarkStart w:id="1987" w:name="_Toc98340375"/>
      <w:bookmarkEnd w:id="1982"/>
      <w:r w:rsidRPr="00394FF5">
        <w:t xml:space="preserve">Implementation of WLA Option </w:t>
      </w:r>
      <w:del w:id="1988" w:author="jonathan pritchard" w:date="2025-03-10T12:49:00Z" w16du:dateUtc="2025-03-10T12:49:00Z">
        <w:r w:rsidDel="005C3EE9">
          <w:delText>2</w:delText>
        </w:r>
      </w:del>
      <w:ins w:id="1989"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1984"/>
    </w:p>
    <w:bookmarkEnd w:id="1985"/>
    <w:bookmarkEnd w:id="1986"/>
    <w:bookmarkEnd w:id="1987"/>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1990" w:author="jonathan pritchard" w:date="2025-03-10T12:49:00Z" w16du:dateUtc="2025-03-10T12:49:00Z">
        <w:r w:rsidR="005C3EE9">
          <w:t>7</w:t>
        </w:r>
      </w:ins>
      <w:del w:id="1991" w:author="jonathan pritchard" w:date="2025-03-10T12:49:00Z" w16du:dateUtc="2025-03-10T12:49:00Z">
        <w:r w:rsidRPr="00A527F0" w:rsidDel="005C3EE9">
          <w:delText>5</w:delText>
        </w:r>
      </w:del>
      <w:r w:rsidRPr="00A527F0">
        <w:t>.</w:t>
      </w:r>
      <w:del w:id="1992"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1993" w:author="jonathan pritchard" w:date="2025-03-11T14:28:00Z" w16du:dateUtc="2025-03-11T14:28:00Z">
        <w:r w:rsidRPr="002D7DEE" w:rsidDel="00BE7834">
          <w:delText xml:space="preserve">shall </w:delText>
        </w:r>
      </w:del>
      <w:ins w:id="1994"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1995"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1996" w:author="jonathan pritchard" w:date="2025-03-10T07:14:00Z" w16du:dateUtc="2025-03-10T07:14:00Z">
        <w:r w:rsidR="00503BA8">
          <w:t xml:space="preserve"> (as </w:t>
        </w:r>
      </w:ins>
      <w:ins w:id="1997"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1998"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7A16082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1999" w:author="jonathan pritchard" w:date="2025-03-10T07:03:00Z" w16du:dateUtc="2025-03-10T07:03:00Z">
        <w:r w:rsidR="00E058BE">
          <w:t>D-2</w:t>
        </w:r>
      </w:ins>
      <w:del w:id="2000"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001" w:author="jonathan pritchard" w:date="2025-03-10T07:03:00Z" w16du:dateUtc="2025-03-10T07:03:00Z">
        <w:r w:rsidR="00E058BE">
          <w:t>D-2</w:t>
        </w:r>
      </w:ins>
      <w:del w:id="2002"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003" w:author="jonathan pritchard" w:date="2025-03-10T07:03:00Z" w16du:dateUtc="2025-03-10T07:03:00Z">
        <w:r w:rsidR="00E058BE">
          <w:t>D-2</w:t>
        </w:r>
      </w:ins>
      <w:del w:id="2004"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ins w:id="2005" w:author="jonathan pritchard" w:date="2025-03-10T07:03:00Z" w16du:dateUtc="2025-03-10T07:03:00Z">
        <w:r w:rsidR="00E058BE">
          <w:t>D-2</w:t>
        </w:r>
      </w:ins>
      <w:del w:id="2006"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007"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008" w:author="jonathan pritchard" w:date="2025-03-10T07:03:00Z" w16du:dateUtc="2025-03-10T07:03:00Z">
        <w:r w:rsidR="00E058BE">
          <w:t>D-2</w:t>
        </w:r>
      </w:ins>
      <w:del w:id="2009"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010" w:author="jonathan pritchard" w:date="2025-03-10T07:19:00Z" w16du:dateUtc="2025-03-10T07:19:00Z">
        <w:r w:rsidRPr="00A527F0" w:rsidDel="006F4AAD">
          <w:delText xml:space="preserve">box </w:delText>
        </w:r>
      </w:del>
      <w:ins w:id="2011" w:author="jonathan pritchard" w:date="2025-03-10T07:19:00Z" w16du:dateUtc="2025-03-10T07:19:00Z">
        <w:r w:rsidR="006F4AAD">
          <w:t>polygon</w:t>
        </w:r>
        <w:r w:rsidR="006F4AAD" w:rsidRPr="00A527F0">
          <w:t xml:space="preserve"> </w:t>
        </w:r>
      </w:ins>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012" w:author="jonathan pritchard" w:date="2025-03-10T07:17:00Z" w16du:dateUtc="2025-03-10T07:17:00Z">
        <w:r w:rsidR="00503BA8">
          <w:t>D-2</w:t>
        </w:r>
      </w:ins>
      <w:del w:id="2013"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014" w:author="jonathan pritchard" w:date="2025-03-10T07:22:00Z" w16du:dateUtc="2025-03-10T07:22:00Z">
            <w:rPr/>
          </w:rPrChange>
        </w:rPr>
        <w:t>a</w:t>
      </w:r>
      <w:r w:rsidRPr="00A527F0">
        <w:t xml:space="preserve"> and </w:t>
      </w:r>
      <w:r w:rsidRPr="006F4AAD">
        <w:rPr>
          <w:b/>
          <w:bCs/>
          <w:i/>
          <w:iCs/>
          <w:rPrChange w:id="2015" w:author="jonathan pritchard" w:date="2025-03-10T07:22:00Z" w16du:dateUtc="2025-03-10T07:22:00Z">
            <w:rPr/>
          </w:rPrChange>
        </w:rPr>
        <w:t>b</w:t>
      </w:r>
      <w:r w:rsidRPr="00A527F0">
        <w:t xml:space="preserve"> (because its extent intersects the extents of </w:t>
      </w:r>
      <w:ins w:id="2016" w:author="jonathan pritchard" w:date="2025-03-10T07:22:00Z" w16du:dateUtc="2025-03-10T07:22:00Z">
        <w:r w:rsidR="006F4AAD">
          <w:t xml:space="preserve">points </w:t>
        </w:r>
      </w:ins>
      <w:r w:rsidRPr="006F4AAD">
        <w:rPr>
          <w:b/>
          <w:bCs/>
          <w:i/>
          <w:iCs/>
          <w:rPrChange w:id="2017" w:author="jonathan pritchard" w:date="2025-03-10T07:21:00Z" w16du:dateUtc="2025-03-10T07:21:00Z">
            <w:rPr/>
          </w:rPrChange>
        </w:rPr>
        <w:t xml:space="preserve">a </w:t>
      </w:r>
      <w:r w:rsidRPr="00A527F0">
        <w:t xml:space="preserve">and </w:t>
      </w:r>
      <w:r w:rsidRPr="006F4AAD">
        <w:rPr>
          <w:b/>
          <w:bCs/>
          <w:i/>
          <w:iCs/>
          <w:rPrChange w:id="2018" w:author="jonathan pritchard" w:date="2025-03-10T07:21:00Z" w16du:dateUtc="2025-03-10T07:21:00Z">
            <w:rPr/>
          </w:rPrChange>
        </w:rPr>
        <w:t>b</w:t>
      </w:r>
      <w:r w:rsidRPr="00A527F0">
        <w:t xml:space="preserve">) and S-102 point y is only adjusted with values from S-104 point </w:t>
      </w:r>
      <w:r w:rsidRPr="006F4AAD">
        <w:rPr>
          <w:b/>
          <w:bCs/>
          <w:i/>
          <w:iCs/>
          <w:rPrChange w:id="2019"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020" w:author="jonathan pritchard" w:date="2025-03-10T07:03:00Z" w16du:dateUtc="2025-03-10T07:03:00Z">
        <w:r w:rsidR="00E058BE">
          <w:t>D-2</w:t>
        </w:r>
      </w:ins>
      <w:del w:id="2021"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022" w:author="jonathan pritchard" w:date="2025-03-10T07:18:00Z" w16du:dateUtc="2025-03-10T07:18:00Z">
        <w:r w:rsidR="00503BA8">
          <w:t xml:space="preserve">(red) </w:t>
        </w:r>
      </w:ins>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ins w:id="2023" w:author="jonathan pritchard" w:date="2025-03-10T07:04:00Z" w16du:dateUtc="2025-03-10T07:04:00Z">
        <w:r w:rsidR="00E058BE">
          <w:t>D-2</w:t>
        </w:r>
      </w:ins>
      <w:del w:id="2024"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025" w:author="jonathan pritchard" w:date="2025-03-10T07:18:00Z" w16du:dateUtc="2025-03-10T07:18:00Z">
        <w:r w:rsidRPr="00A527F0" w:rsidDel="006F4AAD">
          <w:delText xml:space="preserve">rectangles </w:delText>
        </w:r>
      </w:del>
      <w:ins w:id="2026"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027" w:author="jonathan pritchard" w:date="2025-03-10T07:04:00Z" w16du:dateUtc="2025-03-10T07:04:00Z">
        <w:r w:rsidR="00E058BE">
          <w:t>D-2</w:t>
        </w:r>
      </w:ins>
      <w:del w:id="2028"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029" w:author="jonathan pritchard" w:date="2025-03-10T07:04:00Z" w16du:dateUtc="2025-03-10T07:04:00Z">
        <w:r w:rsidR="00E058BE">
          <w:t>D-2</w:t>
        </w:r>
      </w:ins>
      <w:del w:id="2030" w:author="jonathan pritchard" w:date="2025-03-10T07:04:00Z" w16du:dateUtc="2025-03-10T07:04:00Z">
        <w:r w:rsidRPr="00A527F0" w:rsidDel="00E058BE">
          <w:delText>C-4</w:delText>
        </w:r>
      </w:del>
      <w:r w:rsidRPr="00A527F0">
        <w:t xml:space="preserve">-16 </w:t>
      </w:r>
      <w:del w:id="2031"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032" w:author="jonathan pritchard" w:date="2025-03-10T07:32:00Z" w16du:dateUtc="2025-03-10T07:32:00Z">
        <w:r w:rsidR="001374ED" w:rsidRPr="00A527F0" w:rsidDel="00302EEA">
          <w:delText xml:space="preserve">border </w:delText>
        </w:r>
      </w:del>
      <w:ins w:id="2033" w:author="jonathan pritchard" w:date="2025-03-10T07:32:00Z" w16du:dateUtc="2025-03-10T07:32:00Z">
        <w:r w:rsidR="00302EEA">
          <w:t>bou</w:t>
        </w:r>
      </w:ins>
      <w:ins w:id="2034" w:author="jonathan pritchard" w:date="2025-03-10T07:33:00Z" w16du:dateUtc="2025-03-10T07:33:00Z">
        <w:r w:rsidR="00302EEA">
          <w:t>ndary</w:t>
        </w:r>
      </w:ins>
      <w:ins w:id="2035" w:author="jonathan pritchard" w:date="2025-03-10T07:32:00Z" w16du:dateUtc="2025-03-10T07:32:00Z">
        <w:r w:rsidR="00302EEA" w:rsidRPr="00A527F0">
          <w:t xml:space="preserve"> </w:t>
        </w:r>
      </w:ins>
      <w:r w:rsidR="001374ED" w:rsidRPr="00A527F0">
        <w:t>line around all the WLA processed S-102 grid cells. This</w:t>
      </w:r>
      <w:del w:id="2036" w:author="jonathan pritchard" w:date="2025-03-10T07:33:00Z" w16du:dateUtc="2025-03-10T07:33:00Z">
        <w:r w:rsidR="001374ED" w:rsidRPr="00A527F0" w:rsidDel="00302EEA">
          <w:delText xml:space="preserve"> border </w:delText>
        </w:r>
      </w:del>
      <w:ins w:id="2037" w:author="jonathan pritchard" w:date="2025-03-10T07:33:00Z" w16du:dateUtc="2025-03-10T07:33:00Z">
        <w:r w:rsidR="00302EEA" w:rsidRPr="00A527F0">
          <w:t xml:space="preserve"> </w:t>
        </w:r>
      </w:ins>
      <w:r w:rsidR="001374ED" w:rsidRPr="00A527F0">
        <w:t xml:space="preserve">marks the boundary of the </w:t>
      </w:r>
      <w:del w:id="2038" w:author="jonathan pritchard" w:date="2025-03-11T16:20:00Z" w16du:dateUtc="2025-03-11T16:20:00Z">
        <w:r w:rsidR="001374ED" w:rsidRPr="00A527F0" w:rsidDel="009D5976">
          <w:delText>Water Level Adjustment</w:delText>
        </w:r>
      </w:del>
      <w:ins w:id="2039"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040"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040"/>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041" w:author="jonathan pritchard" w:date="2025-03-10T07:04:00Z" w16du:dateUtc="2025-03-10T07:04:00Z">
        <w:r w:rsidR="00E058BE">
          <w:t>D-2</w:t>
        </w:r>
      </w:ins>
      <w:del w:id="2042"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043" w:author="jonathan pritchard" w:date="2025-03-10T07:04:00Z" w16du:dateUtc="2025-03-10T07:04:00Z">
        <w:r w:rsidR="00E058BE">
          <w:t>D-2</w:t>
        </w:r>
      </w:ins>
      <w:del w:id="2044"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045" w:author="jonathan pritchard" w:date="2025-03-10T07:04:00Z" w16du:dateUtc="2025-03-10T07:04:00Z">
        <w:r w:rsidR="00E058BE">
          <w:t>D-2</w:t>
        </w:r>
      </w:ins>
      <w:del w:id="2046"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047" w:author="jonathan pritchard" w:date="2025-03-07T16:32:00Z" w16du:dateUtc="2025-03-07T16:32:00Z">
          <w:pPr>
            <w:pStyle w:val="Heading1"/>
            <w:numPr>
              <w:numId w:val="182"/>
            </w:numPr>
          </w:pPr>
        </w:pPrChange>
      </w:pPr>
      <w:bookmarkStart w:id="2048" w:name="_Toc188968698"/>
      <w:bookmarkStart w:id="2049" w:name="_Toc88852892"/>
      <w:bookmarkStart w:id="2050" w:name="_Toc98340000"/>
      <w:bookmarkStart w:id="2051" w:name="_Toc98340376"/>
      <w:r w:rsidRPr="00A527F0">
        <w:lastRenderedPageBreak/>
        <w:t>Treatment of depth and water level related S-101 features</w:t>
      </w:r>
      <w:bookmarkEnd w:id="2048"/>
    </w:p>
    <w:p w14:paraId="7E05943F" w14:textId="31AEC40D" w:rsidR="00A4606D" w:rsidRPr="00A527F0" w:rsidRDefault="00A4606D">
      <w:pPr>
        <w:pStyle w:val="Heading2"/>
        <w:numPr>
          <w:ilvl w:val="1"/>
          <w:numId w:val="237"/>
        </w:numPr>
        <w:pPrChange w:id="2052" w:author="jonathan pritchard" w:date="2025-03-07T16:32:00Z" w16du:dateUtc="2025-03-07T16:32:00Z">
          <w:pPr>
            <w:pStyle w:val="Heading2"/>
            <w:numPr>
              <w:numId w:val="182"/>
            </w:numPr>
          </w:pPr>
        </w:pPrChange>
      </w:pPr>
      <w:bookmarkStart w:id="2053" w:name="_Toc188968699"/>
      <w:bookmarkStart w:id="2054" w:name="_Toc88852893"/>
      <w:bookmarkStart w:id="2055" w:name="_Toc98340001"/>
      <w:bookmarkStart w:id="2056" w:name="_Toc98340377"/>
      <w:bookmarkEnd w:id="2049"/>
      <w:bookmarkEnd w:id="2050"/>
      <w:bookmarkEnd w:id="2051"/>
      <w:commentRangeStart w:id="2057"/>
      <w:r w:rsidRPr="00A527F0">
        <w:t>Substitution and adjustment of depth values</w:t>
      </w:r>
      <w:bookmarkEnd w:id="2053"/>
      <w:commentRangeEnd w:id="2057"/>
      <w:r w:rsidR="00F3115E">
        <w:rPr>
          <w:rStyle w:val="CommentReference"/>
          <w:rFonts w:eastAsia="MS Mincho"/>
          <w:b w:val="0"/>
          <w:bCs w:val="0"/>
        </w:rPr>
        <w:commentReference w:id="2057"/>
      </w:r>
    </w:p>
    <w:bookmarkEnd w:id="2054"/>
    <w:bookmarkEnd w:id="2055"/>
    <w:bookmarkEnd w:id="2056"/>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058" w:author="jonathan pritchard" w:date="2025-03-07T16:32:00Z" w16du:dateUtc="2025-03-07T16:32:00Z">
          <w:pPr>
            <w:pStyle w:val="Heading2"/>
            <w:numPr>
              <w:numId w:val="182"/>
            </w:numPr>
          </w:pPr>
        </w:pPrChange>
      </w:pPr>
      <w:bookmarkStart w:id="2059" w:name="_Toc188968700"/>
      <w:r>
        <w:t>Areas covered by S-102 only or by both S-102 and S-104</w:t>
      </w:r>
      <w:bookmarkEnd w:id="2059"/>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ins w:id="2060"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061" w:author="jonathan pritchard" w:date="2025-03-10T07:06:00Z" w16du:dateUtc="2025-03-10T07:06:00Z">
        <w:r w:rsidR="00E058BE">
          <w:t>D-2</w:t>
        </w:r>
      </w:ins>
      <w:del w:id="2062"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063" w:author="jonathan pritchard" w:date="2025-03-10T07:06:00Z" w16du:dateUtc="2025-03-10T07:06:00Z">
        <w:r w:rsidR="00E058BE">
          <w:t>D-2</w:t>
        </w:r>
      </w:ins>
      <w:del w:id="2064"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065" w:author="jonathan pritchard" w:date="2025-03-10T07:06:00Z" w16du:dateUtc="2025-03-10T07:06:00Z">
        <w:r w:rsidR="00E058BE">
          <w:t>D-2</w:t>
        </w:r>
      </w:ins>
      <w:del w:id="2066"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ins w:id="2067" w:author="jonathan pritchard" w:date="2025-03-10T07:05:00Z" w16du:dateUtc="2025-03-10T07:05:00Z">
        <w:r w:rsidR="00E058BE">
          <w:t>D-2</w:t>
        </w:r>
      </w:ins>
      <w:del w:id="2068" w:author="jonathan pritchard" w:date="2025-03-10T07:05:00Z" w16du:dateUtc="2025-03-10T07:05:00Z">
        <w:r w:rsidR="00206714" w:rsidRPr="00A527F0" w:rsidDel="00E058BE">
          <w:delText>C-4-</w:delText>
        </w:r>
        <w:r w:rsidRPr="00A527F0" w:rsidDel="00E058BE">
          <w:delText>2</w:delText>
        </w:r>
      </w:del>
      <w:r w:rsidRPr="00A527F0">
        <w:t xml:space="preserve">.5, </w:t>
      </w:r>
      <w:ins w:id="2069" w:author="jonathan pritchard" w:date="2025-03-10T07:06:00Z" w16du:dateUtc="2025-03-10T07:06:00Z">
        <w:r w:rsidR="00E058BE">
          <w:t>D-</w:t>
        </w:r>
      </w:ins>
      <w:del w:id="2070" w:author="jonathan pritchard" w:date="2025-03-10T07:05:00Z" w16du:dateUtc="2025-03-10T07:05:00Z">
        <w:r w:rsidR="00206714" w:rsidRPr="00A527F0" w:rsidDel="00E058BE">
          <w:delText>C-4-</w:delText>
        </w:r>
      </w:del>
      <w:r w:rsidRPr="00A527F0">
        <w:t xml:space="preserve">2.6 and </w:t>
      </w:r>
      <w:ins w:id="2071" w:author="jonathan pritchard" w:date="2025-03-10T07:06:00Z" w16du:dateUtc="2025-03-10T07:06:00Z">
        <w:r w:rsidR="00E058BE">
          <w:t>D-</w:t>
        </w:r>
      </w:ins>
      <w:del w:id="2072" w:author="jonathan pritchard" w:date="2025-03-10T07:06:00Z" w16du:dateUtc="2025-03-10T07:06:00Z">
        <w:r w:rsidR="00206714" w:rsidRPr="00A527F0" w:rsidDel="00E058BE">
          <w:delText>C-4-</w:delText>
        </w:r>
      </w:del>
      <w:r w:rsidRPr="00A527F0">
        <w:t>2.7</w:t>
      </w:r>
      <w:ins w:id="2073"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074" w:author="jonathan pritchard" w:date="2025-03-10T07:06:00Z" w16du:dateUtc="2025-03-10T07:06:00Z">
        <w:r w:rsidR="00E058BE">
          <w:t>D-3</w:t>
        </w:r>
      </w:ins>
      <w:del w:id="2075"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076" w:author="jonathan pritchard" w:date="2025-03-10T07:06:00Z" w16du:dateUtc="2025-03-10T07:06:00Z">
        <w:r w:rsidR="00E058BE">
          <w:t>D-3</w:t>
        </w:r>
      </w:ins>
      <w:del w:id="2077"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7C9CCC2C" w:rsidR="001374ED" w:rsidRPr="00A527F0" w:rsidRDefault="001374ED" w:rsidP="009620E9">
      <w:pPr>
        <w:spacing w:after="60" w:line="240" w:lineRule="auto"/>
        <w:jc w:val="both"/>
      </w:pPr>
      <w:commentRangeStart w:id="2078"/>
      <w:r w:rsidRPr="00A527F0">
        <w:t>The S-101 features for which this depth substitution is required in S-102 coverage areas are listed</w:t>
      </w:r>
      <w:commentRangeEnd w:id="2078"/>
      <w:r w:rsidR="000351FD">
        <w:rPr>
          <w:rStyle w:val="CommentReference"/>
        </w:rPr>
        <w:commentReference w:id="2078"/>
      </w:r>
      <w:r w:rsidRPr="00A527F0">
        <w:t>,</w:t>
      </w:r>
      <w:r w:rsidRPr="00A527F0">
        <w:rPr>
          <w:i/>
          <w:iCs/>
        </w:rPr>
        <w:t xml:space="preserve"> </w:t>
      </w:r>
      <w:r w:rsidRPr="00A527F0">
        <w:t>(items 1,2</w:t>
      </w:r>
      <w:ins w:id="2079" w:author="jonathan pritchard" w:date="2025-03-07T16:34:00Z" w16du:dateUtc="2025-03-07T16:34:00Z">
        <w:r w:rsidR="00FB64A7">
          <w:t>,3</w:t>
        </w:r>
      </w:ins>
      <w:r w:rsidRPr="00A527F0">
        <w:t xml:space="preserve"> and </w:t>
      </w:r>
      <w:ins w:id="2080" w:author="jonathan pritchard" w:date="2025-03-07T16:34:00Z" w16du:dateUtc="2025-03-07T16:34:00Z">
        <w:r w:rsidR="00FB64A7">
          <w:t>5</w:t>
        </w:r>
      </w:ins>
      <w:del w:id="2081" w:author="jonathan pritchard" w:date="2025-03-07T16:34:00Z" w16du:dateUtc="2025-03-07T16:34:00Z">
        <w:r w:rsidRPr="00A527F0" w:rsidDel="00FB64A7">
          <w:delText>3</w:delText>
        </w:r>
      </w:del>
      <w:r w:rsidRPr="00A527F0">
        <w:t xml:space="preserve">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6EA3547B"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ins w:id="2082" w:author="jonathan pritchard" w:date="2025-03-11T14:30:00Z" w16du:dateUtc="2025-03-11T14:30:00Z">
        <w:r w:rsidR="00BE7834">
          <w:t xml:space="preserve">, </w:t>
        </w:r>
      </w:ins>
      <w:ins w:id="2083" w:author="jonathan pritchard" w:date="2025-03-11T16:21:00Z" w16du:dateUtc="2025-03-11T16:21:00Z">
        <w:r w:rsidR="009D5976">
          <w:t>See f</w:t>
        </w:r>
      </w:ins>
      <w:ins w:id="2084" w:author="jonathan pritchard" w:date="2025-03-11T14:30:00Z" w16du:dateUtc="2025-03-11T14:30:00Z">
        <w:r w:rsidR="00BE7834">
          <w:t>igure D-3-18</w:t>
        </w:r>
      </w:ins>
      <w:r w:rsidRPr="00A527F0">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085"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086"/>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w:t>
      </w:r>
      <w:commentRangeEnd w:id="2086"/>
      <w:r w:rsidR="001328E4">
        <w:rPr>
          <w:rStyle w:val="CommentReference"/>
        </w:rPr>
        <w:commentReference w:id="2086"/>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087" w:author="jonathan pritchard" w:date="2025-03-11T14:31:00Z" w16du:dateUtc="2025-03-11T14:31:00Z">
        <w:r w:rsidRPr="00A527F0" w:rsidDel="00BE7834">
          <w:delText xml:space="preserve">shall </w:delText>
        </w:r>
      </w:del>
      <w:ins w:id="2088" w:author="jonathan pritchard" w:date="2025-03-11T14:31:00Z" w16du:dateUtc="2025-03-11T14:31:00Z">
        <w:r w:rsidR="00BE7834">
          <w:t>must</w:t>
        </w:r>
        <w:r w:rsidR="00BE7834" w:rsidRPr="00A527F0">
          <w:t xml:space="preserve"> </w:t>
        </w:r>
      </w:ins>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089" w:author="jonathan pritchard" w:date="2025-03-07T16:32:00Z" w16du:dateUtc="2025-03-07T16:32:00Z">
          <w:pPr>
            <w:pStyle w:val="Heading2"/>
            <w:numPr>
              <w:numId w:val="182"/>
            </w:numPr>
          </w:pPr>
        </w:pPrChange>
      </w:pPr>
      <w:bookmarkStart w:id="2090" w:name="_Toc175130408"/>
      <w:bookmarkStart w:id="2091" w:name="_Toc175130409"/>
      <w:bookmarkStart w:id="2092" w:name="_Toc175130410"/>
      <w:bookmarkStart w:id="2093" w:name="_Toc175130411"/>
      <w:bookmarkStart w:id="2094" w:name="_Toc175130412"/>
      <w:bookmarkStart w:id="2095" w:name="_Toc175130413"/>
      <w:bookmarkStart w:id="2096" w:name="_Toc175130414"/>
      <w:bookmarkStart w:id="2097" w:name="_Toc175130415"/>
      <w:bookmarkStart w:id="2098" w:name="_Toc175130416"/>
      <w:bookmarkStart w:id="2099" w:name="_Toc175130417"/>
      <w:bookmarkStart w:id="2100" w:name="_Toc175130418"/>
      <w:bookmarkStart w:id="2101" w:name="_Toc175130419"/>
      <w:bookmarkStart w:id="2102" w:name="_Toc175130420"/>
      <w:bookmarkStart w:id="2103" w:name="_Toc175130421"/>
      <w:bookmarkStart w:id="2104" w:name="_Toc175130422"/>
      <w:bookmarkStart w:id="2105" w:name="_Toc175130423"/>
      <w:bookmarkStart w:id="2106" w:name="_Toc175130424"/>
      <w:bookmarkStart w:id="2107" w:name="_Toc175130425"/>
      <w:bookmarkStart w:id="2108" w:name="_Toc175130426"/>
      <w:bookmarkStart w:id="2109" w:name="_Toc175130427"/>
      <w:bookmarkStart w:id="2110" w:name="_Toc175130428"/>
      <w:bookmarkStart w:id="2111" w:name="_Toc175130429"/>
      <w:bookmarkStart w:id="2112" w:name="_Toc175130430"/>
      <w:bookmarkStart w:id="2113" w:name="_Toc175130431"/>
      <w:bookmarkStart w:id="2114" w:name="_Toc175130432"/>
      <w:bookmarkStart w:id="2115" w:name="_Toc175130433"/>
      <w:bookmarkStart w:id="2116" w:name="_Toc175130434"/>
      <w:bookmarkStart w:id="2117" w:name="_Toc175130435"/>
      <w:bookmarkStart w:id="2118" w:name="_Toc175130436"/>
      <w:bookmarkStart w:id="2119" w:name="_Toc175130437"/>
      <w:bookmarkStart w:id="2120" w:name="_Toc188968701"/>
      <w:bookmarkStart w:id="2121" w:name="_Toc88852898"/>
      <w:bookmarkStart w:id="2122" w:name="_Toc98340005"/>
      <w:bookmarkStart w:id="2123" w:name="_Toc98340381"/>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r w:rsidRPr="00A527F0">
        <w:t>Adjustment of heights and vertical clearance values</w:t>
      </w:r>
      <w:bookmarkEnd w:id="2120"/>
    </w:p>
    <w:bookmarkEnd w:id="2121"/>
    <w:bookmarkEnd w:id="2122"/>
    <w:bookmarkEnd w:id="2123"/>
    <w:p w14:paraId="142031C3" w14:textId="77777777" w:rsidR="00302EEA" w:rsidRDefault="001374ED" w:rsidP="00E767AB">
      <w:pPr>
        <w:spacing w:after="60" w:line="240" w:lineRule="auto"/>
        <w:jc w:val="both"/>
        <w:rPr>
          <w:ins w:id="2124" w:author="jonathan pritchard" w:date="2025-03-10T07:36:00Z" w16du:dateUtc="2025-03-10T07:36:00Z"/>
        </w:rPr>
      </w:pPr>
      <w:r w:rsidRPr="00A527F0">
        <w:t>Any vertical measurement which is referenced to the same vertical datum as the S-104 data</w:t>
      </w:r>
      <w:commentRangeStart w:id="2125"/>
      <w:del w:id="2126"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125"/>
      <w:r w:rsidR="002B09DC">
        <w:rPr>
          <w:rStyle w:val="CommentReference"/>
        </w:rPr>
        <w:commentReference w:id="2125"/>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127"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128" w:author="jonathan pritchard" w:date="2025-03-10T07:36:00Z" w16du:dateUtc="2025-03-10T07:36:00Z">
            <w:rPr/>
          </w:rPrChange>
        </w:rPr>
      </w:pPr>
      <w:commentRangeStart w:id="2129"/>
      <w:r w:rsidRPr="00302EEA">
        <w:rPr>
          <w:highlight w:val="yellow"/>
          <w:rPrChange w:id="2130" w:author="jonathan pritchard" w:date="2025-03-10T07:36:00Z" w16du:dateUtc="2025-03-10T07:36:00Z">
            <w:rPr/>
          </w:rPrChange>
        </w:rPr>
        <w:t>Adjustment is defined for the following S-101 features</w:t>
      </w:r>
      <w:commentRangeEnd w:id="2129"/>
      <w:r w:rsidR="00222406" w:rsidRPr="00302EEA">
        <w:rPr>
          <w:rStyle w:val="CommentReference"/>
          <w:highlight w:val="yellow"/>
          <w:rPrChange w:id="2131" w:author="jonathan pritchard" w:date="2025-03-10T07:36:00Z" w16du:dateUtc="2025-03-10T07:36:00Z">
            <w:rPr>
              <w:rStyle w:val="CommentReference"/>
            </w:rPr>
          </w:rPrChange>
        </w:rPr>
        <w:commentReference w:id="2129"/>
      </w:r>
      <w:r w:rsidRPr="00302EEA">
        <w:rPr>
          <w:highlight w:val="yellow"/>
          <w:rPrChange w:id="2132"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133" w:author="jonathan pritchard" w:date="2025-03-10T07:36:00Z" w16du:dateUtc="2025-03-10T07:36:00Z">
            <w:rPr/>
          </w:rPrChange>
        </w:rPr>
      </w:pPr>
      <w:r w:rsidRPr="00302EEA">
        <w:rPr>
          <w:highlight w:val="yellow"/>
          <w:rPrChange w:id="2134" w:author="jonathan pritchard" w:date="2025-03-10T07:36:00Z" w16du:dateUtc="2025-03-10T07:36:00Z">
            <w:rPr/>
          </w:rPrChange>
        </w:rPr>
        <w:t>Building</w:t>
      </w:r>
      <w:del w:id="2135" w:author="Grant, David M (52400) CIV USN NIWC ATLANTIC VA (USA)" w:date="2025-02-26T16:36:00Z" w16du:dateUtc="2025-02-26T21:36:00Z">
        <w:r w:rsidRPr="00302EEA" w:rsidDel="00667F68">
          <w:rPr>
            <w:highlight w:val="yellow"/>
            <w:rPrChange w:id="2136"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137" w:author="jonathan pritchard" w:date="2025-03-10T07:36:00Z" w16du:dateUtc="2025-03-10T07:36:00Z">
            <w:rPr/>
          </w:rPrChange>
        </w:rPr>
      </w:pPr>
      <w:r w:rsidRPr="00302EEA">
        <w:rPr>
          <w:highlight w:val="yellow"/>
          <w:rPrChange w:id="2138"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139" w:author="jonathan pritchard" w:date="2025-03-10T07:36:00Z" w16du:dateUtc="2025-03-10T07:36:00Z">
            <w:rPr/>
          </w:rPrChange>
        </w:rPr>
      </w:pPr>
      <w:r w:rsidRPr="00302EEA">
        <w:rPr>
          <w:highlight w:val="yellow"/>
          <w:rPrChange w:id="2140"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141" w:author="jonathan pritchard" w:date="2025-03-10T07:36:00Z" w16du:dateUtc="2025-03-10T07:36:00Z">
            <w:rPr/>
          </w:rPrChange>
        </w:rPr>
      </w:pPr>
      <w:r w:rsidRPr="00302EEA">
        <w:rPr>
          <w:highlight w:val="yellow"/>
          <w:rPrChange w:id="2142"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143" w:author="jonathan pritchard" w:date="2025-03-10T07:36:00Z" w16du:dateUtc="2025-03-10T07:36:00Z">
            <w:rPr/>
          </w:rPrChange>
        </w:rPr>
      </w:pPr>
      <w:r w:rsidRPr="00302EEA">
        <w:rPr>
          <w:highlight w:val="yellow"/>
          <w:rPrChange w:id="2144"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145" w:author="jonathan pritchard" w:date="2025-03-10T07:36:00Z" w16du:dateUtc="2025-03-10T07:36:00Z">
            <w:rPr/>
          </w:rPrChange>
        </w:rPr>
      </w:pPr>
      <w:r w:rsidRPr="00302EEA">
        <w:rPr>
          <w:highlight w:val="yellow"/>
          <w:rPrChange w:id="2146"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147" w:author="jonathan pritchard" w:date="2025-03-10T07:36:00Z" w16du:dateUtc="2025-03-10T07:36:00Z">
            <w:rPr/>
          </w:rPrChange>
        </w:rPr>
      </w:pPr>
      <w:r w:rsidRPr="00302EEA">
        <w:rPr>
          <w:highlight w:val="yellow"/>
          <w:rPrChange w:id="2148"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149" w:author="jonathan pritchard" w:date="2025-03-10T07:36:00Z" w16du:dateUtc="2025-03-10T07:36:00Z">
            <w:rPr/>
          </w:rPrChange>
        </w:rPr>
      </w:pPr>
      <w:r w:rsidRPr="00302EEA">
        <w:rPr>
          <w:highlight w:val="yellow"/>
          <w:rPrChange w:id="2150"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151" w:author="jonathan pritchard" w:date="2025-03-10T07:36:00Z" w16du:dateUtc="2025-03-10T07:36:00Z">
            <w:rPr/>
          </w:rPrChange>
        </w:rPr>
      </w:pPr>
      <w:r w:rsidRPr="00302EEA">
        <w:rPr>
          <w:highlight w:val="yellow"/>
          <w:rPrChange w:id="2152"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153" w:author="jonathan pritchard" w:date="2025-03-10T07:36:00Z" w16du:dateUtc="2025-03-10T07:36:00Z">
            <w:rPr/>
          </w:rPrChange>
        </w:rPr>
      </w:pPr>
      <w:r w:rsidRPr="00302EEA">
        <w:rPr>
          <w:highlight w:val="yellow"/>
          <w:rPrChange w:id="2154"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155" w:author="jonathan pritchard" w:date="2025-03-10T07:36:00Z" w16du:dateUtc="2025-03-10T07:36:00Z">
            <w:rPr/>
          </w:rPrChange>
        </w:rPr>
      </w:pPr>
      <w:r w:rsidRPr="00302EEA">
        <w:rPr>
          <w:highlight w:val="yellow"/>
          <w:rPrChange w:id="2156" w:author="jonathan pritchard" w:date="2025-03-10T07:36:00Z" w16du:dateUtc="2025-03-10T07:36:00Z">
            <w:rPr/>
          </w:rPrChange>
        </w:rPr>
        <w:t>Light All Round; Light Sectored; Light Fog detector;</w:t>
      </w:r>
      <w:r w:rsidR="001374ED" w:rsidRPr="00302EEA">
        <w:rPr>
          <w:highlight w:val="yellow"/>
          <w:rPrChange w:id="2157" w:author="jonathan pritchard" w:date="2025-03-10T07:36:00Z" w16du:dateUtc="2025-03-10T07:36:00Z">
            <w:rPr/>
          </w:rPrChange>
        </w:rPr>
        <w:t xml:space="preserve"> Light Air Obstruction</w:t>
      </w:r>
      <w:del w:id="2158" w:author="Grant, David M (52400) CIV USN NIWC ATLANTIC VA (USA)" w:date="2025-02-26T16:36:00Z" w16du:dateUtc="2025-02-26T21:36:00Z">
        <w:r w:rsidRPr="00302EEA" w:rsidDel="00667F68">
          <w:rPr>
            <w:highlight w:val="yellow"/>
            <w:rPrChange w:id="2159"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160" w:name="_Hlk88745181"/>
      <w:r w:rsidRPr="00A527F0">
        <w:t xml:space="preserve">When adjusting height or clearance values the largest value from the selected S-104 records </w:t>
      </w:r>
      <w:del w:id="2161" w:author="jonathan pritchard" w:date="2025-03-11T14:32:00Z" w16du:dateUtc="2025-03-11T14:32:00Z">
        <w:r w:rsidRPr="00A527F0" w:rsidDel="00BE7834">
          <w:delText xml:space="preserve">shall </w:delText>
        </w:r>
      </w:del>
      <w:ins w:id="2162" w:author="jonathan pritchard" w:date="2025-03-11T14:32:00Z" w16du:dateUtc="2025-03-11T14:32:00Z">
        <w:r w:rsidR="00BE7834">
          <w:t>must</w:t>
        </w:r>
        <w:r w:rsidR="00BE7834" w:rsidRPr="00A527F0">
          <w:t xml:space="preserve"> </w:t>
        </w:r>
      </w:ins>
      <w:r w:rsidRPr="00A527F0">
        <w:t>be used in order to produce the safest values.</w:t>
      </w:r>
    </w:p>
    <w:bookmarkEnd w:id="2160"/>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163" w:author="jonathan pritchard" w:date="2025-03-11T14:32:00Z" w16du:dateUtc="2025-03-11T14:32:00Z">
        <w:r w:rsidRPr="00A527F0" w:rsidDel="00BE7834">
          <w:delText xml:space="preserve">shall </w:delText>
        </w:r>
      </w:del>
      <w:ins w:id="2164"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165" w:author="jonathan pritchard" w:date="2025-03-11T14:32:00Z" w16du:dateUtc="2025-03-11T14:32:00Z">
        <w:r w:rsidRPr="00A527F0" w:rsidDel="00BE7834">
          <w:delText xml:space="preserve">shall </w:delText>
        </w:r>
      </w:del>
      <w:ins w:id="2166"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167" w:author="jonathan pritchard" w:date="2025-03-07T16:32:00Z" w16du:dateUtc="2025-03-07T16:32:00Z">
          <w:pPr>
            <w:pStyle w:val="Heading2"/>
            <w:numPr>
              <w:numId w:val="182"/>
            </w:numPr>
          </w:pPr>
        </w:pPrChange>
      </w:pPr>
      <w:bookmarkStart w:id="2168" w:name="_Toc188968702"/>
      <w:bookmarkStart w:id="2169" w:name="_Toc88852900"/>
      <w:bookmarkStart w:id="2170" w:name="_Toc98340006"/>
      <w:bookmarkStart w:id="2171" w:name="_Toc98340382"/>
      <w:r w:rsidRPr="00A527F0">
        <w:lastRenderedPageBreak/>
        <w:t>Alerts and indication details</w:t>
      </w:r>
      <w:bookmarkEnd w:id="2168"/>
    </w:p>
    <w:bookmarkEnd w:id="2169"/>
    <w:bookmarkEnd w:id="2170"/>
    <w:bookmarkEnd w:id="2171"/>
    <w:p w14:paraId="04313751" w14:textId="15651E97"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w:t>
      </w:r>
      <w:del w:id="2172" w:author="jonathan pritchard" w:date="2025-03-11T16:23:00Z" w16du:dateUtc="2025-03-11T16:23:00Z">
        <w:r w:rsidRPr="00A527F0" w:rsidDel="009D5976">
          <w:delText>These may or may not be the same as the</w:delText>
        </w:r>
      </w:del>
      <w:ins w:id="2173" w:author="jonathan pritchard" w:date="2025-03-11T16:23:00Z" w16du:dateUtc="2025-03-11T16:23:00Z">
        <w:r w:rsidR="009D5976">
          <w:t>The</w:t>
        </w:r>
      </w:ins>
      <w:r w:rsidRPr="00A527F0">
        <w:t xml:space="preserve"> substituted values </w:t>
      </w:r>
      <w:del w:id="2174"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175" w:author="jonathan pritchard" w:date="2025-03-10T07:07:00Z" w16du:dateUtc="2025-03-10T07:07:00Z">
        <w:r w:rsidR="00E058BE">
          <w:t>D-3</w:t>
        </w:r>
      </w:ins>
      <w:del w:id="2176" w:author="jonathan pritchard" w:date="2025-03-10T07:07:00Z" w16du:dateUtc="2025-03-10T07:07:00Z">
        <w:r w:rsidR="00280A08" w:rsidRPr="00A527F0" w:rsidDel="00E058BE">
          <w:delText>C-4</w:delText>
        </w:r>
      </w:del>
      <w:r w:rsidR="00280A08" w:rsidRPr="00A527F0">
        <w:t xml:space="preserve">-20 </w:t>
      </w:r>
      <w:del w:id="2177" w:author="jonathan pritchard" w:date="2025-03-11T16:24:00Z" w16du:dateUtc="2025-03-11T16:24:00Z">
        <w:r w:rsidR="00280A08" w:rsidRPr="00A527F0" w:rsidDel="009D5976">
          <w:delText>below</w:delText>
        </w:r>
        <w:r w:rsidRPr="00A527F0" w:rsidDel="009D5976">
          <w:delText xml:space="preserve"> w</w:delText>
        </w:r>
      </w:del>
      <w:ins w:id="2178" w:author="jonathan pritchard" w:date="2025-03-11T16:24:00Z" w16du:dateUtc="2025-03-11T16:24:00Z">
        <w:r w:rsidR="009D5976">
          <w:t>w</w:t>
        </w:r>
      </w:ins>
      <w:r w:rsidRPr="00A527F0">
        <w:t xml:space="preserve">hich shows </w:t>
      </w:r>
      <w:del w:id="2179"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180" w:author="jonathan pritchard" w:date="2025-03-10T07:07:00Z" w16du:dateUtc="2025-03-10T07:07:00Z">
        <w:r w:rsidR="00E058BE">
          <w:t>D-3</w:t>
        </w:r>
      </w:ins>
      <w:del w:id="2181"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182" w:author="jonathan pritchard" w:date="2025-03-07T16:32:00Z" w16du:dateUtc="2025-03-07T16:32:00Z">
          <w:pPr>
            <w:pStyle w:val="Heading2"/>
            <w:numPr>
              <w:numId w:val="182"/>
            </w:numPr>
          </w:pPr>
        </w:pPrChange>
      </w:pPr>
      <w:bookmarkStart w:id="2183" w:name="_Toc88838699"/>
      <w:bookmarkStart w:id="2184" w:name="_Toc88839536"/>
      <w:bookmarkStart w:id="2185" w:name="_Toc88838700"/>
      <w:bookmarkStart w:id="2186" w:name="_Toc88839537"/>
      <w:bookmarkStart w:id="2187" w:name="_Toc88838701"/>
      <w:bookmarkStart w:id="2188" w:name="_Toc88839538"/>
      <w:bookmarkStart w:id="2189" w:name="_Toc88838702"/>
      <w:bookmarkStart w:id="2190" w:name="_Toc88839539"/>
      <w:bookmarkStart w:id="2191" w:name="_Toc88838703"/>
      <w:bookmarkStart w:id="2192" w:name="_Toc88839540"/>
      <w:bookmarkStart w:id="2193" w:name="_Toc88852905"/>
      <w:bookmarkStart w:id="2194" w:name="_Toc88838704"/>
      <w:bookmarkStart w:id="2195" w:name="_Toc88839541"/>
      <w:bookmarkStart w:id="2196" w:name="_Toc88838705"/>
      <w:bookmarkStart w:id="2197" w:name="_Toc88839542"/>
      <w:bookmarkStart w:id="2198" w:name="_Toc88838706"/>
      <w:bookmarkStart w:id="2199" w:name="_Toc88839543"/>
      <w:bookmarkStart w:id="2200" w:name="_Toc88838707"/>
      <w:bookmarkStart w:id="2201" w:name="_Toc88839544"/>
      <w:bookmarkStart w:id="2202" w:name="_Toc88838708"/>
      <w:bookmarkStart w:id="2203" w:name="_Toc88839545"/>
      <w:bookmarkStart w:id="2204" w:name="_Toc88838709"/>
      <w:bookmarkStart w:id="2205" w:name="_Toc88839546"/>
      <w:bookmarkStart w:id="2206" w:name="_Toc88838710"/>
      <w:bookmarkStart w:id="2207" w:name="_Toc88839547"/>
      <w:bookmarkStart w:id="2208" w:name="_Toc88838711"/>
      <w:bookmarkStart w:id="2209" w:name="_Toc88839548"/>
      <w:bookmarkStart w:id="2210" w:name="_Toc188968703"/>
      <w:bookmarkStart w:id="2211" w:name="_Toc88852914"/>
      <w:bookmarkStart w:id="2212" w:name="_Toc98340007"/>
      <w:bookmarkStart w:id="2213" w:name="_Toc98340383"/>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commentRangeStart w:id="2214"/>
      <w:r w:rsidRPr="00A527F0">
        <w:t>Legend details</w:t>
      </w:r>
      <w:bookmarkEnd w:id="2210"/>
    </w:p>
    <w:bookmarkEnd w:id="2211"/>
    <w:bookmarkEnd w:id="2212"/>
    <w:bookmarkEnd w:id="2213"/>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214"/>
      <w:r w:rsidR="008F65A5">
        <w:rPr>
          <w:rStyle w:val="CommentReference"/>
        </w:rPr>
        <w:commentReference w:id="2214"/>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215" w:name="_Toc188968704"/>
      <w:r w:rsidR="006E2D52" w:rsidRPr="00A527F0">
        <w:lastRenderedPageBreak/>
        <w:t xml:space="preserve">Appendix </w:t>
      </w:r>
      <w:r w:rsidR="00A310A1">
        <w:t>E</w:t>
      </w:r>
      <w:r w:rsidR="00F94FB6">
        <w:t xml:space="preserve"> – Dataset Loading and Display (Rendering) Algorithms</w:t>
      </w:r>
      <w:bookmarkEnd w:id="221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216" w:name="_Toc188968705"/>
      <w:r>
        <w:t>Introduction</w:t>
      </w:r>
      <w:bookmarkEnd w:id="221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217"/>
      <w:r>
        <w:rPr>
          <w:rFonts w:cs="Arial"/>
        </w:rPr>
        <w:t xml:space="preserve">other products </w:t>
      </w:r>
      <w:commentRangeEnd w:id="2217"/>
      <w:r w:rsidR="0019240A">
        <w:rPr>
          <w:rStyle w:val="CommentReference"/>
        </w:rPr>
        <w:commentReference w:id="2217"/>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218"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219" w:author="jonathan pritchard" w:date="2025-03-10T07:42:00Z" w16du:dateUtc="2025-03-10T07:42:00Z">
        <w:r w:rsidRPr="006A66C1" w:rsidDel="0056040E">
          <w:rPr>
            <w:rFonts w:cs="Arial"/>
          </w:rPr>
          <w:delText>MSC.530(106)</w:delText>
        </w:r>
      </w:del>
      <w:ins w:id="2220" w:author="jonathan pritchard" w:date="2025-03-10T07:42:00Z" w16du:dateUtc="2025-03-10T07:42:00Z">
        <w:r w:rsidR="0056040E">
          <w:rPr>
            <w:rFonts w:cs="Arial"/>
          </w:rPr>
          <w:t>MSC.530(106)/</w:t>
        </w:r>
      </w:ins>
      <w:ins w:id="2221" w:author="jonathan pritchard" w:date="2025-03-10T07:46:00Z" w16du:dateUtc="2025-03-10T07:46:00Z">
        <w:r w:rsidR="0056040E">
          <w:rPr>
            <w:rFonts w:cs="Arial"/>
          </w:rPr>
          <w:t>Rev</w:t>
        </w:r>
      </w:ins>
      <w:ins w:id="2222"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223" w:name="_Toc187673191"/>
      <w:bookmarkStart w:id="2224" w:name="_Toc187673423"/>
      <w:bookmarkStart w:id="2225" w:name="_Toc188368782"/>
      <w:bookmarkStart w:id="2226" w:name="_Toc187673201"/>
      <w:bookmarkStart w:id="2227" w:name="_Toc187673433"/>
      <w:bookmarkStart w:id="2228" w:name="_Toc188368792"/>
      <w:bookmarkStart w:id="2229" w:name="_Toc188621985"/>
      <w:bookmarkEnd w:id="2223"/>
      <w:bookmarkEnd w:id="2224"/>
      <w:bookmarkEnd w:id="2225"/>
      <w:bookmarkEnd w:id="2226"/>
      <w:bookmarkEnd w:id="2227"/>
      <w:bookmarkEnd w:id="2228"/>
      <w:bookmarkEnd w:id="2229"/>
      <w:r w:rsidRPr="00802BDD">
        <w:t>Scales and scale ranges are defined in Clause</w:t>
      </w:r>
      <w:del w:id="2230" w:author="jonathan pritchard" w:date="2025-03-07T18:20:00Z" w16du:dateUtc="2025-03-07T18:20:00Z">
        <w:r w:rsidRPr="00802BDD" w:rsidDel="00B70E86">
          <w:delText xml:space="preserve"> </w:delText>
        </w:r>
      </w:del>
      <w:ins w:id="2231" w:author="jonathan pritchard" w:date="2025-03-07T18:20:00Z" w16du:dateUtc="2025-03-07T18:20:00Z">
        <w:r w:rsidR="00B70E86">
          <w:t xml:space="preserve"> </w:t>
        </w:r>
      </w:ins>
      <w:ins w:id="2232" w:author="jonathan pritchard" w:date="2025-03-07T18:21:00Z" w16du:dateUtc="2025-03-07T18:21:00Z">
        <w:r w:rsidR="00B70E86">
          <w:fldChar w:fldCharType="begin"/>
        </w:r>
        <w:r w:rsidR="00B70E86">
          <w:instrText xml:space="preserve"> REF _Ref192264106 \r \h </w:instrText>
        </w:r>
      </w:ins>
      <w:ins w:id="2233" w:author="jonathan pritchard" w:date="2025-03-07T18:21:00Z" w16du:dateUtc="2025-03-07T18:21:00Z">
        <w:r w:rsidR="00B70E86">
          <w:fldChar w:fldCharType="separate"/>
        </w:r>
        <w:r w:rsidR="00B70E86">
          <w:t>12.1.1</w:t>
        </w:r>
        <w:r w:rsidR="00B70E86">
          <w:fldChar w:fldCharType="end"/>
        </w:r>
      </w:ins>
      <w:del w:id="2234"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235"/>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235"/>
      <w:r w:rsidR="00DF5529">
        <w:rPr>
          <w:rStyle w:val="CommentReference"/>
        </w:rPr>
        <w:commentReference w:id="2235"/>
      </w:r>
    </w:p>
    <w:p w14:paraId="6892DCF1" w14:textId="16443163" w:rsidR="00F94FB6" w:rsidRPr="00F94FB6" w:rsidRDefault="00F94FB6" w:rsidP="00F94FB6">
      <w:pPr>
        <w:pStyle w:val="ListParagraph"/>
        <w:numPr>
          <w:ilvl w:val="1"/>
          <w:numId w:val="216"/>
        </w:numPr>
        <w:rPr>
          <w:b/>
          <w:bCs/>
          <w:lang w:eastAsia="en-US"/>
        </w:rPr>
      </w:pPr>
      <w:bookmarkStart w:id="2236" w:name="_Toc510785435"/>
      <w:bookmarkStart w:id="2237" w:name="_Toc510784286"/>
      <w:bookmarkStart w:id="2238" w:name="_Toc187673203"/>
      <w:bookmarkStart w:id="2239" w:name="_Toc187673435"/>
      <w:bookmarkStart w:id="2240" w:name="_Toc188368794"/>
      <w:bookmarkStart w:id="2241" w:name="_Toc188621987"/>
      <w:bookmarkStart w:id="2242" w:name="_Toc169203196"/>
      <w:bookmarkEnd w:id="2236"/>
      <w:bookmarkEnd w:id="2237"/>
      <w:bookmarkEnd w:id="2238"/>
      <w:bookmarkEnd w:id="2239"/>
      <w:bookmarkEnd w:id="2240"/>
      <w:bookmarkEnd w:id="224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243" w:name="_Hlk177457598"/>
      <w:bookmarkStart w:id="2244" w:name="_Toc188968706"/>
      <w:r>
        <w:rPr>
          <w:lang w:eastAsia="en-US"/>
        </w:rPr>
        <w:t>Prerequisites</w:t>
      </w:r>
      <w:bookmarkEnd w:id="2243"/>
      <w:bookmarkEnd w:id="2244"/>
    </w:p>
    <w:p w14:paraId="43837918" w14:textId="616632D4" w:rsidR="00E67DD4" w:rsidRPr="00E67DD4" w:rsidRDefault="00E67DD4" w:rsidP="00E67DD4">
      <w:pPr>
        <w:spacing w:before="60" w:after="60" w:line="240" w:lineRule="auto"/>
        <w:rPr>
          <w:rFonts w:cs="Arial"/>
        </w:rPr>
      </w:pPr>
      <w:r w:rsidRPr="00E67DD4">
        <w:rPr>
          <w:rFonts w:cs="Arial"/>
        </w:rPr>
        <w:t>A</w:t>
      </w:r>
      <w:del w:id="2245"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246" w:name="_Toc188368797"/>
      <w:bookmarkStart w:id="2247" w:name="_Toc188621990"/>
      <w:bookmarkEnd w:id="2242"/>
      <w:bookmarkEnd w:id="2246"/>
      <w:bookmarkEnd w:id="2247"/>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248" w:author="jonathan pritchard" w:date="2025-03-07T16:40:00Z" w16du:dateUtc="2025-03-07T16:40:00Z">
        <w:r w:rsidR="00C56536">
          <w:fldChar w:fldCharType="begin"/>
        </w:r>
        <w:r w:rsidR="00C56536">
          <w:instrText xml:space="preserve"> SEQ Table \* ARABIC </w:instrText>
        </w:r>
      </w:ins>
      <w:r w:rsidR="00C56536">
        <w:fldChar w:fldCharType="separate"/>
      </w:r>
      <w:ins w:id="2249" w:author="jonathan pritchard" w:date="2025-03-07T16:40:00Z" w16du:dateUtc="2025-03-07T16:40:00Z">
        <w:r w:rsidR="00C56536">
          <w:rPr>
            <w:noProof/>
          </w:rPr>
          <w:t>11</w:t>
        </w:r>
        <w:r w:rsidR="00C56536">
          <w:fldChar w:fldCharType="end"/>
        </w:r>
      </w:ins>
      <w:del w:id="2250"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251" w:name="_Hlk177394136"/>
            <w:r>
              <w:t xml:space="preserve">A device-polygon </w:t>
            </w:r>
            <w:r w:rsidRPr="00712598">
              <w:rPr>
                <w:i/>
                <w:iCs/>
              </w:rPr>
              <w:t>viewport</w:t>
            </w:r>
            <w:r>
              <w:t xml:space="preserve"> describing the device area that should be covered with data</w:t>
            </w:r>
          </w:p>
          <w:bookmarkEnd w:id="2251"/>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252" w:author="jonathan pritchard" w:date="2025-03-11T16:26:00Z" w16du:dateUtc="2025-03-11T16:26:00Z">
                              <w:r w:rsidR="004B1F0F">
                                <w:t xml:space="preserve">as </w:t>
                              </w:r>
                            </w:ins>
                            <w:r>
                              <w:rPr>
                                <w:lang w:val="en-US"/>
                              </w:rPr>
                              <w:t xml:space="preserve">per </w:t>
                            </w:r>
                            <w:ins w:id="2253" w:author="jonathan pritchard" w:date="2025-03-11T16:26:00Z" w16du:dateUtc="2025-03-11T16:26:00Z">
                              <w:r w:rsidR="004B1F0F">
                                <w:rPr>
                                  <w:lang w:val="en-US"/>
                                </w:rPr>
                                <w:t xml:space="preserve">Section </w:t>
                              </w:r>
                            </w:ins>
                            <w:del w:id="2254" w:author="jonathan pritchard" w:date="2025-03-10T07:55:00Z" w16du:dateUtc="2025-03-10T07:55:00Z">
                              <w:r w:rsidRPr="00A74A4F" w:rsidDel="00A74A4F">
                                <w:rPr>
                                  <w:i/>
                                  <w:iCs/>
                                  <w:highlight w:val="yellow"/>
                                  <w:lang w:val="en-US"/>
                                  <w:rPrChange w:id="2255" w:author="jonathan pritchard" w:date="2025-03-10T07:56:00Z" w16du:dateUtc="2025-03-10T07:56:00Z">
                                    <w:rPr>
                                      <w:i/>
                                      <w:iCs/>
                                      <w:lang w:val="en-US"/>
                                    </w:rPr>
                                  </w:rPrChange>
                                </w:rPr>
                                <w:delText>C-</w:delText>
                              </w:r>
                            </w:del>
                            <w:del w:id="2256" w:author="jonathan pritchard" w:date="2025-03-11T16:26:00Z" w16du:dateUtc="2025-03-11T16:26:00Z">
                              <w:r w:rsidRPr="00A74A4F" w:rsidDel="004B1F0F">
                                <w:rPr>
                                  <w:i/>
                                  <w:iCs/>
                                  <w:highlight w:val="yellow"/>
                                  <w:lang w:val="en-US"/>
                                  <w:rPrChange w:id="2257" w:author="jonathan pritchard" w:date="2025-03-10T07:56:00Z" w16du:dateUtc="2025-03-10T07:56:00Z">
                                    <w:rPr>
                                      <w:i/>
                                      <w:iCs/>
                                      <w:lang w:val="en-US"/>
                                    </w:rPr>
                                  </w:rPrChange>
                                </w:rPr>
                                <w:delText>15.3.1</w:delText>
                              </w:r>
                            </w:del>
                            <w:ins w:id="2258"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258" w:author="jonathan pritchard" w:date="2025-03-11T16:26:00Z" w16du:dateUtc="2025-03-11T16:26:00Z">
                        <w:r w:rsidR="004B1F0F">
                          <w:t xml:space="preserve">as </w:t>
                        </w:r>
                      </w:ins>
                      <w:r>
                        <w:rPr>
                          <w:lang w:val="en-US"/>
                        </w:rPr>
                        <w:t xml:space="preserve">per </w:t>
                      </w:r>
                      <w:ins w:id="2259" w:author="jonathan pritchard" w:date="2025-03-11T16:26:00Z" w16du:dateUtc="2025-03-11T16:26:00Z">
                        <w:r w:rsidR="004B1F0F">
                          <w:rPr>
                            <w:lang w:val="en-US"/>
                          </w:rPr>
                          <w:t xml:space="preserve">Section </w:t>
                        </w:r>
                      </w:ins>
                      <w:del w:id="2260" w:author="jonathan pritchard" w:date="2025-03-10T07:55:00Z" w16du:dateUtc="2025-03-10T07:55:00Z">
                        <w:r w:rsidRPr="00A74A4F" w:rsidDel="00A74A4F">
                          <w:rPr>
                            <w:i/>
                            <w:iCs/>
                            <w:highlight w:val="yellow"/>
                            <w:lang w:val="en-US"/>
                            <w:rPrChange w:id="2261" w:author="jonathan pritchard" w:date="2025-03-10T07:56:00Z" w16du:dateUtc="2025-03-10T07:56:00Z">
                              <w:rPr>
                                <w:i/>
                                <w:iCs/>
                                <w:lang w:val="en-US"/>
                              </w:rPr>
                            </w:rPrChange>
                          </w:rPr>
                          <w:delText>C-</w:delText>
                        </w:r>
                      </w:del>
                      <w:del w:id="2262" w:author="jonathan pritchard" w:date="2025-03-11T16:26:00Z" w16du:dateUtc="2025-03-11T16:26:00Z">
                        <w:r w:rsidRPr="00A74A4F" w:rsidDel="004B1F0F">
                          <w:rPr>
                            <w:i/>
                            <w:iCs/>
                            <w:highlight w:val="yellow"/>
                            <w:lang w:val="en-US"/>
                            <w:rPrChange w:id="2263" w:author="jonathan pritchard" w:date="2025-03-10T07:56:00Z" w16du:dateUtc="2025-03-10T07:56:00Z">
                              <w:rPr>
                                <w:i/>
                                <w:iCs/>
                                <w:lang w:val="en-US"/>
                              </w:rPr>
                            </w:rPrChange>
                          </w:rPr>
                          <w:delText>15.3.1</w:delText>
                        </w:r>
                      </w:del>
                      <w:ins w:id="2264"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259"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260" w:name="_Toc188968707"/>
      <w:commentRangeStart w:id="2261"/>
      <w:r w:rsidRPr="00A527F0">
        <w:lastRenderedPageBreak/>
        <w:t xml:space="preserve">Appendix </w:t>
      </w:r>
      <w:r w:rsidR="00E93146">
        <w:t>F</w:t>
      </w:r>
      <w:r w:rsidRPr="00A527F0">
        <w:t xml:space="preserve"> – GML Coverage Polygons</w:t>
      </w:r>
      <w:bookmarkEnd w:id="2260"/>
      <w:commentRangeEnd w:id="2261"/>
      <w:r w:rsidR="003C1FB1">
        <w:rPr>
          <w:rStyle w:val="CommentReference"/>
          <w:rFonts w:eastAsia="MS Mincho"/>
          <w:b w:val="0"/>
          <w:bCs w:val="0"/>
        </w:rPr>
        <w:commentReference w:id="2261"/>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262" w:name="_Toc188968708"/>
      <w:r w:rsidRPr="00A527F0">
        <w:t>GML Coverage Polygons</w:t>
      </w:r>
      <w:bookmarkEnd w:id="2262"/>
    </w:p>
    <w:p w14:paraId="10AD9221" w14:textId="2C7C83B0" w:rsidR="0065597A" w:rsidRPr="00A527F0" w:rsidRDefault="0065597A" w:rsidP="00FD4BD6">
      <w:pPr>
        <w:pStyle w:val="Heading2"/>
        <w:numPr>
          <w:ilvl w:val="1"/>
          <w:numId w:val="235"/>
        </w:numPr>
      </w:pPr>
      <w:bookmarkStart w:id="2263" w:name="_Toc188968709"/>
      <w:r w:rsidRPr="00A527F0">
        <w:t>Introduction</w:t>
      </w:r>
      <w:bookmarkEnd w:id="226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264" w:author="jonathan pritchard" w:date="2025-03-07T18:22:00Z" w16du:dateUtc="2025-03-07T18:22:00Z"/>
        </w:rPr>
      </w:pPr>
      <w:del w:id="2265"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266" w:name="_Toc188968710"/>
      <w:r w:rsidRPr="00A527F0">
        <w:t>Specification</w:t>
      </w:r>
      <w:bookmarkEnd w:id="226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F009CB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1587EBA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E19249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w:t>
      </w:r>
      <w:commentRangeStart w:id="2267"/>
      <w:r w:rsidR="00494CD1">
        <w:t xml:space="preserve">expressed as a single space separated </w:t>
      </w:r>
      <w:proofErr w:type="spellStart"/>
      <w:r w:rsidR="00494CD1">
        <w:t>posList</w:t>
      </w:r>
      <w:commentRangeEnd w:id="2267"/>
      <w:proofErr w:type="spellEnd"/>
      <w:r w:rsidR="00BB00A4">
        <w:rPr>
          <w:rStyle w:val="CommentReference"/>
        </w:rPr>
        <w:commentReference w:id="2267"/>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268"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269" w:name="_Toc188968711"/>
      <w:r>
        <w:lastRenderedPageBreak/>
        <w:t xml:space="preserve">Appendix G - </w:t>
      </w:r>
      <w:r w:rsidR="00E85AE1">
        <w:t>Thinning Algorithms</w:t>
      </w:r>
      <w:bookmarkEnd w:id="2269"/>
    </w:p>
    <w:p w14:paraId="1CA58779" w14:textId="3B8E920C" w:rsidR="00E85AE1" w:rsidRDefault="00E85AE1" w:rsidP="006E2D52">
      <w:pPr>
        <w:pStyle w:val="Heading1"/>
        <w:numPr>
          <w:ilvl w:val="0"/>
          <w:numId w:val="219"/>
        </w:numPr>
      </w:pPr>
      <w:bookmarkStart w:id="2270" w:name="_Toc188968712"/>
      <w:r>
        <w:t>Introduction</w:t>
      </w:r>
      <w:bookmarkEnd w:id="2270"/>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271" w:author="jonathan pritchard" w:date="2025-03-12T08:58:00Z" w16du:dateUtc="2025-03-12T08:58:00Z">
        <w:r w:rsidR="009802FD" w:rsidRPr="009802FD">
          <w:rPr>
            <w:highlight w:val="yellow"/>
            <w:rPrChange w:id="2272" w:author="jonathan pritchard" w:date="2025-03-12T08:59:00Z" w16du:dateUtc="2025-03-12T08:59:00Z">
              <w:rPr/>
            </w:rPrChange>
          </w:rPr>
          <w:t xml:space="preserve">Thinning is only required when zooming </w:t>
        </w:r>
      </w:ins>
      <w:ins w:id="2273" w:author="jonathan pritchard" w:date="2025-03-12T08:59:00Z" w16du:dateUtc="2025-03-12T08:59:00Z">
        <w:r w:rsidR="009802FD" w:rsidRPr="009802FD">
          <w:rPr>
            <w:highlight w:val="yellow"/>
            <w:rPrChange w:id="2274" w:author="jonathan pritchard" w:date="2025-03-12T08:59:00Z" w16du:dateUtc="2025-03-12T08:59:00Z">
              <w:rPr/>
            </w:rPrChange>
          </w:rPr>
          <w:t>within</w:t>
        </w:r>
      </w:ins>
      <w:ins w:id="2275" w:author="jonathan pritchard" w:date="2025-03-12T08:58:00Z" w16du:dateUtc="2025-03-12T08:58:00Z">
        <w:r w:rsidR="009802FD" w:rsidRPr="009802FD">
          <w:rPr>
            <w:highlight w:val="yellow"/>
            <w:rPrChange w:id="2276" w:author="jonathan pritchard" w:date="2025-03-12T08:59:00Z" w16du:dateUtc="2025-03-12T08:59:00Z">
              <w:rPr/>
            </w:rPrChange>
          </w:rPr>
          <w:t xml:space="preserve"> the visible scale range (</w:t>
        </w:r>
      </w:ins>
      <w:ins w:id="2277" w:author="jonathan pritchard" w:date="2025-03-12T08:59:00Z" w16du:dateUtc="2025-03-12T08:59:00Z">
        <w:r w:rsidR="009802FD" w:rsidRPr="009802FD">
          <w:rPr>
            <w:highlight w:val="yellow"/>
            <w:rPrChange w:id="2278" w:author="jonathan pritchard" w:date="2025-03-12T08:59:00Z" w16du:dateUtc="2025-03-12T08:59:00Z">
              <w:rPr/>
            </w:rPrChange>
          </w:rPr>
          <w:t>maximum</w:t>
        </w:r>
      </w:ins>
      <w:ins w:id="2279" w:author="jonathan pritchard" w:date="2025-03-12T08:58:00Z" w16du:dateUtc="2025-03-12T08:58:00Z">
        <w:r w:rsidR="009802FD" w:rsidRPr="009802FD">
          <w:rPr>
            <w:highlight w:val="yellow"/>
            <w:rPrChange w:id="2280" w:author="jonathan pritchard" w:date="2025-03-12T08:59:00Z" w16du:dateUtc="2025-03-12T08:59:00Z">
              <w:rPr/>
            </w:rPrChange>
          </w:rPr>
          <w:t xml:space="preserve"> – min</w:t>
        </w:r>
      </w:ins>
      <w:ins w:id="2281" w:author="jonathan pritchard" w:date="2025-03-12T08:59:00Z" w16du:dateUtc="2025-03-12T08:59:00Z">
        <w:r w:rsidR="009802FD" w:rsidRPr="009802FD">
          <w:rPr>
            <w:highlight w:val="yellow"/>
            <w:rPrChange w:id="2282" w:author="jonathan pritchard" w:date="2025-03-12T08:59:00Z" w16du:dateUtc="2025-03-12T08:59:00Z">
              <w:rPr/>
            </w:rPrChange>
          </w:rPr>
          <w:t>imum display scale</w:t>
        </w:r>
      </w:ins>
      <w:ins w:id="2283" w:author="jonathan pritchard" w:date="2025-03-12T08:58:00Z" w16du:dateUtc="2025-03-12T08:58:00Z">
        <w:r w:rsidR="009802FD" w:rsidRPr="009802FD">
          <w:rPr>
            <w:highlight w:val="yellow"/>
            <w:rPrChange w:id="2284" w:author="jonathan pritchard" w:date="2025-03-12T08:59:00Z" w16du:dateUtc="2025-03-12T08:59:00Z">
              <w:rPr/>
            </w:rPrChange>
          </w:rPr>
          <w:t xml:space="preserve">) of a </w:t>
        </w:r>
        <w:commentRangeStart w:id="2285"/>
        <w:r w:rsidR="009802FD" w:rsidRPr="009802FD">
          <w:rPr>
            <w:highlight w:val="yellow"/>
            <w:rPrChange w:id="2286" w:author="jonathan pritchard" w:date="2025-03-12T08:59:00Z" w16du:dateUtc="2025-03-12T08:59:00Z">
              <w:rPr/>
            </w:rPrChange>
          </w:rPr>
          <w:t>dataset</w:t>
        </w:r>
      </w:ins>
      <w:commentRangeEnd w:id="2285"/>
      <w:ins w:id="2287" w:author="jonathan pritchard" w:date="2025-03-12T08:59:00Z" w16du:dateUtc="2025-03-12T08:59:00Z">
        <w:r w:rsidR="009802FD">
          <w:rPr>
            <w:rStyle w:val="CommentReference"/>
          </w:rPr>
          <w:commentReference w:id="2285"/>
        </w:r>
      </w:ins>
      <w:ins w:id="2288" w:author="jonathan pritchard" w:date="2025-03-12T08:58:00Z" w16du:dateUtc="2025-03-12T08:58:00Z">
        <w:r w:rsidR="009802FD" w:rsidRPr="009802FD">
          <w:rPr>
            <w:highlight w:val="yellow"/>
            <w:rPrChange w:id="2289" w:author="jonathan pritchard" w:date="2025-03-12T08:59:00Z" w16du:dateUtc="2025-03-12T08:59:00Z">
              <w:rPr/>
            </w:rPrChange>
          </w:rPr>
          <w:t>.</w:t>
        </w:r>
      </w:ins>
      <w:ins w:id="2290" w:author="jonathan pritchard" w:date="2025-03-12T08:59:00Z" w16du:dateUtc="2025-03-12T08:59:00Z">
        <w:r w:rsidR="009802FD">
          <w:t xml:space="preserve"> </w:t>
        </w:r>
      </w:ins>
      <w:commentRangeStart w:id="2291"/>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291"/>
      <w:r w:rsidR="00A341B6">
        <w:rPr>
          <w:rStyle w:val="CommentReference"/>
        </w:rPr>
        <w:commentReference w:id="2291"/>
      </w:r>
      <w:r w:rsidRPr="002D7DEE">
        <w:t xml:space="preserve">. </w:t>
      </w:r>
      <w:r w:rsidR="001A0951" w:rsidRPr="00624B58">
        <w:t xml:space="preserve">The algorithm described meets these requirements but </w:t>
      </w:r>
      <w:commentRangeStart w:id="2292"/>
      <w:r w:rsidR="001A0951" w:rsidRPr="00624B58">
        <w:t xml:space="preserve">implementers may </w:t>
      </w:r>
      <w:r w:rsidRPr="002D7DEE">
        <w:t xml:space="preserve">also </w:t>
      </w:r>
      <w:r w:rsidR="001A0951" w:rsidRPr="00624B58">
        <w:t>use their own</w:t>
      </w:r>
      <w:commentRangeEnd w:id="2292"/>
      <w:r w:rsidR="00F54988">
        <w:rPr>
          <w:rStyle w:val="CommentReference"/>
        </w:rPr>
        <w:commentReference w:id="2292"/>
      </w:r>
      <w:r w:rsidR="001A0951" w:rsidRPr="00624B58">
        <w:t>.</w:t>
      </w:r>
    </w:p>
    <w:p w14:paraId="154AF557" w14:textId="77777777" w:rsidR="00E85AE1" w:rsidRPr="00B812CA" w:rsidRDefault="00E85AE1" w:rsidP="006E2D52">
      <w:pPr>
        <w:pStyle w:val="Heading2"/>
        <w:numPr>
          <w:ilvl w:val="1"/>
          <w:numId w:val="219"/>
        </w:numPr>
      </w:pPr>
      <w:bookmarkStart w:id="2293" w:name="_Toc188968713"/>
      <w:r w:rsidRPr="00B812CA">
        <w:t>Regularly gridded data</w:t>
      </w:r>
      <w:bookmarkEnd w:id="2293"/>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294"/>
      <w:r w:rsidRPr="00BE7834">
        <w:fldChar w:fldCharType="begin"/>
      </w:r>
      <w:r w:rsidRPr="00BE7834">
        <w:instrText xml:space="preserve"> REF _Ref48690523 \h  \* MERGEFORMAT </w:instrText>
      </w:r>
      <w:r w:rsidRPr="00BE7834">
        <w:fldChar w:fldCharType="separate"/>
      </w:r>
      <w:del w:id="2295" w:author="jonathan pritchard" w:date="2025-03-11T14:34:00Z" w16du:dateUtc="2025-03-11T14:34:00Z">
        <w:r w:rsidR="000553AC" w:rsidRPr="00BE7834" w:rsidDel="00BE7834">
          <w:rPr>
            <w:lang w:val="en-US"/>
            <w:rPrChange w:id="2296" w:author="jonathan pritchard" w:date="2025-03-11T14:34:00Z" w16du:dateUtc="2025-03-11T14:34:00Z">
              <w:rPr>
                <w:b/>
                <w:bCs/>
                <w:lang w:val="en-US"/>
              </w:rPr>
            </w:rPrChange>
          </w:rPr>
          <w:delText>Error! Reference source not found</w:delText>
        </w:r>
      </w:del>
      <w:ins w:id="2297" w:author="jonathan pritchard" w:date="2025-03-11T14:34:00Z" w16du:dateUtc="2025-03-11T14:34:00Z">
        <w:r w:rsidR="00BE7834" w:rsidRPr="00BE7834">
          <w:rPr>
            <w:lang w:val="en-US"/>
            <w:rPrChange w:id="2298" w:author="jonathan pritchard" w:date="2025-03-11T14:34:00Z" w16du:dateUtc="2025-03-11T14:34:00Z">
              <w:rPr>
                <w:b/>
                <w:bCs/>
                <w:lang w:val="en-US"/>
              </w:rPr>
            </w:rPrChange>
          </w:rPr>
          <w:t>Figure G-1-1</w:t>
        </w:r>
      </w:ins>
      <w:del w:id="2299" w:author="jonathan pritchard" w:date="2025-03-11T14:34:00Z" w16du:dateUtc="2025-03-11T14:34:00Z">
        <w:r w:rsidR="000553AC" w:rsidRPr="00BE7834" w:rsidDel="00BE7834">
          <w:rPr>
            <w:lang w:val="en-US"/>
            <w:rPrChange w:id="2300" w:author="jonathan pritchard" w:date="2025-03-11T14:34:00Z" w16du:dateUtc="2025-03-11T14:34:00Z">
              <w:rPr>
                <w:b/>
                <w:bCs/>
                <w:lang w:val="en-US"/>
              </w:rPr>
            </w:rPrChange>
          </w:rPr>
          <w:delText>.</w:delText>
        </w:r>
      </w:del>
      <w:r w:rsidRPr="00BE7834">
        <w:fldChar w:fldCharType="end"/>
      </w:r>
      <w:commentRangeEnd w:id="2294"/>
      <w:r w:rsidR="00F54988" w:rsidRPr="00BE7834">
        <w:rPr>
          <w:rStyle w:val="CommentReference"/>
        </w:rPr>
        <w:commentReference w:id="2294"/>
      </w:r>
      <w:r w:rsidRPr="00BE7834">
        <w:t xml:space="preserve"> depicts</w:t>
      </w:r>
      <w:r w:rsidRPr="00B812CA">
        <w:t xml:space="preserve"> a grid coverage feature symbolised by arrows of dimensions varying according to the value of an attribute at the grid point. </w:t>
      </w:r>
      <w:del w:id="2301"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302" w:author="jonathan pritchard" w:date="2025-03-11T14:34:00Z" w16du:dateUtc="2025-03-11T14:34:00Z">
        <w:r w:rsidR="00BE7834" w:rsidRPr="00B812CA">
          <w:fldChar w:fldCharType="begin"/>
        </w:r>
        <w:r w:rsidR="00BE7834" w:rsidRPr="00B812CA">
          <w:instrText xml:space="preserve"> REF _Ref48690668 \h  \* MERGEFORMAT </w:instrText>
        </w:r>
      </w:ins>
      <w:ins w:id="2303"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proofErr w:type="spellStart"/>
      <w:r w:rsidRPr="00B812CA">
        <w:rPr>
          <w:i/>
          <w:iCs/>
        </w:rPr>
        <w:t>Rmax</w:t>
      </w:r>
      <w:proofErr w:type="spellEnd"/>
      <w:r w:rsidRPr="00B812CA">
        <w:t xml:space="preserve"> = 0.5 (outline-only arrows are suppressed). </w:t>
      </w:r>
      <w:del w:id="2304"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305"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306" w:author="jonathan pritchard" w:date="2025-03-11T14:35:00Z" w16du:dateUtc="2025-03-11T14:35:00Z">
        <w:r w:rsidR="00BE7834" w:rsidRPr="00B812CA">
          <w:fldChar w:fldCharType="begin"/>
        </w:r>
        <w:r w:rsidR="00BE7834" w:rsidRPr="00B812CA">
          <w:instrText xml:space="preserve"> REF _Ref48690672 \h  \* MERGEFORMAT </w:instrText>
        </w:r>
      </w:ins>
      <w:ins w:id="2307"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308" w:author="jonathan pritchard" w:date="2025-03-11T14:33:00Z" w16du:dateUtc="2025-03-11T14:33:00Z">
        <w:r w:rsidR="00BE7834">
          <w:t>G-</w:t>
        </w:r>
      </w:ins>
      <w:ins w:id="2309" w:author="jonathan pritchard" w:date="2025-03-11T14:34:00Z" w16du:dateUtc="2025-03-11T14:34:00Z">
        <w:r w:rsidR="00BE7834">
          <w:t>1-1</w:t>
        </w:r>
      </w:ins>
      <w:del w:id="2310"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100710A3">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311" w:author="jonathan pritchard" w:date="2025-03-11T14:34:00Z" w16du:dateUtc="2025-03-11T14:34:00Z">
        <w:r w:rsidR="00BE7834">
          <w:t xml:space="preserve"> </w:t>
        </w:r>
      </w:ins>
      <w:del w:id="2312"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313" w:author="jonathan pritchard" w:date="2025-03-11T14:34:00Z" w16du:dateUtc="2025-03-11T14:34:00Z">
        <w:r w:rsidR="00BE7834">
          <w:t>G-1-2</w:t>
        </w:r>
      </w:ins>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551D937">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314"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315" w:author="jonathan pritchard" w:date="2025-03-11T14:35:00Z" w16du:dateUtc="2025-03-11T14:35:00Z">
        <w:r w:rsidR="00BE7834">
          <w:t>G-1-3</w:t>
        </w:r>
        <w:r w:rsidR="00BE7834" w:rsidRPr="00B812CA">
          <w:t xml:space="preserve"> </w:t>
        </w:r>
      </w:ins>
      <w:r w:rsidRPr="00B812CA">
        <w:t xml:space="preserve">- Grid thinned with </w:t>
      </w:r>
      <w:proofErr w:type="spellStart"/>
      <w:r w:rsidRPr="00B812CA">
        <w:rPr>
          <w:i/>
          <w:iCs/>
        </w:rPr>
        <w:t>Rmax</w:t>
      </w:r>
      <w:proofErr w:type="spellEnd"/>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316" w:author="jonathan pritchard" w:date="2025-03-11T14:36:00Z" w16du:dateUtc="2025-03-11T14:36:00Z">
            <w:rPr/>
          </w:rPrChange>
        </w:rPr>
        <w:t xml:space="preserve">In </w:t>
      </w:r>
      <w:r w:rsidRPr="005B58AA">
        <w:rPr>
          <w:highlight w:val="yellow"/>
          <w:rPrChange w:id="2317" w:author="jonathan pritchard" w:date="2025-03-11T14:36:00Z" w16du:dateUtc="2025-03-11T14:36:00Z">
            <w:rPr/>
          </w:rPrChange>
        </w:rPr>
        <w:fldChar w:fldCharType="begin"/>
      </w:r>
      <w:r w:rsidRPr="005B58AA">
        <w:rPr>
          <w:highlight w:val="yellow"/>
          <w:rPrChange w:id="2318" w:author="jonathan pritchard" w:date="2025-03-11T14:36:00Z" w16du:dateUtc="2025-03-11T14:36:00Z">
            <w:rPr/>
          </w:rPrChange>
        </w:rPr>
        <w:instrText xml:space="preserve"> REF _Ref48690668 \h  \* MERGEFORMAT </w:instrText>
      </w:r>
      <w:r w:rsidRPr="003C3348">
        <w:rPr>
          <w:highlight w:val="yellow"/>
        </w:rPr>
      </w:r>
      <w:r w:rsidRPr="005B58AA">
        <w:rPr>
          <w:highlight w:val="yellow"/>
          <w:rPrChange w:id="2319" w:author="jonathan pritchard" w:date="2025-03-11T14:36:00Z" w16du:dateUtc="2025-03-11T14:36:00Z">
            <w:rPr/>
          </w:rPrChange>
        </w:rPr>
        <w:fldChar w:fldCharType="separate"/>
      </w:r>
      <w:del w:id="2320" w:author="jonathan pritchard" w:date="2025-03-11T14:36:00Z" w16du:dateUtc="2025-03-11T14:36:00Z">
        <w:r w:rsidR="005B58AA" w:rsidRPr="005B58AA" w:rsidDel="005B58AA">
          <w:rPr>
            <w:b/>
            <w:bCs/>
            <w:highlight w:val="yellow"/>
            <w:lang w:val="en-US"/>
            <w:rPrChange w:id="2321" w:author="jonathan pritchard" w:date="2025-03-11T14:36:00Z" w16du:dateUtc="2025-03-11T14:36:00Z">
              <w:rPr>
                <w:b/>
                <w:bCs/>
                <w:lang w:val="en-US"/>
              </w:rPr>
            </w:rPrChange>
          </w:rPr>
          <w:delText xml:space="preserve">Error! Reference </w:delText>
        </w:r>
      </w:del>
      <w:del w:id="2322" w:author="jonathan pritchard" w:date="2025-03-11T14:35:00Z" w16du:dateUtc="2025-03-11T14:35:00Z">
        <w:r w:rsidR="005B58AA" w:rsidRPr="005B58AA" w:rsidDel="005B58AA">
          <w:rPr>
            <w:b/>
            <w:bCs/>
            <w:highlight w:val="yellow"/>
            <w:lang w:val="en-US"/>
            <w:rPrChange w:id="2323" w:author="jonathan pritchard" w:date="2025-03-11T14:36:00Z" w16du:dateUtc="2025-03-11T14:36:00Z">
              <w:rPr>
                <w:b/>
                <w:bCs/>
                <w:lang w:val="en-US"/>
              </w:rPr>
            </w:rPrChange>
          </w:rPr>
          <w:delText xml:space="preserve">source </w:delText>
        </w:r>
      </w:del>
      <w:del w:id="2324" w:author="jonathan pritchard" w:date="2025-03-11T14:36:00Z" w16du:dateUtc="2025-03-11T14:36:00Z">
        <w:r w:rsidR="005B58AA" w:rsidRPr="005B58AA" w:rsidDel="005B58AA">
          <w:rPr>
            <w:b/>
            <w:bCs/>
            <w:highlight w:val="yellow"/>
            <w:lang w:val="en-US"/>
            <w:rPrChange w:id="2325" w:author="jonathan pritchard" w:date="2025-03-11T14:36:00Z" w16du:dateUtc="2025-03-11T14:36:00Z">
              <w:rPr>
                <w:b/>
                <w:bCs/>
                <w:lang w:val="en-US"/>
              </w:rPr>
            </w:rPrChange>
          </w:rPr>
          <w:delText>not found</w:delText>
        </w:r>
      </w:del>
      <w:ins w:id="2326" w:author="jonathan pritchard" w:date="2025-03-11T14:36:00Z" w16du:dateUtc="2025-03-11T14:36:00Z">
        <w:r w:rsidR="005B58AA" w:rsidRPr="005B58AA">
          <w:rPr>
            <w:b/>
            <w:bCs/>
            <w:highlight w:val="yellow"/>
            <w:lang w:val="en-US"/>
            <w:rPrChange w:id="2327" w:author="jonathan pritchard" w:date="2025-03-11T14:36:00Z" w16du:dateUtc="2025-03-11T14:36:00Z">
              <w:rPr>
                <w:b/>
                <w:bCs/>
                <w:lang w:val="en-US"/>
              </w:rPr>
            </w:rPrChange>
          </w:rPr>
          <w:t>Figure 2</w:t>
        </w:r>
      </w:ins>
      <w:r w:rsidR="005B58AA" w:rsidRPr="005B58AA">
        <w:rPr>
          <w:b/>
          <w:bCs/>
          <w:highlight w:val="yellow"/>
          <w:lang w:val="en-US"/>
          <w:rPrChange w:id="2328" w:author="jonathan pritchard" w:date="2025-03-11T14:36:00Z" w16du:dateUtc="2025-03-11T14:36:00Z">
            <w:rPr>
              <w:b/>
              <w:bCs/>
              <w:lang w:val="en-US"/>
            </w:rPr>
          </w:rPrChange>
        </w:rPr>
        <w:t>.</w:t>
      </w:r>
      <w:r w:rsidRPr="005B58AA">
        <w:rPr>
          <w:highlight w:val="yellow"/>
          <w:rPrChange w:id="2329" w:author="jonathan pritchard" w:date="2025-03-11T14:36:00Z" w16du:dateUtc="2025-03-11T14:36:00Z">
            <w:rPr/>
          </w:rPrChange>
        </w:rPr>
        <w:fldChar w:fldCharType="end"/>
      </w:r>
      <w:r w:rsidRPr="005B58AA">
        <w:rPr>
          <w:highlight w:val="yellow"/>
          <w:rPrChange w:id="2330"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331" w:name="_Toc188968714"/>
      <w:r>
        <w:lastRenderedPageBreak/>
        <w:t xml:space="preserve">Appendix </w:t>
      </w:r>
      <w:r w:rsidR="00E93146">
        <w:t xml:space="preserve">H- </w:t>
      </w:r>
      <w:r>
        <w:t xml:space="preserve"> Import and Use of projected data on S-100 ECDIS</w:t>
      </w:r>
      <w:bookmarkEnd w:id="2331"/>
    </w:p>
    <w:p w14:paraId="480DE3E4" w14:textId="6C131DB8" w:rsidR="00D343CC" w:rsidRDefault="00D343CC" w:rsidP="002D7DEE">
      <w:pPr>
        <w:pStyle w:val="Heading1"/>
        <w:numPr>
          <w:ilvl w:val="0"/>
          <w:numId w:val="221"/>
        </w:numPr>
      </w:pPr>
      <w:bookmarkStart w:id="2332" w:name="_Toc188968715"/>
      <w:r>
        <w:t>Introduction</w:t>
      </w:r>
      <w:bookmarkEnd w:id="2332"/>
    </w:p>
    <w:p w14:paraId="553167DE" w14:textId="77777777" w:rsidR="005B58AA" w:rsidRDefault="00D343CC" w:rsidP="00E85AE1">
      <w:pPr>
        <w:spacing w:after="120" w:line="240" w:lineRule="auto"/>
        <w:jc w:val="both"/>
        <w:rPr>
          <w:ins w:id="2333" w:author="jonathan pritchard" w:date="2025-03-11T14:37:00Z" w16du:dateUtc="2025-03-11T14:37:00Z"/>
        </w:rPr>
      </w:pPr>
      <w:r>
        <w:t>This appendix provides</w:t>
      </w:r>
      <w:commentRangeStart w:id="2334"/>
      <w:r>
        <w:t xml:space="preserve"> </w:t>
      </w:r>
      <w:commentRangeStart w:id="2335"/>
      <w:r>
        <w:t xml:space="preserve">normative </w:t>
      </w:r>
      <w:commentRangeEnd w:id="2335"/>
      <w:r w:rsidR="00E94E89">
        <w:rPr>
          <w:rStyle w:val="CommentReference"/>
        </w:rPr>
        <w:commentReference w:id="2335"/>
      </w:r>
      <w:r w:rsidR="00FF1663">
        <w:t>transformations</w:t>
      </w:r>
      <w:r>
        <w:t xml:space="preserve"> </w:t>
      </w:r>
      <w:commentRangeEnd w:id="2334"/>
      <w:r w:rsidR="007861A0">
        <w:rPr>
          <w:rStyle w:val="CommentReference"/>
        </w:rPr>
        <w:commentReference w:id="2334"/>
      </w:r>
      <w:r>
        <w:t xml:space="preserve">for the conversion of UTM coordinates to </w:t>
      </w:r>
      <w:r w:rsidR="00F13E78">
        <w:t>geographic</w:t>
      </w:r>
      <w:r>
        <w:t xml:space="preserve"> </w:t>
      </w:r>
      <w:r w:rsidR="00F13E78">
        <w:t>l</w:t>
      </w:r>
      <w:r>
        <w:t>atitude/longitude</w:t>
      </w:r>
      <w:ins w:id="2336" w:author="jonathan pritchard" w:date="2025-03-11T14:37:00Z" w16du:dateUtc="2025-03-11T14:37:00Z">
        <w:r w:rsidR="005B58AA">
          <w:t>.</w:t>
        </w:r>
      </w:ins>
    </w:p>
    <w:p w14:paraId="37E26F1C" w14:textId="3F67A5FF" w:rsidR="00D343CC" w:rsidRDefault="00D343CC" w:rsidP="00E85AE1">
      <w:pPr>
        <w:spacing w:after="120" w:line="240" w:lineRule="auto"/>
        <w:jc w:val="both"/>
      </w:pPr>
      <w:del w:id="2337" w:author="jonathan pritchard" w:date="2025-03-11T14:37:00Z" w16du:dateUtc="2025-03-11T14:37:00Z">
        <w:r w:rsidDel="005B58AA">
          <w:delText>.</w:delText>
        </w:r>
      </w:del>
      <w:ins w:id="2338" w:author="jonathan pritchard" w:date="2025-03-11T14:37:00Z" w16du:dateUtc="2025-03-11T14:37:00Z">
        <w:r w:rsidR="005B58AA">
          <w:t>Clause H-1.1 and H-</w:t>
        </w:r>
      </w:ins>
      <w:ins w:id="2339" w:author="jonathan pritchard" w:date="2025-03-11T14:38:00Z" w16du:dateUtc="2025-03-11T14:38:00Z">
        <w:r w:rsidR="005B58AA">
          <w:t>1.2</w:t>
        </w:r>
      </w:ins>
      <w:ins w:id="2340"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341" w:name="_Toc188968716"/>
      <w:r>
        <w:t>Conversion from UTM to WGS 84</w:t>
      </w:r>
      <w:bookmarkEnd w:id="2341"/>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sdtfl="http://schemas.microsoft.com/office/word/2024/wordml/sdtformatlock">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342" w:name="_Toc188968717"/>
      <w:r>
        <w:t>Conversion from UPS North to WGS 84</w:t>
      </w:r>
      <w:bookmarkEnd w:id="2342"/>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xmlns:w16sdtfl="http://schemas.microsoft.com/office/word/2024/wordml/sdtformatlo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xmlns:w16sdtfl="http://schemas.microsoft.com/office/word/2024/wordml/sdtformatlo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344" w:name="_Toc188968718"/>
      <w:r>
        <w:t>Conversion from UPS South to WGS 84</w:t>
      </w:r>
      <w:bookmarkEnd w:id="2344"/>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345" w:author="jonathan pritchard" w:date="2025-03-11T14:50:00Z" w16du:dateUtc="2025-03-11T14:50:00Z"/>
        </w:rPr>
      </w:pPr>
      <w:bookmarkStart w:id="2346" w:name="_Toc188968719"/>
      <w:r>
        <w:t>References</w:t>
      </w:r>
      <w:bookmarkEnd w:id="2346"/>
      <w:ins w:id="2347" w:author="jonathan pritchard" w:date="2025-03-11T14:50:00Z" w16du:dateUtc="2025-03-11T14:50:00Z">
        <w:r w:rsidR="00B42BF5">
          <w:t xml:space="preserve"> [Informative]</w:t>
        </w:r>
      </w:ins>
    </w:p>
    <w:p w14:paraId="40698933" w14:textId="5779936B" w:rsidR="00B42BF5" w:rsidRPr="00B42BF5" w:rsidRDefault="00B42BF5">
      <w:pPr>
        <w:pPrChange w:id="2348" w:author="jonathan pritchard" w:date="2025-03-11T14:50:00Z" w16du:dateUtc="2025-03-11T14:50:00Z">
          <w:pPr>
            <w:pStyle w:val="Heading2"/>
            <w:numPr>
              <w:numId w:val="221"/>
            </w:numPr>
          </w:pPr>
        </w:pPrChange>
      </w:pPr>
      <w:ins w:id="2349"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350"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350"/>
      <w:r w:rsidRPr="00585857">
        <w:t xml:space="preserve"> </w:t>
      </w:r>
    </w:p>
    <w:p w14:paraId="19EC3E90" w14:textId="77777777" w:rsidR="00F13E78" w:rsidRDefault="00F13E78" w:rsidP="00F13E78">
      <w:pPr>
        <w:pStyle w:val="ListParagraph"/>
        <w:numPr>
          <w:ilvl w:val="0"/>
          <w:numId w:val="164"/>
        </w:numPr>
        <w:contextualSpacing/>
      </w:pPr>
      <w:bookmarkStart w:id="2351" w:name="_Ref184814645"/>
      <w:r>
        <w:t>IOGP Report 373-07-02 “Coordinate conversions and transformations including formulas” v. 68, August 2024, https://epsg.org/guidance-notes.html, p. 7</w:t>
      </w:r>
      <w:bookmarkEnd w:id="2351"/>
    </w:p>
    <w:p w14:paraId="1728E744" w14:textId="77777777" w:rsidR="00F13E78" w:rsidRDefault="00F13E78" w:rsidP="00F13E78">
      <w:pPr>
        <w:pStyle w:val="ListParagraph"/>
        <w:numPr>
          <w:ilvl w:val="0"/>
          <w:numId w:val="164"/>
        </w:numPr>
        <w:contextualSpacing/>
      </w:pPr>
      <w:bookmarkStart w:id="2352" w:name="_Ref184814718"/>
      <w:r>
        <w:t>IOGP Report 373-07-02, p. 60</w:t>
      </w:r>
      <w:bookmarkEnd w:id="2352"/>
    </w:p>
    <w:p w14:paraId="173CE416" w14:textId="77777777" w:rsidR="00F13E78" w:rsidRDefault="00F13E78" w:rsidP="00F13E78">
      <w:pPr>
        <w:pStyle w:val="ListParagraph"/>
        <w:numPr>
          <w:ilvl w:val="0"/>
          <w:numId w:val="164"/>
        </w:numPr>
        <w:contextualSpacing/>
      </w:pPr>
      <w:bookmarkStart w:id="2353" w:name="_Ref184814728"/>
      <w:r>
        <w:t>IOGP Report 373-07-02, p. 61</w:t>
      </w:r>
      <w:bookmarkEnd w:id="2353"/>
    </w:p>
    <w:p w14:paraId="1606E54E" w14:textId="77777777" w:rsidR="00F13E78" w:rsidRDefault="00F13E78" w:rsidP="00F13E78">
      <w:pPr>
        <w:pStyle w:val="ListParagraph"/>
        <w:numPr>
          <w:ilvl w:val="0"/>
          <w:numId w:val="164"/>
        </w:numPr>
        <w:contextualSpacing/>
      </w:pPr>
      <w:bookmarkStart w:id="2354" w:name="_Ref184814844"/>
      <w:r>
        <w:t>IOGP Report 373-07-02, p. 84</w:t>
      </w:r>
      <w:bookmarkEnd w:id="2354"/>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2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6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12"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18"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20"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27"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33"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55"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57"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58"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59"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74"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75"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184"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185"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186"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2" w:author="Grant, David M (52400) CIV USN NIWC ATLANTIC VA (USA)" w:date="2025-02-21T12:58:00Z" w:initials="DG">
    <w:p w14:paraId="68BE5383" w14:textId="03913388" w:rsidR="00633C60" w:rsidRDefault="00633C60" w:rsidP="00633C60">
      <w:pPr>
        <w:pStyle w:val="CommentText"/>
      </w:pPr>
      <w:r>
        <w:rPr>
          <w:rStyle w:val="CommentReference"/>
        </w:rPr>
        <w:annotationRef/>
      </w:r>
      <w:r>
        <w:t>Remove - already described above.</w:t>
      </w:r>
    </w:p>
  </w:comment>
  <w:comment w:id="203"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14"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17"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24"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29"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33"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36"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39"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38"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43"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62"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64"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290"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293"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01"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06"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10"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12"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16"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26"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40"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43"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52"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53"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54"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55"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60"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370"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58"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499"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13"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26" w:author="Grant, David M (52400) CIV USN NIWC ATLANTIC VA (USA)" w:date="2025-02-24T12:57:00Z" w:initials="DG">
    <w:p w14:paraId="13746D8B" w14:textId="77777777"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27"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28" w:name="_@_CC44B0A898A446EEAA28F822A385993AZ"/>
      <w:r>
        <w:fldChar w:fldCharType="separate"/>
      </w:r>
      <w:bookmarkEnd w:id="528"/>
      <w:r w:rsidRPr="007A798E">
        <w:rPr>
          <w:rStyle w:val="Mention"/>
          <w:noProof/>
        </w:rPr>
        <w:t>@Grant, David M (52400) CIV USN NIWC ATLANTIC VA (USA)</w:t>
      </w:r>
      <w:r>
        <w:fldChar w:fldCharType="end"/>
      </w:r>
      <w:r>
        <w:t xml:space="preserve">  Please review example</w:t>
      </w:r>
    </w:p>
  </w:comment>
  <w:comment w:id="547"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583"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599"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12"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53"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663"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673"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677"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26" w:author="Grant, David M (52400) CIV USN NIWC ATLANTIC VA (USA)" w:date="2025-02-24T13:51:00Z" w:initials="DG">
    <w:p w14:paraId="03662557" w14:textId="77777777"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28" w:author="Grant, David M (52400) CIV USN NIWC ATLANTIC VA (USA)" w:date="2025-02-24T13:47:00Z" w:initials="DG">
    <w:p w14:paraId="122ECCAC" w14:textId="2229221D" w:rsidR="00777775" w:rsidRDefault="00777775" w:rsidP="00777775">
      <w:pPr>
        <w:pStyle w:val="CommentText"/>
      </w:pPr>
      <w:r>
        <w:rPr>
          <w:rStyle w:val="CommentReference"/>
        </w:rPr>
        <w:annotationRef/>
      </w:r>
      <w:r>
        <w:t>?</w:t>
      </w:r>
    </w:p>
  </w:comment>
  <w:comment w:id="730"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31"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44"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45"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748"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753"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781"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792"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21"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848"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877"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05"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16"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20"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23"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964"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970"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974"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976"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983"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11"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21"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033"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038"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057"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091"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170"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182"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193" w:author="Stamenkovich, Miroslav  (52400) CIV USN NIWC ATLANTIC SC (USA)" w:date="2025-02-24T07:45:00Z" w:initials="MS">
    <w:p w14:paraId="3BAA29DF" w14:textId="2911C909" w:rsidR="004109B8" w:rsidRDefault="004109B8" w:rsidP="004109B8">
      <w:pPr>
        <w:pStyle w:val="CommentText"/>
      </w:pPr>
      <w:r>
        <w:rPr>
          <w:rStyle w:val="CommentReference"/>
        </w:rPr>
        <w:annotationRef/>
      </w:r>
      <w:r>
        <w:t>Awkward phrasing, what is intended regarding interpolation types here?</w:t>
      </w:r>
    </w:p>
  </w:comment>
  <w:comment w:id="1240"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51" w:author="Grant, David M (52400) CIV USN NIWC ATLANTIC VA (USA)" w:date="2025-02-24T15:38:00Z" w:initials="DG">
    <w:p w14:paraId="3F59F5E3" w14:textId="77777777" w:rsidR="0047367B" w:rsidRDefault="0047367B" w:rsidP="0047367B">
      <w:pPr>
        <w:pStyle w:val="CommentText"/>
      </w:pPr>
      <w:r>
        <w:rPr>
          <w:rStyle w:val="CommentReference"/>
        </w:rPr>
        <w:annotationRef/>
      </w:r>
      <w:r>
        <w:t>“indication”</w:t>
      </w:r>
    </w:p>
  </w:comment>
  <w:comment w:id="1352"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369"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435"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452"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480"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488"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607"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733"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743"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767"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779"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793"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794"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1821"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1824"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1840"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1907"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1908"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2057" w:author="Grant, David M (52400) CIV USN NIWC ATLANTIC VA (USA)" w:date="2025-02-26T16:24:00Z" w:initials="DG">
    <w:p w14:paraId="69668589" w14:textId="77777777" w:rsidR="00F3115E" w:rsidRDefault="00F3115E" w:rsidP="00F3115E">
      <w:pPr>
        <w:pStyle w:val="CommentText"/>
      </w:pPr>
      <w:r>
        <w:rPr>
          <w:rStyle w:val="CommentReference"/>
        </w:rPr>
        <w:annotationRef/>
      </w:r>
      <w:r>
        <w:t>Z-value of geometry associated with Sounding and DepthNoBottomFound?</w:t>
      </w:r>
    </w:p>
  </w:comment>
  <w:comment w:id="2078"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086"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125"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129"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214"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217"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235"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261"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267" w:author="Grant, David M (52400) CIV USN NIWC ATLANTIC VA (USA)" w:date="2025-02-26T17:02:00Z" w:initials="DG">
    <w:p w14:paraId="157D0A04" w14:textId="7ED245ED" w:rsidR="00BB00A4" w:rsidRDefault="00BB00A4" w:rsidP="00BB00A4">
      <w:pPr>
        <w:pStyle w:val="CommentText"/>
      </w:pPr>
      <w:r>
        <w:rPr>
          <w:rStyle w:val="CommentReference"/>
        </w:rPr>
        <w:annotationRef/>
      </w:r>
      <w:r>
        <w:t>S-100 also allows individual positions.</w:t>
      </w:r>
    </w:p>
  </w:comment>
  <w:comment w:id="2285"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291"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292"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294"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335"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334"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03662557"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3BAA29DF" w15:done="0"/>
  <w15:commentEx w15:paraId="294190B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3D7769AE" w16cex:dateUtc="2025-02-24T18:51: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71E5FBA0" w16cex:dateUtc="2025-02-24T12:45:00Z"/>
  <w16cex:commentExtensible w16cex:durableId="2DDDB8ED" w16cex:dateUtc="2025-02-24T20:27: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03662557" w16cid:durableId="3D7769AE"/>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3BAA29DF" w16cid:durableId="71E5FBA0"/>
  <w16cid:commentId w16cid:paraId="294190B2" w16cid:durableId="2DDDB8ED"/>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CFCA3" w14:textId="77777777" w:rsidR="00995C2E" w:rsidRPr="00A527F0" w:rsidRDefault="00995C2E" w:rsidP="006B114A">
      <w:pPr>
        <w:spacing w:after="0"/>
      </w:pPr>
      <w:r w:rsidRPr="00A527F0">
        <w:separator/>
      </w:r>
    </w:p>
    <w:p w14:paraId="4824BEAC" w14:textId="77777777" w:rsidR="00995C2E" w:rsidRPr="00A527F0" w:rsidRDefault="00995C2E"/>
  </w:endnote>
  <w:endnote w:type="continuationSeparator" w:id="0">
    <w:p w14:paraId="3D31169B" w14:textId="77777777" w:rsidR="00995C2E" w:rsidRPr="00A527F0" w:rsidRDefault="00995C2E" w:rsidP="006B114A">
      <w:pPr>
        <w:spacing w:after="0"/>
      </w:pPr>
      <w:r w:rsidRPr="00A527F0">
        <w:continuationSeparator/>
      </w:r>
    </w:p>
    <w:p w14:paraId="1F3D13B9" w14:textId="77777777" w:rsidR="00995C2E" w:rsidRPr="00A527F0" w:rsidRDefault="00995C2E"/>
  </w:endnote>
  <w:endnote w:type="continuationNotice" w:id="1">
    <w:p w14:paraId="474E8A6A" w14:textId="77777777" w:rsidR="00995C2E" w:rsidRDefault="00995C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0F24821C"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63AAC9E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3537060"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343" w:name="note"/>
    <w:bookmarkEnd w:id="2343"/>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A4941" w14:textId="77777777" w:rsidR="00995C2E" w:rsidRPr="00A527F0" w:rsidRDefault="00995C2E" w:rsidP="006B114A">
      <w:pPr>
        <w:spacing w:after="0"/>
      </w:pPr>
      <w:r w:rsidRPr="00A527F0">
        <w:separator/>
      </w:r>
    </w:p>
    <w:p w14:paraId="2598F93D" w14:textId="77777777" w:rsidR="00995C2E" w:rsidRPr="00A527F0" w:rsidRDefault="00995C2E"/>
  </w:footnote>
  <w:footnote w:type="continuationSeparator" w:id="0">
    <w:p w14:paraId="6E531F56" w14:textId="77777777" w:rsidR="00995C2E" w:rsidRPr="00A527F0" w:rsidRDefault="00995C2E" w:rsidP="006B114A">
      <w:pPr>
        <w:spacing w:after="0"/>
      </w:pPr>
      <w:r w:rsidRPr="00A527F0">
        <w:continuationSeparator/>
      </w:r>
    </w:p>
    <w:p w14:paraId="05E62AA5" w14:textId="77777777" w:rsidR="00995C2E" w:rsidRPr="00A527F0" w:rsidRDefault="00995C2E"/>
  </w:footnote>
  <w:footnote w:type="continuationNotice" w:id="1">
    <w:p w14:paraId="6A62F021" w14:textId="77777777" w:rsidR="00995C2E" w:rsidRDefault="00995C2E">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r w:rsidRPr="00A527F0">
        <w:t>xyL values are: DAY x= 0.15, y=0.15, L=30.0; DUSK x=0.15, y=0.15, L=7.5; NIGHT x=0.15, y=0.15, L=1.2</w:t>
      </w:r>
    </w:p>
  </w:footnote>
  <w:footnote w:id="5">
    <w:p w14:paraId="1A2CF9AB" w14:textId="3109AC67" w:rsidR="00EB3601" w:rsidRPr="00EB3601" w:rsidRDefault="00EB3601">
      <w:pPr>
        <w:pStyle w:val="FootnoteText"/>
        <w:rPr>
          <w:lang w:val="en-US"/>
          <w:rPrChange w:id="1903" w:author="jonathan pritchard" w:date="2025-03-10T06:51:00Z" w16du:dateUtc="2025-03-10T06:51:00Z">
            <w:rPr/>
          </w:rPrChange>
        </w:rPr>
      </w:pPr>
      <w:ins w:id="1904" w:author="jonathan pritchard" w:date="2025-03-10T06:51:00Z" w16du:dateUtc="2025-03-10T06:51:00Z">
        <w:r>
          <w:rPr>
            <w:rStyle w:val="FootnoteReference"/>
          </w:rPr>
          <w:footnoteRef/>
        </w:r>
        <w:r>
          <w:t xml:space="preserve"> </w:t>
        </w:r>
        <w:r>
          <w:rPr>
            <w:lang w:val="en-US"/>
          </w:rPr>
          <w:t>In the case of a difference in resolution the maximum overl</w:t>
        </w:r>
      </w:ins>
      <w:ins w:id="1905"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r>
        <w:t xml:space="preserve">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5C2E"/>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8.png"/></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header" Target="header4.xml"/><Relationship Id="rId74" Type="http://schemas.openxmlformats.org/officeDocument/2006/relationships/image" Target="media/image50.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 Id="rId67" Type="http://schemas.openxmlformats.org/officeDocument/2006/relationships/image" Target="media/image43.png"/><Relationship Id="rId20" Type="http://schemas.openxmlformats.org/officeDocument/2006/relationships/header" Target="header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4.xm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jpeg"/><Relationship Id="rId81" Type="http://schemas.openxmlformats.org/officeDocument/2006/relationships/image" Target="media/image56.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37898</Words>
  <Characters>216020</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253412</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2</cp:revision>
  <cp:lastPrinted>2024-10-26T05:17:00Z</cp:lastPrinted>
  <dcterms:created xsi:type="dcterms:W3CDTF">2025-03-25T04:23:00Z</dcterms:created>
  <dcterms:modified xsi:type="dcterms:W3CDTF">2025-03-25T04:23:00Z</dcterms:modified>
</cp:coreProperties>
</file>