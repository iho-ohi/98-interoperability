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D3A5" w14:textId="3EE4C02E" w:rsidR="005F2480" w:rsidRPr="000E013F" w:rsidRDefault="00274DB8">
      <w:pPr>
        <w:rPr>
          <w:b/>
          <w:bCs/>
        </w:rPr>
      </w:pPr>
      <w:r w:rsidRPr="000E013F">
        <w:rPr>
          <w:b/>
          <w:bCs/>
        </w:rPr>
        <w:t>S-124 notes following VTC 29/10/2025</w:t>
      </w:r>
    </w:p>
    <w:p w14:paraId="7939D133" w14:textId="64564A1D" w:rsidR="00274DB8" w:rsidRDefault="00274DB8" w:rsidP="00274DB8">
      <w:r>
        <w:t>Overall the aim is to align S-98 with the existing requirements.</w:t>
      </w:r>
      <w:r w:rsidR="000E013F">
        <w:t xml:space="preserve"> S-98 sets the ECDIS requirement. If, in re-wording these requirements we cause a conflict between what is in S-124 and S-98 then it will need to be resolved between the </w:t>
      </w:r>
      <w:proofErr w:type="spellStart"/>
      <w:r w:rsidR="000E013F">
        <w:t>PTs.</w:t>
      </w:r>
      <w:proofErr w:type="spellEnd"/>
      <w:r w:rsidR="000E013F">
        <w:t xml:space="preserve"> For the sake of this meeting we try to clarify how the ECDIS is to behave in respect of received S-124 messages.</w:t>
      </w:r>
    </w:p>
    <w:p w14:paraId="42FA04B7" w14:textId="1B71D660" w:rsidR="00274DB8" w:rsidRPr="000E013F" w:rsidRDefault="00274DB8" w:rsidP="00274DB8">
      <w:pPr>
        <w:rPr>
          <w:b/>
          <w:bCs/>
        </w:rPr>
      </w:pPr>
      <w:r w:rsidRPr="000E013F">
        <w:rPr>
          <w:b/>
          <w:bCs/>
        </w:rPr>
        <w:t>“Filtering”</w:t>
      </w:r>
    </w:p>
    <w:p w14:paraId="62D13969" w14:textId="7855CD8D" w:rsidR="00274DB8" w:rsidRDefault="00274DB8" w:rsidP="00274DB8">
      <w:pPr>
        <w:pStyle w:val="ListParagraph"/>
        <w:numPr>
          <w:ilvl w:val="0"/>
          <w:numId w:val="1"/>
        </w:numPr>
      </w:pPr>
      <w:r>
        <w:t>It seems reasonable to try and tidy up the language in 12.13 and focus on “filtering” as the main mechanism in respect of S-124</w:t>
      </w:r>
      <w:r w:rsidR="000E013F">
        <w:t xml:space="preserve"> and its portrayal and management</w:t>
      </w:r>
      <w:r>
        <w:t xml:space="preserve">. </w:t>
      </w:r>
    </w:p>
    <w:p w14:paraId="4998AC27" w14:textId="5FD64DE5" w:rsidR="00274DB8" w:rsidRDefault="00274DB8" w:rsidP="00274DB8">
      <w:pPr>
        <w:pStyle w:val="ListParagraph"/>
        <w:numPr>
          <w:ilvl w:val="0"/>
          <w:numId w:val="1"/>
        </w:numPr>
      </w:pPr>
      <w:r>
        <w:t>After some discussion the requirements are for:</w:t>
      </w:r>
    </w:p>
    <w:p w14:paraId="190F91FC" w14:textId="4F112571" w:rsidR="00274DB8" w:rsidRDefault="00274DB8" w:rsidP="00274DB8">
      <w:pPr>
        <w:pStyle w:val="ListParagraph"/>
        <w:numPr>
          <w:ilvl w:val="1"/>
          <w:numId w:val="1"/>
        </w:numPr>
      </w:pPr>
      <w:r>
        <w:t>An on-demand listing</w:t>
      </w:r>
      <w:r w:rsidR="000E013F">
        <w:t xml:space="preserve"> of all installed S-124 messages (</w:t>
      </w:r>
      <w:proofErr w:type="spellStart"/>
      <w:r w:rsidR="000E013F">
        <w:t>i.e</w:t>
      </w:r>
      <w:proofErr w:type="spellEnd"/>
      <w:r w:rsidR="000E013F">
        <w:t xml:space="preserve"> datasets)</w:t>
      </w:r>
      <w:r>
        <w:t xml:space="preserve">, sorted according to received date/time, issue date/time, warning type, producer and series (we should </w:t>
      </w:r>
      <w:r w:rsidR="000E013F">
        <w:t xml:space="preserve">explicitly </w:t>
      </w:r>
      <w:r>
        <w:t>identify which of the S-100 / S-124 attributes define these)</w:t>
      </w:r>
    </w:p>
    <w:p w14:paraId="5803B6E5" w14:textId="18C0E0B8" w:rsidR="00274DB8" w:rsidRDefault="00500EC4" w:rsidP="00274DB8">
      <w:pPr>
        <w:pStyle w:val="ListParagraph"/>
        <w:numPr>
          <w:ilvl w:val="1"/>
          <w:numId w:val="1"/>
        </w:numPr>
      </w:pPr>
      <w:r>
        <w:t xml:space="preserve">A </w:t>
      </w:r>
      <w:r w:rsidR="00274DB8">
        <w:t xml:space="preserve">“Filtering” requirement which is in two parts. </w:t>
      </w:r>
      <w:r w:rsidR="009B7B8B">
        <w:t xml:space="preserve">This should allow </w:t>
      </w:r>
      <w:r w:rsidR="00274DB8">
        <w:t>“Classification” of (all) NWs as either :</w:t>
      </w:r>
    </w:p>
    <w:p w14:paraId="4F275E32" w14:textId="2E863DC1" w:rsidR="00274DB8" w:rsidRPr="00500EC4" w:rsidRDefault="00274DB8" w:rsidP="00274DB8">
      <w:pPr>
        <w:pStyle w:val="ListParagraph"/>
        <w:numPr>
          <w:ilvl w:val="2"/>
          <w:numId w:val="1"/>
        </w:numPr>
        <w:rPr>
          <w:b/>
          <w:bCs/>
        </w:rPr>
      </w:pPr>
      <w:r w:rsidRPr="00500EC4">
        <w:rPr>
          <w:b/>
          <w:bCs/>
        </w:rPr>
        <w:t>On Chart</w:t>
      </w:r>
    </w:p>
    <w:p w14:paraId="51EB39BC" w14:textId="3BD1FBA5" w:rsidR="00274DB8" w:rsidRPr="00500EC4" w:rsidRDefault="00274DB8" w:rsidP="00274DB8">
      <w:pPr>
        <w:pStyle w:val="ListParagraph"/>
        <w:numPr>
          <w:ilvl w:val="2"/>
          <w:numId w:val="1"/>
        </w:numPr>
        <w:rPr>
          <w:b/>
          <w:bCs/>
        </w:rPr>
      </w:pPr>
      <w:r w:rsidRPr="00500EC4">
        <w:rPr>
          <w:b/>
          <w:bCs/>
        </w:rPr>
        <w:t>Off Chart</w:t>
      </w:r>
    </w:p>
    <w:p w14:paraId="4F62DDBB" w14:textId="7830EA99" w:rsidR="00274DB8" w:rsidRPr="00500EC4" w:rsidRDefault="00274DB8" w:rsidP="00274DB8">
      <w:pPr>
        <w:pStyle w:val="ListParagraph"/>
        <w:numPr>
          <w:ilvl w:val="2"/>
          <w:numId w:val="1"/>
        </w:numPr>
        <w:rPr>
          <w:b/>
          <w:bCs/>
        </w:rPr>
      </w:pPr>
      <w:r w:rsidRPr="00500EC4">
        <w:rPr>
          <w:b/>
          <w:bCs/>
        </w:rPr>
        <w:t>Information</w:t>
      </w:r>
    </w:p>
    <w:p w14:paraId="0156F011" w14:textId="5EBE6882" w:rsidR="00274DB8" w:rsidRDefault="00274DB8" w:rsidP="00274DB8">
      <w:pPr>
        <w:pStyle w:val="ListParagraph"/>
        <w:ind w:left="2160"/>
      </w:pPr>
      <w:r>
        <w:t>Default classification is “On Chart”</w:t>
      </w:r>
    </w:p>
    <w:p w14:paraId="39C9B8B8" w14:textId="3DFABD85" w:rsidR="00274DB8" w:rsidRDefault="00274DB8" w:rsidP="00274DB8">
      <w:pPr>
        <w:pStyle w:val="ListParagraph"/>
        <w:numPr>
          <w:ilvl w:val="1"/>
          <w:numId w:val="1"/>
        </w:numPr>
      </w:pPr>
      <w:r>
        <w:t xml:space="preserve">The ECDIS must </w:t>
      </w:r>
      <w:commentRangeStart w:id="0"/>
      <w:r>
        <w:t xml:space="preserve">then display the NWs </w:t>
      </w:r>
      <w:commentRangeEnd w:id="0"/>
      <w:r w:rsidR="00DE7800">
        <w:rPr>
          <w:rStyle w:val="CommentReference"/>
          <w:sz w:val="22"/>
          <w:szCs w:val="22"/>
        </w:rPr>
        <w:commentReference w:id="0"/>
      </w:r>
      <w:r>
        <w:t>according to their classification</w:t>
      </w:r>
    </w:p>
    <w:p w14:paraId="5D64A5A1" w14:textId="74C106E2" w:rsidR="00274DB8" w:rsidRDefault="00274DB8" w:rsidP="00274DB8">
      <w:pPr>
        <w:pStyle w:val="ListParagraph"/>
        <w:numPr>
          <w:ilvl w:val="2"/>
          <w:numId w:val="1"/>
        </w:numPr>
      </w:pPr>
      <w:r>
        <w:t>On Chart – must always be displayed</w:t>
      </w:r>
    </w:p>
    <w:p w14:paraId="1453F910" w14:textId="22D2A653" w:rsidR="00274DB8" w:rsidRDefault="00274DB8" w:rsidP="00274DB8">
      <w:pPr>
        <w:pStyle w:val="ListParagraph"/>
        <w:numPr>
          <w:ilvl w:val="2"/>
          <w:numId w:val="1"/>
        </w:numPr>
      </w:pPr>
      <w:r>
        <w:t>Off Chart – does not need to be displayed (is this “optional” or “must not be” displayed)</w:t>
      </w:r>
    </w:p>
    <w:p w14:paraId="65AFD08B" w14:textId="4E675D60" w:rsidR="00274DB8" w:rsidRDefault="00274DB8" w:rsidP="00274DB8">
      <w:pPr>
        <w:pStyle w:val="ListParagraph"/>
        <w:numPr>
          <w:ilvl w:val="2"/>
          <w:numId w:val="1"/>
        </w:numPr>
      </w:pPr>
      <w:r>
        <w:t xml:space="preserve">Information – does not need to be displayed </w:t>
      </w:r>
    </w:p>
    <w:p w14:paraId="6BF93AE7" w14:textId="02704762" w:rsidR="00500EC4" w:rsidRPr="009C3444" w:rsidRDefault="00500EC4" w:rsidP="00500EC4">
      <w:pPr>
        <w:pStyle w:val="ListParagraph"/>
        <w:ind w:left="2160"/>
      </w:pPr>
      <w:commentRangeStart w:id="1"/>
      <w:commentRangeStart w:id="2"/>
      <w:r w:rsidRPr="009C3444">
        <w:t>[</w:t>
      </w:r>
      <w:proofErr w:type="spellStart"/>
      <w:r w:rsidRPr="009C3444">
        <w:t>Qns</w:t>
      </w:r>
      <w:proofErr w:type="spellEnd"/>
      <w:r w:rsidRPr="009C3444">
        <w:t>: (1) what does “displayed” mean in this context? (2) What happens to those NWs which are not displayed but which are still relevant for the route? Are these the ones which are “</w:t>
      </w:r>
      <w:r w:rsidRPr="009C3444">
        <w:rPr>
          <w:i/>
          <w:iCs/>
        </w:rPr>
        <w:t>available and discoverable in a list of NAVWARNs that can be recalled by user action at any time</w:t>
      </w:r>
      <w:r w:rsidRPr="009C3444">
        <w:t>”. So, what’s the difference in ECDIS terms of Off Chart and Information NWs?]</w:t>
      </w:r>
      <w:commentRangeEnd w:id="1"/>
      <w:r w:rsidR="0033661C" w:rsidRPr="009C3444">
        <w:rPr>
          <w:rStyle w:val="CommentReference"/>
          <w:sz w:val="22"/>
          <w:szCs w:val="22"/>
        </w:rPr>
        <w:commentReference w:id="1"/>
      </w:r>
      <w:commentRangeEnd w:id="2"/>
      <w:r w:rsidR="00DE7800" w:rsidRPr="009C3444">
        <w:rPr>
          <w:rStyle w:val="CommentReference"/>
          <w:sz w:val="22"/>
          <w:szCs w:val="22"/>
        </w:rPr>
        <w:commentReference w:id="2"/>
      </w:r>
    </w:p>
    <w:p w14:paraId="41A924F0" w14:textId="0F88325D" w:rsidR="00274DB8" w:rsidRPr="000E013F" w:rsidRDefault="00322F70" w:rsidP="00274DB8">
      <w:pPr>
        <w:rPr>
          <w:b/>
          <w:bCs/>
        </w:rPr>
      </w:pPr>
      <w:r w:rsidRPr="000E013F">
        <w:rPr>
          <w:b/>
          <w:bCs/>
        </w:rPr>
        <w:t>“Cancellation”</w:t>
      </w:r>
    </w:p>
    <w:p w14:paraId="73066093" w14:textId="2144C59D" w:rsidR="00322F70" w:rsidRDefault="00322F70" w:rsidP="00322F70">
      <w:pPr>
        <w:pStyle w:val="ListParagraph"/>
        <w:numPr>
          <w:ilvl w:val="0"/>
          <w:numId w:val="2"/>
        </w:numPr>
      </w:pPr>
      <w:r>
        <w:t xml:space="preserve">Generally agreed that </w:t>
      </w:r>
      <w:r w:rsidR="009B7B8B">
        <w:t>there needs to be a way of ensuring that S124 NWs don’t persist unnecessarily on the ECDIS</w:t>
      </w:r>
    </w:p>
    <w:p w14:paraId="3B26864B" w14:textId="785DE83D" w:rsidR="009B7B8B" w:rsidRDefault="009B7B8B" w:rsidP="00322F70">
      <w:pPr>
        <w:pStyle w:val="ListParagraph"/>
        <w:numPr>
          <w:ilvl w:val="0"/>
          <w:numId w:val="2"/>
        </w:numPr>
      </w:pPr>
      <w:r>
        <w:t xml:space="preserve">Under S100 S124 messages can self-cancel and can be cancelled by fileless cancellation under Part 17. There is also “expiry” according to the </w:t>
      </w:r>
      <w:proofErr w:type="spellStart"/>
      <w:r>
        <w:t>fixedDateRange</w:t>
      </w:r>
      <w:proofErr w:type="spellEnd"/>
      <w:r>
        <w:t>. All of these are defined by the data producer</w:t>
      </w:r>
      <w:commentRangeStart w:id="3"/>
      <w:commentRangeStart w:id="4"/>
      <w:r>
        <w:t>.  It seems reasonable to expect the ECDIS to delete (non-retained) cancelled and expired messages (+ suitable buffer after the end date).</w:t>
      </w:r>
      <w:commentRangeEnd w:id="3"/>
      <w:r w:rsidR="006F25C5">
        <w:rPr>
          <w:rStyle w:val="CommentReference"/>
          <w:sz w:val="22"/>
          <w:szCs w:val="22"/>
        </w:rPr>
        <w:commentReference w:id="3"/>
      </w:r>
      <w:commentRangeEnd w:id="4"/>
      <w:r w:rsidR="009C3444">
        <w:rPr>
          <w:rStyle w:val="CommentReference"/>
          <w:sz w:val="22"/>
          <w:szCs w:val="22"/>
        </w:rPr>
        <w:commentReference w:id="4"/>
      </w:r>
      <w:r>
        <w:t xml:space="preserve"> Messages without end date will persist (validation and data producers should ensure these don’t proliferate unnecessarily).</w:t>
      </w:r>
    </w:p>
    <w:p w14:paraId="318C94FF" w14:textId="4121DD73" w:rsidR="009B7B8B" w:rsidRDefault="009B7B8B" w:rsidP="00322F70">
      <w:pPr>
        <w:pStyle w:val="ListParagraph"/>
        <w:numPr>
          <w:ilvl w:val="0"/>
          <w:numId w:val="2"/>
        </w:numPr>
      </w:pPr>
      <w:r>
        <w:t>Probably need to clarify that the retention requirement for cancelled messages is over and above that of other datasets (which are removed when cancelled).</w:t>
      </w:r>
    </w:p>
    <w:p w14:paraId="25900ADA" w14:textId="0DBFC564" w:rsidR="009B7B8B" w:rsidRDefault="009B7B8B" w:rsidP="00322F70">
      <w:pPr>
        <w:pStyle w:val="ListParagraph"/>
        <w:numPr>
          <w:ilvl w:val="0"/>
          <w:numId w:val="2"/>
        </w:numPr>
      </w:pPr>
      <w:r>
        <w:t>Should there be a maximum number of retained messages allowed?</w:t>
      </w:r>
    </w:p>
    <w:p w14:paraId="2ABABA95" w14:textId="77777777" w:rsidR="00500EC4" w:rsidRDefault="00500EC4" w:rsidP="00500EC4"/>
    <w:p w14:paraId="24B25B85" w14:textId="35D2CCE7" w:rsidR="00500EC4" w:rsidRDefault="00500EC4" w:rsidP="00FB2BEB">
      <w:pPr>
        <w:tabs>
          <w:tab w:val="left" w:pos="5760"/>
        </w:tabs>
      </w:pPr>
      <w:r>
        <w:br w:type="page"/>
      </w:r>
      <w:r w:rsidR="00FB2BEB">
        <w:lastRenderedPageBreak/>
        <w:tab/>
      </w:r>
    </w:p>
    <w:p w14:paraId="64FCE34B" w14:textId="77777777" w:rsidR="00500EC4" w:rsidRPr="00500EC4" w:rsidRDefault="00500EC4" w:rsidP="00500EC4">
      <w:pPr>
        <w:jc w:val="both"/>
        <w:rPr>
          <w:b/>
          <w:bCs/>
        </w:rPr>
      </w:pPr>
      <w:r w:rsidRPr="00500EC4">
        <w:rPr>
          <w:b/>
          <w:bCs/>
        </w:rPr>
        <w:t>12.12</w:t>
      </w:r>
      <w:r w:rsidRPr="00500EC4">
        <w:rPr>
          <w:b/>
          <w:bCs/>
        </w:rPr>
        <w:tab/>
        <w:t xml:space="preserve"> Display and Management of Navigational Warnings</w:t>
      </w:r>
    </w:p>
    <w:p w14:paraId="54A8A8D5" w14:textId="64D2DBDC" w:rsidR="00500EC4" w:rsidRDefault="00500EC4" w:rsidP="00500EC4">
      <w:pPr>
        <w:jc w:val="both"/>
      </w:pPr>
      <w:r>
        <w:t>S-124 Navigational Warnings (NAVWARN) portrayal is provided by a portrayal catalogue that includes a symbol set and symbol</w:t>
      </w:r>
      <w:ins w:id="5" w:author="jonathan pritchard" w:date="2025-11-10T14:57:00Z" w16du:dateUtc="2025-11-10T14:57:00Z">
        <w:r w:rsidR="009C3444">
          <w:t>isation</w:t>
        </w:r>
      </w:ins>
      <w:r>
        <w:t xml:space="preserve"> instructions for the feature and attribute combinations.</w:t>
      </w:r>
    </w:p>
    <w:p w14:paraId="6561E57E" w14:textId="010FC8A8" w:rsidR="00500EC4" w:rsidRPr="00500EC4" w:rsidRDefault="00500EC4" w:rsidP="00500EC4">
      <w:pPr>
        <w:jc w:val="both"/>
        <w:rPr>
          <w:b/>
          <w:bCs/>
        </w:rPr>
      </w:pPr>
      <w:r w:rsidRPr="00500EC4">
        <w:rPr>
          <w:b/>
          <w:bCs/>
        </w:rPr>
        <w:t>12.12.1</w:t>
      </w:r>
      <w:r w:rsidRPr="00500EC4">
        <w:rPr>
          <w:b/>
          <w:bCs/>
        </w:rPr>
        <w:tab/>
      </w:r>
      <w:ins w:id="6" w:author="jonathan pritchard" w:date="2025-11-21T08:50:00Z" w16du:dateUtc="2025-11-21T08:50:00Z">
        <w:r w:rsidR="005D23A1">
          <w:rPr>
            <w:b/>
            <w:bCs/>
          </w:rPr>
          <w:t xml:space="preserve"> </w:t>
        </w:r>
      </w:ins>
      <w:r w:rsidRPr="00500EC4">
        <w:rPr>
          <w:b/>
          <w:bCs/>
        </w:rPr>
        <w:t xml:space="preserve">Additional Portrayal requirements of the Graphical User Interface </w:t>
      </w:r>
    </w:p>
    <w:p w14:paraId="77AE051C" w14:textId="4F7901CB" w:rsidR="00500EC4" w:rsidRDefault="00500EC4" w:rsidP="00500EC4">
      <w:pPr>
        <w:jc w:val="both"/>
      </w:pPr>
      <w:r>
        <w:t>A dedicated interface must be provided to allow users to interact with NAVWARN messages. This interface must, provide the following minimum functionality;</w:t>
      </w:r>
    </w:p>
    <w:p w14:paraId="6A070A6A" w14:textId="68A6F794" w:rsidR="00500EC4" w:rsidRDefault="00500EC4" w:rsidP="00500EC4">
      <w:pPr>
        <w:pStyle w:val="ListParagraph"/>
        <w:numPr>
          <w:ilvl w:val="0"/>
          <w:numId w:val="4"/>
        </w:numPr>
        <w:jc w:val="both"/>
      </w:pPr>
      <w:commentRangeStart w:id="7"/>
      <w:r>
        <w:t xml:space="preserve">The user must be able to classify individual messages in accordance with section 12.12.2 </w:t>
      </w:r>
      <w:commentRangeEnd w:id="7"/>
      <w:r w:rsidR="007A7BB5">
        <w:rPr>
          <w:rStyle w:val="CommentReference"/>
          <w:sz w:val="22"/>
          <w:szCs w:val="22"/>
        </w:rPr>
        <w:commentReference w:id="7"/>
      </w:r>
    </w:p>
    <w:p w14:paraId="2B277F77" w14:textId="05522C3D" w:rsidR="00500EC4" w:rsidRDefault="00500EC4" w:rsidP="00500EC4">
      <w:pPr>
        <w:pStyle w:val="ListParagraph"/>
        <w:numPr>
          <w:ilvl w:val="0"/>
          <w:numId w:val="4"/>
        </w:numPr>
        <w:jc w:val="both"/>
      </w:pPr>
      <w:r>
        <w:t>An on-demand listing of all (S-124) NAVWARN messages in the system</w:t>
      </w:r>
      <w:r w:rsidR="009B6121">
        <w:t xml:space="preserve"> must be provided allowing </w:t>
      </w:r>
      <w:r>
        <w:t>sorting according to: received date and time, issue date and time, warning type, producer</w:t>
      </w:r>
      <w:ins w:id="8" w:author="jonathan pritchard" w:date="2025-11-10T15:12:00Z" w16du:dateUtc="2025-11-10T15:12:00Z">
        <w:r w:rsidR="00412617">
          <w:t>,</w:t>
        </w:r>
      </w:ins>
      <w:r>
        <w:t xml:space="preserve"> </w:t>
      </w:r>
      <w:r w:rsidRPr="00412617">
        <w:rPr>
          <w:strike/>
          <w:rPrChange w:id="9" w:author="jonathan pritchard" w:date="2025-11-10T15:12:00Z" w16du:dateUtc="2025-11-10T15:12:00Z">
            <w:rPr/>
          </w:rPrChange>
        </w:rPr>
        <w:t>and</w:t>
      </w:r>
      <w:r>
        <w:t xml:space="preserve"> series</w:t>
      </w:r>
      <w:ins w:id="10" w:author="jonathan pritchard" w:date="2025-11-10T15:11:00Z" w16du:dateUtc="2025-11-10T15:11:00Z">
        <w:r w:rsidR="00412617">
          <w:t xml:space="preserve"> [</w:t>
        </w:r>
        <w:r w:rsidR="00412617">
          <w:rPr>
            <w:i/>
            <w:iCs/>
          </w:rPr>
          <w:t>and user classification</w:t>
        </w:r>
      </w:ins>
      <w:ins w:id="11" w:author="jonathan pritchard" w:date="2025-11-10T15:12:00Z" w16du:dateUtc="2025-11-10T15:12:00Z">
        <w:r w:rsidR="00412617">
          <w:rPr>
            <w:i/>
            <w:iCs/>
          </w:rPr>
          <w:t xml:space="preserve"> (12.12.2)</w:t>
        </w:r>
      </w:ins>
      <w:ins w:id="12" w:author="jonathan pritchard" w:date="2025-11-10T15:11:00Z" w16du:dateUtc="2025-11-10T15:11:00Z">
        <w:r w:rsidR="00412617">
          <w:rPr>
            <w:i/>
            <w:iCs/>
          </w:rPr>
          <w:t>]</w:t>
        </w:r>
      </w:ins>
      <w:r>
        <w:t xml:space="preserve">. </w:t>
      </w:r>
      <w:commentRangeStart w:id="13"/>
      <w:commentRangeStart w:id="14"/>
      <w:r w:rsidRPr="00412617">
        <w:rPr>
          <w:strike/>
          <w:highlight w:val="yellow"/>
          <w:rPrChange w:id="15" w:author="jonathan pritchard" w:date="2025-11-10T15:11:00Z" w16du:dateUtc="2025-11-10T15:11:00Z">
            <w:rPr>
              <w:highlight w:val="yellow"/>
            </w:rPr>
          </w:rPrChange>
        </w:rPr>
        <w:t>Additionally, a means to list according to user classification should be provided.</w:t>
      </w:r>
      <w:r w:rsidRPr="00412617">
        <w:rPr>
          <w:strike/>
          <w:rPrChange w:id="16" w:author="jonathan pritchard" w:date="2025-11-10T15:11:00Z" w16du:dateUtc="2025-11-10T15:11:00Z">
            <w:rPr/>
          </w:rPrChange>
        </w:rPr>
        <w:t xml:space="preserve"> </w:t>
      </w:r>
      <w:commentRangeEnd w:id="13"/>
      <w:r w:rsidR="001C5906">
        <w:rPr>
          <w:rStyle w:val="CommentReference"/>
          <w:sz w:val="22"/>
          <w:szCs w:val="22"/>
        </w:rPr>
        <w:commentReference w:id="13"/>
      </w:r>
      <w:commentRangeEnd w:id="14"/>
      <w:r w:rsidR="000960EE">
        <w:rPr>
          <w:rStyle w:val="CommentReference"/>
          <w:sz w:val="22"/>
          <w:szCs w:val="22"/>
        </w:rPr>
        <w:commentReference w:id="14"/>
      </w:r>
    </w:p>
    <w:p w14:paraId="4DC456B8" w14:textId="0AC2BF07" w:rsidR="009B6121" w:rsidRDefault="009B6121" w:rsidP="009B6121">
      <w:pPr>
        <w:pStyle w:val="ListParagraph"/>
        <w:numPr>
          <w:ilvl w:val="0"/>
          <w:numId w:val="4"/>
        </w:numPr>
        <w:jc w:val="both"/>
      </w:pPr>
      <w:commentRangeStart w:id="17"/>
      <w:commentRangeStart w:id="18"/>
      <w:commentRangeStart w:id="19"/>
      <w:commentRangeStart w:id="20"/>
      <w:commentRangeStart w:id="21"/>
      <w:r>
        <w:t xml:space="preserve">The on-demand listing of all NAVWARN messages in the system must include means for viewing an abbreviated view of any </w:t>
      </w:r>
      <w:proofErr w:type="spellStart"/>
      <w:r>
        <w:t>NAVWARNPart</w:t>
      </w:r>
      <w:proofErr w:type="spellEnd"/>
      <w:r>
        <w:t xml:space="preserve">, </w:t>
      </w:r>
      <w:proofErr w:type="spellStart"/>
      <w:r>
        <w:t>warningInformation</w:t>
      </w:r>
      <w:proofErr w:type="spellEnd"/>
      <w:r>
        <w:t xml:space="preserve"> attributes present. </w:t>
      </w:r>
      <w:commentRangeEnd w:id="17"/>
      <w:r>
        <w:rPr>
          <w:rStyle w:val="CommentReference"/>
          <w:sz w:val="22"/>
          <w:szCs w:val="22"/>
        </w:rPr>
        <w:commentReference w:id="17"/>
      </w:r>
      <w:commentRangeEnd w:id="18"/>
      <w:r w:rsidR="00FB2BEB">
        <w:rPr>
          <w:rStyle w:val="CommentReference"/>
          <w:sz w:val="22"/>
          <w:szCs w:val="22"/>
        </w:rPr>
        <w:commentReference w:id="18"/>
      </w:r>
      <w:commentRangeEnd w:id="19"/>
      <w:r w:rsidR="00AF2EB7">
        <w:rPr>
          <w:rStyle w:val="CommentReference"/>
          <w:sz w:val="22"/>
          <w:szCs w:val="22"/>
        </w:rPr>
        <w:commentReference w:id="19"/>
      </w:r>
      <w:commentRangeEnd w:id="20"/>
      <w:r w:rsidR="001C5906">
        <w:rPr>
          <w:rStyle w:val="CommentReference"/>
          <w:sz w:val="22"/>
          <w:szCs w:val="22"/>
        </w:rPr>
        <w:commentReference w:id="20"/>
      </w:r>
      <w:commentRangeEnd w:id="21"/>
      <w:r w:rsidR="00E262A9">
        <w:rPr>
          <w:rStyle w:val="CommentReference"/>
          <w:sz w:val="22"/>
          <w:szCs w:val="22"/>
        </w:rPr>
        <w:commentReference w:id="21"/>
      </w:r>
    </w:p>
    <w:p w14:paraId="0A42E94F" w14:textId="3141CB81" w:rsidR="00FB2BEB" w:rsidRPr="00242D51" w:rsidRDefault="00FB2BEB" w:rsidP="00FB2BEB">
      <w:pPr>
        <w:pStyle w:val="ListParagraph"/>
        <w:numPr>
          <w:ilvl w:val="0"/>
          <w:numId w:val="4"/>
        </w:numPr>
        <w:jc w:val="both"/>
        <w:rPr>
          <w:i/>
          <w:iCs/>
          <w:rPrChange w:id="22" w:author="jonathan pritchard" w:date="2025-11-10T15:47:00Z" w16du:dateUtc="2025-11-10T15:47:00Z">
            <w:rPr/>
          </w:rPrChange>
        </w:rPr>
      </w:pPr>
      <w:commentRangeStart w:id="23"/>
      <w:commentRangeStart w:id="24"/>
      <w:commentRangeStart w:id="25"/>
      <w:commentRangeStart w:id="26"/>
      <w:r w:rsidRPr="00242D51">
        <w:rPr>
          <w:i/>
          <w:iCs/>
          <w:rPrChange w:id="27" w:author="jonathan pritchard" w:date="2025-11-10T15:47:00Z" w16du:dateUtc="2025-11-10T15:47:00Z">
            <w:rPr/>
          </w:rPrChange>
        </w:rPr>
        <w:t xml:space="preserve">Details of the classifications that have been applied by the mariner must be available on demand for inspection and modification. </w:t>
      </w:r>
      <w:commentRangeEnd w:id="23"/>
      <w:r w:rsidRPr="00242D51">
        <w:rPr>
          <w:rStyle w:val="CommentReference"/>
          <w:i/>
          <w:iCs/>
          <w:sz w:val="22"/>
          <w:szCs w:val="22"/>
          <w:rPrChange w:id="28" w:author="jonathan pritchard" w:date="2025-11-10T15:47:00Z" w16du:dateUtc="2025-11-10T15:47:00Z">
            <w:rPr>
              <w:rStyle w:val="CommentReference"/>
              <w:sz w:val="22"/>
              <w:szCs w:val="22"/>
            </w:rPr>
          </w:rPrChange>
        </w:rPr>
        <w:commentReference w:id="23"/>
      </w:r>
      <w:commentRangeEnd w:id="24"/>
      <w:r w:rsidR="00AF2EB7" w:rsidRPr="00242D51">
        <w:rPr>
          <w:rStyle w:val="CommentReference"/>
          <w:i/>
          <w:iCs/>
          <w:sz w:val="22"/>
          <w:szCs w:val="22"/>
          <w:rPrChange w:id="29" w:author="jonathan pritchard" w:date="2025-11-10T15:47:00Z" w16du:dateUtc="2025-11-10T15:47:00Z">
            <w:rPr>
              <w:rStyle w:val="CommentReference"/>
              <w:sz w:val="22"/>
              <w:szCs w:val="22"/>
            </w:rPr>
          </w:rPrChange>
        </w:rPr>
        <w:commentReference w:id="24"/>
      </w:r>
      <w:commentRangeEnd w:id="25"/>
      <w:r w:rsidR="00E262A9" w:rsidRPr="00242D51">
        <w:rPr>
          <w:rStyle w:val="CommentReference"/>
          <w:i/>
          <w:iCs/>
          <w:sz w:val="22"/>
          <w:szCs w:val="22"/>
          <w:rPrChange w:id="30" w:author="jonathan pritchard" w:date="2025-11-10T15:47:00Z" w16du:dateUtc="2025-11-10T15:47:00Z">
            <w:rPr>
              <w:rStyle w:val="CommentReference"/>
              <w:sz w:val="22"/>
              <w:szCs w:val="22"/>
            </w:rPr>
          </w:rPrChange>
        </w:rPr>
        <w:commentReference w:id="25"/>
      </w:r>
      <w:commentRangeEnd w:id="26"/>
      <w:r w:rsidR="00E6700E" w:rsidRPr="00242D51">
        <w:rPr>
          <w:rStyle w:val="CommentReference"/>
          <w:i/>
          <w:iCs/>
          <w:sz w:val="22"/>
          <w:szCs w:val="22"/>
          <w:rPrChange w:id="31" w:author="jonathan pritchard" w:date="2025-11-10T15:47:00Z" w16du:dateUtc="2025-11-10T15:47:00Z">
            <w:rPr>
              <w:rStyle w:val="CommentReference"/>
              <w:sz w:val="22"/>
              <w:szCs w:val="22"/>
            </w:rPr>
          </w:rPrChange>
        </w:rPr>
        <w:commentReference w:id="26"/>
      </w:r>
    </w:p>
    <w:p w14:paraId="2551D4D8" w14:textId="0519EA7A" w:rsidR="00500EC4" w:rsidRDefault="009B6121" w:rsidP="00500EC4">
      <w:pPr>
        <w:pStyle w:val="ListParagraph"/>
        <w:numPr>
          <w:ilvl w:val="0"/>
          <w:numId w:val="4"/>
        </w:numPr>
        <w:jc w:val="both"/>
      </w:pPr>
      <w:r>
        <w:t xml:space="preserve">An indication must be provided </w:t>
      </w:r>
      <w:r w:rsidR="00500EC4">
        <w:t xml:space="preserve">when a new NAVWARN message is </w:t>
      </w:r>
      <w:commentRangeStart w:id="32"/>
      <w:r w:rsidR="00500EC4" w:rsidRPr="00512331">
        <w:rPr>
          <w:strike/>
          <w:rPrChange w:id="33" w:author="jonathan pritchard" w:date="2025-11-21T09:00:00Z" w16du:dateUtc="2025-11-21T09:00:00Z">
            <w:rPr/>
          </w:rPrChange>
        </w:rPr>
        <w:t>received</w:t>
      </w:r>
      <w:r w:rsidR="00500EC4">
        <w:t xml:space="preserve"> </w:t>
      </w:r>
      <w:commentRangeEnd w:id="32"/>
      <w:r w:rsidR="007A7BB5">
        <w:rPr>
          <w:rStyle w:val="CommentReference"/>
          <w:sz w:val="22"/>
          <w:szCs w:val="22"/>
        </w:rPr>
        <w:commentReference w:id="32"/>
      </w:r>
      <w:ins w:id="34" w:author="jonathan pritchard" w:date="2025-11-21T09:00:00Z" w16du:dateUtc="2025-11-21T09:00:00Z">
        <w:r w:rsidR="00512331">
          <w:t xml:space="preserve">loaded </w:t>
        </w:r>
      </w:ins>
      <w:r w:rsidR="00500EC4">
        <w:t xml:space="preserve">until it has been </w:t>
      </w:r>
      <w:commentRangeStart w:id="35"/>
      <w:r w:rsidR="00500EC4" w:rsidRPr="00603110">
        <w:rPr>
          <w:i/>
          <w:iCs/>
          <w:rPrChange w:id="36" w:author="jonathan pritchard" w:date="2025-11-10T16:11:00Z" w16du:dateUtc="2025-11-10T16:11:00Z">
            <w:rPr/>
          </w:rPrChange>
        </w:rPr>
        <w:t>displayed</w:t>
      </w:r>
      <w:r w:rsidR="00500EC4" w:rsidRPr="00603110">
        <w:t xml:space="preserve"> </w:t>
      </w:r>
      <w:r w:rsidR="00500EC4" w:rsidRPr="00603110">
        <w:rPr>
          <w:i/>
          <w:iCs/>
          <w:rPrChange w:id="37" w:author="jonathan pritchard" w:date="2025-11-10T16:11:00Z" w16du:dateUtc="2025-11-10T16:11:00Z">
            <w:rPr/>
          </w:rPrChange>
        </w:rPr>
        <w:t>or 24 hours have passed</w:t>
      </w:r>
      <w:commentRangeEnd w:id="35"/>
      <w:r w:rsidR="00603110">
        <w:rPr>
          <w:rStyle w:val="CommentReference"/>
          <w:sz w:val="22"/>
          <w:szCs w:val="22"/>
        </w:rPr>
        <w:commentReference w:id="35"/>
      </w:r>
      <w:r w:rsidR="00500EC4">
        <w:t xml:space="preserve">. </w:t>
      </w:r>
      <w:r w:rsidR="00500EC4" w:rsidRPr="009B6121">
        <w:rPr>
          <w:highlight w:val="yellow"/>
        </w:rPr>
        <w:t xml:space="preserve">This indication may be suppressed if the NAVWARN message does not meet </w:t>
      </w:r>
      <w:commentRangeStart w:id="38"/>
      <w:r w:rsidR="00500EC4" w:rsidRPr="009B6121">
        <w:rPr>
          <w:highlight w:val="yellow"/>
        </w:rPr>
        <w:t xml:space="preserve">filtering </w:t>
      </w:r>
      <w:commentRangeEnd w:id="38"/>
      <w:r w:rsidR="001C5906" w:rsidRPr="009B6121">
        <w:rPr>
          <w:rStyle w:val="CommentReference"/>
          <w:sz w:val="22"/>
          <w:szCs w:val="22"/>
          <w:highlight w:val="yellow"/>
        </w:rPr>
        <w:commentReference w:id="38"/>
      </w:r>
      <w:r w:rsidR="00500EC4" w:rsidRPr="009B6121">
        <w:rPr>
          <w:highlight w:val="yellow"/>
        </w:rPr>
        <w:t>criteria set by the mariner (see 12.12.2).</w:t>
      </w:r>
    </w:p>
    <w:p w14:paraId="4F5F296D" w14:textId="18D9005B" w:rsidR="00500EC4" w:rsidRPr="005D23A1" w:rsidRDefault="009B6121" w:rsidP="00500EC4">
      <w:pPr>
        <w:pStyle w:val="ListParagraph"/>
        <w:numPr>
          <w:ilvl w:val="0"/>
          <w:numId w:val="4"/>
        </w:numPr>
        <w:jc w:val="both"/>
        <w:rPr>
          <w:strike/>
          <w:highlight w:val="yellow"/>
          <w:rPrChange w:id="39" w:author="jonathan pritchard" w:date="2025-11-21T08:56:00Z" w16du:dateUtc="2025-11-21T08:56:00Z">
            <w:rPr>
              <w:highlight w:val="yellow"/>
            </w:rPr>
          </w:rPrChange>
        </w:rPr>
      </w:pPr>
      <w:commentRangeStart w:id="40"/>
      <w:commentRangeStart w:id="41"/>
      <w:r w:rsidRPr="005D23A1">
        <w:rPr>
          <w:i/>
          <w:iCs/>
          <w:strike/>
          <w:highlight w:val="yellow"/>
          <w:rPrChange w:id="42" w:author="jonathan pritchard" w:date="2025-11-21T08:56:00Z" w16du:dateUtc="2025-11-21T08:56:00Z">
            <w:rPr>
              <w:highlight w:val="yellow"/>
            </w:rPr>
          </w:rPrChange>
        </w:rPr>
        <w:t>A m</w:t>
      </w:r>
      <w:r w:rsidR="00500EC4" w:rsidRPr="005D23A1">
        <w:rPr>
          <w:i/>
          <w:iCs/>
          <w:strike/>
          <w:highlight w:val="yellow"/>
          <w:rPrChange w:id="43" w:author="jonathan pritchard" w:date="2025-11-21T08:56:00Z" w16du:dateUtc="2025-11-21T08:56:00Z">
            <w:rPr>
              <w:highlight w:val="yellow"/>
            </w:rPr>
          </w:rPrChange>
        </w:rPr>
        <w:t xml:space="preserve">eans must be provided for the mariner to enter criteria for filtering of </w:t>
      </w:r>
      <w:commentRangeStart w:id="44"/>
      <w:r w:rsidR="00500EC4" w:rsidRPr="005D23A1">
        <w:rPr>
          <w:i/>
          <w:iCs/>
          <w:strike/>
          <w:highlight w:val="yellow"/>
          <w:rPrChange w:id="45" w:author="jonathan pritchard" w:date="2025-11-21T08:56:00Z" w16du:dateUtc="2025-11-21T08:56:00Z">
            <w:rPr>
              <w:highlight w:val="yellow"/>
            </w:rPr>
          </w:rPrChange>
        </w:rPr>
        <w:t xml:space="preserve">indication </w:t>
      </w:r>
      <w:commentRangeEnd w:id="44"/>
      <w:r w:rsidR="00DE7800" w:rsidRPr="005D23A1">
        <w:rPr>
          <w:rStyle w:val="CommentReference"/>
          <w:i/>
          <w:iCs/>
          <w:strike/>
          <w:sz w:val="22"/>
          <w:szCs w:val="22"/>
          <w:highlight w:val="yellow"/>
          <w:rPrChange w:id="46" w:author="jonathan pritchard" w:date="2025-11-21T08:56:00Z" w16du:dateUtc="2025-11-21T08:56:00Z">
            <w:rPr>
              <w:rStyle w:val="CommentReference"/>
              <w:sz w:val="22"/>
              <w:szCs w:val="22"/>
              <w:highlight w:val="yellow"/>
            </w:rPr>
          </w:rPrChange>
        </w:rPr>
        <w:commentReference w:id="44"/>
      </w:r>
      <w:r w:rsidR="00500EC4" w:rsidRPr="005D23A1">
        <w:rPr>
          <w:i/>
          <w:iCs/>
          <w:strike/>
          <w:highlight w:val="yellow"/>
          <w:rPrChange w:id="47" w:author="jonathan pritchard" w:date="2025-11-21T08:56:00Z" w16du:dateUtc="2025-11-21T08:56:00Z">
            <w:rPr>
              <w:highlight w:val="yellow"/>
            </w:rPr>
          </w:rPrChange>
        </w:rPr>
        <w:t xml:space="preserve">of NAVWARN messages based on time and maximum distance from own ship, monitored route or planned route (see 12.12.2). </w:t>
      </w:r>
      <w:commentRangeStart w:id="48"/>
      <w:r w:rsidR="00500EC4" w:rsidRPr="005D23A1">
        <w:rPr>
          <w:i/>
          <w:iCs/>
          <w:strike/>
          <w:highlight w:val="yellow"/>
          <w:rPrChange w:id="49" w:author="jonathan pritchard" w:date="2025-11-21T08:56:00Z" w16du:dateUtc="2025-11-21T08:56:00Z">
            <w:rPr>
              <w:highlight w:val="yellow"/>
            </w:rPr>
          </w:rPrChange>
        </w:rPr>
        <w:t>Default setting must be no filtering</w:t>
      </w:r>
      <w:r w:rsidR="00500EC4" w:rsidRPr="005D23A1">
        <w:rPr>
          <w:strike/>
          <w:highlight w:val="yellow"/>
          <w:rPrChange w:id="50" w:author="jonathan pritchard" w:date="2025-11-21T08:56:00Z" w16du:dateUtc="2025-11-21T08:56:00Z">
            <w:rPr>
              <w:highlight w:val="yellow"/>
            </w:rPr>
          </w:rPrChange>
        </w:rPr>
        <w:t xml:space="preserve">. </w:t>
      </w:r>
      <w:commentRangeEnd w:id="40"/>
      <w:r w:rsidR="001C5906" w:rsidRPr="005D23A1">
        <w:rPr>
          <w:rStyle w:val="CommentReference"/>
          <w:strike/>
          <w:sz w:val="22"/>
          <w:szCs w:val="22"/>
          <w:highlight w:val="yellow"/>
          <w:rPrChange w:id="51" w:author="jonathan pritchard" w:date="2025-11-21T08:56:00Z" w16du:dateUtc="2025-11-21T08:56:00Z">
            <w:rPr>
              <w:rStyle w:val="CommentReference"/>
              <w:sz w:val="22"/>
              <w:szCs w:val="22"/>
              <w:highlight w:val="yellow"/>
            </w:rPr>
          </w:rPrChange>
        </w:rPr>
        <w:commentReference w:id="40"/>
      </w:r>
      <w:commentRangeEnd w:id="41"/>
      <w:r w:rsidR="00242D51" w:rsidRPr="005D23A1">
        <w:rPr>
          <w:rStyle w:val="CommentReference"/>
          <w:strike/>
          <w:sz w:val="22"/>
          <w:szCs w:val="22"/>
          <w:highlight w:val="yellow"/>
          <w:rPrChange w:id="52" w:author="jonathan pritchard" w:date="2025-11-21T08:56:00Z" w16du:dateUtc="2025-11-21T08:56:00Z">
            <w:rPr>
              <w:rStyle w:val="CommentReference"/>
              <w:sz w:val="22"/>
              <w:szCs w:val="22"/>
              <w:highlight w:val="yellow"/>
            </w:rPr>
          </w:rPrChange>
        </w:rPr>
        <w:commentReference w:id="41"/>
      </w:r>
      <w:commentRangeEnd w:id="48"/>
      <w:r w:rsidR="00DE7800" w:rsidRPr="005D23A1">
        <w:rPr>
          <w:rStyle w:val="CommentReference"/>
          <w:strike/>
          <w:sz w:val="22"/>
          <w:szCs w:val="22"/>
          <w:highlight w:val="yellow"/>
          <w:rPrChange w:id="53" w:author="jonathan pritchard" w:date="2025-11-21T08:56:00Z" w16du:dateUtc="2025-11-21T08:56:00Z">
            <w:rPr>
              <w:rStyle w:val="CommentReference"/>
              <w:sz w:val="22"/>
              <w:szCs w:val="22"/>
              <w:highlight w:val="yellow"/>
            </w:rPr>
          </w:rPrChange>
        </w:rPr>
        <w:commentReference w:id="48"/>
      </w:r>
    </w:p>
    <w:p w14:paraId="5EDCB717" w14:textId="41FE6C3B" w:rsidR="007A7BB5" w:rsidRDefault="00500EC4" w:rsidP="00500EC4">
      <w:pPr>
        <w:pStyle w:val="ListParagraph"/>
        <w:numPr>
          <w:ilvl w:val="0"/>
          <w:numId w:val="4"/>
        </w:numPr>
        <w:jc w:val="both"/>
        <w:rPr>
          <w:ins w:id="54" w:author="jonathan pritchard" w:date="2025-11-10T16:06:00Z" w16du:dateUtc="2025-11-10T16:06:00Z"/>
        </w:rPr>
      </w:pPr>
      <w:commentRangeStart w:id="55"/>
      <w:r>
        <w:t>Means must be provided to view the most recent message</w:t>
      </w:r>
      <w:ins w:id="56" w:author="jonathan pritchard" w:date="2025-11-21T08:57:00Z" w16du:dateUtc="2025-11-21T08:57:00Z">
        <w:r w:rsidR="005D23A1">
          <w:t xml:space="preserve"> and</w:t>
        </w:r>
      </w:ins>
      <w:del w:id="57" w:author="jonathan pritchard" w:date="2025-11-21T08:57:00Z" w16du:dateUtc="2025-11-21T08:57:00Z">
        <w:r w:rsidDel="005D23A1">
          <w:delText>,</w:delText>
        </w:r>
      </w:del>
      <w:r>
        <w:t xml:space="preserve"> past messages, </w:t>
      </w:r>
      <w:commentRangeEnd w:id="55"/>
      <w:r w:rsidR="007A7BB5">
        <w:rPr>
          <w:rStyle w:val="CommentReference"/>
          <w:sz w:val="22"/>
          <w:szCs w:val="22"/>
        </w:rPr>
        <w:commentReference w:id="55"/>
      </w:r>
    </w:p>
    <w:p w14:paraId="73C1FD74" w14:textId="794B7537" w:rsidR="00500EC4" w:rsidRPr="00512331" w:rsidRDefault="00500EC4" w:rsidP="00500EC4">
      <w:pPr>
        <w:pStyle w:val="ListParagraph"/>
        <w:numPr>
          <w:ilvl w:val="0"/>
          <w:numId w:val="4"/>
        </w:numPr>
        <w:jc w:val="both"/>
        <w:rPr>
          <w:strike/>
          <w:rPrChange w:id="58" w:author="jonathan pritchard" w:date="2025-11-21T09:02:00Z" w16du:dateUtc="2025-11-21T09:02:00Z">
            <w:rPr/>
          </w:rPrChange>
        </w:rPr>
      </w:pPr>
      <w:r w:rsidRPr="00512331">
        <w:rPr>
          <w:i/>
          <w:iCs/>
          <w:strike/>
          <w:rPrChange w:id="59" w:author="jonathan pritchard" w:date="2025-11-21T09:02:00Z" w16du:dateUtc="2025-11-21T09:02:00Z">
            <w:rPr/>
          </w:rPrChange>
        </w:rPr>
        <w:t xml:space="preserve">and to view messages associated with </w:t>
      </w:r>
      <w:commentRangeStart w:id="60"/>
      <w:commentRangeStart w:id="61"/>
      <w:commentRangeStart w:id="62"/>
      <w:r w:rsidRPr="00512331">
        <w:rPr>
          <w:i/>
          <w:iCs/>
          <w:strike/>
          <w:highlight w:val="yellow"/>
          <w:rPrChange w:id="63" w:author="jonathan pritchard" w:date="2025-11-21T09:02:00Z" w16du:dateUtc="2025-11-21T09:02:00Z">
            <w:rPr>
              <w:highlight w:val="yellow"/>
            </w:rPr>
          </w:rPrChange>
        </w:rPr>
        <w:t>selection of</w:t>
      </w:r>
      <w:r w:rsidRPr="00512331">
        <w:rPr>
          <w:i/>
          <w:iCs/>
          <w:strike/>
          <w:rPrChange w:id="64" w:author="jonathan pritchard" w:date="2025-11-21T09:02:00Z" w16du:dateUtc="2025-11-21T09:02:00Z">
            <w:rPr/>
          </w:rPrChange>
        </w:rPr>
        <w:t xml:space="preserve"> </w:t>
      </w:r>
      <w:commentRangeEnd w:id="60"/>
      <w:r w:rsidR="009B6121" w:rsidRPr="00512331">
        <w:rPr>
          <w:rStyle w:val="CommentReference"/>
          <w:i/>
          <w:iCs/>
          <w:strike/>
          <w:sz w:val="22"/>
          <w:szCs w:val="22"/>
          <w:rPrChange w:id="65" w:author="jonathan pritchard" w:date="2025-11-21T09:02:00Z" w16du:dateUtc="2025-11-21T09:02:00Z">
            <w:rPr>
              <w:rStyle w:val="CommentReference"/>
              <w:sz w:val="22"/>
              <w:szCs w:val="22"/>
            </w:rPr>
          </w:rPrChange>
        </w:rPr>
        <w:commentReference w:id="60"/>
      </w:r>
      <w:commentRangeEnd w:id="61"/>
      <w:r w:rsidR="00AF2EB7" w:rsidRPr="00512331">
        <w:rPr>
          <w:rStyle w:val="CommentReference"/>
          <w:i/>
          <w:iCs/>
          <w:strike/>
          <w:sz w:val="22"/>
          <w:szCs w:val="22"/>
          <w:rPrChange w:id="66" w:author="jonathan pritchard" w:date="2025-11-21T09:02:00Z" w16du:dateUtc="2025-11-21T09:02:00Z">
            <w:rPr>
              <w:rStyle w:val="CommentReference"/>
              <w:sz w:val="22"/>
              <w:szCs w:val="22"/>
            </w:rPr>
          </w:rPrChange>
        </w:rPr>
        <w:commentReference w:id="61"/>
      </w:r>
      <w:commentRangeEnd w:id="62"/>
      <w:r w:rsidR="001C5906" w:rsidRPr="00512331">
        <w:rPr>
          <w:rStyle w:val="CommentReference"/>
          <w:i/>
          <w:iCs/>
          <w:strike/>
          <w:sz w:val="22"/>
          <w:szCs w:val="22"/>
          <w:rPrChange w:id="67" w:author="jonathan pritchard" w:date="2025-11-21T09:02:00Z" w16du:dateUtc="2025-11-21T09:02:00Z">
            <w:rPr>
              <w:rStyle w:val="CommentReference"/>
              <w:sz w:val="22"/>
              <w:szCs w:val="22"/>
            </w:rPr>
          </w:rPrChange>
        </w:rPr>
        <w:commentReference w:id="62"/>
      </w:r>
      <w:r w:rsidRPr="00512331">
        <w:rPr>
          <w:i/>
          <w:iCs/>
          <w:strike/>
          <w:rPrChange w:id="68" w:author="jonathan pritchard" w:date="2025-11-21T09:02:00Z" w16du:dateUtc="2025-11-21T09:02:00Z">
            <w:rPr/>
          </w:rPrChange>
        </w:rPr>
        <w:t>NAVWARN symbols in the graphical display area</w:t>
      </w:r>
      <w:r w:rsidRPr="00512331">
        <w:rPr>
          <w:strike/>
          <w:rPrChange w:id="69" w:author="jonathan pritchard" w:date="2025-11-21T09:02:00Z" w16du:dateUtc="2025-11-21T09:02:00Z">
            <w:rPr/>
          </w:rPrChange>
        </w:rPr>
        <w:t xml:space="preserve">. </w:t>
      </w:r>
    </w:p>
    <w:p w14:paraId="10D8F1CC" w14:textId="24B538C4" w:rsidR="00500EC4" w:rsidRPr="00500EC4" w:rsidRDefault="00500EC4" w:rsidP="00500EC4">
      <w:pPr>
        <w:jc w:val="both"/>
        <w:rPr>
          <w:b/>
          <w:bCs/>
        </w:rPr>
      </w:pPr>
      <w:commentRangeStart w:id="70"/>
      <w:commentRangeStart w:id="71"/>
      <w:r w:rsidRPr="00500EC4">
        <w:rPr>
          <w:b/>
          <w:bCs/>
        </w:rPr>
        <w:t>12.12.2</w:t>
      </w:r>
      <w:r w:rsidRPr="00500EC4">
        <w:rPr>
          <w:b/>
          <w:bCs/>
        </w:rPr>
        <w:tab/>
      </w:r>
      <w:r>
        <w:rPr>
          <w:b/>
          <w:bCs/>
        </w:rPr>
        <w:t xml:space="preserve"> </w:t>
      </w:r>
      <w:r w:rsidR="009B6121">
        <w:rPr>
          <w:b/>
          <w:bCs/>
        </w:rPr>
        <w:t>Classifying</w:t>
      </w:r>
      <w:r w:rsidRPr="00500EC4">
        <w:rPr>
          <w:b/>
          <w:bCs/>
        </w:rPr>
        <w:t xml:space="preserve"> Navigational Warning information </w:t>
      </w:r>
      <w:commentRangeEnd w:id="70"/>
      <w:r w:rsidR="00242D51" w:rsidRPr="00500EC4">
        <w:rPr>
          <w:rStyle w:val="CommentReference"/>
          <w:b/>
          <w:bCs/>
          <w:sz w:val="22"/>
          <w:szCs w:val="22"/>
        </w:rPr>
        <w:commentReference w:id="70"/>
      </w:r>
      <w:commentRangeEnd w:id="71"/>
      <w:r w:rsidR="000960EE" w:rsidRPr="00500EC4">
        <w:rPr>
          <w:rStyle w:val="CommentReference"/>
          <w:b/>
          <w:bCs/>
          <w:sz w:val="22"/>
          <w:szCs w:val="22"/>
        </w:rPr>
        <w:commentReference w:id="71"/>
      </w:r>
    </w:p>
    <w:p w14:paraId="19B4B228" w14:textId="43829DC1" w:rsidR="00500EC4" w:rsidRDefault="00500EC4" w:rsidP="00500EC4">
      <w:pPr>
        <w:jc w:val="both"/>
      </w:pPr>
      <w:r>
        <w:t xml:space="preserve">To ensure only relevant information is displayed, and to ensure an uncluttered screen, the mariner must be able to </w:t>
      </w:r>
      <w:r w:rsidR="009B6121">
        <w:t>classify</w:t>
      </w:r>
      <w:r>
        <w:t xml:space="preserve"> NAVWARNs </w:t>
      </w:r>
      <w:r w:rsidR="009B6121">
        <w:t>which are then filtered for display by the ECDIS</w:t>
      </w:r>
      <w:r>
        <w:t xml:space="preserve"> :</w:t>
      </w:r>
    </w:p>
    <w:p w14:paraId="44237555" w14:textId="2F5337D7" w:rsidR="00500EC4" w:rsidRDefault="00500EC4" w:rsidP="00500EC4">
      <w:pPr>
        <w:jc w:val="both"/>
      </w:pPr>
      <w:r>
        <w:t>At a minimum, functionality must be included that allows the user to classify a</w:t>
      </w:r>
      <w:r w:rsidR="009B6121">
        <w:t>n</w:t>
      </w:r>
      <w:r>
        <w:t xml:space="preserve"> </w:t>
      </w:r>
      <w:r w:rsidR="009B6121">
        <w:t xml:space="preserve">installed </w:t>
      </w:r>
      <w:r>
        <w:t>NAVWARN aga</w:t>
      </w:r>
      <w:r w:rsidR="009B6121">
        <w:t>inst the intended route</w:t>
      </w:r>
      <w:r>
        <w:t xml:space="preserve"> as: </w:t>
      </w:r>
    </w:p>
    <w:p w14:paraId="1F591EB0" w14:textId="06ABA696" w:rsidR="00500EC4" w:rsidRDefault="009B6121" w:rsidP="00500EC4">
      <w:pPr>
        <w:pStyle w:val="ListParagraph"/>
        <w:numPr>
          <w:ilvl w:val="0"/>
          <w:numId w:val="6"/>
        </w:numPr>
        <w:jc w:val="both"/>
      </w:pPr>
      <w:commentRangeStart w:id="72"/>
      <w:commentRangeStart w:id="73"/>
      <w:commentRangeStart w:id="74"/>
      <w:r w:rsidRPr="009B6121">
        <w:rPr>
          <w:b/>
          <w:bCs/>
        </w:rPr>
        <w:t>“O</w:t>
      </w:r>
      <w:r w:rsidR="00500EC4" w:rsidRPr="009B6121">
        <w:rPr>
          <w:b/>
          <w:bCs/>
        </w:rPr>
        <w:t xml:space="preserve">n </w:t>
      </w:r>
      <w:commentRangeStart w:id="75"/>
      <w:r w:rsidR="00500EC4" w:rsidRPr="009B6121">
        <w:rPr>
          <w:b/>
          <w:bCs/>
        </w:rPr>
        <w:t>chart</w:t>
      </w:r>
      <w:commentRangeEnd w:id="75"/>
      <w:r w:rsidR="000960EE" w:rsidRPr="009B6121">
        <w:rPr>
          <w:rStyle w:val="CommentReference"/>
          <w:b/>
          <w:bCs/>
          <w:sz w:val="22"/>
          <w:szCs w:val="22"/>
        </w:rPr>
        <w:commentReference w:id="75"/>
      </w:r>
      <w:r w:rsidRPr="009B6121">
        <w:rPr>
          <w:b/>
          <w:bCs/>
        </w:rPr>
        <w:t>”</w:t>
      </w:r>
      <w:r w:rsidR="00500EC4">
        <w:t xml:space="preserve"> </w:t>
      </w:r>
      <w:r>
        <w:t>Relevant for the route, M</w:t>
      </w:r>
      <w:r w:rsidR="00500EC4">
        <w:t xml:space="preserve">ust always be </w:t>
      </w:r>
      <w:r>
        <w:t>displayed</w:t>
      </w:r>
      <w:r w:rsidR="00500EC4">
        <w:t>, or;</w:t>
      </w:r>
    </w:p>
    <w:p w14:paraId="38FB137D" w14:textId="1D579B61" w:rsidR="00500EC4" w:rsidRDefault="009B6121" w:rsidP="00500EC4">
      <w:pPr>
        <w:pStyle w:val="ListParagraph"/>
        <w:numPr>
          <w:ilvl w:val="0"/>
          <w:numId w:val="6"/>
        </w:numPr>
        <w:jc w:val="both"/>
      </w:pPr>
      <w:r w:rsidRPr="009B6121">
        <w:rPr>
          <w:b/>
          <w:bCs/>
        </w:rPr>
        <w:t>“Of</w:t>
      </w:r>
      <w:r w:rsidR="00500EC4" w:rsidRPr="009B6121">
        <w:rPr>
          <w:b/>
          <w:bCs/>
        </w:rPr>
        <w:t>f chart</w:t>
      </w:r>
      <w:r w:rsidRPr="009B6121">
        <w:rPr>
          <w:b/>
          <w:bCs/>
        </w:rPr>
        <w:t>”</w:t>
      </w:r>
      <w:r w:rsidR="00500EC4">
        <w:t xml:space="preserve"> </w:t>
      </w:r>
      <w:r>
        <w:t>Not relevant for the route</w:t>
      </w:r>
      <w:commentRangeStart w:id="76"/>
      <w:commentRangeStart w:id="77"/>
      <w:r>
        <w:t>, N</w:t>
      </w:r>
      <w:r w:rsidR="00500EC4">
        <w:t xml:space="preserve">eed not </w:t>
      </w:r>
      <w:commentRangeEnd w:id="76"/>
      <w:r w:rsidR="001C5906">
        <w:rPr>
          <w:rStyle w:val="CommentReference"/>
          <w:sz w:val="22"/>
          <w:szCs w:val="22"/>
        </w:rPr>
        <w:commentReference w:id="76"/>
      </w:r>
      <w:commentRangeEnd w:id="77"/>
      <w:r w:rsidR="001C5906">
        <w:rPr>
          <w:rStyle w:val="CommentReference"/>
          <w:sz w:val="22"/>
          <w:szCs w:val="22"/>
        </w:rPr>
        <w:commentReference w:id="77"/>
      </w:r>
      <w:r w:rsidR="00500EC4">
        <w:t>be visualized, or;</w:t>
      </w:r>
    </w:p>
    <w:p w14:paraId="13277C2D" w14:textId="5F8CFA48" w:rsidR="00500EC4" w:rsidRDefault="009B6121" w:rsidP="00500EC4">
      <w:pPr>
        <w:pStyle w:val="ListParagraph"/>
        <w:numPr>
          <w:ilvl w:val="0"/>
          <w:numId w:val="6"/>
        </w:numPr>
        <w:jc w:val="both"/>
      </w:pPr>
      <w:r w:rsidRPr="009B6121">
        <w:rPr>
          <w:b/>
          <w:bCs/>
        </w:rPr>
        <w:t>“I</w:t>
      </w:r>
      <w:r w:rsidR="00500EC4" w:rsidRPr="009B6121">
        <w:rPr>
          <w:b/>
          <w:bCs/>
        </w:rPr>
        <w:t>nformation</w:t>
      </w:r>
      <w:r w:rsidRPr="009B6121">
        <w:rPr>
          <w:b/>
          <w:bCs/>
        </w:rPr>
        <w:t>”</w:t>
      </w:r>
      <w:r w:rsidR="00500EC4">
        <w:t xml:space="preserve"> </w:t>
      </w:r>
      <w:r>
        <w:t>For information, Ne</w:t>
      </w:r>
      <w:r w:rsidR="00500EC4">
        <w:t>ed not be visualized</w:t>
      </w:r>
      <w:commentRangeEnd w:id="72"/>
      <w:r w:rsidR="001C5906">
        <w:rPr>
          <w:rStyle w:val="CommentReference"/>
          <w:sz w:val="22"/>
          <w:szCs w:val="22"/>
        </w:rPr>
        <w:commentReference w:id="72"/>
      </w:r>
      <w:commentRangeEnd w:id="73"/>
      <w:r w:rsidR="00DE7800">
        <w:rPr>
          <w:rStyle w:val="CommentReference"/>
          <w:sz w:val="22"/>
          <w:szCs w:val="22"/>
        </w:rPr>
        <w:commentReference w:id="73"/>
      </w:r>
      <w:commentRangeEnd w:id="74"/>
      <w:r w:rsidR="000960EE">
        <w:rPr>
          <w:rStyle w:val="CommentReference"/>
          <w:sz w:val="22"/>
          <w:szCs w:val="22"/>
        </w:rPr>
        <w:commentReference w:id="74"/>
      </w:r>
    </w:p>
    <w:p w14:paraId="6CD3950C" w14:textId="54DE0758" w:rsidR="00500EC4" w:rsidRDefault="00500EC4" w:rsidP="00500EC4">
      <w:pPr>
        <w:jc w:val="both"/>
        <w:rPr>
          <w:ins w:id="78" w:author="jonathan pritchard" w:date="2025-11-21T08:56:00Z" w16du:dateUtc="2025-11-21T08:56:00Z"/>
        </w:rPr>
      </w:pPr>
      <w:r w:rsidRPr="009B6121">
        <w:rPr>
          <w:b/>
          <w:bCs/>
        </w:rPr>
        <w:t>On chart</w:t>
      </w:r>
      <w:r>
        <w:t xml:space="preserve"> </w:t>
      </w:r>
      <w:r w:rsidR="009B6121">
        <w:t>must</w:t>
      </w:r>
      <w:r>
        <w:t xml:space="preserve"> be the default classification for all NAVWARNs. </w:t>
      </w:r>
    </w:p>
    <w:p w14:paraId="44321024" w14:textId="6E5883CE" w:rsidR="005D23A1" w:rsidRPr="00512331" w:rsidRDefault="005D23A1" w:rsidP="00500EC4">
      <w:pPr>
        <w:jc w:val="both"/>
        <w:rPr>
          <w:b/>
          <w:bCs/>
          <w:i/>
          <w:iCs/>
          <w:rPrChange w:id="79" w:author="jonathan pritchard" w:date="2025-11-21T09:02:00Z" w16du:dateUtc="2025-11-21T09:02:00Z">
            <w:rPr/>
          </w:rPrChange>
        </w:rPr>
      </w:pPr>
      <w:ins w:id="80" w:author="jonathan pritchard" w:date="2025-11-21T08:56:00Z" w16du:dateUtc="2025-11-21T08:56:00Z">
        <w:r>
          <w:rPr>
            <w:b/>
            <w:bCs/>
          </w:rPr>
          <w:t xml:space="preserve">[Automated classification requirement] - </w:t>
        </w:r>
        <w:r w:rsidRPr="005D23A1">
          <w:rPr>
            <w:rPrChange w:id="81" w:author="jonathan pritchard" w:date="2025-11-21T08:56:00Z" w16du:dateUtc="2025-11-21T08:56:00Z">
              <w:rPr>
                <w:b/>
                <w:bCs/>
              </w:rPr>
            </w:rPrChange>
          </w:rPr>
          <w:t>1.</w:t>
        </w:r>
        <w:r w:rsidRPr="005D23A1">
          <w:rPr>
            <w:rPrChange w:id="82" w:author="jonathan pritchard" w:date="2025-11-21T08:56:00Z" w16du:dateUtc="2025-11-21T08:56:00Z">
              <w:rPr>
                <w:b/>
                <w:bCs/>
              </w:rPr>
            </w:rPrChange>
          </w:rPr>
          <w:tab/>
          <w:t>A means must be provided for the mariner to enter criteria for filtering of indication of NAVWARN messages based on time and maximum distance from own ship, monitored route or planned route (see 12.12.2). Default setting must be no filtering.</w:t>
        </w:r>
      </w:ins>
      <w:ins w:id="83" w:author="jonathan pritchard" w:date="2025-11-21T09:02:00Z" w16du:dateUtc="2025-11-21T09:02:00Z">
        <w:r w:rsidR="00512331">
          <w:t xml:space="preserve"> </w:t>
        </w:r>
        <w:r w:rsidR="00512331">
          <w:rPr>
            <w:i/>
            <w:iCs/>
          </w:rPr>
          <w:t xml:space="preserve">Automated filtering by proximity to own ship, </w:t>
        </w:r>
      </w:ins>
      <w:ins w:id="84" w:author="jonathan pritchard" w:date="2025-11-21T09:03:00Z" w16du:dateUtc="2025-11-21T09:03:00Z">
        <w:r w:rsidR="00512331">
          <w:rPr>
            <w:i/>
            <w:iCs/>
          </w:rPr>
          <w:t xml:space="preserve">no spatial extent are classified as info by default. </w:t>
        </w:r>
      </w:ins>
    </w:p>
    <w:p w14:paraId="0C09F13D" w14:textId="30392639" w:rsidR="00500EC4" w:rsidRDefault="00500EC4" w:rsidP="00500EC4">
      <w:pPr>
        <w:jc w:val="both"/>
      </w:pPr>
      <w:r>
        <w:lastRenderedPageBreak/>
        <w:t xml:space="preserve">Even though the full extent of a navigational warning may not be portrayed, it must still be available and discoverable </w:t>
      </w:r>
      <w:commentRangeStart w:id="85"/>
      <w:commentRangeStart w:id="86"/>
      <w:commentRangeStart w:id="87"/>
      <w:r>
        <w:t xml:space="preserve">in a </w:t>
      </w:r>
      <w:commentRangeStart w:id="88"/>
      <w:commentRangeStart w:id="89"/>
      <w:r>
        <w:t xml:space="preserve">list of NAVWARNs </w:t>
      </w:r>
      <w:commentRangeEnd w:id="88"/>
      <w:r w:rsidR="00945FBF">
        <w:rPr>
          <w:rStyle w:val="CommentReference"/>
          <w:sz w:val="22"/>
          <w:szCs w:val="22"/>
        </w:rPr>
        <w:commentReference w:id="88"/>
      </w:r>
      <w:commentRangeEnd w:id="89"/>
      <w:r w:rsidR="00603110">
        <w:rPr>
          <w:rStyle w:val="CommentReference"/>
          <w:sz w:val="22"/>
          <w:szCs w:val="22"/>
        </w:rPr>
        <w:commentReference w:id="89"/>
      </w:r>
      <w:r>
        <w:t xml:space="preserve">that can be recalled by user action at any time </w:t>
      </w:r>
      <w:commentRangeEnd w:id="85"/>
      <w:r w:rsidR="00FB2BEB">
        <w:rPr>
          <w:rStyle w:val="CommentReference"/>
          <w:sz w:val="22"/>
          <w:szCs w:val="22"/>
        </w:rPr>
        <w:commentReference w:id="85"/>
      </w:r>
      <w:commentRangeEnd w:id="86"/>
      <w:r w:rsidR="00945FBF">
        <w:rPr>
          <w:rStyle w:val="CommentReference"/>
          <w:sz w:val="22"/>
          <w:szCs w:val="22"/>
        </w:rPr>
        <w:commentReference w:id="86"/>
      </w:r>
      <w:commentRangeEnd w:id="87"/>
      <w:r w:rsidR="001C5906">
        <w:rPr>
          <w:rStyle w:val="CommentReference"/>
          <w:sz w:val="22"/>
          <w:szCs w:val="22"/>
        </w:rPr>
        <w:commentReference w:id="87"/>
      </w:r>
    </w:p>
    <w:p w14:paraId="747858A5" w14:textId="77777777" w:rsidR="00500EC4" w:rsidRDefault="00500EC4" w:rsidP="00500EC4">
      <w:pPr>
        <w:jc w:val="both"/>
      </w:pPr>
      <w:r>
        <w:t xml:space="preserve">Additional filtering functions may include options such as; </w:t>
      </w:r>
    </w:p>
    <w:p w14:paraId="47EDA794" w14:textId="0F75AB1F" w:rsidR="00500EC4" w:rsidRDefault="00500EC4" w:rsidP="00500EC4">
      <w:pPr>
        <w:pStyle w:val="ListParagraph"/>
        <w:numPr>
          <w:ilvl w:val="0"/>
          <w:numId w:val="6"/>
        </w:numPr>
        <w:jc w:val="both"/>
      </w:pPr>
      <w:r>
        <w:t xml:space="preserve">Filtering on route with a buffer; </w:t>
      </w:r>
    </w:p>
    <w:p w14:paraId="0342B981" w14:textId="5A2C0663" w:rsidR="00500EC4" w:rsidRDefault="00500EC4" w:rsidP="00500EC4">
      <w:pPr>
        <w:pStyle w:val="ListParagraph"/>
        <w:numPr>
          <w:ilvl w:val="0"/>
          <w:numId w:val="6"/>
        </w:numPr>
        <w:jc w:val="both"/>
      </w:pPr>
      <w:r>
        <w:t xml:space="preserve">Navigational warning topic; </w:t>
      </w:r>
    </w:p>
    <w:p w14:paraId="1F62F3A4" w14:textId="77777777" w:rsidR="009B6121" w:rsidRDefault="00500EC4" w:rsidP="009B6121">
      <w:pPr>
        <w:pStyle w:val="ListParagraph"/>
        <w:numPr>
          <w:ilvl w:val="0"/>
          <w:numId w:val="6"/>
        </w:numPr>
        <w:jc w:val="both"/>
      </w:pPr>
      <w:r>
        <w:t>Date range of the hazard;</w:t>
      </w:r>
    </w:p>
    <w:p w14:paraId="0D024585" w14:textId="00357F58" w:rsidR="00500EC4" w:rsidRDefault="00500EC4" w:rsidP="009B6121">
      <w:pPr>
        <w:pStyle w:val="ListParagraph"/>
        <w:numPr>
          <w:ilvl w:val="0"/>
          <w:numId w:val="6"/>
        </w:numPr>
        <w:jc w:val="both"/>
      </w:pPr>
      <w:r>
        <w:t xml:space="preserve">Valid time of the navigational warning. </w:t>
      </w:r>
    </w:p>
    <w:p w14:paraId="2B31BA49" w14:textId="77777777" w:rsidR="00500EC4" w:rsidRDefault="00500EC4" w:rsidP="00500EC4">
      <w:pPr>
        <w:jc w:val="both"/>
      </w:pPr>
      <w:r>
        <w:t xml:space="preserve">These filters may then be used to assist the navigator in classifying a NAVWARN according to its relevance for the route. </w:t>
      </w:r>
    </w:p>
    <w:p w14:paraId="5810A1AA" w14:textId="4A210092" w:rsidR="00500EC4" w:rsidRPr="00500EC4" w:rsidRDefault="00500EC4" w:rsidP="00500EC4">
      <w:pPr>
        <w:jc w:val="both"/>
        <w:rPr>
          <w:b/>
          <w:bCs/>
        </w:rPr>
      </w:pPr>
      <w:commentRangeStart w:id="90"/>
      <w:commentRangeStart w:id="91"/>
      <w:r w:rsidRPr="00500EC4">
        <w:rPr>
          <w:b/>
          <w:bCs/>
        </w:rPr>
        <w:t>12.12.3</w:t>
      </w:r>
      <w:r w:rsidRPr="00500EC4">
        <w:rPr>
          <w:b/>
          <w:bCs/>
        </w:rPr>
        <w:tab/>
      </w:r>
      <w:r w:rsidR="00FB2BEB">
        <w:rPr>
          <w:b/>
          <w:bCs/>
        </w:rPr>
        <w:t xml:space="preserve"> </w:t>
      </w:r>
      <w:r w:rsidRPr="00500EC4">
        <w:rPr>
          <w:b/>
          <w:bCs/>
        </w:rPr>
        <w:t xml:space="preserve">Cancelled datasets </w:t>
      </w:r>
      <w:commentRangeEnd w:id="90"/>
      <w:r w:rsidR="00603110" w:rsidRPr="00500EC4">
        <w:rPr>
          <w:rStyle w:val="CommentReference"/>
          <w:b/>
          <w:bCs/>
          <w:sz w:val="22"/>
          <w:szCs w:val="22"/>
        </w:rPr>
        <w:commentReference w:id="90"/>
      </w:r>
      <w:commentRangeEnd w:id="91"/>
      <w:r w:rsidR="00603110" w:rsidRPr="00500EC4">
        <w:rPr>
          <w:rStyle w:val="CommentReference"/>
          <w:b/>
          <w:bCs/>
          <w:sz w:val="22"/>
          <w:szCs w:val="22"/>
        </w:rPr>
        <w:commentReference w:id="91"/>
      </w:r>
    </w:p>
    <w:p w14:paraId="1116EC79" w14:textId="1A8AA3F2" w:rsidR="00500EC4" w:rsidRDefault="00500EC4" w:rsidP="00500EC4">
      <w:pPr>
        <w:jc w:val="both"/>
      </w:pPr>
      <w:commentRangeStart w:id="92"/>
      <w:r>
        <w:t>When a S-124 dataset is cancelled it must not be graphically displayed on the navigation screen, but must be available for review in the on demand listing of NAVWARNs in the navigation system and marked as cancelled.</w:t>
      </w:r>
      <w:commentRangeEnd w:id="92"/>
      <w:r w:rsidR="0050164B">
        <w:rPr>
          <w:rStyle w:val="CommentReference"/>
          <w:sz w:val="22"/>
          <w:szCs w:val="22"/>
        </w:rPr>
        <w:commentReference w:id="92"/>
      </w:r>
    </w:p>
    <w:p w14:paraId="0FAF1945" w14:textId="1080F376" w:rsidR="00226F71" w:rsidRPr="00226F71" w:rsidRDefault="00226F71" w:rsidP="00500EC4">
      <w:pPr>
        <w:jc w:val="both"/>
      </w:pPr>
      <w:r>
        <w:t xml:space="preserve">When a dataset is cancelled </w:t>
      </w:r>
      <w:commentRangeStart w:id="93"/>
      <w:r w:rsidRPr="0050164B">
        <w:rPr>
          <w:b/>
          <w:bCs/>
          <w:rPrChange w:id="94" w:author="jonathan pritchard" w:date="2025-11-10T16:24:00Z" w16du:dateUtc="2025-11-10T16:24:00Z">
            <w:rPr/>
          </w:rPrChange>
        </w:rPr>
        <w:t>or</w:t>
      </w:r>
      <w:r>
        <w:t xml:space="preserve"> </w:t>
      </w:r>
      <w:commentRangeEnd w:id="93"/>
      <w:r w:rsidR="0050164B">
        <w:rPr>
          <w:rStyle w:val="CommentReference"/>
          <w:sz w:val="22"/>
          <w:szCs w:val="22"/>
        </w:rPr>
        <w:commentReference w:id="93"/>
      </w:r>
      <w:r>
        <w:t>when the system date has passed a defined end date for the dataset it can be deleted from the system unless retained by the user in accordance with [</w:t>
      </w:r>
      <w:r>
        <w:rPr>
          <w:b/>
          <w:bCs/>
        </w:rPr>
        <w:t>insert requirement reference 61174?]</w:t>
      </w:r>
      <w:ins w:id="95" w:author="jonathan pritchard" w:date="2025-11-10T16:23:00Z" w16du:dateUtc="2025-11-10T16:23:00Z">
        <w:r w:rsidR="0050164B">
          <w:rPr>
            <w:b/>
            <w:bCs/>
          </w:rPr>
          <w:t xml:space="preserve"> [</w:t>
        </w:r>
      </w:ins>
      <w:ins w:id="96" w:author="jonathan pritchard" w:date="2025-11-10T16:24:00Z" w16du:dateUtc="2025-11-10T16:24:00Z">
        <w:r w:rsidR="0050164B">
          <w:rPr>
            <w:b/>
            <w:bCs/>
          </w:rPr>
          <w:t>delete from system +3m from cancellation, except if retained].</w:t>
        </w:r>
      </w:ins>
    </w:p>
    <w:p w14:paraId="377A9F25" w14:textId="6F1FC883" w:rsidR="00500EC4" w:rsidRPr="00500EC4" w:rsidRDefault="00500EC4" w:rsidP="00500EC4">
      <w:pPr>
        <w:jc w:val="both"/>
        <w:rPr>
          <w:b/>
          <w:bCs/>
        </w:rPr>
      </w:pPr>
      <w:r w:rsidRPr="00500EC4">
        <w:rPr>
          <w:b/>
          <w:bCs/>
        </w:rPr>
        <w:t>12.12.4</w:t>
      </w:r>
      <w:r w:rsidR="00FB2BEB">
        <w:rPr>
          <w:b/>
          <w:bCs/>
        </w:rPr>
        <w:t xml:space="preserve"> </w:t>
      </w:r>
      <w:r w:rsidRPr="00500EC4">
        <w:rPr>
          <w:b/>
          <w:bCs/>
        </w:rPr>
        <w:t xml:space="preserve">Portrayal of feature types </w:t>
      </w:r>
    </w:p>
    <w:p w14:paraId="76382954" w14:textId="6BD29EB8" w:rsidR="00500EC4" w:rsidRDefault="00500EC4" w:rsidP="00500EC4">
      <w:pPr>
        <w:jc w:val="both"/>
      </w:pPr>
      <w:r>
        <w:t xml:space="preserve">The </w:t>
      </w:r>
      <w:proofErr w:type="spellStart"/>
      <w:r>
        <w:t>NAVWARNAreaAffected</w:t>
      </w:r>
      <w:proofErr w:type="spellEnd"/>
      <w:r>
        <w:t xml:space="preserve"> class does not have a portrayal defined to avoid causing significant cluttering on the navigation screen. The feature must be highlighted by the system if selected from a pick report for interrogation by user.</w:t>
      </w:r>
    </w:p>
    <w:p w14:paraId="30F8E3D9" w14:textId="2F323335" w:rsidR="00500EC4" w:rsidRDefault="00500EC4" w:rsidP="00500EC4">
      <w:pPr>
        <w:jc w:val="both"/>
        <w:rPr>
          <w:ins w:id="97" w:author="jonathan pritchard" w:date="2025-11-21T11:46:00Z" w16du:dateUtc="2025-11-21T11:46:00Z"/>
          <w:strike/>
        </w:rPr>
      </w:pPr>
      <w:r w:rsidRPr="00500EC4">
        <w:rPr>
          <w:strike/>
        </w:rPr>
        <w:t xml:space="preserve">When a </w:t>
      </w:r>
      <w:proofErr w:type="spellStart"/>
      <w:r w:rsidRPr="00500EC4">
        <w:rPr>
          <w:strike/>
        </w:rPr>
        <w:t>NAVWARNPart</w:t>
      </w:r>
      <w:proofErr w:type="spellEnd"/>
      <w:r w:rsidRPr="00500EC4">
        <w:rPr>
          <w:strike/>
        </w:rPr>
        <w:t xml:space="preserve"> is not portrayed, such as when user selections mark it to be not visualized, any associated </w:t>
      </w:r>
      <w:proofErr w:type="spellStart"/>
      <w:r w:rsidRPr="00500EC4">
        <w:rPr>
          <w:strike/>
        </w:rPr>
        <w:t>TextPlacement</w:t>
      </w:r>
      <w:proofErr w:type="spellEnd"/>
      <w:r w:rsidRPr="00500EC4">
        <w:rPr>
          <w:strike/>
        </w:rPr>
        <w:t xml:space="preserve"> features must also not be portrayed.</w:t>
      </w:r>
    </w:p>
    <w:p w14:paraId="0F54A19B" w14:textId="231B4CE3" w:rsidR="00957E1D" w:rsidRDefault="00957E1D">
      <w:pPr>
        <w:rPr>
          <w:ins w:id="98" w:author="jonathan pritchard" w:date="2025-11-21T11:46:00Z" w16du:dateUtc="2025-11-21T11:46:00Z"/>
          <w:strike/>
        </w:rPr>
      </w:pPr>
      <w:ins w:id="99" w:author="jonathan pritchard" w:date="2025-11-21T11:46:00Z" w16du:dateUtc="2025-11-21T11:46:00Z">
        <w:r>
          <w:rPr>
            <w:strike/>
          </w:rPr>
          <w:br w:type="page"/>
        </w:r>
      </w:ins>
    </w:p>
    <w:p w14:paraId="2E941D88" w14:textId="768DFC9F" w:rsidR="00957E1D" w:rsidRPr="00643C64" w:rsidRDefault="009255D6" w:rsidP="00957E1D">
      <w:pPr>
        <w:tabs>
          <w:tab w:val="left" w:pos="5760"/>
        </w:tabs>
        <w:rPr>
          <w:ins w:id="100" w:author="jonathan pritchard" w:date="2025-11-21T11:46:00Z" w16du:dateUtc="2025-11-21T11:46:00Z"/>
          <w:b/>
          <w:bCs/>
          <w:color w:val="EE0000"/>
          <w:u w:val="single"/>
          <w:rPrChange w:id="101" w:author="jonathan pritchard" w:date="2025-12-10T11:45:00Z" w16du:dateUtc="2025-12-10T11:45:00Z">
            <w:rPr>
              <w:ins w:id="102" w:author="jonathan pritchard" w:date="2025-11-21T11:46:00Z" w16du:dateUtc="2025-11-21T11:46:00Z"/>
            </w:rPr>
          </w:rPrChange>
        </w:rPr>
      </w:pPr>
      <w:ins w:id="103" w:author="jonathan pritchard" w:date="2025-12-10T11:44:00Z" w16du:dateUtc="2025-12-10T11:44:00Z">
        <w:r w:rsidRPr="00643C64">
          <w:rPr>
            <w:b/>
            <w:bCs/>
            <w:color w:val="EE0000"/>
            <w:u w:val="single"/>
            <w:rPrChange w:id="104" w:author="jonathan pritchard" w:date="2025-12-10T11:45:00Z" w16du:dateUtc="2025-12-10T11:45:00Z">
              <w:rPr/>
            </w:rPrChange>
          </w:rPr>
          <w:lastRenderedPageBreak/>
          <w:t>CANDIDATE REPLACEM</w:t>
        </w:r>
      </w:ins>
      <w:ins w:id="105" w:author="jonathan pritchard" w:date="2025-12-10T11:45:00Z" w16du:dateUtc="2025-12-10T11:45:00Z">
        <w:r w:rsidRPr="00643C64">
          <w:rPr>
            <w:b/>
            <w:bCs/>
            <w:color w:val="EE0000"/>
            <w:u w:val="single"/>
            <w:rPrChange w:id="106" w:author="jonathan pritchard" w:date="2025-12-10T11:45:00Z" w16du:dateUtc="2025-12-10T11:45:00Z">
              <w:rPr/>
            </w:rPrChange>
          </w:rPr>
          <w:t>ENT S-98 WORDS</w:t>
        </w:r>
      </w:ins>
    </w:p>
    <w:p w14:paraId="033DABF9" w14:textId="77777777" w:rsidR="00957E1D" w:rsidRPr="00500EC4" w:rsidRDefault="00957E1D" w:rsidP="00957E1D">
      <w:pPr>
        <w:jc w:val="both"/>
        <w:rPr>
          <w:ins w:id="107" w:author="jonathan pritchard" w:date="2025-11-21T11:46:00Z" w16du:dateUtc="2025-11-21T11:46:00Z"/>
          <w:b/>
          <w:bCs/>
        </w:rPr>
      </w:pPr>
      <w:ins w:id="108" w:author="jonathan pritchard" w:date="2025-11-21T11:46:00Z" w16du:dateUtc="2025-11-21T11:46:00Z">
        <w:r w:rsidRPr="00500EC4">
          <w:rPr>
            <w:b/>
            <w:bCs/>
          </w:rPr>
          <w:t>12.12</w:t>
        </w:r>
        <w:r w:rsidRPr="00500EC4">
          <w:rPr>
            <w:b/>
            <w:bCs/>
          </w:rPr>
          <w:tab/>
          <w:t xml:space="preserve"> Display and Management of Navigational Warnings</w:t>
        </w:r>
      </w:ins>
    </w:p>
    <w:p w14:paraId="6FFB2075" w14:textId="77777777" w:rsidR="00957E1D" w:rsidRDefault="00957E1D" w:rsidP="00957E1D">
      <w:pPr>
        <w:jc w:val="both"/>
        <w:rPr>
          <w:ins w:id="109" w:author="jonathan pritchard" w:date="2025-11-21T11:46:00Z" w16du:dateUtc="2025-11-21T11:46:00Z"/>
        </w:rPr>
      </w:pPr>
      <w:ins w:id="110" w:author="jonathan pritchard" w:date="2025-11-21T11:46:00Z" w16du:dateUtc="2025-11-21T11:46:00Z">
        <w:r>
          <w:t>S-124 Navigational Warnings (NAVWARN) portrayal is provided by a portrayal catalogue that includes a symbol set and symbolisation instructions for the feature and attribute combinations.</w:t>
        </w:r>
      </w:ins>
    </w:p>
    <w:p w14:paraId="101920C5" w14:textId="77777777" w:rsidR="00957E1D" w:rsidRPr="00500EC4" w:rsidRDefault="00957E1D" w:rsidP="00957E1D">
      <w:pPr>
        <w:jc w:val="both"/>
        <w:rPr>
          <w:ins w:id="111" w:author="jonathan pritchard" w:date="2025-11-21T11:46:00Z" w16du:dateUtc="2025-11-21T11:46:00Z"/>
          <w:b/>
          <w:bCs/>
        </w:rPr>
      </w:pPr>
      <w:ins w:id="112" w:author="jonathan pritchard" w:date="2025-11-21T11:46:00Z" w16du:dateUtc="2025-11-21T11:46:00Z">
        <w:r w:rsidRPr="00500EC4">
          <w:rPr>
            <w:b/>
            <w:bCs/>
          </w:rPr>
          <w:t>12.12.1</w:t>
        </w:r>
        <w:r w:rsidRPr="00500EC4">
          <w:rPr>
            <w:b/>
            <w:bCs/>
          </w:rPr>
          <w:tab/>
        </w:r>
        <w:r>
          <w:rPr>
            <w:b/>
            <w:bCs/>
          </w:rPr>
          <w:t xml:space="preserve"> </w:t>
        </w:r>
        <w:r w:rsidRPr="00500EC4">
          <w:rPr>
            <w:b/>
            <w:bCs/>
          </w:rPr>
          <w:t xml:space="preserve">Additional Portrayal requirements of the Graphical User Interface </w:t>
        </w:r>
      </w:ins>
    </w:p>
    <w:p w14:paraId="2F0ADE23" w14:textId="77777777" w:rsidR="00957E1D" w:rsidRDefault="00957E1D" w:rsidP="00957E1D">
      <w:pPr>
        <w:jc w:val="both"/>
        <w:rPr>
          <w:ins w:id="113" w:author="jonathan pritchard" w:date="2025-11-21T11:46:00Z" w16du:dateUtc="2025-11-21T11:46:00Z"/>
        </w:rPr>
      </w:pPr>
      <w:ins w:id="114" w:author="jonathan pritchard" w:date="2025-11-21T11:46:00Z" w16du:dateUtc="2025-11-21T11:46:00Z">
        <w:r>
          <w:t>A dedicated interface must be provided to allow users to interact with NAVWARN messages. This interface must, provide the following minimum functionality;</w:t>
        </w:r>
      </w:ins>
    </w:p>
    <w:p w14:paraId="4EF8C3E0" w14:textId="77777777" w:rsidR="00957E1D" w:rsidRDefault="00957E1D">
      <w:pPr>
        <w:pStyle w:val="ListParagraph"/>
        <w:numPr>
          <w:ilvl w:val="0"/>
          <w:numId w:val="8"/>
        </w:numPr>
        <w:jc w:val="both"/>
        <w:rPr>
          <w:ins w:id="115" w:author="jonathan pritchard" w:date="2025-11-21T11:46:00Z" w16du:dateUtc="2025-11-21T11:46:00Z"/>
        </w:rPr>
        <w:pPrChange w:id="116" w:author="jonathan pritchard" w:date="2025-11-21T11:49:00Z" w16du:dateUtc="2025-11-21T11:49:00Z">
          <w:pPr>
            <w:pStyle w:val="ListParagraph"/>
            <w:numPr>
              <w:numId w:val="4"/>
            </w:numPr>
            <w:ind w:left="1080" w:hanging="720"/>
            <w:jc w:val="both"/>
          </w:pPr>
        </w:pPrChange>
      </w:pPr>
      <w:commentRangeStart w:id="117"/>
      <w:ins w:id="118" w:author="jonathan pritchard" w:date="2025-11-21T11:46:00Z" w16du:dateUtc="2025-11-21T11:46:00Z">
        <w:r>
          <w:t xml:space="preserve">The user must be able to classify individual messages in accordance with section 12.12.2 </w:t>
        </w:r>
        <w:commentRangeEnd w:id="117"/>
        <w:r>
          <w:rPr>
            <w:rStyle w:val="CommentReference"/>
            <w:sz w:val="22"/>
            <w:szCs w:val="22"/>
          </w:rPr>
          <w:commentReference w:id="117"/>
        </w:r>
      </w:ins>
    </w:p>
    <w:p w14:paraId="387F3614" w14:textId="1EA039F2" w:rsidR="00957E1D" w:rsidRDefault="00957E1D">
      <w:pPr>
        <w:pStyle w:val="ListParagraph"/>
        <w:numPr>
          <w:ilvl w:val="0"/>
          <w:numId w:val="8"/>
        </w:numPr>
        <w:jc w:val="both"/>
        <w:rPr>
          <w:ins w:id="119" w:author="jonathan pritchard" w:date="2025-11-21T11:46:00Z" w16du:dateUtc="2025-11-21T11:46:00Z"/>
        </w:rPr>
        <w:pPrChange w:id="120" w:author="jonathan pritchard" w:date="2025-11-21T11:49:00Z" w16du:dateUtc="2025-11-21T11:49:00Z">
          <w:pPr>
            <w:pStyle w:val="ListParagraph"/>
            <w:numPr>
              <w:numId w:val="4"/>
            </w:numPr>
            <w:ind w:left="1080" w:hanging="720"/>
            <w:jc w:val="both"/>
          </w:pPr>
        </w:pPrChange>
      </w:pPr>
      <w:ins w:id="121" w:author="jonathan pritchard" w:date="2025-11-21T11:46:00Z" w16du:dateUtc="2025-11-21T11:46:00Z">
        <w:r>
          <w:t xml:space="preserve">An on-demand listing of all (S-124) NAVWARN messages in the system must be provided allowing sorting according to: </w:t>
        </w:r>
      </w:ins>
      <w:ins w:id="122" w:author="jonathan pritchard" w:date="2025-11-21T11:54:00Z" w16du:dateUtc="2025-11-21T11:54:00Z">
        <w:r w:rsidR="00C26E18">
          <w:t>installed</w:t>
        </w:r>
      </w:ins>
      <w:ins w:id="123" w:author="jonathan pritchard" w:date="2025-11-21T11:46:00Z" w16du:dateUtc="2025-11-21T11:46:00Z">
        <w:r>
          <w:t xml:space="preserve"> date and time, issue date and time, warning type, producer, series </w:t>
        </w:r>
        <w:r w:rsidRPr="00957E1D">
          <w:rPr>
            <w:rPrChange w:id="124" w:author="jonathan pritchard" w:date="2025-11-21T11:47:00Z" w16du:dateUtc="2025-11-21T11:47:00Z">
              <w:rPr>
                <w:i/>
                <w:iCs/>
              </w:rPr>
            </w:rPrChange>
          </w:rPr>
          <w:t xml:space="preserve">and </w:t>
        </w:r>
      </w:ins>
      <w:ins w:id="125" w:author="jonathan pritchard" w:date="2025-11-21T11:55:00Z" w16du:dateUtc="2025-11-21T11:55:00Z">
        <w:r w:rsidR="00C26E18">
          <w:t>message</w:t>
        </w:r>
      </w:ins>
      <w:ins w:id="126" w:author="jonathan pritchard" w:date="2025-11-21T11:46:00Z" w16du:dateUtc="2025-11-21T11:46:00Z">
        <w:r w:rsidRPr="00957E1D">
          <w:rPr>
            <w:rPrChange w:id="127" w:author="jonathan pritchard" w:date="2025-11-21T11:47:00Z" w16du:dateUtc="2025-11-21T11:47:00Z">
              <w:rPr>
                <w:i/>
                <w:iCs/>
              </w:rPr>
            </w:rPrChange>
          </w:rPr>
          <w:t xml:space="preserve"> classification (</w:t>
        </w:r>
      </w:ins>
      <w:ins w:id="128" w:author="jonathan pritchard" w:date="2025-11-21T11:47:00Z" w16du:dateUtc="2025-11-21T11:47:00Z">
        <w:r>
          <w:t xml:space="preserve">as defined in </w:t>
        </w:r>
      </w:ins>
      <w:ins w:id="129" w:author="jonathan pritchard" w:date="2025-11-21T11:46:00Z" w16du:dateUtc="2025-11-21T11:46:00Z">
        <w:r w:rsidRPr="00957E1D">
          <w:rPr>
            <w:rPrChange w:id="130" w:author="jonathan pritchard" w:date="2025-11-21T11:47:00Z" w16du:dateUtc="2025-11-21T11:47:00Z">
              <w:rPr>
                <w:i/>
                <w:iCs/>
              </w:rPr>
            </w:rPrChange>
          </w:rPr>
          <w:t>12.12.2)</w:t>
        </w:r>
        <w:r>
          <w:t xml:space="preserve"> </w:t>
        </w:r>
      </w:ins>
    </w:p>
    <w:p w14:paraId="034A5E9B" w14:textId="7BE9CBDF" w:rsidR="00957E1D" w:rsidRDefault="00957E1D">
      <w:pPr>
        <w:pStyle w:val="ListParagraph"/>
        <w:numPr>
          <w:ilvl w:val="0"/>
          <w:numId w:val="8"/>
        </w:numPr>
        <w:jc w:val="both"/>
        <w:rPr>
          <w:ins w:id="131" w:author="jonathan pritchard" w:date="2025-11-21T11:46:00Z" w16du:dateUtc="2025-11-21T11:46:00Z"/>
        </w:rPr>
        <w:pPrChange w:id="132" w:author="jonathan pritchard" w:date="2025-11-21T11:49:00Z" w16du:dateUtc="2025-11-21T11:49:00Z">
          <w:pPr>
            <w:pStyle w:val="ListParagraph"/>
            <w:numPr>
              <w:numId w:val="4"/>
            </w:numPr>
            <w:ind w:left="1080" w:hanging="720"/>
            <w:jc w:val="both"/>
          </w:pPr>
        </w:pPrChange>
      </w:pPr>
      <w:commentRangeStart w:id="133"/>
      <w:commentRangeStart w:id="134"/>
      <w:commentRangeStart w:id="135"/>
      <w:commentRangeStart w:id="136"/>
      <w:commentRangeStart w:id="137"/>
      <w:ins w:id="138" w:author="jonathan pritchard" w:date="2025-11-21T11:46:00Z" w16du:dateUtc="2025-11-21T11:46:00Z">
        <w:r>
          <w:t xml:space="preserve">The on-demand listing of all NAVWARN messages in the system must include means for viewing an abbreviated view of any </w:t>
        </w:r>
        <w:proofErr w:type="spellStart"/>
        <w:r>
          <w:t>NAVWARNPart</w:t>
        </w:r>
        <w:proofErr w:type="spellEnd"/>
        <w:r>
          <w:t xml:space="preserve">, </w:t>
        </w:r>
        <w:proofErr w:type="spellStart"/>
        <w:r>
          <w:t>warningInformation</w:t>
        </w:r>
        <w:proofErr w:type="spellEnd"/>
        <w:r>
          <w:t xml:space="preserve"> attributes present. </w:t>
        </w:r>
        <w:commentRangeEnd w:id="133"/>
        <w:r>
          <w:rPr>
            <w:rStyle w:val="CommentReference"/>
            <w:sz w:val="22"/>
            <w:szCs w:val="22"/>
          </w:rPr>
          <w:commentReference w:id="133"/>
        </w:r>
        <w:commentRangeEnd w:id="134"/>
        <w:r w:rsidR="00FB2BEB">
          <w:rPr>
            <w:rStyle w:val="CommentReference"/>
            <w:sz w:val="22"/>
            <w:szCs w:val="22"/>
          </w:rPr>
          <w:commentReference w:id="134"/>
        </w:r>
        <w:commentRangeEnd w:id="135"/>
        <w:r w:rsidR="00AF2EB7">
          <w:rPr>
            <w:rStyle w:val="CommentReference"/>
            <w:sz w:val="22"/>
            <w:szCs w:val="22"/>
          </w:rPr>
          <w:commentReference w:id="135"/>
        </w:r>
        <w:commentRangeEnd w:id="136"/>
        <w:r w:rsidR="001C5906">
          <w:rPr>
            <w:rStyle w:val="CommentReference"/>
            <w:sz w:val="22"/>
            <w:szCs w:val="22"/>
          </w:rPr>
          <w:commentReference w:id="136"/>
        </w:r>
        <w:commentRangeEnd w:id="137"/>
        <w:r>
          <w:rPr>
            <w:rStyle w:val="CommentReference"/>
            <w:sz w:val="22"/>
            <w:szCs w:val="22"/>
          </w:rPr>
          <w:commentReference w:id="137"/>
        </w:r>
      </w:ins>
      <w:ins w:id="139" w:author="jonathan pritchard" w:date="2025-11-21T11:47:00Z" w16du:dateUtc="2025-11-21T11:47:00Z">
        <w:r>
          <w:t>This should consist of a mini</w:t>
        </w:r>
      </w:ins>
      <w:ins w:id="140" w:author="jonathan pritchard" w:date="2025-11-21T11:48:00Z" w16du:dateUtc="2025-11-21T11:48:00Z">
        <w:r>
          <w:t xml:space="preserve">mum of the issue date, warning type and </w:t>
        </w:r>
      </w:ins>
      <w:ins w:id="141" w:author="jonathan pritchard" w:date="2025-12-10T11:45:00Z" w16du:dateUtc="2025-12-10T11:45:00Z">
        <w:r w:rsidR="00091AE3">
          <w:t xml:space="preserve">the </w:t>
        </w:r>
      </w:ins>
      <w:ins w:id="142" w:author="jonathan pritchard" w:date="2025-11-21T11:48:00Z" w16du:dateUtc="2025-11-21T11:48:00Z">
        <w:r>
          <w:t xml:space="preserve">first 64 characters of the </w:t>
        </w:r>
        <w:proofErr w:type="spellStart"/>
        <w:r>
          <w:t>warningInformation</w:t>
        </w:r>
        <w:proofErr w:type="spellEnd"/>
        <w:r>
          <w:t xml:space="preserve"> attributes.</w:t>
        </w:r>
      </w:ins>
    </w:p>
    <w:p w14:paraId="6D6EBDD3" w14:textId="52F78D00" w:rsidR="00957E1D" w:rsidRDefault="00957E1D">
      <w:pPr>
        <w:pStyle w:val="ListParagraph"/>
        <w:numPr>
          <w:ilvl w:val="0"/>
          <w:numId w:val="8"/>
        </w:numPr>
        <w:jc w:val="both"/>
        <w:rPr>
          <w:ins w:id="143" w:author="jonathan pritchard" w:date="2025-11-21T11:46:00Z" w16du:dateUtc="2025-11-21T11:46:00Z"/>
        </w:rPr>
        <w:pPrChange w:id="144" w:author="jonathan pritchard" w:date="2025-11-21T11:49:00Z" w16du:dateUtc="2025-11-21T11:49:00Z">
          <w:pPr>
            <w:pStyle w:val="ListParagraph"/>
            <w:numPr>
              <w:numId w:val="4"/>
            </w:numPr>
            <w:ind w:left="1080" w:hanging="720"/>
            <w:jc w:val="both"/>
          </w:pPr>
        </w:pPrChange>
      </w:pPr>
      <w:commentRangeStart w:id="145"/>
      <w:ins w:id="146" w:author="jonathan pritchard" w:date="2025-11-21T11:46:00Z" w16du:dateUtc="2025-11-21T11:46:00Z">
        <w:r>
          <w:t xml:space="preserve">An indication must be provided when a new NAVWARN message is loaded until it has been </w:t>
        </w:r>
        <w:commentRangeStart w:id="147"/>
        <w:r w:rsidRPr="00957E1D">
          <w:rPr>
            <w:rPrChange w:id="148" w:author="jonathan pritchard" w:date="2025-11-21T11:49:00Z" w16du:dateUtc="2025-11-21T11:49:00Z">
              <w:rPr>
                <w:i/>
                <w:iCs/>
              </w:rPr>
            </w:rPrChange>
          </w:rPr>
          <w:t>displayed</w:t>
        </w:r>
        <w:r w:rsidRPr="00957E1D">
          <w:t xml:space="preserve"> </w:t>
        </w:r>
        <w:r w:rsidRPr="00957E1D">
          <w:rPr>
            <w:rPrChange w:id="149" w:author="jonathan pritchard" w:date="2025-11-21T11:49:00Z" w16du:dateUtc="2025-11-21T11:49:00Z">
              <w:rPr>
                <w:i/>
                <w:iCs/>
              </w:rPr>
            </w:rPrChange>
          </w:rPr>
          <w:t>or 24 hours have passed</w:t>
        </w:r>
        <w:commentRangeEnd w:id="147"/>
        <w:r>
          <w:rPr>
            <w:rStyle w:val="CommentReference"/>
            <w:sz w:val="22"/>
            <w:szCs w:val="22"/>
          </w:rPr>
          <w:commentReference w:id="147"/>
        </w:r>
        <w:r>
          <w:t xml:space="preserve">. </w:t>
        </w:r>
        <w:r w:rsidRPr="00957E1D">
          <w:rPr>
            <w:rPrChange w:id="150" w:author="jonathan pritchard" w:date="2025-11-21T11:49:00Z" w16du:dateUtc="2025-11-21T11:49:00Z">
              <w:rPr>
                <w:highlight w:val="yellow"/>
              </w:rPr>
            </w:rPrChange>
          </w:rPr>
          <w:t xml:space="preserve">This indication may be suppressed if the NAVWARN message does not meet </w:t>
        </w:r>
        <w:commentRangeStart w:id="151"/>
        <w:r w:rsidRPr="00957E1D">
          <w:rPr>
            <w:rPrChange w:id="152" w:author="jonathan pritchard" w:date="2025-11-21T11:49:00Z" w16du:dateUtc="2025-11-21T11:49:00Z">
              <w:rPr>
                <w:highlight w:val="yellow"/>
              </w:rPr>
            </w:rPrChange>
          </w:rPr>
          <w:t xml:space="preserve">filtering </w:t>
        </w:r>
        <w:commentRangeEnd w:id="151"/>
        <w:r w:rsidRPr="00957E1D">
          <w:rPr>
            <w:rStyle w:val="CommentReference"/>
            <w:sz w:val="22"/>
            <w:szCs w:val="22"/>
            <w:rPrChange w:id="153" w:author="jonathan pritchard" w:date="2025-11-21T11:49:00Z" w16du:dateUtc="2025-11-21T11:49:00Z">
              <w:rPr>
                <w:rStyle w:val="CommentReference"/>
                <w:sz w:val="22"/>
                <w:szCs w:val="22"/>
                <w:highlight w:val="yellow"/>
              </w:rPr>
            </w:rPrChange>
          </w:rPr>
          <w:commentReference w:id="151"/>
        </w:r>
        <w:r w:rsidRPr="00957E1D">
          <w:rPr>
            <w:rPrChange w:id="154" w:author="jonathan pritchard" w:date="2025-11-21T11:49:00Z" w16du:dateUtc="2025-11-21T11:49:00Z">
              <w:rPr>
                <w:highlight w:val="yellow"/>
              </w:rPr>
            </w:rPrChange>
          </w:rPr>
          <w:t>criteria set by the mariner</w:t>
        </w:r>
      </w:ins>
      <w:ins w:id="155" w:author="jonathan pritchard" w:date="2025-11-21T11:49:00Z" w16du:dateUtc="2025-11-21T11:49:00Z">
        <w:r w:rsidRPr="00957E1D">
          <w:rPr>
            <w:rPrChange w:id="156" w:author="jonathan pritchard" w:date="2025-11-21T11:49:00Z" w16du:dateUtc="2025-11-21T11:49:00Z">
              <w:rPr>
                <w:highlight w:val="yellow"/>
              </w:rPr>
            </w:rPrChange>
          </w:rPr>
          <w:t xml:space="preserve"> or automatically applied</w:t>
        </w:r>
      </w:ins>
      <w:ins w:id="157" w:author="jonathan pritchard" w:date="2025-11-21T11:46:00Z" w16du:dateUtc="2025-11-21T11:46:00Z">
        <w:r w:rsidRPr="00957E1D">
          <w:rPr>
            <w:rPrChange w:id="158" w:author="jonathan pritchard" w:date="2025-11-21T11:49:00Z" w16du:dateUtc="2025-11-21T11:49:00Z">
              <w:rPr>
                <w:highlight w:val="yellow"/>
              </w:rPr>
            </w:rPrChange>
          </w:rPr>
          <w:t xml:space="preserve"> (</w:t>
        </w:r>
      </w:ins>
      <w:ins w:id="159" w:author="jonathan pritchard" w:date="2025-11-21T11:49:00Z" w16du:dateUtc="2025-11-21T11:49:00Z">
        <w:r w:rsidRPr="00957E1D">
          <w:rPr>
            <w:rPrChange w:id="160" w:author="jonathan pritchard" w:date="2025-11-21T11:49:00Z" w16du:dateUtc="2025-11-21T11:49:00Z">
              <w:rPr>
                <w:highlight w:val="yellow"/>
              </w:rPr>
            </w:rPrChange>
          </w:rPr>
          <w:t>as defined in</w:t>
        </w:r>
      </w:ins>
      <w:ins w:id="161" w:author="jonathan pritchard" w:date="2025-11-21T11:46:00Z" w16du:dateUtc="2025-11-21T11:46:00Z">
        <w:r w:rsidRPr="00957E1D">
          <w:rPr>
            <w:rPrChange w:id="162" w:author="jonathan pritchard" w:date="2025-11-21T11:49:00Z" w16du:dateUtc="2025-11-21T11:49:00Z">
              <w:rPr>
                <w:highlight w:val="yellow"/>
              </w:rPr>
            </w:rPrChange>
          </w:rPr>
          <w:t xml:space="preserve"> 12.12.2).</w:t>
        </w:r>
      </w:ins>
      <w:commentRangeEnd w:id="145"/>
      <w:ins w:id="163" w:author="jonathan pritchard" w:date="2025-12-10T11:26:00Z" w16du:dateUtc="2025-12-10T11:26:00Z">
        <w:r w:rsidR="000878D7">
          <w:rPr>
            <w:rStyle w:val="CommentReference"/>
          </w:rPr>
          <w:commentReference w:id="145"/>
        </w:r>
      </w:ins>
    </w:p>
    <w:p w14:paraId="4AEAC760" w14:textId="77777777" w:rsidR="00957E1D" w:rsidRDefault="00957E1D">
      <w:pPr>
        <w:pStyle w:val="ListParagraph"/>
        <w:numPr>
          <w:ilvl w:val="0"/>
          <w:numId w:val="8"/>
        </w:numPr>
        <w:jc w:val="both"/>
        <w:rPr>
          <w:ins w:id="164" w:author="jonathan pritchard" w:date="2025-11-21T11:46:00Z" w16du:dateUtc="2025-11-21T11:46:00Z"/>
        </w:rPr>
        <w:pPrChange w:id="165" w:author="jonathan pritchard" w:date="2025-11-21T11:49:00Z" w16du:dateUtc="2025-11-21T11:49:00Z">
          <w:pPr>
            <w:pStyle w:val="ListParagraph"/>
            <w:numPr>
              <w:numId w:val="4"/>
            </w:numPr>
            <w:ind w:left="1080" w:hanging="720"/>
            <w:jc w:val="both"/>
          </w:pPr>
        </w:pPrChange>
      </w:pPr>
      <w:commentRangeStart w:id="166"/>
      <w:ins w:id="167" w:author="jonathan pritchard" w:date="2025-11-21T11:46:00Z" w16du:dateUtc="2025-11-21T11:46:00Z">
        <w:r>
          <w:t xml:space="preserve">Means must be provided to view the most recent message and past messages, </w:t>
        </w:r>
        <w:commentRangeEnd w:id="166"/>
        <w:r>
          <w:rPr>
            <w:rStyle w:val="CommentReference"/>
            <w:sz w:val="22"/>
            <w:szCs w:val="22"/>
          </w:rPr>
          <w:commentReference w:id="166"/>
        </w:r>
      </w:ins>
    </w:p>
    <w:p w14:paraId="20E855A0" w14:textId="77777777" w:rsidR="00957E1D" w:rsidRPr="00500EC4" w:rsidRDefault="00957E1D" w:rsidP="00957E1D">
      <w:pPr>
        <w:jc w:val="both"/>
        <w:rPr>
          <w:ins w:id="168" w:author="jonathan pritchard" w:date="2025-11-21T11:46:00Z" w16du:dateUtc="2025-11-21T11:46:00Z"/>
          <w:b/>
          <w:bCs/>
        </w:rPr>
      </w:pPr>
      <w:commentRangeStart w:id="169"/>
      <w:commentRangeStart w:id="170"/>
      <w:ins w:id="171" w:author="jonathan pritchard" w:date="2025-11-21T11:46:00Z" w16du:dateUtc="2025-11-21T11:46:00Z">
        <w:r w:rsidRPr="00500EC4">
          <w:rPr>
            <w:b/>
            <w:bCs/>
          </w:rPr>
          <w:t>12.12.2</w:t>
        </w:r>
        <w:r w:rsidRPr="00500EC4">
          <w:rPr>
            <w:b/>
            <w:bCs/>
          </w:rPr>
          <w:tab/>
        </w:r>
        <w:r>
          <w:rPr>
            <w:b/>
            <w:bCs/>
          </w:rPr>
          <w:t xml:space="preserve"> Classifying</w:t>
        </w:r>
        <w:r w:rsidRPr="00500EC4">
          <w:rPr>
            <w:b/>
            <w:bCs/>
          </w:rPr>
          <w:t xml:space="preserve"> Navigational Warning information </w:t>
        </w:r>
        <w:commentRangeEnd w:id="169"/>
        <w:r w:rsidRPr="00500EC4">
          <w:rPr>
            <w:rStyle w:val="CommentReference"/>
            <w:b/>
            <w:bCs/>
            <w:sz w:val="22"/>
            <w:szCs w:val="22"/>
          </w:rPr>
          <w:commentReference w:id="169"/>
        </w:r>
        <w:commentRangeEnd w:id="170"/>
        <w:r w:rsidR="000960EE" w:rsidRPr="00500EC4">
          <w:rPr>
            <w:rStyle w:val="CommentReference"/>
            <w:b/>
            <w:bCs/>
            <w:sz w:val="22"/>
            <w:szCs w:val="22"/>
          </w:rPr>
          <w:commentReference w:id="170"/>
        </w:r>
      </w:ins>
    </w:p>
    <w:p w14:paraId="0C29AC0D" w14:textId="77777777" w:rsidR="00957E1D" w:rsidRDefault="00957E1D" w:rsidP="00957E1D">
      <w:pPr>
        <w:jc w:val="both"/>
        <w:rPr>
          <w:ins w:id="172" w:author="jonathan pritchard" w:date="2025-11-21T11:46:00Z" w16du:dateUtc="2025-11-21T11:46:00Z"/>
        </w:rPr>
      </w:pPr>
      <w:ins w:id="173" w:author="jonathan pritchard" w:date="2025-11-21T11:46:00Z" w16du:dateUtc="2025-11-21T11:46:00Z">
        <w:r>
          <w:t>To ensure only relevant information is displayed, and to ensure an uncluttered screen, the mariner must be able to classify NAVWARNs which are then filtered for display by the ECDIS :</w:t>
        </w:r>
      </w:ins>
    </w:p>
    <w:p w14:paraId="35BA28CB" w14:textId="77777777" w:rsidR="00957E1D" w:rsidRDefault="00957E1D" w:rsidP="00957E1D">
      <w:pPr>
        <w:jc w:val="both"/>
        <w:rPr>
          <w:ins w:id="174" w:author="jonathan pritchard" w:date="2025-11-21T11:46:00Z" w16du:dateUtc="2025-11-21T11:46:00Z"/>
        </w:rPr>
      </w:pPr>
      <w:ins w:id="175" w:author="jonathan pritchard" w:date="2025-11-21T11:46:00Z" w16du:dateUtc="2025-11-21T11:46:00Z">
        <w:r>
          <w:t xml:space="preserve">At a minimum, functionality must be included that allows the user to classify an installed NAVWARN against the intended route as: </w:t>
        </w:r>
      </w:ins>
    </w:p>
    <w:p w14:paraId="41BBC4D2" w14:textId="77777777" w:rsidR="00957E1D" w:rsidRDefault="00957E1D" w:rsidP="00957E1D">
      <w:pPr>
        <w:pStyle w:val="ListParagraph"/>
        <w:numPr>
          <w:ilvl w:val="0"/>
          <w:numId w:val="6"/>
        </w:numPr>
        <w:jc w:val="both"/>
        <w:rPr>
          <w:ins w:id="176" w:author="jonathan pritchard" w:date="2025-11-21T11:46:00Z" w16du:dateUtc="2025-11-21T11:46:00Z"/>
        </w:rPr>
      </w:pPr>
      <w:commentRangeStart w:id="177"/>
      <w:commentRangeStart w:id="178"/>
      <w:commentRangeStart w:id="179"/>
      <w:ins w:id="180" w:author="jonathan pritchard" w:date="2025-11-21T11:46:00Z" w16du:dateUtc="2025-11-21T11:46:00Z">
        <w:r w:rsidRPr="009B6121">
          <w:rPr>
            <w:b/>
            <w:bCs/>
          </w:rPr>
          <w:t xml:space="preserve">“On </w:t>
        </w:r>
        <w:commentRangeStart w:id="181"/>
        <w:r w:rsidRPr="009B6121">
          <w:rPr>
            <w:b/>
            <w:bCs/>
          </w:rPr>
          <w:t>chart</w:t>
        </w:r>
        <w:commentRangeEnd w:id="181"/>
        <w:r w:rsidRPr="009B6121">
          <w:rPr>
            <w:rStyle w:val="CommentReference"/>
            <w:b/>
            <w:bCs/>
            <w:sz w:val="22"/>
            <w:szCs w:val="22"/>
          </w:rPr>
          <w:commentReference w:id="181"/>
        </w:r>
        <w:r w:rsidRPr="009B6121">
          <w:rPr>
            <w:b/>
            <w:bCs/>
          </w:rPr>
          <w:t>”</w:t>
        </w:r>
        <w:r>
          <w:t xml:space="preserve"> Relevant for the route, Must always be displayed, or;</w:t>
        </w:r>
      </w:ins>
    </w:p>
    <w:p w14:paraId="5B7A744B" w14:textId="77777777" w:rsidR="00957E1D" w:rsidRDefault="00957E1D" w:rsidP="00957E1D">
      <w:pPr>
        <w:pStyle w:val="ListParagraph"/>
        <w:numPr>
          <w:ilvl w:val="0"/>
          <w:numId w:val="6"/>
        </w:numPr>
        <w:jc w:val="both"/>
        <w:rPr>
          <w:ins w:id="182" w:author="jonathan pritchard" w:date="2025-11-21T11:46:00Z" w16du:dateUtc="2025-11-21T11:46:00Z"/>
        </w:rPr>
      </w:pPr>
      <w:ins w:id="183" w:author="jonathan pritchard" w:date="2025-11-21T11:46:00Z" w16du:dateUtc="2025-11-21T11:46:00Z">
        <w:r w:rsidRPr="009B6121">
          <w:rPr>
            <w:b/>
            <w:bCs/>
          </w:rPr>
          <w:t>“Off chart”</w:t>
        </w:r>
        <w:r>
          <w:t xml:space="preserve"> Not relevant for the route</w:t>
        </w:r>
        <w:commentRangeStart w:id="184"/>
        <w:commentRangeStart w:id="185"/>
        <w:r>
          <w:t xml:space="preserve">, Need not </w:t>
        </w:r>
        <w:commentRangeEnd w:id="184"/>
        <w:r>
          <w:rPr>
            <w:rStyle w:val="CommentReference"/>
            <w:sz w:val="22"/>
            <w:szCs w:val="22"/>
          </w:rPr>
          <w:commentReference w:id="184"/>
        </w:r>
        <w:commentRangeEnd w:id="185"/>
        <w:r>
          <w:rPr>
            <w:rStyle w:val="CommentReference"/>
            <w:sz w:val="22"/>
            <w:szCs w:val="22"/>
          </w:rPr>
          <w:commentReference w:id="185"/>
        </w:r>
        <w:r>
          <w:t>be visualized, or;</w:t>
        </w:r>
      </w:ins>
    </w:p>
    <w:p w14:paraId="03CC5072" w14:textId="77777777" w:rsidR="00957E1D" w:rsidRDefault="00957E1D" w:rsidP="00957E1D">
      <w:pPr>
        <w:pStyle w:val="ListParagraph"/>
        <w:numPr>
          <w:ilvl w:val="0"/>
          <w:numId w:val="6"/>
        </w:numPr>
        <w:jc w:val="both"/>
        <w:rPr>
          <w:ins w:id="186" w:author="jonathan pritchard" w:date="2025-11-21T11:46:00Z" w16du:dateUtc="2025-11-21T11:46:00Z"/>
        </w:rPr>
      </w:pPr>
      <w:ins w:id="187" w:author="jonathan pritchard" w:date="2025-11-21T11:46:00Z" w16du:dateUtc="2025-11-21T11:46:00Z">
        <w:r w:rsidRPr="009B6121">
          <w:rPr>
            <w:b/>
            <w:bCs/>
          </w:rPr>
          <w:t>“Information”</w:t>
        </w:r>
        <w:r>
          <w:t xml:space="preserve"> For information, Need not be visualized</w:t>
        </w:r>
        <w:commentRangeEnd w:id="177"/>
        <w:r>
          <w:rPr>
            <w:rStyle w:val="CommentReference"/>
            <w:sz w:val="22"/>
            <w:szCs w:val="22"/>
          </w:rPr>
          <w:commentReference w:id="177"/>
        </w:r>
        <w:commentRangeEnd w:id="178"/>
        <w:r w:rsidR="00DE7800">
          <w:rPr>
            <w:rStyle w:val="CommentReference"/>
            <w:sz w:val="22"/>
            <w:szCs w:val="22"/>
          </w:rPr>
          <w:commentReference w:id="178"/>
        </w:r>
        <w:commentRangeEnd w:id="179"/>
        <w:r w:rsidR="000960EE">
          <w:rPr>
            <w:rStyle w:val="CommentReference"/>
            <w:sz w:val="22"/>
            <w:szCs w:val="22"/>
          </w:rPr>
          <w:commentReference w:id="179"/>
        </w:r>
      </w:ins>
    </w:p>
    <w:p w14:paraId="5036C7CE" w14:textId="77777777" w:rsidR="00957E1D" w:rsidRDefault="00957E1D" w:rsidP="00957E1D">
      <w:pPr>
        <w:jc w:val="both"/>
        <w:rPr>
          <w:ins w:id="188" w:author="jonathan pritchard" w:date="2025-11-21T11:46:00Z" w16du:dateUtc="2025-11-21T11:46:00Z"/>
        </w:rPr>
      </w:pPr>
      <w:ins w:id="189" w:author="jonathan pritchard" w:date="2025-11-21T11:46:00Z" w16du:dateUtc="2025-11-21T11:46:00Z">
        <w:r w:rsidRPr="009B6121">
          <w:rPr>
            <w:b/>
            <w:bCs/>
          </w:rPr>
          <w:t>On chart</w:t>
        </w:r>
        <w:r>
          <w:t xml:space="preserve"> must be the default classification for all NAVWARNs. </w:t>
        </w:r>
      </w:ins>
    </w:p>
    <w:p w14:paraId="609C11FC" w14:textId="13F96085" w:rsidR="00957E1D" w:rsidRPr="00AE6918" w:rsidRDefault="00957E1D" w:rsidP="00957E1D">
      <w:pPr>
        <w:jc w:val="both"/>
        <w:rPr>
          <w:ins w:id="190" w:author="jonathan pritchard" w:date="2025-11-21T11:46:00Z" w16du:dateUtc="2025-11-21T11:46:00Z"/>
          <w:b/>
          <w:bCs/>
          <w:rPrChange w:id="191" w:author="jonathan pritchard" w:date="2025-11-21T11:53:00Z" w16du:dateUtc="2025-11-21T11:53:00Z">
            <w:rPr>
              <w:ins w:id="192" w:author="jonathan pritchard" w:date="2025-11-21T11:46:00Z" w16du:dateUtc="2025-11-21T11:46:00Z"/>
              <w:b/>
              <w:bCs/>
              <w:i/>
              <w:iCs/>
            </w:rPr>
          </w:rPrChange>
        </w:rPr>
      </w:pPr>
      <w:ins w:id="193" w:author="jonathan pritchard" w:date="2025-11-21T11:46:00Z" w16du:dateUtc="2025-11-21T11:46:00Z">
        <w:r w:rsidRPr="000464ED">
          <w:t xml:space="preserve">A means must be provided for the mariner to enter criteria for </w:t>
        </w:r>
      </w:ins>
      <w:ins w:id="194" w:author="jonathan pritchard" w:date="2025-11-21T11:51:00Z" w16du:dateUtc="2025-11-21T11:51:00Z">
        <w:r w:rsidR="00AE6918">
          <w:t xml:space="preserve">automatic </w:t>
        </w:r>
      </w:ins>
      <w:ins w:id="195" w:author="jonathan pritchard" w:date="2025-11-21T11:46:00Z" w16du:dateUtc="2025-11-21T11:46:00Z">
        <w:r w:rsidRPr="000464ED">
          <w:t>filtering of NAVWARN messages based on time and maximum distance from own ship, monitored route or planned route.</w:t>
        </w:r>
        <w:r>
          <w:t xml:space="preserve"> </w:t>
        </w:r>
      </w:ins>
      <w:ins w:id="196" w:author="jonathan pritchard" w:date="2025-11-21T11:52:00Z" w16du:dateUtc="2025-11-21T11:52:00Z">
        <w:r w:rsidR="00AE6918">
          <w:t>When a</w:t>
        </w:r>
      </w:ins>
      <w:ins w:id="197" w:author="jonathan pritchard" w:date="2025-11-21T11:46:00Z" w16du:dateUtc="2025-11-21T11:46:00Z">
        <w:r w:rsidRPr="00AE6918">
          <w:rPr>
            <w:rPrChange w:id="198" w:author="jonathan pritchard" w:date="2025-11-21T11:52:00Z" w16du:dateUtc="2025-11-21T11:52:00Z">
              <w:rPr>
                <w:i/>
                <w:iCs/>
              </w:rPr>
            </w:rPrChange>
          </w:rPr>
          <w:t>utomat</w:t>
        </w:r>
      </w:ins>
      <w:ins w:id="199" w:author="jonathan pritchard" w:date="2025-11-21T11:52:00Z" w16du:dateUtc="2025-11-21T11:52:00Z">
        <w:r w:rsidR="00AE6918">
          <w:t>ic</w:t>
        </w:r>
      </w:ins>
      <w:ins w:id="200" w:author="jonathan pritchard" w:date="2025-11-21T11:46:00Z" w16du:dateUtc="2025-11-21T11:46:00Z">
        <w:r w:rsidRPr="00AE6918">
          <w:rPr>
            <w:rPrChange w:id="201" w:author="jonathan pritchard" w:date="2025-11-21T11:52:00Z" w16du:dateUtc="2025-11-21T11:52:00Z">
              <w:rPr>
                <w:i/>
                <w:iCs/>
              </w:rPr>
            </w:rPrChange>
          </w:rPr>
          <w:t xml:space="preserve"> filtering </w:t>
        </w:r>
      </w:ins>
      <w:ins w:id="202" w:author="jonathan pritchard" w:date="2025-11-21T11:52:00Z" w16du:dateUtc="2025-11-21T11:52:00Z">
        <w:r w:rsidR="00AE6918">
          <w:t xml:space="preserve">is applied </w:t>
        </w:r>
      </w:ins>
      <w:ins w:id="203" w:author="jonathan pritchard" w:date="2025-11-21T11:46:00Z" w16du:dateUtc="2025-11-21T11:46:00Z">
        <w:r w:rsidRPr="00AE6918">
          <w:rPr>
            <w:rPrChange w:id="204" w:author="jonathan pritchard" w:date="2025-11-21T11:52:00Z" w16du:dateUtc="2025-11-21T11:52:00Z">
              <w:rPr>
                <w:i/>
                <w:iCs/>
              </w:rPr>
            </w:rPrChange>
          </w:rPr>
          <w:t>by proximity</w:t>
        </w:r>
      </w:ins>
      <w:ins w:id="205" w:author="jonathan pritchard" w:date="2025-11-21T11:52:00Z" w16du:dateUtc="2025-11-21T11:52:00Z">
        <w:r w:rsidR="00AE6918">
          <w:t xml:space="preserve"> or distance any messages without </w:t>
        </w:r>
      </w:ins>
      <w:ins w:id="206" w:author="jonathan pritchard" w:date="2025-11-21T11:46:00Z" w16du:dateUtc="2025-11-21T11:46:00Z">
        <w:r w:rsidRPr="00AE6918">
          <w:rPr>
            <w:rPrChange w:id="207" w:author="jonathan pritchard" w:date="2025-11-21T11:52:00Z" w16du:dateUtc="2025-11-21T11:52:00Z">
              <w:rPr>
                <w:i/>
                <w:iCs/>
              </w:rPr>
            </w:rPrChange>
          </w:rPr>
          <w:t xml:space="preserve">spatial extent </w:t>
        </w:r>
      </w:ins>
      <w:ins w:id="208" w:author="jonathan pritchard" w:date="2025-11-21T11:53:00Z" w16du:dateUtc="2025-11-21T11:53:00Z">
        <w:r w:rsidR="00AE6918">
          <w:t>must be</w:t>
        </w:r>
      </w:ins>
      <w:ins w:id="209" w:author="jonathan pritchard" w:date="2025-11-21T11:46:00Z" w16du:dateUtc="2025-11-21T11:46:00Z">
        <w:r w:rsidRPr="00AE6918">
          <w:rPr>
            <w:rPrChange w:id="210" w:author="jonathan pritchard" w:date="2025-11-21T11:52:00Z" w16du:dateUtc="2025-11-21T11:52:00Z">
              <w:rPr>
                <w:i/>
                <w:iCs/>
              </w:rPr>
            </w:rPrChange>
          </w:rPr>
          <w:t xml:space="preserve"> classified as </w:t>
        </w:r>
      </w:ins>
      <w:ins w:id="211" w:author="jonathan pritchard" w:date="2025-11-21T11:53:00Z" w16du:dateUtc="2025-11-21T11:53:00Z">
        <w:r w:rsidR="00AE6918">
          <w:t>Information</w:t>
        </w:r>
      </w:ins>
      <w:ins w:id="212" w:author="jonathan pritchard" w:date="2025-11-21T11:46:00Z" w16du:dateUtc="2025-11-21T11:46:00Z">
        <w:r w:rsidRPr="00AE6918">
          <w:rPr>
            <w:rPrChange w:id="213" w:author="jonathan pritchard" w:date="2025-11-21T11:52:00Z" w16du:dateUtc="2025-11-21T11:52:00Z">
              <w:rPr>
                <w:i/>
                <w:iCs/>
              </w:rPr>
            </w:rPrChange>
          </w:rPr>
          <w:t>.</w:t>
        </w:r>
      </w:ins>
    </w:p>
    <w:p w14:paraId="5E6ADCD1" w14:textId="77777777" w:rsidR="00957E1D" w:rsidRDefault="00957E1D" w:rsidP="00957E1D">
      <w:pPr>
        <w:jc w:val="both"/>
        <w:rPr>
          <w:ins w:id="214" w:author="jonathan pritchard" w:date="2025-11-21T11:46:00Z" w16du:dateUtc="2025-11-21T11:46:00Z"/>
        </w:rPr>
      </w:pPr>
      <w:ins w:id="215" w:author="jonathan pritchard" w:date="2025-11-21T11:46:00Z" w16du:dateUtc="2025-11-21T11:46:00Z">
        <w:r>
          <w:t xml:space="preserve">Even though the full extent of a navigational warning may not be portrayed, it must still be available and discoverable </w:t>
        </w:r>
        <w:commentRangeStart w:id="216"/>
        <w:commentRangeStart w:id="217"/>
        <w:commentRangeStart w:id="218"/>
        <w:r>
          <w:t xml:space="preserve">in a </w:t>
        </w:r>
        <w:commentRangeStart w:id="219"/>
        <w:commentRangeStart w:id="220"/>
        <w:r>
          <w:t xml:space="preserve">list of NAVWARNs </w:t>
        </w:r>
        <w:commentRangeEnd w:id="219"/>
        <w:r>
          <w:rPr>
            <w:rStyle w:val="CommentReference"/>
            <w:sz w:val="22"/>
            <w:szCs w:val="22"/>
          </w:rPr>
          <w:commentReference w:id="219"/>
        </w:r>
        <w:commentRangeEnd w:id="220"/>
        <w:r w:rsidR="00603110">
          <w:rPr>
            <w:rStyle w:val="CommentReference"/>
            <w:sz w:val="22"/>
            <w:szCs w:val="22"/>
          </w:rPr>
          <w:commentReference w:id="220"/>
        </w:r>
        <w:r>
          <w:t xml:space="preserve">that can be recalled by user action at any time </w:t>
        </w:r>
        <w:commentRangeEnd w:id="216"/>
        <w:r>
          <w:rPr>
            <w:rStyle w:val="CommentReference"/>
            <w:sz w:val="22"/>
            <w:szCs w:val="22"/>
          </w:rPr>
          <w:commentReference w:id="216"/>
        </w:r>
        <w:commentRangeEnd w:id="217"/>
        <w:r w:rsidR="00945FBF">
          <w:rPr>
            <w:rStyle w:val="CommentReference"/>
            <w:sz w:val="22"/>
            <w:szCs w:val="22"/>
          </w:rPr>
          <w:commentReference w:id="217"/>
        </w:r>
        <w:commentRangeEnd w:id="218"/>
        <w:r w:rsidR="001C5906">
          <w:rPr>
            <w:rStyle w:val="CommentReference"/>
            <w:sz w:val="22"/>
            <w:szCs w:val="22"/>
          </w:rPr>
          <w:commentReference w:id="218"/>
        </w:r>
      </w:ins>
    </w:p>
    <w:p w14:paraId="44A629D3" w14:textId="77777777" w:rsidR="00957E1D" w:rsidRDefault="00957E1D" w:rsidP="00957E1D">
      <w:pPr>
        <w:jc w:val="both"/>
        <w:rPr>
          <w:ins w:id="221" w:author="jonathan pritchard" w:date="2025-11-21T11:46:00Z" w16du:dateUtc="2025-11-21T11:46:00Z"/>
        </w:rPr>
      </w:pPr>
      <w:ins w:id="222" w:author="jonathan pritchard" w:date="2025-11-21T11:46:00Z" w16du:dateUtc="2025-11-21T11:46:00Z">
        <w:r>
          <w:t xml:space="preserve">Additional filtering functions may include options such as; </w:t>
        </w:r>
      </w:ins>
    </w:p>
    <w:p w14:paraId="3B4E996A" w14:textId="77777777" w:rsidR="00957E1D" w:rsidRDefault="00957E1D" w:rsidP="00957E1D">
      <w:pPr>
        <w:pStyle w:val="ListParagraph"/>
        <w:numPr>
          <w:ilvl w:val="0"/>
          <w:numId w:val="6"/>
        </w:numPr>
        <w:jc w:val="both"/>
        <w:rPr>
          <w:ins w:id="223" w:author="jonathan pritchard" w:date="2025-11-21T11:46:00Z" w16du:dateUtc="2025-11-21T11:46:00Z"/>
        </w:rPr>
      </w:pPr>
      <w:ins w:id="224" w:author="jonathan pritchard" w:date="2025-11-21T11:46:00Z" w16du:dateUtc="2025-11-21T11:46:00Z">
        <w:r>
          <w:t xml:space="preserve">Navigational warning topic; </w:t>
        </w:r>
      </w:ins>
    </w:p>
    <w:p w14:paraId="5160534B" w14:textId="77777777" w:rsidR="00957E1D" w:rsidRDefault="00957E1D" w:rsidP="00957E1D">
      <w:pPr>
        <w:pStyle w:val="ListParagraph"/>
        <w:numPr>
          <w:ilvl w:val="0"/>
          <w:numId w:val="6"/>
        </w:numPr>
        <w:jc w:val="both"/>
        <w:rPr>
          <w:ins w:id="225" w:author="jonathan pritchard" w:date="2025-11-21T11:46:00Z" w16du:dateUtc="2025-11-21T11:46:00Z"/>
        </w:rPr>
      </w:pPr>
      <w:ins w:id="226" w:author="jonathan pritchard" w:date="2025-11-21T11:46:00Z" w16du:dateUtc="2025-11-21T11:46:00Z">
        <w:r>
          <w:t>Date range of the hazard;</w:t>
        </w:r>
      </w:ins>
    </w:p>
    <w:p w14:paraId="776851A3" w14:textId="77777777" w:rsidR="00957E1D" w:rsidRDefault="00957E1D" w:rsidP="00957E1D">
      <w:pPr>
        <w:pStyle w:val="ListParagraph"/>
        <w:numPr>
          <w:ilvl w:val="0"/>
          <w:numId w:val="6"/>
        </w:numPr>
        <w:jc w:val="both"/>
        <w:rPr>
          <w:ins w:id="227" w:author="jonathan pritchard" w:date="2025-11-21T11:46:00Z" w16du:dateUtc="2025-11-21T11:46:00Z"/>
        </w:rPr>
      </w:pPr>
      <w:ins w:id="228" w:author="jonathan pritchard" w:date="2025-11-21T11:46:00Z" w16du:dateUtc="2025-11-21T11:46:00Z">
        <w:r>
          <w:t xml:space="preserve">Valid time of the navigational warning. </w:t>
        </w:r>
      </w:ins>
    </w:p>
    <w:p w14:paraId="7810E1E8" w14:textId="77777777" w:rsidR="00957E1D" w:rsidRDefault="00957E1D" w:rsidP="00957E1D">
      <w:pPr>
        <w:jc w:val="both"/>
        <w:rPr>
          <w:ins w:id="229" w:author="jonathan pritchard" w:date="2025-11-21T11:46:00Z" w16du:dateUtc="2025-11-21T11:46:00Z"/>
        </w:rPr>
      </w:pPr>
      <w:ins w:id="230" w:author="jonathan pritchard" w:date="2025-11-21T11:46:00Z" w16du:dateUtc="2025-11-21T11:46:00Z">
        <w:r>
          <w:lastRenderedPageBreak/>
          <w:t xml:space="preserve">These filters may then be used to assist the navigator in classifying a NAVWARN according to its relevance for the route. </w:t>
        </w:r>
      </w:ins>
    </w:p>
    <w:p w14:paraId="3AB77FB0" w14:textId="77777777" w:rsidR="00957E1D" w:rsidRPr="00500EC4" w:rsidRDefault="00957E1D" w:rsidP="00957E1D">
      <w:pPr>
        <w:jc w:val="both"/>
        <w:rPr>
          <w:ins w:id="231" w:author="jonathan pritchard" w:date="2025-11-21T11:46:00Z" w16du:dateUtc="2025-11-21T11:46:00Z"/>
          <w:b/>
          <w:bCs/>
        </w:rPr>
      </w:pPr>
      <w:commentRangeStart w:id="232"/>
      <w:commentRangeStart w:id="233"/>
      <w:ins w:id="234" w:author="jonathan pritchard" w:date="2025-11-21T11:46:00Z" w16du:dateUtc="2025-11-21T11:46:00Z">
        <w:r w:rsidRPr="00500EC4">
          <w:rPr>
            <w:b/>
            <w:bCs/>
          </w:rPr>
          <w:t>12.12.3</w:t>
        </w:r>
        <w:r w:rsidRPr="00500EC4">
          <w:rPr>
            <w:b/>
            <w:bCs/>
          </w:rPr>
          <w:tab/>
        </w:r>
        <w:r>
          <w:rPr>
            <w:b/>
            <w:bCs/>
          </w:rPr>
          <w:t xml:space="preserve"> </w:t>
        </w:r>
        <w:r w:rsidRPr="00500EC4">
          <w:rPr>
            <w:b/>
            <w:bCs/>
          </w:rPr>
          <w:t xml:space="preserve">Cancelled datasets </w:t>
        </w:r>
        <w:commentRangeEnd w:id="232"/>
        <w:r w:rsidRPr="00500EC4">
          <w:rPr>
            <w:rStyle w:val="CommentReference"/>
            <w:b/>
            <w:bCs/>
            <w:sz w:val="22"/>
            <w:szCs w:val="22"/>
          </w:rPr>
          <w:commentReference w:id="232"/>
        </w:r>
        <w:commentRangeEnd w:id="233"/>
        <w:r w:rsidR="00603110" w:rsidRPr="00500EC4">
          <w:rPr>
            <w:rStyle w:val="CommentReference"/>
            <w:b/>
            <w:bCs/>
            <w:sz w:val="22"/>
            <w:szCs w:val="22"/>
          </w:rPr>
          <w:commentReference w:id="233"/>
        </w:r>
      </w:ins>
    </w:p>
    <w:p w14:paraId="2CAA46E6" w14:textId="77777777" w:rsidR="00957E1D" w:rsidRDefault="00957E1D" w:rsidP="00957E1D">
      <w:pPr>
        <w:jc w:val="both"/>
        <w:rPr>
          <w:ins w:id="235" w:author="jonathan pritchard" w:date="2025-11-21T11:46:00Z" w16du:dateUtc="2025-11-21T11:46:00Z"/>
        </w:rPr>
      </w:pPr>
      <w:commentRangeStart w:id="236"/>
      <w:ins w:id="237" w:author="jonathan pritchard" w:date="2025-11-21T11:46:00Z" w16du:dateUtc="2025-11-21T11:46:00Z">
        <w:r>
          <w:t>When a S-124 dataset is cancelled it must not be graphically displayed on the navigation screen, but must be available for review in the on demand listing of NAVWARNs in the navigation system and marked as cancelled.</w:t>
        </w:r>
        <w:commentRangeEnd w:id="236"/>
        <w:r>
          <w:rPr>
            <w:rStyle w:val="CommentReference"/>
            <w:sz w:val="22"/>
            <w:szCs w:val="22"/>
          </w:rPr>
          <w:commentReference w:id="236"/>
        </w:r>
      </w:ins>
    </w:p>
    <w:p w14:paraId="79462640" w14:textId="1FBDE2B7" w:rsidR="00400248" w:rsidRDefault="00400248" w:rsidP="00957E1D">
      <w:pPr>
        <w:jc w:val="both"/>
        <w:rPr>
          <w:ins w:id="238" w:author="jonathan pritchard" w:date="2025-11-21T11:57:00Z" w16du:dateUtc="2025-11-21T11:57:00Z"/>
          <w:b/>
          <w:bCs/>
          <w:color w:val="EE0000"/>
        </w:rPr>
      </w:pPr>
      <w:ins w:id="239" w:author="jonathan pritchard" w:date="2025-11-21T12:00:00Z" w16du:dateUtc="2025-11-21T12:00:00Z">
        <w:r>
          <w:t xml:space="preserve">Three months after </w:t>
        </w:r>
      </w:ins>
      <w:ins w:id="240" w:author="jonathan pritchard" w:date="2025-11-21T12:01:00Z" w16du:dateUtc="2025-11-21T12:01:00Z">
        <w:r>
          <w:t xml:space="preserve">either </w:t>
        </w:r>
      </w:ins>
      <w:ins w:id="241" w:author="jonathan pritchard" w:date="2025-11-21T11:46:00Z" w16du:dateUtc="2025-11-21T11:46:00Z">
        <w:r w:rsidR="00957E1D">
          <w:t xml:space="preserve">a </w:t>
        </w:r>
      </w:ins>
      <w:ins w:id="242" w:author="jonathan pritchard" w:date="2025-11-21T12:00:00Z" w16du:dateUtc="2025-11-21T12:00:00Z">
        <w:r>
          <w:t xml:space="preserve">message </w:t>
        </w:r>
      </w:ins>
      <w:ins w:id="243" w:author="jonathan pritchard" w:date="2025-11-21T11:46:00Z" w16du:dateUtc="2025-11-21T11:46:00Z">
        <w:r w:rsidR="00957E1D">
          <w:t>is cancelled</w:t>
        </w:r>
      </w:ins>
      <w:ins w:id="244" w:author="jonathan pritchard" w:date="2025-11-21T12:01:00Z" w16du:dateUtc="2025-11-21T12:01:00Z">
        <w:r>
          <w:t>,</w:t>
        </w:r>
      </w:ins>
      <w:ins w:id="245" w:author="jonathan pritchard" w:date="2025-11-21T11:46:00Z" w16du:dateUtc="2025-11-21T11:46:00Z">
        <w:r w:rsidR="00957E1D">
          <w:t xml:space="preserve"> </w:t>
        </w:r>
      </w:ins>
      <w:ins w:id="246" w:author="jonathan pritchard" w:date="2025-11-21T12:00:00Z" w16du:dateUtc="2025-11-21T12:00:00Z">
        <w:r>
          <w:t>or</w:t>
        </w:r>
      </w:ins>
      <w:commentRangeStart w:id="247"/>
      <w:ins w:id="248" w:author="jonathan pritchard" w:date="2025-11-21T11:46:00Z" w16du:dateUtc="2025-11-21T11:46:00Z">
        <w:r w:rsidR="00957E1D">
          <w:t xml:space="preserve"> </w:t>
        </w:r>
        <w:commentRangeEnd w:id="247"/>
        <w:r>
          <w:rPr>
            <w:rStyle w:val="CommentReference"/>
            <w:sz w:val="22"/>
            <w:szCs w:val="22"/>
          </w:rPr>
          <w:commentReference w:id="247"/>
        </w:r>
        <w:r w:rsidR="00957E1D">
          <w:t xml:space="preserve">when the system date has passed </w:t>
        </w:r>
      </w:ins>
      <w:ins w:id="249" w:author="jonathan pritchard" w:date="2025-11-21T11:57:00Z" w16du:dateUtc="2025-11-21T11:57:00Z">
        <w:r>
          <w:t>the</w:t>
        </w:r>
      </w:ins>
      <w:ins w:id="250" w:author="jonathan pritchard" w:date="2025-11-21T11:46:00Z" w16du:dateUtc="2025-11-21T11:46:00Z">
        <w:r w:rsidR="00957E1D">
          <w:t xml:space="preserve"> defined end date for the </w:t>
        </w:r>
      </w:ins>
      <w:ins w:id="251" w:author="jonathan pritchard" w:date="2025-11-21T12:00:00Z" w16du:dateUtc="2025-11-21T12:00:00Z">
        <w:r>
          <w:t>message</w:t>
        </w:r>
      </w:ins>
      <w:ins w:id="252" w:author="jonathan pritchard" w:date="2025-11-21T11:46:00Z" w16du:dateUtc="2025-11-21T11:46:00Z">
        <w:r w:rsidR="00957E1D">
          <w:t xml:space="preserve"> it can be deleted from the system unless retained by the user in accordance with </w:t>
        </w:r>
        <w:r w:rsidR="00957E1D" w:rsidRPr="00400248">
          <w:rPr>
            <w:color w:val="EE0000"/>
            <w:rPrChange w:id="253" w:author="jonathan pritchard" w:date="2025-11-21T11:56:00Z" w16du:dateUtc="2025-11-21T11:56:00Z">
              <w:rPr/>
            </w:rPrChange>
          </w:rPr>
          <w:t>[</w:t>
        </w:r>
        <w:r w:rsidR="00957E1D" w:rsidRPr="00400248">
          <w:rPr>
            <w:b/>
            <w:bCs/>
            <w:color w:val="EE0000"/>
            <w:rPrChange w:id="254" w:author="jonathan pritchard" w:date="2025-11-21T11:56:00Z" w16du:dateUtc="2025-11-21T11:56:00Z">
              <w:rPr>
                <w:b/>
                <w:bCs/>
              </w:rPr>
            </w:rPrChange>
          </w:rPr>
          <w:t xml:space="preserve">insert requirement reference 61174?] </w:t>
        </w:r>
      </w:ins>
    </w:p>
    <w:p w14:paraId="013E880D" w14:textId="77777777" w:rsidR="00957E1D" w:rsidRPr="00500EC4" w:rsidRDefault="00957E1D" w:rsidP="00957E1D">
      <w:pPr>
        <w:jc w:val="both"/>
        <w:rPr>
          <w:ins w:id="255" w:author="jonathan pritchard" w:date="2025-11-21T11:46:00Z" w16du:dateUtc="2025-11-21T11:46:00Z"/>
          <w:b/>
          <w:bCs/>
        </w:rPr>
      </w:pPr>
      <w:ins w:id="256" w:author="jonathan pritchard" w:date="2025-11-21T11:46:00Z" w16du:dateUtc="2025-11-21T11:46:00Z">
        <w:r w:rsidRPr="00500EC4">
          <w:rPr>
            <w:b/>
            <w:bCs/>
          </w:rPr>
          <w:t>12.12.4</w:t>
        </w:r>
        <w:r>
          <w:rPr>
            <w:b/>
            <w:bCs/>
          </w:rPr>
          <w:t xml:space="preserve"> </w:t>
        </w:r>
        <w:r w:rsidRPr="00500EC4">
          <w:rPr>
            <w:b/>
            <w:bCs/>
          </w:rPr>
          <w:t xml:space="preserve">Portrayal of feature types </w:t>
        </w:r>
      </w:ins>
    </w:p>
    <w:p w14:paraId="696156C9" w14:textId="08B77EDC" w:rsidR="00957E1D" w:rsidRPr="00400248" w:rsidRDefault="00957E1D" w:rsidP="00500EC4">
      <w:pPr>
        <w:jc w:val="both"/>
        <w:rPr>
          <w:rPrChange w:id="257" w:author="jonathan pritchard" w:date="2025-11-21T11:56:00Z" w16du:dateUtc="2025-11-21T11:56:00Z">
            <w:rPr>
              <w:strike/>
            </w:rPr>
          </w:rPrChange>
        </w:rPr>
      </w:pPr>
      <w:ins w:id="258" w:author="jonathan pritchard" w:date="2025-11-21T11:46:00Z" w16du:dateUtc="2025-11-21T11:46:00Z">
        <w:r>
          <w:t xml:space="preserve">The </w:t>
        </w:r>
        <w:proofErr w:type="spellStart"/>
        <w:r>
          <w:t>NAVWARNAreaAffected</w:t>
        </w:r>
        <w:proofErr w:type="spellEnd"/>
        <w:r>
          <w:t xml:space="preserve"> class does not have a portrayal defined to avoid causing significant cluttering on the navigation screen. The feature must be highlighted by the system if selected from a pick report for interrogation by user.</w:t>
        </w:r>
      </w:ins>
    </w:p>
    <w:sectPr w:rsidR="00957E1D" w:rsidRPr="0040024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pritchard" w:date="2025-11-10T13:05:00Z" w:initials="jp">
    <w:p w14:paraId="6BDE19BB" w14:textId="77777777" w:rsidR="00DE7800" w:rsidRDefault="00DE7800" w:rsidP="00DE7800">
      <w:r>
        <w:rPr>
          <w:rStyle w:val="CommentReference"/>
        </w:rPr>
        <w:annotationRef/>
      </w:r>
      <w:r>
        <w:rPr>
          <w:color w:val="000000"/>
          <w:sz w:val="20"/>
          <w:szCs w:val="20"/>
        </w:rPr>
        <w:t>Always display or is there a selector to turn the filter on/off.?</w:t>
      </w:r>
    </w:p>
  </w:comment>
  <w:comment w:id="1" w:author="Eivind Mong" w:date="2025-10-31T08:35:00Z" w:initials="EM">
    <w:p w14:paraId="3D84B7CE" w14:textId="004D397A" w:rsidR="0033661C" w:rsidRDefault="0033661C" w:rsidP="0033661C">
      <w:pPr>
        <w:pStyle w:val="CommentText"/>
      </w:pPr>
      <w:r>
        <w:rPr>
          <w:rStyle w:val="CommentReference"/>
        </w:rPr>
        <w:annotationRef/>
      </w:r>
      <w:r>
        <w:rPr>
          <w:lang w:val="en-CA"/>
        </w:rPr>
        <w:t>NAVWARNs classified as off chart should not be displayed nor be found via pick report, but should be present on the list. NAVWARNs classified as information should not be displayed, but should be discoverable via pick report.</w:t>
      </w:r>
    </w:p>
  </w:comment>
  <w:comment w:id="2" w:author="jon pritchard" w:date="2025-11-10T13:04:00Z" w:initials="jp">
    <w:p w14:paraId="75F373D9" w14:textId="77777777" w:rsidR="00DE7800" w:rsidRDefault="00DE7800" w:rsidP="00DE7800">
      <w:r>
        <w:rPr>
          <w:rStyle w:val="CommentReference"/>
        </w:rPr>
        <w:annotationRef/>
      </w:r>
      <w:r>
        <w:rPr>
          <w:color w:val="000000"/>
          <w:sz w:val="20"/>
          <w:szCs w:val="20"/>
        </w:rPr>
        <w:t xml:space="preserve">Ah, answers my later question. This should be clarified here. </w:t>
      </w:r>
    </w:p>
  </w:comment>
  <w:comment w:id="3" w:author="Eivind Mong" w:date="2025-10-31T08:40:00Z" w:initials="EM">
    <w:p w14:paraId="3B6DFC00" w14:textId="0A0F09B1" w:rsidR="006F25C5" w:rsidRDefault="006F25C5" w:rsidP="006F25C5">
      <w:pPr>
        <w:pStyle w:val="CommentText"/>
      </w:pPr>
      <w:r>
        <w:rPr>
          <w:rStyle w:val="CommentReference"/>
        </w:rPr>
        <w:annotationRef/>
      </w:r>
      <w:r>
        <w:rPr>
          <w:lang w:val="en-CA"/>
        </w:rPr>
        <w:t>I think this is find, we should just keep in mind any post voyage review may need NAVWARN that have been cancelled to explain routing decisions made while underway. Similar with the Recall for display function or maybe part of the same function.</w:t>
      </w:r>
    </w:p>
  </w:comment>
  <w:comment w:id="4" w:author="jonathan pritchard" w:date="2025-11-10T14:57:00Z" w:initials="jp">
    <w:p w14:paraId="4C3EF493" w14:textId="77777777" w:rsidR="009C3444" w:rsidRDefault="009C3444" w:rsidP="009C3444">
      <w:pPr>
        <w:pStyle w:val="CommentText"/>
      </w:pPr>
      <w:r>
        <w:rPr>
          <w:rStyle w:val="CommentReference"/>
        </w:rPr>
        <w:annotationRef/>
      </w:r>
      <w:r>
        <w:t>Is this covered by other ECDIS requirements.</w:t>
      </w:r>
    </w:p>
  </w:comment>
  <w:comment w:id="7" w:author="jonathan pritchard" w:date="2025-11-10T15:58:00Z" w:initials="jp">
    <w:p w14:paraId="48EC65DE" w14:textId="77777777" w:rsidR="007A7BB5" w:rsidRDefault="007A7BB5" w:rsidP="007A7BB5">
      <w:pPr>
        <w:pStyle w:val="CommentText"/>
      </w:pPr>
      <w:r>
        <w:rPr>
          <w:rStyle w:val="CommentReference"/>
        </w:rPr>
        <w:annotationRef/>
      </w:r>
      <w:r>
        <w:t>Propose this is added as an attribute in S-124 itself.</w:t>
      </w:r>
    </w:p>
  </w:comment>
  <w:comment w:id="13" w:author="jon pritchard" w:date="2025-11-10T12:55:00Z" w:initials="jp">
    <w:p w14:paraId="4CFD1CAC" w14:textId="77777777" w:rsidR="001C5906" w:rsidRDefault="001C5906" w:rsidP="001C5906">
      <w:r>
        <w:rPr>
          <w:rStyle w:val="CommentReference"/>
        </w:rPr>
        <w:annotationRef/>
      </w:r>
      <w:r>
        <w:rPr>
          <w:color w:val="000000"/>
          <w:sz w:val="20"/>
          <w:szCs w:val="20"/>
        </w:rPr>
        <w:t>Is this sorting the list according to any user classifications which have been applied as per 12.12.2??</w:t>
      </w:r>
    </w:p>
  </w:comment>
  <w:comment w:id="14" w:author="jonathan pritchard" w:date="2025-11-10T15:53:00Z" w:initials="jp">
    <w:p w14:paraId="6B2B4956" w14:textId="77777777" w:rsidR="000960EE" w:rsidRDefault="000960EE" w:rsidP="000960EE">
      <w:pPr>
        <w:pStyle w:val="CommentText"/>
      </w:pPr>
      <w:r>
        <w:rPr>
          <w:rStyle w:val="CommentReference"/>
        </w:rPr>
        <w:annotationRef/>
      </w:r>
      <w:r>
        <w:t>Or is it filtering the list?</w:t>
      </w:r>
    </w:p>
  </w:comment>
  <w:comment w:id="17" w:author="jonathan pritchard" w:date="2025-10-30T15:57:00Z" w:initials="jp">
    <w:p w14:paraId="6C271AD9" w14:textId="4B51FB5E" w:rsidR="009B6121" w:rsidRDefault="009B6121" w:rsidP="009B6121">
      <w:pPr>
        <w:pStyle w:val="CommentText"/>
      </w:pPr>
      <w:r>
        <w:rPr>
          <w:rStyle w:val="CommentReference"/>
        </w:rPr>
        <w:annotationRef/>
      </w:r>
      <w:r>
        <w:t>This used to be at the end of the list. Is it related to the on-demand listing? Or is it a new listing?</w:t>
      </w:r>
    </w:p>
  </w:comment>
  <w:comment w:id="18" w:author="jonathan pritchard" w:date="2025-10-30T16:03:00Z" w:initials="jp">
    <w:p w14:paraId="315C43E0" w14:textId="77777777" w:rsidR="00FB2BEB" w:rsidRDefault="00FB2BEB" w:rsidP="00FB2BEB">
      <w:pPr>
        <w:pStyle w:val="CommentText"/>
      </w:pPr>
      <w:r>
        <w:rPr>
          <w:rStyle w:val="CommentReference"/>
        </w:rPr>
        <w:annotationRef/>
      </w:r>
      <w:r>
        <w:t>We don’t say what the abbreviated view is or what it comprises. Maybe this is an optional thing? If not, we should say what the minimum requirement is?</w:t>
      </w:r>
    </w:p>
  </w:comment>
  <w:comment w:id="19" w:author="Eivind Mong" w:date="2025-10-31T10:18:00Z" w:initials="EM">
    <w:p w14:paraId="4E74B626" w14:textId="77777777" w:rsidR="00AF2EB7" w:rsidRDefault="00AF2EB7" w:rsidP="00AF2EB7">
      <w:pPr>
        <w:pStyle w:val="CommentText"/>
      </w:pPr>
      <w:r>
        <w:rPr>
          <w:rStyle w:val="CommentReference"/>
        </w:rPr>
        <w:annotationRef/>
      </w:r>
      <w:r>
        <w:rPr>
          <w:lang w:val="nb-NO"/>
        </w:rPr>
        <w:t>The intent is to give the user enough information that a determination of the NAVWARN’s relevance for the voyage is possible</w:t>
      </w:r>
    </w:p>
  </w:comment>
  <w:comment w:id="20" w:author="jon pritchard" w:date="2025-11-10T12:56:00Z" w:initials="jp">
    <w:p w14:paraId="23251ED7" w14:textId="77777777" w:rsidR="001C5906" w:rsidRDefault="001C5906" w:rsidP="001C5906">
      <w:r>
        <w:rPr>
          <w:rStyle w:val="CommentReference"/>
        </w:rPr>
        <w:annotationRef/>
      </w:r>
      <w:r>
        <w:rPr>
          <w:color w:val="000000"/>
          <w:sz w:val="20"/>
          <w:szCs w:val="20"/>
        </w:rPr>
        <w:t>That’s ok, but we should say what is in the abbreviated list or it doesn’t work as a requirement. Also, “viewing and abbreviated view” is slightly clumsy…</w:t>
      </w:r>
    </w:p>
  </w:comment>
  <w:comment w:id="21" w:author="jonathan pritchard" w:date="2025-11-10T15:21:00Z" w:initials="jp">
    <w:p w14:paraId="0A7A7B26" w14:textId="77777777" w:rsidR="00E262A9" w:rsidRDefault="00E262A9" w:rsidP="00E262A9">
      <w:pPr>
        <w:pStyle w:val="CommentText"/>
      </w:pPr>
      <w:r>
        <w:rPr>
          <w:rStyle w:val="CommentReference"/>
        </w:rPr>
        <w:annotationRef/>
      </w:r>
      <w:r>
        <w:t>Don’t overly constrain but Do specify fields, first N chars of warningInformation etc...</w:t>
      </w:r>
    </w:p>
  </w:comment>
  <w:comment w:id="23" w:author="jonathan pritchard" w:date="2025-10-30T16:04:00Z" w:initials="jp">
    <w:p w14:paraId="4428EE74" w14:textId="798AEDE3" w:rsidR="00FB2BEB" w:rsidRDefault="00FB2BEB" w:rsidP="00FB2BEB">
      <w:pPr>
        <w:pStyle w:val="CommentText"/>
      </w:pPr>
      <w:r>
        <w:rPr>
          <w:rStyle w:val="CommentReference"/>
        </w:rPr>
        <w:annotationRef/>
      </w:r>
      <w:r>
        <w:t>This also looks (to me) like a “listing” requirement.</w:t>
      </w:r>
    </w:p>
  </w:comment>
  <w:comment w:id="24" w:author="Eivind Mong" w:date="2025-10-31T10:19:00Z" w:initials="EM">
    <w:p w14:paraId="4F561203" w14:textId="77777777" w:rsidR="00AF2EB7" w:rsidRDefault="00AF2EB7" w:rsidP="00AF2EB7">
      <w:pPr>
        <w:pStyle w:val="CommentText"/>
      </w:pPr>
      <w:r>
        <w:rPr>
          <w:rStyle w:val="CommentReference"/>
        </w:rPr>
        <w:annotationRef/>
      </w:r>
      <w:r>
        <w:rPr>
          <w:lang w:val="nb-NO"/>
        </w:rPr>
        <w:t>Yes, it’s related to the listing.</w:t>
      </w:r>
    </w:p>
  </w:comment>
  <w:comment w:id="25" w:author="jonathan pritchard" w:date="2025-11-10T15:26:00Z" w:initials="jp">
    <w:p w14:paraId="657ECB62" w14:textId="77777777" w:rsidR="00E262A9" w:rsidRDefault="00E262A9" w:rsidP="00E262A9">
      <w:pPr>
        <w:pStyle w:val="CommentText"/>
      </w:pPr>
      <w:r>
        <w:rPr>
          <w:rStyle w:val="CommentReference"/>
        </w:rPr>
        <w:annotationRef/>
      </w:r>
      <w:r>
        <w:rPr>
          <w:lang w:val="en-CA"/>
        </w:rPr>
        <w:t>EM: NAVWARNs classified as off chart should not be displayed nor be found via pick report, but should be present on the list. NAVWARNs classified as information should not be displayed, but should be discoverable via pick report.</w:t>
      </w:r>
    </w:p>
  </w:comment>
  <w:comment w:id="26" w:author="jonathan pritchard" w:date="2025-11-10T15:29:00Z" w:initials="jp">
    <w:p w14:paraId="08840753" w14:textId="77777777" w:rsidR="00E6700E" w:rsidRDefault="00E6700E" w:rsidP="00E6700E">
      <w:pPr>
        <w:pStyle w:val="CommentText"/>
      </w:pPr>
      <w:r>
        <w:rPr>
          <w:rStyle w:val="CommentReference"/>
        </w:rPr>
        <w:annotationRef/>
      </w:r>
      <w:r>
        <w:t>Should 124 include the classification as an attribute?</w:t>
      </w:r>
    </w:p>
  </w:comment>
  <w:comment w:id="32" w:author="jonathan pritchard" w:date="2025-11-10T16:01:00Z" w:initials="jp">
    <w:p w14:paraId="773B1304" w14:textId="77777777" w:rsidR="007A7BB5" w:rsidRDefault="007A7BB5" w:rsidP="007A7BB5">
      <w:pPr>
        <w:pStyle w:val="CommentText"/>
      </w:pPr>
      <w:r>
        <w:rPr>
          <w:rStyle w:val="CommentReference"/>
        </w:rPr>
        <w:annotationRef/>
      </w:r>
      <w:r>
        <w:t xml:space="preserve">Loaded? </w:t>
      </w:r>
    </w:p>
  </w:comment>
  <w:comment w:id="35" w:author="jonathan pritchard" w:date="2025-11-10T16:12:00Z" w:initials="jp">
    <w:p w14:paraId="71F99EB8" w14:textId="77777777" w:rsidR="00603110" w:rsidRDefault="00603110" w:rsidP="00603110">
      <w:pPr>
        <w:pStyle w:val="CommentText"/>
      </w:pPr>
      <w:r>
        <w:rPr>
          <w:rStyle w:val="CommentReference"/>
        </w:rPr>
        <w:annotationRef/>
      </w:r>
      <w:r>
        <w:t>Is there a positive mariner action that takes place. Leave it open as to whether it’s the on-demand list or visual display.</w:t>
      </w:r>
    </w:p>
  </w:comment>
  <w:comment w:id="38" w:author="jon pritchard" w:date="2025-11-10T12:57:00Z" w:initials="jp">
    <w:p w14:paraId="61D51EB7" w14:textId="77777777" w:rsidR="001C5906" w:rsidRDefault="001C5906" w:rsidP="001C5906">
      <w:r>
        <w:rPr>
          <w:rStyle w:val="CommentReference"/>
        </w:rPr>
        <w:annotationRef/>
      </w:r>
      <w:r>
        <w:rPr>
          <w:color w:val="000000"/>
          <w:sz w:val="20"/>
          <w:szCs w:val="20"/>
        </w:rPr>
        <w:t>Classification criteria resulting in filtered display.</w:t>
      </w:r>
    </w:p>
  </w:comment>
  <w:comment w:id="44" w:author="jon pritchard" w:date="2025-11-10T13:05:00Z" w:initials="jp">
    <w:p w14:paraId="2DA29BE4" w14:textId="77777777" w:rsidR="00DE7800" w:rsidRDefault="00DE7800" w:rsidP="00DE7800">
      <w:r>
        <w:rPr>
          <w:rStyle w:val="CommentReference"/>
        </w:rPr>
        <w:annotationRef/>
      </w:r>
      <w:r>
        <w:rPr>
          <w:color w:val="000000"/>
          <w:sz w:val="20"/>
          <w:szCs w:val="20"/>
        </w:rPr>
        <w:t>I think this is “display” of NWs.</w:t>
      </w:r>
    </w:p>
  </w:comment>
  <w:comment w:id="40" w:author="jon pritchard" w:date="2025-11-10T12:58:00Z" w:initials="jp">
    <w:p w14:paraId="36E83FF9" w14:textId="571A8B22" w:rsidR="001C5906" w:rsidRDefault="001C5906" w:rsidP="001C5906">
      <w:r>
        <w:rPr>
          <w:rStyle w:val="CommentReference"/>
        </w:rPr>
        <w:annotationRef/>
      </w:r>
      <w:r>
        <w:rPr>
          <w:color w:val="000000"/>
          <w:sz w:val="20"/>
          <w:szCs w:val="20"/>
        </w:rPr>
        <w:t xml:space="preserve">Not sure I understand this. It’s different to classification and listing? So it’s something new but not defined in 12.2.2. Or is 6 the same as 12.12.2 but with slightly broader criteria (own ship distance) </w:t>
      </w:r>
    </w:p>
  </w:comment>
  <w:comment w:id="41" w:author="jonathan pritchard" w:date="2025-11-10T15:47:00Z" w:initials="jp">
    <w:p w14:paraId="0E9B7ACB" w14:textId="3FF74A02" w:rsidR="00242D51" w:rsidRDefault="00242D51" w:rsidP="00242D51">
      <w:pPr>
        <w:pStyle w:val="CommentText"/>
      </w:pPr>
      <w:r>
        <w:rPr>
          <w:rStyle w:val="CommentReference"/>
        </w:rPr>
        <w:annotationRef/>
      </w:r>
      <w:r>
        <w:t>Put this in 12.12.2 - automate classification based on criteria. (and own ship)</w:t>
      </w:r>
    </w:p>
  </w:comment>
  <w:comment w:id="48" w:author="jon pritchard" w:date="2025-11-10T13:06:00Z" w:initials="jp">
    <w:p w14:paraId="561D5F9F" w14:textId="77777777" w:rsidR="00DE7800" w:rsidRDefault="00DE7800" w:rsidP="00DE7800">
      <w:r>
        <w:rPr>
          <w:rStyle w:val="CommentReference"/>
        </w:rPr>
        <w:annotationRef/>
      </w:r>
      <w:r>
        <w:rPr>
          <w:color w:val="000000"/>
          <w:sz w:val="20"/>
          <w:szCs w:val="20"/>
        </w:rPr>
        <w:t>So it can be turned off and on? Or do you just turn it on in the on-demand list of ALL NWs?</w:t>
      </w:r>
    </w:p>
  </w:comment>
  <w:comment w:id="55" w:author="jonathan pritchard" w:date="2025-11-10T16:07:00Z" w:initials="jp">
    <w:p w14:paraId="53B7E11F" w14:textId="77777777" w:rsidR="007A7BB5" w:rsidRDefault="007A7BB5" w:rsidP="007A7BB5">
      <w:pPr>
        <w:pStyle w:val="CommentText"/>
      </w:pPr>
      <w:r>
        <w:rPr>
          <w:rStyle w:val="CommentReference"/>
        </w:rPr>
        <w:annotationRef/>
      </w:r>
      <w:r>
        <w:t>Could we do “unread”?</w:t>
      </w:r>
    </w:p>
  </w:comment>
  <w:comment w:id="60" w:author="jonathan pritchard" w:date="2025-10-30T15:57:00Z" w:initials="jp">
    <w:p w14:paraId="1E1DA9D1" w14:textId="26F803BA" w:rsidR="009B6121" w:rsidRDefault="009B6121" w:rsidP="009B6121">
      <w:pPr>
        <w:pStyle w:val="CommentText"/>
      </w:pPr>
      <w:r>
        <w:rPr>
          <w:rStyle w:val="CommentReference"/>
        </w:rPr>
        <w:annotationRef/>
      </w:r>
      <w:r>
        <w:t>All of them, or just a mariner defined selection?</w:t>
      </w:r>
    </w:p>
  </w:comment>
  <w:comment w:id="61" w:author="Eivind Mong" w:date="2025-10-31T10:22:00Z" w:initials="EM">
    <w:p w14:paraId="2D15843D" w14:textId="77777777" w:rsidR="00AF2EB7" w:rsidRDefault="00AF2EB7" w:rsidP="00AF2EB7">
      <w:pPr>
        <w:pStyle w:val="CommentText"/>
      </w:pPr>
      <w:r>
        <w:rPr>
          <w:rStyle w:val="CommentReference"/>
        </w:rPr>
        <w:annotationRef/>
      </w:r>
      <w:r>
        <w:rPr>
          <w:lang w:val="nb-NO"/>
        </w:rPr>
        <w:t>The intent is to help the user with a tool that allows a structured review of the NAVWARN that are on the chart pane, in addition to the full list.</w:t>
      </w:r>
    </w:p>
  </w:comment>
  <w:comment w:id="62" w:author="jon pritchard" w:date="2025-11-10T13:00:00Z" w:initials="jp">
    <w:p w14:paraId="3DA2798D" w14:textId="77777777" w:rsidR="001C5906" w:rsidRDefault="001C5906" w:rsidP="001C5906">
      <w:r>
        <w:rPr>
          <w:rStyle w:val="CommentReference"/>
        </w:rPr>
        <w:annotationRef/>
      </w:r>
      <w:r>
        <w:rPr>
          <w:color w:val="000000"/>
          <w:sz w:val="20"/>
          <w:szCs w:val="20"/>
        </w:rPr>
        <w:t>Needs more detail (past messages?), selection presumably is pick report?</w:t>
      </w:r>
    </w:p>
  </w:comment>
  <w:comment w:id="70" w:author="jonathan pritchard" w:date="2025-11-10T15:45:00Z" w:initials="jp">
    <w:p w14:paraId="2AEA85E2" w14:textId="77777777" w:rsidR="000960EE" w:rsidRDefault="00242D51" w:rsidP="000960EE">
      <w:pPr>
        <w:pStyle w:val="CommentText"/>
      </w:pPr>
      <w:r>
        <w:rPr>
          <w:rStyle w:val="CommentReference"/>
        </w:rPr>
        <w:annotationRef/>
      </w:r>
      <w:r w:rsidR="000960EE">
        <w:t>Could we describe self-classifying NWs by proximity to route? Then NWs without spatial extent become Info by default.</w:t>
      </w:r>
    </w:p>
  </w:comment>
  <w:comment w:id="71" w:author="jonathan pritchard" w:date="2025-11-10T15:55:00Z" w:initials="jp">
    <w:p w14:paraId="4EC8928F" w14:textId="77777777" w:rsidR="000960EE" w:rsidRDefault="000960EE" w:rsidP="000960EE">
      <w:pPr>
        <w:pStyle w:val="CommentText"/>
      </w:pPr>
      <w:r>
        <w:rPr>
          <w:rStyle w:val="CommentReference"/>
        </w:rPr>
        <w:annotationRef/>
      </w:r>
      <w:r>
        <w:t>Don’t forget proximity to own ship too?</w:t>
      </w:r>
    </w:p>
  </w:comment>
  <w:comment w:id="75" w:author="jonathan pritchard" w:date="2025-11-10T15:54:00Z" w:initials="jp">
    <w:p w14:paraId="26244BF1" w14:textId="77777777" w:rsidR="000960EE" w:rsidRDefault="000960EE" w:rsidP="000960EE">
      <w:pPr>
        <w:pStyle w:val="CommentText"/>
      </w:pPr>
      <w:r>
        <w:rPr>
          <w:rStyle w:val="CommentReference"/>
        </w:rPr>
        <w:annotationRef/>
      </w:r>
      <w:r>
        <w:t>Maybe this is “on route”?</w:t>
      </w:r>
    </w:p>
  </w:comment>
  <w:comment w:id="76" w:author="jon pritchard" w:date="2025-11-10T13:00:00Z" w:initials="jp">
    <w:p w14:paraId="603ECD71" w14:textId="77777777" w:rsidR="001C5906" w:rsidRDefault="001C5906" w:rsidP="001C5906">
      <w:r>
        <w:rPr>
          <w:rStyle w:val="CommentReference"/>
        </w:rPr>
        <w:annotationRef/>
      </w:r>
      <w:r>
        <w:rPr>
          <w:color w:val="000000"/>
          <w:sz w:val="20"/>
          <w:szCs w:val="20"/>
        </w:rPr>
        <w:t>Need not, or Must not?</w:t>
      </w:r>
    </w:p>
  </w:comment>
  <w:comment w:id="77" w:author="jon pritchard" w:date="2025-11-10T13:00:00Z" w:initials="jp">
    <w:p w14:paraId="7E14B273" w14:textId="16DFE984" w:rsidR="001C5906" w:rsidRDefault="001C5906" w:rsidP="001C5906">
      <w:r>
        <w:rPr>
          <w:rStyle w:val="CommentReference"/>
        </w:rPr>
        <w:annotationRef/>
      </w:r>
      <w:r>
        <w:rPr>
          <w:color w:val="000000"/>
          <w:sz w:val="20"/>
          <w:szCs w:val="20"/>
        </w:rPr>
        <w:t>Need not, or Must not?</w:t>
      </w:r>
    </w:p>
  </w:comment>
  <w:comment w:id="72" w:author="jon pritchard" w:date="2025-11-10T13:02:00Z" w:initials="jp">
    <w:p w14:paraId="5547E3E1" w14:textId="77777777" w:rsidR="000960EE" w:rsidRDefault="001C5906" w:rsidP="000960EE">
      <w:pPr>
        <w:pStyle w:val="CommentText"/>
      </w:pPr>
      <w:r>
        <w:rPr>
          <w:rStyle w:val="CommentReference"/>
        </w:rPr>
        <w:annotationRef/>
      </w:r>
      <w:r w:rsidR="000960EE">
        <w:rPr>
          <w:color w:val="000000"/>
        </w:rPr>
        <w:t xml:space="preserve">So, this filters display of NW. What’s the difference to the user in the way Off Chart and Information NWs behave? </w:t>
      </w:r>
    </w:p>
  </w:comment>
  <w:comment w:id="73" w:author="jon pritchard" w:date="2025-11-10T13:04:00Z" w:initials="jp">
    <w:p w14:paraId="7DF3825F" w14:textId="2CF6306F" w:rsidR="00DE7800" w:rsidRDefault="00DE7800" w:rsidP="00DE7800">
      <w:r>
        <w:rPr>
          <w:rStyle w:val="CommentReference"/>
        </w:rPr>
        <w:annotationRef/>
      </w:r>
      <w:r>
        <w:rPr>
          <w:color w:val="000000"/>
          <w:sz w:val="20"/>
          <w:szCs w:val="20"/>
        </w:rPr>
        <w:t xml:space="preserve">See earlier section. </w:t>
      </w:r>
    </w:p>
  </w:comment>
  <w:comment w:id="74" w:author="jonathan pritchard" w:date="2025-11-10T15:56:00Z" w:initials="jp">
    <w:p w14:paraId="56166BE3" w14:textId="77777777" w:rsidR="000960EE" w:rsidRDefault="000960EE" w:rsidP="000960EE">
      <w:pPr>
        <w:pStyle w:val="CommentText"/>
      </w:pPr>
      <w:r>
        <w:rPr>
          <w:rStyle w:val="CommentReference"/>
        </w:rPr>
        <w:annotationRef/>
      </w:r>
      <w:r>
        <w:t xml:space="preserve">This is suppression of display, and is probably a boolean. </w:t>
      </w:r>
    </w:p>
  </w:comment>
  <w:comment w:id="88" w:author="Eivind Mong" w:date="2025-10-31T08:53:00Z" w:initials="EM">
    <w:p w14:paraId="20056B2B" w14:textId="21844F2C" w:rsidR="00945FBF" w:rsidRDefault="00945FBF" w:rsidP="00945FBF">
      <w:pPr>
        <w:pStyle w:val="CommentText"/>
      </w:pPr>
      <w:r>
        <w:rPr>
          <w:rStyle w:val="CommentReference"/>
        </w:rPr>
        <w:annotationRef/>
      </w:r>
      <w:r>
        <w:rPr>
          <w:lang w:val="nb-NO"/>
        </w:rPr>
        <w:t>Maybe this should be called a ’list of received NAVWARNs’</w:t>
      </w:r>
    </w:p>
  </w:comment>
  <w:comment w:id="89" w:author="jonathan pritchard" w:date="2025-11-10T16:14:00Z" w:initials="jp">
    <w:p w14:paraId="3AAAD2E7" w14:textId="77777777" w:rsidR="00603110" w:rsidRDefault="00603110" w:rsidP="00603110">
      <w:pPr>
        <w:pStyle w:val="CommentText"/>
      </w:pPr>
      <w:r>
        <w:rPr>
          <w:rStyle w:val="CommentReference"/>
        </w:rPr>
        <w:annotationRef/>
      </w:r>
      <w:r>
        <w:t>Use same terminology.</w:t>
      </w:r>
    </w:p>
  </w:comment>
  <w:comment w:id="85" w:author="jonathan pritchard" w:date="2025-10-30T16:06:00Z" w:initials="jp">
    <w:p w14:paraId="1B7C18A0" w14:textId="303B91B4" w:rsidR="00FB2BEB" w:rsidRPr="006F25C5" w:rsidRDefault="00FB2BEB" w:rsidP="00FB2BEB">
      <w:pPr>
        <w:pStyle w:val="CommentText"/>
        <w:rPr>
          <w:lang w:val="nb-NO"/>
        </w:rPr>
      </w:pPr>
      <w:r>
        <w:rPr>
          <w:rStyle w:val="CommentReference"/>
        </w:rPr>
        <w:annotationRef/>
      </w:r>
      <w:r>
        <w:t>Is this the same as the list in 12.12.1?</w:t>
      </w:r>
    </w:p>
  </w:comment>
  <w:comment w:id="86" w:author="Eivind Mong" w:date="2025-10-31T08:52:00Z" w:initials="EM">
    <w:p w14:paraId="6D67A1EC" w14:textId="77777777" w:rsidR="00945FBF" w:rsidRDefault="00945FBF" w:rsidP="00945FBF">
      <w:pPr>
        <w:pStyle w:val="CommentText"/>
      </w:pPr>
      <w:r>
        <w:rPr>
          <w:rStyle w:val="CommentReference"/>
        </w:rPr>
        <w:annotationRef/>
      </w:r>
      <w:r>
        <w:rPr>
          <w:lang w:val="en-CA"/>
        </w:rPr>
        <w:t>No, these are suggestions/options that an implementor can add to provide additional support for the navigator in the process of classifying NAVWARNs.</w:t>
      </w:r>
    </w:p>
  </w:comment>
  <w:comment w:id="87" w:author="jon pritchard" w:date="2025-11-10T13:01:00Z" w:initials="jp">
    <w:p w14:paraId="270E272D" w14:textId="77777777" w:rsidR="001C5906" w:rsidRDefault="001C5906" w:rsidP="001C5906">
      <w:r>
        <w:rPr>
          <w:rStyle w:val="CommentReference"/>
        </w:rPr>
        <w:annotationRef/>
      </w:r>
      <w:r>
        <w:rPr>
          <w:color w:val="000000"/>
          <w:sz w:val="20"/>
          <w:szCs w:val="20"/>
        </w:rPr>
        <w:t xml:space="preserve">Ok, if it’s optional then it’s not a requirement?. </w:t>
      </w:r>
    </w:p>
  </w:comment>
  <w:comment w:id="90" w:author="jonathan pritchard" w:date="2025-11-10T16:16:00Z" w:initials="jp">
    <w:p w14:paraId="4129D358" w14:textId="77777777" w:rsidR="00603110" w:rsidRDefault="00603110" w:rsidP="00603110">
      <w:pPr>
        <w:pStyle w:val="CommentText"/>
      </w:pPr>
      <w:r>
        <w:rPr>
          <w:rStyle w:val="CommentReference"/>
        </w:rPr>
        <w:annotationRef/>
      </w:r>
      <w:r>
        <w:t>Generally, use attribute names from FC</w:t>
      </w:r>
    </w:p>
  </w:comment>
  <w:comment w:id="91" w:author="jonathan pritchard" w:date="2025-11-10T16:17:00Z" w:initials="jp">
    <w:p w14:paraId="411B877C" w14:textId="77777777" w:rsidR="00603110" w:rsidRDefault="00603110" w:rsidP="00603110">
      <w:pPr>
        <w:pStyle w:val="CommentText"/>
      </w:pPr>
      <w:r>
        <w:rPr>
          <w:rStyle w:val="CommentReference"/>
        </w:rPr>
        <w:annotationRef/>
      </w:r>
      <w:r>
        <w:t>Publication date have the widest scope.</w:t>
      </w:r>
    </w:p>
  </w:comment>
  <w:comment w:id="92" w:author="jonathan pritchard" w:date="2025-11-10T16:23:00Z" w:initials="jp">
    <w:p w14:paraId="3A46F69C" w14:textId="77777777" w:rsidR="0050164B" w:rsidRDefault="0050164B" w:rsidP="0050164B">
      <w:pPr>
        <w:pStyle w:val="CommentText"/>
      </w:pPr>
      <w:r>
        <w:rPr>
          <w:rStyle w:val="CommentReference"/>
        </w:rPr>
        <w:annotationRef/>
      </w:r>
      <w:r>
        <w:t>IEC says 3 months, then delete from system.</w:t>
      </w:r>
    </w:p>
  </w:comment>
  <w:comment w:id="93" w:author="jonathan pritchard" w:date="2025-11-10T16:24:00Z" w:initials="jp">
    <w:p w14:paraId="2AB0393C" w14:textId="77777777" w:rsidR="0050164B" w:rsidRDefault="0050164B" w:rsidP="0050164B">
      <w:pPr>
        <w:pStyle w:val="CommentText"/>
      </w:pPr>
      <w:r>
        <w:rPr>
          <w:rStyle w:val="CommentReference"/>
        </w:rPr>
        <w:annotationRef/>
      </w:r>
      <w:r>
        <w:t>and</w:t>
      </w:r>
    </w:p>
  </w:comment>
  <w:comment w:id="117" w:author="jonathan pritchard" w:date="2025-11-10T15:58:00Z" w:initials="jp">
    <w:p w14:paraId="54D3B804" w14:textId="77777777" w:rsidR="00957E1D" w:rsidRDefault="00957E1D" w:rsidP="007A7BB5">
      <w:pPr>
        <w:pStyle w:val="CommentText"/>
      </w:pPr>
      <w:r>
        <w:rPr>
          <w:rStyle w:val="CommentReference"/>
        </w:rPr>
        <w:annotationRef/>
      </w:r>
      <w:r>
        <w:t>Propose this is added as an attribute in S-124 itself.</w:t>
      </w:r>
    </w:p>
  </w:comment>
  <w:comment w:id="133" w:author="jonathan pritchard" w:date="2025-10-30T15:57:00Z" w:initials="jp">
    <w:p w14:paraId="4C4BD7A2" w14:textId="77777777" w:rsidR="00957E1D" w:rsidRDefault="00957E1D" w:rsidP="009B6121">
      <w:pPr>
        <w:pStyle w:val="CommentText"/>
      </w:pPr>
      <w:r>
        <w:rPr>
          <w:rStyle w:val="CommentReference"/>
        </w:rPr>
        <w:annotationRef/>
      </w:r>
      <w:r>
        <w:t>This used to be at the end of the list. Is it related to the on-demand listing? Or is it a new listing?</w:t>
      </w:r>
    </w:p>
  </w:comment>
  <w:comment w:id="134" w:author="jonathan pritchard" w:date="2025-10-30T16:03:00Z" w:initials="jp">
    <w:p w14:paraId="149C467C" w14:textId="77777777" w:rsidR="00957E1D" w:rsidRDefault="00957E1D" w:rsidP="00FB2BEB">
      <w:pPr>
        <w:pStyle w:val="CommentText"/>
      </w:pPr>
      <w:r>
        <w:rPr>
          <w:rStyle w:val="CommentReference"/>
        </w:rPr>
        <w:annotationRef/>
      </w:r>
      <w:r>
        <w:t>We don’t say what the abbreviated view is or what it comprises. Maybe this is an optional thing? If not, we should say what the minimum requirement is?</w:t>
      </w:r>
    </w:p>
  </w:comment>
  <w:comment w:id="135" w:author="Eivind Mong" w:date="2025-10-31T10:18:00Z" w:initials="EM">
    <w:p w14:paraId="4A48B459" w14:textId="77777777" w:rsidR="00957E1D" w:rsidRDefault="00957E1D" w:rsidP="00AF2EB7">
      <w:pPr>
        <w:pStyle w:val="CommentText"/>
      </w:pPr>
      <w:r>
        <w:rPr>
          <w:rStyle w:val="CommentReference"/>
        </w:rPr>
        <w:annotationRef/>
      </w:r>
      <w:r>
        <w:rPr>
          <w:lang w:val="nb-NO"/>
        </w:rPr>
        <w:t>The intent is to give the user enough information that a determination of the NAVWARN’s relevance for the voyage is possible</w:t>
      </w:r>
    </w:p>
  </w:comment>
  <w:comment w:id="136" w:author="jon pritchard" w:date="2025-11-10T12:56:00Z" w:initials="jp">
    <w:p w14:paraId="623BA81A" w14:textId="77777777" w:rsidR="00957E1D" w:rsidRDefault="00957E1D" w:rsidP="001C5906">
      <w:r>
        <w:rPr>
          <w:rStyle w:val="CommentReference"/>
        </w:rPr>
        <w:annotationRef/>
      </w:r>
      <w:r>
        <w:rPr>
          <w:color w:val="000000"/>
          <w:sz w:val="20"/>
          <w:szCs w:val="20"/>
        </w:rPr>
        <w:t>That’s ok, but we should say what is in the abbreviated list or it doesn’t work as a requirement. Also, “viewing and abbreviated view” is slightly clumsy…</w:t>
      </w:r>
    </w:p>
  </w:comment>
  <w:comment w:id="137" w:author="jonathan pritchard" w:date="2025-11-10T15:21:00Z" w:initials="jp">
    <w:p w14:paraId="25ACCB42" w14:textId="77777777" w:rsidR="00957E1D" w:rsidRDefault="00957E1D" w:rsidP="00E262A9">
      <w:pPr>
        <w:pStyle w:val="CommentText"/>
      </w:pPr>
      <w:r>
        <w:rPr>
          <w:rStyle w:val="CommentReference"/>
        </w:rPr>
        <w:annotationRef/>
      </w:r>
      <w:r>
        <w:t>Don’t overly constrain but Do specify fields, first N chars of warningInformation etc...</w:t>
      </w:r>
    </w:p>
  </w:comment>
  <w:comment w:id="147" w:author="jonathan pritchard" w:date="2025-11-10T16:12:00Z" w:initials="jp">
    <w:p w14:paraId="726F36F7" w14:textId="77777777" w:rsidR="00957E1D" w:rsidRDefault="00957E1D" w:rsidP="00603110">
      <w:pPr>
        <w:pStyle w:val="CommentText"/>
      </w:pPr>
      <w:r>
        <w:rPr>
          <w:rStyle w:val="CommentReference"/>
        </w:rPr>
        <w:annotationRef/>
      </w:r>
      <w:r>
        <w:t>Is there a positive mariner action that takes place. Leave it open as to whether it’s the on-demand list or visual display.</w:t>
      </w:r>
    </w:p>
  </w:comment>
  <w:comment w:id="151" w:author="jon pritchard" w:date="2025-11-10T12:57:00Z" w:initials="jp">
    <w:p w14:paraId="2F9C890F" w14:textId="77777777" w:rsidR="00957E1D" w:rsidRDefault="00957E1D" w:rsidP="001C5906">
      <w:r>
        <w:rPr>
          <w:rStyle w:val="CommentReference"/>
        </w:rPr>
        <w:annotationRef/>
      </w:r>
      <w:r>
        <w:rPr>
          <w:color w:val="000000"/>
          <w:sz w:val="20"/>
          <w:szCs w:val="20"/>
        </w:rPr>
        <w:t>Classification criteria resulting in filtered display.</w:t>
      </w:r>
    </w:p>
  </w:comment>
  <w:comment w:id="145" w:author="jonathan pritchard" w:date="2025-12-10T11:26:00Z" w:initials="jp">
    <w:p w14:paraId="77B7FA24" w14:textId="77777777" w:rsidR="000878D7" w:rsidRDefault="000878D7" w:rsidP="000878D7">
      <w:pPr>
        <w:pStyle w:val="CommentText"/>
      </w:pPr>
      <w:r>
        <w:rPr>
          <w:rStyle w:val="CommentReference"/>
        </w:rPr>
        <w:annotationRef/>
      </w:r>
      <w:r>
        <w:t>Should this be an alert for current route? Prioritised</w:t>
      </w:r>
    </w:p>
  </w:comment>
  <w:comment w:id="166" w:author="jonathan pritchard" w:date="2025-11-10T16:07:00Z" w:initials="jp">
    <w:p w14:paraId="59BD75B2" w14:textId="2C36F436" w:rsidR="00957E1D" w:rsidRDefault="00957E1D" w:rsidP="007A7BB5">
      <w:pPr>
        <w:pStyle w:val="CommentText"/>
      </w:pPr>
      <w:r>
        <w:rPr>
          <w:rStyle w:val="CommentReference"/>
        </w:rPr>
        <w:annotationRef/>
      </w:r>
      <w:r>
        <w:t>Could we do “unread”?</w:t>
      </w:r>
    </w:p>
  </w:comment>
  <w:comment w:id="169" w:author="jonathan pritchard" w:date="2025-11-10T15:45:00Z" w:initials="jp">
    <w:p w14:paraId="24940657" w14:textId="77777777" w:rsidR="00957E1D" w:rsidRDefault="00957E1D" w:rsidP="000960EE">
      <w:pPr>
        <w:pStyle w:val="CommentText"/>
      </w:pPr>
      <w:r>
        <w:rPr>
          <w:rStyle w:val="CommentReference"/>
        </w:rPr>
        <w:annotationRef/>
      </w:r>
      <w:r>
        <w:t>Could we describe self-classifying NWs by proximity to route? Then NWs without spatial extent become Info by default.</w:t>
      </w:r>
    </w:p>
  </w:comment>
  <w:comment w:id="170" w:author="jonathan pritchard" w:date="2025-11-10T15:55:00Z" w:initials="jp">
    <w:p w14:paraId="5DC3F160" w14:textId="77777777" w:rsidR="00957E1D" w:rsidRDefault="00957E1D" w:rsidP="000960EE">
      <w:pPr>
        <w:pStyle w:val="CommentText"/>
      </w:pPr>
      <w:r>
        <w:rPr>
          <w:rStyle w:val="CommentReference"/>
        </w:rPr>
        <w:annotationRef/>
      </w:r>
      <w:r>
        <w:t>Don’t forget proximity to own ship too?</w:t>
      </w:r>
    </w:p>
  </w:comment>
  <w:comment w:id="181" w:author="jonathan pritchard" w:date="2025-11-10T15:54:00Z" w:initials="jp">
    <w:p w14:paraId="410FCB70" w14:textId="77777777" w:rsidR="00957E1D" w:rsidRDefault="00957E1D" w:rsidP="000960EE">
      <w:pPr>
        <w:pStyle w:val="CommentText"/>
      </w:pPr>
      <w:r>
        <w:rPr>
          <w:rStyle w:val="CommentReference"/>
        </w:rPr>
        <w:annotationRef/>
      </w:r>
      <w:r>
        <w:t>Maybe this is “on route”?</w:t>
      </w:r>
    </w:p>
  </w:comment>
  <w:comment w:id="184" w:author="jon pritchard" w:date="2025-11-10T13:00:00Z" w:initials="jp">
    <w:p w14:paraId="15FC602E" w14:textId="77777777" w:rsidR="00957E1D" w:rsidRDefault="00957E1D" w:rsidP="001C5906">
      <w:r>
        <w:rPr>
          <w:rStyle w:val="CommentReference"/>
        </w:rPr>
        <w:annotationRef/>
      </w:r>
      <w:r>
        <w:rPr>
          <w:color w:val="000000"/>
          <w:sz w:val="20"/>
          <w:szCs w:val="20"/>
        </w:rPr>
        <w:t>Need not, or Must not?</w:t>
      </w:r>
    </w:p>
  </w:comment>
  <w:comment w:id="185" w:author="jon pritchard" w:date="2025-11-10T13:00:00Z" w:initials="jp">
    <w:p w14:paraId="0E028C0C" w14:textId="77777777" w:rsidR="00957E1D" w:rsidRDefault="00957E1D" w:rsidP="001C5906">
      <w:r>
        <w:rPr>
          <w:rStyle w:val="CommentReference"/>
        </w:rPr>
        <w:annotationRef/>
      </w:r>
      <w:r>
        <w:rPr>
          <w:color w:val="000000"/>
          <w:sz w:val="20"/>
          <w:szCs w:val="20"/>
        </w:rPr>
        <w:t>Need not, or Must not?</w:t>
      </w:r>
    </w:p>
  </w:comment>
  <w:comment w:id="177" w:author="jon pritchard" w:date="2025-11-10T13:02:00Z" w:initials="jp">
    <w:p w14:paraId="12C358D7" w14:textId="77777777" w:rsidR="00957E1D" w:rsidRDefault="00957E1D" w:rsidP="000960EE">
      <w:pPr>
        <w:pStyle w:val="CommentText"/>
      </w:pPr>
      <w:r>
        <w:rPr>
          <w:rStyle w:val="CommentReference"/>
        </w:rPr>
        <w:annotationRef/>
      </w:r>
      <w:r>
        <w:rPr>
          <w:color w:val="000000"/>
        </w:rPr>
        <w:t xml:space="preserve">So, this filters display of NW. What’s the difference to the user in the way Off Chart and Information NWs behave? </w:t>
      </w:r>
    </w:p>
  </w:comment>
  <w:comment w:id="178" w:author="jon pritchard" w:date="2025-11-10T13:04:00Z" w:initials="jp">
    <w:p w14:paraId="6B33F796" w14:textId="77777777" w:rsidR="00957E1D" w:rsidRDefault="00957E1D" w:rsidP="00DE7800">
      <w:r>
        <w:rPr>
          <w:rStyle w:val="CommentReference"/>
        </w:rPr>
        <w:annotationRef/>
      </w:r>
      <w:r>
        <w:rPr>
          <w:color w:val="000000"/>
          <w:sz w:val="20"/>
          <w:szCs w:val="20"/>
        </w:rPr>
        <w:t xml:space="preserve">See earlier section. </w:t>
      </w:r>
    </w:p>
  </w:comment>
  <w:comment w:id="179" w:author="jonathan pritchard" w:date="2025-11-10T15:56:00Z" w:initials="jp">
    <w:p w14:paraId="43AE1A45" w14:textId="77777777" w:rsidR="00957E1D" w:rsidRDefault="00957E1D" w:rsidP="000960EE">
      <w:pPr>
        <w:pStyle w:val="CommentText"/>
      </w:pPr>
      <w:r>
        <w:rPr>
          <w:rStyle w:val="CommentReference"/>
        </w:rPr>
        <w:annotationRef/>
      </w:r>
      <w:r>
        <w:t xml:space="preserve">This is suppression of display, and is probably a boolean. </w:t>
      </w:r>
    </w:p>
  </w:comment>
  <w:comment w:id="219" w:author="Eivind Mong" w:date="2025-10-31T08:53:00Z" w:initials="EM">
    <w:p w14:paraId="0932AEBF" w14:textId="77777777" w:rsidR="00957E1D" w:rsidRDefault="00957E1D" w:rsidP="00945FBF">
      <w:pPr>
        <w:pStyle w:val="CommentText"/>
      </w:pPr>
      <w:r>
        <w:rPr>
          <w:rStyle w:val="CommentReference"/>
        </w:rPr>
        <w:annotationRef/>
      </w:r>
      <w:r>
        <w:rPr>
          <w:lang w:val="nb-NO"/>
        </w:rPr>
        <w:t>Maybe this should be called a ’list of received NAVWARNs’</w:t>
      </w:r>
    </w:p>
  </w:comment>
  <w:comment w:id="220" w:author="jonathan pritchard" w:date="2025-11-10T16:14:00Z" w:initials="jp">
    <w:p w14:paraId="78669B84" w14:textId="77777777" w:rsidR="00957E1D" w:rsidRDefault="00957E1D" w:rsidP="00603110">
      <w:pPr>
        <w:pStyle w:val="CommentText"/>
      </w:pPr>
      <w:r>
        <w:rPr>
          <w:rStyle w:val="CommentReference"/>
        </w:rPr>
        <w:annotationRef/>
      </w:r>
      <w:r>
        <w:t>Use same terminology.</w:t>
      </w:r>
    </w:p>
  </w:comment>
  <w:comment w:id="216" w:author="jonathan pritchard" w:date="2025-10-30T16:06:00Z" w:initials="jp">
    <w:p w14:paraId="136917C2" w14:textId="77777777" w:rsidR="00957E1D" w:rsidRPr="006F25C5" w:rsidRDefault="00957E1D" w:rsidP="00FB2BEB">
      <w:pPr>
        <w:pStyle w:val="CommentText"/>
        <w:rPr>
          <w:lang w:val="nb-NO"/>
        </w:rPr>
      </w:pPr>
      <w:r>
        <w:rPr>
          <w:rStyle w:val="CommentReference"/>
        </w:rPr>
        <w:annotationRef/>
      </w:r>
      <w:r>
        <w:t>Is this the same as the list in 12.12.1?</w:t>
      </w:r>
    </w:p>
  </w:comment>
  <w:comment w:id="217" w:author="Eivind Mong" w:date="2025-10-31T08:52:00Z" w:initials="EM">
    <w:p w14:paraId="41C12A3E" w14:textId="77777777" w:rsidR="00957E1D" w:rsidRDefault="00957E1D" w:rsidP="00945FBF">
      <w:pPr>
        <w:pStyle w:val="CommentText"/>
      </w:pPr>
      <w:r>
        <w:rPr>
          <w:rStyle w:val="CommentReference"/>
        </w:rPr>
        <w:annotationRef/>
      </w:r>
      <w:r>
        <w:rPr>
          <w:lang w:val="en-CA"/>
        </w:rPr>
        <w:t>No, these are suggestions/options that an implementor can add to provide additional support for the navigator in the process of classifying NAVWARNs.</w:t>
      </w:r>
    </w:p>
  </w:comment>
  <w:comment w:id="218" w:author="jon pritchard" w:date="2025-11-10T13:01:00Z" w:initials="jp">
    <w:p w14:paraId="2A7E7247" w14:textId="77777777" w:rsidR="00957E1D" w:rsidRDefault="00957E1D" w:rsidP="001C5906">
      <w:r>
        <w:rPr>
          <w:rStyle w:val="CommentReference"/>
        </w:rPr>
        <w:annotationRef/>
      </w:r>
      <w:r>
        <w:rPr>
          <w:color w:val="000000"/>
          <w:sz w:val="20"/>
          <w:szCs w:val="20"/>
        </w:rPr>
        <w:t xml:space="preserve">Ok, if it’s optional then it’s not a requirement?. </w:t>
      </w:r>
    </w:p>
  </w:comment>
  <w:comment w:id="232" w:author="jonathan pritchard" w:date="2025-11-10T16:16:00Z" w:initials="jp">
    <w:p w14:paraId="4FF2DAE5" w14:textId="77777777" w:rsidR="00957E1D" w:rsidRDefault="00957E1D" w:rsidP="00603110">
      <w:pPr>
        <w:pStyle w:val="CommentText"/>
      </w:pPr>
      <w:r>
        <w:rPr>
          <w:rStyle w:val="CommentReference"/>
        </w:rPr>
        <w:annotationRef/>
      </w:r>
      <w:r>
        <w:t>Generally, use attribute names from FC</w:t>
      </w:r>
    </w:p>
  </w:comment>
  <w:comment w:id="233" w:author="jonathan pritchard" w:date="2025-11-10T16:17:00Z" w:initials="jp">
    <w:p w14:paraId="32C45983" w14:textId="77777777" w:rsidR="00957E1D" w:rsidRDefault="00957E1D" w:rsidP="00603110">
      <w:pPr>
        <w:pStyle w:val="CommentText"/>
      </w:pPr>
      <w:r>
        <w:rPr>
          <w:rStyle w:val="CommentReference"/>
        </w:rPr>
        <w:annotationRef/>
      </w:r>
      <w:r>
        <w:t>Publication date have the widest scope.</w:t>
      </w:r>
    </w:p>
  </w:comment>
  <w:comment w:id="236" w:author="jonathan pritchard" w:date="2025-11-10T16:23:00Z" w:initials="jp">
    <w:p w14:paraId="31AAB3A8" w14:textId="77777777" w:rsidR="00957E1D" w:rsidRDefault="00957E1D" w:rsidP="0050164B">
      <w:pPr>
        <w:pStyle w:val="CommentText"/>
      </w:pPr>
      <w:r>
        <w:rPr>
          <w:rStyle w:val="CommentReference"/>
        </w:rPr>
        <w:annotationRef/>
      </w:r>
      <w:r>
        <w:t>IEC says 3 months, then delete from system.</w:t>
      </w:r>
    </w:p>
  </w:comment>
  <w:comment w:id="247" w:author="jonathan pritchard" w:date="2025-11-10T16:24:00Z" w:initials="jp">
    <w:p w14:paraId="7CBB0F4A" w14:textId="77777777" w:rsidR="00957E1D" w:rsidRDefault="00957E1D" w:rsidP="0050164B">
      <w:pPr>
        <w:pStyle w:val="CommentText"/>
      </w:pPr>
      <w:r>
        <w:rPr>
          <w:rStyle w:val="CommentReference"/>
        </w:rPr>
        <w:annotationRef/>
      </w:r>
      <w:r>
        <w:t>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E19BB" w15:done="0"/>
  <w15:commentEx w15:paraId="3D84B7CE" w15:done="0"/>
  <w15:commentEx w15:paraId="75F373D9" w15:paraIdParent="3D84B7CE" w15:done="0"/>
  <w15:commentEx w15:paraId="3B6DFC00" w15:done="0"/>
  <w15:commentEx w15:paraId="4C3EF493" w15:paraIdParent="3B6DFC00" w15:done="0"/>
  <w15:commentEx w15:paraId="48EC65DE" w15:done="0"/>
  <w15:commentEx w15:paraId="4CFD1CAC" w15:done="0"/>
  <w15:commentEx w15:paraId="6B2B4956" w15:paraIdParent="4CFD1CAC" w15:done="0"/>
  <w15:commentEx w15:paraId="6C271AD9" w15:done="0"/>
  <w15:commentEx w15:paraId="315C43E0" w15:paraIdParent="6C271AD9" w15:done="0"/>
  <w15:commentEx w15:paraId="4E74B626" w15:paraIdParent="6C271AD9" w15:done="0"/>
  <w15:commentEx w15:paraId="23251ED7" w15:paraIdParent="6C271AD9" w15:done="0"/>
  <w15:commentEx w15:paraId="0A7A7B26" w15:done="0"/>
  <w15:commentEx w15:paraId="4428EE74" w15:done="0"/>
  <w15:commentEx w15:paraId="4F561203" w15:paraIdParent="4428EE74" w15:done="0"/>
  <w15:commentEx w15:paraId="657ECB62" w15:done="0"/>
  <w15:commentEx w15:paraId="08840753" w15:paraIdParent="657ECB62" w15:done="0"/>
  <w15:commentEx w15:paraId="773B1304" w15:done="0"/>
  <w15:commentEx w15:paraId="71F99EB8" w15:done="0"/>
  <w15:commentEx w15:paraId="61D51EB7" w15:done="0"/>
  <w15:commentEx w15:paraId="2DA29BE4" w15:done="0"/>
  <w15:commentEx w15:paraId="36E83FF9" w15:done="0"/>
  <w15:commentEx w15:paraId="0E9B7ACB" w15:paraIdParent="36E83FF9" w15:done="0"/>
  <w15:commentEx w15:paraId="561D5F9F" w15:done="0"/>
  <w15:commentEx w15:paraId="53B7E11F" w15:done="0"/>
  <w15:commentEx w15:paraId="1E1DA9D1" w15:done="0"/>
  <w15:commentEx w15:paraId="2D15843D" w15:paraIdParent="1E1DA9D1" w15:done="0"/>
  <w15:commentEx w15:paraId="3DA2798D" w15:paraIdParent="1E1DA9D1" w15:done="0"/>
  <w15:commentEx w15:paraId="2AEA85E2" w15:done="0"/>
  <w15:commentEx w15:paraId="4EC8928F" w15:paraIdParent="2AEA85E2" w15:done="0"/>
  <w15:commentEx w15:paraId="26244BF1" w15:done="0"/>
  <w15:commentEx w15:paraId="603ECD71" w15:done="0"/>
  <w15:commentEx w15:paraId="7E14B273" w15:done="0"/>
  <w15:commentEx w15:paraId="5547E3E1" w15:done="0"/>
  <w15:commentEx w15:paraId="7DF3825F" w15:paraIdParent="5547E3E1" w15:done="0"/>
  <w15:commentEx w15:paraId="56166BE3" w15:paraIdParent="5547E3E1" w15:done="0"/>
  <w15:commentEx w15:paraId="20056B2B" w15:done="0"/>
  <w15:commentEx w15:paraId="3AAAD2E7" w15:paraIdParent="20056B2B" w15:done="0"/>
  <w15:commentEx w15:paraId="1B7C18A0" w15:done="0"/>
  <w15:commentEx w15:paraId="6D67A1EC" w15:paraIdParent="1B7C18A0" w15:done="0"/>
  <w15:commentEx w15:paraId="270E272D" w15:paraIdParent="1B7C18A0" w15:done="0"/>
  <w15:commentEx w15:paraId="4129D358" w15:done="0"/>
  <w15:commentEx w15:paraId="411B877C" w15:paraIdParent="4129D358" w15:done="0"/>
  <w15:commentEx w15:paraId="3A46F69C" w15:done="0"/>
  <w15:commentEx w15:paraId="2AB0393C" w15:done="0"/>
  <w15:commentEx w15:paraId="54D3B804" w15:done="0"/>
  <w15:commentEx w15:paraId="4C4BD7A2" w15:done="0"/>
  <w15:commentEx w15:paraId="149C467C" w15:paraIdParent="4C4BD7A2" w15:done="0"/>
  <w15:commentEx w15:paraId="4A48B459" w15:paraIdParent="4C4BD7A2" w15:done="0"/>
  <w15:commentEx w15:paraId="623BA81A" w15:paraIdParent="4C4BD7A2" w15:done="0"/>
  <w15:commentEx w15:paraId="25ACCB42" w15:done="0"/>
  <w15:commentEx w15:paraId="726F36F7" w15:done="0"/>
  <w15:commentEx w15:paraId="2F9C890F" w15:done="0"/>
  <w15:commentEx w15:paraId="77B7FA24" w15:done="0"/>
  <w15:commentEx w15:paraId="59BD75B2" w15:done="0"/>
  <w15:commentEx w15:paraId="24940657" w15:done="0"/>
  <w15:commentEx w15:paraId="5DC3F160" w15:paraIdParent="24940657" w15:done="0"/>
  <w15:commentEx w15:paraId="410FCB70" w15:done="0"/>
  <w15:commentEx w15:paraId="15FC602E" w15:done="0"/>
  <w15:commentEx w15:paraId="0E028C0C" w15:done="0"/>
  <w15:commentEx w15:paraId="12C358D7" w15:done="0"/>
  <w15:commentEx w15:paraId="6B33F796" w15:paraIdParent="12C358D7" w15:done="0"/>
  <w15:commentEx w15:paraId="43AE1A45" w15:paraIdParent="12C358D7" w15:done="0"/>
  <w15:commentEx w15:paraId="0932AEBF" w15:done="0"/>
  <w15:commentEx w15:paraId="78669B84" w15:paraIdParent="0932AEBF" w15:done="0"/>
  <w15:commentEx w15:paraId="136917C2" w15:done="0"/>
  <w15:commentEx w15:paraId="41C12A3E" w15:paraIdParent="136917C2" w15:done="0"/>
  <w15:commentEx w15:paraId="2A7E7247" w15:paraIdParent="136917C2" w15:done="0"/>
  <w15:commentEx w15:paraId="4FF2DAE5" w15:done="0"/>
  <w15:commentEx w15:paraId="32C45983" w15:paraIdParent="4FF2DAE5" w15:done="0"/>
  <w15:commentEx w15:paraId="31AAB3A8" w15:done="0"/>
  <w15:commentEx w15:paraId="7CBB0F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47C1ED" w16cex:dateUtc="2025-11-10T13:05:00Z"/>
  <w16cex:commentExtensible w16cex:durableId="2C2E1CDC" w16cex:dateUtc="2025-10-31T12:35:00Z"/>
  <w16cex:commentExtensible w16cex:durableId="397D6A5B" w16cex:dateUtc="2025-11-10T13:04:00Z"/>
  <w16cex:commentExtensible w16cex:durableId="13153B05" w16cex:dateUtc="2025-10-31T12:40:00Z"/>
  <w16cex:commentExtensible w16cex:durableId="19612486" w16cex:dateUtc="2025-11-10T14:57:00Z"/>
  <w16cex:commentExtensible w16cex:durableId="5DC6EE86" w16cex:dateUtc="2025-11-10T15:58:00Z"/>
  <w16cex:commentExtensible w16cex:durableId="456CA266" w16cex:dateUtc="2025-11-10T12:55:00Z"/>
  <w16cex:commentExtensible w16cex:durableId="69644238" w16cex:dateUtc="2025-11-10T15:53:00Z"/>
  <w16cex:commentExtensible w16cex:durableId="152C1043" w16cex:dateUtc="2025-10-30T15:57:00Z"/>
  <w16cex:commentExtensible w16cex:durableId="5C72EDE9" w16cex:dateUtc="2025-10-30T16:03:00Z"/>
  <w16cex:commentExtensible w16cex:durableId="0622781E" w16cex:dateUtc="2025-10-31T14:18:00Z"/>
  <w16cex:commentExtensible w16cex:durableId="35DAC9BE" w16cex:dateUtc="2025-11-10T12:56:00Z"/>
  <w16cex:commentExtensible w16cex:durableId="49769564" w16cex:dateUtc="2025-11-10T15:21:00Z"/>
  <w16cex:commentExtensible w16cex:durableId="127AA06C" w16cex:dateUtc="2025-10-30T16:04:00Z"/>
  <w16cex:commentExtensible w16cex:durableId="0DC74CA0" w16cex:dateUtc="2025-10-31T14:19:00Z"/>
  <w16cex:commentExtensible w16cex:durableId="5C03BFD6" w16cex:dateUtc="2025-11-10T15:26:00Z"/>
  <w16cex:commentExtensible w16cex:durableId="5856FF0A" w16cex:dateUtc="2025-11-10T15:29:00Z"/>
  <w16cex:commentExtensible w16cex:durableId="47AB2D47" w16cex:dateUtc="2025-11-10T16:01:00Z"/>
  <w16cex:commentExtensible w16cex:durableId="2D20835E" w16cex:dateUtc="2025-11-10T16:12:00Z"/>
  <w16cex:commentExtensible w16cex:durableId="3FE6973D" w16cex:dateUtc="2025-11-10T12:57:00Z"/>
  <w16cex:commentExtensible w16cex:durableId="39924840" w16cex:dateUtc="2025-11-10T13:05:00Z"/>
  <w16cex:commentExtensible w16cex:durableId="482C4CA6" w16cex:dateUtc="2025-11-10T12:58:00Z"/>
  <w16cex:commentExtensible w16cex:durableId="6351058F" w16cex:dateUtc="2025-11-10T15:47:00Z"/>
  <w16cex:commentExtensible w16cex:durableId="6D45F21F" w16cex:dateUtc="2025-11-10T13:06:00Z"/>
  <w16cex:commentExtensible w16cex:durableId="54A4E80F" w16cex:dateUtc="2025-11-10T16:07:00Z"/>
  <w16cex:commentExtensible w16cex:durableId="03177C2B" w16cex:dateUtc="2025-10-30T15:57:00Z"/>
  <w16cex:commentExtensible w16cex:durableId="0AE6A9DD" w16cex:dateUtc="2025-10-31T14:22:00Z"/>
  <w16cex:commentExtensible w16cex:durableId="2F3A731D" w16cex:dateUtc="2025-11-10T13:00:00Z"/>
  <w16cex:commentExtensible w16cex:durableId="0387C03F" w16cex:dateUtc="2025-11-10T15:45:00Z"/>
  <w16cex:commentExtensible w16cex:durableId="2ADE9B4D" w16cex:dateUtc="2025-11-10T15:55:00Z"/>
  <w16cex:commentExtensible w16cex:durableId="180428E7" w16cex:dateUtc="2025-11-10T15:54:00Z"/>
  <w16cex:commentExtensible w16cex:durableId="66F2A1FF" w16cex:dateUtc="2025-11-10T13:00:00Z"/>
  <w16cex:commentExtensible w16cex:durableId="7AD19887" w16cex:dateUtc="2025-11-10T13:00:00Z"/>
  <w16cex:commentExtensible w16cex:durableId="5D894720" w16cex:dateUtc="2025-11-10T13:02:00Z"/>
  <w16cex:commentExtensible w16cex:durableId="1F75CFE0" w16cex:dateUtc="2025-11-10T13:04:00Z"/>
  <w16cex:commentExtensible w16cex:durableId="52478B07" w16cex:dateUtc="2025-11-10T15:56:00Z"/>
  <w16cex:commentExtensible w16cex:durableId="0298F993" w16cex:dateUtc="2025-10-31T12:53:00Z"/>
  <w16cex:commentExtensible w16cex:durableId="1EB20B45" w16cex:dateUtc="2025-11-10T16:14:00Z"/>
  <w16cex:commentExtensible w16cex:durableId="47D9DFE7" w16cex:dateUtc="2025-10-30T16:06:00Z"/>
  <w16cex:commentExtensible w16cex:durableId="044BCB82" w16cex:dateUtc="2025-10-31T12:52:00Z"/>
  <w16cex:commentExtensible w16cex:durableId="6172E43B" w16cex:dateUtc="2025-11-10T13:01:00Z"/>
  <w16cex:commentExtensible w16cex:durableId="6C8FF2CE" w16cex:dateUtc="2025-11-10T16:16:00Z"/>
  <w16cex:commentExtensible w16cex:durableId="5987077A" w16cex:dateUtc="2025-11-10T16:17:00Z"/>
  <w16cex:commentExtensible w16cex:durableId="6850E73A" w16cex:dateUtc="2025-11-10T16:23:00Z"/>
  <w16cex:commentExtensible w16cex:durableId="0DC5E326" w16cex:dateUtc="2025-11-10T16:24:00Z"/>
  <w16cex:commentExtensible w16cex:durableId="78665D18" w16cex:dateUtc="2025-11-10T15:58:00Z"/>
  <w16cex:commentExtensible w16cex:durableId="00A5CD42" w16cex:dateUtc="2025-10-30T15:57:00Z"/>
  <w16cex:commentExtensible w16cex:durableId="3A5C1D11" w16cex:dateUtc="2025-10-30T16:03:00Z"/>
  <w16cex:commentExtensible w16cex:durableId="75FFED75" w16cex:dateUtc="2025-10-31T14:18:00Z"/>
  <w16cex:commentExtensible w16cex:durableId="465EE881" w16cex:dateUtc="2025-11-10T12:56:00Z"/>
  <w16cex:commentExtensible w16cex:durableId="4523BB4E" w16cex:dateUtc="2025-11-10T15:21:00Z"/>
  <w16cex:commentExtensible w16cex:durableId="147ACF55" w16cex:dateUtc="2025-11-10T16:12:00Z"/>
  <w16cex:commentExtensible w16cex:durableId="215AB3EA" w16cex:dateUtc="2025-11-10T12:57:00Z"/>
  <w16cex:commentExtensible w16cex:durableId="204E83EC" w16cex:dateUtc="2025-12-10T11:26:00Z"/>
  <w16cex:commentExtensible w16cex:durableId="3B33CC9F" w16cex:dateUtc="2025-11-10T16:07:00Z"/>
  <w16cex:commentExtensible w16cex:durableId="75A8E582" w16cex:dateUtc="2025-11-10T15:45:00Z"/>
  <w16cex:commentExtensible w16cex:durableId="46B1EE0F" w16cex:dateUtc="2025-11-10T15:55:00Z"/>
  <w16cex:commentExtensible w16cex:durableId="7ECF2095" w16cex:dateUtc="2025-11-10T15:54:00Z"/>
  <w16cex:commentExtensible w16cex:durableId="1A2A3CCB" w16cex:dateUtc="2025-11-10T13:00:00Z"/>
  <w16cex:commentExtensible w16cex:durableId="584A3D6F" w16cex:dateUtc="2025-11-10T13:00:00Z"/>
  <w16cex:commentExtensible w16cex:durableId="693664D3" w16cex:dateUtc="2025-11-10T13:02:00Z"/>
  <w16cex:commentExtensible w16cex:durableId="6816C511" w16cex:dateUtc="2025-11-10T13:04:00Z"/>
  <w16cex:commentExtensible w16cex:durableId="7402F0FA" w16cex:dateUtc="2025-11-10T15:56:00Z"/>
  <w16cex:commentExtensible w16cex:durableId="5DEEAD6B" w16cex:dateUtc="2025-10-31T12:53:00Z"/>
  <w16cex:commentExtensible w16cex:durableId="69EE4E46" w16cex:dateUtc="2025-11-10T16:14:00Z"/>
  <w16cex:commentExtensible w16cex:durableId="07AF8E8E" w16cex:dateUtc="2025-10-30T16:06:00Z"/>
  <w16cex:commentExtensible w16cex:durableId="4C8A72DA" w16cex:dateUtc="2025-10-31T12:52:00Z"/>
  <w16cex:commentExtensible w16cex:durableId="0CAA9802" w16cex:dateUtc="2025-11-10T13:01:00Z"/>
  <w16cex:commentExtensible w16cex:durableId="47EA8D27" w16cex:dateUtc="2025-11-10T16:16:00Z"/>
  <w16cex:commentExtensible w16cex:durableId="57EB696A" w16cex:dateUtc="2025-11-10T16:17:00Z"/>
  <w16cex:commentExtensible w16cex:durableId="48C27A97" w16cex:dateUtc="2025-11-10T16:23:00Z"/>
  <w16cex:commentExtensible w16cex:durableId="4A3786DB" w16cex:dateUtc="2025-11-10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E19BB" w16cid:durableId="3447C1ED"/>
  <w16cid:commentId w16cid:paraId="3D84B7CE" w16cid:durableId="2C2E1CDC"/>
  <w16cid:commentId w16cid:paraId="75F373D9" w16cid:durableId="397D6A5B"/>
  <w16cid:commentId w16cid:paraId="3B6DFC00" w16cid:durableId="13153B05"/>
  <w16cid:commentId w16cid:paraId="4C3EF493" w16cid:durableId="19612486"/>
  <w16cid:commentId w16cid:paraId="48EC65DE" w16cid:durableId="5DC6EE86"/>
  <w16cid:commentId w16cid:paraId="4CFD1CAC" w16cid:durableId="456CA266"/>
  <w16cid:commentId w16cid:paraId="6B2B4956" w16cid:durableId="69644238"/>
  <w16cid:commentId w16cid:paraId="6C271AD9" w16cid:durableId="152C1043"/>
  <w16cid:commentId w16cid:paraId="315C43E0" w16cid:durableId="5C72EDE9"/>
  <w16cid:commentId w16cid:paraId="4E74B626" w16cid:durableId="0622781E"/>
  <w16cid:commentId w16cid:paraId="23251ED7" w16cid:durableId="35DAC9BE"/>
  <w16cid:commentId w16cid:paraId="0A7A7B26" w16cid:durableId="49769564"/>
  <w16cid:commentId w16cid:paraId="4428EE74" w16cid:durableId="127AA06C"/>
  <w16cid:commentId w16cid:paraId="4F561203" w16cid:durableId="0DC74CA0"/>
  <w16cid:commentId w16cid:paraId="657ECB62" w16cid:durableId="5C03BFD6"/>
  <w16cid:commentId w16cid:paraId="08840753" w16cid:durableId="5856FF0A"/>
  <w16cid:commentId w16cid:paraId="773B1304" w16cid:durableId="47AB2D47"/>
  <w16cid:commentId w16cid:paraId="71F99EB8" w16cid:durableId="2D20835E"/>
  <w16cid:commentId w16cid:paraId="61D51EB7" w16cid:durableId="3FE6973D"/>
  <w16cid:commentId w16cid:paraId="2DA29BE4" w16cid:durableId="39924840"/>
  <w16cid:commentId w16cid:paraId="36E83FF9" w16cid:durableId="482C4CA6"/>
  <w16cid:commentId w16cid:paraId="0E9B7ACB" w16cid:durableId="6351058F"/>
  <w16cid:commentId w16cid:paraId="561D5F9F" w16cid:durableId="6D45F21F"/>
  <w16cid:commentId w16cid:paraId="53B7E11F" w16cid:durableId="54A4E80F"/>
  <w16cid:commentId w16cid:paraId="1E1DA9D1" w16cid:durableId="03177C2B"/>
  <w16cid:commentId w16cid:paraId="2D15843D" w16cid:durableId="0AE6A9DD"/>
  <w16cid:commentId w16cid:paraId="3DA2798D" w16cid:durableId="2F3A731D"/>
  <w16cid:commentId w16cid:paraId="2AEA85E2" w16cid:durableId="0387C03F"/>
  <w16cid:commentId w16cid:paraId="4EC8928F" w16cid:durableId="2ADE9B4D"/>
  <w16cid:commentId w16cid:paraId="26244BF1" w16cid:durableId="180428E7"/>
  <w16cid:commentId w16cid:paraId="603ECD71" w16cid:durableId="66F2A1FF"/>
  <w16cid:commentId w16cid:paraId="7E14B273" w16cid:durableId="7AD19887"/>
  <w16cid:commentId w16cid:paraId="5547E3E1" w16cid:durableId="5D894720"/>
  <w16cid:commentId w16cid:paraId="7DF3825F" w16cid:durableId="1F75CFE0"/>
  <w16cid:commentId w16cid:paraId="56166BE3" w16cid:durableId="52478B07"/>
  <w16cid:commentId w16cid:paraId="20056B2B" w16cid:durableId="0298F993"/>
  <w16cid:commentId w16cid:paraId="3AAAD2E7" w16cid:durableId="1EB20B45"/>
  <w16cid:commentId w16cid:paraId="1B7C18A0" w16cid:durableId="47D9DFE7"/>
  <w16cid:commentId w16cid:paraId="6D67A1EC" w16cid:durableId="044BCB82"/>
  <w16cid:commentId w16cid:paraId="270E272D" w16cid:durableId="6172E43B"/>
  <w16cid:commentId w16cid:paraId="4129D358" w16cid:durableId="6C8FF2CE"/>
  <w16cid:commentId w16cid:paraId="411B877C" w16cid:durableId="5987077A"/>
  <w16cid:commentId w16cid:paraId="3A46F69C" w16cid:durableId="6850E73A"/>
  <w16cid:commentId w16cid:paraId="2AB0393C" w16cid:durableId="0DC5E326"/>
  <w16cid:commentId w16cid:paraId="54D3B804" w16cid:durableId="78665D18"/>
  <w16cid:commentId w16cid:paraId="4C4BD7A2" w16cid:durableId="00A5CD42"/>
  <w16cid:commentId w16cid:paraId="149C467C" w16cid:durableId="3A5C1D11"/>
  <w16cid:commentId w16cid:paraId="4A48B459" w16cid:durableId="75FFED75"/>
  <w16cid:commentId w16cid:paraId="623BA81A" w16cid:durableId="465EE881"/>
  <w16cid:commentId w16cid:paraId="25ACCB42" w16cid:durableId="4523BB4E"/>
  <w16cid:commentId w16cid:paraId="726F36F7" w16cid:durableId="147ACF55"/>
  <w16cid:commentId w16cid:paraId="2F9C890F" w16cid:durableId="215AB3EA"/>
  <w16cid:commentId w16cid:paraId="77B7FA24" w16cid:durableId="204E83EC"/>
  <w16cid:commentId w16cid:paraId="59BD75B2" w16cid:durableId="3B33CC9F"/>
  <w16cid:commentId w16cid:paraId="24940657" w16cid:durableId="75A8E582"/>
  <w16cid:commentId w16cid:paraId="5DC3F160" w16cid:durableId="46B1EE0F"/>
  <w16cid:commentId w16cid:paraId="410FCB70" w16cid:durableId="7ECF2095"/>
  <w16cid:commentId w16cid:paraId="15FC602E" w16cid:durableId="1A2A3CCB"/>
  <w16cid:commentId w16cid:paraId="0E028C0C" w16cid:durableId="584A3D6F"/>
  <w16cid:commentId w16cid:paraId="12C358D7" w16cid:durableId="693664D3"/>
  <w16cid:commentId w16cid:paraId="6B33F796" w16cid:durableId="6816C511"/>
  <w16cid:commentId w16cid:paraId="43AE1A45" w16cid:durableId="7402F0FA"/>
  <w16cid:commentId w16cid:paraId="0932AEBF" w16cid:durableId="5DEEAD6B"/>
  <w16cid:commentId w16cid:paraId="78669B84" w16cid:durableId="69EE4E46"/>
  <w16cid:commentId w16cid:paraId="136917C2" w16cid:durableId="07AF8E8E"/>
  <w16cid:commentId w16cid:paraId="41C12A3E" w16cid:durableId="4C8A72DA"/>
  <w16cid:commentId w16cid:paraId="2A7E7247" w16cid:durableId="0CAA9802"/>
  <w16cid:commentId w16cid:paraId="4FF2DAE5" w16cid:durableId="47EA8D27"/>
  <w16cid:commentId w16cid:paraId="32C45983" w16cid:durableId="57EB696A"/>
  <w16cid:commentId w16cid:paraId="31AAB3A8" w16cid:durableId="48C27A97"/>
  <w16cid:commentId w16cid:paraId="7CBB0F4A" w16cid:durableId="4A3786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97A"/>
    <w:multiLevelType w:val="hybridMultilevel"/>
    <w:tmpl w:val="E4622F0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0759C"/>
    <w:multiLevelType w:val="hybridMultilevel"/>
    <w:tmpl w:val="2B4A2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445F97"/>
    <w:multiLevelType w:val="hybridMultilevel"/>
    <w:tmpl w:val="C70E1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890025"/>
    <w:multiLevelType w:val="hybridMultilevel"/>
    <w:tmpl w:val="285CA604"/>
    <w:lvl w:ilvl="0" w:tplc="E8F2516C">
      <w:start w:val="7"/>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703889"/>
    <w:multiLevelType w:val="hybridMultilevel"/>
    <w:tmpl w:val="4A3C728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742E91"/>
    <w:multiLevelType w:val="hybridMultilevel"/>
    <w:tmpl w:val="5EEC08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EC293E"/>
    <w:multiLevelType w:val="hybridMultilevel"/>
    <w:tmpl w:val="4A3C7284"/>
    <w:lvl w:ilvl="0" w:tplc="0F905FA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5E6CF5"/>
    <w:multiLevelType w:val="hybridMultilevel"/>
    <w:tmpl w:val="8EB4248A"/>
    <w:lvl w:ilvl="0" w:tplc="E8F2516C">
      <w:start w:val="7"/>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9118108">
    <w:abstractNumId w:val="0"/>
  </w:num>
  <w:num w:numId="2" w16cid:durableId="1341346851">
    <w:abstractNumId w:val="1"/>
  </w:num>
  <w:num w:numId="3" w16cid:durableId="1620256724">
    <w:abstractNumId w:val="5"/>
  </w:num>
  <w:num w:numId="4" w16cid:durableId="1071851185">
    <w:abstractNumId w:val="6"/>
  </w:num>
  <w:num w:numId="5" w16cid:durableId="1095128854">
    <w:abstractNumId w:val="2"/>
  </w:num>
  <w:num w:numId="6" w16cid:durableId="121701148">
    <w:abstractNumId w:val="3"/>
  </w:num>
  <w:num w:numId="7" w16cid:durableId="589243263">
    <w:abstractNumId w:val="7"/>
  </w:num>
  <w:num w:numId="8" w16cid:durableId="3341149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pritchard">
    <w15:presenceInfo w15:providerId="Windows Live" w15:userId="19e06ccb8451a59f"/>
  </w15:person>
  <w15:person w15:author="Eivind Mong">
    <w15:presenceInfo w15:providerId="Windows Live" w15:userId="a60d40bfb1868cf4"/>
  </w15:person>
  <w15:person w15:author="jonathan pritchard">
    <w15:presenceInfo w15:providerId="None" w15:userId="jonathan pritch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B8"/>
    <w:rsid w:val="000878D7"/>
    <w:rsid w:val="00091AE3"/>
    <w:rsid w:val="000960EE"/>
    <w:rsid w:val="000C696E"/>
    <w:rsid w:val="000E013F"/>
    <w:rsid w:val="000F046F"/>
    <w:rsid w:val="001C5906"/>
    <w:rsid w:val="00226F71"/>
    <w:rsid w:val="00242D51"/>
    <w:rsid w:val="0026500A"/>
    <w:rsid w:val="00274DB8"/>
    <w:rsid w:val="00322F70"/>
    <w:rsid w:val="0033661C"/>
    <w:rsid w:val="00400248"/>
    <w:rsid w:val="00412617"/>
    <w:rsid w:val="00500EC4"/>
    <w:rsid w:val="0050164B"/>
    <w:rsid w:val="00512331"/>
    <w:rsid w:val="005D23A1"/>
    <w:rsid w:val="005F2480"/>
    <w:rsid w:val="00603110"/>
    <w:rsid w:val="00643C64"/>
    <w:rsid w:val="00660AF9"/>
    <w:rsid w:val="006738A8"/>
    <w:rsid w:val="006E30F8"/>
    <w:rsid w:val="006F25C5"/>
    <w:rsid w:val="007A73DC"/>
    <w:rsid w:val="007A7BB5"/>
    <w:rsid w:val="008A2F9C"/>
    <w:rsid w:val="009255D6"/>
    <w:rsid w:val="00945FBF"/>
    <w:rsid w:val="00957E1D"/>
    <w:rsid w:val="009B6121"/>
    <w:rsid w:val="009B7B8B"/>
    <w:rsid w:val="009C3444"/>
    <w:rsid w:val="00A12A1F"/>
    <w:rsid w:val="00AE6918"/>
    <w:rsid w:val="00AF2EB7"/>
    <w:rsid w:val="00B07424"/>
    <w:rsid w:val="00C26E18"/>
    <w:rsid w:val="00C6362D"/>
    <w:rsid w:val="00D4501E"/>
    <w:rsid w:val="00D70FFB"/>
    <w:rsid w:val="00DE7800"/>
    <w:rsid w:val="00E262A9"/>
    <w:rsid w:val="00E6700E"/>
    <w:rsid w:val="00FB2BE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9EFA"/>
  <w15:chartTrackingRefBased/>
  <w15:docId w15:val="{59160CE7-00D9-4863-8A50-C27B53F2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B8"/>
    <w:rPr>
      <w:rFonts w:eastAsiaTheme="majorEastAsia" w:cstheme="majorBidi"/>
      <w:color w:val="272727" w:themeColor="text1" w:themeTint="D8"/>
    </w:rPr>
  </w:style>
  <w:style w:type="paragraph" w:styleId="Title">
    <w:name w:val="Title"/>
    <w:basedOn w:val="Normal"/>
    <w:next w:val="Normal"/>
    <w:link w:val="TitleChar"/>
    <w:uiPriority w:val="10"/>
    <w:qFormat/>
    <w:rsid w:val="0027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B8"/>
    <w:pPr>
      <w:spacing w:before="160"/>
      <w:jc w:val="center"/>
    </w:pPr>
    <w:rPr>
      <w:i/>
      <w:iCs/>
      <w:color w:val="404040" w:themeColor="text1" w:themeTint="BF"/>
    </w:rPr>
  </w:style>
  <w:style w:type="character" w:customStyle="1" w:styleId="QuoteChar">
    <w:name w:val="Quote Char"/>
    <w:basedOn w:val="DefaultParagraphFont"/>
    <w:link w:val="Quote"/>
    <w:uiPriority w:val="29"/>
    <w:rsid w:val="00274DB8"/>
    <w:rPr>
      <w:i/>
      <w:iCs/>
      <w:color w:val="404040" w:themeColor="text1" w:themeTint="BF"/>
    </w:rPr>
  </w:style>
  <w:style w:type="paragraph" w:styleId="ListParagraph">
    <w:name w:val="List Paragraph"/>
    <w:basedOn w:val="Normal"/>
    <w:uiPriority w:val="34"/>
    <w:qFormat/>
    <w:rsid w:val="00274DB8"/>
    <w:pPr>
      <w:ind w:left="720"/>
      <w:contextualSpacing/>
    </w:pPr>
  </w:style>
  <w:style w:type="character" w:styleId="IntenseEmphasis">
    <w:name w:val="Intense Emphasis"/>
    <w:basedOn w:val="DefaultParagraphFont"/>
    <w:uiPriority w:val="21"/>
    <w:qFormat/>
    <w:rsid w:val="00274DB8"/>
    <w:rPr>
      <w:i/>
      <w:iCs/>
      <w:color w:val="0F4761" w:themeColor="accent1" w:themeShade="BF"/>
    </w:rPr>
  </w:style>
  <w:style w:type="paragraph" w:styleId="IntenseQuote">
    <w:name w:val="Intense Quote"/>
    <w:basedOn w:val="Normal"/>
    <w:next w:val="Normal"/>
    <w:link w:val="IntenseQuoteChar"/>
    <w:uiPriority w:val="30"/>
    <w:qFormat/>
    <w:rsid w:val="0027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DB8"/>
    <w:rPr>
      <w:i/>
      <w:iCs/>
      <w:color w:val="0F4761" w:themeColor="accent1" w:themeShade="BF"/>
    </w:rPr>
  </w:style>
  <w:style w:type="character" w:styleId="IntenseReference">
    <w:name w:val="Intense Reference"/>
    <w:basedOn w:val="DefaultParagraphFont"/>
    <w:uiPriority w:val="32"/>
    <w:qFormat/>
    <w:rsid w:val="00274DB8"/>
    <w:rPr>
      <w:b/>
      <w:bCs/>
      <w:smallCaps/>
      <w:color w:val="0F4761" w:themeColor="accent1" w:themeShade="BF"/>
      <w:spacing w:val="5"/>
    </w:rPr>
  </w:style>
  <w:style w:type="character" w:styleId="CommentReference">
    <w:name w:val="annotation reference"/>
    <w:basedOn w:val="DefaultParagraphFont"/>
    <w:uiPriority w:val="99"/>
    <w:semiHidden/>
    <w:unhideWhenUsed/>
    <w:rsid w:val="009B6121"/>
    <w:rPr>
      <w:sz w:val="16"/>
      <w:szCs w:val="16"/>
    </w:rPr>
  </w:style>
  <w:style w:type="paragraph" w:styleId="CommentText">
    <w:name w:val="annotation text"/>
    <w:basedOn w:val="Normal"/>
    <w:link w:val="CommentTextChar"/>
    <w:uiPriority w:val="99"/>
    <w:unhideWhenUsed/>
    <w:rsid w:val="009B6121"/>
    <w:pPr>
      <w:spacing w:line="240" w:lineRule="auto"/>
    </w:pPr>
    <w:rPr>
      <w:sz w:val="20"/>
      <w:szCs w:val="20"/>
    </w:rPr>
  </w:style>
  <w:style w:type="character" w:customStyle="1" w:styleId="CommentTextChar">
    <w:name w:val="Comment Text Char"/>
    <w:basedOn w:val="DefaultParagraphFont"/>
    <w:link w:val="CommentText"/>
    <w:uiPriority w:val="99"/>
    <w:rsid w:val="009B6121"/>
    <w:rPr>
      <w:sz w:val="20"/>
      <w:szCs w:val="20"/>
    </w:rPr>
  </w:style>
  <w:style w:type="paragraph" w:styleId="CommentSubject">
    <w:name w:val="annotation subject"/>
    <w:basedOn w:val="CommentText"/>
    <w:next w:val="CommentText"/>
    <w:link w:val="CommentSubjectChar"/>
    <w:uiPriority w:val="99"/>
    <w:semiHidden/>
    <w:unhideWhenUsed/>
    <w:rsid w:val="009B6121"/>
    <w:rPr>
      <w:b/>
      <w:bCs/>
    </w:rPr>
  </w:style>
  <w:style w:type="character" w:customStyle="1" w:styleId="CommentSubjectChar">
    <w:name w:val="Comment Subject Char"/>
    <w:basedOn w:val="CommentTextChar"/>
    <w:link w:val="CommentSubject"/>
    <w:uiPriority w:val="99"/>
    <w:semiHidden/>
    <w:rsid w:val="009B6121"/>
    <w:rPr>
      <w:b/>
      <w:bCs/>
      <w:sz w:val="20"/>
      <w:szCs w:val="20"/>
    </w:rPr>
  </w:style>
  <w:style w:type="paragraph" w:styleId="Revision">
    <w:name w:val="Revision"/>
    <w:hidden/>
    <w:uiPriority w:val="99"/>
    <w:semiHidden/>
    <w:rsid w:val="009C34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pritchard</dc:creator>
  <cp:keywords/>
  <dc:description/>
  <cp:lastModifiedBy>jonathan pritchard</cp:lastModifiedBy>
  <cp:revision>9</cp:revision>
  <dcterms:created xsi:type="dcterms:W3CDTF">2025-11-21T09:04:00Z</dcterms:created>
  <dcterms:modified xsi:type="dcterms:W3CDTF">2025-12-10T11:45:00Z</dcterms:modified>
</cp:coreProperties>
</file>