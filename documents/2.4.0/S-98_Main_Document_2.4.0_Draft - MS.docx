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91DB" w14:textId="77777777" w:rsidR="0008189E" w:rsidRPr="009E580F" w:rsidRDefault="0008189E"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B63849" w:rsidRDefault="00C26A5A" w:rsidP="00C26A5A">
      <w:r w:rsidRPr="00B63849">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3"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4"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5" w:author="jonathan pritchard" w:date="2025-10-29T14:30:00Z" w16du:dateUtc="2025-10-29T14:30:00Z">
                                <w:r w:rsidR="001C1037">
                                  <w:rPr>
                                    <w:rFonts w:ascii="Arial" w:hAnsi="Arial" w:cs="HelveticaNeueLT Std Med"/>
                                    <w:b/>
                                    <w:color w:val="00004C"/>
                                    <w:sz w:val="28"/>
                                    <w:szCs w:val="28"/>
                                    <w:lang w:val="en-GB"/>
                                  </w:rPr>
                                  <w:t>4</w:t>
                                </w:r>
                              </w:ins>
                              <w:del w:id="6"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7"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8" w:author="jonathan pritchard" w:date="2025-10-27T06:37:00Z" w16du:dateUtc="2025-10-27T06:37:00Z">
                                <w:r w:rsidR="0000229C">
                                  <w:rPr>
                                    <w:rFonts w:ascii="Arial" w:hAnsi="Arial" w:cs="HelveticaNeueLT Std Med"/>
                                    <w:b/>
                                    <w:color w:val="00004C"/>
                                    <w:sz w:val="28"/>
                                    <w:szCs w:val="28"/>
                                    <w:lang w:val="en-GB"/>
                                  </w:rPr>
                                  <w:t>October</w:t>
                                </w:r>
                              </w:ins>
                              <w:ins w:id="9"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ins w:id="10" w:author="jonathan pritchard" w:date="2025-10-16T13:44:00Z" w16du:dateUtc="2025-10-16T12:44:00Z">
                          <w:r>
                            <w:rPr>
                              <w:rFonts w:ascii="Arial" w:hAnsi="Arial" w:cs="HelveticaNeueLT Std Med"/>
                              <w:b/>
                              <w:color w:val="00004C"/>
                              <w:sz w:val="56"/>
                              <w:szCs w:val="56"/>
                              <w:lang w:val="en-GB"/>
                            </w:rPr>
                            <w:t>S-98 (</w:t>
                          </w:r>
                        </w:ins>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ins w:id="11" w:author="jonathan pritchard" w:date="2025-10-16T13:44:00Z" w16du:dateUtc="2025-10-16T12:44:00Z">
                          <w:r w:rsidR="00A1260D">
                            <w:rPr>
                              <w:rFonts w:ascii="Arial" w:hAnsi="Arial" w:cs="HelveticaNeueLT Std Med"/>
                              <w:b/>
                              <w:color w:val="00004C"/>
                              <w:sz w:val="56"/>
                              <w:szCs w:val="56"/>
                              <w:lang w:val="en-GB"/>
                            </w:rPr>
                            <w:t>)</w:t>
                          </w:r>
                        </w:ins>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0BBA331"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ins w:id="12" w:author="jonathan pritchard" w:date="2025-10-29T14:30:00Z" w16du:dateUtc="2025-10-29T14:30:00Z">
                          <w:r w:rsidR="001C1037">
                            <w:rPr>
                              <w:rFonts w:ascii="Arial" w:hAnsi="Arial" w:cs="HelveticaNeueLT Std Med"/>
                              <w:b/>
                              <w:color w:val="00004C"/>
                              <w:sz w:val="28"/>
                              <w:szCs w:val="28"/>
                              <w:lang w:val="en-GB"/>
                            </w:rPr>
                            <w:t>4</w:t>
                          </w:r>
                        </w:ins>
                        <w:del w:id="13" w:author="jonathan pritchard" w:date="2025-09-09T11:49:00Z" w16du:dateUtc="2025-09-09T10:49:00Z">
                          <w:r w:rsidR="00CE3CEE" w:rsidDel="005303D9">
                            <w:rPr>
                              <w:rFonts w:ascii="Arial" w:hAnsi="Arial" w:cs="HelveticaNeueLT Std Med"/>
                              <w:b/>
                              <w:color w:val="00004C"/>
                              <w:sz w:val="28"/>
                              <w:szCs w:val="28"/>
                              <w:lang w:val="en-GB"/>
                            </w:rPr>
                            <w:delText>1</w:delText>
                          </w:r>
                        </w:del>
                        <w:r w:rsidR="008D0C93">
                          <w:rPr>
                            <w:rFonts w:ascii="Arial" w:hAnsi="Arial" w:cs="HelveticaNeueLT Std Med"/>
                            <w:b/>
                            <w:color w:val="00004C"/>
                            <w:sz w:val="28"/>
                            <w:szCs w:val="28"/>
                            <w:lang w:val="en-GB"/>
                          </w:rPr>
                          <w:t>.0</w:t>
                        </w:r>
                        <w:r>
                          <w:rPr>
                            <w:rFonts w:ascii="Arial" w:hAnsi="Arial" w:cs="HelveticaNeueLT Std Med"/>
                            <w:b/>
                            <w:color w:val="00004C"/>
                            <w:sz w:val="28"/>
                            <w:szCs w:val="28"/>
                            <w:lang w:val="en-GB"/>
                          </w:rPr>
                          <w:t xml:space="preserve"> </w:t>
                        </w:r>
                        <w:del w:id="14" w:author="jonathan pritchard" w:date="2025-08-07T07:10:00Z" w16du:dateUtc="2025-08-07T06:10:00Z">
                          <w:r w:rsidR="00CE3CEE" w:rsidDel="004B1339">
                            <w:rPr>
                              <w:rFonts w:ascii="Arial" w:hAnsi="Arial" w:cs="HelveticaNeueLT Std Med"/>
                              <w:b/>
                              <w:color w:val="00004C"/>
                              <w:sz w:val="28"/>
                              <w:szCs w:val="28"/>
                              <w:lang w:val="en-GB"/>
                            </w:rPr>
                            <w:delText>July</w:delText>
                          </w:r>
                          <w:r w:rsidR="004A6E2D" w:rsidDel="004B1339">
                            <w:rPr>
                              <w:rFonts w:ascii="Arial" w:hAnsi="Arial" w:cs="HelveticaNeueLT Std Med"/>
                              <w:b/>
                              <w:color w:val="00004C"/>
                              <w:sz w:val="28"/>
                              <w:szCs w:val="28"/>
                              <w:lang w:val="en-GB"/>
                            </w:rPr>
                            <w:delText xml:space="preserve"> </w:delText>
                          </w:r>
                        </w:del>
                        <w:ins w:id="15" w:author="jonathan pritchard" w:date="2025-10-27T06:37:00Z" w16du:dateUtc="2025-10-27T06:37:00Z">
                          <w:r w:rsidR="0000229C">
                            <w:rPr>
                              <w:rFonts w:ascii="Arial" w:hAnsi="Arial" w:cs="HelveticaNeueLT Std Med"/>
                              <w:b/>
                              <w:color w:val="00004C"/>
                              <w:sz w:val="28"/>
                              <w:szCs w:val="28"/>
                              <w:lang w:val="en-GB"/>
                            </w:rPr>
                            <w:t>October</w:t>
                          </w:r>
                        </w:ins>
                        <w:ins w:id="16" w:author="jonathan pritchard" w:date="2025-08-07T07:10:00Z" w16du:dateUtc="2025-08-07T06:10:00Z">
                          <w:r w:rsidR="004B1339">
                            <w:rPr>
                              <w:rFonts w:ascii="Arial" w:hAnsi="Arial" w:cs="HelveticaNeueLT Std Med"/>
                              <w:b/>
                              <w:color w:val="00004C"/>
                              <w:sz w:val="28"/>
                              <w:szCs w:val="28"/>
                              <w:lang w:val="en-GB"/>
                            </w:rPr>
                            <w:t xml:space="preserve"> </w:t>
                          </w:r>
                        </w:ins>
                        <w:r>
                          <w:rPr>
                            <w:rFonts w:ascii="Arial" w:hAnsi="Arial" w:cs="HelveticaNeueLT Std Med"/>
                            <w:b/>
                            <w:color w:val="00004C"/>
                            <w:sz w:val="28"/>
                            <w:szCs w:val="28"/>
                            <w:lang w:val="en-GB"/>
                          </w:rPr>
                          <w:t>2025</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63849">
        <w:tab/>
        <w:t xml:space="preserve"> </w:t>
      </w:r>
    </w:p>
    <w:p w14:paraId="030C8663" w14:textId="124DC054" w:rsidR="00C26A5A" w:rsidRPr="00B63849" w:rsidRDefault="00C26A5A" w:rsidP="00C26A5A">
      <w:pPr>
        <w:rPr>
          <w:rStyle w:val="module"/>
          <w:b/>
          <w:sz w:val="22"/>
        </w:rPr>
      </w:pPr>
      <w:r w:rsidRPr="00B63849">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B63849" w14:paraId="25AE18F4" w14:textId="77777777" w:rsidTr="00D343CC">
        <w:tc>
          <w:tcPr>
            <w:tcW w:w="9253" w:type="dxa"/>
            <w:tcBorders>
              <w:top w:val="single" w:sz="4" w:space="0" w:color="000000"/>
            </w:tcBorders>
          </w:tcPr>
          <w:p w14:paraId="128C2683" w14:textId="41CA5AD6" w:rsidR="00C26A5A" w:rsidRPr="00B63849"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B63849">
              <w:rPr>
                <w:rFonts w:ascii="Helvetica" w:hAnsi="Helvetica" w:cs="Helvetica"/>
                <w:sz w:val="22"/>
                <w:szCs w:val="22"/>
              </w:rPr>
              <w:lastRenderedPageBreak/>
              <w:t xml:space="preserve">© </w:t>
            </w:r>
            <w:r w:rsidRPr="00B63849">
              <w:rPr>
                <w:rFonts w:ascii="Helvetica" w:hAnsi="Helvetica"/>
                <w:sz w:val="22"/>
                <w:szCs w:val="22"/>
              </w:rPr>
              <w:t>Copyright International Hydrographic Organization 202</w:t>
            </w:r>
            <w:r w:rsidR="006074BB">
              <w:rPr>
                <w:rFonts w:ascii="Helvetica" w:hAnsi="Helvetica"/>
                <w:sz w:val="22"/>
                <w:szCs w:val="22"/>
              </w:rPr>
              <w:t>5</w:t>
            </w:r>
          </w:p>
        </w:tc>
      </w:tr>
      <w:tr w:rsidR="00C26A5A" w:rsidRPr="00B63849" w14:paraId="56714347" w14:textId="77777777" w:rsidTr="00D343CC">
        <w:tc>
          <w:tcPr>
            <w:tcW w:w="9253" w:type="dxa"/>
          </w:tcPr>
          <w:p w14:paraId="23001D50"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 xml:space="preserve">This work is copyright. Apart from any use permitted in accordance with the </w:t>
            </w:r>
            <w:hyperlink r:id="rId14" w:history="1">
              <w:r w:rsidRPr="00B63849">
                <w:rPr>
                  <w:color w:val="auto"/>
                  <w:sz w:val="20"/>
                  <w:szCs w:val="20"/>
                  <w:lang w:val="en-GB"/>
                </w:rPr>
                <w:t>Berne Convention for the Protection of Literary and Artistic Works</w:t>
              </w:r>
            </w:hyperlink>
            <w:r w:rsidRPr="00B63849">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B63849" w14:paraId="6BED6202" w14:textId="77777777" w:rsidTr="00D343CC">
        <w:tc>
          <w:tcPr>
            <w:tcW w:w="9253" w:type="dxa"/>
          </w:tcPr>
          <w:p w14:paraId="522EE3FE" w14:textId="77777777" w:rsidR="00C26A5A" w:rsidRPr="00B63849" w:rsidRDefault="00C26A5A" w:rsidP="00D343CC">
            <w:pPr>
              <w:pStyle w:val="Default"/>
              <w:spacing w:before="120" w:after="120"/>
              <w:ind w:left="317" w:right="390"/>
              <w:jc w:val="both"/>
              <w:rPr>
                <w:color w:val="auto"/>
                <w:sz w:val="20"/>
                <w:szCs w:val="20"/>
                <w:lang w:val="en-GB"/>
              </w:rPr>
            </w:pPr>
            <w:r w:rsidRPr="00B63849">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B63849" w14:paraId="04D82C7C" w14:textId="77777777" w:rsidTr="00D343CC">
        <w:tc>
          <w:tcPr>
            <w:tcW w:w="9253" w:type="dxa"/>
          </w:tcPr>
          <w:p w14:paraId="0CD5E5A9" w14:textId="77777777" w:rsidR="00C26A5A" w:rsidRPr="00B63849" w:rsidRDefault="00C26A5A" w:rsidP="00D343CC">
            <w:pPr>
              <w:autoSpaceDE w:val="0"/>
              <w:autoSpaceDN w:val="0"/>
              <w:adjustRightInd w:val="0"/>
              <w:spacing w:before="120" w:after="120"/>
              <w:ind w:left="317" w:right="390"/>
              <w:jc w:val="both"/>
              <w:rPr>
                <w:rFonts w:cs="Arial"/>
              </w:rPr>
            </w:pPr>
            <w:proofErr w:type="gramStart"/>
            <w:r w:rsidRPr="00B63849">
              <w:rPr>
                <w:rFonts w:cs="Arial"/>
              </w:rPr>
              <w:t>In the event that</w:t>
            </w:r>
            <w:proofErr w:type="gramEnd"/>
            <w:r w:rsidRPr="00B63849">
              <w:rPr>
                <w:rFonts w:cs="Arial"/>
              </w:rPr>
              <w:t xml:space="preserve"> this document or partial material from this document is reproduced, translated or distributed under the terms described above, the following statements are to be included:</w:t>
            </w:r>
          </w:p>
        </w:tc>
      </w:tr>
      <w:tr w:rsidR="00C26A5A" w:rsidRPr="00B63849" w14:paraId="556A2E95" w14:textId="77777777" w:rsidTr="00D343CC">
        <w:tc>
          <w:tcPr>
            <w:tcW w:w="9253" w:type="dxa"/>
          </w:tcPr>
          <w:p w14:paraId="742F4B57"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“Material from IHO publication [reference to extract: Title, Edition] is reproduced with the permission of the IHO Secretariat (Permission No …</w:t>
            </w:r>
            <w:proofErr w:type="gramStart"/>
            <w:r w:rsidRPr="00B63849">
              <w:rPr>
                <w:rFonts w:ascii="Calibri" w:hAnsi="Calibri" w:cs="Arial"/>
                <w:i/>
              </w:rPr>
              <w:t>…./</w:t>
            </w:r>
            <w:proofErr w:type="gramEnd"/>
            <w:r w:rsidRPr="00B63849">
              <w:rPr>
                <w:rFonts w:ascii="Calibri" w:hAnsi="Calibri" w:cs="Arial"/>
                <w:i/>
              </w:rPr>
              <w:t xml:space="preserve">…)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B63849" w14:paraId="7C2AE5D2" w14:textId="77777777" w:rsidTr="00D343CC">
        <w:trPr>
          <w:trHeight w:val="2312"/>
        </w:trPr>
        <w:tc>
          <w:tcPr>
            <w:tcW w:w="9253" w:type="dxa"/>
            <w:tcBorders>
              <w:bottom w:val="single" w:sz="4" w:space="0" w:color="000000"/>
            </w:tcBorders>
          </w:tcPr>
          <w:p w14:paraId="6589EC35" w14:textId="77777777" w:rsidR="00C26A5A" w:rsidRPr="00B63849" w:rsidRDefault="00C26A5A" w:rsidP="00D343CC">
            <w:pPr>
              <w:autoSpaceDE w:val="0"/>
              <w:autoSpaceDN w:val="0"/>
              <w:adjustRightInd w:val="0"/>
              <w:spacing w:before="120" w:after="120"/>
              <w:ind w:left="600" w:right="924"/>
              <w:jc w:val="both"/>
              <w:rPr>
                <w:rFonts w:ascii="Calibri" w:hAnsi="Calibri" w:cs="Arial"/>
                <w:i/>
              </w:rPr>
            </w:pPr>
            <w:r w:rsidRPr="00B6384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B63849" w:rsidRDefault="00C26A5A" w:rsidP="00D343CC">
            <w:pPr>
              <w:autoSpaceDE w:val="0"/>
              <w:autoSpaceDN w:val="0"/>
              <w:adjustRightInd w:val="0"/>
              <w:spacing w:before="120" w:after="120"/>
              <w:ind w:left="366" w:right="924"/>
              <w:jc w:val="both"/>
              <w:rPr>
                <w:rFonts w:cs="Arial"/>
              </w:rPr>
            </w:pPr>
            <w:r w:rsidRPr="00B63849">
              <w:rPr>
                <w:rFonts w:cs="Arial"/>
              </w:rPr>
              <w:t>The IHO Logo or other identifiers shall not be used in any derived product without prior written permission from the IHO Secretariat.</w:t>
            </w:r>
          </w:p>
          <w:p w14:paraId="2CB02291" w14:textId="77777777" w:rsidR="00C26A5A" w:rsidRPr="00B63849"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B63849"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Default="00C26A5A" w:rsidP="00B812CA">
      <w:pPr>
        <w:spacing w:line="240" w:lineRule="auto"/>
        <w:jc w:val="both"/>
        <w:rPr>
          <w:rFonts w:cs="Arial"/>
          <w:b/>
          <w:sz w:val="28"/>
          <w:szCs w:val="28"/>
        </w:rPr>
      </w:pPr>
    </w:p>
    <w:p w14:paraId="6ED5B2D0" w14:textId="0A7C7B30" w:rsidR="00885FE2" w:rsidRPr="00237F07" w:rsidRDefault="00885FE2" w:rsidP="00B812CA">
      <w:pPr>
        <w:spacing w:line="240" w:lineRule="auto"/>
        <w:jc w:val="both"/>
      </w:pPr>
      <w:r w:rsidRPr="00237F07">
        <w:rPr>
          <w:rFonts w:cs="Arial"/>
          <w:b/>
          <w:sz w:val="28"/>
          <w:szCs w:val="28"/>
        </w:rPr>
        <w:br w:type="page"/>
      </w:r>
    </w:p>
    <w:bookmarkStart w:id="17" w:name="_Toc144421198" w:displacedByCustomXml="next"/>
    <w:bookmarkStart w:id="18" w:name="_Toc144415652" w:displacedByCustomXml="next"/>
    <w:bookmarkStart w:id="19" w:name="_Toc194067040"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237F07"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237F07">
            <w:rPr>
              <w:b/>
              <w:sz w:val="28"/>
            </w:rPr>
            <w:t>CONTENTS</w:t>
          </w:r>
          <w:bookmarkEnd w:id="19"/>
          <w:bookmarkEnd w:id="18"/>
          <w:bookmarkEnd w:id="17"/>
        </w:p>
        <w:p w14:paraId="742B4705" w14:textId="77777777" w:rsidR="00703BA8" w:rsidRPr="00237F07" w:rsidRDefault="00703BA8" w:rsidP="00FD4BD6">
          <w:pPr>
            <w:pStyle w:val="TOC9"/>
          </w:pPr>
        </w:p>
        <w:p w14:paraId="71502E8E" w14:textId="7006CE6E" w:rsidR="00265357"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237F07">
            <w:fldChar w:fldCharType="begin"/>
          </w:r>
          <w:r w:rsidRPr="00237F07">
            <w:instrText xml:space="preserve"> TOC \o "1-3" \h \z \u </w:instrText>
          </w:r>
          <w:r w:rsidRPr="00237F07">
            <w:fldChar w:fldCharType="separate"/>
          </w:r>
          <w:hyperlink w:anchor="_Toc194067040" w:history="1">
            <w:r w:rsidR="00265357" w:rsidRPr="00EA1784">
              <w:rPr>
                <w:rStyle w:val="Hyperlink"/>
                <w:b/>
                <w:noProof/>
              </w:rPr>
              <w:t>CONTENTS</w:t>
            </w:r>
            <w:r w:rsidR="00265357">
              <w:rPr>
                <w:noProof/>
                <w:webHidden/>
              </w:rPr>
              <w:tab/>
            </w:r>
            <w:r w:rsidR="00265357">
              <w:rPr>
                <w:noProof/>
                <w:webHidden/>
              </w:rPr>
              <w:fldChar w:fldCharType="begin"/>
            </w:r>
            <w:r w:rsidR="00265357">
              <w:rPr>
                <w:noProof/>
                <w:webHidden/>
              </w:rPr>
              <w:instrText xml:space="preserve"> PAGEREF _Toc194067040 \h </w:instrText>
            </w:r>
            <w:r w:rsidR="00265357">
              <w:rPr>
                <w:noProof/>
                <w:webHidden/>
              </w:rPr>
            </w:r>
            <w:r w:rsidR="00265357">
              <w:rPr>
                <w:noProof/>
                <w:webHidden/>
              </w:rPr>
              <w:fldChar w:fldCharType="separate"/>
            </w:r>
            <w:r w:rsidR="00265357">
              <w:rPr>
                <w:noProof/>
                <w:webHidden/>
              </w:rPr>
              <w:t>iii</w:t>
            </w:r>
            <w:r w:rsidR="00265357">
              <w:rPr>
                <w:noProof/>
                <w:webHidden/>
              </w:rPr>
              <w:fldChar w:fldCharType="end"/>
            </w:r>
          </w:hyperlink>
        </w:p>
        <w:p w14:paraId="2C16F446" w14:textId="6FE14F8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1" w:history="1">
            <w:r w:rsidRPr="00EA1784">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_Toc194067041 \h </w:instrText>
            </w:r>
            <w:r>
              <w:rPr>
                <w:noProof/>
                <w:webHidden/>
              </w:rPr>
            </w:r>
            <w:r>
              <w:rPr>
                <w:noProof/>
                <w:webHidden/>
              </w:rPr>
              <w:fldChar w:fldCharType="separate"/>
            </w:r>
            <w:r>
              <w:rPr>
                <w:noProof/>
                <w:webHidden/>
              </w:rPr>
              <w:t>8</w:t>
            </w:r>
            <w:r>
              <w:rPr>
                <w:noProof/>
                <w:webHidden/>
              </w:rPr>
              <w:fldChar w:fldCharType="end"/>
            </w:r>
          </w:hyperlink>
        </w:p>
        <w:p w14:paraId="07A5F07C" w14:textId="08121EE8"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2" w:history="1">
            <w:r w:rsidRPr="00EA1784">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References</w:t>
            </w:r>
            <w:r>
              <w:rPr>
                <w:noProof/>
                <w:webHidden/>
              </w:rPr>
              <w:tab/>
            </w:r>
            <w:r>
              <w:rPr>
                <w:noProof/>
                <w:webHidden/>
              </w:rPr>
              <w:fldChar w:fldCharType="begin"/>
            </w:r>
            <w:r>
              <w:rPr>
                <w:noProof/>
                <w:webHidden/>
              </w:rPr>
              <w:instrText xml:space="preserve"> PAGEREF _Toc194067042 \h </w:instrText>
            </w:r>
            <w:r>
              <w:rPr>
                <w:noProof/>
                <w:webHidden/>
              </w:rPr>
            </w:r>
            <w:r>
              <w:rPr>
                <w:noProof/>
                <w:webHidden/>
              </w:rPr>
              <w:fldChar w:fldCharType="separate"/>
            </w:r>
            <w:r>
              <w:rPr>
                <w:noProof/>
                <w:webHidden/>
              </w:rPr>
              <w:t>9</w:t>
            </w:r>
            <w:r>
              <w:rPr>
                <w:noProof/>
                <w:webHidden/>
              </w:rPr>
              <w:fldChar w:fldCharType="end"/>
            </w:r>
          </w:hyperlink>
        </w:p>
        <w:p w14:paraId="04076A5D" w14:textId="708ED88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3" w:history="1">
            <w:r w:rsidRPr="00EA1784">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Normative references</w:t>
            </w:r>
            <w:r>
              <w:rPr>
                <w:noProof/>
                <w:webHidden/>
              </w:rPr>
              <w:tab/>
            </w:r>
            <w:r>
              <w:rPr>
                <w:noProof/>
                <w:webHidden/>
              </w:rPr>
              <w:fldChar w:fldCharType="begin"/>
            </w:r>
            <w:r>
              <w:rPr>
                <w:noProof/>
                <w:webHidden/>
              </w:rPr>
              <w:instrText xml:space="preserve"> PAGEREF _Toc194067043 \h </w:instrText>
            </w:r>
            <w:r>
              <w:rPr>
                <w:noProof/>
                <w:webHidden/>
              </w:rPr>
            </w:r>
            <w:r>
              <w:rPr>
                <w:noProof/>
                <w:webHidden/>
              </w:rPr>
              <w:fldChar w:fldCharType="separate"/>
            </w:r>
            <w:r>
              <w:rPr>
                <w:noProof/>
                <w:webHidden/>
              </w:rPr>
              <w:t>9</w:t>
            </w:r>
            <w:r>
              <w:rPr>
                <w:noProof/>
                <w:webHidden/>
              </w:rPr>
              <w:fldChar w:fldCharType="end"/>
            </w:r>
          </w:hyperlink>
        </w:p>
        <w:p w14:paraId="2B8836CC" w14:textId="0C2844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4" w:history="1">
            <w:r w:rsidRPr="00EA1784">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Informative references</w:t>
            </w:r>
            <w:r>
              <w:rPr>
                <w:noProof/>
                <w:webHidden/>
              </w:rPr>
              <w:tab/>
            </w:r>
            <w:r>
              <w:rPr>
                <w:noProof/>
                <w:webHidden/>
              </w:rPr>
              <w:fldChar w:fldCharType="begin"/>
            </w:r>
            <w:r>
              <w:rPr>
                <w:noProof/>
                <w:webHidden/>
              </w:rPr>
              <w:instrText xml:space="preserve"> PAGEREF _Toc194067044 \h </w:instrText>
            </w:r>
            <w:r>
              <w:rPr>
                <w:noProof/>
                <w:webHidden/>
              </w:rPr>
            </w:r>
            <w:r>
              <w:rPr>
                <w:noProof/>
                <w:webHidden/>
              </w:rPr>
              <w:fldChar w:fldCharType="separate"/>
            </w:r>
            <w:r>
              <w:rPr>
                <w:noProof/>
                <w:webHidden/>
              </w:rPr>
              <w:t>9</w:t>
            </w:r>
            <w:r>
              <w:rPr>
                <w:noProof/>
                <w:webHidden/>
              </w:rPr>
              <w:fldChar w:fldCharType="end"/>
            </w:r>
          </w:hyperlink>
        </w:p>
        <w:p w14:paraId="23AAEEC0" w14:textId="525CFF0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5" w:history="1">
            <w:r w:rsidRPr="00EA1784">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lang w:eastAsia="en-GB"/>
              </w:rPr>
              <w:t>Abbreviations and Notation</w:t>
            </w:r>
            <w:r>
              <w:rPr>
                <w:noProof/>
                <w:webHidden/>
              </w:rPr>
              <w:tab/>
            </w:r>
            <w:r>
              <w:rPr>
                <w:noProof/>
                <w:webHidden/>
              </w:rPr>
              <w:fldChar w:fldCharType="begin"/>
            </w:r>
            <w:r>
              <w:rPr>
                <w:noProof/>
                <w:webHidden/>
              </w:rPr>
              <w:instrText xml:space="preserve"> PAGEREF _Toc194067045 \h </w:instrText>
            </w:r>
            <w:r>
              <w:rPr>
                <w:noProof/>
                <w:webHidden/>
              </w:rPr>
            </w:r>
            <w:r>
              <w:rPr>
                <w:noProof/>
                <w:webHidden/>
              </w:rPr>
              <w:fldChar w:fldCharType="separate"/>
            </w:r>
            <w:r>
              <w:rPr>
                <w:noProof/>
                <w:webHidden/>
              </w:rPr>
              <w:t>10</w:t>
            </w:r>
            <w:r>
              <w:rPr>
                <w:noProof/>
                <w:webHidden/>
              </w:rPr>
              <w:fldChar w:fldCharType="end"/>
            </w:r>
          </w:hyperlink>
        </w:p>
        <w:p w14:paraId="6F960FE4" w14:textId="5B67D3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6" w:history="1">
            <w:r w:rsidRPr="00EA1784">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Abbreviations</w:t>
            </w:r>
            <w:r>
              <w:rPr>
                <w:noProof/>
                <w:webHidden/>
              </w:rPr>
              <w:tab/>
            </w:r>
            <w:r>
              <w:rPr>
                <w:noProof/>
                <w:webHidden/>
              </w:rPr>
              <w:fldChar w:fldCharType="begin"/>
            </w:r>
            <w:r>
              <w:rPr>
                <w:noProof/>
                <w:webHidden/>
              </w:rPr>
              <w:instrText xml:space="preserve"> PAGEREF _Toc194067046 \h </w:instrText>
            </w:r>
            <w:r>
              <w:rPr>
                <w:noProof/>
                <w:webHidden/>
              </w:rPr>
            </w:r>
            <w:r>
              <w:rPr>
                <w:noProof/>
                <w:webHidden/>
              </w:rPr>
              <w:fldChar w:fldCharType="separate"/>
            </w:r>
            <w:r>
              <w:rPr>
                <w:noProof/>
                <w:webHidden/>
              </w:rPr>
              <w:t>10</w:t>
            </w:r>
            <w:r>
              <w:rPr>
                <w:noProof/>
                <w:webHidden/>
              </w:rPr>
              <w:fldChar w:fldCharType="end"/>
            </w:r>
          </w:hyperlink>
        </w:p>
        <w:p w14:paraId="6AEC9D5B" w14:textId="3C818F2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7" w:history="1">
            <w:r w:rsidRPr="00EA1784">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Notation</w:t>
            </w:r>
            <w:r>
              <w:rPr>
                <w:noProof/>
                <w:webHidden/>
              </w:rPr>
              <w:tab/>
            </w:r>
            <w:r>
              <w:rPr>
                <w:noProof/>
                <w:webHidden/>
              </w:rPr>
              <w:fldChar w:fldCharType="begin"/>
            </w:r>
            <w:r>
              <w:rPr>
                <w:noProof/>
                <w:webHidden/>
              </w:rPr>
              <w:instrText xml:space="preserve"> PAGEREF _Toc194067047 \h </w:instrText>
            </w:r>
            <w:r>
              <w:rPr>
                <w:noProof/>
                <w:webHidden/>
              </w:rPr>
            </w:r>
            <w:r>
              <w:rPr>
                <w:noProof/>
                <w:webHidden/>
              </w:rPr>
              <w:fldChar w:fldCharType="separate"/>
            </w:r>
            <w:r>
              <w:rPr>
                <w:noProof/>
                <w:webHidden/>
              </w:rPr>
              <w:t>10</w:t>
            </w:r>
            <w:r>
              <w:rPr>
                <w:noProof/>
                <w:webHidden/>
              </w:rPr>
              <w:fldChar w:fldCharType="end"/>
            </w:r>
          </w:hyperlink>
        </w:p>
        <w:p w14:paraId="125D8BBF" w14:textId="4396448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48" w:history="1">
            <w:r w:rsidRPr="00EA1784">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_Toc194067048 \h </w:instrText>
            </w:r>
            <w:r>
              <w:rPr>
                <w:noProof/>
                <w:webHidden/>
              </w:rPr>
            </w:r>
            <w:r>
              <w:rPr>
                <w:noProof/>
                <w:webHidden/>
              </w:rPr>
              <w:fldChar w:fldCharType="separate"/>
            </w:r>
            <w:r>
              <w:rPr>
                <w:noProof/>
                <w:webHidden/>
              </w:rPr>
              <w:t>11</w:t>
            </w:r>
            <w:r>
              <w:rPr>
                <w:noProof/>
                <w:webHidden/>
              </w:rPr>
              <w:fldChar w:fldCharType="end"/>
            </w:r>
          </w:hyperlink>
        </w:p>
        <w:p w14:paraId="29C6D037" w14:textId="2E8CA5E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49" w:history="1">
            <w:r w:rsidRPr="00EA1784">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Background - System Concepts and Limitations</w:t>
            </w:r>
            <w:r>
              <w:rPr>
                <w:noProof/>
                <w:webHidden/>
              </w:rPr>
              <w:tab/>
            </w:r>
            <w:r>
              <w:rPr>
                <w:noProof/>
                <w:webHidden/>
              </w:rPr>
              <w:fldChar w:fldCharType="begin"/>
            </w:r>
            <w:r>
              <w:rPr>
                <w:noProof/>
                <w:webHidden/>
              </w:rPr>
              <w:instrText xml:space="preserve"> PAGEREF _Toc194067049 \h </w:instrText>
            </w:r>
            <w:r>
              <w:rPr>
                <w:noProof/>
                <w:webHidden/>
              </w:rPr>
            </w:r>
            <w:r>
              <w:rPr>
                <w:noProof/>
                <w:webHidden/>
              </w:rPr>
              <w:fldChar w:fldCharType="separate"/>
            </w:r>
            <w:r>
              <w:rPr>
                <w:noProof/>
                <w:webHidden/>
              </w:rPr>
              <w:t>11</w:t>
            </w:r>
            <w:r>
              <w:rPr>
                <w:noProof/>
                <w:webHidden/>
              </w:rPr>
              <w:fldChar w:fldCharType="end"/>
            </w:r>
          </w:hyperlink>
        </w:p>
        <w:p w14:paraId="4B2E9FCD" w14:textId="64C248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0" w:history="1">
            <w:r w:rsidRPr="00EA1784">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The concepts of ENC, ENDS and System Database</w:t>
            </w:r>
            <w:r>
              <w:rPr>
                <w:noProof/>
                <w:webHidden/>
              </w:rPr>
              <w:tab/>
            </w:r>
            <w:r>
              <w:rPr>
                <w:noProof/>
                <w:webHidden/>
              </w:rPr>
              <w:fldChar w:fldCharType="begin"/>
            </w:r>
            <w:r>
              <w:rPr>
                <w:noProof/>
                <w:webHidden/>
              </w:rPr>
              <w:instrText xml:space="preserve"> PAGEREF _Toc194067050 \h </w:instrText>
            </w:r>
            <w:r>
              <w:rPr>
                <w:noProof/>
                <w:webHidden/>
              </w:rPr>
            </w:r>
            <w:r>
              <w:rPr>
                <w:noProof/>
                <w:webHidden/>
              </w:rPr>
              <w:fldChar w:fldCharType="separate"/>
            </w:r>
            <w:r>
              <w:rPr>
                <w:noProof/>
                <w:webHidden/>
              </w:rPr>
              <w:t>11</w:t>
            </w:r>
            <w:r>
              <w:rPr>
                <w:noProof/>
                <w:webHidden/>
              </w:rPr>
              <w:fldChar w:fldCharType="end"/>
            </w:r>
          </w:hyperlink>
        </w:p>
        <w:p w14:paraId="56B562CC" w14:textId="641AE0B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1" w:history="1">
            <w:r w:rsidRPr="00EA1784">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concept, limitations, and challenges</w:t>
            </w:r>
            <w:r>
              <w:rPr>
                <w:noProof/>
                <w:webHidden/>
              </w:rPr>
              <w:tab/>
            </w:r>
            <w:r>
              <w:rPr>
                <w:noProof/>
                <w:webHidden/>
              </w:rPr>
              <w:fldChar w:fldCharType="begin"/>
            </w:r>
            <w:r>
              <w:rPr>
                <w:noProof/>
                <w:webHidden/>
              </w:rPr>
              <w:instrText xml:space="preserve"> PAGEREF _Toc194067051 \h </w:instrText>
            </w:r>
            <w:r>
              <w:rPr>
                <w:noProof/>
                <w:webHidden/>
              </w:rPr>
            </w:r>
            <w:r>
              <w:rPr>
                <w:noProof/>
                <w:webHidden/>
              </w:rPr>
              <w:fldChar w:fldCharType="separate"/>
            </w:r>
            <w:r>
              <w:rPr>
                <w:noProof/>
                <w:webHidden/>
              </w:rPr>
              <w:t>11</w:t>
            </w:r>
            <w:r>
              <w:rPr>
                <w:noProof/>
                <w:webHidden/>
              </w:rPr>
              <w:fldChar w:fldCharType="end"/>
            </w:r>
          </w:hyperlink>
        </w:p>
        <w:p w14:paraId="079C1876" w14:textId="529C444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2" w:history="1">
            <w:r w:rsidRPr="00EA1784">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Depth Related Functionality</w:t>
            </w:r>
            <w:r>
              <w:rPr>
                <w:noProof/>
                <w:webHidden/>
              </w:rPr>
              <w:tab/>
            </w:r>
            <w:r>
              <w:rPr>
                <w:noProof/>
                <w:webHidden/>
              </w:rPr>
              <w:fldChar w:fldCharType="begin"/>
            </w:r>
            <w:r>
              <w:rPr>
                <w:noProof/>
                <w:webHidden/>
              </w:rPr>
              <w:instrText xml:space="preserve"> PAGEREF _Toc194067052 \h </w:instrText>
            </w:r>
            <w:r>
              <w:rPr>
                <w:noProof/>
                <w:webHidden/>
              </w:rPr>
            </w:r>
            <w:r>
              <w:rPr>
                <w:noProof/>
                <w:webHidden/>
              </w:rPr>
              <w:fldChar w:fldCharType="separate"/>
            </w:r>
            <w:r>
              <w:rPr>
                <w:noProof/>
                <w:webHidden/>
              </w:rPr>
              <w:t>13</w:t>
            </w:r>
            <w:r>
              <w:rPr>
                <w:noProof/>
                <w:webHidden/>
              </w:rPr>
              <w:fldChar w:fldCharType="end"/>
            </w:r>
          </w:hyperlink>
        </w:p>
        <w:p w14:paraId="0A630D02" w14:textId="6C733D8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3" w:history="1">
            <w:r w:rsidRPr="00EA1784">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_Toc194067053 \h </w:instrText>
            </w:r>
            <w:r>
              <w:rPr>
                <w:noProof/>
                <w:webHidden/>
              </w:rPr>
            </w:r>
            <w:r>
              <w:rPr>
                <w:noProof/>
                <w:webHidden/>
              </w:rPr>
              <w:fldChar w:fldCharType="separate"/>
            </w:r>
            <w:r>
              <w:rPr>
                <w:noProof/>
                <w:webHidden/>
              </w:rPr>
              <w:t>13</w:t>
            </w:r>
            <w:r>
              <w:rPr>
                <w:noProof/>
                <w:webHidden/>
              </w:rPr>
              <w:fldChar w:fldCharType="end"/>
            </w:r>
          </w:hyperlink>
        </w:p>
        <w:p w14:paraId="14F6CAAA" w14:textId="39B88FD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4" w:history="1">
            <w:r w:rsidRPr="00EA1784">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Interface Design</w:t>
            </w:r>
            <w:r>
              <w:rPr>
                <w:noProof/>
                <w:webHidden/>
              </w:rPr>
              <w:tab/>
            </w:r>
            <w:r>
              <w:rPr>
                <w:noProof/>
                <w:webHidden/>
              </w:rPr>
              <w:fldChar w:fldCharType="begin"/>
            </w:r>
            <w:r>
              <w:rPr>
                <w:noProof/>
                <w:webHidden/>
              </w:rPr>
              <w:instrText xml:space="preserve"> PAGEREF _Toc194067054 \h </w:instrText>
            </w:r>
            <w:r>
              <w:rPr>
                <w:noProof/>
                <w:webHidden/>
              </w:rPr>
            </w:r>
            <w:r>
              <w:rPr>
                <w:noProof/>
                <w:webHidden/>
              </w:rPr>
              <w:fldChar w:fldCharType="separate"/>
            </w:r>
            <w:r>
              <w:rPr>
                <w:noProof/>
                <w:webHidden/>
              </w:rPr>
              <w:t>14</w:t>
            </w:r>
            <w:r>
              <w:rPr>
                <w:noProof/>
                <w:webHidden/>
              </w:rPr>
              <w:fldChar w:fldCharType="end"/>
            </w:r>
          </w:hyperlink>
        </w:p>
        <w:p w14:paraId="5AC9936E" w14:textId="4ED1C8F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5" w:history="1">
            <w:r w:rsidRPr="00EA1784">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General principles</w:t>
            </w:r>
            <w:r>
              <w:rPr>
                <w:noProof/>
                <w:webHidden/>
              </w:rPr>
              <w:tab/>
            </w:r>
            <w:r>
              <w:rPr>
                <w:noProof/>
                <w:webHidden/>
              </w:rPr>
              <w:fldChar w:fldCharType="begin"/>
            </w:r>
            <w:r>
              <w:rPr>
                <w:noProof/>
                <w:webHidden/>
              </w:rPr>
              <w:instrText xml:space="preserve"> PAGEREF _Toc194067055 \h </w:instrText>
            </w:r>
            <w:r>
              <w:rPr>
                <w:noProof/>
                <w:webHidden/>
              </w:rPr>
            </w:r>
            <w:r>
              <w:rPr>
                <w:noProof/>
                <w:webHidden/>
              </w:rPr>
              <w:fldChar w:fldCharType="separate"/>
            </w:r>
            <w:r>
              <w:rPr>
                <w:noProof/>
                <w:webHidden/>
              </w:rPr>
              <w:t>14</w:t>
            </w:r>
            <w:r>
              <w:rPr>
                <w:noProof/>
                <w:webHidden/>
              </w:rPr>
              <w:fldChar w:fldCharType="end"/>
            </w:r>
          </w:hyperlink>
        </w:p>
        <w:p w14:paraId="0229BB3B" w14:textId="28F9A10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56" w:history="1">
            <w:r w:rsidRPr="00EA1784">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 Layers</w:t>
            </w:r>
            <w:r>
              <w:rPr>
                <w:noProof/>
                <w:webHidden/>
              </w:rPr>
              <w:tab/>
            </w:r>
            <w:r>
              <w:rPr>
                <w:noProof/>
                <w:webHidden/>
              </w:rPr>
              <w:fldChar w:fldCharType="begin"/>
            </w:r>
            <w:r>
              <w:rPr>
                <w:noProof/>
                <w:webHidden/>
              </w:rPr>
              <w:instrText xml:space="preserve"> PAGEREF _Toc194067056 \h </w:instrText>
            </w:r>
            <w:r>
              <w:rPr>
                <w:noProof/>
                <w:webHidden/>
              </w:rPr>
            </w:r>
            <w:r>
              <w:rPr>
                <w:noProof/>
                <w:webHidden/>
              </w:rPr>
              <w:fldChar w:fldCharType="separate"/>
            </w:r>
            <w:r>
              <w:rPr>
                <w:noProof/>
                <w:webHidden/>
              </w:rPr>
              <w:t>14</w:t>
            </w:r>
            <w:r>
              <w:rPr>
                <w:noProof/>
                <w:webHidden/>
              </w:rPr>
              <w:fldChar w:fldCharType="end"/>
            </w:r>
          </w:hyperlink>
        </w:p>
        <w:p w14:paraId="160078DD" w14:textId="0B4A1F1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57" w:history="1">
            <w:r w:rsidRPr="00EA1784">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products and information layers</w:t>
            </w:r>
            <w:r>
              <w:rPr>
                <w:noProof/>
                <w:webHidden/>
              </w:rPr>
              <w:tab/>
            </w:r>
            <w:r>
              <w:rPr>
                <w:noProof/>
                <w:webHidden/>
              </w:rPr>
              <w:fldChar w:fldCharType="begin"/>
            </w:r>
            <w:r>
              <w:rPr>
                <w:noProof/>
                <w:webHidden/>
              </w:rPr>
              <w:instrText xml:space="preserve"> PAGEREF _Toc194067057 \h </w:instrText>
            </w:r>
            <w:r>
              <w:rPr>
                <w:noProof/>
                <w:webHidden/>
              </w:rPr>
            </w:r>
            <w:r>
              <w:rPr>
                <w:noProof/>
                <w:webHidden/>
              </w:rPr>
              <w:fldChar w:fldCharType="separate"/>
            </w:r>
            <w:r>
              <w:rPr>
                <w:noProof/>
                <w:webHidden/>
              </w:rPr>
              <w:t>14</w:t>
            </w:r>
            <w:r>
              <w:rPr>
                <w:noProof/>
                <w:webHidden/>
              </w:rPr>
              <w:fldChar w:fldCharType="end"/>
            </w:r>
          </w:hyperlink>
        </w:p>
        <w:p w14:paraId="2B297322" w14:textId="4EA610C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8" w:history="1">
            <w:r w:rsidRPr="00EA1784">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Basic product specifications and layers</w:t>
            </w:r>
            <w:r>
              <w:rPr>
                <w:noProof/>
                <w:webHidden/>
              </w:rPr>
              <w:tab/>
            </w:r>
            <w:r>
              <w:rPr>
                <w:noProof/>
                <w:webHidden/>
              </w:rPr>
              <w:fldChar w:fldCharType="begin"/>
            </w:r>
            <w:r>
              <w:rPr>
                <w:noProof/>
                <w:webHidden/>
              </w:rPr>
              <w:instrText xml:space="preserve"> PAGEREF _Toc194067058 \h </w:instrText>
            </w:r>
            <w:r>
              <w:rPr>
                <w:noProof/>
                <w:webHidden/>
              </w:rPr>
            </w:r>
            <w:r>
              <w:rPr>
                <w:noProof/>
                <w:webHidden/>
              </w:rPr>
              <w:fldChar w:fldCharType="separate"/>
            </w:r>
            <w:r>
              <w:rPr>
                <w:noProof/>
                <w:webHidden/>
              </w:rPr>
              <w:t>14</w:t>
            </w:r>
            <w:r>
              <w:rPr>
                <w:noProof/>
                <w:webHidden/>
              </w:rPr>
              <w:fldChar w:fldCharType="end"/>
            </w:r>
          </w:hyperlink>
        </w:p>
        <w:p w14:paraId="70329659" w14:textId="09E8D32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59" w:history="1">
            <w:r w:rsidRPr="00EA1784">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Projected Data</w:t>
            </w:r>
            <w:r>
              <w:rPr>
                <w:noProof/>
                <w:webHidden/>
              </w:rPr>
              <w:tab/>
            </w:r>
            <w:r>
              <w:rPr>
                <w:noProof/>
                <w:webHidden/>
              </w:rPr>
              <w:fldChar w:fldCharType="begin"/>
            </w:r>
            <w:r>
              <w:rPr>
                <w:noProof/>
                <w:webHidden/>
              </w:rPr>
              <w:instrText xml:space="preserve"> PAGEREF _Toc194067059 \h </w:instrText>
            </w:r>
            <w:r>
              <w:rPr>
                <w:noProof/>
                <w:webHidden/>
              </w:rPr>
            </w:r>
            <w:r>
              <w:rPr>
                <w:noProof/>
                <w:webHidden/>
              </w:rPr>
              <w:fldChar w:fldCharType="separate"/>
            </w:r>
            <w:r>
              <w:rPr>
                <w:noProof/>
                <w:webHidden/>
              </w:rPr>
              <w:t>14</w:t>
            </w:r>
            <w:r>
              <w:rPr>
                <w:noProof/>
                <w:webHidden/>
              </w:rPr>
              <w:fldChar w:fldCharType="end"/>
            </w:r>
          </w:hyperlink>
        </w:p>
        <w:p w14:paraId="5FBEBA9C" w14:textId="1D2FF0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0" w:history="1">
            <w:r w:rsidRPr="00EA1784">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Other data products</w:t>
            </w:r>
            <w:r>
              <w:rPr>
                <w:noProof/>
                <w:webHidden/>
              </w:rPr>
              <w:tab/>
            </w:r>
            <w:r>
              <w:rPr>
                <w:noProof/>
                <w:webHidden/>
              </w:rPr>
              <w:fldChar w:fldCharType="begin"/>
            </w:r>
            <w:r>
              <w:rPr>
                <w:noProof/>
                <w:webHidden/>
              </w:rPr>
              <w:instrText xml:space="preserve"> PAGEREF _Toc194067060 \h </w:instrText>
            </w:r>
            <w:r>
              <w:rPr>
                <w:noProof/>
                <w:webHidden/>
              </w:rPr>
            </w:r>
            <w:r>
              <w:rPr>
                <w:noProof/>
                <w:webHidden/>
              </w:rPr>
              <w:fldChar w:fldCharType="separate"/>
            </w:r>
            <w:r>
              <w:rPr>
                <w:noProof/>
                <w:webHidden/>
              </w:rPr>
              <w:t>14</w:t>
            </w:r>
            <w:r>
              <w:rPr>
                <w:noProof/>
                <w:webHidden/>
              </w:rPr>
              <w:fldChar w:fldCharType="end"/>
            </w:r>
          </w:hyperlink>
        </w:p>
        <w:p w14:paraId="3309CA44" w14:textId="6EB0BB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1" w:history="1">
            <w:r w:rsidRPr="00EA1784">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Mitigation of data overload</w:t>
            </w:r>
            <w:r>
              <w:rPr>
                <w:noProof/>
                <w:webHidden/>
              </w:rPr>
              <w:tab/>
            </w:r>
            <w:r>
              <w:rPr>
                <w:noProof/>
                <w:webHidden/>
              </w:rPr>
              <w:fldChar w:fldCharType="begin"/>
            </w:r>
            <w:r>
              <w:rPr>
                <w:noProof/>
                <w:webHidden/>
              </w:rPr>
              <w:instrText xml:space="preserve"> PAGEREF _Toc194067061 \h </w:instrText>
            </w:r>
            <w:r>
              <w:rPr>
                <w:noProof/>
                <w:webHidden/>
              </w:rPr>
            </w:r>
            <w:r>
              <w:rPr>
                <w:noProof/>
                <w:webHidden/>
              </w:rPr>
              <w:fldChar w:fldCharType="separate"/>
            </w:r>
            <w:r>
              <w:rPr>
                <w:noProof/>
                <w:webHidden/>
              </w:rPr>
              <w:t>15</w:t>
            </w:r>
            <w:r>
              <w:rPr>
                <w:noProof/>
                <w:webHidden/>
              </w:rPr>
              <w:fldChar w:fldCharType="end"/>
            </w:r>
          </w:hyperlink>
        </w:p>
        <w:p w14:paraId="19A15325" w14:textId="4BFFE52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62" w:history="1">
            <w:r w:rsidRPr="00EA1784">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Portrayal Process, Catalogue Elements, and Alerting</w:t>
            </w:r>
            <w:r>
              <w:rPr>
                <w:noProof/>
                <w:webHidden/>
              </w:rPr>
              <w:tab/>
            </w:r>
            <w:r>
              <w:rPr>
                <w:noProof/>
                <w:webHidden/>
              </w:rPr>
              <w:fldChar w:fldCharType="begin"/>
            </w:r>
            <w:r>
              <w:rPr>
                <w:noProof/>
                <w:webHidden/>
              </w:rPr>
              <w:instrText xml:space="preserve"> PAGEREF _Toc194067062 \h </w:instrText>
            </w:r>
            <w:r>
              <w:rPr>
                <w:noProof/>
                <w:webHidden/>
              </w:rPr>
            </w:r>
            <w:r>
              <w:rPr>
                <w:noProof/>
                <w:webHidden/>
              </w:rPr>
              <w:fldChar w:fldCharType="separate"/>
            </w:r>
            <w:r>
              <w:rPr>
                <w:noProof/>
                <w:webHidden/>
              </w:rPr>
              <w:t>15</w:t>
            </w:r>
            <w:r>
              <w:rPr>
                <w:noProof/>
                <w:webHidden/>
              </w:rPr>
              <w:fldChar w:fldCharType="end"/>
            </w:r>
          </w:hyperlink>
        </w:p>
        <w:p w14:paraId="5CFF6E02" w14:textId="4DA15B9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3" w:history="1">
            <w:r w:rsidRPr="00EA1784">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Overview of the portrayal process</w:t>
            </w:r>
            <w:r>
              <w:rPr>
                <w:noProof/>
                <w:webHidden/>
              </w:rPr>
              <w:tab/>
            </w:r>
            <w:r>
              <w:rPr>
                <w:noProof/>
                <w:webHidden/>
              </w:rPr>
              <w:fldChar w:fldCharType="begin"/>
            </w:r>
            <w:r>
              <w:rPr>
                <w:noProof/>
                <w:webHidden/>
              </w:rPr>
              <w:instrText xml:space="preserve"> PAGEREF _Toc194067063 \h </w:instrText>
            </w:r>
            <w:r>
              <w:rPr>
                <w:noProof/>
                <w:webHidden/>
              </w:rPr>
            </w:r>
            <w:r>
              <w:rPr>
                <w:noProof/>
                <w:webHidden/>
              </w:rPr>
              <w:fldChar w:fldCharType="separate"/>
            </w:r>
            <w:r>
              <w:rPr>
                <w:noProof/>
                <w:webHidden/>
              </w:rPr>
              <w:t>15</w:t>
            </w:r>
            <w:r>
              <w:rPr>
                <w:noProof/>
                <w:webHidden/>
              </w:rPr>
              <w:fldChar w:fldCharType="end"/>
            </w:r>
          </w:hyperlink>
        </w:p>
        <w:p w14:paraId="4E2C2C13" w14:textId="6280D47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64" w:history="1">
            <w:r w:rsidRPr="00EA1784">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of S-100 Portrayal</w:t>
            </w:r>
            <w:r>
              <w:rPr>
                <w:noProof/>
                <w:webHidden/>
              </w:rPr>
              <w:tab/>
            </w:r>
            <w:r>
              <w:rPr>
                <w:noProof/>
                <w:webHidden/>
              </w:rPr>
              <w:fldChar w:fldCharType="begin"/>
            </w:r>
            <w:r>
              <w:rPr>
                <w:noProof/>
                <w:webHidden/>
              </w:rPr>
              <w:instrText xml:space="preserve"> PAGEREF _Toc194067064 \h </w:instrText>
            </w:r>
            <w:r>
              <w:rPr>
                <w:noProof/>
                <w:webHidden/>
              </w:rPr>
            </w:r>
            <w:r>
              <w:rPr>
                <w:noProof/>
                <w:webHidden/>
              </w:rPr>
              <w:fldChar w:fldCharType="separate"/>
            </w:r>
            <w:r>
              <w:rPr>
                <w:noProof/>
                <w:webHidden/>
              </w:rPr>
              <w:t>15</w:t>
            </w:r>
            <w:r>
              <w:rPr>
                <w:noProof/>
                <w:webHidden/>
              </w:rPr>
              <w:fldChar w:fldCharType="end"/>
            </w:r>
          </w:hyperlink>
        </w:p>
        <w:p w14:paraId="0FA3BD95" w14:textId="24968C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5" w:history="1">
            <w:r w:rsidRPr="00EA1784">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Pixmaps</w:t>
            </w:r>
            <w:r>
              <w:rPr>
                <w:noProof/>
                <w:webHidden/>
              </w:rPr>
              <w:tab/>
            </w:r>
            <w:r>
              <w:rPr>
                <w:noProof/>
                <w:webHidden/>
              </w:rPr>
              <w:fldChar w:fldCharType="begin"/>
            </w:r>
            <w:r>
              <w:rPr>
                <w:noProof/>
                <w:webHidden/>
              </w:rPr>
              <w:instrText xml:space="preserve"> PAGEREF _Toc194067065 \h </w:instrText>
            </w:r>
            <w:r>
              <w:rPr>
                <w:noProof/>
                <w:webHidden/>
              </w:rPr>
            </w:r>
            <w:r>
              <w:rPr>
                <w:noProof/>
                <w:webHidden/>
              </w:rPr>
              <w:fldChar w:fldCharType="separate"/>
            </w:r>
            <w:r>
              <w:rPr>
                <w:noProof/>
                <w:webHidden/>
              </w:rPr>
              <w:t>15</w:t>
            </w:r>
            <w:r>
              <w:rPr>
                <w:noProof/>
                <w:webHidden/>
              </w:rPr>
              <w:fldChar w:fldCharType="end"/>
            </w:r>
          </w:hyperlink>
        </w:p>
        <w:p w14:paraId="17ACA717" w14:textId="442B6CA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6" w:history="1">
            <w:r w:rsidRPr="00EA1784">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coding scheme</w:t>
            </w:r>
            <w:r>
              <w:rPr>
                <w:noProof/>
                <w:webHidden/>
              </w:rPr>
              <w:tab/>
            </w:r>
            <w:r>
              <w:rPr>
                <w:noProof/>
                <w:webHidden/>
              </w:rPr>
              <w:fldChar w:fldCharType="begin"/>
            </w:r>
            <w:r>
              <w:rPr>
                <w:noProof/>
                <w:webHidden/>
              </w:rPr>
              <w:instrText xml:space="preserve"> PAGEREF _Toc194067066 \h </w:instrText>
            </w:r>
            <w:r>
              <w:rPr>
                <w:noProof/>
                <w:webHidden/>
              </w:rPr>
            </w:r>
            <w:r>
              <w:rPr>
                <w:noProof/>
                <w:webHidden/>
              </w:rPr>
              <w:fldChar w:fldCharType="separate"/>
            </w:r>
            <w:r>
              <w:rPr>
                <w:noProof/>
                <w:webHidden/>
              </w:rPr>
              <w:t>15</w:t>
            </w:r>
            <w:r>
              <w:rPr>
                <w:noProof/>
                <w:webHidden/>
              </w:rPr>
              <w:fldChar w:fldCharType="end"/>
            </w:r>
          </w:hyperlink>
        </w:p>
        <w:p w14:paraId="5592EC67" w14:textId="3B5964C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7" w:history="1">
            <w:r w:rsidRPr="00EA1784">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Symbols</w:t>
            </w:r>
            <w:r>
              <w:rPr>
                <w:noProof/>
                <w:webHidden/>
              </w:rPr>
              <w:tab/>
            </w:r>
            <w:r>
              <w:rPr>
                <w:noProof/>
                <w:webHidden/>
              </w:rPr>
              <w:fldChar w:fldCharType="begin"/>
            </w:r>
            <w:r>
              <w:rPr>
                <w:noProof/>
                <w:webHidden/>
              </w:rPr>
              <w:instrText xml:space="preserve"> PAGEREF _Toc194067067 \h </w:instrText>
            </w:r>
            <w:r>
              <w:rPr>
                <w:noProof/>
                <w:webHidden/>
              </w:rPr>
            </w:r>
            <w:r>
              <w:rPr>
                <w:noProof/>
                <w:webHidden/>
              </w:rPr>
              <w:fldChar w:fldCharType="separate"/>
            </w:r>
            <w:r>
              <w:rPr>
                <w:noProof/>
                <w:webHidden/>
              </w:rPr>
              <w:t>16</w:t>
            </w:r>
            <w:r>
              <w:rPr>
                <w:noProof/>
                <w:webHidden/>
              </w:rPr>
              <w:fldChar w:fldCharType="end"/>
            </w:r>
          </w:hyperlink>
        </w:p>
        <w:p w14:paraId="00841D77" w14:textId="1407C78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68" w:history="1">
            <w:r w:rsidRPr="00EA1784">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Area fills</w:t>
            </w:r>
            <w:r>
              <w:rPr>
                <w:noProof/>
                <w:webHidden/>
              </w:rPr>
              <w:tab/>
            </w:r>
            <w:r>
              <w:rPr>
                <w:noProof/>
                <w:webHidden/>
              </w:rPr>
              <w:fldChar w:fldCharType="begin"/>
            </w:r>
            <w:r>
              <w:rPr>
                <w:noProof/>
                <w:webHidden/>
              </w:rPr>
              <w:instrText xml:space="preserve"> PAGEREF _Toc194067068 \h </w:instrText>
            </w:r>
            <w:r>
              <w:rPr>
                <w:noProof/>
                <w:webHidden/>
              </w:rPr>
            </w:r>
            <w:r>
              <w:rPr>
                <w:noProof/>
                <w:webHidden/>
              </w:rPr>
              <w:fldChar w:fldCharType="separate"/>
            </w:r>
            <w:r>
              <w:rPr>
                <w:noProof/>
                <w:webHidden/>
              </w:rPr>
              <w:t>16</w:t>
            </w:r>
            <w:r>
              <w:rPr>
                <w:noProof/>
                <w:webHidden/>
              </w:rPr>
              <w:fldChar w:fldCharType="end"/>
            </w:r>
          </w:hyperlink>
        </w:p>
        <w:p w14:paraId="676AFCE0" w14:textId="047987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0" w:history="1">
            <w:r w:rsidRPr="00EA1784">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Line styles</w:t>
            </w:r>
            <w:r>
              <w:rPr>
                <w:noProof/>
                <w:webHidden/>
              </w:rPr>
              <w:tab/>
            </w:r>
            <w:r>
              <w:rPr>
                <w:noProof/>
                <w:webHidden/>
              </w:rPr>
              <w:fldChar w:fldCharType="begin"/>
            </w:r>
            <w:r>
              <w:rPr>
                <w:noProof/>
                <w:webHidden/>
              </w:rPr>
              <w:instrText xml:space="preserve"> PAGEREF _Toc194067070 \h </w:instrText>
            </w:r>
            <w:r>
              <w:rPr>
                <w:noProof/>
                <w:webHidden/>
              </w:rPr>
            </w:r>
            <w:r>
              <w:rPr>
                <w:noProof/>
                <w:webHidden/>
              </w:rPr>
              <w:fldChar w:fldCharType="separate"/>
            </w:r>
            <w:r>
              <w:rPr>
                <w:noProof/>
                <w:webHidden/>
              </w:rPr>
              <w:t>16</w:t>
            </w:r>
            <w:r>
              <w:rPr>
                <w:noProof/>
                <w:webHidden/>
              </w:rPr>
              <w:fldChar w:fldCharType="end"/>
            </w:r>
          </w:hyperlink>
        </w:p>
        <w:p w14:paraId="0E740262" w14:textId="027EFF6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1" w:history="1">
            <w:r w:rsidRPr="00EA1784">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Shared Edges.</w:t>
            </w:r>
            <w:r>
              <w:rPr>
                <w:noProof/>
                <w:webHidden/>
              </w:rPr>
              <w:tab/>
            </w:r>
            <w:r>
              <w:rPr>
                <w:noProof/>
                <w:webHidden/>
              </w:rPr>
              <w:fldChar w:fldCharType="begin"/>
            </w:r>
            <w:r>
              <w:rPr>
                <w:noProof/>
                <w:webHidden/>
              </w:rPr>
              <w:instrText xml:space="preserve"> PAGEREF _Toc194067071 \h </w:instrText>
            </w:r>
            <w:r>
              <w:rPr>
                <w:noProof/>
                <w:webHidden/>
              </w:rPr>
            </w:r>
            <w:r>
              <w:rPr>
                <w:noProof/>
                <w:webHidden/>
              </w:rPr>
              <w:fldChar w:fldCharType="separate"/>
            </w:r>
            <w:r>
              <w:rPr>
                <w:noProof/>
                <w:webHidden/>
              </w:rPr>
              <w:t>16</w:t>
            </w:r>
            <w:r>
              <w:rPr>
                <w:noProof/>
                <w:webHidden/>
              </w:rPr>
              <w:fldChar w:fldCharType="end"/>
            </w:r>
          </w:hyperlink>
        </w:p>
        <w:p w14:paraId="138C22DA" w14:textId="35A434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2" w:history="1">
            <w:r w:rsidRPr="00EA1784">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Text</w:t>
            </w:r>
            <w:r>
              <w:rPr>
                <w:noProof/>
                <w:webHidden/>
              </w:rPr>
              <w:tab/>
            </w:r>
            <w:r>
              <w:rPr>
                <w:noProof/>
                <w:webHidden/>
              </w:rPr>
              <w:fldChar w:fldCharType="begin"/>
            </w:r>
            <w:r>
              <w:rPr>
                <w:noProof/>
                <w:webHidden/>
              </w:rPr>
              <w:instrText xml:space="preserve"> PAGEREF _Toc194067072 \h </w:instrText>
            </w:r>
            <w:r>
              <w:rPr>
                <w:noProof/>
                <w:webHidden/>
              </w:rPr>
            </w:r>
            <w:r>
              <w:rPr>
                <w:noProof/>
                <w:webHidden/>
              </w:rPr>
              <w:fldChar w:fldCharType="separate"/>
            </w:r>
            <w:r>
              <w:rPr>
                <w:noProof/>
                <w:webHidden/>
              </w:rPr>
              <w:t>17</w:t>
            </w:r>
            <w:r>
              <w:rPr>
                <w:noProof/>
                <w:webHidden/>
              </w:rPr>
              <w:fldChar w:fldCharType="end"/>
            </w:r>
          </w:hyperlink>
        </w:p>
        <w:p w14:paraId="0221AFFC" w14:textId="6E45532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3" w:history="1">
            <w:r w:rsidRPr="00EA1784">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Style sheets</w:t>
            </w:r>
            <w:r>
              <w:rPr>
                <w:noProof/>
                <w:webHidden/>
              </w:rPr>
              <w:tab/>
            </w:r>
            <w:r>
              <w:rPr>
                <w:noProof/>
                <w:webHidden/>
              </w:rPr>
              <w:fldChar w:fldCharType="begin"/>
            </w:r>
            <w:r>
              <w:rPr>
                <w:noProof/>
                <w:webHidden/>
              </w:rPr>
              <w:instrText xml:space="preserve"> PAGEREF _Toc194067073 \h </w:instrText>
            </w:r>
            <w:r>
              <w:rPr>
                <w:noProof/>
                <w:webHidden/>
              </w:rPr>
            </w:r>
            <w:r>
              <w:rPr>
                <w:noProof/>
                <w:webHidden/>
              </w:rPr>
              <w:fldChar w:fldCharType="separate"/>
            </w:r>
            <w:r>
              <w:rPr>
                <w:noProof/>
                <w:webHidden/>
              </w:rPr>
              <w:t>17</w:t>
            </w:r>
            <w:r>
              <w:rPr>
                <w:noProof/>
                <w:webHidden/>
              </w:rPr>
              <w:fldChar w:fldCharType="end"/>
            </w:r>
          </w:hyperlink>
        </w:p>
        <w:p w14:paraId="6168FF28" w14:textId="0E6F6E7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4" w:history="1">
            <w:r w:rsidRPr="00EA1784">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planes</w:t>
            </w:r>
            <w:r>
              <w:rPr>
                <w:noProof/>
                <w:webHidden/>
              </w:rPr>
              <w:tab/>
            </w:r>
            <w:r>
              <w:rPr>
                <w:noProof/>
                <w:webHidden/>
              </w:rPr>
              <w:fldChar w:fldCharType="begin"/>
            </w:r>
            <w:r>
              <w:rPr>
                <w:noProof/>
                <w:webHidden/>
              </w:rPr>
              <w:instrText xml:space="preserve"> PAGEREF _Toc194067074 \h </w:instrText>
            </w:r>
            <w:r>
              <w:rPr>
                <w:noProof/>
                <w:webHidden/>
              </w:rPr>
            </w:r>
            <w:r>
              <w:rPr>
                <w:noProof/>
                <w:webHidden/>
              </w:rPr>
              <w:fldChar w:fldCharType="separate"/>
            </w:r>
            <w:r>
              <w:rPr>
                <w:noProof/>
                <w:webHidden/>
              </w:rPr>
              <w:t>17</w:t>
            </w:r>
            <w:r>
              <w:rPr>
                <w:noProof/>
                <w:webHidden/>
              </w:rPr>
              <w:fldChar w:fldCharType="end"/>
            </w:r>
          </w:hyperlink>
        </w:p>
        <w:p w14:paraId="14118C9C" w14:textId="164F34B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5" w:history="1">
            <w:r w:rsidRPr="00EA1784">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(drawing) priorities</w:t>
            </w:r>
            <w:r>
              <w:rPr>
                <w:noProof/>
                <w:webHidden/>
              </w:rPr>
              <w:tab/>
            </w:r>
            <w:r>
              <w:rPr>
                <w:noProof/>
                <w:webHidden/>
              </w:rPr>
              <w:fldChar w:fldCharType="begin"/>
            </w:r>
            <w:r>
              <w:rPr>
                <w:noProof/>
                <w:webHidden/>
              </w:rPr>
              <w:instrText xml:space="preserve"> PAGEREF _Toc194067075 \h </w:instrText>
            </w:r>
            <w:r>
              <w:rPr>
                <w:noProof/>
                <w:webHidden/>
              </w:rPr>
            </w:r>
            <w:r>
              <w:rPr>
                <w:noProof/>
                <w:webHidden/>
              </w:rPr>
              <w:fldChar w:fldCharType="separate"/>
            </w:r>
            <w:r>
              <w:rPr>
                <w:noProof/>
                <w:webHidden/>
              </w:rPr>
              <w:t>17</w:t>
            </w:r>
            <w:r>
              <w:rPr>
                <w:noProof/>
                <w:webHidden/>
              </w:rPr>
              <w:fldChar w:fldCharType="end"/>
            </w:r>
          </w:hyperlink>
        </w:p>
        <w:p w14:paraId="004BF672" w14:textId="4975BA0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7" w:history="1">
            <w:r w:rsidRPr="00EA1784">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groups</w:t>
            </w:r>
            <w:r>
              <w:rPr>
                <w:noProof/>
                <w:webHidden/>
              </w:rPr>
              <w:tab/>
            </w:r>
            <w:r>
              <w:rPr>
                <w:noProof/>
                <w:webHidden/>
              </w:rPr>
              <w:fldChar w:fldCharType="begin"/>
            </w:r>
            <w:r>
              <w:rPr>
                <w:noProof/>
                <w:webHidden/>
              </w:rPr>
              <w:instrText xml:space="preserve"> PAGEREF _Toc194067077 \h </w:instrText>
            </w:r>
            <w:r>
              <w:rPr>
                <w:noProof/>
                <w:webHidden/>
              </w:rPr>
            </w:r>
            <w:r>
              <w:rPr>
                <w:noProof/>
                <w:webHidden/>
              </w:rPr>
              <w:fldChar w:fldCharType="separate"/>
            </w:r>
            <w:r>
              <w:rPr>
                <w:noProof/>
                <w:webHidden/>
              </w:rPr>
              <w:t>18</w:t>
            </w:r>
            <w:r>
              <w:rPr>
                <w:noProof/>
                <w:webHidden/>
              </w:rPr>
              <w:fldChar w:fldCharType="end"/>
            </w:r>
          </w:hyperlink>
        </w:p>
        <w:p w14:paraId="7D3A289C" w14:textId="031BB2B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8" w:history="1">
            <w:r w:rsidRPr="00EA1784">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Viewing group layers</w:t>
            </w:r>
            <w:r>
              <w:rPr>
                <w:noProof/>
                <w:webHidden/>
              </w:rPr>
              <w:tab/>
            </w:r>
            <w:r>
              <w:rPr>
                <w:noProof/>
                <w:webHidden/>
              </w:rPr>
              <w:fldChar w:fldCharType="begin"/>
            </w:r>
            <w:r>
              <w:rPr>
                <w:noProof/>
                <w:webHidden/>
              </w:rPr>
              <w:instrText xml:space="preserve"> PAGEREF _Toc194067078 \h </w:instrText>
            </w:r>
            <w:r>
              <w:rPr>
                <w:noProof/>
                <w:webHidden/>
              </w:rPr>
            </w:r>
            <w:r>
              <w:rPr>
                <w:noProof/>
                <w:webHidden/>
              </w:rPr>
              <w:fldChar w:fldCharType="separate"/>
            </w:r>
            <w:r>
              <w:rPr>
                <w:noProof/>
                <w:webHidden/>
              </w:rPr>
              <w:t>18</w:t>
            </w:r>
            <w:r>
              <w:rPr>
                <w:noProof/>
                <w:webHidden/>
              </w:rPr>
              <w:fldChar w:fldCharType="end"/>
            </w:r>
          </w:hyperlink>
        </w:p>
        <w:p w14:paraId="3B34E787" w14:textId="70D01B6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79" w:history="1">
            <w:r w:rsidRPr="00EA1784">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modes</w:t>
            </w:r>
            <w:r>
              <w:rPr>
                <w:noProof/>
                <w:webHidden/>
              </w:rPr>
              <w:tab/>
            </w:r>
            <w:r>
              <w:rPr>
                <w:noProof/>
                <w:webHidden/>
              </w:rPr>
              <w:fldChar w:fldCharType="begin"/>
            </w:r>
            <w:r>
              <w:rPr>
                <w:noProof/>
                <w:webHidden/>
              </w:rPr>
              <w:instrText xml:space="preserve"> PAGEREF _Toc194067079 \h </w:instrText>
            </w:r>
            <w:r>
              <w:rPr>
                <w:noProof/>
                <w:webHidden/>
              </w:rPr>
            </w:r>
            <w:r>
              <w:rPr>
                <w:noProof/>
                <w:webHidden/>
              </w:rPr>
              <w:fldChar w:fldCharType="separate"/>
            </w:r>
            <w:r>
              <w:rPr>
                <w:noProof/>
                <w:webHidden/>
              </w:rPr>
              <w:t>18</w:t>
            </w:r>
            <w:r>
              <w:rPr>
                <w:noProof/>
                <w:webHidden/>
              </w:rPr>
              <w:fldChar w:fldCharType="end"/>
            </w:r>
          </w:hyperlink>
        </w:p>
        <w:p w14:paraId="77A2FBAF" w14:textId="5E171B1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0" w:history="1">
            <w:r w:rsidRPr="00EA1784">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Rules</w:t>
            </w:r>
            <w:r>
              <w:rPr>
                <w:noProof/>
                <w:webHidden/>
              </w:rPr>
              <w:tab/>
            </w:r>
            <w:r>
              <w:rPr>
                <w:noProof/>
                <w:webHidden/>
              </w:rPr>
              <w:fldChar w:fldCharType="begin"/>
            </w:r>
            <w:r>
              <w:rPr>
                <w:noProof/>
                <w:webHidden/>
              </w:rPr>
              <w:instrText xml:space="preserve"> PAGEREF _Toc194067080 \h </w:instrText>
            </w:r>
            <w:r>
              <w:rPr>
                <w:noProof/>
                <w:webHidden/>
              </w:rPr>
            </w:r>
            <w:r>
              <w:rPr>
                <w:noProof/>
                <w:webHidden/>
              </w:rPr>
              <w:fldChar w:fldCharType="separate"/>
            </w:r>
            <w:r>
              <w:rPr>
                <w:noProof/>
                <w:webHidden/>
              </w:rPr>
              <w:t>18</w:t>
            </w:r>
            <w:r>
              <w:rPr>
                <w:noProof/>
                <w:webHidden/>
              </w:rPr>
              <w:fldChar w:fldCharType="end"/>
            </w:r>
          </w:hyperlink>
        </w:p>
        <w:p w14:paraId="429E5A04" w14:textId="6BD69E3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1" w:history="1">
            <w:r w:rsidRPr="00EA1784">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Context</w:t>
            </w:r>
            <w:r>
              <w:rPr>
                <w:noProof/>
                <w:webHidden/>
              </w:rPr>
              <w:tab/>
            </w:r>
            <w:r>
              <w:rPr>
                <w:noProof/>
                <w:webHidden/>
              </w:rPr>
              <w:fldChar w:fldCharType="begin"/>
            </w:r>
            <w:r>
              <w:rPr>
                <w:noProof/>
                <w:webHidden/>
              </w:rPr>
              <w:instrText xml:space="preserve"> PAGEREF _Toc194067081 \h </w:instrText>
            </w:r>
            <w:r>
              <w:rPr>
                <w:noProof/>
                <w:webHidden/>
              </w:rPr>
            </w:r>
            <w:r>
              <w:rPr>
                <w:noProof/>
                <w:webHidden/>
              </w:rPr>
              <w:fldChar w:fldCharType="separate"/>
            </w:r>
            <w:r>
              <w:rPr>
                <w:noProof/>
                <w:webHidden/>
              </w:rPr>
              <w:t>18</w:t>
            </w:r>
            <w:r>
              <w:rPr>
                <w:noProof/>
                <w:webHidden/>
              </w:rPr>
              <w:fldChar w:fldCharType="end"/>
            </w:r>
          </w:hyperlink>
        </w:p>
        <w:p w14:paraId="4FF02571" w14:textId="35869CA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2" w:history="1">
            <w:r w:rsidRPr="00EA1784">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Validity times</w:t>
            </w:r>
            <w:r>
              <w:rPr>
                <w:noProof/>
                <w:webHidden/>
              </w:rPr>
              <w:tab/>
            </w:r>
            <w:r>
              <w:rPr>
                <w:noProof/>
                <w:webHidden/>
              </w:rPr>
              <w:fldChar w:fldCharType="begin"/>
            </w:r>
            <w:r>
              <w:rPr>
                <w:noProof/>
                <w:webHidden/>
              </w:rPr>
              <w:instrText xml:space="preserve"> PAGEREF _Toc194067082 \h </w:instrText>
            </w:r>
            <w:r>
              <w:rPr>
                <w:noProof/>
                <w:webHidden/>
              </w:rPr>
            </w:r>
            <w:r>
              <w:rPr>
                <w:noProof/>
                <w:webHidden/>
              </w:rPr>
              <w:fldChar w:fldCharType="separate"/>
            </w:r>
            <w:r>
              <w:rPr>
                <w:noProof/>
                <w:webHidden/>
              </w:rPr>
              <w:t>18</w:t>
            </w:r>
            <w:r>
              <w:rPr>
                <w:noProof/>
                <w:webHidden/>
              </w:rPr>
              <w:fldChar w:fldCharType="end"/>
            </w:r>
          </w:hyperlink>
        </w:p>
        <w:p w14:paraId="4AD93FA9" w14:textId="62C2175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3" w:history="1">
            <w:r w:rsidRPr="00EA1784">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w:t>
            </w:r>
            <w:r>
              <w:rPr>
                <w:noProof/>
                <w:webHidden/>
              </w:rPr>
              <w:tab/>
            </w:r>
            <w:r>
              <w:rPr>
                <w:noProof/>
                <w:webHidden/>
              </w:rPr>
              <w:fldChar w:fldCharType="begin"/>
            </w:r>
            <w:r>
              <w:rPr>
                <w:noProof/>
                <w:webHidden/>
              </w:rPr>
              <w:instrText xml:space="preserve"> PAGEREF _Toc194067083 \h </w:instrText>
            </w:r>
            <w:r>
              <w:rPr>
                <w:noProof/>
                <w:webHidden/>
              </w:rPr>
            </w:r>
            <w:r>
              <w:rPr>
                <w:noProof/>
                <w:webHidden/>
              </w:rPr>
              <w:fldChar w:fldCharType="separate"/>
            </w:r>
            <w:r>
              <w:rPr>
                <w:noProof/>
                <w:webHidden/>
              </w:rPr>
              <w:t>18</w:t>
            </w:r>
            <w:r>
              <w:rPr>
                <w:noProof/>
                <w:webHidden/>
              </w:rPr>
              <w:fldChar w:fldCharType="end"/>
            </w:r>
          </w:hyperlink>
        </w:p>
        <w:p w14:paraId="0B6C078C" w14:textId="627D1B0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4" w:history="1">
            <w:r w:rsidRPr="00EA1784">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Interoperability</w:t>
            </w:r>
            <w:r>
              <w:rPr>
                <w:noProof/>
                <w:webHidden/>
              </w:rPr>
              <w:tab/>
            </w:r>
            <w:r>
              <w:rPr>
                <w:noProof/>
                <w:webHidden/>
              </w:rPr>
              <w:fldChar w:fldCharType="begin"/>
            </w:r>
            <w:r>
              <w:rPr>
                <w:noProof/>
                <w:webHidden/>
              </w:rPr>
              <w:instrText xml:space="preserve"> PAGEREF _Toc194067084 \h </w:instrText>
            </w:r>
            <w:r>
              <w:rPr>
                <w:noProof/>
                <w:webHidden/>
              </w:rPr>
            </w:r>
            <w:r>
              <w:rPr>
                <w:noProof/>
                <w:webHidden/>
              </w:rPr>
              <w:fldChar w:fldCharType="separate"/>
            </w:r>
            <w:r>
              <w:rPr>
                <w:noProof/>
                <w:webHidden/>
              </w:rPr>
              <w:t>18</w:t>
            </w:r>
            <w:r>
              <w:rPr>
                <w:noProof/>
                <w:webHidden/>
              </w:rPr>
              <w:fldChar w:fldCharType="end"/>
            </w:r>
          </w:hyperlink>
        </w:p>
        <w:p w14:paraId="4A6A2E78" w14:textId="52799A9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85" w:history="1">
            <w:r w:rsidRPr="00EA1784">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Organisation and Operation</w:t>
            </w:r>
            <w:r>
              <w:rPr>
                <w:noProof/>
                <w:webHidden/>
              </w:rPr>
              <w:tab/>
            </w:r>
            <w:r>
              <w:rPr>
                <w:noProof/>
                <w:webHidden/>
              </w:rPr>
              <w:fldChar w:fldCharType="begin"/>
            </w:r>
            <w:r>
              <w:rPr>
                <w:noProof/>
                <w:webHidden/>
              </w:rPr>
              <w:instrText xml:space="preserve"> PAGEREF _Toc194067085 \h </w:instrText>
            </w:r>
            <w:r>
              <w:rPr>
                <w:noProof/>
                <w:webHidden/>
              </w:rPr>
            </w:r>
            <w:r>
              <w:rPr>
                <w:noProof/>
                <w:webHidden/>
              </w:rPr>
              <w:fldChar w:fldCharType="separate"/>
            </w:r>
            <w:r>
              <w:rPr>
                <w:noProof/>
                <w:webHidden/>
              </w:rPr>
              <w:t>20</w:t>
            </w:r>
            <w:r>
              <w:rPr>
                <w:noProof/>
                <w:webHidden/>
              </w:rPr>
              <w:fldChar w:fldCharType="end"/>
            </w:r>
          </w:hyperlink>
        </w:p>
        <w:p w14:paraId="66859CAA" w14:textId="6B8C2A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86" w:history="1">
            <w:r w:rsidRPr="00EA1784">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non-S-100 information</w:t>
            </w:r>
            <w:r>
              <w:rPr>
                <w:noProof/>
                <w:webHidden/>
              </w:rPr>
              <w:tab/>
            </w:r>
            <w:r>
              <w:rPr>
                <w:noProof/>
                <w:webHidden/>
              </w:rPr>
              <w:fldChar w:fldCharType="begin"/>
            </w:r>
            <w:r>
              <w:rPr>
                <w:noProof/>
                <w:webHidden/>
              </w:rPr>
              <w:instrText xml:space="preserve"> PAGEREF _Toc194067086 \h </w:instrText>
            </w:r>
            <w:r>
              <w:rPr>
                <w:noProof/>
                <w:webHidden/>
              </w:rPr>
            </w:r>
            <w:r>
              <w:rPr>
                <w:noProof/>
                <w:webHidden/>
              </w:rPr>
              <w:fldChar w:fldCharType="separate"/>
            </w:r>
            <w:r>
              <w:rPr>
                <w:noProof/>
                <w:webHidden/>
              </w:rPr>
              <w:t>20</w:t>
            </w:r>
            <w:r>
              <w:rPr>
                <w:noProof/>
                <w:webHidden/>
              </w:rPr>
              <w:fldChar w:fldCharType="end"/>
            </w:r>
          </w:hyperlink>
        </w:p>
        <w:p w14:paraId="2ED81541" w14:textId="764CA20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7" w:history="1">
            <w:r w:rsidRPr="00EA1784">
              <w:rPr>
                <w:rStyle w:val="Hyperlink"/>
                <w:noProof/>
              </w:rPr>
              <w:t>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_Toc194067087 \h </w:instrText>
            </w:r>
            <w:r>
              <w:rPr>
                <w:noProof/>
                <w:webHidden/>
              </w:rPr>
            </w:r>
            <w:r>
              <w:rPr>
                <w:noProof/>
                <w:webHidden/>
              </w:rPr>
              <w:fldChar w:fldCharType="separate"/>
            </w:r>
            <w:r>
              <w:rPr>
                <w:noProof/>
                <w:webHidden/>
              </w:rPr>
              <w:t>20</w:t>
            </w:r>
            <w:r>
              <w:rPr>
                <w:noProof/>
                <w:webHidden/>
              </w:rPr>
              <w:fldChar w:fldCharType="end"/>
            </w:r>
          </w:hyperlink>
        </w:p>
        <w:p w14:paraId="32B41CE1" w14:textId="4390EF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8" w:history="1">
            <w:r w:rsidRPr="00EA1784">
              <w:rPr>
                <w:rStyle w:val="Hyperlink"/>
                <w:noProof/>
              </w:rPr>
              <w:t>9.1.2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Supplemental display items</w:t>
            </w:r>
            <w:r>
              <w:rPr>
                <w:noProof/>
                <w:webHidden/>
              </w:rPr>
              <w:tab/>
            </w:r>
            <w:r>
              <w:rPr>
                <w:noProof/>
                <w:webHidden/>
              </w:rPr>
              <w:fldChar w:fldCharType="begin"/>
            </w:r>
            <w:r>
              <w:rPr>
                <w:noProof/>
                <w:webHidden/>
              </w:rPr>
              <w:instrText xml:space="preserve"> PAGEREF _Toc194067088 \h </w:instrText>
            </w:r>
            <w:r>
              <w:rPr>
                <w:noProof/>
                <w:webHidden/>
              </w:rPr>
            </w:r>
            <w:r>
              <w:rPr>
                <w:noProof/>
                <w:webHidden/>
              </w:rPr>
              <w:fldChar w:fldCharType="separate"/>
            </w:r>
            <w:r>
              <w:rPr>
                <w:noProof/>
                <w:webHidden/>
              </w:rPr>
              <w:t>20</w:t>
            </w:r>
            <w:r>
              <w:rPr>
                <w:noProof/>
                <w:webHidden/>
              </w:rPr>
              <w:fldChar w:fldCharType="end"/>
            </w:r>
          </w:hyperlink>
        </w:p>
        <w:p w14:paraId="42C4BB68" w14:textId="0525F8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89" w:history="1">
            <w:r w:rsidRPr="00EA1784">
              <w:rPr>
                <w:rStyle w:val="Hyperlink"/>
                <w:noProof/>
              </w:rPr>
              <w:t>9.1.3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Navigational Warning functions</w:t>
            </w:r>
            <w:r>
              <w:rPr>
                <w:noProof/>
                <w:webHidden/>
              </w:rPr>
              <w:tab/>
            </w:r>
            <w:r>
              <w:rPr>
                <w:noProof/>
                <w:webHidden/>
              </w:rPr>
              <w:fldChar w:fldCharType="begin"/>
            </w:r>
            <w:r>
              <w:rPr>
                <w:noProof/>
                <w:webHidden/>
              </w:rPr>
              <w:instrText xml:space="preserve"> PAGEREF _Toc194067089 \h </w:instrText>
            </w:r>
            <w:r>
              <w:rPr>
                <w:noProof/>
                <w:webHidden/>
              </w:rPr>
            </w:r>
            <w:r>
              <w:rPr>
                <w:noProof/>
                <w:webHidden/>
              </w:rPr>
              <w:fldChar w:fldCharType="separate"/>
            </w:r>
            <w:r>
              <w:rPr>
                <w:noProof/>
                <w:webHidden/>
              </w:rPr>
              <w:t>21</w:t>
            </w:r>
            <w:r>
              <w:rPr>
                <w:noProof/>
                <w:webHidden/>
              </w:rPr>
              <w:fldChar w:fldCharType="end"/>
            </w:r>
          </w:hyperlink>
        </w:p>
        <w:p w14:paraId="10564C31" w14:textId="3511DC4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0" w:history="1">
            <w:r w:rsidRPr="00EA1784">
              <w:rPr>
                <w:rStyle w:val="Hyperlink"/>
                <w:noProof/>
              </w:rPr>
              <w:t>9.1.4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Units</w:t>
            </w:r>
            <w:r>
              <w:rPr>
                <w:noProof/>
                <w:webHidden/>
              </w:rPr>
              <w:tab/>
            </w:r>
            <w:r>
              <w:rPr>
                <w:noProof/>
                <w:webHidden/>
              </w:rPr>
              <w:fldChar w:fldCharType="begin"/>
            </w:r>
            <w:r>
              <w:rPr>
                <w:noProof/>
                <w:webHidden/>
              </w:rPr>
              <w:instrText xml:space="preserve"> PAGEREF _Toc194067090 \h </w:instrText>
            </w:r>
            <w:r>
              <w:rPr>
                <w:noProof/>
                <w:webHidden/>
              </w:rPr>
            </w:r>
            <w:r>
              <w:rPr>
                <w:noProof/>
                <w:webHidden/>
              </w:rPr>
              <w:fldChar w:fldCharType="separate"/>
            </w:r>
            <w:r>
              <w:rPr>
                <w:noProof/>
                <w:webHidden/>
              </w:rPr>
              <w:t>21</w:t>
            </w:r>
            <w:r>
              <w:rPr>
                <w:noProof/>
                <w:webHidden/>
              </w:rPr>
              <w:fldChar w:fldCharType="end"/>
            </w:r>
          </w:hyperlink>
        </w:p>
        <w:p w14:paraId="59B5AB3F" w14:textId="346BCC5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1" w:history="1">
            <w:r w:rsidRPr="00EA1784">
              <w:rPr>
                <w:rStyle w:val="Hyperlink"/>
                <w:noProof/>
              </w:rPr>
              <w:t>9.1.5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_Toc194067091 \h </w:instrText>
            </w:r>
            <w:r>
              <w:rPr>
                <w:noProof/>
                <w:webHidden/>
              </w:rPr>
            </w:r>
            <w:r>
              <w:rPr>
                <w:noProof/>
                <w:webHidden/>
              </w:rPr>
              <w:fldChar w:fldCharType="separate"/>
            </w:r>
            <w:r>
              <w:rPr>
                <w:noProof/>
                <w:webHidden/>
              </w:rPr>
              <w:t>21</w:t>
            </w:r>
            <w:r>
              <w:rPr>
                <w:noProof/>
                <w:webHidden/>
              </w:rPr>
              <w:fldChar w:fldCharType="end"/>
            </w:r>
          </w:hyperlink>
        </w:p>
        <w:p w14:paraId="2977799D" w14:textId="105ACB4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2" w:history="1">
            <w:r w:rsidRPr="00EA1784">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Priority of information [Informative]</w:t>
            </w:r>
            <w:r>
              <w:rPr>
                <w:noProof/>
                <w:webHidden/>
              </w:rPr>
              <w:tab/>
            </w:r>
            <w:r>
              <w:rPr>
                <w:noProof/>
                <w:webHidden/>
              </w:rPr>
              <w:fldChar w:fldCharType="begin"/>
            </w:r>
            <w:r>
              <w:rPr>
                <w:noProof/>
                <w:webHidden/>
              </w:rPr>
              <w:instrText xml:space="preserve"> PAGEREF _Toc194067092 \h </w:instrText>
            </w:r>
            <w:r>
              <w:rPr>
                <w:noProof/>
                <w:webHidden/>
              </w:rPr>
            </w:r>
            <w:r>
              <w:rPr>
                <w:noProof/>
                <w:webHidden/>
              </w:rPr>
              <w:fldChar w:fldCharType="separate"/>
            </w:r>
            <w:r>
              <w:rPr>
                <w:noProof/>
                <w:webHidden/>
              </w:rPr>
              <w:t>21</w:t>
            </w:r>
            <w:r>
              <w:rPr>
                <w:noProof/>
                <w:webHidden/>
              </w:rPr>
              <w:fldChar w:fldCharType="end"/>
            </w:r>
          </w:hyperlink>
        </w:p>
        <w:p w14:paraId="67813AD3" w14:textId="2B23B07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3" w:history="1">
            <w:r w:rsidRPr="00EA1784">
              <w:rPr>
                <w:rStyle w:val="Hyperlink"/>
                <w:noProof/>
              </w:rPr>
              <w:t>9.2.1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Priority layers</w:t>
            </w:r>
            <w:r>
              <w:rPr>
                <w:noProof/>
                <w:webHidden/>
              </w:rPr>
              <w:tab/>
            </w:r>
            <w:r>
              <w:rPr>
                <w:noProof/>
                <w:webHidden/>
              </w:rPr>
              <w:fldChar w:fldCharType="begin"/>
            </w:r>
            <w:r>
              <w:rPr>
                <w:noProof/>
                <w:webHidden/>
              </w:rPr>
              <w:instrText xml:space="preserve"> PAGEREF _Toc194067093 \h </w:instrText>
            </w:r>
            <w:r>
              <w:rPr>
                <w:noProof/>
                <w:webHidden/>
              </w:rPr>
            </w:r>
            <w:r>
              <w:rPr>
                <w:noProof/>
                <w:webHidden/>
              </w:rPr>
              <w:fldChar w:fldCharType="separate"/>
            </w:r>
            <w:r>
              <w:rPr>
                <w:noProof/>
                <w:webHidden/>
              </w:rPr>
              <w:t>21</w:t>
            </w:r>
            <w:r>
              <w:rPr>
                <w:noProof/>
                <w:webHidden/>
              </w:rPr>
              <w:fldChar w:fldCharType="end"/>
            </w:r>
          </w:hyperlink>
        </w:p>
        <w:p w14:paraId="63BA92BB" w14:textId="3121DFD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094" w:history="1">
            <w:r w:rsidRPr="00EA1784">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Radar priority</w:t>
            </w:r>
            <w:r>
              <w:rPr>
                <w:noProof/>
                <w:webHidden/>
              </w:rPr>
              <w:tab/>
            </w:r>
            <w:r>
              <w:rPr>
                <w:noProof/>
                <w:webHidden/>
              </w:rPr>
              <w:fldChar w:fldCharType="begin"/>
            </w:r>
            <w:r>
              <w:rPr>
                <w:noProof/>
                <w:webHidden/>
              </w:rPr>
              <w:instrText xml:space="preserve"> PAGEREF _Toc194067094 \h </w:instrText>
            </w:r>
            <w:r>
              <w:rPr>
                <w:noProof/>
                <w:webHidden/>
              </w:rPr>
            </w:r>
            <w:r>
              <w:rPr>
                <w:noProof/>
                <w:webHidden/>
              </w:rPr>
              <w:fldChar w:fldCharType="separate"/>
            </w:r>
            <w:r>
              <w:rPr>
                <w:noProof/>
                <w:webHidden/>
              </w:rPr>
              <w:t>22</w:t>
            </w:r>
            <w:r>
              <w:rPr>
                <w:noProof/>
                <w:webHidden/>
              </w:rPr>
              <w:fldChar w:fldCharType="end"/>
            </w:r>
          </w:hyperlink>
        </w:p>
        <w:p w14:paraId="079C0739" w14:textId="6EDDF68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5" w:history="1">
            <w:r w:rsidRPr="00EA1784">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ECDIS updates</w:t>
            </w:r>
            <w:r>
              <w:rPr>
                <w:noProof/>
                <w:webHidden/>
              </w:rPr>
              <w:tab/>
            </w:r>
            <w:r>
              <w:rPr>
                <w:noProof/>
                <w:webHidden/>
              </w:rPr>
              <w:fldChar w:fldCharType="begin"/>
            </w:r>
            <w:r>
              <w:rPr>
                <w:noProof/>
                <w:webHidden/>
              </w:rPr>
              <w:instrText xml:space="preserve"> PAGEREF _Toc194067095 \h </w:instrText>
            </w:r>
            <w:r>
              <w:rPr>
                <w:noProof/>
                <w:webHidden/>
              </w:rPr>
            </w:r>
            <w:r>
              <w:rPr>
                <w:noProof/>
                <w:webHidden/>
              </w:rPr>
              <w:fldChar w:fldCharType="separate"/>
            </w:r>
            <w:r>
              <w:rPr>
                <w:noProof/>
                <w:webHidden/>
              </w:rPr>
              <w:t>22</w:t>
            </w:r>
            <w:r>
              <w:rPr>
                <w:noProof/>
                <w:webHidden/>
              </w:rPr>
              <w:fldChar w:fldCharType="end"/>
            </w:r>
          </w:hyperlink>
        </w:p>
        <w:p w14:paraId="07CDCFC8" w14:textId="0ACCA3F6"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6" w:history="1">
            <w:r w:rsidRPr="00EA1784">
              <w:rPr>
                <w:rStyle w:val="Hyperlink"/>
                <w:noProof/>
              </w:rPr>
              <w:t>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functions</w:t>
            </w:r>
            <w:r>
              <w:rPr>
                <w:noProof/>
                <w:webHidden/>
              </w:rPr>
              <w:tab/>
            </w:r>
            <w:r>
              <w:rPr>
                <w:noProof/>
                <w:webHidden/>
              </w:rPr>
              <w:fldChar w:fldCharType="begin"/>
            </w:r>
            <w:r>
              <w:rPr>
                <w:noProof/>
                <w:webHidden/>
              </w:rPr>
              <w:instrText xml:space="preserve"> PAGEREF _Toc194067096 \h </w:instrText>
            </w:r>
            <w:r>
              <w:rPr>
                <w:noProof/>
                <w:webHidden/>
              </w:rPr>
            </w:r>
            <w:r>
              <w:rPr>
                <w:noProof/>
                <w:webHidden/>
              </w:rPr>
              <w:fldChar w:fldCharType="separate"/>
            </w:r>
            <w:r>
              <w:rPr>
                <w:noProof/>
                <w:webHidden/>
              </w:rPr>
              <w:t>22</w:t>
            </w:r>
            <w:r>
              <w:rPr>
                <w:noProof/>
                <w:webHidden/>
              </w:rPr>
              <w:fldChar w:fldCharType="end"/>
            </w:r>
          </w:hyperlink>
        </w:p>
        <w:p w14:paraId="7DA8D65D" w14:textId="203DC13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097" w:history="1">
            <w:r w:rsidRPr="00EA1784">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General Rules for Symbols and Text</w:t>
            </w:r>
            <w:r>
              <w:rPr>
                <w:noProof/>
                <w:webHidden/>
              </w:rPr>
              <w:tab/>
            </w:r>
            <w:r>
              <w:rPr>
                <w:noProof/>
                <w:webHidden/>
              </w:rPr>
              <w:fldChar w:fldCharType="begin"/>
            </w:r>
            <w:r>
              <w:rPr>
                <w:noProof/>
                <w:webHidden/>
              </w:rPr>
              <w:instrText xml:space="preserve"> PAGEREF _Toc194067097 \h </w:instrText>
            </w:r>
            <w:r>
              <w:rPr>
                <w:noProof/>
                <w:webHidden/>
              </w:rPr>
            </w:r>
            <w:r>
              <w:rPr>
                <w:noProof/>
                <w:webHidden/>
              </w:rPr>
              <w:fldChar w:fldCharType="separate"/>
            </w:r>
            <w:r>
              <w:rPr>
                <w:noProof/>
                <w:webHidden/>
              </w:rPr>
              <w:t>22</w:t>
            </w:r>
            <w:r>
              <w:rPr>
                <w:noProof/>
                <w:webHidden/>
              </w:rPr>
              <w:fldChar w:fldCharType="end"/>
            </w:r>
          </w:hyperlink>
        </w:p>
        <w:p w14:paraId="51349C27" w14:textId="05879D4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098" w:history="1">
            <w:r w:rsidRPr="00EA1784">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Symbol Specifications</w:t>
            </w:r>
            <w:r>
              <w:rPr>
                <w:noProof/>
                <w:webHidden/>
              </w:rPr>
              <w:tab/>
            </w:r>
            <w:r>
              <w:rPr>
                <w:noProof/>
                <w:webHidden/>
              </w:rPr>
              <w:fldChar w:fldCharType="begin"/>
            </w:r>
            <w:r>
              <w:rPr>
                <w:noProof/>
                <w:webHidden/>
              </w:rPr>
              <w:instrText xml:space="preserve"> PAGEREF _Toc194067098 \h </w:instrText>
            </w:r>
            <w:r>
              <w:rPr>
                <w:noProof/>
                <w:webHidden/>
              </w:rPr>
            </w:r>
            <w:r>
              <w:rPr>
                <w:noProof/>
                <w:webHidden/>
              </w:rPr>
              <w:fldChar w:fldCharType="separate"/>
            </w:r>
            <w:r>
              <w:rPr>
                <w:noProof/>
                <w:webHidden/>
              </w:rPr>
              <w:t>22</w:t>
            </w:r>
            <w:r>
              <w:rPr>
                <w:noProof/>
                <w:webHidden/>
              </w:rPr>
              <w:fldChar w:fldCharType="end"/>
            </w:r>
          </w:hyperlink>
        </w:p>
        <w:p w14:paraId="6A57736F" w14:textId="09144A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0" w:history="1">
            <w:r w:rsidRPr="00EA1784">
              <w:rPr>
                <w:rStyle w:val="Hyperlink"/>
                <w:noProof/>
              </w:rPr>
              <w:t>10.2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Reproduction of lines, symbols and text</w:t>
            </w:r>
            <w:r>
              <w:rPr>
                <w:noProof/>
                <w:webHidden/>
              </w:rPr>
              <w:tab/>
            </w:r>
            <w:r>
              <w:rPr>
                <w:noProof/>
                <w:webHidden/>
              </w:rPr>
              <w:fldChar w:fldCharType="begin"/>
            </w:r>
            <w:r>
              <w:rPr>
                <w:noProof/>
                <w:webHidden/>
              </w:rPr>
              <w:instrText xml:space="preserve"> PAGEREF _Toc194067100 \h </w:instrText>
            </w:r>
            <w:r>
              <w:rPr>
                <w:noProof/>
                <w:webHidden/>
              </w:rPr>
            </w:r>
            <w:r>
              <w:rPr>
                <w:noProof/>
                <w:webHidden/>
              </w:rPr>
              <w:fldChar w:fldCharType="separate"/>
            </w:r>
            <w:r>
              <w:rPr>
                <w:noProof/>
                <w:webHidden/>
              </w:rPr>
              <w:t>23</w:t>
            </w:r>
            <w:r>
              <w:rPr>
                <w:noProof/>
                <w:webHidden/>
              </w:rPr>
              <w:fldChar w:fldCharType="end"/>
            </w:r>
          </w:hyperlink>
        </w:p>
        <w:p w14:paraId="37F45F69" w14:textId="353A022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1" w:history="1">
            <w:r w:rsidRPr="00EA1784">
              <w:rPr>
                <w:rStyle w:val="Hyperlink"/>
                <w:noProof/>
              </w:rPr>
              <w:t>10.2.1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 [Informative]</w:t>
            </w:r>
            <w:r>
              <w:rPr>
                <w:noProof/>
                <w:webHidden/>
              </w:rPr>
              <w:tab/>
            </w:r>
            <w:r>
              <w:rPr>
                <w:noProof/>
                <w:webHidden/>
              </w:rPr>
              <w:fldChar w:fldCharType="begin"/>
            </w:r>
            <w:r>
              <w:rPr>
                <w:noProof/>
                <w:webHidden/>
              </w:rPr>
              <w:instrText xml:space="preserve"> PAGEREF _Toc194067101 \h </w:instrText>
            </w:r>
            <w:r>
              <w:rPr>
                <w:noProof/>
                <w:webHidden/>
              </w:rPr>
            </w:r>
            <w:r>
              <w:rPr>
                <w:noProof/>
                <w:webHidden/>
              </w:rPr>
              <w:fldChar w:fldCharType="separate"/>
            </w:r>
            <w:r>
              <w:rPr>
                <w:noProof/>
                <w:webHidden/>
              </w:rPr>
              <w:t>23</w:t>
            </w:r>
            <w:r>
              <w:rPr>
                <w:noProof/>
                <w:webHidden/>
              </w:rPr>
              <w:fldChar w:fldCharType="end"/>
            </w:r>
          </w:hyperlink>
        </w:p>
        <w:p w14:paraId="34FD232D" w14:textId="4AAD61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2" w:history="1">
            <w:r w:rsidRPr="00EA1784">
              <w:rPr>
                <w:rStyle w:val="Hyperlink"/>
                <w:noProof/>
              </w:rPr>
              <w:t>10.2.2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Minimum Requirement for size and resolution</w:t>
            </w:r>
            <w:r>
              <w:rPr>
                <w:noProof/>
                <w:webHidden/>
              </w:rPr>
              <w:tab/>
            </w:r>
            <w:r>
              <w:rPr>
                <w:noProof/>
                <w:webHidden/>
              </w:rPr>
              <w:fldChar w:fldCharType="begin"/>
            </w:r>
            <w:r>
              <w:rPr>
                <w:noProof/>
                <w:webHidden/>
              </w:rPr>
              <w:instrText xml:space="preserve"> PAGEREF _Toc194067102 \h </w:instrText>
            </w:r>
            <w:r>
              <w:rPr>
                <w:noProof/>
                <w:webHidden/>
              </w:rPr>
            </w:r>
            <w:r>
              <w:rPr>
                <w:noProof/>
                <w:webHidden/>
              </w:rPr>
              <w:fldChar w:fldCharType="separate"/>
            </w:r>
            <w:r>
              <w:rPr>
                <w:noProof/>
                <w:webHidden/>
              </w:rPr>
              <w:t>23</w:t>
            </w:r>
            <w:r>
              <w:rPr>
                <w:noProof/>
                <w:webHidden/>
              </w:rPr>
              <w:fldChar w:fldCharType="end"/>
            </w:r>
          </w:hyperlink>
        </w:p>
        <w:p w14:paraId="6E3B3BA1" w14:textId="4A13C91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3" w:history="1">
            <w:r w:rsidRPr="00EA1784">
              <w:rPr>
                <w:rStyle w:val="Hyperlink"/>
                <w:noProof/>
              </w:rPr>
              <w:t>10.2.3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Zooming</w:t>
            </w:r>
            <w:r>
              <w:rPr>
                <w:noProof/>
                <w:webHidden/>
              </w:rPr>
              <w:tab/>
            </w:r>
            <w:r>
              <w:rPr>
                <w:noProof/>
                <w:webHidden/>
              </w:rPr>
              <w:fldChar w:fldCharType="begin"/>
            </w:r>
            <w:r>
              <w:rPr>
                <w:noProof/>
                <w:webHidden/>
              </w:rPr>
              <w:instrText xml:space="preserve"> PAGEREF _Toc194067103 \h </w:instrText>
            </w:r>
            <w:r>
              <w:rPr>
                <w:noProof/>
                <w:webHidden/>
              </w:rPr>
            </w:r>
            <w:r>
              <w:rPr>
                <w:noProof/>
                <w:webHidden/>
              </w:rPr>
              <w:fldChar w:fldCharType="separate"/>
            </w:r>
            <w:r>
              <w:rPr>
                <w:noProof/>
                <w:webHidden/>
              </w:rPr>
              <w:t>23</w:t>
            </w:r>
            <w:r>
              <w:rPr>
                <w:noProof/>
                <w:webHidden/>
              </w:rPr>
              <w:fldChar w:fldCharType="end"/>
            </w:r>
          </w:hyperlink>
        </w:p>
        <w:p w14:paraId="716B77DC" w14:textId="3BB1B41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4" w:history="1">
            <w:r w:rsidRPr="00EA1784">
              <w:rPr>
                <w:rStyle w:val="Hyperlink"/>
                <w:noProof/>
              </w:rPr>
              <w:t>10.3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Common text and information attributes</w:t>
            </w:r>
            <w:r>
              <w:rPr>
                <w:noProof/>
                <w:webHidden/>
              </w:rPr>
              <w:tab/>
            </w:r>
            <w:r>
              <w:rPr>
                <w:noProof/>
                <w:webHidden/>
              </w:rPr>
              <w:fldChar w:fldCharType="begin"/>
            </w:r>
            <w:r>
              <w:rPr>
                <w:noProof/>
                <w:webHidden/>
              </w:rPr>
              <w:instrText xml:space="preserve"> PAGEREF _Toc194067104 \h </w:instrText>
            </w:r>
            <w:r>
              <w:rPr>
                <w:noProof/>
                <w:webHidden/>
              </w:rPr>
            </w:r>
            <w:r>
              <w:rPr>
                <w:noProof/>
                <w:webHidden/>
              </w:rPr>
              <w:fldChar w:fldCharType="separate"/>
            </w:r>
            <w:r>
              <w:rPr>
                <w:noProof/>
                <w:webHidden/>
              </w:rPr>
              <w:t>23</w:t>
            </w:r>
            <w:r>
              <w:rPr>
                <w:noProof/>
                <w:webHidden/>
              </w:rPr>
              <w:fldChar w:fldCharType="end"/>
            </w:r>
          </w:hyperlink>
        </w:p>
        <w:p w14:paraId="42E2342C" w14:textId="1693A9B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5" w:history="1">
            <w:r w:rsidRPr="00EA1784">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Text and Graphics</w:t>
            </w:r>
            <w:r>
              <w:rPr>
                <w:noProof/>
                <w:webHidden/>
              </w:rPr>
              <w:tab/>
            </w:r>
            <w:r>
              <w:rPr>
                <w:noProof/>
                <w:webHidden/>
              </w:rPr>
              <w:fldChar w:fldCharType="begin"/>
            </w:r>
            <w:r>
              <w:rPr>
                <w:noProof/>
                <w:webHidden/>
              </w:rPr>
              <w:instrText xml:space="preserve"> PAGEREF _Toc194067105 \h </w:instrText>
            </w:r>
            <w:r>
              <w:rPr>
                <w:noProof/>
                <w:webHidden/>
              </w:rPr>
            </w:r>
            <w:r>
              <w:rPr>
                <w:noProof/>
                <w:webHidden/>
              </w:rPr>
              <w:fldChar w:fldCharType="separate"/>
            </w:r>
            <w:r>
              <w:rPr>
                <w:noProof/>
                <w:webHidden/>
              </w:rPr>
              <w:t>24</w:t>
            </w:r>
            <w:r>
              <w:rPr>
                <w:noProof/>
                <w:webHidden/>
              </w:rPr>
              <w:fldChar w:fldCharType="end"/>
            </w:r>
          </w:hyperlink>
        </w:p>
        <w:p w14:paraId="7AF8628F" w14:textId="48DDBF0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6" w:history="1">
            <w:r w:rsidRPr="00EA1784">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Arrangement of viewing group layers.</w:t>
            </w:r>
            <w:r>
              <w:rPr>
                <w:noProof/>
                <w:webHidden/>
              </w:rPr>
              <w:tab/>
            </w:r>
            <w:r>
              <w:rPr>
                <w:noProof/>
                <w:webHidden/>
              </w:rPr>
              <w:fldChar w:fldCharType="begin"/>
            </w:r>
            <w:r>
              <w:rPr>
                <w:noProof/>
                <w:webHidden/>
              </w:rPr>
              <w:instrText xml:space="preserve"> PAGEREF _Toc194067106 \h </w:instrText>
            </w:r>
            <w:r>
              <w:rPr>
                <w:noProof/>
                <w:webHidden/>
              </w:rPr>
            </w:r>
            <w:r>
              <w:rPr>
                <w:noProof/>
                <w:webHidden/>
              </w:rPr>
              <w:fldChar w:fldCharType="separate"/>
            </w:r>
            <w:r>
              <w:rPr>
                <w:noProof/>
                <w:webHidden/>
              </w:rPr>
              <w:t>24</w:t>
            </w:r>
            <w:r>
              <w:rPr>
                <w:noProof/>
                <w:webHidden/>
              </w:rPr>
              <w:fldChar w:fldCharType="end"/>
            </w:r>
          </w:hyperlink>
        </w:p>
        <w:p w14:paraId="25E9FB57" w14:textId="1181B73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07" w:history="1">
            <w:r w:rsidRPr="00EA1784">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Display Elements</w:t>
            </w:r>
            <w:r>
              <w:rPr>
                <w:noProof/>
                <w:webHidden/>
              </w:rPr>
              <w:tab/>
            </w:r>
            <w:r>
              <w:rPr>
                <w:noProof/>
                <w:webHidden/>
              </w:rPr>
              <w:fldChar w:fldCharType="begin"/>
            </w:r>
            <w:r>
              <w:rPr>
                <w:noProof/>
                <w:webHidden/>
              </w:rPr>
              <w:instrText xml:space="preserve"> PAGEREF _Toc194067107 \h </w:instrText>
            </w:r>
            <w:r>
              <w:rPr>
                <w:noProof/>
                <w:webHidden/>
              </w:rPr>
            </w:r>
            <w:r>
              <w:rPr>
                <w:noProof/>
                <w:webHidden/>
              </w:rPr>
              <w:fldChar w:fldCharType="separate"/>
            </w:r>
            <w:r>
              <w:rPr>
                <w:noProof/>
                <w:webHidden/>
              </w:rPr>
              <w:t>24</w:t>
            </w:r>
            <w:r>
              <w:rPr>
                <w:noProof/>
                <w:webHidden/>
              </w:rPr>
              <w:fldChar w:fldCharType="end"/>
            </w:r>
          </w:hyperlink>
        </w:p>
        <w:p w14:paraId="1C5C07F5" w14:textId="740A449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08" w:history="1">
            <w:r w:rsidRPr="00EA1784">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Elements related to data and display scales</w:t>
            </w:r>
            <w:r>
              <w:rPr>
                <w:noProof/>
                <w:webHidden/>
              </w:rPr>
              <w:tab/>
            </w:r>
            <w:r>
              <w:rPr>
                <w:noProof/>
                <w:webHidden/>
              </w:rPr>
              <w:fldChar w:fldCharType="begin"/>
            </w:r>
            <w:r>
              <w:rPr>
                <w:noProof/>
                <w:webHidden/>
              </w:rPr>
              <w:instrText xml:space="preserve"> PAGEREF _Toc194067108 \h </w:instrText>
            </w:r>
            <w:r>
              <w:rPr>
                <w:noProof/>
                <w:webHidden/>
              </w:rPr>
            </w:r>
            <w:r>
              <w:rPr>
                <w:noProof/>
                <w:webHidden/>
              </w:rPr>
              <w:fldChar w:fldCharType="separate"/>
            </w:r>
            <w:r>
              <w:rPr>
                <w:noProof/>
                <w:webHidden/>
              </w:rPr>
              <w:t>25</w:t>
            </w:r>
            <w:r>
              <w:rPr>
                <w:noProof/>
                <w:webHidden/>
              </w:rPr>
              <w:fldChar w:fldCharType="end"/>
            </w:r>
          </w:hyperlink>
        </w:p>
        <w:p w14:paraId="11AA0332" w14:textId="237FDD3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09" w:history="1">
            <w:r w:rsidRPr="00EA1784">
              <w:rPr>
                <w:rStyle w:val="Hyperlink"/>
                <w:noProof/>
              </w:rPr>
              <w:t>12.1.1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scale</w:t>
            </w:r>
            <w:r>
              <w:rPr>
                <w:noProof/>
                <w:webHidden/>
              </w:rPr>
              <w:tab/>
            </w:r>
            <w:r>
              <w:rPr>
                <w:noProof/>
                <w:webHidden/>
              </w:rPr>
              <w:fldChar w:fldCharType="begin"/>
            </w:r>
            <w:r>
              <w:rPr>
                <w:noProof/>
                <w:webHidden/>
              </w:rPr>
              <w:instrText xml:space="preserve"> PAGEREF _Toc194067109 \h </w:instrText>
            </w:r>
            <w:r>
              <w:rPr>
                <w:noProof/>
                <w:webHidden/>
              </w:rPr>
            </w:r>
            <w:r>
              <w:rPr>
                <w:noProof/>
                <w:webHidden/>
              </w:rPr>
              <w:fldChar w:fldCharType="separate"/>
            </w:r>
            <w:r>
              <w:rPr>
                <w:noProof/>
                <w:webHidden/>
              </w:rPr>
              <w:t>25</w:t>
            </w:r>
            <w:r>
              <w:rPr>
                <w:noProof/>
                <w:webHidden/>
              </w:rPr>
              <w:fldChar w:fldCharType="end"/>
            </w:r>
          </w:hyperlink>
        </w:p>
        <w:p w14:paraId="424949B0" w14:textId="78495D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0" w:history="1">
            <w:r w:rsidRPr="00EA1784">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Non-ENC data layers</w:t>
            </w:r>
            <w:r>
              <w:rPr>
                <w:noProof/>
                <w:webHidden/>
              </w:rPr>
              <w:tab/>
            </w:r>
            <w:r>
              <w:rPr>
                <w:noProof/>
                <w:webHidden/>
              </w:rPr>
              <w:fldChar w:fldCharType="begin"/>
            </w:r>
            <w:r>
              <w:rPr>
                <w:noProof/>
                <w:webHidden/>
              </w:rPr>
              <w:instrText xml:space="preserve"> PAGEREF _Toc194067110 \h </w:instrText>
            </w:r>
            <w:r>
              <w:rPr>
                <w:noProof/>
                <w:webHidden/>
              </w:rPr>
            </w:r>
            <w:r>
              <w:rPr>
                <w:noProof/>
                <w:webHidden/>
              </w:rPr>
              <w:fldChar w:fldCharType="separate"/>
            </w:r>
            <w:r>
              <w:rPr>
                <w:noProof/>
                <w:webHidden/>
              </w:rPr>
              <w:t>25</w:t>
            </w:r>
            <w:r>
              <w:rPr>
                <w:noProof/>
                <w:webHidden/>
              </w:rPr>
              <w:fldChar w:fldCharType="end"/>
            </w:r>
          </w:hyperlink>
        </w:p>
        <w:p w14:paraId="109CCB71" w14:textId="305623B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1" w:history="1">
            <w:r w:rsidRPr="00EA1784">
              <w:rPr>
                <w:rStyle w:val="Hyperlink"/>
                <w:noProof/>
              </w:rPr>
              <w:t>12.3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Overscale</w:t>
            </w:r>
            <w:r>
              <w:rPr>
                <w:noProof/>
                <w:webHidden/>
              </w:rPr>
              <w:tab/>
            </w:r>
            <w:r>
              <w:rPr>
                <w:noProof/>
                <w:webHidden/>
              </w:rPr>
              <w:fldChar w:fldCharType="begin"/>
            </w:r>
            <w:r>
              <w:rPr>
                <w:noProof/>
                <w:webHidden/>
              </w:rPr>
              <w:instrText xml:space="preserve"> PAGEREF _Toc194067111 \h </w:instrText>
            </w:r>
            <w:r>
              <w:rPr>
                <w:noProof/>
                <w:webHidden/>
              </w:rPr>
            </w:r>
            <w:r>
              <w:rPr>
                <w:noProof/>
                <w:webHidden/>
              </w:rPr>
              <w:fldChar w:fldCharType="separate"/>
            </w:r>
            <w:r>
              <w:rPr>
                <w:noProof/>
                <w:webHidden/>
              </w:rPr>
              <w:t>26</w:t>
            </w:r>
            <w:r>
              <w:rPr>
                <w:noProof/>
                <w:webHidden/>
              </w:rPr>
              <w:fldChar w:fldCharType="end"/>
            </w:r>
          </w:hyperlink>
        </w:p>
        <w:p w14:paraId="6A35741B" w14:textId="65B72E9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2" w:history="1">
            <w:r w:rsidRPr="00EA1784">
              <w:rPr>
                <w:rStyle w:val="Hyperlink"/>
                <w:noProof/>
              </w:rPr>
              <w:t>12.3.1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Chart Scale boundary</w:t>
            </w:r>
            <w:r>
              <w:rPr>
                <w:noProof/>
                <w:webHidden/>
              </w:rPr>
              <w:tab/>
            </w:r>
            <w:r>
              <w:rPr>
                <w:noProof/>
                <w:webHidden/>
              </w:rPr>
              <w:fldChar w:fldCharType="begin"/>
            </w:r>
            <w:r>
              <w:rPr>
                <w:noProof/>
                <w:webHidden/>
              </w:rPr>
              <w:instrText xml:space="preserve"> PAGEREF _Toc194067112 \h </w:instrText>
            </w:r>
            <w:r>
              <w:rPr>
                <w:noProof/>
                <w:webHidden/>
              </w:rPr>
            </w:r>
            <w:r>
              <w:rPr>
                <w:noProof/>
                <w:webHidden/>
              </w:rPr>
              <w:fldChar w:fldCharType="separate"/>
            </w:r>
            <w:r>
              <w:rPr>
                <w:noProof/>
                <w:webHidden/>
              </w:rPr>
              <w:t>26</w:t>
            </w:r>
            <w:r>
              <w:rPr>
                <w:noProof/>
                <w:webHidden/>
              </w:rPr>
              <w:fldChar w:fldCharType="end"/>
            </w:r>
          </w:hyperlink>
        </w:p>
        <w:p w14:paraId="1FB429A5" w14:textId="65901A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3" w:history="1">
            <w:r w:rsidRPr="00EA1784">
              <w:rPr>
                <w:rStyle w:val="Hyperlink"/>
                <w:noProof/>
              </w:rPr>
              <w:t>12.3.2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Overscale Pattern</w:t>
            </w:r>
            <w:r>
              <w:rPr>
                <w:noProof/>
                <w:webHidden/>
              </w:rPr>
              <w:tab/>
            </w:r>
            <w:r>
              <w:rPr>
                <w:noProof/>
                <w:webHidden/>
              </w:rPr>
              <w:fldChar w:fldCharType="begin"/>
            </w:r>
            <w:r>
              <w:rPr>
                <w:noProof/>
                <w:webHidden/>
              </w:rPr>
              <w:instrText xml:space="preserve"> PAGEREF _Toc194067113 \h </w:instrText>
            </w:r>
            <w:r>
              <w:rPr>
                <w:noProof/>
                <w:webHidden/>
              </w:rPr>
            </w:r>
            <w:r>
              <w:rPr>
                <w:noProof/>
                <w:webHidden/>
              </w:rPr>
              <w:fldChar w:fldCharType="separate"/>
            </w:r>
            <w:r>
              <w:rPr>
                <w:noProof/>
                <w:webHidden/>
              </w:rPr>
              <w:t>26</w:t>
            </w:r>
            <w:r>
              <w:rPr>
                <w:noProof/>
                <w:webHidden/>
              </w:rPr>
              <w:fldChar w:fldCharType="end"/>
            </w:r>
          </w:hyperlink>
        </w:p>
        <w:p w14:paraId="5DAE5FC1" w14:textId="602F6D9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4" w:history="1">
            <w:r w:rsidRPr="00EA1784">
              <w:rPr>
                <w:rStyle w:val="Hyperlink"/>
                <w:noProof/>
              </w:rPr>
              <w:t>12.3.3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Larger scale data available</w:t>
            </w:r>
            <w:r>
              <w:rPr>
                <w:noProof/>
                <w:webHidden/>
              </w:rPr>
              <w:tab/>
            </w:r>
            <w:r>
              <w:rPr>
                <w:noProof/>
                <w:webHidden/>
              </w:rPr>
              <w:fldChar w:fldCharType="begin"/>
            </w:r>
            <w:r>
              <w:rPr>
                <w:noProof/>
                <w:webHidden/>
              </w:rPr>
              <w:instrText xml:space="preserve"> PAGEREF _Toc194067114 \h </w:instrText>
            </w:r>
            <w:r>
              <w:rPr>
                <w:noProof/>
                <w:webHidden/>
              </w:rPr>
            </w:r>
            <w:r>
              <w:rPr>
                <w:noProof/>
                <w:webHidden/>
              </w:rPr>
              <w:fldChar w:fldCharType="separate"/>
            </w:r>
            <w:r>
              <w:rPr>
                <w:noProof/>
                <w:webHidden/>
              </w:rPr>
              <w:t>27</w:t>
            </w:r>
            <w:r>
              <w:rPr>
                <w:noProof/>
                <w:webHidden/>
              </w:rPr>
              <w:fldChar w:fldCharType="end"/>
            </w:r>
          </w:hyperlink>
        </w:p>
        <w:p w14:paraId="059C4D87" w14:textId="3202CCA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5" w:history="1">
            <w:r w:rsidRPr="00EA1784">
              <w:rPr>
                <w:rStyle w:val="Hyperlink"/>
                <w:noProof/>
              </w:rPr>
              <w:t>12.4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Graphical indexes</w:t>
            </w:r>
            <w:r>
              <w:rPr>
                <w:noProof/>
                <w:webHidden/>
              </w:rPr>
              <w:tab/>
            </w:r>
            <w:r>
              <w:rPr>
                <w:noProof/>
                <w:webHidden/>
              </w:rPr>
              <w:fldChar w:fldCharType="begin"/>
            </w:r>
            <w:r>
              <w:rPr>
                <w:noProof/>
                <w:webHidden/>
              </w:rPr>
              <w:instrText xml:space="preserve"> PAGEREF _Toc194067115 \h </w:instrText>
            </w:r>
            <w:r>
              <w:rPr>
                <w:noProof/>
                <w:webHidden/>
              </w:rPr>
            </w:r>
            <w:r>
              <w:rPr>
                <w:noProof/>
                <w:webHidden/>
              </w:rPr>
              <w:fldChar w:fldCharType="separate"/>
            </w:r>
            <w:r>
              <w:rPr>
                <w:noProof/>
                <w:webHidden/>
              </w:rPr>
              <w:t>27</w:t>
            </w:r>
            <w:r>
              <w:rPr>
                <w:noProof/>
                <w:webHidden/>
              </w:rPr>
              <w:fldChar w:fldCharType="end"/>
            </w:r>
          </w:hyperlink>
        </w:p>
        <w:p w14:paraId="5856E26C" w14:textId="7EA2FFE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6" w:history="1">
            <w:r w:rsidRPr="00EA1784">
              <w:rPr>
                <w:rStyle w:val="Hyperlink"/>
                <w:noProof/>
              </w:rPr>
              <w:t>12.4.1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ENCs</w:t>
            </w:r>
            <w:r>
              <w:rPr>
                <w:noProof/>
                <w:webHidden/>
              </w:rPr>
              <w:tab/>
            </w:r>
            <w:r>
              <w:rPr>
                <w:noProof/>
                <w:webHidden/>
              </w:rPr>
              <w:fldChar w:fldCharType="begin"/>
            </w:r>
            <w:r>
              <w:rPr>
                <w:noProof/>
                <w:webHidden/>
              </w:rPr>
              <w:instrText xml:space="preserve"> PAGEREF _Toc194067116 \h </w:instrText>
            </w:r>
            <w:r>
              <w:rPr>
                <w:noProof/>
                <w:webHidden/>
              </w:rPr>
            </w:r>
            <w:r>
              <w:rPr>
                <w:noProof/>
                <w:webHidden/>
              </w:rPr>
              <w:fldChar w:fldCharType="separate"/>
            </w:r>
            <w:r>
              <w:rPr>
                <w:noProof/>
                <w:webHidden/>
              </w:rPr>
              <w:t>27</w:t>
            </w:r>
            <w:r>
              <w:rPr>
                <w:noProof/>
                <w:webHidden/>
              </w:rPr>
              <w:fldChar w:fldCharType="end"/>
            </w:r>
          </w:hyperlink>
        </w:p>
        <w:p w14:paraId="183933C9" w14:textId="67E4D62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7" w:history="1">
            <w:r w:rsidRPr="00EA1784">
              <w:rPr>
                <w:rStyle w:val="Hyperlink"/>
                <w:noProof/>
              </w:rPr>
              <w:t>12.4.2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Graphical indexes of other S-100 products</w:t>
            </w:r>
            <w:r>
              <w:rPr>
                <w:noProof/>
                <w:webHidden/>
              </w:rPr>
              <w:tab/>
            </w:r>
            <w:r>
              <w:rPr>
                <w:noProof/>
                <w:webHidden/>
              </w:rPr>
              <w:fldChar w:fldCharType="begin"/>
            </w:r>
            <w:r>
              <w:rPr>
                <w:noProof/>
                <w:webHidden/>
              </w:rPr>
              <w:instrText xml:space="preserve"> PAGEREF _Toc194067117 \h </w:instrText>
            </w:r>
            <w:r>
              <w:rPr>
                <w:noProof/>
                <w:webHidden/>
              </w:rPr>
            </w:r>
            <w:r>
              <w:rPr>
                <w:noProof/>
                <w:webHidden/>
              </w:rPr>
              <w:fldChar w:fldCharType="separate"/>
            </w:r>
            <w:r>
              <w:rPr>
                <w:noProof/>
                <w:webHidden/>
              </w:rPr>
              <w:t>28</w:t>
            </w:r>
            <w:r>
              <w:rPr>
                <w:noProof/>
                <w:webHidden/>
              </w:rPr>
              <w:fldChar w:fldCharType="end"/>
            </w:r>
          </w:hyperlink>
        </w:p>
        <w:p w14:paraId="658464BC" w14:textId="2D06D49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18" w:history="1">
            <w:r w:rsidRPr="00EA1784">
              <w:rPr>
                <w:rStyle w:val="Hyperlink"/>
                <w:noProof/>
              </w:rPr>
              <w:t>12.5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Limits of data</w:t>
            </w:r>
            <w:r>
              <w:rPr>
                <w:noProof/>
                <w:webHidden/>
              </w:rPr>
              <w:tab/>
            </w:r>
            <w:r>
              <w:rPr>
                <w:noProof/>
                <w:webHidden/>
              </w:rPr>
              <w:fldChar w:fldCharType="begin"/>
            </w:r>
            <w:r>
              <w:rPr>
                <w:noProof/>
                <w:webHidden/>
              </w:rPr>
              <w:instrText xml:space="preserve"> PAGEREF _Toc194067118 \h </w:instrText>
            </w:r>
            <w:r>
              <w:rPr>
                <w:noProof/>
                <w:webHidden/>
              </w:rPr>
            </w:r>
            <w:r>
              <w:rPr>
                <w:noProof/>
                <w:webHidden/>
              </w:rPr>
              <w:fldChar w:fldCharType="separate"/>
            </w:r>
            <w:r>
              <w:rPr>
                <w:noProof/>
                <w:webHidden/>
              </w:rPr>
              <w:t>28</w:t>
            </w:r>
            <w:r>
              <w:rPr>
                <w:noProof/>
                <w:webHidden/>
              </w:rPr>
              <w:fldChar w:fldCharType="end"/>
            </w:r>
          </w:hyperlink>
        </w:p>
        <w:p w14:paraId="23195B69" w14:textId="4AF3F7F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19" w:history="1">
            <w:r w:rsidRPr="00EA1784">
              <w:rPr>
                <w:rStyle w:val="Hyperlink"/>
                <w:noProof/>
              </w:rPr>
              <w:t>12.5.1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ENC No data areas</w:t>
            </w:r>
            <w:r>
              <w:rPr>
                <w:noProof/>
                <w:webHidden/>
              </w:rPr>
              <w:tab/>
            </w:r>
            <w:r>
              <w:rPr>
                <w:noProof/>
                <w:webHidden/>
              </w:rPr>
              <w:fldChar w:fldCharType="begin"/>
            </w:r>
            <w:r>
              <w:rPr>
                <w:noProof/>
                <w:webHidden/>
              </w:rPr>
              <w:instrText xml:space="preserve"> PAGEREF _Toc194067119 \h </w:instrText>
            </w:r>
            <w:r>
              <w:rPr>
                <w:noProof/>
                <w:webHidden/>
              </w:rPr>
            </w:r>
            <w:r>
              <w:rPr>
                <w:noProof/>
                <w:webHidden/>
              </w:rPr>
              <w:fldChar w:fldCharType="separate"/>
            </w:r>
            <w:r>
              <w:rPr>
                <w:noProof/>
                <w:webHidden/>
              </w:rPr>
              <w:t>28</w:t>
            </w:r>
            <w:r>
              <w:rPr>
                <w:noProof/>
                <w:webHidden/>
              </w:rPr>
              <w:fldChar w:fldCharType="end"/>
            </w:r>
          </w:hyperlink>
        </w:p>
        <w:p w14:paraId="1ED4A031" w14:textId="129BD9A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0" w:history="1">
            <w:r w:rsidRPr="00EA1784">
              <w:rPr>
                <w:rStyle w:val="Hyperlink"/>
                <w:noProof/>
              </w:rPr>
              <w:t>12.5.2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 xml:space="preserve">Limit of official S-101 data and non official S-101 data </w:t>
            </w:r>
            <w:r>
              <w:rPr>
                <w:noProof/>
                <w:webHidden/>
              </w:rPr>
              <w:tab/>
            </w:r>
            <w:r>
              <w:rPr>
                <w:noProof/>
                <w:webHidden/>
              </w:rPr>
              <w:fldChar w:fldCharType="begin"/>
            </w:r>
            <w:r>
              <w:rPr>
                <w:noProof/>
                <w:webHidden/>
              </w:rPr>
              <w:instrText xml:space="preserve"> PAGEREF _Toc194067120 \h </w:instrText>
            </w:r>
            <w:r>
              <w:rPr>
                <w:noProof/>
                <w:webHidden/>
              </w:rPr>
            </w:r>
            <w:r>
              <w:rPr>
                <w:noProof/>
                <w:webHidden/>
              </w:rPr>
              <w:fldChar w:fldCharType="separate"/>
            </w:r>
            <w:r>
              <w:rPr>
                <w:noProof/>
                <w:webHidden/>
              </w:rPr>
              <w:t>28</w:t>
            </w:r>
            <w:r>
              <w:rPr>
                <w:noProof/>
                <w:webHidden/>
              </w:rPr>
              <w:fldChar w:fldCharType="end"/>
            </w:r>
          </w:hyperlink>
        </w:p>
        <w:p w14:paraId="5E12317E" w14:textId="21E15E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1" w:history="1">
            <w:r w:rsidRPr="00EA1784">
              <w:rPr>
                <w:rStyle w:val="Hyperlink"/>
                <w:noProof/>
              </w:rPr>
              <w:t>12.5.3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Limits of other S-100 product data</w:t>
            </w:r>
            <w:r>
              <w:rPr>
                <w:noProof/>
                <w:webHidden/>
              </w:rPr>
              <w:tab/>
            </w:r>
            <w:r>
              <w:rPr>
                <w:noProof/>
                <w:webHidden/>
              </w:rPr>
              <w:fldChar w:fldCharType="begin"/>
            </w:r>
            <w:r>
              <w:rPr>
                <w:noProof/>
                <w:webHidden/>
              </w:rPr>
              <w:instrText xml:space="preserve"> PAGEREF _Toc194067121 \h </w:instrText>
            </w:r>
            <w:r>
              <w:rPr>
                <w:noProof/>
                <w:webHidden/>
              </w:rPr>
            </w:r>
            <w:r>
              <w:rPr>
                <w:noProof/>
                <w:webHidden/>
              </w:rPr>
              <w:fldChar w:fldCharType="separate"/>
            </w:r>
            <w:r>
              <w:rPr>
                <w:noProof/>
                <w:webHidden/>
              </w:rPr>
              <w:t>28</w:t>
            </w:r>
            <w:r>
              <w:rPr>
                <w:noProof/>
                <w:webHidden/>
              </w:rPr>
              <w:fldChar w:fldCharType="end"/>
            </w:r>
          </w:hyperlink>
        </w:p>
        <w:p w14:paraId="7B01A9BA" w14:textId="23F96FA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2" w:history="1">
            <w:r w:rsidRPr="00EA1784">
              <w:rPr>
                <w:rStyle w:val="Hyperlink"/>
                <w:noProof/>
              </w:rPr>
              <w:t>12.6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_Toc194067122 \h </w:instrText>
            </w:r>
            <w:r>
              <w:rPr>
                <w:noProof/>
                <w:webHidden/>
              </w:rPr>
            </w:r>
            <w:r>
              <w:rPr>
                <w:noProof/>
                <w:webHidden/>
              </w:rPr>
              <w:fldChar w:fldCharType="separate"/>
            </w:r>
            <w:r>
              <w:rPr>
                <w:noProof/>
                <w:webHidden/>
              </w:rPr>
              <w:t>28</w:t>
            </w:r>
            <w:r>
              <w:rPr>
                <w:noProof/>
                <w:webHidden/>
              </w:rPr>
              <w:fldChar w:fldCharType="end"/>
            </w:r>
          </w:hyperlink>
        </w:p>
        <w:p w14:paraId="09D9478C" w14:textId="724D9DD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3" w:history="1">
            <w:r w:rsidRPr="00EA1784">
              <w:rPr>
                <w:rStyle w:val="Hyperlink"/>
                <w:noProof/>
              </w:rPr>
              <w:t>12.6.1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Safety Contour</w:t>
            </w:r>
            <w:r>
              <w:rPr>
                <w:noProof/>
                <w:webHidden/>
              </w:rPr>
              <w:tab/>
            </w:r>
            <w:r>
              <w:rPr>
                <w:noProof/>
                <w:webHidden/>
              </w:rPr>
              <w:fldChar w:fldCharType="begin"/>
            </w:r>
            <w:r>
              <w:rPr>
                <w:noProof/>
                <w:webHidden/>
              </w:rPr>
              <w:instrText xml:space="preserve"> PAGEREF _Toc194067123 \h </w:instrText>
            </w:r>
            <w:r>
              <w:rPr>
                <w:noProof/>
                <w:webHidden/>
              </w:rPr>
            </w:r>
            <w:r>
              <w:rPr>
                <w:noProof/>
                <w:webHidden/>
              </w:rPr>
              <w:fldChar w:fldCharType="separate"/>
            </w:r>
            <w:r>
              <w:rPr>
                <w:noProof/>
                <w:webHidden/>
              </w:rPr>
              <w:t>28</w:t>
            </w:r>
            <w:r>
              <w:rPr>
                <w:noProof/>
                <w:webHidden/>
              </w:rPr>
              <w:fldChar w:fldCharType="end"/>
            </w:r>
          </w:hyperlink>
        </w:p>
        <w:p w14:paraId="6F9A8CD0" w14:textId="7584D82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5" w:history="1">
            <w:r w:rsidRPr="00EA1784">
              <w:rPr>
                <w:rStyle w:val="Hyperlink"/>
                <w:noProof/>
              </w:rPr>
              <w:t>12.7</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Date-dependent features</w:t>
            </w:r>
            <w:r>
              <w:rPr>
                <w:noProof/>
                <w:webHidden/>
              </w:rPr>
              <w:tab/>
            </w:r>
            <w:r>
              <w:rPr>
                <w:noProof/>
                <w:webHidden/>
              </w:rPr>
              <w:fldChar w:fldCharType="begin"/>
            </w:r>
            <w:r>
              <w:rPr>
                <w:noProof/>
                <w:webHidden/>
              </w:rPr>
              <w:instrText xml:space="preserve"> PAGEREF _Toc194067125 \h </w:instrText>
            </w:r>
            <w:r>
              <w:rPr>
                <w:noProof/>
                <w:webHidden/>
              </w:rPr>
            </w:r>
            <w:r>
              <w:rPr>
                <w:noProof/>
                <w:webHidden/>
              </w:rPr>
              <w:fldChar w:fldCharType="separate"/>
            </w:r>
            <w:r>
              <w:rPr>
                <w:noProof/>
                <w:webHidden/>
              </w:rPr>
              <w:t>29</w:t>
            </w:r>
            <w:r>
              <w:rPr>
                <w:noProof/>
                <w:webHidden/>
              </w:rPr>
              <w:fldChar w:fldCharType="end"/>
            </w:r>
          </w:hyperlink>
        </w:p>
        <w:p w14:paraId="1719084B" w14:textId="29DB1AB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6" w:history="1">
            <w:r w:rsidRPr="00EA1784">
              <w:rPr>
                <w:rStyle w:val="Hyperlink"/>
                <w:noProof/>
              </w:rPr>
              <w:t>12.7.1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_Toc194067126 \h </w:instrText>
            </w:r>
            <w:r>
              <w:rPr>
                <w:noProof/>
                <w:webHidden/>
              </w:rPr>
            </w:r>
            <w:r>
              <w:rPr>
                <w:noProof/>
                <w:webHidden/>
              </w:rPr>
              <w:fldChar w:fldCharType="separate"/>
            </w:r>
            <w:r>
              <w:rPr>
                <w:noProof/>
                <w:webHidden/>
              </w:rPr>
              <w:t>29</w:t>
            </w:r>
            <w:r>
              <w:rPr>
                <w:noProof/>
                <w:webHidden/>
              </w:rPr>
              <w:fldChar w:fldCharType="end"/>
            </w:r>
          </w:hyperlink>
        </w:p>
        <w:p w14:paraId="365FDAF8" w14:textId="44485CC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27" w:history="1">
            <w:r w:rsidRPr="00EA1784">
              <w:rPr>
                <w:rStyle w:val="Hyperlink"/>
                <w:noProof/>
              </w:rPr>
              <w:t>12.7.2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 of date adjustment</w:t>
            </w:r>
            <w:r>
              <w:rPr>
                <w:noProof/>
                <w:webHidden/>
              </w:rPr>
              <w:tab/>
            </w:r>
            <w:r>
              <w:rPr>
                <w:noProof/>
                <w:webHidden/>
              </w:rPr>
              <w:fldChar w:fldCharType="begin"/>
            </w:r>
            <w:r>
              <w:rPr>
                <w:noProof/>
                <w:webHidden/>
              </w:rPr>
              <w:instrText xml:space="preserve"> PAGEREF _Toc194067127 \h </w:instrText>
            </w:r>
            <w:r>
              <w:rPr>
                <w:noProof/>
                <w:webHidden/>
              </w:rPr>
            </w:r>
            <w:r>
              <w:rPr>
                <w:noProof/>
                <w:webHidden/>
              </w:rPr>
              <w:fldChar w:fldCharType="separate"/>
            </w:r>
            <w:r>
              <w:rPr>
                <w:noProof/>
                <w:webHidden/>
              </w:rPr>
              <w:t>29</w:t>
            </w:r>
            <w:r>
              <w:rPr>
                <w:noProof/>
                <w:webHidden/>
              </w:rPr>
              <w:fldChar w:fldCharType="end"/>
            </w:r>
          </w:hyperlink>
        </w:p>
        <w:p w14:paraId="16603F01" w14:textId="786617E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8" w:history="1">
            <w:r w:rsidRPr="00EA1784">
              <w:rPr>
                <w:rStyle w:val="Hyperlink"/>
                <w:noProof/>
              </w:rPr>
              <w:t>12.8</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Decluttering the screen</w:t>
            </w:r>
            <w:r>
              <w:rPr>
                <w:noProof/>
                <w:webHidden/>
              </w:rPr>
              <w:tab/>
            </w:r>
            <w:r>
              <w:rPr>
                <w:noProof/>
                <w:webHidden/>
              </w:rPr>
              <w:fldChar w:fldCharType="begin"/>
            </w:r>
            <w:r>
              <w:rPr>
                <w:noProof/>
                <w:webHidden/>
              </w:rPr>
              <w:instrText xml:space="preserve"> PAGEREF _Toc194067128 \h </w:instrText>
            </w:r>
            <w:r>
              <w:rPr>
                <w:noProof/>
                <w:webHidden/>
              </w:rPr>
            </w:r>
            <w:r>
              <w:rPr>
                <w:noProof/>
                <w:webHidden/>
              </w:rPr>
              <w:fldChar w:fldCharType="separate"/>
            </w:r>
            <w:r>
              <w:rPr>
                <w:noProof/>
                <w:webHidden/>
              </w:rPr>
              <w:t>29</w:t>
            </w:r>
            <w:r>
              <w:rPr>
                <w:noProof/>
                <w:webHidden/>
              </w:rPr>
              <w:fldChar w:fldCharType="end"/>
            </w:r>
          </w:hyperlink>
        </w:p>
        <w:p w14:paraId="055DB3DA" w14:textId="4BC873C2"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29" w:history="1">
            <w:r w:rsidRPr="00EA1784">
              <w:rPr>
                <w:rStyle w:val="Hyperlink"/>
                <w:noProof/>
              </w:rPr>
              <w:t>12.9</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IMO presentation elements</w:t>
            </w:r>
            <w:r>
              <w:rPr>
                <w:noProof/>
                <w:webHidden/>
              </w:rPr>
              <w:tab/>
            </w:r>
            <w:r>
              <w:rPr>
                <w:noProof/>
                <w:webHidden/>
              </w:rPr>
              <w:fldChar w:fldCharType="begin"/>
            </w:r>
            <w:r>
              <w:rPr>
                <w:noProof/>
                <w:webHidden/>
              </w:rPr>
              <w:instrText xml:space="preserve"> PAGEREF _Toc194067129 \h </w:instrText>
            </w:r>
            <w:r>
              <w:rPr>
                <w:noProof/>
                <w:webHidden/>
              </w:rPr>
            </w:r>
            <w:r>
              <w:rPr>
                <w:noProof/>
                <w:webHidden/>
              </w:rPr>
              <w:fldChar w:fldCharType="separate"/>
            </w:r>
            <w:r>
              <w:rPr>
                <w:noProof/>
                <w:webHidden/>
              </w:rPr>
              <w:t>29</w:t>
            </w:r>
            <w:r>
              <w:rPr>
                <w:noProof/>
                <w:webHidden/>
              </w:rPr>
              <w:fldChar w:fldCharType="end"/>
            </w:r>
          </w:hyperlink>
        </w:p>
        <w:p w14:paraId="76C9654B" w14:textId="7FEE6B7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0" w:history="1">
            <w:r w:rsidRPr="00EA1784">
              <w:rPr>
                <w:rStyle w:val="Hyperlink"/>
                <w:noProof/>
              </w:rPr>
              <w:t>12.9.1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Scale bar and latitude scale</w:t>
            </w:r>
            <w:r>
              <w:rPr>
                <w:noProof/>
                <w:webHidden/>
              </w:rPr>
              <w:tab/>
            </w:r>
            <w:r>
              <w:rPr>
                <w:noProof/>
                <w:webHidden/>
              </w:rPr>
              <w:fldChar w:fldCharType="begin"/>
            </w:r>
            <w:r>
              <w:rPr>
                <w:noProof/>
                <w:webHidden/>
              </w:rPr>
              <w:instrText xml:space="preserve"> PAGEREF _Toc194067130 \h </w:instrText>
            </w:r>
            <w:r>
              <w:rPr>
                <w:noProof/>
                <w:webHidden/>
              </w:rPr>
            </w:r>
            <w:r>
              <w:rPr>
                <w:noProof/>
                <w:webHidden/>
              </w:rPr>
              <w:fldChar w:fldCharType="separate"/>
            </w:r>
            <w:r>
              <w:rPr>
                <w:noProof/>
                <w:webHidden/>
              </w:rPr>
              <w:t>29</w:t>
            </w:r>
            <w:r>
              <w:rPr>
                <w:noProof/>
                <w:webHidden/>
              </w:rPr>
              <w:fldChar w:fldCharType="end"/>
            </w:r>
          </w:hyperlink>
        </w:p>
        <w:p w14:paraId="273FE9CE" w14:textId="7432F8C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1" w:history="1">
            <w:r w:rsidRPr="00EA1784">
              <w:rPr>
                <w:rStyle w:val="Hyperlink"/>
                <w:noProof/>
              </w:rPr>
              <w:t>12.9.2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North arrow</w:t>
            </w:r>
            <w:r>
              <w:rPr>
                <w:noProof/>
                <w:webHidden/>
              </w:rPr>
              <w:tab/>
            </w:r>
            <w:r>
              <w:rPr>
                <w:noProof/>
                <w:webHidden/>
              </w:rPr>
              <w:fldChar w:fldCharType="begin"/>
            </w:r>
            <w:r>
              <w:rPr>
                <w:noProof/>
                <w:webHidden/>
              </w:rPr>
              <w:instrText xml:space="preserve"> PAGEREF _Toc194067131 \h </w:instrText>
            </w:r>
            <w:r>
              <w:rPr>
                <w:noProof/>
                <w:webHidden/>
              </w:rPr>
            </w:r>
            <w:r>
              <w:rPr>
                <w:noProof/>
                <w:webHidden/>
              </w:rPr>
              <w:fldChar w:fldCharType="separate"/>
            </w:r>
            <w:r>
              <w:rPr>
                <w:noProof/>
                <w:webHidden/>
              </w:rPr>
              <w:t>30</w:t>
            </w:r>
            <w:r>
              <w:rPr>
                <w:noProof/>
                <w:webHidden/>
              </w:rPr>
              <w:fldChar w:fldCharType="end"/>
            </w:r>
          </w:hyperlink>
        </w:p>
        <w:p w14:paraId="59F94B8B" w14:textId="3EC6F5C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2" w:history="1">
            <w:r w:rsidRPr="00EA1784">
              <w:rPr>
                <w:rStyle w:val="Hyperlink"/>
                <w:noProof/>
              </w:rPr>
              <w:t>12.9.3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Graticule</w:t>
            </w:r>
            <w:r>
              <w:rPr>
                <w:noProof/>
                <w:webHidden/>
              </w:rPr>
              <w:tab/>
            </w:r>
            <w:r>
              <w:rPr>
                <w:noProof/>
                <w:webHidden/>
              </w:rPr>
              <w:fldChar w:fldCharType="begin"/>
            </w:r>
            <w:r>
              <w:rPr>
                <w:noProof/>
                <w:webHidden/>
              </w:rPr>
              <w:instrText xml:space="preserve"> PAGEREF _Toc194067132 \h </w:instrText>
            </w:r>
            <w:r>
              <w:rPr>
                <w:noProof/>
                <w:webHidden/>
              </w:rPr>
            </w:r>
            <w:r>
              <w:rPr>
                <w:noProof/>
                <w:webHidden/>
              </w:rPr>
              <w:fldChar w:fldCharType="separate"/>
            </w:r>
            <w:r>
              <w:rPr>
                <w:noProof/>
                <w:webHidden/>
              </w:rPr>
              <w:t>30</w:t>
            </w:r>
            <w:r>
              <w:rPr>
                <w:noProof/>
                <w:webHidden/>
              </w:rPr>
              <w:fldChar w:fldCharType="end"/>
            </w:r>
          </w:hyperlink>
        </w:p>
        <w:p w14:paraId="4BD3E6D1" w14:textId="153C024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3" w:history="1">
            <w:r w:rsidRPr="00EA1784">
              <w:rPr>
                <w:rStyle w:val="Hyperlink"/>
                <w:noProof/>
              </w:rPr>
              <w:t>12.9.4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mode</w:t>
            </w:r>
            <w:r>
              <w:rPr>
                <w:noProof/>
                <w:webHidden/>
              </w:rPr>
              <w:tab/>
            </w:r>
            <w:r>
              <w:rPr>
                <w:noProof/>
                <w:webHidden/>
              </w:rPr>
              <w:fldChar w:fldCharType="begin"/>
            </w:r>
            <w:r>
              <w:rPr>
                <w:noProof/>
                <w:webHidden/>
              </w:rPr>
              <w:instrText xml:space="preserve"> PAGEREF _Toc194067133 \h </w:instrText>
            </w:r>
            <w:r>
              <w:rPr>
                <w:noProof/>
                <w:webHidden/>
              </w:rPr>
            </w:r>
            <w:r>
              <w:rPr>
                <w:noProof/>
                <w:webHidden/>
              </w:rPr>
              <w:fldChar w:fldCharType="separate"/>
            </w:r>
            <w:r>
              <w:rPr>
                <w:noProof/>
                <w:webHidden/>
              </w:rPr>
              <w:t>30</w:t>
            </w:r>
            <w:r>
              <w:rPr>
                <w:noProof/>
                <w:webHidden/>
              </w:rPr>
              <w:fldChar w:fldCharType="end"/>
            </w:r>
          </w:hyperlink>
        </w:p>
        <w:p w14:paraId="1B4AB92B" w14:textId="031EEB1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4" w:history="1">
            <w:r w:rsidRPr="00EA1784">
              <w:rPr>
                <w:rStyle w:val="Hyperlink"/>
                <w:noProof/>
              </w:rPr>
              <w:t>12.9.5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Black level adjustment symbol</w:t>
            </w:r>
            <w:r>
              <w:rPr>
                <w:noProof/>
                <w:webHidden/>
              </w:rPr>
              <w:tab/>
            </w:r>
            <w:r>
              <w:rPr>
                <w:noProof/>
                <w:webHidden/>
              </w:rPr>
              <w:fldChar w:fldCharType="begin"/>
            </w:r>
            <w:r>
              <w:rPr>
                <w:noProof/>
                <w:webHidden/>
              </w:rPr>
              <w:instrText xml:space="preserve"> PAGEREF _Toc194067134 \h </w:instrText>
            </w:r>
            <w:r>
              <w:rPr>
                <w:noProof/>
                <w:webHidden/>
              </w:rPr>
            </w:r>
            <w:r>
              <w:rPr>
                <w:noProof/>
                <w:webHidden/>
              </w:rPr>
              <w:fldChar w:fldCharType="separate"/>
            </w:r>
            <w:r>
              <w:rPr>
                <w:noProof/>
                <w:webHidden/>
              </w:rPr>
              <w:t>31</w:t>
            </w:r>
            <w:r>
              <w:rPr>
                <w:noProof/>
                <w:webHidden/>
              </w:rPr>
              <w:fldChar w:fldCharType="end"/>
            </w:r>
          </w:hyperlink>
        </w:p>
        <w:p w14:paraId="1CAE66E9" w14:textId="2262813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5" w:history="1">
            <w:r w:rsidRPr="00EA1784">
              <w:rPr>
                <w:rStyle w:val="Hyperlink"/>
                <w:noProof/>
              </w:rPr>
              <w:t>12.9.6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and notification of navigational hazards</w:t>
            </w:r>
            <w:r>
              <w:rPr>
                <w:noProof/>
                <w:webHidden/>
              </w:rPr>
              <w:tab/>
            </w:r>
            <w:r>
              <w:rPr>
                <w:noProof/>
                <w:webHidden/>
              </w:rPr>
              <w:fldChar w:fldCharType="begin"/>
            </w:r>
            <w:r>
              <w:rPr>
                <w:noProof/>
                <w:webHidden/>
              </w:rPr>
              <w:instrText xml:space="preserve"> PAGEREF _Toc194067135 \h </w:instrText>
            </w:r>
            <w:r>
              <w:rPr>
                <w:noProof/>
                <w:webHidden/>
              </w:rPr>
            </w:r>
            <w:r>
              <w:rPr>
                <w:noProof/>
                <w:webHidden/>
              </w:rPr>
              <w:fldChar w:fldCharType="separate"/>
            </w:r>
            <w:r>
              <w:rPr>
                <w:noProof/>
                <w:webHidden/>
              </w:rPr>
              <w:t>31</w:t>
            </w:r>
            <w:r>
              <w:rPr>
                <w:noProof/>
                <w:webHidden/>
              </w:rPr>
              <w:fldChar w:fldCharType="end"/>
            </w:r>
          </w:hyperlink>
        </w:p>
        <w:p w14:paraId="69AECCA3" w14:textId="71FA6B5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6" w:history="1">
            <w:r w:rsidRPr="00EA1784">
              <w:rPr>
                <w:rStyle w:val="Hyperlink"/>
                <w:noProof/>
              </w:rPr>
              <w:t>12.9.7</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_Toc194067136 \h </w:instrText>
            </w:r>
            <w:r>
              <w:rPr>
                <w:noProof/>
                <w:webHidden/>
              </w:rPr>
            </w:r>
            <w:r>
              <w:rPr>
                <w:noProof/>
                <w:webHidden/>
              </w:rPr>
              <w:fldChar w:fldCharType="separate"/>
            </w:r>
            <w:r>
              <w:rPr>
                <w:noProof/>
                <w:webHidden/>
              </w:rPr>
              <w:t>32</w:t>
            </w:r>
            <w:r>
              <w:rPr>
                <w:noProof/>
                <w:webHidden/>
              </w:rPr>
              <w:fldChar w:fldCharType="end"/>
            </w:r>
          </w:hyperlink>
        </w:p>
        <w:p w14:paraId="71ED7ACE" w14:textId="19451AB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7" w:history="1">
            <w:r w:rsidRPr="00EA1784">
              <w:rPr>
                <w:rStyle w:val="Hyperlink"/>
                <w:noProof/>
              </w:rPr>
              <w:t>12.9.8</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Definition of safety contour</w:t>
            </w:r>
            <w:r>
              <w:rPr>
                <w:noProof/>
                <w:webHidden/>
              </w:rPr>
              <w:tab/>
            </w:r>
            <w:r>
              <w:rPr>
                <w:noProof/>
                <w:webHidden/>
              </w:rPr>
              <w:fldChar w:fldCharType="begin"/>
            </w:r>
            <w:r>
              <w:rPr>
                <w:noProof/>
                <w:webHidden/>
              </w:rPr>
              <w:instrText xml:space="preserve"> PAGEREF _Toc194067137 \h </w:instrText>
            </w:r>
            <w:r>
              <w:rPr>
                <w:noProof/>
                <w:webHidden/>
              </w:rPr>
            </w:r>
            <w:r>
              <w:rPr>
                <w:noProof/>
                <w:webHidden/>
              </w:rPr>
              <w:fldChar w:fldCharType="separate"/>
            </w:r>
            <w:r>
              <w:rPr>
                <w:noProof/>
                <w:webHidden/>
              </w:rPr>
              <w:t>32</w:t>
            </w:r>
            <w:r>
              <w:rPr>
                <w:noProof/>
                <w:webHidden/>
              </w:rPr>
              <w:fldChar w:fldCharType="end"/>
            </w:r>
          </w:hyperlink>
        </w:p>
        <w:p w14:paraId="3E8D18C3" w14:textId="7952BC9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8" w:history="1">
            <w:r w:rsidRPr="00EA1784">
              <w:rPr>
                <w:rStyle w:val="Hyperlink"/>
                <w:noProof/>
              </w:rPr>
              <w:t>12.9.9</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Detection of safety contour</w:t>
            </w:r>
            <w:r>
              <w:rPr>
                <w:noProof/>
                <w:webHidden/>
              </w:rPr>
              <w:tab/>
            </w:r>
            <w:r>
              <w:rPr>
                <w:noProof/>
                <w:webHidden/>
              </w:rPr>
              <w:fldChar w:fldCharType="begin"/>
            </w:r>
            <w:r>
              <w:rPr>
                <w:noProof/>
                <w:webHidden/>
              </w:rPr>
              <w:instrText xml:space="preserve"> PAGEREF _Toc194067138 \h </w:instrText>
            </w:r>
            <w:r>
              <w:rPr>
                <w:noProof/>
                <w:webHidden/>
              </w:rPr>
            </w:r>
            <w:r>
              <w:rPr>
                <w:noProof/>
                <w:webHidden/>
              </w:rPr>
              <w:fldChar w:fldCharType="separate"/>
            </w:r>
            <w:r>
              <w:rPr>
                <w:noProof/>
                <w:webHidden/>
              </w:rPr>
              <w:t>32</w:t>
            </w:r>
            <w:r>
              <w:rPr>
                <w:noProof/>
                <w:webHidden/>
              </w:rPr>
              <w:fldChar w:fldCharType="end"/>
            </w:r>
          </w:hyperlink>
        </w:p>
        <w:p w14:paraId="45FBC848" w14:textId="535C962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39" w:history="1">
            <w:r w:rsidRPr="00EA1784">
              <w:rPr>
                <w:rStyle w:val="Hyperlink"/>
                <w:noProof/>
              </w:rPr>
              <w:t>12.9.10</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Indications related to ENC accuracy</w:t>
            </w:r>
            <w:r>
              <w:rPr>
                <w:noProof/>
                <w:webHidden/>
              </w:rPr>
              <w:tab/>
            </w:r>
            <w:r>
              <w:rPr>
                <w:noProof/>
                <w:webHidden/>
              </w:rPr>
              <w:fldChar w:fldCharType="begin"/>
            </w:r>
            <w:r>
              <w:rPr>
                <w:noProof/>
                <w:webHidden/>
              </w:rPr>
              <w:instrText xml:space="preserve"> PAGEREF _Toc194067139 \h </w:instrText>
            </w:r>
            <w:r>
              <w:rPr>
                <w:noProof/>
                <w:webHidden/>
              </w:rPr>
            </w:r>
            <w:r>
              <w:rPr>
                <w:noProof/>
                <w:webHidden/>
              </w:rPr>
              <w:fldChar w:fldCharType="separate"/>
            </w:r>
            <w:r>
              <w:rPr>
                <w:noProof/>
                <w:webHidden/>
              </w:rPr>
              <w:t>33</w:t>
            </w:r>
            <w:r>
              <w:rPr>
                <w:noProof/>
                <w:webHidden/>
              </w:rPr>
              <w:fldChar w:fldCharType="end"/>
            </w:r>
          </w:hyperlink>
        </w:p>
        <w:p w14:paraId="673F4B05" w14:textId="163B36D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0" w:history="1">
            <w:r w:rsidRPr="00EA1784">
              <w:rPr>
                <w:rStyle w:val="Hyperlink"/>
                <w:rFonts w:eastAsia="Calibri"/>
                <w:noProof/>
                <w:snapToGrid w:val="0"/>
                <w:lang w:eastAsia="fr-FR"/>
              </w:rPr>
              <w:t>12.9.10.1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S-101 only</w:t>
            </w:r>
            <w:r>
              <w:rPr>
                <w:noProof/>
                <w:webHidden/>
              </w:rPr>
              <w:tab/>
            </w:r>
            <w:r>
              <w:rPr>
                <w:noProof/>
                <w:webHidden/>
              </w:rPr>
              <w:fldChar w:fldCharType="begin"/>
            </w:r>
            <w:r>
              <w:rPr>
                <w:noProof/>
                <w:webHidden/>
              </w:rPr>
              <w:instrText xml:space="preserve"> PAGEREF _Toc194067140 \h </w:instrText>
            </w:r>
            <w:r>
              <w:rPr>
                <w:noProof/>
                <w:webHidden/>
              </w:rPr>
            </w:r>
            <w:r>
              <w:rPr>
                <w:noProof/>
                <w:webHidden/>
              </w:rPr>
              <w:fldChar w:fldCharType="separate"/>
            </w:r>
            <w:r>
              <w:rPr>
                <w:noProof/>
                <w:webHidden/>
              </w:rPr>
              <w:t>33</w:t>
            </w:r>
            <w:r>
              <w:rPr>
                <w:noProof/>
                <w:webHidden/>
              </w:rPr>
              <w:fldChar w:fldCharType="end"/>
            </w:r>
          </w:hyperlink>
        </w:p>
        <w:p w14:paraId="022DE8FE" w14:textId="4DCE272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1" w:history="1">
            <w:r w:rsidRPr="00EA1784">
              <w:rPr>
                <w:rStyle w:val="Hyperlink"/>
                <w:noProof/>
              </w:rPr>
              <w:t>12.9.10.2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w:t>
            </w:r>
            <w:r>
              <w:rPr>
                <w:noProof/>
                <w:webHidden/>
              </w:rPr>
              <w:tab/>
            </w:r>
            <w:r>
              <w:rPr>
                <w:noProof/>
                <w:webHidden/>
              </w:rPr>
              <w:fldChar w:fldCharType="begin"/>
            </w:r>
            <w:r>
              <w:rPr>
                <w:noProof/>
                <w:webHidden/>
              </w:rPr>
              <w:instrText xml:space="preserve"> PAGEREF _Toc194067141 \h </w:instrText>
            </w:r>
            <w:r>
              <w:rPr>
                <w:noProof/>
                <w:webHidden/>
              </w:rPr>
            </w:r>
            <w:r>
              <w:rPr>
                <w:noProof/>
                <w:webHidden/>
              </w:rPr>
              <w:fldChar w:fldCharType="separate"/>
            </w:r>
            <w:r>
              <w:rPr>
                <w:noProof/>
                <w:webHidden/>
              </w:rPr>
              <w:t>33</w:t>
            </w:r>
            <w:r>
              <w:rPr>
                <w:noProof/>
                <w:webHidden/>
              </w:rPr>
              <w:fldChar w:fldCharType="end"/>
            </w:r>
          </w:hyperlink>
        </w:p>
        <w:p w14:paraId="36501A83" w14:textId="3A6B62CC"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2" w:history="1">
            <w:r w:rsidRPr="00EA1784">
              <w:rPr>
                <w:rStyle w:val="Hyperlink"/>
                <w:noProof/>
                <w:lang w:val="en-US"/>
              </w:rPr>
              <w:t>12.9.10.3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_Toc194067142 \h </w:instrText>
            </w:r>
            <w:r>
              <w:rPr>
                <w:noProof/>
                <w:webHidden/>
              </w:rPr>
            </w:r>
            <w:r>
              <w:rPr>
                <w:noProof/>
                <w:webHidden/>
              </w:rPr>
              <w:fldChar w:fldCharType="separate"/>
            </w:r>
            <w:r>
              <w:rPr>
                <w:noProof/>
                <w:webHidden/>
              </w:rPr>
              <w:t>33</w:t>
            </w:r>
            <w:r>
              <w:rPr>
                <w:noProof/>
                <w:webHidden/>
              </w:rPr>
              <w:fldChar w:fldCharType="end"/>
            </w:r>
          </w:hyperlink>
        </w:p>
        <w:p w14:paraId="3A15DCF3" w14:textId="14CC4D1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3" w:history="1">
            <w:r w:rsidRPr="00EA1784">
              <w:rPr>
                <w:rStyle w:val="Hyperlink"/>
                <w:noProof/>
              </w:rPr>
              <w:t>12.9.11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Enhanced Safety Contour and Water Level Adjustment.</w:t>
            </w:r>
            <w:r>
              <w:rPr>
                <w:noProof/>
                <w:webHidden/>
              </w:rPr>
              <w:tab/>
            </w:r>
            <w:r>
              <w:rPr>
                <w:noProof/>
                <w:webHidden/>
              </w:rPr>
              <w:fldChar w:fldCharType="begin"/>
            </w:r>
            <w:r>
              <w:rPr>
                <w:noProof/>
                <w:webHidden/>
              </w:rPr>
              <w:instrText xml:space="preserve"> PAGEREF _Toc194067143 \h </w:instrText>
            </w:r>
            <w:r>
              <w:rPr>
                <w:noProof/>
                <w:webHidden/>
              </w:rPr>
            </w:r>
            <w:r>
              <w:rPr>
                <w:noProof/>
                <w:webHidden/>
              </w:rPr>
              <w:fldChar w:fldCharType="separate"/>
            </w:r>
            <w:r>
              <w:rPr>
                <w:noProof/>
                <w:webHidden/>
              </w:rPr>
              <w:t>34</w:t>
            </w:r>
            <w:r>
              <w:rPr>
                <w:noProof/>
                <w:webHidden/>
              </w:rPr>
              <w:fldChar w:fldCharType="end"/>
            </w:r>
          </w:hyperlink>
        </w:p>
        <w:p w14:paraId="73CA1A16" w14:textId="77C9112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4" w:history="1">
            <w:r w:rsidRPr="00EA1784">
              <w:rPr>
                <w:rStyle w:val="Hyperlink"/>
                <w:noProof/>
              </w:rPr>
              <w:t>12.10</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Other specified display features</w:t>
            </w:r>
            <w:r>
              <w:rPr>
                <w:noProof/>
                <w:webHidden/>
              </w:rPr>
              <w:tab/>
            </w:r>
            <w:r>
              <w:rPr>
                <w:noProof/>
                <w:webHidden/>
              </w:rPr>
              <w:fldChar w:fldCharType="begin"/>
            </w:r>
            <w:r>
              <w:rPr>
                <w:noProof/>
                <w:webHidden/>
              </w:rPr>
              <w:instrText xml:space="preserve"> PAGEREF _Toc194067144 \h </w:instrText>
            </w:r>
            <w:r>
              <w:rPr>
                <w:noProof/>
                <w:webHidden/>
              </w:rPr>
            </w:r>
            <w:r>
              <w:rPr>
                <w:noProof/>
                <w:webHidden/>
              </w:rPr>
              <w:fldChar w:fldCharType="separate"/>
            </w:r>
            <w:r>
              <w:rPr>
                <w:noProof/>
                <w:webHidden/>
              </w:rPr>
              <w:t>35</w:t>
            </w:r>
            <w:r>
              <w:rPr>
                <w:noProof/>
                <w:webHidden/>
              </w:rPr>
              <w:fldChar w:fldCharType="end"/>
            </w:r>
          </w:hyperlink>
        </w:p>
        <w:p w14:paraId="2B57A698" w14:textId="1DA7429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5" w:history="1">
            <w:r w:rsidRPr="00EA1784">
              <w:rPr>
                <w:rStyle w:val="Hyperlink"/>
                <w:noProof/>
              </w:rPr>
              <w:t>12.10.1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w:t>
            </w:r>
            <w:r>
              <w:rPr>
                <w:noProof/>
                <w:webHidden/>
              </w:rPr>
              <w:tab/>
            </w:r>
            <w:r>
              <w:rPr>
                <w:noProof/>
                <w:webHidden/>
              </w:rPr>
              <w:fldChar w:fldCharType="begin"/>
            </w:r>
            <w:r>
              <w:rPr>
                <w:noProof/>
                <w:webHidden/>
              </w:rPr>
              <w:instrText xml:space="preserve"> PAGEREF _Toc194067145 \h </w:instrText>
            </w:r>
            <w:r>
              <w:rPr>
                <w:noProof/>
                <w:webHidden/>
              </w:rPr>
            </w:r>
            <w:r>
              <w:rPr>
                <w:noProof/>
                <w:webHidden/>
              </w:rPr>
              <w:fldChar w:fldCharType="separate"/>
            </w:r>
            <w:r>
              <w:rPr>
                <w:noProof/>
                <w:webHidden/>
              </w:rPr>
              <w:t>35</w:t>
            </w:r>
            <w:r>
              <w:rPr>
                <w:noProof/>
                <w:webHidden/>
              </w:rPr>
              <w:fldChar w:fldCharType="end"/>
            </w:r>
          </w:hyperlink>
        </w:p>
        <w:p w14:paraId="5C9EDE92" w14:textId="2BF6531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6" w:history="1">
            <w:r w:rsidRPr="00EA1784">
              <w:rPr>
                <w:rStyle w:val="Hyperlink"/>
                <w:noProof/>
              </w:rPr>
              <w:t>12.10.2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_Toc194067146 \h </w:instrText>
            </w:r>
            <w:r>
              <w:rPr>
                <w:noProof/>
                <w:webHidden/>
              </w:rPr>
            </w:r>
            <w:r>
              <w:rPr>
                <w:noProof/>
                <w:webHidden/>
              </w:rPr>
              <w:fldChar w:fldCharType="separate"/>
            </w:r>
            <w:r>
              <w:rPr>
                <w:noProof/>
                <w:webHidden/>
              </w:rPr>
              <w:t>35</w:t>
            </w:r>
            <w:r>
              <w:rPr>
                <w:noProof/>
                <w:webHidden/>
              </w:rPr>
              <w:fldChar w:fldCharType="end"/>
            </w:r>
          </w:hyperlink>
        </w:p>
        <w:p w14:paraId="55CD8092" w14:textId="5FF9D28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7" w:history="1">
            <w:r w:rsidRPr="00EA1784">
              <w:rPr>
                <w:rStyle w:val="Hyperlink"/>
                <w:noProof/>
              </w:rPr>
              <w:t>12.10.3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ECDIS Legend</w:t>
            </w:r>
            <w:r>
              <w:rPr>
                <w:noProof/>
                <w:webHidden/>
              </w:rPr>
              <w:tab/>
            </w:r>
            <w:r>
              <w:rPr>
                <w:noProof/>
                <w:webHidden/>
              </w:rPr>
              <w:fldChar w:fldCharType="begin"/>
            </w:r>
            <w:r>
              <w:rPr>
                <w:noProof/>
                <w:webHidden/>
              </w:rPr>
              <w:instrText xml:space="preserve"> PAGEREF _Toc194067147 \h </w:instrText>
            </w:r>
            <w:r>
              <w:rPr>
                <w:noProof/>
                <w:webHidden/>
              </w:rPr>
            </w:r>
            <w:r>
              <w:rPr>
                <w:noProof/>
                <w:webHidden/>
              </w:rPr>
              <w:fldChar w:fldCharType="separate"/>
            </w:r>
            <w:r>
              <w:rPr>
                <w:noProof/>
                <w:webHidden/>
              </w:rPr>
              <w:t>35</w:t>
            </w:r>
            <w:r>
              <w:rPr>
                <w:noProof/>
                <w:webHidden/>
              </w:rPr>
              <w:fldChar w:fldCharType="end"/>
            </w:r>
          </w:hyperlink>
        </w:p>
        <w:p w14:paraId="47CA52B5" w14:textId="4825CFA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48" w:history="1">
            <w:r w:rsidRPr="00EA1784">
              <w:rPr>
                <w:rStyle w:val="Hyperlink"/>
                <w:noProof/>
              </w:rPr>
              <w:t>12.11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_Toc194067148 \h </w:instrText>
            </w:r>
            <w:r>
              <w:rPr>
                <w:noProof/>
                <w:webHidden/>
              </w:rPr>
            </w:r>
            <w:r>
              <w:rPr>
                <w:noProof/>
                <w:webHidden/>
              </w:rPr>
              <w:fldChar w:fldCharType="separate"/>
            </w:r>
            <w:r>
              <w:rPr>
                <w:noProof/>
                <w:webHidden/>
              </w:rPr>
              <w:t>37</w:t>
            </w:r>
            <w:r>
              <w:rPr>
                <w:noProof/>
                <w:webHidden/>
              </w:rPr>
              <w:fldChar w:fldCharType="end"/>
            </w:r>
          </w:hyperlink>
        </w:p>
        <w:p w14:paraId="37D3B249" w14:textId="474E6234"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49" w:history="1">
            <w:r w:rsidRPr="00EA1784">
              <w:rPr>
                <w:rStyle w:val="Hyperlink"/>
                <w:noProof/>
              </w:rPr>
              <w:t>12.11.1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Manual updates</w:t>
            </w:r>
            <w:r>
              <w:rPr>
                <w:noProof/>
                <w:webHidden/>
              </w:rPr>
              <w:tab/>
            </w:r>
            <w:r>
              <w:rPr>
                <w:noProof/>
                <w:webHidden/>
              </w:rPr>
              <w:fldChar w:fldCharType="begin"/>
            </w:r>
            <w:r>
              <w:rPr>
                <w:noProof/>
                <w:webHidden/>
              </w:rPr>
              <w:instrText xml:space="preserve"> PAGEREF _Toc194067149 \h </w:instrText>
            </w:r>
            <w:r>
              <w:rPr>
                <w:noProof/>
                <w:webHidden/>
              </w:rPr>
            </w:r>
            <w:r>
              <w:rPr>
                <w:noProof/>
                <w:webHidden/>
              </w:rPr>
              <w:fldChar w:fldCharType="separate"/>
            </w:r>
            <w:r>
              <w:rPr>
                <w:noProof/>
                <w:webHidden/>
              </w:rPr>
              <w:t>37</w:t>
            </w:r>
            <w:r>
              <w:rPr>
                <w:noProof/>
                <w:webHidden/>
              </w:rPr>
              <w:fldChar w:fldCharType="end"/>
            </w:r>
          </w:hyperlink>
        </w:p>
        <w:p w14:paraId="4F6B6DC4" w14:textId="57CD523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0" w:history="1">
            <w:r w:rsidRPr="00EA1784">
              <w:rPr>
                <w:rStyle w:val="Hyperlink"/>
                <w:noProof/>
              </w:rPr>
              <w:t>12.11.2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Mariner’s Information</w:t>
            </w:r>
            <w:r>
              <w:rPr>
                <w:noProof/>
                <w:webHidden/>
              </w:rPr>
              <w:tab/>
            </w:r>
            <w:r>
              <w:rPr>
                <w:noProof/>
                <w:webHidden/>
              </w:rPr>
              <w:fldChar w:fldCharType="begin"/>
            </w:r>
            <w:r>
              <w:rPr>
                <w:noProof/>
                <w:webHidden/>
              </w:rPr>
              <w:instrText xml:space="preserve"> PAGEREF _Toc194067150 \h </w:instrText>
            </w:r>
            <w:r>
              <w:rPr>
                <w:noProof/>
                <w:webHidden/>
              </w:rPr>
            </w:r>
            <w:r>
              <w:rPr>
                <w:noProof/>
                <w:webHidden/>
              </w:rPr>
              <w:fldChar w:fldCharType="separate"/>
            </w:r>
            <w:r>
              <w:rPr>
                <w:noProof/>
                <w:webHidden/>
              </w:rPr>
              <w:t>37</w:t>
            </w:r>
            <w:r>
              <w:rPr>
                <w:noProof/>
                <w:webHidden/>
              </w:rPr>
              <w:fldChar w:fldCharType="end"/>
            </w:r>
          </w:hyperlink>
        </w:p>
        <w:p w14:paraId="675ECA79" w14:textId="4F24D2F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1" w:history="1">
            <w:r w:rsidRPr="00EA1784">
              <w:rPr>
                <w:rStyle w:val="Hyperlink"/>
                <w:noProof/>
              </w:rPr>
              <w:t>12.11.3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Updates</w:t>
            </w:r>
            <w:r>
              <w:rPr>
                <w:noProof/>
                <w:webHidden/>
              </w:rPr>
              <w:tab/>
            </w:r>
            <w:r>
              <w:rPr>
                <w:noProof/>
                <w:webHidden/>
              </w:rPr>
              <w:fldChar w:fldCharType="begin"/>
            </w:r>
            <w:r>
              <w:rPr>
                <w:noProof/>
                <w:webHidden/>
              </w:rPr>
              <w:instrText xml:space="preserve"> PAGEREF _Toc194067151 \h </w:instrText>
            </w:r>
            <w:r>
              <w:rPr>
                <w:noProof/>
                <w:webHidden/>
              </w:rPr>
            </w:r>
            <w:r>
              <w:rPr>
                <w:noProof/>
                <w:webHidden/>
              </w:rPr>
              <w:fldChar w:fldCharType="separate"/>
            </w:r>
            <w:r>
              <w:rPr>
                <w:noProof/>
                <w:webHidden/>
              </w:rPr>
              <w:t>37</w:t>
            </w:r>
            <w:r>
              <w:rPr>
                <w:noProof/>
                <w:webHidden/>
              </w:rPr>
              <w:fldChar w:fldCharType="end"/>
            </w:r>
          </w:hyperlink>
        </w:p>
        <w:p w14:paraId="3A8A6EBB" w14:textId="3B488B8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2" w:history="1">
            <w:r w:rsidRPr="00EA1784">
              <w:rPr>
                <w:rStyle w:val="Hyperlink"/>
                <w:noProof/>
              </w:rPr>
              <w:t>12.11.4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Identifying automatic chart corrections on demand</w:t>
            </w:r>
            <w:r>
              <w:rPr>
                <w:noProof/>
                <w:webHidden/>
              </w:rPr>
              <w:tab/>
            </w:r>
            <w:r>
              <w:rPr>
                <w:noProof/>
                <w:webHidden/>
              </w:rPr>
              <w:fldChar w:fldCharType="begin"/>
            </w:r>
            <w:r>
              <w:rPr>
                <w:noProof/>
                <w:webHidden/>
              </w:rPr>
              <w:instrText xml:space="preserve"> PAGEREF _Toc194067152 \h </w:instrText>
            </w:r>
            <w:r>
              <w:rPr>
                <w:noProof/>
                <w:webHidden/>
              </w:rPr>
            </w:r>
            <w:r>
              <w:rPr>
                <w:noProof/>
                <w:webHidden/>
              </w:rPr>
              <w:fldChar w:fldCharType="separate"/>
            </w:r>
            <w:r>
              <w:rPr>
                <w:noProof/>
                <w:webHidden/>
              </w:rPr>
              <w:t>37</w:t>
            </w:r>
            <w:r>
              <w:rPr>
                <w:noProof/>
                <w:webHidden/>
              </w:rPr>
              <w:fldChar w:fldCharType="end"/>
            </w:r>
          </w:hyperlink>
        </w:p>
        <w:p w14:paraId="6BC6CF8D" w14:textId="11B8CC4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3" w:history="1">
            <w:r w:rsidRPr="00EA1784">
              <w:rPr>
                <w:rStyle w:val="Hyperlink"/>
                <w:noProof/>
              </w:rPr>
              <w:t>12.11.5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Update Information</w:t>
            </w:r>
            <w:r>
              <w:rPr>
                <w:noProof/>
                <w:webHidden/>
              </w:rPr>
              <w:tab/>
            </w:r>
            <w:r>
              <w:rPr>
                <w:noProof/>
                <w:webHidden/>
              </w:rPr>
              <w:fldChar w:fldCharType="begin"/>
            </w:r>
            <w:r>
              <w:rPr>
                <w:noProof/>
                <w:webHidden/>
              </w:rPr>
              <w:instrText xml:space="preserve"> PAGEREF _Toc194067153 \h </w:instrText>
            </w:r>
            <w:r>
              <w:rPr>
                <w:noProof/>
                <w:webHidden/>
              </w:rPr>
            </w:r>
            <w:r>
              <w:rPr>
                <w:noProof/>
                <w:webHidden/>
              </w:rPr>
              <w:fldChar w:fldCharType="separate"/>
            </w:r>
            <w:r>
              <w:rPr>
                <w:noProof/>
                <w:webHidden/>
              </w:rPr>
              <w:t>38</w:t>
            </w:r>
            <w:r>
              <w:rPr>
                <w:noProof/>
                <w:webHidden/>
              </w:rPr>
              <w:fldChar w:fldCharType="end"/>
            </w:r>
          </w:hyperlink>
        </w:p>
        <w:p w14:paraId="45154956" w14:textId="468F6F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6" w:history="1">
            <w:r w:rsidRPr="00EA1784">
              <w:rPr>
                <w:rStyle w:val="Hyperlink"/>
                <w:noProof/>
              </w:rPr>
              <w:t>12.11.6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Non-official (Non-ENC) Chart Information</w:t>
            </w:r>
            <w:r>
              <w:rPr>
                <w:noProof/>
                <w:webHidden/>
              </w:rPr>
              <w:tab/>
            </w:r>
            <w:r>
              <w:rPr>
                <w:noProof/>
                <w:webHidden/>
              </w:rPr>
              <w:fldChar w:fldCharType="begin"/>
            </w:r>
            <w:r>
              <w:rPr>
                <w:noProof/>
                <w:webHidden/>
              </w:rPr>
              <w:instrText xml:space="preserve"> PAGEREF _Toc194067156 \h </w:instrText>
            </w:r>
            <w:r>
              <w:rPr>
                <w:noProof/>
                <w:webHidden/>
              </w:rPr>
            </w:r>
            <w:r>
              <w:rPr>
                <w:noProof/>
                <w:webHidden/>
              </w:rPr>
              <w:fldChar w:fldCharType="separate"/>
            </w:r>
            <w:r>
              <w:rPr>
                <w:noProof/>
                <w:webHidden/>
              </w:rPr>
              <w:t>38</w:t>
            </w:r>
            <w:r>
              <w:rPr>
                <w:noProof/>
                <w:webHidden/>
              </w:rPr>
              <w:fldChar w:fldCharType="end"/>
            </w:r>
          </w:hyperlink>
        </w:p>
        <w:p w14:paraId="5CAB3E7C" w14:textId="1DFD6C9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57" w:history="1">
            <w:r w:rsidRPr="00EA1784">
              <w:rPr>
                <w:rStyle w:val="Hyperlink"/>
                <w:noProof/>
              </w:rPr>
              <w:t>12.12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and Management of Navigational Warnings</w:t>
            </w:r>
            <w:r>
              <w:rPr>
                <w:noProof/>
                <w:webHidden/>
              </w:rPr>
              <w:tab/>
            </w:r>
            <w:r>
              <w:rPr>
                <w:noProof/>
                <w:webHidden/>
              </w:rPr>
              <w:fldChar w:fldCharType="begin"/>
            </w:r>
            <w:r>
              <w:rPr>
                <w:noProof/>
                <w:webHidden/>
              </w:rPr>
              <w:instrText xml:space="preserve"> PAGEREF _Toc194067157 \h </w:instrText>
            </w:r>
            <w:r>
              <w:rPr>
                <w:noProof/>
                <w:webHidden/>
              </w:rPr>
            </w:r>
            <w:r>
              <w:rPr>
                <w:noProof/>
                <w:webHidden/>
              </w:rPr>
              <w:fldChar w:fldCharType="separate"/>
            </w:r>
            <w:r>
              <w:rPr>
                <w:noProof/>
                <w:webHidden/>
              </w:rPr>
              <w:t>38</w:t>
            </w:r>
            <w:r>
              <w:rPr>
                <w:noProof/>
                <w:webHidden/>
              </w:rPr>
              <w:fldChar w:fldCharType="end"/>
            </w:r>
          </w:hyperlink>
        </w:p>
        <w:p w14:paraId="3088F782" w14:textId="02ACCC22"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8" w:history="1">
            <w:r w:rsidRPr="00EA1784">
              <w:rPr>
                <w:rStyle w:val="Hyperlink"/>
                <w:noProof/>
              </w:rPr>
              <w:t>12.12.1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_Toc194067158 \h </w:instrText>
            </w:r>
            <w:r>
              <w:rPr>
                <w:noProof/>
                <w:webHidden/>
              </w:rPr>
            </w:r>
            <w:r>
              <w:rPr>
                <w:noProof/>
                <w:webHidden/>
              </w:rPr>
              <w:fldChar w:fldCharType="separate"/>
            </w:r>
            <w:r>
              <w:rPr>
                <w:noProof/>
                <w:webHidden/>
              </w:rPr>
              <w:t>38</w:t>
            </w:r>
            <w:r>
              <w:rPr>
                <w:noProof/>
                <w:webHidden/>
              </w:rPr>
              <w:fldChar w:fldCharType="end"/>
            </w:r>
          </w:hyperlink>
        </w:p>
        <w:p w14:paraId="118C159D" w14:textId="0CEC094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59" w:history="1">
            <w:r w:rsidRPr="00EA1784">
              <w:rPr>
                <w:rStyle w:val="Hyperlink"/>
                <w:noProof/>
              </w:rPr>
              <w:t>12.12.2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Filtering Navigational Warning information</w:t>
            </w:r>
            <w:r>
              <w:rPr>
                <w:noProof/>
                <w:webHidden/>
              </w:rPr>
              <w:tab/>
            </w:r>
            <w:r>
              <w:rPr>
                <w:noProof/>
                <w:webHidden/>
              </w:rPr>
              <w:fldChar w:fldCharType="begin"/>
            </w:r>
            <w:r>
              <w:rPr>
                <w:noProof/>
                <w:webHidden/>
              </w:rPr>
              <w:instrText xml:space="preserve"> PAGEREF _Toc194067159 \h </w:instrText>
            </w:r>
            <w:r>
              <w:rPr>
                <w:noProof/>
                <w:webHidden/>
              </w:rPr>
            </w:r>
            <w:r>
              <w:rPr>
                <w:noProof/>
                <w:webHidden/>
              </w:rPr>
              <w:fldChar w:fldCharType="separate"/>
            </w:r>
            <w:r>
              <w:rPr>
                <w:noProof/>
                <w:webHidden/>
              </w:rPr>
              <w:t>39</w:t>
            </w:r>
            <w:r>
              <w:rPr>
                <w:noProof/>
                <w:webHidden/>
              </w:rPr>
              <w:fldChar w:fldCharType="end"/>
            </w:r>
          </w:hyperlink>
        </w:p>
        <w:p w14:paraId="4625E447" w14:textId="0BBD543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0" w:history="1">
            <w:r w:rsidRPr="00EA1784">
              <w:rPr>
                <w:rStyle w:val="Hyperlink"/>
                <w:noProof/>
              </w:rPr>
              <w:t>12.12.3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Cancelled datasets</w:t>
            </w:r>
            <w:r>
              <w:rPr>
                <w:noProof/>
                <w:webHidden/>
              </w:rPr>
              <w:tab/>
            </w:r>
            <w:r>
              <w:rPr>
                <w:noProof/>
                <w:webHidden/>
              </w:rPr>
              <w:fldChar w:fldCharType="begin"/>
            </w:r>
            <w:r>
              <w:rPr>
                <w:noProof/>
                <w:webHidden/>
              </w:rPr>
              <w:instrText xml:space="preserve"> PAGEREF _Toc194067160 \h </w:instrText>
            </w:r>
            <w:r>
              <w:rPr>
                <w:noProof/>
                <w:webHidden/>
              </w:rPr>
            </w:r>
            <w:r>
              <w:rPr>
                <w:noProof/>
                <w:webHidden/>
              </w:rPr>
              <w:fldChar w:fldCharType="separate"/>
            </w:r>
            <w:r>
              <w:rPr>
                <w:noProof/>
                <w:webHidden/>
              </w:rPr>
              <w:t>40</w:t>
            </w:r>
            <w:r>
              <w:rPr>
                <w:noProof/>
                <w:webHidden/>
              </w:rPr>
              <w:fldChar w:fldCharType="end"/>
            </w:r>
          </w:hyperlink>
        </w:p>
        <w:p w14:paraId="36B35322" w14:textId="6DC2B5C9"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61" w:history="1">
            <w:r w:rsidRPr="00EA1784">
              <w:rPr>
                <w:rStyle w:val="Hyperlink"/>
                <w:noProof/>
              </w:rPr>
              <w:t>12.12.4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Portrayal of feature types</w:t>
            </w:r>
            <w:r>
              <w:rPr>
                <w:noProof/>
                <w:webHidden/>
              </w:rPr>
              <w:tab/>
            </w:r>
            <w:r>
              <w:rPr>
                <w:noProof/>
                <w:webHidden/>
              </w:rPr>
              <w:fldChar w:fldCharType="begin"/>
            </w:r>
            <w:r>
              <w:rPr>
                <w:noProof/>
                <w:webHidden/>
              </w:rPr>
              <w:instrText xml:space="preserve"> PAGEREF _Toc194067161 \h </w:instrText>
            </w:r>
            <w:r>
              <w:rPr>
                <w:noProof/>
                <w:webHidden/>
              </w:rPr>
            </w:r>
            <w:r>
              <w:rPr>
                <w:noProof/>
                <w:webHidden/>
              </w:rPr>
              <w:fldChar w:fldCharType="separate"/>
            </w:r>
            <w:r>
              <w:rPr>
                <w:noProof/>
                <w:webHidden/>
              </w:rPr>
              <w:t>40</w:t>
            </w:r>
            <w:r>
              <w:rPr>
                <w:noProof/>
                <w:webHidden/>
              </w:rPr>
              <w:fldChar w:fldCharType="end"/>
            </w:r>
          </w:hyperlink>
        </w:p>
        <w:p w14:paraId="188902F1" w14:textId="217F242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2" w:history="1">
            <w:r w:rsidRPr="00EA1784">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_Toc194067162 \h </w:instrText>
            </w:r>
            <w:r>
              <w:rPr>
                <w:noProof/>
                <w:webHidden/>
              </w:rPr>
            </w:r>
            <w:r>
              <w:rPr>
                <w:noProof/>
                <w:webHidden/>
              </w:rPr>
              <w:fldChar w:fldCharType="separate"/>
            </w:r>
            <w:r>
              <w:rPr>
                <w:noProof/>
                <w:webHidden/>
              </w:rPr>
              <w:t>41</w:t>
            </w:r>
            <w:r>
              <w:rPr>
                <w:noProof/>
                <w:webHidden/>
              </w:rPr>
              <w:fldChar w:fldCharType="end"/>
            </w:r>
          </w:hyperlink>
        </w:p>
        <w:p w14:paraId="5B4284E2" w14:textId="51775D3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3" w:history="1">
            <w:r w:rsidRPr="00EA1784">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Thinning</w:t>
            </w:r>
            <w:r>
              <w:rPr>
                <w:noProof/>
                <w:webHidden/>
              </w:rPr>
              <w:tab/>
            </w:r>
            <w:r>
              <w:rPr>
                <w:noProof/>
                <w:webHidden/>
              </w:rPr>
              <w:fldChar w:fldCharType="begin"/>
            </w:r>
            <w:r>
              <w:rPr>
                <w:noProof/>
                <w:webHidden/>
              </w:rPr>
              <w:instrText xml:space="preserve"> PAGEREF _Toc194067163 \h </w:instrText>
            </w:r>
            <w:r>
              <w:rPr>
                <w:noProof/>
                <w:webHidden/>
              </w:rPr>
            </w:r>
            <w:r>
              <w:rPr>
                <w:noProof/>
                <w:webHidden/>
              </w:rPr>
              <w:fldChar w:fldCharType="separate"/>
            </w:r>
            <w:r>
              <w:rPr>
                <w:noProof/>
                <w:webHidden/>
              </w:rPr>
              <w:t>41</w:t>
            </w:r>
            <w:r>
              <w:rPr>
                <w:noProof/>
                <w:webHidden/>
              </w:rPr>
              <w:fldChar w:fldCharType="end"/>
            </w:r>
          </w:hyperlink>
        </w:p>
        <w:p w14:paraId="21F0A7D2" w14:textId="51D2F04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4" w:history="1">
            <w:r w:rsidRPr="00EA1784">
              <w:rPr>
                <w:rStyle w:val="Hyperlink"/>
                <w:noProof/>
              </w:rPr>
              <w:t>13.2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Temporal variation</w:t>
            </w:r>
            <w:r>
              <w:rPr>
                <w:noProof/>
                <w:webHidden/>
              </w:rPr>
              <w:tab/>
            </w:r>
            <w:r>
              <w:rPr>
                <w:noProof/>
                <w:webHidden/>
              </w:rPr>
              <w:fldChar w:fldCharType="begin"/>
            </w:r>
            <w:r>
              <w:rPr>
                <w:noProof/>
                <w:webHidden/>
              </w:rPr>
              <w:instrText xml:space="preserve"> PAGEREF _Toc194067164 \h </w:instrText>
            </w:r>
            <w:r>
              <w:rPr>
                <w:noProof/>
                <w:webHidden/>
              </w:rPr>
            </w:r>
            <w:r>
              <w:rPr>
                <w:noProof/>
                <w:webHidden/>
              </w:rPr>
              <w:fldChar w:fldCharType="separate"/>
            </w:r>
            <w:r>
              <w:rPr>
                <w:noProof/>
                <w:webHidden/>
              </w:rPr>
              <w:t>41</w:t>
            </w:r>
            <w:r>
              <w:rPr>
                <w:noProof/>
                <w:webHidden/>
              </w:rPr>
              <w:fldChar w:fldCharType="end"/>
            </w:r>
          </w:hyperlink>
        </w:p>
        <w:p w14:paraId="2862F556" w14:textId="08C60BE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5" w:history="1">
            <w:r w:rsidRPr="00EA1784">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Colours</w:t>
            </w:r>
            <w:r>
              <w:rPr>
                <w:noProof/>
                <w:webHidden/>
              </w:rPr>
              <w:tab/>
            </w:r>
            <w:r>
              <w:rPr>
                <w:noProof/>
                <w:webHidden/>
              </w:rPr>
              <w:fldChar w:fldCharType="begin"/>
            </w:r>
            <w:r>
              <w:rPr>
                <w:noProof/>
                <w:webHidden/>
              </w:rPr>
              <w:instrText xml:space="preserve"> PAGEREF _Toc194067165 \h </w:instrText>
            </w:r>
            <w:r>
              <w:rPr>
                <w:noProof/>
                <w:webHidden/>
              </w:rPr>
            </w:r>
            <w:r>
              <w:rPr>
                <w:noProof/>
                <w:webHidden/>
              </w:rPr>
              <w:fldChar w:fldCharType="separate"/>
            </w:r>
            <w:r>
              <w:rPr>
                <w:noProof/>
                <w:webHidden/>
              </w:rPr>
              <w:t>42</w:t>
            </w:r>
            <w:r>
              <w:rPr>
                <w:noProof/>
                <w:webHidden/>
              </w:rPr>
              <w:fldChar w:fldCharType="end"/>
            </w:r>
          </w:hyperlink>
        </w:p>
        <w:p w14:paraId="776ABA1B" w14:textId="35B433C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6" w:history="1">
            <w:r w:rsidRPr="00EA1784">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_Toc194067166 \h </w:instrText>
            </w:r>
            <w:r>
              <w:rPr>
                <w:noProof/>
                <w:webHidden/>
              </w:rPr>
            </w:r>
            <w:r>
              <w:rPr>
                <w:noProof/>
                <w:webHidden/>
              </w:rPr>
              <w:fldChar w:fldCharType="separate"/>
            </w:r>
            <w:r>
              <w:rPr>
                <w:noProof/>
                <w:webHidden/>
              </w:rPr>
              <w:t>42</w:t>
            </w:r>
            <w:r>
              <w:rPr>
                <w:noProof/>
                <w:webHidden/>
              </w:rPr>
              <w:fldChar w:fldCharType="end"/>
            </w:r>
          </w:hyperlink>
        </w:p>
        <w:p w14:paraId="5472A427" w14:textId="578A30C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67" w:history="1">
            <w:r w:rsidRPr="00EA1784">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Cursor Pick Reports and Displays in Interface Panels</w:t>
            </w:r>
            <w:r>
              <w:rPr>
                <w:noProof/>
                <w:webHidden/>
              </w:rPr>
              <w:tab/>
            </w:r>
            <w:r>
              <w:rPr>
                <w:noProof/>
                <w:webHidden/>
              </w:rPr>
              <w:fldChar w:fldCharType="begin"/>
            </w:r>
            <w:r>
              <w:rPr>
                <w:noProof/>
                <w:webHidden/>
              </w:rPr>
              <w:instrText xml:space="preserve"> PAGEREF _Toc194067167 \h </w:instrText>
            </w:r>
            <w:r>
              <w:rPr>
                <w:noProof/>
                <w:webHidden/>
              </w:rPr>
            </w:r>
            <w:r>
              <w:rPr>
                <w:noProof/>
                <w:webHidden/>
              </w:rPr>
              <w:fldChar w:fldCharType="separate"/>
            </w:r>
            <w:r>
              <w:rPr>
                <w:noProof/>
                <w:webHidden/>
              </w:rPr>
              <w:t>42</w:t>
            </w:r>
            <w:r>
              <w:rPr>
                <w:noProof/>
                <w:webHidden/>
              </w:rPr>
              <w:fldChar w:fldCharType="end"/>
            </w:r>
          </w:hyperlink>
        </w:p>
        <w:p w14:paraId="4D10603B" w14:textId="2702CD0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8" w:history="1">
            <w:r w:rsidRPr="00EA1784">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Cursor pick rules</w:t>
            </w:r>
            <w:r>
              <w:rPr>
                <w:noProof/>
                <w:webHidden/>
              </w:rPr>
              <w:tab/>
            </w:r>
            <w:r>
              <w:rPr>
                <w:noProof/>
                <w:webHidden/>
              </w:rPr>
              <w:fldChar w:fldCharType="begin"/>
            </w:r>
            <w:r>
              <w:rPr>
                <w:noProof/>
                <w:webHidden/>
              </w:rPr>
              <w:instrText xml:space="preserve"> PAGEREF _Toc194067168 \h </w:instrText>
            </w:r>
            <w:r>
              <w:rPr>
                <w:noProof/>
                <w:webHidden/>
              </w:rPr>
            </w:r>
            <w:r>
              <w:rPr>
                <w:noProof/>
                <w:webHidden/>
              </w:rPr>
              <w:fldChar w:fldCharType="separate"/>
            </w:r>
            <w:r>
              <w:rPr>
                <w:noProof/>
                <w:webHidden/>
              </w:rPr>
              <w:t>42</w:t>
            </w:r>
            <w:r>
              <w:rPr>
                <w:noProof/>
                <w:webHidden/>
              </w:rPr>
              <w:fldChar w:fldCharType="end"/>
            </w:r>
          </w:hyperlink>
        </w:p>
        <w:p w14:paraId="08489F23" w14:textId="22AC528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69" w:history="1">
            <w:r w:rsidRPr="00EA1784">
              <w:rPr>
                <w:rStyle w:val="Hyperlink"/>
                <w:noProof/>
              </w:rPr>
              <w:t>15.2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dataset support files</w:t>
            </w:r>
            <w:r>
              <w:rPr>
                <w:noProof/>
                <w:webHidden/>
              </w:rPr>
              <w:tab/>
            </w:r>
            <w:r>
              <w:rPr>
                <w:noProof/>
                <w:webHidden/>
              </w:rPr>
              <w:fldChar w:fldCharType="begin"/>
            </w:r>
            <w:r>
              <w:rPr>
                <w:noProof/>
                <w:webHidden/>
              </w:rPr>
              <w:instrText xml:space="preserve"> PAGEREF _Toc194067169 \h </w:instrText>
            </w:r>
            <w:r>
              <w:rPr>
                <w:noProof/>
                <w:webHidden/>
              </w:rPr>
            </w:r>
            <w:r>
              <w:rPr>
                <w:noProof/>
                <w:webHidden/>
              </w:rPr>
              <w:fldChar w:fldCharType="separate"/>
            </w:r>
            <w:r>
              <w:rPr>
                <w:noProof/>
                <w:webHidden/>
              </w:rPr>
              <w:t>43</w:t>
            </w:r>
            <w:r>
              <w:rPr>
                <w:noProof/>
                <w:webHidden/>
              </w:rPr>
              <w:fldChar w:fldCharType="end"/>
            </w:r>
          </w:hyperlink>
        </w:p>
        <w:p w14:paraId="650DC42D" w14:textId="1FC1E7C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0" w:history="1">
            <w:r w:rsidRPr="00EA1784">
              <w:rPr>
                <w:rStyle w:val="Hyperlink"/>
                <w:noProof/>
              </w:rPr>
              <w:t>15.3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Pick report organisation.</w:t>
            </w:r>
            <w:r>
              <w:rPr>
                <w:noProof/>
                <w:webHidden/>
              </w:rPr>
              <w:tab/>
            </w:r>
            <w:r>
              <w:rPr>
                <w:noProof/>
                <w:webHidden/>
              </w:rPr>
              <w:fldChar w:fldCharType="begin"/>
            </w:r>
            <w:r>
              <w:rPr>
                <w:noProof/>
                <w:webHidden/>
              </w:rPr>
              <w:instrText xml:space="preserve"> PAGEREF _Toc194067170 \h </w:instrText>
            </w:r>
            <w:r>
              <w:rPr>
                <w:noProof/>
                <w:webHidden/>
              </w:rPr>
            </w:r>
            <w:r>
              <w:rPr>
                <w:noProof/>
                <w:webHidden/>
              </w:rPr>
              <w:fldChar w:fldCharType="separate"/>
            </w:r>
            <w:r>
              <w:rPr>
                <w:noProof/>
                <w:webHidden/>
              </w:rPr>
              <w:t>43</w:t>
            </w:r>
            <w:r>
              <w:rPr>
                <w:noProof/>
                <w:webHidden/>
              </w:rPr>
              <w:fldChar w:fldCharType="end"/>
            </w:r>
          </w:hyperlink>
        </w:p>
        <w:p w14:paraId="5C2BD09B" w14:textId="0C3FD21E"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1" w:history="1">
            <w:r w:rsidRPr="00EA1784">
              <w:rPr>
                <w:rStyle w:val="Hyperlink"/>
                <w:noProof/>
              </w:rPr>
              <w:t>15.3.1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Sorting order of results</w:t>
            </w:r>
            <w:r>
              <w:rPr>
                <w:noProof/>
                <w:webHidden/>
              </w:rPr>
              <w:tab/>
            </w:r>
            <w:r>
              <w:rPr>
                <w:noProof/>
                <w:webHidden/>
              </w:rPr>
              <w:fldChar w:fldCharType="begin"/>
            </w:r>
            <w:r>
              <w:rPr>
                <w:noProof/>
                <w:webHidden/>
              </w:rPr>
              <w:instrText xml:space="preserve"> PAGEREF _Toc194067171 \h </w:instrText>
            </w:r>
            <w:r>
              <w:rPr>
                <w:noProof/>
                <w:webHidden/>
              </w:rPr>
            </w:r>
            <w:r>
              <w:rPr>
                <w:noProof/>
                <w:webHidden/>
              </w:rPr>
              <w:fldChar w:fldCharType="separate"/>
            </w:r>
            <w:r>
              <w:rPr>
                <w:noProof/>
                <w:webHidden/>
              </w:rPr>
              <w:t>43</w:t>
            </w:r>
            <w:r>
              <w:rPr>
                <w:noProof/>
                <w:webHidden/>
              </w:rPr>
              <w:fldChar w:fldCharType="end"/>
            </w:r>
          </w:hyperlink>
        </w:p>
        <w:p w14:paraId="17EEB77B" w14:textId="4060569B"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72" w:history="1">
            <w:r w:rsidRPr="00EA1784">
              <w:rPr>
                <w:rStyle w:val="Hyperlink"/>
                <w:noProof/>
              </w:rPr>
              <w:t>15.3.2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Hover-over function</w:t>
            </w:r>
            <w:r>
              <w:rPr>
                <w:noProof/>
                <w:webHidden/>
              </w:rPr>
              <w:tab/>
            </w:r>
            <w:r>
              <w:rPr>
                <w:noProof/>
                <w:webHidden/>
              </w:rPr>
              <w:fldChar w:fldCharType="begin"/>
            </w:r>
            <w:r>
              <w:rPr>
                <w:noProof/>
                <w:webHidden/>
              </w:rPr>
              <w:instrText xml:space="preserve"> PAGEREF _Toc194067172 \h </w:instrText>
            </w:r>
            <w:r>
              <w:rPr>
                <w:noProof/>
                <w:webHidden/>
              </w:rPr>
            </w:r>
            <w:r>
              <w:rPr>
                <w:noProof/>
                <w:webHidden/>
              </w:rPr>
              <w:fldChar w:fldCharType="separate"/>
            </w:r>
            <w:r>
              <w:rPr>
                <w:noProof/>
                <w:webHidden/>
              </w:rPr>
              <w:t>43</w:t>
            </w:r>
            <w:r>
              <w:rPr>
                <w:noProof/>
                <w:webHidden/>
              </w:rPr>
              <w:fldChar w:fldCharType="end"/>
            </w:r>
          </w:hyperlink>
        </w:p>
        <w:p w14:paraId="3C01B61C" w14:textId="5C3E1173"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3" w:history="1">
            <w:r w:rsidRPr="00EA1784">
              <w:rPr>
                <w:rStyle w:val="Hyperlink"/>
                <w:noProof/>
              </w:rPr>
              <w:t>15.4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Tidal stream data panels</w:t>
            </w:r>
            <w:r>
              <w:rPr>
                <w:noProof/>
                <w:webHidden/>
              </w:rPr>
              <w:tab/>
            </w:r>
            <w:r>
              <w:rPr>
                <w:noProof/>
                <w:webHidden/>
              </w:rPr>
              <w:fldChar w:fldCharType="begin"/>
            </w:r>
            <w:r>
              <w:rPr>
                <w:noProof/>
                <w:webHidden/>
              </w:rPr>
              <w:instrText xml:space="preserve"> PAGEREF _Toc194067173 \h </w:instrText>
            </w:r>
            <w:r>
              <w:rPr>
                <w:noProof/>
                <w:webHidden/>
              </w:rPr>
            </w:r>
            <w:r>
              <w:rPr>
                <w:noProof/>
                <w:webHidden/>
              </w:rPr>
              <w:fldChar w:fldCharType="separate"/>
            </w:r>
            <w:r>
              <w:rPr>
                <w:noProof/>
                <w:webHidden/>
              </w:rPr>
              <w:t>43</w:t>
            </w:r>
            <w:r>
              <w:rPr>
                <w:noProof/>
                <w:webHidden/>
              </w:rPr>
              <w:fldChar w:fldCharType="end"/>
            </w:r>
          </w:hyperlink>
        </w:p>
        <w:p w14:paraId="28B43481" w14:textId="3E948DA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4" w:history="1">
            <w:r w:rsidRPr="00EA1784">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Alerts and Indications</w:t>
            </w:r>
            <w:r>
              <w:rPr>
                <w:noProof/>
                <w:webHidden/>
              </w:rPr>
              <w:tab/>
            </w:r>
            <w:r>
              <w:rPr>
                <w:noProof/>
                <w:webHidden/>
              </w:rPr>
              <w:fldChar w:fldCharType="begin"/>
            </w:r>
            <w:r>
              <w:rPr>
                <w:noProof/>
                <w:webHidden/>
              </w:rPr>
              <w:instrText xml:space="preserve"> PAGEREF _Toc194067174 \h </w:instrText>
            </w:r>
            <w:r>
              <w:rPr>
                <w:noProof/>
                <w:webHidden/>
              </w:rPr>
            </w:r>
            <w:r>
              <w:rPr>
                <w:noProof/>
                <w:webHidden/>
              </w:rPr>
              <w:fldChar w:fldCharType="separate"/>
            </w:r>
            <w:r>
              <w:rPr>
                <w:noProof/>
                <w:webHidden/>
              </w:rPr>
              <w:t>44</w:t>
            </w:r>
            <w:r>
              <w:rPr>
                <w:noProof/>
                <w:webHidden/>
              </w:rPr>
              <w:fldChar w:fldCharType="end"/>
            </w:r>
          </w:hyperlink>
        </w:p>
        <w:p w14:paraId="244EF4A8" w14:textId="1490C86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5" w:history="1">
            <w:r w:rsidRPr="00EA1784">
              <w:rPr>
                <w:rStyle w:val="Hyperlink"/>
                <w:noProof/>
              </w:rPr>
              <w:t>16.1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spatial objects.</w:t>
            </w:r>
            <w:r>
              <w:rPr>
                <w:noProof/>
                <w:webHidden/>
              </w:rPr>
              <w:tab/>
            </w:r>
            <w:r>
              <w:rPr>
                <w:noProof/>
                <w:webHidden/>
              </w:rPr>
              <w:fldChar w:fldCharType="begin"/>
            </w:r>
            <w:r>
              <w:rPr>
                <w:noProof/>
                <w:webHidden/>
              </w:rPr>
              <w:instrText xml:space="preserve"> PAGEREF _Toc194067175 \h </w:instrText>
            </w:r>
            <w:r>
              <w:rPr>
                <w:noProof/>
                <w:webHidden/>
              </w:rPr>
            </w:r>
            <w:r>
              <w:rPr>
                <w:noProof/>
                <w:webHidden/>
              </w:rPr>
              <w:fldChar w:fldCharType="separate"/>
            </w:r>
            <w:r>
              <w:rPr>
                <w:noProof/>
                <w:webHidden/>
              </w:rPr>
              <w:t>44</w:t>
            </w:r>
            <w:r>
              <w:rPr>
                <w:noProof/>
                <w:webHidden/>
              </w:rPr>
              <w:fldChar w:fldCharType="end"/>
            </w:r>
          </w:hyperlink>
        </w:p>
        <w:p w14:paraId="040CA8ED" w14:textId="574612D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6" w:history="1">
            <w:r w:rsidRPr="00EA1784">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 of Context Parameters</w:t>
            </w:r>
            <w:r>
              <w:rPr>
                <w:noProof/>
                <w:webHidden/>
              </w:rPr>
              <w:tab/>
            </w:r>
            <w:r>
              <w:rPr>
                <w:noProof/>
                <w:webHidden/>
              </w:rPr>
              <w:fldChar w:fldCharType="begin"/>
            </w:r>
            <w:r>
              <w:rPr>
                <w:noProof/>
                <w:webHidden/>
              </w:rPr>
              <w:instrText xml:space="preserve"> PAGEREF _Toc194067176 \h </w:instrText>
            </w:r>
            <w:r>
              <w:rPr>
                <w:noProof/>
                <w:webHidden/>
              </w:rPr>
            </w:r>
            <w:r>
              <w:rPr>
                <w:noProof/>
                <w:webHidden/>
              </w:rPr>
              <w:fldChar w:fldCharType="separate"/>
            </w:r>
            <w:r>
              <w:rPr>
                <w:noProof/>
                <w:webHidden/>
              </w:rPr>
              <w:t>44</w:t>
            </w:r>
            <w:r>
              <w:rPr>
                <w:noProof/>
                <w:webHidden/>
              </w:rPr>
              <w:fldChar w:fldCharType="end"/>
            </w:r>
          </w:hyperlink>
        </w:p>
        <w:p w14:paraId="74B9420B" w14:textId="343ADF6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77" w:history="1">
            <w:r w:rsidRPr="00EA1784">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Dual-fuel systems</w:t>
            </w:r>
            <w:r>
              <w:rPr>
                <w:noProof/>
                <w:webHidden/>
              </w:rPr>
              <w:tab/>
            </w:r>
            <w:r>
              <w:rPr>
                <w:noProof/>
                <w:webHidden/>
              </w:rPr>
              <w:fldChar w:fldCharType="begin"/>
            </w:r>
            <w:r>
              <w:rPr>
                <w:noProof/>
                <w:webHidden/>
              </w:rPr>
              <w:instrText xml:space="preserve"> PAGEREF _Toc194067177 \h </w:instrText>
            </w:r>
            <w:r>
              <w:rPr>
                <w:noProof/>
                <w:webHidden/>
              </w:rPr>
            </w:r>
            <w:r>
              <w:rPr>
                <w:noProof/>
                <w:webHidden/>
              </w:rPr>
              <w:fldChar w:fldCharType="separate"/>
            </w:r>
            <w:r>
              <w:rPr>
                <w:noProof/>
                <w:webHidden/>
              </w:rPr>
              <w:t>44</w:t>
            </w:r>
            <w:r>
              <w:rPr>
                <w:noProof/>
                <w:webHidden/>
              </w:rPr>
              <w:fldChar w:fldCharType="end"/>
            </w:r>
          </w:hyperlink>
        </w:p>
        <w:p w14:paraId="022797CF" w14:textId="2AE5209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8" w:history="1">
            <w:r w:rsidRPr="00EA1784">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of additional information layers</w:t>
            </w:r>
            <w:r>
              <w:rPr>
                <w:noProof/>
                <w:webHidden/>
              </w:rPr>
              <w:tab/>
            </w:r>
            <w:r>
              <w:rPr>
                <w:noProof/>
                <w:webHidden/>
              </w:rPr>
              <w:fldChar w:fldCharType="begin"/>
            </w:r>
            <w:r>
              <w:rPr>
                <w:noProof/>
                <w:webHidden/>
              </w:rPr>
              <w:instrText xml:space="preserve"> PAGEREF _Toc194067178 \h </w:instrText>
            </w:r>
            <w:r>
              <w:rPr>
                <w:noProof/>
                <w:webHidden/>
              </w:rPr>
            </w:r>
            <w:r>
              <w:rPr>
                <w:noProof/>
                <w:webHidden/>
              </w:rPr>
              <w:fldChar w:fldCharType="separate"/>
            </w:r>
            <w:r>
              <w:rPr>
                <w:noProof/>
                <w:webHidden/>
              </w:rPr>
              <w:t>44</w:t>
            </w:r>
            <w:r>
              <w:rPr>
                <w:noProof/>
                <w:webHidden/>
              </w:rPr>
              <w:fldChar w:fldCharType="end"/>
            </w:r>
          </w:hyperlink>
        </w:p>
        <w:p w14:paraId="43F7A4C2" w14:textId="12AC09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79" w:history="1">
            <w:r w:rsidRPr="00EA1784">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Concurrent applicability of S-52 and S-57</w:t>
            </w:r>
            <w:r>
              <w:rPr>
                <w:noProof/>
                <w:webHidden/>
              </w:rPr>
              <w:tab/>
            </w:r>
            <w:r>
              <w:rPr>
                <w:noProof/>
                <w:webHidden/>
              </w:rPr>
              <w:fldChar w:fldCharType="begin"/>
            </w:r>
            <w:r>
              <w:rPr>
                <w:noProof/>
                <w:webHidden/>
              </w:rPr>
              <w:instrText xml:space="preserve"> PAGEREF _Toc194067179 \h </w:instrText>
            </w:r>
            <w:r>
              <w:rPr>
                <w:noProof/>
                <w:webHidden/>
              </w:rPr>
            </w:r>
            <w:r>
              <w:rPr>
                <w:noProof/>
                <w:webHidden/>
              </w:rPr>
              <w:fldChar w:fldCharType="separate"/>
            </w:r>
            <w:r>
              <w:rPr>
                <w:noProof/>
                <w:webHidden/>
              </w:rPr>
              <w:t>45</w:t>
            </w:r>
            <w:r>
              <w:rPr>
                <w:noProof/>
                <w:webHidden/>
              </w:rPr>
              <w:fldChar w:fldCharType="end"/>
            </w:r>
          </w:hyperlink>
        </w:p>
        <w:p w14:paraId="0E78880A" w14:textId="3AB466E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80" w:history="1">
            <w:r w:rsidRPr="00EA1784">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Specifications for the display screen</w:t>
            </w:r>
            <w:r>
              <w:rPr>
                <w:noProof/>
                <w:webHidden/>
              </w:rPr>
              <w:tab/>
            </w:r>
            <w:r>
              <w:rPr>
                <w:noProof/>
                <w:webHidden/>
              </w:rPr>
              <w:fldChar w:fldCharType="begin"/>
            </w:r>
            <w:r>
              <w:rPr>
                <w:noProof/>
                <w:webHidden/>
              </w:rPr>
              <w:instrText xml:space="preserve"> PAGEREF _Toc194067180 \h </w:instrText>
            </w:r>
            <w:r>
              <w:rPr>
                <w:noProof/>
                <w:webHidden/>
              </w:rPr>
            </w:r>
            <w:r>
              <w:rPr>
                <w:noProof/>
                <w:webHidden/>
              </w:rPr>
              <w:fldChar w:fldCharType="separate"/>
            </w:r>
            <w:r>
              <w:rPr>
                <w:noProof/>
                <w:webHidden/>
              </w:rPr>
              <w:t>45</w:t>
            </w:r>
            <w:r>
              <w:rPr>
                <w:noProof/>
                <w:webHidden/>
              </w:rPr>
              <w:fldChar w:fldCharType="end"/>
            </w:r>
          </w:hyperlink>
        </w:p>
        <w:p w14:paraId="41079EC8" w14:textId="4053CF6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1" w:history="1">
            <w:r w:rsidRPr="00EA1784">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Physical display requirements</w:t>
            </w:r>
            <w:r>
              <w:rPr>
                <w:noProof/>
                <w:webHidden/>
              </w:rPr>
              <w:tab/>
            </w:r>
            <w:r>
              <w:rPr>
                <w:noProof/>
                <w:webHidden/>
              </w:rPr>
              <w:fldChar w:fldCharType="begin"/>
            </w:r>
            <w:r>
              <w:rPr>
                <w:noProof/>
                <w:webHidden/>
              </w:rPr>
              <w:instrText xml:space="preserve"> PAGEREF _Toc194067181 \h </w:instrText>
            </w:r>
            <w:r>
              <w:rPr>
                <w:noProof/>
                <w:webHidden/>
              </w:rPr>
            </w:r>
            <w:r>
              <w:rPr>
                <w:noProof/>
                <w:webHidden/>
              </w:rPr>
              <w:fldChar w:fldCharType="separate"/>
            </w:r>
            <w:r>
              <w:rPr>
                <w:noProof/>
                <w:webHidden/>
              </w:rPr>
              <w:t>45</w:t>
            </w:r>
            <w:r>
              <w:rPr>
                <w:noProof/>
                <w:webHidden/>
              </w:rPr>
              <w:fldChar w:fldCharType="end"/>
            </w:r>
          </w:hyperlink>
        </w:p>
        <w:p w14:paraId="5C632C81" w14:textId="7357225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2" w:history="1">
            <w:r w:rsidRPr="00EA1784">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reproduction</w:t>
            </w:r>
            <w:r>
              <w:rPr>
                <w:noProof/>
                <w:webHidden/>
              </w:rPr>
              <w:tab/>
            </w:r>
            <w:r>
              <w:rPr>
                <w:noProof/>
                <w:webHidden/>
              </w:rPr>
              <w:fldChar w:fldCharType="begin"/>
            </w:r>
            <w:r>
              <w:rPr>
                <w:noProof/>
                <w:webHidden/>
              </w:rPr>
              <w:instrText xml:space="preserve"> PAGEREF _Toc194067182 \h </w:instrText>
            </w:r>
            <w:r>
              <w:rPr>
                <w:noProof/>
                <w:webHidden/>
              </w:rPr>
            </w:r>
            <w:r>
              <w:rPr>
                <w:noProof/>
                <w:webHidden/>
              </w:rPr>
              <w:fldChar w:fldCharType="separate"/>
            </w:r>
            <w:r>
              <w:rPr>
                <w:noProof/>
                <w:webHidden/>
              </w:rPr>
              <w:t>46</w:t>
            </w:r>
            <w:r>
              <w:rPr>
                <w:noProof/>
                <w:webHidden/>
              </w:rPr>
              <w:fldChar w:fldCharType="end"/>
            </w:r>
          </w:hyperlink>
        </w:p>
        <w:p w14:paraId="63AF4680" w14:textId="5AA7AAB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83" w:history="1">
            <w:r w:rsidRPr="00EA1784">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Display requirements for colours</w:t>
            </w:r>
            <w:r>
              <w:rPr>
                <w:noProof/>
                <w:webHidden/>
              </w:rPr>
              <w:tab/>
            </w:r>
            <w:r>
              <w:rPr>
                <w:noProof/>
                <w:webHidden/>
              </w:rPr>
              <w:fldChar w:fldCharType="begin"/>
            </w:r>
            <w:r>
              <w:rPr>
                <w:noProof/>
                <w:webHidden/>
              </w:rPr>
              <w:instrText xml:space="preserve"> PAGEREF _Toc194067183 \h </w:instrText>
            </w:r>
            <w:r>
              <w:rPr>
                <w:noProof/>
                <w:webHidden/>
              </w:rPr>
            </w:r>
            <w:r>
              <w:rPr>
                <w:noProof/>
                <w:webHidden/>
              </w:rPr>
              <w:fldChar w:fldCharType="separate"/>
            </w:r>
            <w:r>
              <w:rPr>
                <w:noProof/>
                <w:webHidden/>
              </w:rPr>
              <w:t>46</w:t>
            </w:r>
            <w:r>
              <w:rPr>
                <w:noProof/>
                <w:webHidden/>
              </w:rPr>
              <w:fldChar w:fldCharType="end"/>
            </w:r>
          </w:hyperlink>
        </w:p>
        <w:p w14:paraId="56307D15" w14:textId="43FB8CD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4" w:history="1">
            <w:r w:rsidRPr="00EA1784">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w:t>
            </w:r>
            <w:r>
              <w:rPr>
                <w:noProof/>
                <w:webHidden/>
              </w:rPr>
              <w:tab/>
            </w:r>
            <w:r>
              <w:rPr>
                <w:noProof/>
                <w:webHidden/>
              </w:rPr>
              <w:fldChar w:fldCharType="begin"/>
            </w:r>
            <w:r>
              <w:rPr>
                <w:noProof/>
                <w:webHidden/>
              </w:rPr>
              <w:instrText xml:space="preserve"> PAGEREF _Toc194067184 \h </w:instrText>
            </w:r>
            <w:r>
              <w:rPr>
                <w:noProof/>
                <w:webHidden/>
              </w:rPr>
            </w:r>
            <w:r>
              <w:rPr>
                <w:noProof/>
                <w:webHidden/>
              </w:rPr>
              <w:fldChar w:fldCharType="separate"/>
            </w:r>
            <w:r>
              <w:rPr>
                <w:noProof/>
                <w:webHidden/>
              </w:rPr>
              <w:t>46</w:t>
            </w:r>
            <w:r>
              <w:rPr>
                <w:noProof/>
                <w:webHidden/>
              </w:rPr>
              <w:fldChar w:fldCharType="end"/>
            </w:r>
          </w:hyperlink>
        </w:p>
        <w:p w14:paraId="1D3B6DA4" w14:textId="46D4C167"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5" w:history="1">
            <w:r w:rsidRPr="00EA1784">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Display calibration and verification</w:t>
            </w:r>
            <w:r>
              <w:rPr>
                <w:noProof/>
                <w:webHidden/>
              </w:rPr>
              <w:tab/>
            </w:r>
            <w:r>
              <w:rPr>
                <w:noProof/>
                <w:webHidden/>
              </w:rPr>
              <w:fldChar w:fldCharType="begin"/>
            </w:r>
            <w:r>
              <w:rPr>
                <w:noProof/>
                <w:webHidden/>
              </w:rPr>
              <w:instrText xml:space="preserve"> PAGEREF _Toc194067185 \h </w:instrText>
            </w:r>
            <w:r>
              <w:rPr>
                <w:noProof/>
                <w:webHidden/>
              </w:rPr>
            </w:r>
            <w:r>
              <w:rPr>
                <w:noProof/>
                <w:webHidden/>
              </w:rPr>
              <w:fldChar w:fldCharType="separate"/>
            </w:r>
            <w:r>
              <w:rPr>
                <w:noProof/>
                <w:webHidden/>
              </w:rPr>
              <w:t>46</w:t>
            </w:r>
            <w:r>
              <w:rPr>
                <w:noProof/>
                <w:webHidden/>
              </w:rPr>
              <w:fldChar w:fldCharType="end"/>
            </w:r>
          </w:hyperlink>
        </w:p>
        <w:p w14:paraId="0BE9EC58" w14:textId="1386E11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6" w:history="1">
            <w:r w:rsidRPr="00EA1784">
              <w:rPr>
                <w:rStyle w:val="Hyperlink"/>
                <w:noProof/>
              </w:rPr>
              <w:t>19.3.3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control, contrast and brightness controls</w:t>
            </w:r>
            <w:r>
              <w:rPr>
                <w:noProof/>
                <w:webHidden/>
              </w:rPr>
              <w:tab/>
            </w:r>
            <w:r>
              <w:rPr>
                <w:noProof/>
                <w:webHidden/>
              </w:rPr>
              <w:fldChar w:fldCharType="begin"/>
            </w:r>
            <w:r>
              <w:rPr>
                <w:noProof/>
                <w:webHidden/>
              </w:rPr>
              <w:instrText xml:space="preserve"> PAGEREF _Toc194067186 \h </w:instrText>
            </w:r>
            <w:r>
              <w:rPr>
                <w:noProof/>
                <w:webHidden/>
              </w:rPr>
            </w:r>
            <w:r>
              <w:rPr>
                <w:noProof/>
                <w:webHidden/>
              </w:rPr>
              <w:fldChar w:fldCharType="separate"/>
            </w:r>
            <w:r>
              <w:rPr>
                <w:noProof/>
                <w:webHidden/>
              </w:rPr>
              <w:t>46</w:t>
            </w:r>
            <w:r>
              <w:rPr>
                <w:noProof/>
                <w:webHidden/>
              </w:rPr>
              <w:fldChar w:fldCharType="end"/>
            </w:r>
          </w:hyperlink>
        </w:p>
        <w:p w14:paraId="281CB58D" w14:textId="68B3EB46"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7" w:history="1">
            <w:r w:rsidRPr="00EA1784">
              <w:rPr>
                <w:rStyle w:val="Hyperlink"/>
                <w:noProof/>
              </w:rPr>
              <w:t>19.3.4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Effect of controls</w:t>
            </w:r>
            <w:r>
              <w:rPr>
                <w:noProof/>
                <w:webHidden/>
              </w:rPr>
              <w:tab/>
            </w:r>
            <w:r>
              <w:rPr>
                <w:noProof/>
                <w:webHidden/>
              </w:rPr>
              <w:fldChar w:fldCharType="begin"/>
            </w:r>
            <w:r>
              <w:rPr>
                <w:noProof/>
                <w:webHidden/>
              </w:rPr>
              <w:instrText xml:space="preserve"> PAGEREF _Toc194067187 \h </w:instrText>
            </w:r>
            <w:r>
              <w:rPr>
                <w:noProof/>
                <w:webHidden/>
              </w:rPr>
            </w:r>
            <w:r>
              <w:rPr>
                <w:noProof/>
                <w:webHidden/>
              </w:rPr>
              <w:fldChar w:fldCharType="separate"/>
            </w:r>
            <w:r>
              <w:rPr>
                <w:noProof/>
                <w:webHidden/>
              </w:rPr>
              <w:t>46</w:t>
            </w:r>
            <w:r>
              <w:rPr>
                <w:noProof/>
                <w:webHidden/>
              </w:rPr>
              <w:fldChar w:fldCharType="end"/>
            </w:r>
          </w:hyperlink>
        </w:p>
        <w:p w14:paraId="706DA3EF" w14:textId="3D86AA5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8" w:history="1">
            <w:r w:rsidRPr="00EA1784">
              <w:rPr>
                <w:rStyle w:val="Hyperlink"/>
                <w:noProof/>
              </w:rPr>
              <w:t>19.3.5</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Use of the controls</w:t>
            </w:r>
            <w:r>
              <w:rPr>
                <w:noProof/>
                <w:webHidden/>
              </w:rPr>
              <w:tab/>
            </w:r>
            <w:r>
              <w:rPr>
                <w:noProof/>
                <w:webHidden/>
              </w:rPr>
              <w:fldChar w:fldCharType="begin"/>
            </w:r>
            <w:r>
              <w:rPr>
                <w:noProof/>
                <w:webHidden/>
              </w:rPr>
              <w:instrText xml:space="preserve"> PAGEREF _Toc194067188 \h </w:instrText>
            </w:r>
            <w:r>
              <w:rPr>
                <w:noProof/>
                <w:webHidden/>
              </w:rPr>
            </w:r>
            <w:r>
              <w:rPr>
                <w:noProof/>
                <w:webHidden/>
              </w:rPr>
              <w:fldChar w:fldCharType="separate"/>
            </w:r>
            <w:r>
              <w:rPr>
                <w:noProof/>
                <w:webHidden/>
              </w:rPr>
              <w:t>47</w:t>
            </w:r>
            <w:r>
              <w:rPr>
                <w:noProof/>
                <w:webHidden/>
              </w:rPr>
              <w:fldChar w:fldCharType="end"/>
            </w:r>
          </w:hyperlink>
        </w:p>
        <w:p w14:paraId="3936ED21" w14:textId="090B41C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89" w:history="1">
            <w:r w:rsidRPr="00EA1784">
              <w:rPr>
                <w:rStyle w:val="Hyperlink"/>
                <w:noProof/>
              </w:rPr>
              <w:t>19.3.6</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Setting the controls for route monitoring</w:t>
            </w:r>
            <w:r>
              <w:rPr>
                <w:noProof/>
                <w:webHidden/>
              </w:rPr>
              <w:tab/>
            </w:r>
            <w:r>
              <w:rPr>
                <w:noProof/>
                <w:webHidden/>
              </w:rPr>
              <w:fldChar w:fldCharType="begin"/>
            </w:r>
            <w:r>
              <w:rPr>
                <w:noProof/>
                <w:webHidden/>
              </w:rPr>
              <w:instrText xml:space="preserve"> PAGEREF _Toc194067189 \h </w:instrText>
            </w:r>
            <w:r>
              <w:rPr>
                <w:noProof/>
                <w:webHidden/>
              </w:rPr>
            </w:r>
            <w:r>
              <w:rPr>
                <w:noProof/>
                <w:webHidden/>
              </w:rPr>
              <w:fldChar w:fldCharType="separate"/>
            </w:r>
            <w:r>
              <w:rPr>
                <w:noProof/>
                <w:webHidden/>
              </w:rPr>
              <w:t>47</w:t>
            </w:r>
            <w:r>
              <w:rPr>
                <w:noProof/>
                <w:webHidden/>
              </w:rPr>
              <w:fldChar w:fldCharType="end"/>
            </w:r>
          </w:hyperlink>
        </w:p>
        <w:p w14:paraId="0B33D4A5" w14:textId="675C732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0" w:history="1">
            <w:r w:rsidRPr="00EA1784">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Colour display capability</w:t>
            </w:r>
            <w:r>
              <w:rPr>
                <w:noProof/>
                <w:webHidden/>
              </w:rPr>
              <w:tab/>
            </w:r>
            <w:r>
              <w:rPr>
                <w:noProof/>
                <w:webHidden/>
              </w:rPr>
              <w:fldChar w:fldCharType="begin"/>
            </w:r>
            <w:r>
              <w:rPr>
                <w:noProof/>
                <w:webHidden/>
              </w:rPr>
              <w:instrText xml:space="preserve"> PAGEREF _Toc194067190 \h </w:instrText>
            </w:r>
            <w:r>
              <w:rPr>
                <w:noProof/>
                <w:webHidden/>
              </w:rPr>
            </w:r>
            <w:r>
              <w:rPr>
                <w:noProof/>
                <w:webHidden/>
              </w:rPr>
              <w:fldChar w:fldCharType="separate"/>
            </w:r>
            <w:r>
              <w:rPr>
                <w:noProof/>
                <w:webHidden/>
              </w:rPr>
              <w:t>48</w:t>
            </w:r>
            <w:r>
              <w:rPr>
                <w:noProof/>
                <w:webHidden/>
              </w:rPr>
              <w:fldChar w:fldCharType="end"/>
            </w:r>
          </w:hyperlink>
        </w:p>
        <w:p w14:paraId="5E71869F" w14:textId="747D0743"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1" w:history="1">
            <w:r w:rsidRPr="00EA1784">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Colour conversion tolerances and tests</w:t>
            </w:r>
            <w:r>
              <w:rPr>
                <w:noProof/>
                <w:webHidden/>
              </w:rPr>
              <w:tab/>
            </w:r>
            <w:r>
              <w:rPr>
                <w:noProof/>
                <w:webHidden/>
              </w:rPr>
              <w:fldChar w:fldCharType="begin"/>
            </w:r>
            <w:r>
              <w:rPr>
                <w:noProof/>
                <w:webHidden/>
              </w:rPr>
              <w:instrText xml:space="preserve"> PAGEREF _Toc194067191 \h </w:instrText>
            </w:r>
            <w:r>
              <w:rPr>
                <w:noProof/>
                <w:webHidden/>
              </w:rPr>
            </w:r>
            <w:r>
              <w:rPr>
                <w:noProof/>
                <w:webHidden/>
              </w:rPr>
              <w:fldChar w:fldCharType="separate"/>
            </w:r>
            <w:r>
              <w:rPr>
                <w:noProof/>
                <w:webHidden/>
              </w:rPr>
              <w:t>48</w:t>
            </w:r>
            <w:r>
              <w:rPr>
                <w:noProof/>
                <w:webHidden/>
              </w:rPr>
              <w:fldChar w:fldCharType="end"/>
            </w:r>
          </w:hyperlink>
        </w:p>
        <w:p w14:paraId="444662F2" w14:textId="5BBE1E4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2" w:history="1">
            <w:r w:rsidRPr="00EA1784">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_Toc194067192 \h </w:instrText>
            </w:r>
            <w:r>
              <w:rPr>
                <w:noProof/>
                <w:webHidden/>
              </w:rPr>
            </w:r>
            <w:r>
              <w:rPr>
                <w:noProof/>
                <w:webHidden/>
              </w:rPr>
              <w:fldChar w:fldCharType="separate"/>
            </w:r>
            <w:r>
              <w:rPr>
                <w:noProof/>
                <w:webHidden/>
              </w:rPr>
              <w:t>49</w:t>
            </w:r>
            <w:r>
              <w:rPr>
                <w:noProof/>
                <w:webHidden/>
              </w:rPr>
              <w:fldChar w:fldCharType="end"/>
            </w:r>
          </w:hyperlink>
        </w:p>
        <w:p w14:paraId="5B4EA7F1" w14:textId="21F47C9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3" w:history="1">
            <w:r w:rsidRPr="00EA1784">
              <w:rPr>
                <w:rStyle w:val="Hyperlink"/>
                <w:noProof/>
              </w:rPr>
              <w:t>19.6</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Use of ECDIS Chart 1 and Colour Test Diagram</w:t>
            </w:r>
            <w:r>
              <w:rPr>
                <w:noProof/>
                <w:webHidden/>
              </w:rPr>
              <w:tab/>
            </w:r>
            <w:r>
              <w:rPr>
                <w:noProof/>
                <w:webHidden/>
              </w:rPr>
              <w:fldChar w:fldCharType="begin"/>
            </w:r>
            <w:r>
              <w:rPr>
                <w:noProof/>
                <w:webHidden/>
              </w:rPr>
              <w:instrText xml:space="preserve"> PAGEREF _Toc194067193 \h </w:instrText>
            </w:r>
            <w:r>
              <w:rPr>
                <w:noProof/>
                <w:webHidden/>
              </w:rPr>
            </w:r>
            <w:r>
              <w:rPr>
                <w:noProof/>
                <w:webHidden/>
              </w:rPr>
              <w:fldChar w:fldCharType="separate"/>
            </w:r>
            <w:r>
              <w:rPr>
                <w:noProof/>
                <w:webHidden/>
              </w:rPr>
              <w:t>50</w:t>
            </w:r>
            <w:r>
              <w:rPr>
                <w:noProof/>
                <w:webHidden/>
              </w:rPr>
              <w:fldChar w:fldCharType="end"/>
            </w:r>
          </w:hyperlink>
        </w:p>
        <w:p w14:paraId="738DB412" w14:textId="334A5D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4" w:history="1">
            <w:r w:rsidRPr="00EA1784">
              <w:rPr>
                <w:rStyle w:val="Hyperlink"/>
                <w:noProof/>
              </w:rPr>
              <w:t>19.6.1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_Toc194067194 \h </w:instrText>
            </w:r>
            <w:r>
              <w:rPr>
                <w:noProof/>
                <w:webHidden/>
              </w:rPr>
            </w:r>
            <w:r>
              <w:rPr>
                <w:noProof/>
                <w:webHidden/>
              </w:rPr>
              <w:fldChar w:fldCharType="separate"/>
            </w:r>
            <w:r>
              <w:rPr>
                <w:noProof/>
                <w:webHidden/>
              </w:rPr>
              <w:t>50</w:t>
            </w:r>
            <w:r>
              <w:rPr>
                <w:noProof/>
                <w:webHidden/>
              </w:rPr>
              <w:fldChar w:fldCharType="end"/>
            </w:r>
          </w:hyperlink>
        </w:p>
        <w:p w14:paraId="1E42097B" w14:textId="32D77D4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5" w:history="1">
            <w:r w:rsidRPr="00EA1784">
              <w:rPr>
                <w:rStyle w:val="Hyperlink"/>
                <w:noProof/>
              </w:rPr>
              <w:t>19.6.2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Colour Test Diagram</w:t>
            </w:r>
            <w:r>
              <w:rPr>
                <w:noProof/>
                <w:webHidden/>
              </w:rPr>
              <w:tab/>
            </w:r>
            <w:r>
              <w:rPr>
                <w:noProof/>
                <w:webHidden/>
              </w:rPr>
              <w:fldChar w:fldCharType="begin"/>
            </w:r>
            <w:r>
              <w:rPr>
                <w:noProof/>
                <w:webHidden/>
              </w:rPr>
              <w:instrText xml:space="preserve"> PAGEREF _Toc194067195 \h </w:instrText>
            </w:r>
            <w:r>
              <w:rPr>
                <w:noProof/>
                <w:webHidden/>
              </w:rPr>
            </w:r>
            <w:r>
              <w:rPr>
                <w:noProof/>
                <w:webHidden/>
              </w:rPr>
              <w:fldChar w:fldCharType="separate"/>
            </w:r>
            <w:r>
              <w:rPr>
                <w:noProof/>
                <w:webHidden/>
              </w:rPr>
              <w:t>50</w:t>
            </w:r>
            <w:r>
              <w:rPr>
                <w:noProof/>
                <w:webHidden/>
              </w:rPr>
              <w:fldChar w:fldCharType="end"/>
            </w:r>
          </w:hyperlink>
        </w:p>
        <w:p w14:paraId="66727F95" w14:textId="43C57A28"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6" w:history="1">
            <w:r w:rsidRPr="00EA1784">
              <w:rPr>
                <w:rStyle w:val="Hyperlink"/>
                <w:noProof/>
              </w:rPr>
              <w:t>19.6.3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Relationship to S-57 Chart 1</w:t>
            </w:r>
            <w:r>
              <w:rPr>
                <w:noProof/>
                <w:webHidden/>
              </w:rPr>
              <w:tab/>
            </w:r>
            <w:r>
              <w:rPr>
                <w:noProof/>
                <w:webHidden/>
              </w:rPr>
              <w:fldChar w:fldCharType="begin"/>
            </w:r>
            <w:r>
              <w:rPr>
                <w:noProof/>
                <w:webHidden/>
              </w:rPr>
              <w:instrText xml:space="preserve"> PAGEREF _Toc194067196 \h </w:instrText>
            </w:r>
            <w:r>
              <w:rPr>
                <w:noProof/>
                <w:webHidden/>
              </w:rPr>
            </w:r>
            <w:r>
              <w:rPr>
                <w:noProof/>
                <w:webHidden/>
              </w:rPr>
              <w:fldChar w:fldCharType="separate"/>
            </w:r>
            <w:r>
              <w:rPr>
                <w:noProof/>
                <w:webHidden/>
              </w:rPr>
              <w:t>52</w:t>
            </w:r>
            <w:r>
              <w:rPr>
                <w:noProof/>
                <w:webHidden/>
              </w:rPr>
              <w:fldChar w:fldCharType="end"/>
            </w:r>
          </w:hyperlink>
        </w:p>
        <w:p w14:paraId="51957768" w14:textId="6A079D40"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197" w:history="1">
            <w:r w:rsidRPr="00EA1784">
              <w:rPr>
                <w:rStyle w:val="Hyperlink"/>
                <w:noProof/>
              </w:rPr>
              <w:t>19.6.4</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The Black-adjust symbol</w:t>
            </w:r>
            <w:r>
              <w:rPr>
                <w:noProof/>
                <w:webHidden/>
              </w:rPr>
              <w:tab/>
            </w:r>
            <w:r>
              <w:rPr>
                <w:noProof/>
                <w:webHidden/>
              </w:rPr>
              <w:fldChar w:fldCharType="begin"/>
            </w:r>
            <w:r>
              <w:rPr>
                <w:noProof/>
                <w:webHidden/>
              </w:rPr>
              <w:instrText xml:space="preserve"> PAGEREF _Toc194067197 \h </w:instrText>
            </w:r>
            <w:r>
              <w:rPr>
                <w:noProof/>
                <w:webHidden/>
              </w:rPr>
            </w:r>
            <w:r>
              <w:rPr>
                <w:noProof/>
                <w:webHidden/>
              </w:rPr>
              <w:fldChar w:fldCharType="separate"/>
            </w:r>
            <w:r>
              <w:rPr>
                <w:noProof/>
                <w:webHidden/>
              </w:rPr>
              <w:t>52</w:t>
            </w:r>
            <w:r>
              <w:rPr>
                <w:noProof/>
                <w:webHidden/>
              </w:rPr>
              <w:fldChar w:fldCharType="end"/>
            </w:r>
          </w:hyperlink>
        </w:p>
        <w:p w14:paraId="6E12A96B" w14:textId="1DD0EAE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198" w:history="1">
            <w:r w:rsidRPr="00EA1784">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Management</w:t>
            </w:r>
            <w:r>
              <w:rPr>
                <w:noProof/>
                <w:webHidden/>
              </w:rPr>
              <w:tab/>
            </w:r>
            <w:r>
              <w:rPr>
                <w:noProof/>
                <w:webHidden/>
              </w:rPr>
              <w:fldChar w:fldCharType="begin"/>
            </w:r>
            <w:r>
              <w:rPr>
                <w:noProof/>
                <w:webHidden/>
              </w:rPr>
              <w:instrText xml:space="preserve"> PAGEREF _Toc194067198 \h </w:instrText>
            </w:r>
            <w:r>
              <w:rPr>
                <w:noProof/>
                <w:webHidden/>
              </w:rPr>
            </w:r>
            <w:r>
              <w:rPr>
                <w:noProof/>
                <w:webHidden/>
              </w:rPr>
              <w:fldChar w:fldCharType="separate"/>
            </w:r>
            <w:r>
              <w:rPr>
                <w:noProof/>
                <w:webHidden/>
              </w:rPr>
              <w:t>52</w:t>
            </w:r>
            <w:r>
              <w:rPr>
                <w:noProof/>
                <w:webHidden/>
              </w:rPr>
              <w:fldChar w:fldCharType="end"/>
            </w:r>
          </w:hyperlink>
        </w:p>
        <w:p w14:paraId="5CFA6980" w14:textId="5A70A5C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199" w:history="1">
            <w:r w:rsidRPr="00EA1784">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Multiple Feature and Portrayal Catalogues</w:t>
            </w:r>
            <w:r>
              <w:rPr>
                <w:noProof/>
                <w:webHidden/>
              </w:rPr>
              <w:tab/>
            </w:r>
            <w:r>
              <w:rPr>
                <w:noProof/>
                <w:webHidden/>
              </w:rPr>
              <w:fldChar w:fldCharType="begin"/>
            </w:r>
            <w:r>
              <w:rPr>
                <w:noProof/>
                <w:webHidden/>
              </w:rPr>
              <w:instrText xml:space="preserve"> PAGEREF _Toc194067199 \h </w:instrText>
            </w:r>
            <w:r>
              <w:rPr>
                <w:noProof/>
                <w:webHidden/>
              </w:rPr>
            </w:r>
            <w:r>
              <w:rPr>
                <w:noProof/>
                <w:webHidden/>
              </w:rPr>
              <w:fldChar w:fldCharType="separate"/>
            </w:r>
            <w:r>
              <w:rPr>
                <w:noProof/>
                <w:webHidden/>
              </w:rPr>
              <w:t>52</w:t>
            </w:r>
            <w:r>
              <w:rPr>
                <w:noProof/>
                <w:webHidden/>
              </w:rPr>
              <w:fldChar w:fldCharType="end"/>
            </w:r>
          </w:hyperlink>
        </w:p>
        <w:p w14:paraId="0DAE4877" w14:textId="266A4D8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0" w:history="1">
            <w:r w:rsidRPr="00EA1784">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Portrayal and feature catalogue compatibility</w:t>
            </w:r>
            <w:r>
              <w:rPr>
                <w:noProof/>
                <w:webHidden/>
              </w:rPr>
              <w:tab/>
            </w:r>
            <w:r>
              <w:rPr>
                <w:noProof/>
                <w:webHidden/>
              </w:rPr>
              <w:fldChar w:fldCharType="begin"/>
            </w:r>
            <w:r>
              <w:rPr>
                <w:noProof/>
                <w:webHidden/>
              </w:rPr>
              <w:instrText xml:space="preserve"> PAGEREF _Toc194067200 \h </w:instrText>
            </w:r>
            <w:r>
              <w:rPr>
                <w:noProof/>
                <w:webHidden/>
              </w:rPr>
            </w:r>
            <w:r>
              <w:rPr>
                <w:noProof/>
                <w:webHidden/>
              </w:rPr>
              <w:fldChar w:fldCharType="separate"/>
            </w:r>
            <w:r>
              <w:rPr>
                <w:noProof/>
                <w:webHidden/>
              </w:rPr>
              <w:t>54</w:t>
            </w:r>
            <w:r>
              <w:rPr>
                <w:noProof/>
                <w:webHidden/>
              </w:rPr>
              <w:fldChar w:fldCharType="end"/>
            </w:r>
          </w:hyperlink>
        </w:p>
        <w:p w14:paraId="721EC575" w14:textId="03DA0B54"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1" w:history="1">
            <w:r w:rsidRPr="00EA1784">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overlaps and gaps</w:t>
            </w:r>
            <w:r>
              <w:rPr>
                <w:noProof/>
                <w:webHidden/>
              </w:rPr>
              <w:tab/>
            </w:r>
            <w:r>
              <w:rPr>
                <w:noProof/>
                <w:webHidden/>
              </w:rPr>
              <w:fldChar w:fldCharType="begin"/>
            </w:r>
            <w:r>
              <w:rPr>
                <w:noProof/>
                <w:webHidden/>
              </w:rPr>
              <w:instrText xml:space="preserve"> PAGEREF _Toc194067201 \h </w:instrText>
            </w:r>
            <w:r>
              <w:rPr>
                <w:noProof/>
                <w:webHidden/>
              </w:rPr>
            </w:r>
            <w:r>
              <w:rPr>
                <w:noProof/>
                <w:webHidden/>
              </w:rPr>
              <w:fldChar w:fldCharType="separate"/>
            </w:r>
            <w:r>
              <w:rPr>
                <w:noProof/>
                <w:webHidden/>
              </w:rPr>
              <w:t>54</w:t>
            </w:r>
            <w:r>
              <w:rPr>
                <w:noProof/>
                <w:webHidden/>
              </w:rPr>
              <w:fldChar w:fldCharType="end"/>
            </w:r>
          </w:hyperlink>
        </w:p>
        <w:p w14:paraId="218A1D9B" w14:textId="01A432A1"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2" w:history="1">
            <w:r w:rsidRPr="00EA1784">
              <w:rPr>
                <w:rStyle w:val="Hyperlink"/>
                <w:noProof/>
              </w:rPr>
              <w:t>20.3.1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in ENC coverage</w:t>
            </w:r>
            <w:r>
              <w:rPr>
                <w:noProof/>
                <w:webHidden/>
              </w:rPr>
              <w:tab/>
            </w:r>
            <w:r>
              <w:rPr>
                <w:noProof/>
                <w:webHidden/>
              </w:rPr>
              <w:fldChar w:fldCharType="begin"/>
            </w:r>
            <w:r>
              <w:rPr>
                <w:noProof/>
                <w:webHidden/>
              </w:rPr>
              <w:instrText xml:space="preserve"> PAGEREF _Toc194067202 \h </w:instrText>
            </w:r>
            <w:r>
              <w:rPr>
                <w:noProof/>
                <w:webHidden/>
              </w:rPr>
            </w:r>
            <w:r>
              <w:rPr>
                <w:noProof/>
                <w:webHidden/>
              </w:rPr>
              <w:fldChar w:fldCharType="separate"/>
            </w:r>
            <w:r>
              <w:rPr>
                <w:noProof/>
                <w:webHidden/>
              </w:rPr>
              <w:t>54</w:t>
            </w:r>
            <w:r>
              <w:rPr>
                <w:noProof/>
                <w:webHidden/>
              </w:rPr>
              <w:fldChar w:fldCharType="end"/>
            </w:r>
          </w:hyperlink>
        </w:p>
        <w:p w14:paraId="4A9E7FC7" w14:textId="02A6DEE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3" w:history="1">
            <w:r w:rsidRPr="00EA1784">
              <w:rPr>
                <w:rStyle w:val="Hyperlink"/>
                <w:noProof/>
              </w:rPr>
              <w:t>20.3.2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Overlaps and gaps between other data products</w:t>
            </w:r>
            <w:r>
              <w:rPr>
                <w:noProof/>
                <w:webHidden/>
              </w:rPr>
              <w:tab/>
            </w:r>
            <w:r>
              <w:rPr>
                <w:noProof/>
                <w:webHidden/>
              </w:rPr>
              <w:fldChar w:fldCharType="begin"/>
            </w:r>
            <w:r>
              <w:rPr>
                <w:noProof/>
                <w:webHidden/>
              </w:rPr>
              <w:instrText xml:space="preserve"> PAGEREF _Toc194067203 \h </w:instrText>
            </w:r>
            <w:r>
              <w:rPr>
                <w:noProof/>
                <w:webHidden/>
              </w:rPr>
            </w:r>
            <w:r>
              <w:rPr>
                <w:noProof/>
                <w:webHidden/>
              </w:rPr>
              <w:fldChar w:fldCharType="separate"/>
            </w:r>
            <w:r>
              <w:rPr>
                <w:noProof/>
                <w:webHidden/>
              </w:rPr>
              <w:t>54</w:t>
            </w:r>
            <w:r>
              <w:rPr>
                <w:noProof/>
                <w:webHidden/>
              </w:rPr>
              <w:fldChar w:fldCharType="end"/>
            </w:r>
          </w:hyperlink>
        </w:p>
        <w:p w14:paraId="3D98BF2C" w14:textId="5589C7B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04" w:history="1">
            <w:r w:rsidRPr="00EA1784">
              <w:rPr>
                <w:rStyle w:val="Hyperlink"/>
                <w:noProof/>
              </w:rPr>
              <w:t>20.4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Updating Datasets on ECDIS</w:t>
            </w:r>
            <w:r>
              <w:rPr>
                <w:noProof/>
                <w:webHidden/>
              </w:rPr>
              <w:tab/>
            </w:r>
            <w:r>
              <w:rPr>
                <w:noProof/>
                <w:webHidden/>
              </w:rPr>
              <w:fldChar w:fldCharType="begin"/>
            </w:r>
            <w:r>
              <w:rPr>
                <w:noProof/>
                <w:webHidden/>
              </w:rPr>
              <w:instrText xml:space="preserve"> PAGEREF _Toc194067204 \h </w:instrText>
            </w:r>
            <w:r>
              <w:rPr>
                <w:noProof/>
                <w:webHidden/>
              </w:rPr>
            </w:r>
            <w:r>
              <w:rPr>
                <w:noProof/>
                <w:webHidden/>
              </w:rPr>
              <w:fldChar w:fldCharType="separate"/>
            </w:r>
            <w:r>
              <w:rPr>
                <w:noProof/>
                <w:webHidden/>
              </w:rPr>
              <w:t>54</w:t>
            </w:r>
            <w:r>
              <w:rPr>
                <w:noProof/>
                <w:webHidden/>
              </w:rPr>
              <w:fldChar w:fldCharType="end"/>
            </w:r>
          </w:hyperlink>
        </w:p>
        <w:p w14:paraId="27EAD892" w14:textId="4F5EEECD"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5" w:history="1">
            <w:r w:rsidRPr="00EA1784">
              <w:rPr>
                <w:rStyle w:val="Hyperlink"/>
                <w:noProof/>
              </w:rPr>
              <w:t>20.4.1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_Toc194067205 \h </w:instrText>
            </w:r>
            <w:r>
              <w:rPr>
                <w:noProof/>
                <w:webHidden/>
              </w:rPr>
            </w:r>
            <w:r>
              <w:rPr>
                <w:noProof/>
                <w:webHidden/>
              </w:rPr>
              <w:fldChar w:fldCharType="separate"/>
            </w:r>
            <w:r>
              <w:rPr>
                <w:noProof/>
                <w:webHidden/>
              </w:rPr>
              <w:t>54</w:t>
            </w:r>
            <w:r>
              <w:rPr>
                <w:noProof/>
                <w:webHidden/>
              </w:rPr>
              <w:fldChar w:fldCharType="end"/>
            </w:r>
          </w:hyperlink>
        </w:p>
        <w:p w14:paraId="77832DDB" w14:textId="3B1F2725"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6" w:history="1">
            <w:r w:rsidRPr="00EA1784">
              <w:rPr>
                <w:rStyle w:val="Hyperlink"/>
                <w:noProof/>
              </w:rPr>
              <w:t>20.4.2</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General requirements</w:t>
            </w:r>
            <w:r>
              <w:rPr>
                <w:noProof/>
                <w:webHidden/>
              </w:rPr>
              <w:tab/>
            </w:r>
            <w:r>
              <w:rPr>
                <w:noProof/>
                <w:webHidden/>
              </w:rPr>
              <w:fldChar w:fldCharType="begin"/>
            </w:r>
            <w:r>
              <w:rPr>
                <w:noProof/>
                <w:webHidden/>
              </w:rPr>
              <w:instrText xml:space="preserve"> PAGEREF _Toc194067206 \h </w:instrText>
            </w:r>
            <w:r>
              <w:rPr>
                <w:noProof/>
                <w:webHidden/>
              </w:rPr>
            </w:r>
            <w:r>
              <w:rPr>
                <w:noProof/>
                <w:webHidden/>
              </w:rPr>
              <w:fldChar w:fldCharType="separate"/>
            </w:r>
            <w:r>
              <w:rPr>
                <w:noProof/>
                <w:webHidden/>
              </w:rPr>
              <w:t>54</w:t>
            </w:r>
            <w:r>
              <w:rPr>
                <w:noProof/>
                <w:webHidden/>
              </w:rPr>
              <w:fldChar w:fldCharType="end"/>
            </w:r>
          </w:hyperlink>
        </w:p>
        <w:p w14:paraId="7E831C12" w14:textId="6B4B299F"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07" w:history="1">
            <w:r w:rsidRPr="00EA1784">
              <w:rPr>
                <w:rStyle w:val="Hyperlink"/>
                <w:noProof/>
              </w:rPr>
              <w:t>20.4.3</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rPr>
              <w:t>Automatic Update</w:t>
            </w:r>
            <w:r>
              <w:rPr>
                <w:noProof/>
                <w:webHidden/>
              </w:rPr>
              <w:tab/>
            </w:r>
            <w:r>
              <w:rPr>
                <w:noProof/>
                <w:webHidden/>
              </w:rPr>
              <w:fldChar w:fldCharType="begin"/>
            </w:r>
            <w:r>
              <w:rPr>
                <w:noProof/>
                <w:webHidden/>
              </w:rPr>
              <w:instrText xml:space="preserve"> PAGEREF _Toc194067207 \h </w:instrText>
            </w:r>
            <w:r>
              <w:rPr>
                <w:noProof/>
                <w:webHidden/>
              </w:rPr>
            </w:r>
            <w:r>
              <w:rPr>
                <w:noProof/>
                <w:webHidden/>
              </w:rPr>
              <w:fldChar w:fldCharType="separate"/>
            </w:r>
            <w:r>
              <w:rPr>
                <w:noProof/>
                <w:webHidden/>
              </w:rPr>
              <w:t>55</w:t>
            </w:r>
            <w:r>
              <w:rPr>
                <w:noProof/>
                <w:webHidden/>
              </w:rPr>
              <w:fldChar w:fldCharType="end"/>
            </w:r>
          </w:hyperlink>
        </w:p>
        <w:p w14:paraId="06D8E5F0" w14:textId="56A2E1D9"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6" w:history="1">
            <w:r w:rsidRPr="00EA1784">
              <w:rPr>
                <w:rStyle w:val="Hyperlink"/>
                <w:noProof/>
              </w:rPr>
              <w:t>20.5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_Toc194067216 \h </w:instrText>
            </w:r>
            <w:r>
              <w:rPr>
                <w:noProof/>
                <w:webHidden/>
              </w:rPr>
            </w:r>
            <w:r>
              <w:rPr>
                <w:noProof/>
                <w:webHidden/>
              </w:rPr>
              <w:fldChar w:fldCharType="separate"/>
            </w:r>
            <w:r>
              <w:rPr>
                <w:noProof/>
                <w:webHidden/>
              </w:rPr>
              <w:t>56</w:t>
            </w:r>
            <w:r>
              <w:rPr>
                <w:noProof/>
                <w:webHidden/>
              </w:rPr>
              <w:fldChar w:fldCharType="end"/>
            </w:r>
          </w:hyperlink>
        </w:p>
        <w:p w14:paraId="49F9E45B" w14:textId="01BD761D"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18" w:history="1">
            <w:r w:rsidRPr="00EA1784">
              <w:rPr>
                <w:rStyle w:val="Hyperlink"/>
                <w:noProof/>
              </w:rPr>
              <w:t>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Dataset Support Files</w:t>
            </w:r>
            <w:r>
              <w:rPr>
                <w:noProof/>
                <w:webHidden/>
              </w:rPr>
              <w:tab/>
            </w:r>
            <w:r>
              <w:rPr>
                <w:noProof/>
                <w:webHidden/>
              </w:rPr>
              <w:fldChar w:fldCharType="begin"/>
            </w:r>
            <w:r>
              <w:rPr>
                <w:noProof/>
                <w:webHidden/>
              </w:rPr>
              <w:instrText xml:space="preserve"> PAGEREF _Toc194067218 \h </w:instrText>
            </w:r>
            <w:r>
              <w:rPr>
                <w:noProof/>
                <w:webHidden/>
              </w:rPr>
            </w:r>
            <w:r>
              <w:rPr>
                <w:noProof/>
                <w:webHidden/>
              </w:rPr>
              <w:fldChar w:fldCharType="separate"/>
            </w:r>
            <w:r>
              <w:rPr>
                <w:noProof/>
                <w:webHidden/>
              </w:rPr>
              <w:t>56</w:t>
            </w:r>
            <w:r>
              <w:rPr>
                <w:noProof/>
                <w:webHidden/>
              </w:rPr>
              <w:fldChar w:fldCharType="end"/>
            </w:r>
          </w:hyperlink>
        </w:p>
        <w:p w14:paraId="12BA4B6E" w14:textId="00167A2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19" w:history="1">
            <w:r w:rsidRPr="00EA1784">
              <w:rPr>
                <w:rStyle w:val="Hyperlink"/>
                <w:noProof/>
              </w:rPr>
              <w:t>21.1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delivery</w:t>
            </w:r>
            <w:r>
              <w:rPr>
                <w:noProof/>
                <w:webHidden/>
              </w:rPr>
              <w:tab/>
            </w:r>
            <w:r>
              <w:rPr>
                <w:noProof/>
                <w:webHidden/>
              </w:rPr>
              <w:fldChar w:fldCharType="begin"/>
            </w:r>
            <w:r>
              <w:rPr>
                <w:noProof/>
                <w:webHidden/>
              </w:rPr>
              <w:instrText xml:space="preserve"> PAGEREF _Toc194067219 \h </w:instrText>
            </w:r>
            <w:r>
              <w:rPr>
                <w:noProof/>
                <w:webHidden/>
              </w:rPr>
            </w:r>
            <w:r>
              <w:rPr>
                <w:noProof/>
                <w:webHidden/>
              </w:rPr>
              <w:fldChar w:fldCharType="separate"/>
            </w:r>
            <w:r>
              <w:rPr>
                <w:noProof/>
                <w:webHidden/>
              </w:rPr>
              <w:t>56</w:t>
            </w:r>
            <w:r>
              <w:rPr>
                <w:noProof/>
                <w:webHidden/>
              </w:rPr>
              <w:fldChar w:fldCharType="end"/>
            </w:r>
          </w:hyperlink>
        </w:p>
        <w:p w14:paraId="0FEC82AC" w14:textId="1DDC06A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0" w:history="1">
            <w:r w:rsidRPr="00EA1784">
              <w:rPr>
                <w:rStyle w:val="Hyperlink"/>
                <w:noProof/>
              </w:rPr>
              <w:t>21.2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_Toc194067220 \h </w:instrText>
            </w:r>
            <w:r>
              <w:rPr>
                <w:noProof/>
                <w:webHidden/>
              </w:rPr>
            </w:r>
            <w:r>
              <w:rPr>
                <w:noProof/>
                <w:webHidden/>
              </w:rPr>
              <w:fldChar w:fldCharType="separate"/>
            </w:r>
            <w:r>
              <w:rPr>
                <w:noProof/>
                <w:webHidden/>
              </w:rPr>
              <w:t>56</w:t>
            </w:r>
            <w:r>
              <w:rPr>
                <w:noProof/>
                <w:webHidden/>
              </w:rPr>
              <w:fldChar w:fldCharType="end"/>
            </w:r>
          </w:hyperlink>
        </w:p>
        <w:p w14:paraId="7F5DAD70" w14:textId="6E8995B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1" w:history="1">
            <w:r w:rsidRPr="00EA1784">
              <w:rPr>
                <w:rStyle w:val="Hyperlink"/>
                <w:noProof/>
              </w:rPr>
              <w:t>21.3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Dataset Support File formats.</w:t>
            </w:r>
            <w:r>
              <w:rPr>
                <w:noProof/>
                <w:webHidden/>
              </w:rPr>
              <w:tab/>
            </w:r>
            <w:r>
              <w:rPr>
                <w:noProof/>
                <w:webHidden/>
              </w:rPr>
              <w:fldChar w:fldCharType="begin"/>
            </w:r>
            <w:r>
              <w:rPr>
                <w:noProof/>
                <w:webHidden/>
              </w:rPr>
              <w:instrText xml:space="preserve"> PAGEREF _Toc194067221 \h </w:instrText>
            </w:r>
            <w:r>
              <w:rPr>
                <w:noProof/>
                <w:webHidden/>
              </w:rPr>
            </w:r>
            <w:r>
              <w:rPr>
                <w:noProof/>
                <w:webHidden/>
              </w:rPr>
              <w:fldChar w:fldCharType="separate"/>
            </w:r>
            <w:r>
              <w:rPr>
                <w:noProof/>
                <w:webHidden/>
              </w:rPr>
              <w:t>57</w:t>
            </w:r>
            <w:r>
              <w:rPr>
                <w:noProof/>
                <w:webHidden/>
              </w:rPr>
              <w:fldChar w:fldCharType="end"/>
            </w:r>
          </w:hyperlink>
        </w:p>
        <w:p w14:paraId="47D3A14A" w14:textId="0FDDF2D7"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2" w:history="1">
            <w:r w:rsidRPr="00EA1784">
              <w:rPr>
                <w:rStyle w:val="Hyperlink"/>
                <w:noProof/>
              </w:rPr>
              <w:t>Appendix A – Manual Updates</w:t>
            </w:r>
            <w:r>
              <w:rPr>
                <w:noProof/>
                <w:webHidden/>
              </w:rPr>
              <w:tab/>
            </w:r>
            <w:r>
              <w:rPr>
                <w:noProof/>
                <w:webHidden/>
              </w:rPr>
              <w:fldChar w:fldCharType="begin"/>
            </w:r>
            <w:r>
              <w:rPr>
                <w:noProof/>
                <w:webHidden/>
              </w:rPr>
              <w:instrText xml:space="preserve"> PAGEREF _Toc194067222 \h </w:instrText>
            </w:r>
            <w:r>
              <w:rPr>
                <w:noProof/>
                <w:webHidden/>
              </w:rPr>
            </w:r>
            <w:r>
              <w:rPr>
                <w:noProof/>
                <w:webHidden/>
              </w:rPr>
              <w:fldChar w:fldCharType="separate"/>
            </w:r>
            <w:r>
              <w:rPr>
                <w:noProof/>
                <w:webHidden/>
              </w:rPr>
              <w:t>59</w:t>
            </w:r>
            <w:r>
              <w:rPr>
                <w:noProof/>
                <w:webHidden/>
              </w:rPr>
              <w:fldChar w:fldCharType="end"/>
            </w:r>
          </w:hyperlink>
        </w:p>
        <w:p w14:paraId="1CDF7A9D" w14:textId="6A7EAF8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3" w:history="1">
            <w:r w:rsidRPr="00EA1784">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_Toc194067223 \h </w:instrText>
            </w:r>
            <w:r>
              <w:rPr>
                <w:noProof/>
                <w:webHidden/>
              </w:rPr>
            </w:r>
            <w:r>
              <w:rPr>
                <w:noProof/>
                <w:webHidden/>
              </w:rPr>
              <w:fldChar w:fldCharType="separate"/>
            </w:r>
            <w:r>
              <w:rPr>
                <w:noProof/>
                <w:webHidden/>
              </w:rPr>
              <w:t>59</w:t>
            </w:r>
            <w:r>
              <w:rPr>
                <w:noProof/>
                <w:webHidden/>
              </w:rPr>
              <w:fldChar w:fldCharType="end"/>
            </w:r>
          </w:hyperlink>
        </w:p>
        <w:p w14:paraId="446F8DA3" w14:textId="10E1F8D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4" w:history="1">
            <w:r w:rsidRPr="00EA1784">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Attribution of Manual Update Features</w:t>
            </w:r>
            <w:r>
              <w:rPr>
                <w:noProof/>
                <w:webHidden/>
              </w:rPr>
              <w:tab/>
            </w:r>
            <w:r>
              <w:rPr>
                <w:noProof/>
                <w:webHidden/>
              </w:rPr>
              <w:fldChar w:fldCharType="begin"/>
            </w:r>
            <w:r>
              <w:rPr>
                <w:noProof/>
                <w:webHidden/>
              </w:rPr>
              <w:instrText xml:space="preserve"> PAGEREF _Toc194067224 \h </w:instrText>
            </w:r>
            <w:r>
              <w:rPr>
                <w:noProof/>
                <w:webHidden/>
              </w:rPr>
            </w:r>
            <w:r>
              <w:rPr>
                <w:noProof/>
                <w:webHidden/>
              </w:rPr>
              <w:fldChar w:fldCharType="separate"/>
            </w:r>
            <w:r>
              <w:rPr>
                <w:noProof/>
                <w:webHidden/>
              </w:rPr>
              <w:t>61</w:t>
            </w:r>
            <w:r>
              <w:rPr>
                <w:noProof/>
                <w:webHidden/>
              </w:rPr>
              <w:fldChar w:fldCharType="end"/>
            </w:r>
          </w:hyperlink>
        </w:p>
        <w:p w14:paraId="06996D53" w14:textId="068107C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5" w:history="1">
            <w:r w:rsidRPr="00EA1784">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_Toc194067225 \h </w:instrText>
            </w:r>
            <w:r>
              <w:rPr>
                <w:noProof/>
                <w:webHidden/>
              </w:rPr>
            </w:r>
            <w:r>
              <w:rPr>
                <w:noProof/>
                <w:webHidden/>
              </w:rPr>
              <w:fldChar w:fldCharType="separate"/>
            </w:r>
            <w:r>
              <w:rPr>
                <w:noProof/>
                <w:webHidden/>
              </w:rPr>
              <w:t>63</w:t>
            </w:r>
            <w:r>
              <w:rPr>
                <w:noProof/>
                <w:webHidden/>
              </w:rPr>
              <w:fldChar w:fldCharType="end"/>
            </w:r>
          </w:hyperlink>
        </w:p>
        <w:p w14:paraId="4703CB17" w14:textId="493894FF"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6" w:history="1">
            <w:r w:rsidRPr="00EA1784">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_Toc194067226 \h </w:instrText>
            </w:r>
            <w:r>
              <w:rPr>
                <w:noProof/>
                <w:webHidden/>
              </w:rPr>
            </w:r>
            <w:r>
              <w:rPr>
                <w:noProof/>
                <w:webHidden/>
              </w:rPr>
              <w:fldChar w:fldCharType="separate"/>
            </w:r>
            <w:r>
              <w:rPr>
                <w:noProof/>
                <w:webHidden/>
              </w:rPr>
              <w:t>63</w:t>
            </w:r>
            <w:r>
              <w:rPr>
                <w:noProof/>
                <w:webHidden/>
              </w:rPr>
              <w:fldChar w:fldCharType="end"/>
            </w:r>
          </w:hyperlink>
        </w:p>
        <w:p w14:paraId="77930532" w14:textId="4BDB440C"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7" w:history="1">
            <w:r w:rsidRPr="00EA1784">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Error code descriptions.</w:t>
            </w:r>
            <w:r>
              <w:rPr>
                <w:noProof/>
                <w:webHidden/>
              </w:rPr>
              <w:tab/>
            </w:r>
            <w:r>
              <w:rPr>
                <w:noProof/>
                <w:webHidden/>
              </w:rPr>
              <w:fldChar w:fldCharType="begin"/>
            </w:r>
            <w:r>
              <w:rPr>
                <w:noProof/>
                <w:webHidden/>
              </w:rPr>
              <w:instrText xml:space="preserve"> PAGEREF _Toc194067227 \h </w:instrText>
            </w:r>
            <w:r>
              <w:rPr>
                <w:noProof/>
                <w:webHidden/>
              </w:rPr>
            </w:r>
            <w:r>
              <w:rPr>
                <w:noProof/>
                <w:webHidden/>
              </w:rPr>
              <w:fldChar w:fldCharType="separate"/>
            </w:r>
            <w:r>
              <w:rPr>
                <w:noProof/>
                <w:webHidden/>
              </w:rPr>
              <w:t>6</w:t>
            </w:r>
            <w:r>
              <w:rPr>
                <w:noProof/>
                <w:webHidden/>
              </w:rPr>
              <w:t>4</w:t>
            </w:r>
            <w:r>
              <w:rPr>
                <w:noProof/>
                <w:webHidden/>
              </w:rPr>
              <w:fldChar w:fldCharType="end"/>
            </w:r>
          </w:hyperlink>
        </w:p>
        <w:p w14:paraId="5E3B592E" w14:textId="6B476FC0"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28" w:history="1">
            <w:r w:rsidRPr="00EA1784">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Exchange Set Installation on ECDIS</w:t>
            </w:r>
            <w:r>
              <w:rPr>
                <w:noProof/>
                <w:webHidden/>
              </w:rPr>
              <w:tab/>
            </w:r>
            <w:r>
              <w:rPr>
                <w:noProof/>
                <w:webHidden/>
              </w:rPr>
              <w:fldChar w:fldCharType="begin"/>
            </w:r>
            <w:r>
              <w:rPr>
                <w:noProof/>
                <w:webHidden/>
              </w:rPr>
              <w:instrText xml:space="preserve"> PAGEREF _Toc194067228 \h </w:instrText>
            </w:r>
            <w:r>
              <w:rPr>
                <w:noProof/>
                <w:webHidden/>
              </w:rPr>
            </w:r>
            <w:r>
              <w:rPr>
                <w:noProof/>
                <w:webHidden/>
              </w:rPr>
              <w:fldChar w:fldCharType="separate"/>
            </w:r>
            <w:r>
              <w:rPr>
                <w:noProof/>
                <w:webHidden/>
              </w:rPr>
              <w:t>65</w:t>
            </w:r>
            <w:r>
              <w:rPr>
                <w:noProof/>
                <w:webHidden/>
              </w:rPr>
              <w:fldChar w:fldCharType="end"/>
            </w:r>
          </w:hyperlink>
        </w:p>
        <w:p w14:paraId="25D929E1" w14:textId="79978C6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29" w:history="1">
            <w:r w:rsidRPr="00EA1784">
              <w:rPr>
                <w:rStyle w:val="Hyperlink"/>
                <w:noProof/>
              </w:rPr>
              <w:t>Appendix C  -  ECDIS Update Status Reports</w:t>
            </w:r>
            <w:r>
              <w:rPr>
                <w:noProof/>
                <w:webHidden/>
              </w:rPr>
              <w:tab/>
            </w:r>
            <w:r>
              <w:rPr>
                <w:noProof/>
                <w:webHidden/>
              </w:rPr>
              <w:fldChar w:fldCharType="begin"/>
            </w:r>
            <w:r>
              <w:rPr>
                <w:noProof/>
                <w:webHidden/>
              </w:rPr>
              <w:instrText xml:space="preserve"> PAGEREF _Toc194067229 \h </w:instrText>
            </w:r>
            <w:r>
              <w:rPr>
                <w:noProof/>
                <w:webHidden/>
              </w:rPr>
            </w:r>
            <w:r>
              <w:rPr>
                <w:noProof/>
                <w:webHidden/>
              </w:rPr>
              <w:fldChar w:fldCharType="separate"/>
            </w:r>
            <w:r>
              <w:rPr>
                <w:noProof/>
                <w:webHidden/>
              </w:rPr>
              <w:t>69</w:t>
            </w:r>
            <w:r>
              <w:rPr>
                <w:noProof/>
                <w:webHidden/>
              </w:rPr>
              <w:fldChar w:fldCharType="end"/>
            </w:r>
          </w:hyperlink>
        </w:p>
        <w:p w14:paraId="1728735C" w14:textId="787D9F0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0" w:history="1">
            <w:r w:rsidRPr="00EA1784">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Purpose</w:t>
            </w:r>
            <w:r>
              <w:rPr>
                <w:noProof/>
                <w:webHidden/>
              </w:rPr>
              <w:tab/>
            </w:r>
            <w:r>
              <w:rPr>
                <w:noProof/>
                <w:webHidden/>
              </w:rPr>
              <w:fldChar w:fldCharType="begin"/>
            </w:r>
            <w:r>
              <w:rPr>
                <w:noProof/>
                <w:webHidden/>
              </w:rPr>
              <w:instrText xml:space="preserve"> PAGEREF _Toc194067230 \h </w:instrText>
            </w:r>
            <w:r>
              <w:rPr>
                <w:noProof/>
                <w:webHidden/>
              </w:rPr>
            </w:r>
            <w:r>
              <w:rPr>
                <w:noProof/>
                <w:webHidden/>
              </w:rPr>
              <w:fldChar w:fldCharType="separate"/>
            </w:r>
            <w:r>
              <w:rPr>
                <w:noProof/>
                <w:webHidden/>
              </w:rPr>
              <w:t>69</w:t>
            </w:r>
            <w:r>
              <w:rPr>
                <w:noProof/>
                <w:webHidden/>
              </w:rPr>
              <w:fldChar w:fldCharType="end"/>
            </w:r>
          </w:hyperlink>
        </w:p>
        <w:p w14:paraId="05DE4301" w14:textId="37CC4D0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1" w:history="1">
            <w:r w:rsidRPr="00EA1784">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_Toc194067231 \h </w:instrText>
            </w:r>
            <w:r>
              <w:rPr>
                <w:noProof/>
                <w:webHidden/>
              </w:rPr>
            </w:r>
            <w:r>
              <w:rPr>
                <w:noProof/>
                <w:webHidden/>
              </w:rPr>
              <w:fldChar w:fldCharType="separate"/>
            </w:r>
            <w:r>
              <w:rPr>
                <w:noProof/>
                <w:webHidden/>
              </w:rPr>
              <w:t>76</w:t>
            </w:r>
            <w:r>
              <w:rPr>
                <w:noProof/>
                <w:webHidden/>
              </w:rPr>
              <w:fldChar w:fldCharType="end"/>
            </w:r>
          </w:hyperlink>
        </w:p>
        <w:p w14:paraId="3ABD21C7" w14:textId="331C267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2" w:history="1">
            <w:r w:rsidRPr="00EA1784">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Enhanced Safety Contour</w:t>
            </w:r>
            <w:r>
              <w:rPr>
                <w:noProof/>
                <w:webHidden/>
              </w:rPr>
              <w:tab/>
            </w:r>
            <w:r>
              <w:rPr>
                <w:noProof/>
                <w:webHidden/>
              </w:rPr>
              <w:fldChar w:fldCharType="begin"/>
            </w:r>
            <w:r>
              <w:rPr>
                <w:noProof/>
                <w:webHidden/>
              </w:rPr>
              <w:instrText xml:space="preserve"> PAGEREF _Toc194067232 \h </w:instrText>
            </w:r>
            <w:r>
              <w:rPr>
                <w:noProof/>
                <w:webHidden/>
              </w:rPr>
            </w:r>
            <w:r>
              <w:rPr>
                <w:noProof/>
                <w:webHidden/>
              </w:rPr>
              <w:fldChar w:fldCharType="separate"/>
            </w:r>
            <w:r>
              <w:rPr>
                <w:noProof/>
                <w:webHidden/>
              </w:rPr>
              <w:t>76</w:t>
            </w:r>
            <w:r>
              <w:rPr>
                <w:noProof/>
                <w:webHidden/>
              </w:rPr>
              <w:fldChar w:fldCharType="end"/>
            </w:r>
          </w:hyperlink>
        </w:p>
        <w:p w14:paraId="04C5B3C7" w14:textId="0CE4B97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3" w:history="1">
            <w:r w:rsidRPr="00EA1784">
              <w:rPr>
                <w:rStyle w:val="Hyperlink"/>
                <w:noProof/>
              </w:rPr>
              <w:t>D-1.1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Data Constraints</w:t>
            </w:r>
            <w:r>
              <w:rPr>
                <w:noProof/>
                <w:webHidden/>
              </w:rPr>
              <w:tab/>
            </w:r>
            <w:r>
              <w:rPr>
                <w:noProof/>
                <w:webHidden/>
              </w:rPr>
              <w:fldChar w:fldCharType="begin"/>
            </w:r>
            <w:r>
              <w:rPr>
                <w:noProof/>
                <w:webHidden/>
              </w:rPr>
              <w:instrText xml:space="preserve"> PAGEREF _Toc194067233 \h </w:instrText>
            </w:r>
            <w:r>
              <w:rPr>
                <w:noProof/>
                <w:webHidden/>
              </w:rPr>
            </w:r>
            <w:r>
              <w:rPr>
                <w:noProof/>
                <w:webHidden/>
              </w:rPr>
              <w:fldChar w:fldCharType="separate"/>
            </w:r>
            <w:r>
              <w:rPr>
                <w:noProof/>
                <w:webHidden/>
              </w:rPr>
              <w:t>77</w:t>
            </w:r>
            <w:r>
              <w:rPr>
                <w:noProof/>
                <w:webHidden/>
              </w:rPr>
              <w:fldChar w:fldCharType="end"/>
            </w:r>
          </w:hyperlink>
        </w:p>
        <w:p w14:paraId="2F8E7CA9" w14:textId="1A3091E8"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34" w:history="1">
            <w:r w:rsidRPr="00EA1784">
              <w:rPr>
                <w:rStyle w:val="Hyperlink"/>
                <w:noProof/>
              </w:rPr>
              <w:t>D-1.2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Enhanced Safety Contour Selection and Implementation</w:t>
            </w:r>
            <w:r>
              <w:rPr>
                <w:noProof/>
                <w:webHidden/>
              </w:rPr>
              <w:tab/>
            </w:r>
            <w:r>
              <w:rPr>
                <w:noProof/>
                <w:webHidden/>
              </w:rPr>
              <w:fldChar w:fldCharType="begin"/>
            </w:r>
            <w:r>
              <w:rPr>
                <w:noProof/>
                <w:webHidden/>
              </w:rPr>
              <w:instrText xml:space="preserve"> PAGEREF _Toc194067234 \h </w:instrText>
            </w:r>
            <w:r>
              <w:rPr>
                <w:noProof/>
                <w:webHidden/>
              </w:rPr>
            </w:r>
            <w:r>
              <w:rPr>
                <w:noProof/>
                <w:webHidden/>
              </w:rPr>
              <w:fldChar w:fldCharType="separate"/>
            </w:r>
            <w:r>
              <w:rPr>
                <w:noProof/>
                <w:webHidden/>
              </w:rPr>
              <w:t>78</w:t>
            </w:r>
            <w:r>
              <w:rPr>
                <w:noProof/>
                <w:webHidden/>
              </w:rPr>
              <w:fldChar w:fldCharType="end"/>
            </w:r>
          </w:hyperlink>
        </w:p>
        <w:p w14:paraId="08512F0C" w14:textId="0D964AC3"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5" w:history="1">
            <w:r w:rsidRPr="00EA1784">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Water Level Adjustment (WLA)</w:t>
            </w:r>
            <w:r>
              <w:rPr>
                <w:noProof/>
                <w:webHidden/>
              </w:rPr>
              <w:tab/>
            </w:r>
            <w:r>
              <w:rPr>
                <w:noProof/>
                <w:webHidden/>
              </w:rPr>
              <w:fldChar w:fldCharType="begin"/>
            </w:r>
            <w:r>
              <w:rPr>
                <w:noProof/>
                <w:webHidden/>
              </w:rPr>
              <w:instrText xml:space="preserve"> PAGEREF _Toc194067235 \h </w:instrText>
            </w:r>
            <w:r>
              <w:rPr>
                <w:noProof/>
                <w:webHidden/>
              </w:rPr>
            </w:r>
            <w:r>
              <w:rPr>
                <w:noProof/>
                <w:webHidden/>
              </w:rPr>
              <w:fldChar w:fldCharType="separate"/>
            </w:r>
            <w:r>
              <w:rPr>
                <w:noProof/>
                <w:webHidden/>
              </w:rPr>
              <w:t>80</w:t>
            </w:r>
            <w:r>
              <w:rPr>
                <w:noProof/>
                <w:webHidden/>
              </w:rPr>
              <w:fldChar w:fldCharType="end"/>
            </w:r>
          </w:hyperlink>
        </w:p>
        <w:p w14:paraId="2D86960F" w14:textId="0743803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6" w:history="1">
            <w:r w:rsidRPr="00EA1784">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Scope</w:t>
            </w:r>
            <w:r>
              <w:rPr>
                <w:noProof/>
                <w:webHidden/>
              </w:rPr>
              <w:tab/>
            </w:r>
            <w:r>
              <w:rPr>
                <w:noProof/>
                <w:webHidden/>
              </w:rPr>
              <w:fldChar w:fldCharType="begin"/>
            </w:r>
            <w:r>
              <w:rPr>
                <w:noProof/>
                <w:webHidden/>
              </w:rPr>
              <w:instrText xml:space="preserve"> PAGEREF _Toc194067236 \h </w:instrText>
            </w:r>
            <w:r>
              <w:rPr>
                <w:noProof/>
                <w:webHidden/>
              </w:rPr>
            </w:r>
            <w:r>
              <w:rPr>
                <w:noProof/>
                <w:webHidden/>
              </w:rPr>
              <w:fldChar w:fldCharType="separate"/>
            </w:r>
            <w:r>
              <w:rPr>
                <w:noProof/>
                <w:webHidden/>
              </w:rPr>
              <w:t>80</w:t>
            </w:r>
            <w:r>
              <w:rPr>
                <w:noProof/>
                <w:webHidden/>
              </w:rPr>
              <w:fldChar w:fldCharType="end"/>
            </w:r>
          </w:hyperlink>
        </w:p>
        <w:p w14:paraId="1F3787DB" w14:textId="30A529A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7" w:history="1">
            <w:r w:rsidRPr="00EA1784">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Constraints on input data</w:t>
            </w:r>
            <w:r>
              <w:rPr>
                <w:noProof/>
                <w:webHidden/>
              </w:rPr>
              <w:tab/>
            </w:r>
            <w:r>
              <w:rPr>
                <w:noProof/>
                <w:webHidden/>
              </w:rPr>
              <w:fldChar w:fldCharType="begin"/>
            </w:r>
            <w:r>
              <w:rPr>
                <w:noProof/>
                <w:webHidden/>
              </w:rPr>
              <w:instrText xml:space="preserve"> PAGEREF _Toc194067237 \h </w:instrText>
            </w:r>
            <w:r>
              <w:rPr>
                <w:noProof/>
                <w:webHidden/>
              </w:rPr>
            </w:r>
            <w:r>
              <w:rPr>
                <w:noProof/>
                <w:webHidden/>
              </w:rPr>
              <w:fldChar w:fldCharType="separate"/>
            </w:r>
            <w:r>
              <w:rPr>
                <w:noProof/>
                <w:webHidden/>
              </w:rPr>
              <w:t>80</w:t>
            </w:r>
            <w:r>
              <w:rPr>
                <w:noProof/>
                <w:webHidden/>
              </w:rPr>
              <w:fldChar w:fldCharType="end"/>
            </w:r>
          </w:hyperlink>
        </w:p>
        <w:p w14:paraId="30639E32" w14:textId="0D4AAEA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8" w:history="1">
            <w:r w:rsidRPr="00EA1784">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User Inputs</w:t>
            </w:r>
            <w:r>
              <w:rPr>
                <w:noProof/>
                <w:webHidden/>
              </w:rPr>
              <w:tab/>
            </w:r>
            <w:r>
              <w:rPr>
                <w:noProof/>
                <w:webHidden/>
              </w:rPr>
              <w:fldChar w:fldCharType="begin"/>
            </w:r>
            <w:r>
              <w:rPr>
                <w:noProof/>
                <w:webHidden/>
              </w:rPr>
              <w:instrText xml:space="preserve"> PAGEREF _Toc194067238 \h </w:instrText>
            </w:r>
            <w:r>
              <w:rPr>
                <w:noProof/>
                <w:webHidden/>
              </w:rPr>
            </w:r>
            <w:r>
              <w:rPr>
                <w:noProof/>
                <w:webHidden/>
              </w:rPr>
              <w:fldChar w:fldCharType="separate"/>
            </w:r>
            <w:r>
              <w:rPr>
                <w:noProof/>
                <w:webHidden/>
              </w:rPr>
              <w:t>81</w:t>
            </w:r>
            <w:r>
              <w:rPr>
                <w:noProof/>
                <w:webHidden/>
              </w:rPr>
              <w:fldChar w:fldCharType="end"/>
            </w:r>
          </w:hyperlink>
        </w:p>
        <w:p w14:paraId="78B8C27F" w14:textId="75F3F639"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39" w:history="1">
            <w:r w:rsidRPr="00EA1784">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 general</w:t>
            </w:r>
            <w:r>
              <w:rPr>
                <w:noProof/>
                <w:webHidden/>
              </w:rPr>
              <w:tab/>
            </w:r>
            <w:r>
              <w:rPr>
                <w:noProof/>
                <w:webHidden/>
              </w:rPr>
              <w:fldChar w:fldCharType="begin"/>
            </w:r>
            <w:r>
              <w:rPr>
                <w:noProof/>
                <w:webHidden/>
              </w:rPr>
              <w:instrText xml:space="preserve"> PAGEREF _Toc194067239 \h </w:instrText>
            </w:r>
            <w:r>
              <w:rPr>
                <w:noProof/>
                <w:webHidden/>
              </w:rPr>
            </w:r>
            <w:r>
              <w:rPr>
                <w:noProof/>
                <w:webHidden/>
              </w:rPr>
              <w:fldChar w:fldCharType="separate"/>
            </w:r>
            <w:r>
              <w:rPr>
                <w:noProof/>
                <w:webHidden/>
              </w:rPr>
              <w:t>81</w:t>
            </w:r>
            <w:r>
              <w:rPr>
                <w:noProof/>
                <w:webHidden/>
              </w:rPr>
              <w:fldChar w:fldCharType="end"/>
            </w:r>
          </w:hyperlink>
        </w:p>
        <w:p w14:paraId="630A7646" w14:textId="1D10E405"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0" w:history="1">
            <w:r w:rsidRPr="00EA1784">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_Toc194067240 \h </w:instrText>
            </w:r>
            <w:r>
              <w:rPr>
                <w:noProof/>
                <w:webHidden/>
              </w:rPr>
            </w:r>
            <w:r>
              <w:rPr>
                <w:noProof/>
                <w:webHidden/>
              </w:rPr>
              <w:fldChar w:fldCharType="separate"/>
            </w:r>
            <w:r>
              <w:rPr>
                <w:noProof/>
                <w:webHidden/>
              </w:rPr>
              <w:t>82</w:t>
            </w:r>
            <w:r>
              <w:rPr>
                <w:noProof/>
                <w:webHidden/>
              </w:rPr>
              <w:fldChar w:fldCharType="end"/>
            </w:r>
          </w:hyperlink>
        </w:p>
        <w:p w14:paraId="23684A1A" w14:textId="43FCD0BE"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1" w:history="1">
            <w:r w:rsidRPr="00EA1784">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_Toc194067241 \h </w:instrText>
            </w:r>
            <w:r>
              <w:rPr>
                <w:noProof/>
                <w:webHidden/>
              </w:rPr>
            </w:r>
            <w:r>
              <w:rPr>
                <w:noProof/>
                <w:webHidden/>
              </w:rPr>
              <w:fldChar w:fldCharType="separate"/>
            </w:r>
            <w:r>
              <w:rPr>
                <w:noProof/>
                <w:webHidden/>
              </w:rPr>
              <w:t>83</w:t>
            </w:r>
            <w:r>
              <w:rPr>
                <w:noProof/>
                <w:webHidden/>
              </w:rPr>
              <w:fldChar w:fldCharType="end"/>
            </w:r>
          </w:hyperlink>
        </w:p>
        <w:p w14:paraId="72EF85C8" w14:textId="1DFDF730"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2" w:history="1">
            <w:r w:rsidRPr="00EA1784">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_Toc194067242 \h </w:instrText>
            </w:r>
            <w:r>
              <w:rPr>
                <w:noProof/>
                <w:webHidden/>
              </w:rPr>
            </w:r>
            <w:r>
              <w:rPr>
                <w:noProof/>
                <w:webHidden/>
              </w:rPr>
              <w:fldChar w:fldCharType="separate"/>
            </w:r>
            <w:r>
              <w:rPr>
                <w:noProof/>
                <w:webHidden/>
              </w:rPr>
              <w:t>84</w:t>
            </w:r>
            <w:r>
              <w:rPr>
                <w:noProof/>
                <w:webHidden/>
              </w:rPr>
              <w:fldChar w:fldCharType="end"/>
            </w:r>
          </w:hyperlink>
        </w:p>
        <w:p w14:paraId="69EC4EA7" w14:textId="3710F98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3" w:history="1">
            <w:r w:rsidRPr="00EA1784">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_Toc194067243 \h </w:instrText>
            </w:r>
            <w:r>
              <w:rPr>
                <w:noProof/>
                <w:webHidden/>
              </w:rPr>
            </w:r>
            <w:r>
              <w:rPr>
                <w:noProof/>
                <w:webHidden/>
              </w:rPr>
              <w:fldChar w:fldCharType="separate"/>
            </w:r>
            <w:r>
              <w:rPr>
                <w:noProof/>
                <w:webHidden/>
              </w:rPr>
              <w:t>89</w:t>
            </w:r>
            <w:r>
              <w:rPr>
                <w:noProof/>
                <w:webHidden/>
              </w:rPr>
              <w:fldChar w:fldCharType="end"/>
            </w:r>
          </w:hyperlink>
        </w:p>
        <w:p w14:paraId="29924665" w14:textId="770A7001"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4" w:history="1">
            <w:r w:rsidRPr="00EA1784">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Substitution and adjustment of depth values</w:t>
            </w:r>
            <w:r>
              <w:rPr>
                <w:noProof/>
                <w:webHidden/>
              </w:rPr>
              <w:tab/>
            </w:r>
            <w:r>
              <w:rPr>
                <w:noProof/>
                <w:webHidden/>
              </w:rPr>
              <w:fldChar w:fldCharType="begin"/>
            </w:r>
            <w:r>
              <w:rPr>
                <w:noProof/>
                <w:webHidden/>
              </w:rPr>
              <w:instrText xml:space="preserve"> PAGEREF _Toc194067244 \h </w:instrText>
            </w:r>
            <w:r>
              <w:rPr>
                <w:noProof/>
                <w:webHidden/>
              </w:rPr>
            </w:r>
            <w:r>
              <w:rPr>
                <w:noProof/>
                <w:webHidden/>
              </w:rPr>
              <w:fldChar w:fldCharType="separate"/>
            </w:r>
            <w:r>
              <w:rPr>
                <w:noProof/>
                <w:webHidden/>
              </w:rPr>
              <w:t>89</w:t>
            </w:r>
            <w:r>
              <w:rPr>
                <w:noProof/>
                <w:webHidden/>
              </w:rPr>
              <w:fldChar w:fldCharType="end"/>
            </w:r>
          </w:hyperlink>
        </w:p>
        <w:p w14:paraId="6BA34F7B" w14:textId="09A955B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5" w:history="1">
            <w:r w:rsidRPr="00EA1784">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Areas covered by S-102 only or by both S-102 and S-104</w:t>
            </w:r>
            <w:r>
              <w:rPr>
                <w:noProof/>
                <w:webHidden/>
              </w:rPr>
              <w:tab/>
            </w:r>
            <w:r>
              <w:rPr>
                <w:noProof/>
                <w:webHidden/>
              </w:rPr>
              <w:fldChar w:fldCharType="begin"/>
            </w:r>
            <w:r>
              <w:rPr>
                <w:noProof/>
                <w:webHidden/>
              </w:rPr>
              <w:instrText xml:space="preserve"> PAGEREF _Toc194067245 \h </w:instrText>
            </w:r>
            <w:r>
              <w:rPr>
                <w:noProof/>
                <w:webHidden/>
              </w:rPr>
            </w:r>
            <w:r>
              <w:rPr>
                <w:noProof/>
                <w:webHidden/>
              </w:rPr>
              <w:fldChar w:fldCharType="separate"/>
            </w:r>
            <w:r>
              <w:rPr>
                <w:noProof/>
                <w:webHidden/>
              </w:rPr>
              <w:t>89</w:t>
            </w:r>
            <w:r>
              <w:rPr>
                <w:noProof/>
                <w:webHidden/>
              </w:rPr>
              <w:fldChar w:fldCharType="end"/>
            </w:r>
          </w:hyperlink>
        </w:p>
        <w:p w14:paraId="732D03C3" w14:textId="449E161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6" w:history="1">
            <w:r w:rsidRPr="00EA1784">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Adjustment of heights and vertical clearance values</w:t>
            </w:r>
            <w:r>
              <w:rPr>
                <w:noProof/>
                <w:webHidden/>
              </w:rPr>
              <w:tab/>
            </w:r>
            <w:r>
              <w:rPr>
                <w:noProof/>
                <w:webHidden/>
              </w:rPr>
              <w:fldChar w:fldCharType="begin"/>
            </w:r>
            <w:r>
              <w:rPr>
                <w:noProof/>
                <w:webHidden/>
              </w:rPr>
              <w:instrText xml:space="preserve"> PAGEREF _Toc194067246 \h </w:instrText>
            </w:r>
            <w:r>
              <w:rPr>
                <w:noProof/>
                <w:webHidden/>
              </w:rPr>
            </w:r>
            <w:r>
              <w:rPr>
                <w:noProof/>
                <w:webHidden/>
              </w:rPr>
              <w:fldChar w:fldCharType="separate"/>
            </w:r>
            <w:r>
              <w:rPr>
                <w:noProof/>
                <w:webHidden/>
              </w:rPr>
              <w:t>91</w:t>
            </w:r>
            <w:r>
              <w:rPr>
                <w:noProof/>
                <w:webHidden/>
              </w:rPr>
              <w:fldChar w:fldCharType="end"/>
            </w:r>
          </w:hyperlink>
        </w:p>
        <w:p w14:paraId="20F64734" w14:textId="743BD20D"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7" w:history="1">
            <w:r w:rsidRPr="00EA1784">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Alerts and indication details</w:t>
            </w:r>
            <w:r>
              <w:rPr>
                <w:noProof/>
                <w:webHidden/>
              </w:rPr>
              <w:tab/>
            </w:r>
            <w:r>
              <w:rPr>
                <w:noProof/>
                <w:webHidden/>
              </w:rPr>
              <w:fldChar w:fldCharType="begin"/>
            </w:r>
            <w:r>
              <w:rPr>
                <w:noProof/>
                <w:webHidden/>
              </w:rPr>
              <w:instrText xml:space="preserve"> PAGEREF _Toc194067247 \h </w:instrText>
            </w:r>
            <w:r>
              <w:rPr>
                <w:noProof/>
                <w:webHidden/>
              </w:rPr>
            </w:r>
            <w:r>
              <w:rPr>
                <w:noProof/>
                <w:webHidden/>
              </w:rPr>
              <w:fldChar w:fldCharType="separate"/>
            </w:r>
            <w:r>
              <w:rPr>
                <w:noProof/>
                <w:webHidden/>
              </w:rPr>
              <w:t>92</w:t>
            </w:r>
            <w:r>
              <w:rPr>
                <w:noProof/>
                <w:webHidden/>
              </w:rPr>
              <w:fldChar w:fldCharType="end"/>
            </w:r>
          </w:hyperlink>
        </w:p>
        <w:p w14:paraId="23165701" w14:textId="312D4F3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48" w:history="1">
            <w:r w:rsidRPr="00EA1784">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Legend details</w:t>
            </w:r>
            <w:r>
              <w:rPr>
                <w:noProof/>
                <w:webHidden/>
              </w:rPr>
              <w:tab/>
            </w:r>
            <w:r>
              <w:rPr>
                <w:noProof/>
                <w:webHidden/>
              </w:rPr>
              <w:fldChar w:fldCharType="begin"/>
            </w:r>
            <w:r>
              <w:rPr>
                <w:noProof/>
                <w:webHidden/>
              </w:rPr>
              <w:instrText xml:space="preserve"> PAGEREF _Toc194067248 \h </w:instrText>
            </w:r>
            <w:r>
              <w:rPr>
                <w:noProof/>
                <w:webHidden/>
              </w:rPr>
            </w:r>
            <w:r>
              <w:rPr>
                <w:noProof/>
                <w:webHidden/>
              </w:rPr>
              <w:fldChar w:fldCharType="separate"/>
            </w:r>
            <w:r>
              <w:rPr>
                <w:noProof/>
                <w:webHidden/>
              </w:rPr>
              <w:t>92</w:t>
            </w:r>
            <w:r>
              <w:rPr>
                <w:noProof/>
                <w:webHidden/>
              </w:rPr>
              <w:fldChar w:fldCharType="end"/>
            </w:r>
          </w:hyperlink>
        </w:p>
        <w:p w14:paraId="2B149549" w14:textId="4CEF4951"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49" w:history="1">
            <w:r w:rsidRPr="00EA1784">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_Toc194067249 \h </w:instrText>
            </w:r>
            <w:r>
              <w:rPr>
                <w:noProof/>
                <w:webHidden/>
              </w:rPr>
            </w:r>
            <w:r>
              <w:rPr>
                <w:noProof/>
                <w:webHidden/>
              </w:rPr>
              <w:fldChar w:fldCharType="separate"/>
            </w:r>
            <w:r>
              <w:rPr>
                <w:noProof/>
                <w:webHidden/>
              </w:rPr>
              <w:t>94</w:t>
            </w:r>
            <w:r>
              <w:rPr>
                <w:noProof/>
                <w:webHidden/>
              </w:rPr>
              <w:fldChar w:fldCharType="end"/>
            </w:r>
          </w:hyperlink>
        </w:p>
        <w:p w14:paraId="4FAFD5C7" w14:textId="0EF5F46B"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0" w:history="1">
            <w:r w:rsidRPr="00EA1784">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_Toc194067250 \h </w:instrText>
            </w:r>
            <w:r>
              <w:rPr>
                <w:noProof/>
                <w:webHidden/>
              </w:rPr>
            </w:r>
            <w:r>
              <w:rPr>
                <w:noProof/>
                <w:webHidden/>
              </w:rPr>
              <w:fldChar w:fldCharType="separate"/>
            </w:r>
            <w:r>
              <w:rPr>
                <w:noProof/>
                <w:webHidden/>
              </w:rPr>
              <w:t>94</w:t>
            </w:r>
            <w:r>
              <w:rPr>
                <w:noProof/>
                <w:webHidden/>
              </w:rPr>
              <w:fldChar w:fldCharType="end"/>
            </w:r>
          </w:hyperlink>
        </w:p>
        <w:p w14:paraId="27A91F57" w14:textId="466FD76A" w:rsidR="00265357" w:rsidRDefault="00265357">
          <w:pPr>
            <w:pStyle w:val="TOC3"/>
            <w:rPr>
              <w:rFonts w:asciiTheme="minorHAnsi" w:eastAsiaTheme="minorEastAsia" w:hAnsiTheme="minorHAnsi" w:cstheme="minorBidi"/>
              <w:iCs w:val="0"/>
              <w:noProof/>
              <w:kern w:val="2"/>
              <w:sz w:val="24"/>
              <w:szCs w:val="24"/>
              <w:lang w:eastAsia="en-GB"/>
              <w14:ligatures w14:val="standardContextual"/>
            </w:rPr>
          </w:pPr>
          <w:hyperlink w:anchor="_Toc194067251" w:history="1">
            <w:r w:rsidRPr="00EA1784">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EA1784">
              <w:rPr>
                <w:rStyle w:val="Hyperlink"/>
                <w:noProof/>
                <w:lang w:eastAsia="en-US"/>
              </w:rPr>
              <w:t>Prerequisites</w:t>
            </w:r>
            <w:r>
              <w:rPr>
                <w:noProof/>
                <w:webHidden/>
              </w:rPr>
              <w:tab/>
            </w:r>
            <w:r>
              <w:rPr>
                <w:noProof/>
                <w:webHidden/>
              </w:rPr>
              <w:fldChar w:fldCharType="begin"/>
            </w:r>
            <w:r>
              <w:rPr>
                <w:noProof/>
                <w:webHidden/>
              </w:rPr>
              <w:instrText xml:space="preserve"> PAGEREF _Toc194067251 \h </w:instrText>
            </w:r>
            <w:r>
              <w:rPr>
                <w:noProof/>
                <w:webHidden/>
              </w:rPr>
            </w:r>
            <w:r>
              <w:rPr>
                <w:noProof/>
                <w:webHidden/>
              </w:rPr>
              <w:fldChar w:fldCharType="separate"/>
            </w:r>
            <w:r>
              <w:rPr>
                <w:noProof/>
                <w:webHidden/>
              </w:rPr>
              <w:t>94</w:t>
            </w:r>
            <w:r>
              <w:rPr>
                <w:noProof/>
                <w:webHidden/>
              </w:rPr>
              <w:fldChar w:fldCharType="end"/>
            </w:r>
          </w:hyperlink>
        </w:p>
        <w:p w14:paraId="1E242399" w14:textId="59571FFF"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2" w:history="1">
            <w:r w:rsidRPr="00EA1784">
              <w:rPr>
                <w:rStyle w:val="Hyperlink"/>
                <w:noProof/>
              </w:rPr>
              <w:t>Appendix F – GML Coverage Polygons</w:t>
            </w:r>
            <w:r>
              <w:rPr>
                <w:noProof/>
                <w:webHidden/>
              </w:rPr>
              <w:tab/>
            </w:r>
            <w:r>
              <w:rPr>
                <w:noProof/>
                <w:webHidden/>
              </w:rPr>
              <w:fldChar w:fldCharType="begin"/>
            </w:r>
            <w:r>
              <w:rPr>
                <w:noProof/>
                <w:webHidden/>
              </w:rPr>
              <w:instrText xml:space="preserve"> PAGEREF _Toc194067252 \h </w:instrText>
            </w:r>
            <w:r>
              <w:rPr>
                <w:noProof/>
                <w:webHidden/>
              </w:rPr>
            </w:r>
            <w:r>
              <w:rPr>
                <w:noProof/>
                <w:webHidden/>
              </w:rPr>
              <w:fldChar w:fldCharType="separate"/>
            </w:r>
            <w:r>
              <w:rPr>
                <w:noProof/>
                <w:webHidden/>
              </w:rPr>
              <w:t>100</w:t>
            </w:r>
            <w:r>
              <w:rPr>
                <w:noProof/>
                <w:webHidden/>
              </w:rPr>
              <w:fldChar w:fldCharType="end"/>
            </w:r>
          </w:hyperlink>
        </w:p>
        <w:p w14:paraId="6B7679FF" w14:textId="02706AC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3" w:history="1">
            <w:r w:rsidRPr="00EA1784">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GML Coverage Polygons</w:t>
            </w:r>
            <w:r>
              <w:rPr>
                <w:noProof/>
                <w:webHidden/>
              </w:rPr>
              <w:tab/>
            </w:r>
            <w:r>
              <w:rPr>
                <w:noProof/>
                <w:webHidden/>
              </w:rPr>
              <w:fldChar w:fldCharType="begin"/>
            </w:r>
            <w:r>
              <w:rPr>
                <w:noProof/>
                <w:webHidden/>
              </w:rPr>
              <w:instrText xml:space="preserve"> PAGEREF _Toc194067253 \h </w:instrText>
            </w:r>
            <w:r>
              <w:rPr>
                <w:noProof/>
                <w:webHidden/>
              </w:rPr>
            </w:r>
            <w:r>
              <w:rPr>
                <w:noProof/>
                <w:webHidden/>
              </w:rPr>
              <w:fldChar w:fldCharType="separate"/>
            </w:r>
            <w:r>
              <w:rPr>
                <w:noProof/>
                <w:webHidden/>
              </w:rPr>
              <w:t>100</w:t>
            </w:r>
            <w:r>
              <w:rPr>
                <w:noProof/>
                <w:webHidden/>
              </w:rPr>
              <w:fldChar w:fldCharType="end"/>
            </w:r>
          </w:hyperlink>
        </w:p>
        <w:p w14:paraId="3B332E89" w14:textId="4CAD773A"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4" w:history="1">
            <w:r w:rsidRPr="00EA1784">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_Toc194067254 \h </w:instrText>
            </w:r>
            <w:r>
              <w:rPr>
                <w:noProof/>
                <w:webHidden/>
              </w:rPr>
            </w:r>
            <w:r>
              <w:rPr>
                <w:noProof/>
                <w:webHidden/>
              </w:rPr>
              <w:fldChar w:fldCharType="separate"/>
            </w:r>
            <w:r>
              <w:rPr>
                <w:noProof/>
                <w:webHidden/>
              </w:rPr>
              <w:t>100</w:t>
            </w:r>
            <w:r>
              <w:rPr>
                <w:noProof/>
                <w:webHidden/>
              </w:rPr>
              <w:fldChar w:fldCharType="end"/>
            </w:r>
          </w:hyperlink>
        </w:p>
        <w:p w14:paraId="358D2433" w14:textId="744976E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6" w:history="1">
            <w:r w:rsidRPr="00EA1784">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Specification</w:t>
            </w:r>
            <w:r>
              <w:rPr>
                <w:noProof/>
                <w:webHidden/>
              </w:rPr>
              <w:tab/>
            </w:r>
            <w:r>
              <w:rPr>
                <w:noProof/>
                <w:webHidden/>
              </w:rPr>
              <w:fldChar w:fldCharType="begin"/>
            </w:r>
            <w:r>
              <w:rPr>
                <w:noProof/>
                <w:webHidden/>
              </w:rPr>
              <w:instrText xml:space="preserve"> PAGEREF _Toc194067256 \h </w:instrText>
            </w:r>
            <w:r>
              <w:rPr>
                <w:noProof/>
                <w:webHidden/>
              </w:rPr>
            </w:r>
            <w:r>
              <w:rPr>
                <w:noProof/>
                <w:webHidden/>
              </w:rPr>
              <w:fldChar w:fldCharType="separate"/>
            </w:r>
            <w:r>
              <w:rPr>
                <w:noProof/>
                <w:webHidden/>
              </w:rPr>
              <w:t>100</w:t>
            </w:r>
            <w:r>
              <w:rPr>
                <w:noProof/>
                <w:webHidden/>
              </w:rPr>
              <w:fldChar w:fldCharType="end"/>
            </w:r>
          </w:hyperlink>
        </w:p>
        <w:p w14:paraId="02B2779F" w14:textId="368ED46C"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7" w:history="1">
            <w:r w:rsidRPr="00EA1784">
              <w:rPr>
                <w:rStyle w:val="Hyperlink"/>
                <w:noProof/>
              </w:rPr>
              <w:t>Appendix G - Thinning Algorithms</w:t>
            </w:r>
            <w:r>
              <w:rPr>
                <w:noProof/>
                <w:webHidden/>
              </w:rPr>
              <w:tab/>
            </w:r>
            <w:r>
              <w:rPr>
                <w:noProof/>
                <w:webHidden/>
              </w:rPr>
              <w:fldChar w:fldCharType="begin"/>
            </w:r>
            <w:r>
              <w:rPr>
                <w:noProof/>
                <w:webHidden/>
              </w:rPr>
              <w:instrText xml:space="preserve"> PAGEREF _Toc194067257 \h </w:instrText>
            </w:r>
            <w:r>
              <w:rPr>
                <w:noProof/>
                <w:webHidden/>
              </w:rPr>
            </w:r>
            <w:r>
              <w:rPr>
                <w:noProof/>
                <w:webHidden/>
              </w:rPr>
              <w:fldChar w:fldCharType="separate"/>
            </w:r>
            <w:r>
              <w:rPr>
                <w:noProof/>
                <w:webHidden/>
              </w:rPr>
              <w:t>101</w:t>
            </w:r>
            <w:r>
              <w:rPr>
                <w:noProof/>
                <w:webHidden/>
              </w:rPr>
              <w:fldChar w:fldCharType="end"/>
            </w:r>
          </w:hyperlink>
        </w:p>
        <w:p w14:paraId="13A3BFFE" w14:textId="1E02DC7A"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58" w:history="1">
            <w:r w:rsidRPr="00EA1784">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_Toc194067258 \h </w:instrText>
            </w:r>
            <w:r>
              <w:rPr>
                <w:noProof/>
                <w:webHidden/>
              </w:rPr>
            </w:r>
            <w:r>
              <w:rPr>
                <w:noProof/>
                <w:webHidden/>
              </w:rPr>
              <w:fldChar w:fldCharType="separate"/>
            </w:r>
            <w:r>
              <w:rPr>
                <w:noProof/>
                <w:webHidden/>
              </w:rPr>
              <w:t>101</w:t>
            </w:r>
            <w:r>
              <w:rPr>
                <w:noProof/>
                <w:webHidden/>
              </w:rPr>
              <w:fldChar w:fldCharType="end"/>
            </w:r>
          </w:hyperlink>
        </w:p>
        <w:p w14:paraId="0C0933B8" w14:textId="7DADB28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59" w:history="1">
            <w:r w:rsidRPr="00EA1784">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Regularly gridded data</w:t>
            </w:r>
            <w:r>
              <w:rPr>
                <w:noProof/>
                <w:webHidden/>
              </w:rPr>
              <w:tab/>
            </w:r>
            <w:r>
              <w:rPr>
                <w:noProof/>
                <w:webHidden/>
              </w:rPr>
              <w:fldChar w:fldCharType="begin"/>
            </w:r>
            <w:r>
              <w:rPr>
                <w:noProof/>
                <w:webHidden/>
              </w:rPr>
              <w:instrText xml:space="preserve"> PAGEREF _Toc194067259 \h </w:instrText>
            </w:r>
            <w:r>
              <w:rPr>
                <w:noProof/>
                <w:webHidden/>
              </w:rPr>
            </w:r>
            <w:r>
              <w:rPr>
                <w:noProof/>
                <w:webHidden/>
              </w:rPr>
              <w:fldChar w:fldCharType="separate"/>
            </w:r>
            <w:r>
              <w:rPr>
                <w:noProof/>
                <w:webHidden/>
              </w:rPr>
              <w:t>101</w:t>
            </w:r>
            <w:r>
              <w:rPr>
                <w:noProof/>
                <w:webHidden/>
              </w:rPr>
              <w:fldChar w:fldCharType="end"/>
            </w:r>
          </w:hyperlink>
        </w:p>
        <w:p w14:paraId="5811C60D" w14:textId="76623506"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0" w:history="1">
            <w:r w:rsidRPr="00EA1784">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_Toc194067260 \h </w:instrText>
            </w:r>
            <w:r>
              <w:rPr>
                <w:noProof/>
                <w:webHidden/>
              </w:rPr>
            </w:r>
            <w:r>
              <w:rPr>
                <w:noProof/>
                <w:webHidden/>
              </w:rPr>
              <w:fldChar w:fldCharType="separate"/>
            </w:r>
            <w:r>
              <w:rPr>
                <w:noProof/>
                <w:webHidden/>
              </w:rPr>
              <w:t>105</w:t>
            </w:r>
            <w:r>
              <w:rPr>
                <w:noProof/>
                <w:webHidden/>
              </w:rPr>
              <w:fldChar w:fldCharType="end"/>
            </w:r>
          </w:hyperlink>
        </w:p>
        <w:p w14:paraId="3CE7C102" w14:textId="28E3B752" w:rsidR="00265357" w:rsidRDefault="00265357">
          <w:pPr>
            <w:pStyle w:val="TOC1"/>
            <w:rPr>
              <w:rFonts w:asciiTheme="minorHAnsi" w:eastAsiaTheme="minorEastAsia" w:hAnsiTheme="minorHAnsi" w:cstheme="minorBidi"/>
              <w:bCs w:val="0"/>
              <w:noProof/>
              <w:kern w:val="2"/>
              <w:sz w:val="24"/>
              <w:szCs w:val="24"/>
              <w:lang w:eastAsia="en-GB"/>
              <w14:ligatures w14:val="standardContextual"/>
            </w:rPr>
          </w:pPr>
          <w:hyperlink w:anchor="_Toc194067261" w:history="1">
            <w:r w:rsidRPr="00EA1784">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EA1784">
              <w:rPr>
                <w:rStyle w:val="Hyperlink"/>
                <w:noProof/>
              </w:rPr>
              <w:t>Introduction</w:t>
            </w:r>
            <w:r>
              <w:rPr>
                <w:noProof/>
                <w:webHidden/>
              </w:rPr>
              <w:tab/>
            </w:r>
            <w:r>
              <w:rPr>
                <w:noProof/>
                <w:webHidden/>
              </w:rPr>
              <w:fldChar w:fldCharType="begin"/>
            </w:r>
            <w:r>
              <w:rPr>
                <w:noProof/>
                <w:webHidden/>
              </w:rPr>
              <w:instrText xml:space="preserve"> PAGEREF _Toc194067261 \h </w:instrText>
            </w:r>
            <w:r>
              <w:rPr>
                <w:noProof/>
                <w:webHidden/>
              </w:rPr>
            </w:r>
            <w:r>
              <w:rPr>
                <w:noProof/>
                <w:webHidden/>
              </w:rPr>
              <w:fldChar w:fldCharType="separate"/>
            </w:r>
            <w:r>
              <w:rPr>
                <w:noProof/>
                <w:webHidden/>
              </w:rPr>
              <w:t>105</w:t>
            </w:r>
            <w:r>
              <w:rPr>
                <w:noProof/>
                <w:webHidden/>
              </w:rPr>
              <w:fldChar w:fldCharType="end"/>
            </w:r>
          </w:hyperlink>
        </w:p>
        <w:p w14:paraId="21E42CDD" w14:textId="6AD9685E"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2" w:history="1">
            <w:r w:rsidRPr="00EA1784">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UTM to WGS 84</w:t>
            </w:r>
            <w:r>
              <w:rPr>
                <w:noProof/>
                <w:webHidden/>
              </w:rPr>
              <w:tab/>
            </w:r>
            <w:r>
              <w:rPr>
                <w:noProof/>
                <w:webHidden/>
              </w:rPr>
              <w:fldChar w:fldCharType="begin"/>
            </w:r>
            <w:r>
              <w:rPr>
                <w:noProof/>
                <w:webHidden/>
              </w:rPr>
              <w:instrText xml:space="preserve"> PAGEREF _Toc194067262 \h </w:instrText>
            </w:r>
            <w:r>
              <w:rPr>
                <w:noProof/>
                <w:webHidden/>
              </w:rPr>
            </w:r>
            <w:r>
              <w:rPr>
                <w:noProof/>
                <w:webHidden/>
              </w:rPr>
              <w:fldChar w:fldCharType="separate"/>
            </w:r>
            <w:r>
              <w:rPr>
                <w:noProof/>
                <w:webHidden/>
              </w:rPr>
              <w:t>105</w:t>
            </w:r>
            <w:r>
              <w:rPr>
                <w:noProof/>
                <w:webHidden/>
              </w:rPr>
              <w:fldChar w:fldCharType="end"/>
            </w:r>
          </w:hyperlink>
        </w:p>
        <w:p w14:paraId="4999EA88" w14:textId="65BF8AB7"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3" w:history="1">
            <w:r w:rsidRPr="00EA1784">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North to WGS 84</w:t>
            </w:r>
            <w:r>
              <w:rPr>
                <w:noProof/>
                <w:webHidden/>
              </w:rPr>
              <w:tab/>
            </w:r>
            <w:r>
              <w:rPr>
                <w:noProof/>
                <w:webHidden/>
              </w:rPr>
              <w:fldChar w:fldCharType="begin"/>
            </w:r>
            <w:r>
              <w:rPr>
                <w:noProof/>
                <w:webHidden/>
              </w:rPr>
              <w:instrText xml:space="preserve"> PAGEREF _Toc194067263 \h </w:instrText>
            </w:r>
            <w:r>
              <w:rPr>
                <w:noProof/>
                <w:webHidden/>
              </w:rPr>
            </w:r>
            <w:r>
              <w:rPr>
                <w:noProof/>
                <w:webHidden/>
              </w:rPr>
              <w:fldChar w:fldCharType="separate"/>
            </w:r>
            <w:r>
              <w:rPr>
                <w:noProof/>
                <w:webHidden/>
              </w:rPr>
              <w:t>107</w:t>
            </w:r>
            <w:r>
              <w:rPr>
                <w:noProof/>
                <w:webHidden/>
              </w:rPr>
              <w:fldChar w:fldCharType="end"/>
            </w:r>
          </w:hyperlink>
        </w:p>
        <w:p w14:paraId="30C751DA" w14:textId="6F7526CB"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4" w:history="1">
            <w:r w:rsidRPr="00EA1784">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Conversion from UPS South to WGS 84</w:t>
            </w:r>
            <w:r>
              <w:rPr>
                <w:noProof/>
                <w:webHidden/>
              </w:rPr>
              <w:tab/>
            </w:r>
            <w:r>
              <w:rPr>
                <w:noProof/>
                <w:webHidden/>
              </w:rPr>
              <w:fldChar w:fldCharType="begin"/>
            </w:r>
            <w:r>
              <w:rPr>
                <w:noProof/>
                <w:webHidden/>
              </w:rPr>
              <w:instrText xml:space="preserve"> PAGEREF _Toc194067264 \h </w:instrText>
            </w:r>
            <w:r>
              <w:rPr>
                <w:noProof/>
                <w:webHidden/>
              </w:rPr>
            </w:r>
            <w:r>
              <w:rPr>
                <w:noProof/>
                <w:webHidden/>
              </w:rPr>
              <w:fldChar w:fldCharType="separate"/>
            </w:r>
            <w:r>
              <w:rPr>
                <w:noProof/>
                <w:webHidden/>
              </w:rPr>
              <w:t>108</w:t>
            </w:r>
            <w:r>
              <w:rPr>
                <w:noProof/>
                <w:webHidden/>
              </w:rPr>
              <w:fldChar w:fldCharType="end"/>
            </w:r>
          </w:hyperlink>
        </w:p>
        <w:p w14:paraId="699BE7FE" w14:textId="6732F755" w:rsidR="00265357" w:rsidRDefault="00265357">
          <w:pPr>
            <w:pStyle w:val="TOC2"/>
            <w:rPr>
              <w:rFonts w:asciiTheme="minorHAnsi" w:eastAsiaTheme="minorEastAsia" w:hAnsiTheme="minorHAnsi" w:cstheme="minorBidi"/>
              <w:noProof/>
              <w:kern w:val="2"/>
              <w:sz w:val="24"/>
              <w:szCs w:val="24"/>
              <w:lang w:eastAsia="en-GB"/>
              <w14:ligatures w14:val="standardContextual"/>
            </w:rPr>
          </w:pPr>
          <w:hyperlink w:anchor="_Toc194067265" w:history="1">
            <w:r w:rsidRPr="00EA1784">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EA1784">
              <w:rPr>
                <w:rStyle w:val="Hyperlink"/>
                <w:noProof/>
              </w:rPr>
              <w:t>References [Informative]</w:t>
            </w:r>
            <w:r>
              <w:rPr>
                <w:noProof/>
                <w:webHidden/>
              </w:rPr>
              <w:tab/>
            </w:r>
            <w:r>
              <w:rPr>
                <w:noProof/>
                <w:webHidden/>
              </w:rPr>
              <w:fldChar w:fldCharType="begin"/>
            </w:r>
            <w:r>
              <w:rPr>
                <w:noProof/>
                <w:webHidden/>
              </w:rPr>
              <w:instrText xml:space="preserve"> PAGEREF _Toc194067265 \h </w:instrText>
            </w:r>
            <w:r>
              <w:rPr>
                <w:noProof/>
                <w:webHidden/>
              </w:rPr>
            </w:r>
            <w:r>
              <w:rPr>
                <w:noProof/>
                <w:webHidden/>
              </w:rPr>
              <w:fldChar w:fldCharType="separate"/>
            </w:r>
            <w:r>
              <w:rPr>
                <w:noProof/>
                <w:webHidden/>
              </w:rPr>
              <w:t>109</w:t>
            </w:r>
            <w:r>
              <w:rPr>
                <w:noProof/>
                <w:webHidden/>
              </w:rPr>
              <w:fldChar w:fldCharType="end"/>
            </w:r>
          </w:hyperlink>
        </w:p>
        <w:p w14:paraId="22BDCFFF" w14:textId="1D1FE646" w:rsidR="009F2693" w:rsidRPr="00237F07" w:rsidRDefault="000806E0" w:rsidP="004E61EE">
          <w:pPr>
            <w:tabs>
              <w:tab w:val="left" w:pos="567"/>
              <w:tab w:val="left" w:pos="1134"/>
            </w:tabs>
            <w:spacing w:after="0" w:line="240" w:lineRule="auto"/>
          </w:pPr>
          <w:r w:rsidRPr="00237F07">
            <w:rPr>
              <w:bCs/>
            </w:rPr>
            <w:fldChar w:fldCharType="end"/>
          </w:r>
        </w:p>
      </w:sdtContent>
    </w:sdt>
    <w:p w14:paraId="177165BF" w14:textId="77777777" w:rsidR="00703BA8" w:rsidRPr="00237F07" w:rsidRDefault="00703BA8" w:rsidP="004E61EE">
      <w:pPr>
        <w:spacing w:line="240" w:lineRule="auto"/>
      </w:pPr>
      <w:r w:rsidRPr="00237F07">
        <w:br w:type="page"/>
      </w:r>
    </w:p>
    <w:p w14:paraId="3C0D622C" w14:textId="77777777" w:rsidR="00703BA8" w:rsidRPr="00237F07" w:rsidRDefault="00703BA8" w:rsidP="004E61EE">
      <w:pPr>
        <w:spacing w:before="360" w:line="240" w:lineRule="auto"/>
        <w:jc w:val="center"/>
        <w:rPr>
          <w:rFonts w:asciiTheme="minorHAnsi" w:eastAsiaTheme="minorEastAsia" w:hAnsiTheme="minorHAnsi"/>
          <w:lang w:eastAsia="en-US"/>
        </w:rPr>
      </w:pPr>
      <w:r w:rsidRPr="00237F07">
        <w:rPr>
          <w:rFonts w:eastAsia="Times New Roman"/>
          <w:b/>
          <w:sz w:val="24"/>
          <w:szCs w:val="24"/>
        </w:rPr>
        <w:lastRenderedPageBreak/>
        <w:t>Document History</w:t>
      </w:r>
    </w:p>
    <w:p w14:paraId="687C0634" w14:textId="77777777" w:rsidR="00703BA8" w:rsidRPr="00237F07" w:rsidRDefault="00703BA8" w:rsidP="00E54143">
      <w:pPr>
        <w:spacing w:line="240" w:lineRule="auto"/>
        <w:jc w:val="both"/>
      </w:pPr>
      <w:r w:rsidRPr="00237F07">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20" w:author="jonathan pritchard" w:date="2025-10-27T06:50:00Z" w16du:dateUtc="2025-10-27T06:50:00Z">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522"/>
        <w:gridCol w:w="1724"/>
        <w:gridCol w:w="1171"/>
        <w:gridCol w:w="4675"/>
        <w:tblGridChange w:id="21">
          <w:tblGrid>
            <w:gridCol w:w="1522"/>
            <w:gridCol w:w="4"/>
            <w:gridCol w:w="1612"/>
            <w:gridCol w:w="108"/>
            <w:gridCol w:w="1144"/>
            <w:gridCol w:w="27"/>
            <w:gridCol w:w="4675"/>
          </w:tblGrid>
        </w:tblGridChange>
      </w:tblGrid>
      <w:tr w:rsidR="00703BA8" w:rsidRPr="00237F07" w14:paraId="73E3154A" w14:textId="77777777" w:rsidTr="008841F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906D905" w14:textId="77777777" w:rsidR="00703BA8" w:rsidRPr="00237F07" w:rsidRDefault="00703BA8" w:rsidP="004E61EE">
            <w:pPr>
              <w:spacing w:before="60" w:after="60" w:line="240" w:lineRule="auto"/>
              <w:rPr>
                <w:rFonts w:cs="Arial"/>
                <w:b/>
              </w:rPr>
            </w:pPr>
            <w:r w:rsidRPr="00237F07">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6C096BF" w14:textId="77777777" w:rsidR="00703BA8" w:rsidRPr="00237F07" w:rsidRDefault="00703BA8" w:rsidP="004E61EE">
            <w:pPr>
              <w:spacing w:before="60" w:after="60" w:line="240" w:lineRule="auto"/>
              <w:ind w:left="-1" w:firstLine="1"/>
              <w:rPr>
                <w:rFonts w:cs="Arial"/>
                <w:b/>
              </w:rPr>
            </w:pPr>
            <w:r w:rsidRPr="00237F07">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7563CFA9" w14:textId="3675C8FA" w:rsidR="00703BA8" w:rsidRPr="00237F07" w:rsidRDefault="00703BA8" w:rsidP="000E4371">
            <w:pPr>
              <w:spacing w:before="60" w:after="60" w:line="240" w:lineRule="auto"/>
              <w:ind w:firstLine="21"/>
              <w:rPr>
                <w:rFonts w:cs="Arial"/>
                <w:b/>
              </w:rPr>
            </w:pPr>
            <w:r w:rsidRPr="00237F07">
              <w:rPr>
                <w:rFonts w:cs="Arial"/>
                <w:b/>
              </w:rPr>
              <w:t>A</w:t>
            </w:r>
            <w:r w:rsidR="000E4371" w:rsidRPr="00237F07">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Change w:id="2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tcPrChange>
          </w:tcPr>
          <w:p w14:paraId="11228208" w14:textId="77777777" w:rsidR="00703BA8" w:rsidRPr="00237F07" w:rsidRDefault="00703BA8" w:rsidP="004E61EE">
            <w:pPr>
              <w:spacing w:before="60" w:after="60" w:line="240" w:lineRule="auto"/>
              <w:ind w:left="44" w:firstLine="43"/>
              <w:rPr>
                <w:rFonts w:cs="Arial"/>
                <w:b/>
              </w:rPr>
            </w:pPr>
            <w:r w:rsidRPr="00237F07">
              <w:rPr>
                <w:rFonts w:cs="Arial"/>
                <w:b/>
              </w:rPr>
              <w:t>Purpose</w:t>
            </w:r>
          </w:p>
        </w:tc>
      </w:tr>
      <w:tr w:rsidR="00703BA8" w:rsidRPr="00B77A92" w14:paraId="027EDA10" w14:textId="77777777" w:rsidTr="008841FB">
        <w:tc>
          <w:tcPr>
            <w:tcW w:w="1526" w:type="dxa"/>
            <w:tcBorders>
              <w:top w:val="single" w:sz="4" w:space="0" w:color="auto"/>
              <w:left w:val="single" w:sz="4" w:space="0" w:color="auto"/>
              <w:bottom w:val="single" w:sz="4" w:space="0" w:color="auto"/>
              <w:right w:val="single" w:sz="4" w:space="0" w:color="auto"/>
            </w:tcBorders>
            <w:hideMark/>
            <w:tcPrChange w:id="2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hideMark/>
              </w:tcPr>
            </w:tcPrChange>
          </w:tcPr>
          <w:p w14:paraId="69B4B469" w14:textId="4DB3C3E7"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1</w:t>
            </w:r>
          </w:p>
        </w:tc>
        <w:tc>
          <w:tcPr>
            <w:tcW w:w="1730" w:type="dxa"/>
            <w:tcBorders>
              <w:top w:val="single" w:sz="4" w:space="0" w:color="auto"/>
              <w:left w:val="single" w:sz="4" w:space="0" w:color="auto"/>
              <w:bottom w:val="single" w:sz="4" w:space="0" w:color="auto"/>
              <w:right w:val="single" w:sz="4" w:space="0" w:color="auto"/>
            </w:tcBorders>
            <w:hideMark/>
            <w:tcPrChange w:id="2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hideMark/>
              </w:tcPr>
            </w:tcPrChange>
          </w:tcPr>
          <w:p w14:paraId="547A1C26" w14:textId="77777777" w:rsidR="00703BA8" w:rsidRPr="00237F07" w:rsidRDefault="00703BA8" w:rsidP="004E61EE">
            <w:pPr>
              <w:spacing w:before="60" w:after="60" w:line="240" w:lineRule="auto"/>
              <w:ind w:left="-1" w:firstLine="1"/>
              <w:rPr>
                <w:rFonts w:cs="Arial"/>
              </w:rPr>
            </w:pPr>
            <w:r w:rsidRPr="00237F07">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Change w:id="2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hideMark/>
              </w:tcPr>
            </w:tcPrChange>
          </w:tcPr>
          <w:p w14:paraId="6B96CF3E" w14:textId="77777777" w:rsidR="00703BA8" w:rsidRPr="00237F07" w:rsidRDefault="00703BA8" w:rsidP="004E61EE">
            <w:pPr>
              <w:spacing w:before="60" w:after="60" w:line="240" w:lineRule="auto"/>
              <w:ind w:firstLine="21"/>
              <w:rPr>
                <w:rFonts w:cs="Arial"/>
              </w:rPr>
            </w:pPr>
            <w:r w:rsidRPr="00237F07">
              <w:rPr>
                <w:rFonts w:cs="Arial"/>
              </w:rPr>
              <w:t>RM</w:t>
            </w:r>
          </w:p>
        </w:tc>
        <w:tc>
          <w:tcPr>
            <w:tcW w:w="4702" w:type="dxa"/>
            <w:tcBorders>
              <w:top w:val="single" w:sz="4" w:space="0" w:color="auto"/>
              <w:left w:val="single" w:sz="4" w:space="0" w:color="auto"/>
              <w:bottom w:val="single" w:sz="4" w:space="0" w:color="auto"/>
              <w:right w:val="single" w:sz="4" w:space="0" w:color="auto"/>
            </w:tcBorders>
            <w:hideMark/>
            <w:tcPrChange w:id="2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hideMark/>
              </w:tcPr>
            </w:tcPrChange>
          </w:tcPr>
          <w:p w14:paraId="13997DE1" w14:textId="3BF6C81E" w:rsidR="00703BA8" w:rsidRPr="00237F07" w:rsidRDefault="00703BA8" w:rsidP="004E61EE">
            <w:pPr>
              <w:spacing w:before="60" w:after="60" w:line="240" w:lineRule="auto"/>
              <w:ind w:left="44" w:firstLine="43"/>
              <w:rPr>
                <w:rFonts w:cs="Arial"/>
              </w:rPr>
            </w:pPr>
            <w:r w:rsidRPr="00237F07">
              <w:rPr>
                <w:rFonts w:cs="Arial"/>
              </w:rPr>
              <w:t>First draft. Reviewed by EM</w:t>
            </w:r>
            <w:r w:rsidR="00817E4C" w:rsidRPr="00237F07">
              <w:rPr>
                <w:rFonts w:cs="Arial"/>
              </w:rPr>
              <w:t>.</w:t>
            </w:r>
          </w:p>
        </w:tc>
      </w:tr>
      <w:tr w:rsidR="00703BA8" w:rsidRPr="00B77A92" w14:paraId="529D0F01" w14:textId="77777777" w:rsidTr="008841FB">
        <w:tc>
          <w:tcPr>
            <w:tcW w:w="1526" w:type="dxa"/>
            <w:tcBorders>
              <w:top w:val="single" w:sz="4" w:space="0" w:color="auto"/>
              <w:left w:val="single" w:sz="4" w:space="0" w:color="auto"/>
              <w:bottom w:val="single" w:sz="4" w:space="0" w:color="auto"/>
              <w:right w:val="single" w:sz="4" w:space="0" w:color="auto"/>
            </w:tcBorders>
            <w:tcPrChange w:id="3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7804990" w14:textId="046F46AB" w:rsidR="00703BA8" w:rsidRPr="00237F07" w:rsidRDefault="00703BA8" w:rsidP="004E61EE">
            <w:pPr>
              <w:spacing w:before="60" w:after="60" w:line="240" w:lineRule="auto"/>
              <w:rPr>
                <w:rFonts w:cs="Arial"/>
              </w:rPr>
            </w:pPr>
            <w:r w:rsidRPr="00237F07">
              <w:rPr>
                <w:rFonts w:cs="Arial"/>
              </w:rPr>
              <w:t>0.</w:t>
            </w:r>
            <w:r w:rsidR="00817E4C" w:rsidRPr="00237F07">
              <w:rPr>
                <w:rFonts w:cs="Arial"/>
              </w:rPr>
              <w:t>0.</w:t>
            </w:r>
            <w:r w:rsidRPr="00237F07">
              <w:rPr>
                <w:rFonts w:cs="Arial"/>
              </w:rPr>
              <w:t>2</w:t>
            </w:r>
          </w:p>
        </w:tc>
        <w:tc>
          <w:tcPr>
            <w:tcW w:w="1730" w:type="dxa"/>
            <w:tcBorders>
              <w:top w:val="single" w:sz="4" w:space="0" w:color="auto"/>
              <w:left w:val="single" w:sz="4" w:space="0" w:color="auto"/>
              <w:bottom w:val="single" w:sz="4" w:space="0" w:color="auto"/>
              <w:right w:val="single" w:sz="4" w:space="0" w:color="auto"/>
            </w:tcBorders>
            <w:tcPrChange w:id="3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F930A87" w14:textId="23D7FBEB" w:rsidR="00703BA8" w:rsidRPr="00237F07" w:rsidRDefault="00703BA8" w:rsidP="004E61EE">
            <w:pPr>
              <w:spacing w:before="60" w:after="60" w:line="240" w:lineRule="auto"/>
              <w:ind w:left="-1" w:firstLine="1"/>
              <w:rPr>
                <w:rFonts w:cs="Arial"/>
              </w:rPr>
            </w:pPr>
            <w:r w:rsidRPr="00237F07">
              <w:rPr>
                <w:rFonts w:cs="Arial"/>
              </w:rPr>
              <w:t>01 Nov 2021</w:t>
            </w:r>
          </w:p>
        </w:tc>
        <w:tc>
          <w:tcPr>
            <w:tcW w:w="1134" w:type="dxa"/>
            <w:tcBorders>
              <w:top w:val="single" w:sz="4" w:space="0" w:color="auto"/>
              <w:left w:val="single" w:sz="4" w:space="0" w:color="auto"/>
              <w:bottom w:val="single" w:sz="4" w:space="0" w:color="auto"/>
              <w:right w:val="single" w:sz="4" w:space="0" w:color="auto"/>
            </w:tcBorders>
            <w:tcPrChange w:id="3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707DF7D" w14:textId="77777777" w:rsidR="00703BA8" w:rsidRPr="00237F07" w:rsidRDefault="00703BA8" w:rsidP="004E61EE">
            <w:pPr>
              <w:spacing w:before="60" w:after="60" w:line="240" w:lineRule="auto"/>
              <w:ind w:firstLine="21"/>
              <w:rPr>
                <w:rFonts w:cs="Arial"/>
              </w:rPr>
            </w:pPr>
            <w:proofErr w:type="spellStart"/>
            <w:proofErr w:type="gramStart"/>
            <w:r w:rsidRPr="00237F07">
              <w:rPr>
                <w:rFonts w:cs="Arial"/>
              </w:rPr>
              <w:t>J.Powell</w:t>
            </w:r>
            <w:proofErr w:type="spellEnd"/>
            <w:proofErr w:type="gramEnd"/>
          </w:p>
        </w:tc>
        <w:tc>
          <w:tcPr>
            <w:tcW w:w="4702" w:type="dxa"/>
            <w:tcBorders>
              <w:top w:val="single" w:sz="4" w:space="0" w:color="auto"/>
              <w:left w:val="single" w:sz="4" w:space="0" w:color="auto"/>
              <w:bottom w:val="single" w:sz="4" w:space="0" w:color="auto"/>
              <w:right w:val="single" w:sz="4" w:space="0" w:color="auto"/>
            </w:tcBorders>
            <w:tcPrChange w:id="3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15C7C2" w14:textId="51AD6F15" w:rsidR="00703BA8" w:rsidRPr="00237F07" w:rsidRDefault="00703BA8" w:rsidP="004E61EE">
            <w:pPr>
              <w:spacing w:before="60" w:after="60" w:line="240" w:lineRule="auto"/>
              <w:ind w:left="44"/>
              <w:rPr>
                <w:rFonts w:cs="Arial"/>
              </w:rPr>
            </w:pPr>
            <w:r w:rsidRPr="00237F07">
              <w:rPr>
                <w:rFonts w:cs="Arial"/>
              </w:rPr>
              <w:t xml:space="preserve">Numerous revisions to </w:t>
            </w:r>
            <w:proofErr w:type="gramStart"/>
            <w:r w:rsidRPr="00237F07">
              <w:rPr>
                <w:rFonts w:cs="Arial"/>
              </w:rPr>
              <w:t>take into account</w:t>
            </w:r>
            <w:proofErr w:type="gramEnd"/>
            <w:r w:rsidRPr="00237F07">
              <w:rPr>
                <w:rFonts w:cs="Arial"/>
              </w:rPr>
              <w:t xml:space="preserve"> the S-98 </w:t>
            </w:r>
            <w:r w:rsidR="00817E4C" w:rsidRPr="00237F07">
              <w:rPr>
                <w:rFonts w:cs="Arial"/>
              </w:rPr>
              <w:t>C</w:t>
            </w:r>
            <w:r w:rsidRPr="00237F07">
              <w:rPr>
                <w:rFonts w:cs="Arial"/>
              </w:rPr>
              <w:t xml:space="preserve">orrespondence </w:t>
            </w:r>
            <w:r w:rsidR="00817E4C" w:rsidRPr="00237F07">
              <w:rPr>
                <w:rFonts w:cs="Arial"/>
              </w:rPr>
              <w:t>G</w:t>
            </w:r>
            <w:r w:rsidRPr="00237F07">
              <w:rPr>
                <w:rFonts w:cs="Arial"/>
              </w:rPr>
              <w:t>roup adjudication work.</w:t>
            </w:r>
          </w:p>
        </w:tc>
      </w:tr>
      <w:tr w:rsidR="00817E4C" w:rsidRPr="00B77A92" w14:paraId="3EF37538" w14:textId="77777777" w:rsidTr="008841FB">
        <w:tc>
          <w:tcPr>
            <w:tcW w:w="1526" w:type="dxa"/>
            <w:tcBorders>
              <w:top w:val="single" w:sz="4" w:space="0" w:color="auto"/>
              <w:left w:val="single" w:sz="4" w:space="0" w:color="auto"/>
              <w:bottom w:val="single" w:sz="4" w:space="0" w:color="auto"/>
              <w:right w:val="single" w:sz="4" w:space="0" w:color="auto"/>
            </w:tcBorders>
            <w:tcPrChange w:id="3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6E5575AC" w14:textId="2FE838F2" w:rsidR="00817E4C" w:rsidRPr="00237F07" w:rsidRDefault="00817E4C"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3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5F903F4B" w14:textId="7ADD55D5" w:rsidR="00817E4C" w:rsidRPr="00237F07" w:rsidRDefault="00817E4C"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3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BD90B2B" w14:textId="62E54346" w:rsidR="00817E4C" w:rsidRPr="00237F07" w:rsidRDefault="000E4371" w:rsidP="004E61EE">
            <w:pPr>
              <w:spacing w:before="60" w:after="60" w:line="240" w:lineRule="auto"/>
              <w:ind w:firstLine="21"/>
              <w:rPr>
                <w:rFonts w:cs="Arial"/>
              </w:rPr>
            </w:pPr>
            <w:r w:rsidRPr="00237F07">
              <w:rPr>
                <w:rFonts w:cs="Arial"/>
              </w:rPr>
              <w:t>S-100WG</w:t>
            </w:r>
          </w:p>
        </w:tc>
        <w:tc>
          <w:tcPr>
            <w:tcW w:w="4702" w:type="dxa"/>
            <w:tcBorders>
              <w:top w:val="single" w:sz="4" w:space="0" w:color="auto"/>
              <w:left w:val="single" w:sz="4" w:space="0" w:color="auto"/>
              <w:bottom w:val="single" w:sz="4" w:space="0" w:color="auto"/>
              <w:right w:val="single" w:sz="4" w:space="0" w:color="auto"/>
            </w:tcBorders>
            <w:tcPrChange w:id="3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108E522E" w14:textId="4FC9152B" w:rsidR="00817E4C" w:rsidRPr="00237F07" w:rsidRDefault="00817E4C" w:rsidP="000E4371">
            <w:pPr>
              <w:spacing w:before="60" w:after="60" w:line="240" w:lineRule="auto"/>
              <w:ind w:left="44"/>
              <w:rPr>
                <w:rFonts w:cs="Arial"/>
              </w:rPr>
            </w:pPr>
            <w:r w:rsidRPr="00237F07">
              <w:rPr>
                <w:rFonts w:cs="Arial"/>
              </w:rPr>
              <w:t xml:space="preserve">Submission to HSSC14 for </w:t>
            </w:r>
            <w:r w:rsidR="000E4371" w:rsidRPr="00237F07">
              <w:rPr>
                <w:rFonts w:cs="Arial"/>
              </w:rPr>
              <w:t>approval</w:t>
            </w:r>
            <w:r w:rsidRPr="00237F07">
              <w:rPr>
                <w:rFonts w:cs="Arial"/>
              </w:rPr>
              <w:t>.</w:t>
            </w:r>
          </w:p>
        </w:tc>
      </w:tr>
      <w:tr w:rsidR="00703BA8" w:rsidRPr="00B77A92" w14:paraId="22DF7DAE" w14:textId="77777777" w:rsidTr="008841FB">
        <w:tc>
          <w:tcPr>
            <w:tcW w:w="1526" w:type="dxa"/>
            <w:tcBorders>
              <w:top w:val="single" w:sz="4" w:space="0" w:color="auto"/>
              <w:left w:val="single" w:sz="4" w:space="0" w:color="auto"/>
              <w:bottom w:val="single" w:sz="4" w:space="0" w:color="auto"/>
              <w:right w:val="single" w:sz="4" w:space="0" w:color="auto"/>
            </w:tcBorders>
            <w:tcPrChange w:id="3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CE4BC43" w14:textId="703DEDF5" w:rsidR="00703BA8" w:rsidRPr="00237F07" w:rsidRDefault="000E4371" w:rsidP="004E61EE">
            <w:pPr>
              <w:spacing w:before="60" w:after="60" w:line="240" w:lineRule="auto"/>
              <w:rPr>
                <w:rFonts w:cs="Arial"/>
              </w:rPr>
            </w:pPr>
            <w:r w:rsidRPr="00237F07">
              <w:rPr>
                <w:rFonts w:cs="Arial"/>
              </w:rPr>
              <w:t>1.0.0</w:t>
            </w:r>
          </w:p>
        </w:tc>
        <w:tc>
          <w:tcPr>
            <w:tcW w:w="1730" w:type="dxa"/>
            <w:tcBorders>
              <w:top w:val="single" w:sz="4" w:space="0" w:color="auto"/>
              <w:left w:val="single" w:sz="4" w:space="0" w:color="auto"/>
              <w:bottom w:val="single" w:sz="4" w:space="0" w:color="auto"/>
              <w:right w:val="single" w:sz="4" w:space="0" w:color="auto"/>
            </w:tcBorders>
            <w:tcPrChange w:id="3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E1724CB" w14:textId="12DEB9F5" w:rsidR="00703BA8" w:rsidRPr="00237F07" w:rsidRDefault="000E4371" w:rsidP="004E61EE">
            <w:pPr>
              <w:spacing w:before="60" w:after="60" w:line="240" w:lineRule="auto"/>
              <w:ind w:left="-1" w:firstLine="1"/>
              <w:rPr>
                <w:rFonts w:cs="Arial"/>
              </w:rPr>
            </w:pPr>
            <w:r w:rsidRPr="00237F07">
              <w:rPr>
                <w:rFonts w:cs="Arial"/>
              </w:rPr>
              <w:t>May 2022</w:t>
            </w:r>
          </w:p>
        </w:tc>
        <w:tc>
          <w:tcPr>
            <w:tcW w:w="1134" w:type="dxa"/>
            <w:tcBorders>
              <w:top w:val="single" w:sz="4" w:space="0" w:color="auto"/>
              <w:left w:val="single" w:sz="4" w:space="0" w:color="auto"/>
              <w:bottom w:val="single" w:sz="4" w:space="0" w:color="auto"/>
              <w:right w:val="single" w:sz="4" w:space="0" w:color="auto"/>
            </w:tcBorders>
            <w:tcPrChange w:id="4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28EB3A0B" w14:textId="0590997D" w:rsidR="00703BA8" w:rsidRPr="00237F07" w:rsidRDefault="000E4371" w:rsidP="004E61EE">
            <w:pPr>
              <w:spacing w:before="60" w:after="60" w:line="240" w:lineRule="auto"/>
              <w:ind w:firstLine="21"/>
              <w:rPr>
                <w:rFonts w:cs="Arial"/>
              </w:rPr>
            </w:pPr>
            <w:r w:rsidRPr="00237F07">
              <w:rPr>
                <w:rFonts w:cs="Arial"/>
              </w:rPr>
              <w:t>HSSC</w:t>
            </w:r>
          </w:p>
        </w:tc>
        <w:tc>
          <w:tcPr>
            <w:tcW w:w="4702" w:type="dxa"/>
            <w:tcBorders>
              <w:top w:val="single" w:sz="4" w:space="0" w:color="auto"/>
              <w:left w:val="single" w:sz="4" w:space="0" w:color="auto"/>
              <w:bottom w:val="single" w:sz="4" w:space="0" w:color="auto"/>
              <w:right w:val="single" w:sz="4" w:space="0" w:color="auto"/>
            </w:tcBorders>
            <w:tcPrChange w:id="4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1E779C" w14:textId="3A03055C" w:rsidR="00703BA8" w:rsidRPr="00237F07" w:rsidRDefault="000E4371" w:rsidP="000E4371">
            <w:pPr>
              <w:spacing w:before="60" w:after="60" w:line="240" w:lineRule="auto"/>
              <w:ind w:left="45"/>
              <w:rPr>
                <w:rFonts w:cs="Arial"/>
              </w:rPr>
            </w:pPr>
            <w:r w:rsidRPr="00237F07">
              <w:rPr>
                <w:rFonts w:cs="Arial"/>
              </w:rPr>
              <w:t>Initial published version for evaluation and testing.</w:t>
            </w:r>
          </w:p>
        </w:tc>
      </w:tr>
      <w:tr w:rsidR="00703BA8" w:rsidRPr="00B77A92" w14:paraId="12A94405" w14:textId="77777777" w:rsidTr="008841FB">
        <w:tc>
          <w:tcPr>
            <w:tcW w:w="1526" w:type="dxa"/>
            <w:tcBorders>
              <w:top w:val="single" w:sz="4" w:space="0" w:color="auto"/>
              <w:left w:val="single" w:sz="4" w:space="0" w:color="auto"/>
              <w:bottom w:val="single" w:sz="4" w:space="0" w:color="auto"/>
              <w:right w:val="single" w:sz="4" w:space="0" w:color="auto"/>
            </w:tcBorders>
            <w:tcPrChange w:id="4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2E5462A" w14:textId="0D17687C" w:rsidR="00703BA8" w:rsidRPr="00237F07" w:rsidRDefault="00E47E2A" w:rsidP="004E61EE">
            <w:pPr>
              <w:spacing w:before="60" w:after="60" w:line="240" w:lineRule="auto"/>
              <w:rPr>
                <w:rFonts w:cs="Arial"/>
              </w:rPr>
            </w:pPr>
            <w:r w:rsidRPr="00B77A92">
              <w:rPr>
                <w:rFonts w:cs="Arial"/>
              </w:rPr>
              <w:t>1.1.0</w:t>
            </w:r>
          </w:p>
        </w:tc>
        <w:tc>
          <w:tcPr>
            <w:tcW w:w="1730" w:type="dxa"/>
            <w:tcBorders>
              <w:top w:val="single" w:sz="4" w:space="0" w:color="auto"/>
              <w:left w:val="single" w:sz="4" w:space="0" w:color="auto"/>
              <w:bottom w:val="single" w:sz="4" w:space="0" w:color="auto"/>
              <w:right w:val="single" w:sz="4" w:space="0" w:color="auto"/>
            </w:tcBorders>
            <w:tcPrChange w:id="4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0C19DCF" w14:textId="771937B2" w:rsidR="00703BA8" w:rsidRPr="00237F07" w:rsidRDefault="00E47E2A" w:rsidP="004E61EE">
            <w:pPr>
              <w:spacing w:before="60" w:after="60" w:line="240" w:lineRule="auto"/>
              <w:ind w:left="-1" w:firstLine="1"/>
              <w:rPr>
                <w:rFonts w:cs="Arial"/>
              </w:rPr>
            </w:pPr>
            <w:r w:rsidRPr="00237F07">
              <w:rPr>
                <w:rFonts w:cs="Arial"/>
              </w:rPr>
              <w:t>August 2023</w:t>
            </w:r>
          </w:p>
        </w:tc>
        <w:tc>
          <w:tcPr>
            <w:tcW w:w="1134" w:type="dxa"/>
            <w:tcBorders>
              <w:top w:val="single" w:sz="4" w:space="0" w:color="auto"/>
              <w:left w:val="single" w:sz="4" w:space="0" w:color="auto"/>
              <w:bottom w:val="single" w:sz="4" w:space="0" w:color="auto"/>
              <w:right w:val="single" w:sz="4" w:space="0" w:color="auto"/>
            </w:tcBorders>
            <w:tcPrChange w:id="4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7ED00568"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D6C669D" w14:textId="5A35E61C" w:rsidR="00703BA8" w:rsidRPr="00237F07" w:rsidRDefault="003171AA" w:rsidP="004E61EE">
            <w:pPr>
              <w:spacing w:before="60" w:after="60" w:line="240" w:lineRule="auto"/>
              <w:ind w:left="44" w:hanging="26"/>
              <w:rPr>
                <w:rFonts w:cs="Arial"/>
              </w:rPr>
            </w:pPr>
            <w:r w:rsidRPr="00237F07">
              <w:rPr>
                <w:rFonts w:cs="Arial"/>
              </w:rPr>
              <w:t xml:space="preserve">Added </w:t>
            </w:r>
            <w:r w:rsidR="0056040E">
              <w:rPr>
                <w:rFonts w:cs="Arial"/>
              </w:rPr>
              <w:t>MSC.530(106)/Rev.1</w:t>
            </w:r>
            <w:r w:rsidRPr="00B77A92">
              <w:rPr>
                <w:rFonts w:cs="Arial"/>
              </w:rPr>
              <w:t xml:space="preserve"> in place of MSC.232(82) and updated text accordingly</w:t>
            </w:r>
            <w:r w:rsidR="009F5B46" w:rsidRPr="00B77A92">
              <w:rPr>
                <w:rFonts w:cs="Arial"/>
              </w:rPr>
              <w:t xml:space="preserve"> (</w:t>
            </w:r>
            <w:r w:rsidR="003571AE" w:rsidRPr="00B77A92">
              <w:rPr>
                <w:rFonts w:cs="Arial"/>
              </w:rPr>
              <w:t xml:space="preserve">“SENC” to “System Database”- </w:t>
            </w:r>
            <w:r w:rsidR="009B7AB4" w:rsidRPr="00B77A92">
              <w:rPr>
                <w:rFonts w:cs="Arial"/>
              </w:rPr>
              <w:t>various clauses</w:t>
            </w:r>
            <w:r w:rsidR="009F5B46" w:rsidRPr="00B77A92">
              <w:rPr>
                <w:rFonts w:cs="Arial"/>
              </w:rPr>
              <w:t>)</w:t>
            </w:r>
            <w:r w:rsidRPr="00B77A92">
              <w:rPr>
                <w:rFonts w:cs="Arial"/>
              </w:rPr>
              <w:t>; updated tidal stream panel presentation (C-15.4);</w:t>
            </w:r>
            <w:r w:rsidR="005226E5" w:rsidRPr="00B77A92">
              <w:rPr>
                <w:rFonts w:cs="Arial"/>
              </w:rPr>
              <w:t xml:space="preserve"> fixed heading 1 and heading 2 styles; added new clause listing allowed support file formats for ECDIS</w:t>
            </w:r>
            <w:r w:rsidR="00BA7446" w:rsidRPr="00B77A92">
              <w:rPr>
                <w:rFonts w:cs="Arial"/>
              </w:rPr>
              <w:t xml:space="preserve"> and elaborated rules for additional information in text (C-11.5)</w:t>
            </w:r>
            <w:r w:rsidR="003571AE" w:rsidRPr="00B77A92">
              <w:rPr>
                <w:rFonts w:cs="Arial"/>
              </w:rPr>
              <w:t>; struck alternate labels in Tables C-2 and C-3;</w:t>
            </w:r>
          </w:p>
        </w:tc>
      </w:tr>
      <w:tr w:rsidR="00703BA8" w:rsidRPr="00B77A92" w14:paraId="0CD91432" w14:textId="77777777" w:rsidTr="008841FB">
        <w:tc>
          <w:tcPr>
            <w:tcW w:w="1526" w:type="dxa"/>
            <w:tcBorders>
              <w:top w:val="single" w:sz="4" w:space="0" w:color="auto"/>
              <w:left w:val="single" w:sz="4" w:space="0" w:color="auto"/>
              <w:bottom w:val="single" w:sz="4" w:space="0" w:color="auto"/>
              <w:right w:val="single" w:sz="4" w:space="0" w:color="auto"/>
            </w:tcBorders>
            <w:tcPrChange w:id="4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2A32306" w14:textId="70240E47" w:rsidR="00703BA8" w:rsidRPr="00237F07" w:rsidRDefault="006722CB" w:rsidP="004E61EE">
            <w:pPr>
              <w:spacing w:before="60" w:after="60" w:line="240" w:lineRule="auto"/>
              <w:rPr>
                <w:rFonts w:cs="Arial"/>
              </w:rPr>
            </w:pPr>
            <w:r w:rsidRPr="00B77A92">
              <w:rPr>
                <w:rFonts w:cs="Arial"/>
              </w:rPr>
              <w:t>1.2.0</w:t>
            </w:r>
          </w:p>
        </w:tc>
        <w:tc>
          <w:tcPr>
            <w:tcW w:w="1730" w:type="dxa"/>
            <w:tcBorders>
              <w:top w:val="single" w:sz="4" w:space="0" w:color="auto"/>
              <w:left w:val="single" w:sz="4" w:space="0" w:color="auto"/>
              <w:bottom w:val="single" w:sz="4" w:space="0" w:color="auto"/>
              <w:right w:val="single" w:sz="4" w:space="0" w:color="auto"/>
            </w:tcBorders>
            <w:tcPrChange w:id="4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783614A" w14:textId="59F71448" w:rsidR="00703BA8" w:rsidRPr="00237F07" w:rsidRDefault="006722CB" w:rsidP="004E61EE">
            <w:pPr>
              <w:spacing w:before="60" w:after="60" w:line="240" w:lineRule="auto"/>
              <w:ind w:left="-1" w:firstLine="1"/>
              <w:rPr>
                <w:rFonts w:cs="Arial"/>
              </w:rPr>
            </w:pPr>
            <w:r w:rsidRPr="00237F07">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Change w:id="4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163831FF"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4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4E2D384" w14:textId="5DEAAE9E" w:rsidR="00703BA8" w:rsidRPr="00237F07" w:rsidRDefault="006722CB" w:rsidP="00B30BBA">
            <w:pPr>
              <w:spacing w:before="60" w:after="60" w:line="240" w:lineRule="auto"/>
              <w:rPr>
                <w:rFonts w:cs="Arial"/>
              </w:rPr>
            </w:pPr>
            <w:r w:rsidRPr="00237F07">
              <w:rPr>
                <w:rFonts w:cs="Arial"/>
              </w:rPr>
              <w:t xml:space="preserve">Collection of issues identified by subgroup </w:t>
            </w:r>
            <w:r w:rsidRPr="00B77A92">
              <w:rPr>
                <w:rFonts w:cs="Arial"/>
              </w:rPr>
              <w:t>and external stakeholder.</w:t>
            </w:r>
          </w:p>
        </w:tc>
      </w:tr>
      <w:tr w:rsidR="00703BA8" w:rsidRPr="00B77A92" w14:paraId="3ECE5E82" w14:textId="77777777" w:rsidTr="008841FB">
        <w:tc>
          <w:tcPr>
            <w:tcW w:w="1526" w:type="dxa"/>
            <w:tcBorders>
              <w:top w:val="single" w:sz="4" w:space="0" w:color="auto"/>
              <w:left w:val="single" w:sz="4" w:space="0" w:color="auto"/>
              <w:bottom w:val="single" w:sz="4" w:space="0" w:color="auto"/>
              <w:right w:val="single" w:sz="4" w:space="0" w:color="auto"/>
            </w:tcBorders>
            <w:tcPrChange w:id="5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EE88034" w14:textId="55839159" w:rsidR="00703BA8" w:rsidRPr="00237F07" w:rsidRDefault="00F75C61" w:rsidP="004E61EE">
            <w:pPr>
              <w:spacing w:before="60" w:after="60" w:line="240" w:lineRule="auto"/>
              <w:rPr>
                <w:rFonts w:cs="Arial"/>
              </w:rPr>
            </w:pPr>
            <w:r w:rsidRPr="00B77A92">
              <w:rPr>
                <w:rFonts w:cs="Arial"/>
              </w:rPr>
              <w:t>1.</w:t>
            </w:r>
            <w:r w:rsidR="002D6A62" w:rsidRPr="00B77A92">
              <w:rPr>
                <w:rFonts w:cs="Arial"/>
              </w:rPr>
              <w:t>3</w:t>
            </w:r>
            <w:r w:rsidRPr="00B77A92">
              <w:rPr>
                <w:rFonts w:cs="Arial"/>
              </w:rPr>
              <w:t>.</w:t>
            </w:r>
            <w:r w:rsidR="002D6A62" w:rsidRPr="00B77A92">
              <w:rPr>
                <w:rFonts w:cs="Arial"/>
              </w:rPr>
              <w:t>0</w:t>
            </w:r>
          </w:p>
        </w:tc>
        <w:tc>
          <w:tcPr>
            <w:tcW w:w="1730" w:type="dxa"/>
            <w:tcBorders>
              <w:top w:val="single" w:sz="4" w:space="0" w:color="auto"/>
              <w:left w:val="single" w:sz="4" w:space="0" w:color="auto"/>
              <w:bottom w:val="single" w:sz="4" w:space="0" w:color="auto"/>
              <w:right w:val="single" w:sz="4" w:space="0" w:color="auto"/>
            </w:tcBorders>
            <w:tcPrChange w:id="5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388B3404" w14:textId="1B480906" w:rsidR="00703BA8" w:rsidRPr="00237F07" w:rsidRDefault="00F75C61" w:rsidP="004E61EE">
            <w:pPr>
              <w:spacing w:before="60" w:after="60" w:line="240" w:lineRule="auto"/>
              <w:ind w:left="-1" w:firstLine="1"/>
              <w:rPr>
                <w:rFonts w:cs="Arial"/>
              </w:rPr>
            </w:pPr>
            <w:r w:rsidRPr="00237F07">
              <w:rPr>
                <w:rFonts w:cs="Arial"/>
              </w:rPr>
              <w:t>May 2024</w:t>
            </w:r>
          </w:p>
        </w:tc>
        <w:tc>
          <w:tcPr>
            <w:tcW w:w="1134" w:type="dxa"/>
            <w:tcBorders>
              <w:top w:val="single" w:sz="4" w:space="0" w:color="auto"/>
              <w:left w:val="single" w:sz="4" w:space="0" w:color="auto"/>
              <w:bottom w:val="single" w:sz="4" w:space="0" w:color="auto"/>
              <w:right w:val="single" w:sz="4" w:space="0" w:color="auto"/>
            </w:tcBorders>
            <w:tcPrChange w:id="5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F57514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3D6B443" w14:textId="4ECA331E" w:rsidR="00703BA8" w:rsidRPr="00237F07" w:rsidRDefault="00F75C61" w:rsidP="00B30BBA">
            <w:pPr>
              <w:spacing w:before="60" w:after="60" w:line="240" w:lineRule="auto"/>
              <w:rPr>
                <w:rFonts w:cs="Arial"/>
              </w:rPr>
            </w:pPr>
            <w:r w:rsidRPr="00237F07">
              <w:rPr>
                <w:rFonts w:cs="Arial"/>
              </w:rPr>
              <w:t>Incorporating stakeholder inputs, GitHub discussions and TSM 2024 outputs.</w:t>
            </w:r>
          </w:p>
        </w:tc>
      </w:tr>
      <w:tr w:rsidR="00703BA8" w:rsidRPr="00B77A92" w14:paraId="03A471B7" w14:textId="77777777" w:rsidTr="008841FB">
        <w:tc>
          <w:tcPr>
            <w:tcW w:w="1526" w:type="dxa"/>
            <w:tcBorders>
              <w:top w:val="single" w:sz="4" w:space="0" w:color="auto"/>
              <w:left w:val="single" w:sz="4" w:space="0" w:color="auto"/>
              <w:bottom w:val="single" w:sz="4" w:space="0" w:color="auto"/>
              <w:right w:val="single" w:sz="4" w:space="0" w:color="auto"/>
            </w:tcBorders>
            <w:tcPrChange w:id="5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E0C77D9" w14:textId="55DF2F55" w:rsidR="00703BA8" w:rsidRPr="00237F07" w:rsidRDefault="00314CAB" w:rsidP="004E61EE">
            <w:pPr>
              <w:spacing w:before="60" w:after="60" w:line="240" w:lineRule="auto"/>
              <w:rPr>
                <w:rFonts w:cs="Arial"/>
              </w:rPr>
            </w:pPr>
            <w:r w:rsidRPr="00B77A92">
              <w:rPr>
                <w:rFonts w:cs="Arial"/>
              </w:rPr>
              <w:t>1.3.</w:t>
            </w:r>
            <w:r w:rsidR="00B64E30" w:rsidRPr="00B77A92">
              <w:rPr>
                <w:rFonts w:cs="Arial"/>
              </w:rPr>
              <w:t>4</w:t>
            </w:r>
          </w:p>
        </w:tc>
        <w:tc>
          <w:tcPr>
            <w:tcW w:w="1730" w:type="dxa"/>
            <w:tcBorders>
              <w:top w:val="single" w:sz="4" w:space="0" w:color="auto"/>
              <w:left w:val="single" w:sz="4" w:space="0" w:color="auto"/>
              <w:bottom w:val="single" w:sz="4" w:space="0" w:color="auto"/>
              <w:right w:val="single" w:sz="4" w:space="0" w:color="auto"/>
            </w:tcBorders>
            <w:tcPrChange w:id="5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0F5E7269" w14:textId="5B0BC3A2" w:rsidR="00703BA8" w:rsidRPr="00237F07" w:rsidRDefault="00314CAB" w:rsidP="004E61EE">
            <w:pPr>
              <w:spacing w:before="60" w:after="60" w:line="240" w:lineRule="auto"/>
              <w:ind w:left="-1" w:firstLine="1"/>
              <w:rPr>
                <w:rFonts w:cs="Arial"/>
              </w:rPr>
            </w:pPr>
            <w:r w:rsidRPr="00237F07">
              <w:rPr>
                <w:rFonts w:cs="Arial"/>
              </w:rPr>
              <w:t>July 2024</w:t>
            </w:r>
          </w:p>
        </w:tc>
        <w:tc>
          <w:tcPr>
            <w:tcW w:w="1134" w:type="dxa"/>
            <w:tcBorders>
              <w:top w:val="single" w:sz="4" w:space="0" w:color="auto"/>
              <w:left w:val="single" w:sz="4" w:space="0" w:color="auto"/>
              <w:bottom w:val="single" w:sz="4" w:space="0" w:color="auto"/>
              <w:right w:val="single" w:sz="4" w:space="0" w:color="auto"/>
            </w:tcBorders>
            <w:tcPrChange w:id="5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557F0ED"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5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9C27238" w14:textId="5F932F37" w:rsidR="00703BA8" w:rsidRPr="00237F07" w:rsidRDefault="00314CAB" w:rsidP="00B30BBA">
            <w:pPr>
              <w:spacing w:before="60" w:after="60" w:line="240" w:lineRule="auto"/>
              <w:rPr>
                <w:rFonts w:cs="Arial"/>
              </w:rPr>
            </w:pPr>
            <w:r w:rsidRPr="00237F07">
              <w:rPr>
                <w:rFonts w:cs="Arial"/>
              </w:rPr>
              <w:t>Version after review m</w:t>
            </w:r>
            <w:r w:rsidR="00B64E30" w:rsidRPr="00B77A92">
              <w:rPr>
                <w:rFonts w:cs="Arial"/>
              </w:rPr>
              <w:t>eetings</w:t>
            </w:r>
          </w:p>
        </w:tc>
      </w:tr>
      <w:tr w:rsidR="00703BA8" w:rsidRPr="00B77A92" w14:paraId="4CDB0B68" w14:textId="77777777" w:rsidTr="008841FB">
        <w:tc>
          <w:tcPr>
            <w:tcW w:w="1526" w:type="dxa"/>
            <w:tcBorders>
              <w:top w:val="single" w:sz="4" w:space="0" w:color="auto"/>
              <w:left w:val="single" w:sz="4" w:space="0" w:color="auto"/>
              <w:bottom w:val="single" w:sz="4" w:space="0" w:color="auto"/>
              <w:right w:val="single" w:sz="4" w:space="0" w:color="auto"/>
            </w:tcBorders>
            <w:tcPrChange w:id="5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6AB22C4" w14:textId="254AA048" w:rsidR="00703BA8" w:rsidRPr="00237F07" w:rsidRDefault="00237F07" w:rsidP="004E61EE">
            <w:pPr>
              <w:spacing w:before="60" w:after="60" w:line="240" w:lineRule="auto"/>
              <w:rPr>
                <w:rFonts w:cs="Arial"/>
              </w:rPr>
            </w:pPr>
            <w:r w:rsidRPr="00B77A92">
              <w:rPr>
                <w:rFonts w:cs="Arial"/>
              </w:rPr>
              <w:t>1.4.0</w:t>
            </w:r>
          </w:p>
        </w:tc>
        <w:tc>
          <w:tcPr>
            <w:tcW w:w="1730" w:type="dxa"/>
            <w:tcBorders>
              <w:top w:val="single" w:sz="4" w:space="0" w:color="auto"/>
              <w:left w:val="single" w:sz="4" w:space="0" w:color="auto"/>
              <w:bottom w:val="single" w:sz="4" w:space="0" w:color="auto"/>
              <w:right w:val="single" w:sz="4" w:space="0" w:color="auto"/>
            </w:tcBorders>
            <w:tcPrChange w:id="5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E619643" w14:textId="533CFCEB" w:rsidR="00703BA8" w:rsidRPr="00237F07" w:rsidRDefault="00237F07" w:rsidP="004E61EE">
            <w:pPr>
              <w:spacing w:before="60" w:after="60" w:line="240" w:lineRule="auto"/>
              <w:ind w:left="-1" w:firstLine="1"/>
              <w:rPr>
                <w:rFonts w:cs="Arial"/>
              </w:rPr>
            </w:pPr>
            <w:r w:rsidRPr="00237F07">
              <w:rPr>
                <w:rFonts w:cs="Arial"/>
              </w:rPr>
              <w:t>August 2024</w:t>
            </w:r>
          </w:p>
        </w:tc>
        <w:tc>
          <w:tcPr>
            <w:tcW w:w="1134" w:type="dxa"/>
            <w:tcBorders>
              <w:top w:val="single" w:sz="4" w:space="0" w:color="auto"/>
              <w:left w:val="single" w:sz="4" w:space="0" w:color="auto"/>
              <w:bottom w:val="single" w:sz="4" w:space="0" w:color="auto"/>
              <w:right w:val="single" w:sz="4" w:space="0" w:color="auto"/>
            </w:tcBorders>
            <w:tcPrChange w:id="6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0CE791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C08E8E3" w14:textId="1F2675F8" w:rsidR="00703BA8" w:rsidRPr="00237F07" w:rsidRDefault="00237F07" w:rsidP="00B30BBA">
            <w:pPr>
              <w:spacing w:before="60" w:after="60" w:line="240" w:lineRule="auto"/>
              <w:ind w:left="44"/>
              <w:rPr>
                <w:rFonts w:cs="Arial"/>
              </w:rPr>
            </w:pPr>
            <w:r w:rsidRPr="00237F07">
              <w:rPr>
                <w:rFonts w:cs="Arial"/>
              </w:rPr>
              <w:t xml:space="preserve">Version </w:t>
            </w:r>
            <w:r w:rsidRPr="00B77A92">
              <w:rPr>
                <w:rFonts w:cs="Arial"/>
              </w:rPr>
              <w:t>prepared for F2F meeting with stakeholders.</w:t>
            </w:r>
          </w:p>
        </w:tc>
      </w:tr>
      <w:tr w:rsidR="00703BA8" w:rsidRPr="00B77A92" w14:paraId="7F160AEA" w14:textId="77777777" w:rsidTr="008841FB">
        <w:tc>
          <w:tcPr>
            <w:tcW w:w="1526" w:type="dxa"/>
            <w:tcBorders>
              <w:top w:val="single" w:sz="4" w:space="0" w:color="auto"/>
              <w:left w:val="single" w:sz="4" w:space="0" w:color="auto"/>
              <w:bottom w:val="single" w:sz="4" w:space="0" w:color="auto"/>
              <w:right w:val="single" w:sz="4" w:space="0" w:color="auto"/>
            </w:tcBorders>
            <w:tcPrChange w:id="6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A5169F1" w14:textId="01058280" w:rsidR="00703BA8" w:rsidRPr="00237F07" w:rsidRDefault="00950BE9" w:rsidP="004E61EE">
            <w:pPr>
              <w:spacing w:before="60" w:after="60" w:line="240" w:lineRule="auto"/>
              <w:rPr>
                <w:rFonts w:cs="Arial"/>
              </w:rPr>
            </w:pPr>
            <w:r>
              <w:rPr>
                <w:rFonts w:cs="Arial"/>
              </w:rPr>
              <w:t>1,6.0</w:t>
            </w:r>
          </w:p>
        </w:tc>
        <w:tc>
          <w:tcPr>
            <w:tcW w:w="1730" w:type="dxa"/>
            <w:tcBorders>
              <w:top w:val="single" w:sz="4" w:space="0" w:color="auto"/>
              <w:left w:val="single" w:sz="4" w:space="0" w:color="auto"/>
              <w:bottom w:val="single" w:sz="4" w:space="0" w:color="auto"/>
              <w:right w:val="single" w:sz="4" w:space="0" w:color="auto"/>
            </w:tcBorders>
            <w:tcPrChange w:id="6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059F38D" w14:textId="242C390A" w:rsidR="00703BA8" w:rsidRPr="00237F07" w:rsidRDefault="00950BE9" w:rsidP="004E61EE">
            <w:pPr>
              <w:spacing w:before="60" w:after="60" w:line="240" w:lineRule="auto"/>
              <w:ind w:left="-1" w:firstLine="1"/>
              <w:rPr>
                <w:rFonts w:cs="Arial"/>
              </w:rPr>
            </w:pPr>
            <w:r>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Change w:id="6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5E1607C"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723F3D0D" w14:textId="34F6FDD4" w:rsidR="00703BA8" w:rsidRPr="00237F07" w:rsidRDefault="00950BE9" w:rsidP="00B30BBA">
            <w:pPr>
              <w:spacing w:before="60" w:after="60" w:line="240" w:lineRule="auto"/>
              <w:rPr>
                <w:rFonts w:cs="Arial"/>
              </w:rPr>
            </w:pPr>
            <w:r>
              <w:rPr>
                <w:rFonts w:cs="Arial"/>
              </w:rPr>
              <w:t>Prepared following Face to Face meeting.</w:t>
            </w:r>
          </w:p>
        </w:tc>
      </w:tr>
      <w:tr w:rsidR="00703BA8" w:rsidRPr="00B77A92" w14:paraId="3A0AD7DB" w14:textId="77777777" w:rsidTr="008841FB">
        <w:tc>
          <w:tcPr>
            <w:tcW w:w="1526" w:type="dxa"/>
            <w:tcBorders>
              <w:top w:val="single" w:sz="4" w:space="0" w:color="auto"/>
              <w:left w:val="single" w:sz="4" w:space="0" w:color="auto"/>
              <w:bottom w:val="single" w:sz="4" w:space="0" w:color="auto"/>
              <w:right w:val="single" w:sz="4" w:space="0" w:color="auto"/>
            </w:tcBorders>
            <w:tcPrChange w:id="66"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0BADA221" w14:textId="2DE014C3" w:rsidR="00703BA8" w:rsidRPr="00237F07" w:rsidRDefault="00B30BBA" w:rsidP="004E61EE">
            <w:pPr>
              <w:spacing w:before="60" w:after="60" w:line="240" w:lineRule="auto"/>
              <w:rPr>
                <w:rFonts w:cs="Arial"/>
              </w:rPr>
            </w:pPr>
            <w:r>
              <w:rPr>
                <w:rFonts w:cs="Arial"/>
              </w:rPr>
              <w:t>1.7.1</w:t>
            </w:r>
          </w:p>
        </w:tc>
        <w:tc>
          <w:tcPr>
            <w:tcW w:w="1730" w:type="dxa"/>
            <w:tcBorders>
              <w:top w:val="single" w:sz="4" w:space="0" w:color="auto"/>
              <w:left w:val="single" w:sz="4" w:space="0" w:color="auto"/>
              <w:bottom w:val="single" w:sz="4" w:space="0" w:color="auto"/>
              <w:right w:val="single" w:sz="4" w:space="0" w:color="auto"/>
            </w:tcBorders>
            <w:tcPrChange w:id="67"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F318DDA" w14:textId="4D62F34C" w:rsidR="00703BA8" w:rsidRPr="00237F07" w:rsidRDefault="00B30BBA" w:rsidP="004E61EE">
            <w:pPr>
              <w:spacing w:before="60" w:after="60" w:line="240" w:lineRule="auto"/>
              <w:ind w:left="-1" w:firstLine="1"/>
              <w:rPr>
                <w:rFonts w:cs="Arial"/>
              </w:rPr>
            </w:pPr>
            <w:r>
              <w:rPr>
                <w:rFonts w:cs="Arial"/>
              </w:rPr>
              <w:t>October 2024</w:t>
            </w:r>
          </w:p>
        </w:tc>
        <w:tc>
          <w:tcPr>
            <w:tcW w:w="1134" w:type="dxa"/>
            <w:tcBorders>
              <w:top w:val="single" w:sz="4" w:space="0" w:color="auto"/>
              <w:left w:val="single" w:sz="4" w:space="0" w:color="auto"/>
              <w:bottom w:val="single" w:sz="4" w:space="0" w:color="auto"/>
              <w:right w:val="single" w:sz="4" w:space="0" w:color="auto"/>
            </w:tcBorders>
            <w:tcPrChange w:id="68"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4B1BB112" w14:textId="77777777" w:rsidR="00703BA8" w:rsidRPr="00237F07"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69"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0064E752" w14:textId="31C569FF" w:rsidR="00703BA8" w:rsidRPr="00237F07" w:rsidRDefault="00B30BBA" w:rsidP="004E61EE">
            <w:pPr>
              <w:spacing w:before="60" w:after="60" w:line="240" w:lineRule="auto"/>
              <w:ind w:left="44" w:firstLine="43"/>
              <w:rPr>
                <w:rFonts w:cs="Arial"/>
              </w:rPr>
            </w:pPr>
            <w:r>
              <w:rPr>
                <w:rFonts w:cs="Arial"/>
              </w:rPr>
              <w:t>Remainder of comments received applied and commented.</w:t>
            </w:r>
          </w:p>
        </w:tc>
      </w:tr>
      <w:tr w:rsidR="00BC2B3F" w:rsidRPr="00B77A92" w14:paraId="377BD032" w14:textId="77777777" w:rsidTr="008841FB">
        <w:tc>
          <w:tcPr>
            <w:tcW w:w="1526" w:type="dxa"/>
            <w:tcBorders>
              <w:top w:val="single" w:sz="4" w:space="0" w:color="auto"/>
              <w:left w:val="single" w:sz="4" w:space="0" w:color="auto"/>
              <w:bottom w:val="single" w:sz="4" w:space="0" w:color="auto"/>
              <w:right w:val="single" w:sz="4" w:space="0" w:color="auto"/>
            </w:tcBorders>
            <w:tcPrChange w:id="70"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9BA2325" w14:textId="142FE5CF" w:rsidR="00BC2B3F" w:rsidRDefault="00BC2B3F" w:rsidP="004E61EE">
            <w:pPr>
              <w:spacing w:before="60" w:after="60" w:line="240" w:lineRule="auto"/>
              <w:rPr>
                <w:rFonts w:cs="Arial"/>
              </w:rPr>
            </w:pPr>
            <w:r>
              <w:rPr>
                <w:rFonts w:cs="Arial"/>
              </w:rPr>
              <w:t>1.8.0 [2.0.0]</w:t>
            </w:r>
          </w:p>
        </w:tc>
        <w:tc>
          <w:tcPr>
            <w:tcW w:w="1730" w:type="dxa"/>
            <w:tcBorders>
              <w:top w:val="single" w:sz="4" w:space="0" w:color="auto"/>
              <w:left w:val="single" w:sz="4" w:space="0" w:color="auto"/>
              <w:bottom w:val="single" w:sz="4" w:space="0" w:color="auto"/>
              <w:right w:val="single" w:sz="4" w:space="0" w:color="auto"/>
            </w:tcBorders>
            <w:tcPrChange w:id="7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14E2FB77" w14:textId="24F2EC07" w:rsidR="00BC2B3F" w:rsidRDefault="00BC2B3F" w:rsidP="004E61EE">
            <w:pPr>
              <w:spacing w:before="60" w:after="60" w:line="240" w:lineRule="auto"/>
              <w:ind w:left="-1" w:firstLine="1"/>
              <w:rPr>
                <w:rFonts w:cs="Arial"/>
              </w:rPr>
            </w:pPr>
            <w:r>
              <w:rPr>
                <w:rFonts w:cs="Arial"/>
              </w:rPr>
              <w:t>January 2025</w:t>
            </w:r>
          </w:p>
        </w:tc>
        <w:tc>
          <w:tcPr>
            <w:tcW w:w="1134" w:type="dxa"/>
            <w:tcBorders>
              <w:top w:val="single" w:sz="4" w:space="0" w:color="auto"/>
              <w:left w:val="single" w:sz="4" w:space="0" w:color="auto"/>
              <w:bottom w:val="single" w:sz="4" w:space="0" w:color="auto"/>
              <w:right w:val="single" w:sz="4" w:space="0" w:color="auto"/>
            </w:tcBorders>
            <w:tcPrChange w:id="72"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2D5C079" w14:textId="77777777" w:rsidR="00BC2B3F" w:rsidRPr="00237F07"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3"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3D45BD4C" w14:textId="42F9688B" w:rsidR="00BC2B3F" w:rsidRDefault="00BC2B3F" w:rsidP="006D2CAA">
            <w:pPr>
              <w:spacing w:before="60" w:after="60" w:line="240" w:lineRule="auto"/>
              <w:ind w:left="44"/>
              <w:rPr>
                <w:rFonts w:cs="Arial"/>
              </w:rPr>
            </w:pPr>
            <w:r>
              <w:rPr>
                <w:rFonts w:cs="Arial"/>
              </w:rPr>
              <w:t>Draft for 2.0.0</w:t>
            </w:r>
            <w:r w:rsidR="00B94DFF">
              <w:rPr>
                <w:rFonts w:cs="Arial"/>
              </w:rPr>
              <w:t>, HSSC 2025 following VTC reviews and resolutions of comments from F2F meeting.</w:t>
            </w:r>
          </w:p>
        </w:tc>
      </w:tr>
      <w:tr w:rsidR="002348F9" w:rsidRPr="00B77A92" w14:paraId="0671ED5F" w14:textId="77777777" w:rsidTr="008841FB">
        <w:tc>
          <w:tcPr>
            <w:tcW w:w="1526" w:type="dxa"/>
            <w:tcBorders>
              <w:top w:val="single" w:sz="4" w:space="0" w:color="auto"/>
              <w:left w:val="single" w:sz="4" w:space="0" w:color="auto"/>
              <w:bottom w:val="single" w:sz="4" w:space="0" w:color="auto"/>
              <w:right w:val="single" w:sz="4" w:space="0" w:color="auto"/>
            </w:tcBorders>
            <w:tcPrChange w:id="74"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7C2D0CE6" w14:textId="3B82A93D" w:rsidR="002348F9" w:rsidRDefault="002348F9" w:rsidP="004E61EE">
            <w:pPr>
              <w:spacing w:before="60" w:after="60" w:line="240" w:lineRule="auto"/>
              <w:rPr>
                <w:rFonts w:cs="Arial"/>
              </w:rPr>
            </w:pPr>
            <w:r>
              <w:rPr>
                <w:rFonts w:cs="Arial"/>
              </w:rPr>
              <w:t>1.9.0[2.0.0</w:t>
            </w:r>
          </w:p>
        </w:tc>
        <w:tc>
          <w:tcPr>
            <w:tcW w:w="1730" w:type="dxa"/>
            <w:tcBorders>
              <w:top w:val="single" w:sz="4" w:space="0" w:color="auto"/>
              <w:left w:val="single" w:sz="4" w:space="0" w:color="auto"/>
              <w:bottom w:val="single" w:sz="4" w:space="0" w:color="auto"/>
              <w:right w:val="single" w:sz="4" w:space="0" w:color="auto"/>
            </w:tcBorders>
            <w:tcPrChange w:id="75"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6754DB8C" w14:textId="61457E5E"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76"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3D777DC6"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7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C20EEB2" w14:textId="2B0CDCFE" w:rsidR="002348F9" w:rsidRDefault="002348F9" w:rsidP="006D2CAA">
            <w:pPr>
              <w:spacing w:before="60" w:after="60" w:line="240" w:lineRule="auto"/>
              <w:ind w:left="44"/>
              <w:rPr>
                <w:rFonts w:cs="Arial"/>
              </w:rPr>
            </w:pPr>
            <w:r>
              <w:rPr>
                <w:rFonts w:cs="Arial"/>
              </w:rPr>
              <w:t>Prepared version for TSM 2025</w:t>
            </w:r>
          </w:p>
        </w:tc>
      </w:tr>
      <w:tr w:rsidR="002348F9" w:rsidRPr="00B77A92" w14:paraId="2F97F856" w14:textId="77777777" w:rsidTr="008841FB">
        <w:tc>
          <w:tcPr>
            <w:tcW w:w="1526" w:type="dxa"/>
            <w:tcBorders>
              <w:top w:val="single" w:sz="4" w:space="0" w:color="auto"/>
              <w:left w:val="single" w:sz="4" w:space="0" w:color="auto"/>
              <w:bottom w:val="single" w:sz="4" w:space="0" w:color="auto"/>
              <w:right w:val="single" w:sz="4" w:space="0" w:color="auto"/>
            </w:tcBorders>
            <w:tcPrChange w:id="7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510649EE" w14:textId="44E95EBF" w:rsidR="002348F9" w:rsidRDefault="002348F9" w:rsidP="004E61EE">
            <w:pPr>
              <w:spacing w:before="60" w:after="60" w:line="240" w:lineRule="auto"/>
              <w:rPr>
                <w:rFonts w:cs="Arial"/>
              </w:rPr>
            </w:pPr>
            <w:r>
              <w:rPr>
                <w:rFonts w:cs="Arial"/>
              </w:rPr>
              <w:t>2.0.0</w:t>
            </w:r>
          </w:p>
        </w:tc>
        <w:tc>
          <w:tcPr>
            <w:tcW w:w="1730" w:type="dxa"/>
            <w:tcBorders>
              <w:top w:val="single" w:sz="4" w:space="0" w:color="auto"/>
              <w:left w:val="single" w:sz="4" w:space="0" w:color="auto"/>
              <w:bottom w:val="single" w:sz="4" w:space="0" w:color="auto"/>
              <w:right w:val="single" w:sz="4" w:space="0" w:color="auto"/>
            </w:tcBorders>
            <w:tcPrChange w:id="79"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4F2339" w14:textId="46987E9A" w:rsidR="002348F9" w:rsidRDefault="002348F9" w:rsidP="004E61EE">
            <w:pPr>
              <w:spacing w:before="60" w:after="60" w:line="240" w:lineRule="auto"/>
              <w:ind w:left="-1" w:firstLine="1"/>
              <w:rPr>
                <w:rFonts w:cs="Arial"/>
              </w:rPr>
            </w:pPr>
            <w:r>
              <w:rPr>
                <w:rFonts w:cs="Arial"/>
              </w:rPr>
              <w:t>March 2025</w:t>
            </w:r>
          </w:p>
        </w:tc>
        <w:tc>
          <w:tcPr>
            <w:tcW w:w="1134" w:type="dxa"/>
            <w:tcBorders>
              <w:top w:val="single" w:sz="4" w:space="0" w:color="auto"/>
              <w:left w:val="single" w:sz="4" w:space="0" w:color="auto"/>
              <w:bottom w:val="single" w:sz="4" w:space="0" w:color="auto"/>
              <w:right w:val="single" w:sz="4" w:space="0" w:color="auto"/>
            </w:tcBorders>
            <w:tcPrChange w:id="80"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6C0733E5" w14:textId="77777777" w:rsidR="002348F9" w:rsidRPr="00237F07"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81"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6B5ED17F" w14:textId="7C47369A" w:rsidR="002348F9" w:rsidRDefault="002348F9" w:rsidP="006D2CAA">
            <w:pPr>
              <w:spacing w:before="60" w:after="60" w:line="240" w:lineRule="auto"/>
              <w:ind w:left="44"/>
              <w:rPr>
                <w:rFonts w:cs="Arial"/>
              </w:rPr>
            </w:pPr>
            <w:r>
              <w:rPr>
                <w:rFonts w:cs="Arial"/>
              </w:rPr>
              <w:t>Version submitted to HSSC 2025</w:t>
            </w:r>
          </w:p>
        </w:tc>
      </w:tr>
      <w:tr w:rsidR="00CE3CEE" w:rsidRPr="00B77A92" w14:paraId="4E471BFD" w14:textId="77777777" w:rsidTr="008841FB">
        <w:tc>
          <w:tcPr>
            <w:tcW w:w="1526" w:type="dxa"/>
            <w:tcBorders>
              <w:top w:val="single" w:sz="4" w:space="0" w:color="auto"/>
              <w:left w:val="single" w:sz="4" w:space="0" w:color="auto"/>
              <w:bottom w:val="single" w:sz="4" w:space="0" w:color="auto"/>
              <w:right w:val="single" w:sz="4" w:space="0" w:color="auto"/>
            </w:tcBorders>
            <w:tcPrChange w:id="82"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18FE944D" w14:textId="098E96C7" w:rsidR="00CE3CEE" w:rsidRDefault="00CE3CEE" w:rsidP="004E61EE">
            <w:pPr>
              <w:spacing w:before="60" w:after="60" w:line="240" w:lineRule="auto"/>
              <w:rPr>
                <w:rFonts w:cs="Arial"/>
              </w:rPr>
            </w:pPr>
            <w:r>
              <w:rPr>
                <w:rFonts w:cs="Arial"/>
              </w:rPr>
              <w:t>2.1.0</w:t>
            </w:r>
          </w:p>
        </w:tc>
        <w:tc>
          <w:tcPr>
            <w:tcW w:w="1730" w:type="dxa"/>
            <w:tcBorders>
              <w:top w:val="single" w:sz="4" w:space="0" w:color="auto"/>
              <w:left w:val="single" w:sz="4" w:space="0" w:color="auto"/>
              <w:bottom w:val="single" w:sz="4" w:space="0" w:color="auto"/>
              <w:right w:val="single" w:sz="4" w:space="0" w:color="auto"/>
            </w:tcBorders>
            <w:tcPrChange w:id="83"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798C13A7" w14:textId="08751363" w:rsidR="00CE3CEE" w:rsidRDefault="00CE3CEE" w:rsidP="004E61EE">
            <w:pPr>
              <w:spacing w:before="60" w:after="60" w:line="240" w:lineRule="auto"/>
              <w:ind w:left="-1" w:firstLine="1"/>
              <w:rPr>
                <w:rFonts w:cs="Arial"/>
              </w:rPr>
            </w:pPr>
            <w:r>
              <w:rPr>
                <w:rFonts w:cs="Arial"/>
              </w:rPr>
              <w:t>July 2025</w:t>
            </w:r>
          </w:p>
        </w:tc>
        <w:tc>
          <w:tcPr>
            <w:tcW w:w="1134" w:type="dxa"/>
            <w:tcBorders>
              <w:top w:val="single" w:sz="4" w:space="0" w:color="auto"/>
              <w:left w:val="single" w:sz="4" w:space="0" w:color="auto"/>
              <w:bottom w:val="single" w:sz="4" w:space="0" w:color="auto"/>
              <w:right w:val="single" w:sz="4" w:space="0" w:color="auto"/>
            </w:tcBorders>
            <w:tcPrChange w:id="84"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DDAEB07" w14:textId="77777777" w:rsidR="00CE3CEE" w:rsidRPr="00237F07"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Change w:id="85"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22771AAD" w14:textId="05ADAB47" w:rsidR="00CE3CEE" w:rsidRDefault="00CE3CEE" w:rsidP="006D2CAA">
            <w:pPr>
              <w:spacing w:before="60" w:after="60" w:line="240" w:lineRule="auto"/>
              <w:ind w:left="44"/>
              <w:rPr>
                <w:rFonts w:cs="Arial"/>
              </w:rPr>
            </w:pPr>
            <w:r>
              <w:rPr>
                <w:rFonts w:cs="Arial"/>
              </w:rPr>
              <w:t xml:space="preserve">Version prepared to address remaining comments and actions from S-98 </w:t>
            </w:r>
            <w:proofErr w:type="gramStart"/>
            <w:r>
              <w:rPr>
                <w:rFonts w:cs="Arial"/>
              </w:rPr>
              <w:t>VTCs.</w:t>
            </w:r>
            <w:ins w:id="86" w:author="jonathan pritchard" w:date="2025-07-21T11:46:00Z" w16du:dateUtc="2025-07-21T10:46:00Z">
              <w:r w:rsidR="003561CD">
                <w:rPr>
                  <w:rFonts w:cs="Arial"/>
                </w:rPr>
                <w:t>.</w:t>
              </w:r>
            </w:ins>
            <w:proofErr w:type="gramEnd"/>
          </w:p>
        </w:tc>
      </w:tr>
      <w:tr w:rsidR="005303D9" w:rsidRPr="00B77A92" w14:paraId="220C65A5" w14:textId="77777777" w:rsidTr="008841FB">
        <w:trPr>
          <w:ins w:id="87" w:author="jonathan pritchard" w:date="2025-09-09T11:50:00Z"/>
        </w:trPr>
        <w:tc>
          <w:tcPr>
            <w:tcW w:w="1526" w:type="dxa"/>
            <w:tcBorders>
              <w:top w:val="single" w:sz="4" w:space="0" w:color="auto"/>
              <w:left w:val="single" w:sz="4" w:space="0" w:color="auto"/>
              <w:bottom w:val="single" w:sz="4" w:space="0" w:color="auto"/>
              <w:right w:val="single" w:sz="4" w:space="0" w:color="auto"/>
            </w:tcBorders>
            <w:tcPrChange w:id="88" w:author="jonathan pritchard" w:date="2025-10-27T06:50:00Z" w16du:dateUtc="2025-10-27T06:50:00Z">
              <w:tcPr>
                <w:tcW w:w="1526" w:type="dxa"/>
                <w:gridSpan w:val="2"/>
                <w:tcBorders>
                  <w:top w:val="single" w:sz="4" w:space="0" w:color="auto"/>
                  <w:left w:val="single" w:sz="4" w:space="0" w:color="auto"/>
                  <w:bottom w:val="single" w:sz="4" w:space="0" w:color="auto"/>
                  <w:right w:val="single" w:sz="4" w:space="0" w:color="auto"/>
                </w:tcBorders>
              </w:tcPr>
            </w:tcPrChange>
          </w:tcPr>
          <w:p w14:paraId="32B10090" w14:textId="7D69E1AE" w:rsidR="005303D9" w:rsidRDefault="005303D9" w:rsidP="004E61EE">
            <w:pPr>
              <w:spacing w:before="60" w:after="60" w:line="240" w:lineRule="auto"/>
              <w:rPr>
                <w:ins w:id="89" w:author="jonathan pritchard" w:date="2025-09-09T11:50:00Z" w16du:dateUtc="2025-09-09T10:50:00Z"/>
                <w:rFonts w:cs="Arial"/>
              </w:rPr>
            </w:pPr>
            <w:ins w:id="90" w:author="jonathan pritchard" w:date="2025-09-09T11:50:00Z" w16du:dateUtc="2025-09-09T10:50:00Z">
              <w:r>
                <w:rPr>
                  <w:rFonts w:cs="Arial"/>
                </w:rPr>
                <w:t>2.2.0</w:t>
              </w:r>
            </w:ins>
          </w:p>
        </w:tc>
        <w:tc>
          <w:tcPr>
            <w:tcW w:w="1730" w:type="dxa"/>
            <w:tcBorders>
              <w:top w:val="single" w:sz="4" w:space="0" w:color="auto"/>
              <w:left w:val="single" w:sz="4" w:space="0" w:color="auto"/>
              <w:bottom w:val="single" w:sz="4" w:space="0" w:color="auto"/>
              <w:right w:val="single" w:sz="4" w:space="0" w:color="auto"/>
            </w:tcBorders>
            <w:tcPrChange w:id="91" w:author="jonathan pritchard" w:date="2025-10-27T06:50:00Z" w16du:dateUtc="2025-10-27T06:50:00Z">
              <w:tcPr>
                <w:tcW w:w="1612" w:type="dxa"/>
                <w:tcBorders>
                  <w:top w:val="single" w:sz="4" w:space="0" w:color="auto"/>
                  <w:left w:val="single" w:sz="4" w:space="0" w:color="auto"/>
                  <w:bottom w:val="single" w:sz="4" w:space="0" w:color="auto"/>
                  <w:right w:val="single" w:sz="4" w:space="0" w:color="auto"/>
                </w:tcBorders>
              </w:tcPr>
            </w:tcPrChange>
          </w:tcPr>
          <w:p w14:paraId="4B6F5AAB" w14:textId="71990909" w:rsidR="005303D9" w:rsidRDefault="008841FB" w:rsidP="004E61EE">
            <w:pPr>
              <w:spacing w:before="60" w:after="60" w:line="240" w:lineRule="auto"/>
              <w:ind w:left="-1" w:firstLine="1"/>
              <w:rPr>
                <w:ins w:id="92" w:author="jonathan pritchard" w:date="2025-09-09T11:50:00Z" w16du:dateUtc="2025-09-09T10:50:00Z"/>
                <w:rFonts w:cs="Arial"/>
              </w:rPr>
            </w:pPr>
            <w:ins w:id="93" w:author="jonathan pritchard" w:date="2025-10-27T06:50:00Z" w16du:dateUtc="2025-10-27T06:50:00Z">
              <w:r>
                <w:rPr>
                  <w:rFonts w:cs="Arial"/>
                </w:rPr>
                <w:t>September</w:t>
              </w:r>
            </w:ins>
            <w:ins w:id="94" w:author="jonathan pritchard" w:date="2025-09-09T11:50:00Z" w16du:dateUtc="2025-09-09T10:50:00Z">
              <w:r w:rsidR="005303D9">
                <w:rPr>
                  <w:rFonts w:cs="Arial"/>
                </w:rPr>
                <w:t xml:space="preserve"> 2025</w:t>
              </w:r>
            </w:ins>
          </w:p>
        </w:tc>
        <w:tc>
          <w:tcPr>
            <w:tcW w:w="1134" w:type="dxa"/>
            <w:tcBorders>
              <w:top w:val="single" w:sz="4" w:space="0" w:color="auto"/>
              <w:left w:val="single" w:sz="4" w:space="0" w:color="auto"/>
              <w:bottom w:val="single" w:sz="4" w:space="0" w:color="auto"/>
              <w:right w:val="single" w:sz="4" w:space="0" w:color="auto"/>
            </w:tcBorders>
            <w:tcPrChange w:id="95" w:author="jonathan pritchard" w:date="2025-10-27T06:50:00Z" w16du:dateUtc="2025-10-27T06:50:00Z">
              <w:tcPr>
                <w:tcW w:w="1252" w:type="dxa"/>
                <w:gridSpan w:val="2"/>
                <w:tcBorders>
                  <w:top w:val="single" w:sz="4" w:space="0" w:color="auto"/>
                  <w:left w:val="single" w:sz="4" w:space="0" w:color="auto"/>
                  <w:bottom w:val="single" w:sz="4" w:space="0" w:color="auto"/>
                  <w:right w:val="single" w:sz="4" w:space="0" w:color="auto"/>
                </w:tcBorders>
              </w:tcPr>
            </w:tcPrChange>
          </w:tcPr>
          <w:p w14:paraId="09F64178" w14:textId="77777777" w:rsidR="005303D9" w:rsidRPr="00237F07" w:rsidRDefault="005303D9" w:rsidP="004E61EE">
            <w:pPr>
              <w:spacing w:before="60" w:after="60" w:line="240" w:lineRule="auto"/>
              <w:ind w:firstLine="21"/>
              <w:rPr>
                <w:ins w:id="96" w:author="jonathan pritchard" w:date="2025-09-09T11:50:00Z" w16du:dateUtc="2025-09-09T10:50:00Z"/>
                <w:rFonts w:cs="Arial"/>
              </w:rPr>
            </w:pPr>
          </w:p>
        </w:tc>
        <w:tc>
          <w:tcPr>
            <w:tcW w:w="4702" w:type="dxa"/>
            <w:tcBorders>
              <w:top w:val="single" w:sz="4" w:space="0" w:color="auto"/>
              <w:left w:val="single" w:sz="4" w:space="0" w:color="auto"/>
              <w:bottom w:val="single" w:sz="4" w:space="0" w:color="auto"/>
              <w:right w:val="single" w:sz="4" w:space="0" w:color="auto"/>
            </w:tcBorders>
            <w:tcPrChange w:id="97" w:author="jonathan pritchard" w:date="2025-10-27T06:50:00Z" w16du:dateUtc="2025-10-27T06:50:00Z">
              <w:tcPr>
                <w:tcW w:w="4702" w:type="dxa"/>
                <w:gridSpan w:val="2"/>
                <w:tcBorders>
                  <w:top w:val="single" w:sz="4" w:space="0" w:color="auto"/>
                  <w:left w:val="single" w:sz="4" w:space="0" w:color="auto"/>
                  <w:bottom w:val="single" w:sz="4" w:space="0" w:color="auto"/>
                  <w:right w:val="single" w:sz="4" w:space="0" w:color="auto"/>
                </w:tcBorders>
              </w:tcPr>
            </w:tcPrChange>
          </w:tcPr>
          <w:p w14:paraId="473A48EC" w14:textId="1940599E" w:rsidR="005303D9" w:rsidRDefault="005303D9" w:rsidP="006D2CAA">
            <w:pPr>
              <w:spacing w:before="60" w:after="60" w:line="240" w:lineRule="auto"/>
              <w:ind w:left="44"/>
              <w:rPr>
                <w:ins w:id="98" w:author="jonathan pritchard" w:date="2025-09-09T11:50:00Z" w16du:dateUtc="2025-09-09T10:50:00Z"/>
                <w:rFonts w:cs="Arial"/>
              </w:rPr>
            </w:pPr>
            <w:ins w:id="99" w:author="jonathan pritchard" w:date="2025-09-09T11:50:00Z" w16du:dateUtc="2025-09-09T10:50:00Z">
              <w:r>
                <w:rPr>
                  <w:rFonts w:cs="Arial"/>
                </w:rPr>
                <w:t>Comments from AU, DS, 7C</w:t>
              </w:r>
            </w:ins>
            <w:ins w:id="100" w:author="jonathan pritchard" w:date="2025-10-27T06:50:00Z" w16du:dateUtc="2025-10-27T06:50:00Z">
              <w:r w:rsidR="008841FB">
                <w:rPr>
                  <w:rFonts w:cs="Arial"/>
                </w:rPr>
                <w:t>s</w:t>
              </w:r>
            </w:ins>
          </w:p>
        </w:tc>
      </w:tr>
      <w:tr w:rsidR="008841FB" w:rsidRPr="00B77A92" w14:paraId="1F03975B" w14:textId="77777777" w:rsidTr="008841FB">
        <w:trPr>
          <w:ins w:id="101" w:author="jonathan pritchard" w:date="2025-10-27T06:50:00Z"/>
        </w:trPr>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Default="008841FB" w:rsidP="004E61EE">
            <w:pPr>
              <w:spacing w:before="60" w:after="60" w:line="240" w:lineRule="auto"/>
              <w:rPr>
                <w:ins w:id="102" w:author="jonathan pritchard" w:date="2025-10-27T06:50:00Z" w16du:dateUtc="2025-10-27T06:50:00Z"/>
                <w:rFonts w:cs="Arial"/>
              </w:rPr>
            </w:pPr>
            <w:ins w:id="103" w:author="jonathan pritchard" w:date="2025-10-27T06:50:00Z" w16du:dateUtc="2025-10-27T06:50:00Z">
              <w:r>
                <w:rPr>
                  <w:rFonts w:cs="Arial"/>
                </w:rPr>
                <w:t>2.3.0</w:t>
              </w:r>
            </w:ins>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Default="008841FB" w:rsidP="004E61EE">
            <w:pPr>
              <w:spacing w:before="60" w:after="60" w:line="240" w:lineRule="auto"/>
              <w:ind w:left="-1" w:firstLine="1"/>
              <w:rPr>
                <w:ins w:id="104" w:author="jonathan pritchard" w:date="2025-10-27T06:50:00Z" w16du:dateUtc="2025-10-27T06:50:00Z"/>
                <w:rFonts w:cs="Arial"/>
              </w:rPr>
            </w:pPr>
            <w:ins w:id="105" w:author="jonathan pritchard" w:date="2025-10-27T06:50:00Z" w16du:dateUtc="2025-10-27T06:50:00Z">
              <w:r>
                <w:rPr>
                  <w:rFonts w:cs="Arial"/>
                </w:rPr>
                <w:t>October 2025</w:t>
              </w:r>
            </w:ins>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237F07" w:rsidRDefault="008841FB" w:rsidP="004E61EE">
            <w:pPr>
              <w:spacing w:before="60" w:after="60" w:line="240" w:lineRule="auto"/>
              <w:ind w:firstLine="21"/>
              <w:rPr>
                <w:ins w:id="106" w:author="jonathan pritchard" w:date="2025-10-27T06:50:00Z" w16du:dateUtc="2025-10-27T06:50:00Z"/>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Default="008841FB" w:rsidP="006D2CAA">
            <w:pPr>
              <w:spacing w:before="60" w:after="60" w:line="240" w:lineRule="auto"/>
              <w:ind w:left="44"/>
              <w:rPr>
                <w:ins w:id="107" w:author="jonathan pritchard" w:date="2025-10-27T06:50:00Z" w16du:dateUtc="2025-10-27T06:50:00Z"/>
                <w:rFonts w:cs="Arial"/>
              </w:rPr>
            </w:pPr>
            <w:ins w:id="108" w:author="jonathan pritchard" w:date="2025-10-27T06:50:00Z" w16du:dateUtc="2025-10-27T06:50:00Z">
              <w:r>
                <w:rPr>
                  <w:rFonts w:cs="Arial"/>
                </w:rPr>
                <w:t>For VTC – HSSC, AU</w:t>
              </w:r>
            </w:ins>
            <w:ins w:id="109" w:author="jonathan pritchard" w:date="2025-10-27T06:51:00Z" w16du:dateUtc="2025-10-27T06:51:00Z">
              <w:r>
                <w:rPr>
                  <w:rFonts w:cs="Arial"/>
                </w:rPr>
                <w:t xml:space="preserve"> comments</w:t>
              </w:r>
            </w:ins>
          </w:p>
        </w:tc>
      </w:tr>
    </w:tbl>
    <w:p w14:paraId="7DEA819B" w14:textId="4FF57AB6" w:rsidR="009F2693" w:rsidRPr="00237F07" w:rsidRDefault="009F2693" w:rsidP="004E61EE">
      <w:pPr>
        <w:spacing w:line="240" w:lineRule="auto"/>
      </w:pPr>
      <w:r w:rsidRPr="00237F07">
        <w:br w:type="page"/>
      </w:r>
    </w:p>
    <w:p w14:paraId="192F998D" w14:textId="77777777" w:rsidR="006456D7" w:rsidRPr="00237F07" w:rsidRDefault="006456D7" w:rsidP="004E61EE">
      <w:pPr>
        <w:spacing w:after="0" w:line="240" w:lineRule="auto"/>
        <w:sectPr w:rsidR="006456D7" w:rsidRPr="00237F07"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237F07" w:rsidRDefault="00297204" w:rsidP="00225381">
      <w:pPr>
        <w:pStyle w:val="Heading1"/>
        <w:rPr>
          <w:rFonts w:eastAsia="MS Mincho"/>
        </w:rPr>
      </w:pPr>
      <w:bookmarkStart w:id="122" w:name="_Toc194067041"/>
      <w:bookmarkEnd w:id="0"/>
      <w:bookmarkEnd w:id="1"/>
      <w:bookmarkEnd w:id="2"/>
      <w:r w:rsidRPr="00237F07">
        <w:rPr>
          <w:rFonts w:eastAsia="MS Mincho"/>
        </w:rPr>
        <w:lastRenderedPageBreak/>
        <w:t>Introduction</w:t>
      </w:r>
      <w:bookmarkEnd w:id="122"/>
    </w:p>
    <w:p w14:paraId="0BEA3CBA" w14:textId="3E2B79D4" w:rsidR="00C951BB" w:rsidRPr="00237F07" w:rsidRDefault="0096094A" w:rsidP="004E61EE">
      <w:pPr>
        <w:spacing w:after="120" w:line="240" w:lineRule="auto"/>
        <w:jc w:val="both"/>
      </w:pPr>
      <w:r w:rsidRPr="00237F07">
        <w:t xml:space="preserve">This </w:t>
      </w:r>
      <w:r w:rsidR="008B07B0">
        <w:t>document</w:t>
      </w:r>
      <w:r w:rsidR="008B07B0" w:rsidRPr="00237F07">
        <w:t xml:space="preserve"> </w:t>
      </w:r>
      <w:r w:rsidR="00095477" w:rsidRPr="00237F07">
        <w:t>contains</w:t>
      </w:r>
      <w:r w:rsidRPr="00237F07">
        <w:t xml:space="preserve"> </w:t>
      </w:r>
      <w:r w:rsidR="00411E72">
        <w:t xml:space="preserve">requirements and </w:t>
      </w:r>
      <w:r w:rsidR="00C951BB" w:rsidRPr="00237F07">
        <w:t>guidance for the implementation of</w:t>
      </w:r>
      <w:r w:rsidRPr="00237F07">
        <w:t xml:space="preserve"> harmonised portrayal and other </w:t>
      </w:r>
      <w:r w:rsidR="00C951BB" w:rsidRPr="00237F07">
        <w:t>user interaction</w:t>
      </w:r>
      <w:r w:rsidRPr="00237F07">
        <w:t xml:space="preserve"> functions for </w:t>
      </w:r>
      <w:r w:rsidR="007F33C3" w:rsidRPr="00237F07">
        <w:t xml:space="preserve">S-101 </w:t>
      </w:r>
      <w:r w:rsidR="00C23C23" w:rsidRPr="00237F07">
        <w:t xml:space="preserve">Electronic Navigational Chart </w:t>
      </w:r>
      <w:r w:rsidR="007F33C3" w:rsidRPr="00237F07">
        <w:t xml:space="preserve">(ENC) and other </w:t>
      </w:r>
      <w:r w:rsidRPr="00237F07">
        <w:t xml:space="preserve">S-100 based data products in an </w:t>
      </w:r>
      <w:r w:rsidR="00C23C23" w:rsidRPr="00237F07">
        <w:t>Electronic Chart Display and Information System (</w:t>
      </w:r>
      <w:r w:rsidRPr="00237F07">
        <w:t>ECDIS</w:t>
      </w:r>
      <w:r w:rsidR="00C23C23" w:rsidRPr="00237F07">
        <w:t>)</w:t>
      </w:r>
      <w:r w:rsidRPr="00237F07">
        <w:t>.</w:t>
      </w:r>
      <w:r w:rsidR="007F33C3" w:rsidRPr="00237F07">
        <w:t xml:space="preserve"> It describes how S-100 products are to be used and displayed simultaneously on the navigation screen.</w:t>
      </w:r>
      <w:r w:rsidRPr="00237F07">
        <w:t xml:space="preserve"> It does not address the portrayal processes or architectures, which are addressed in S-100 Part</w:t>
      </w:r>
      <w:r w:rsidR="00A355E2" w:rsidRPr="00237F07">
        <w:t xml:space="preserve"> 9</w:t>
      </w:r>
      <w:r w:rsidRPr="00237F07">
        <w:t>. It is based on the general principles described in S-100 Part 16A</w:t>
      </w:r>
      <w:r w:rsidR="007F33C3" w:rsidRPr="00237F07">
        <w:t>,</w:t>
      </w:r>
      <w:r w:rsidRPr="00237F07">
        <w:t xml:space="preserve"> and the</w:t>
      </w:r>
      <w:r w:rsidR="007F33C3" w:rsidRPr="00237F07">
        <w:t xml:space="preserve"> requirements for ECDIS specified in the</w:t>
      </w:r>
      <w:r w:rsidRPr="00237F07">
        <w:t xml:space="preserve"> relevant </w:t>
      </w:r>
      <w:r w:rsidR="005C25FA" w:rsidRPr="00237F07">
        <w:t>International Maritime Organization (</w:t>
      </w:r>
      <w:r w:rsidRPr="00237F07">
        <w:t>IMO</w:t>
      </w:r>
      <w:r w:rsidR="005C25FA" w:rsidRPr="00237F07">
        <w:t>)</w:t>
      </w:r>
      <w:r w:rsidRPr="00237F07">
        <w:t xml:space="preserve">, </w:t>
      </w:r>
      <w:r w:rsidR="005C25FA" w:rsidRPr="00237F07">
        <w:t>International Hydrographic Organization (</w:t>
      </w:r>
      <w:r w:rsidRPr="00237F07">
        <w:t>IHO</w:t>
      </w:r>
      <w:r w:rsidR="005C25FA" w:rsidRPr="00237F07">
        <w:t>)</w:t>
      </w:r>
      <w:r w:rsidRPr="00237F07">
        <w:t xml:space="preserve">, and </w:t>
      </w:r>
      <w:r w:rsidR="005C25FA" w:rsidRPr="00237F07">
        <w:t>International Electrotechnical Commission (</w:t>
      </w:r>
      <w:r w:rsidRPr="00237F07">
        <w:t>IEC</w:t>
      </w:r>
      <w:r w:rsidR="005C25FA" w:rsidRPr="00237F07">
        <w:t>)</w:t>
      </w:r>
      <w:r w:rsidRPr="00237F07">
        <w:t xml:space="preserve"> standards.</w:t>
      </w:r>
    </w:p>
    <w:p w14:paraId="30646B99" w14:textId="489332A3" w:rsidR="0096094A" w:rsidRPr="00237F07" w:rsidRDefault="00C951BB" w:rsidP="004E61EE">
      <w:pPr>
        <w:spacing w:after="120" w:line="240" w:lineRule="auto"/>
        <w:jc w:val="both"/>
      </w:pPr>
      <w:r w:rsidRPr="00237F07">
        <w:t xml:space="preserve">This </w:t>
      </w:r>
      <w:r w:rsidR="004554DE">
        <w:t>specification</w:t>
      </w:r>
      <w:r w:rsidR="004554DE" w:rsidRPr="00237F07">
        <w:t xml:space="preserve"> </w:t>
      </w:r>
      <w:r w:rsidR="001C07C4" w:rsidRPr="00237F07">
        <w:t>is the</w:t>
      </w:r>
      <w:r w:rsidR="007F33C3" w:rsidRPr="00237F07">
        <w:t xml:space="preserve"> successor to the IHO S-52 </w:t>
      </w:r>
      <w:r w:rsidR="001C07C4" w:rsidRPr="00237F07">
        <w:t>S</w:t>
      </w:r>
      <w:r w:rsidR="007F33C3" w:rsidRPr="00237F07">
        <w:t>tandard for chart content and display in ECDIS</w:t>
      </w:r>
      <w:r w:rsidRPr="00237F07">
        <w:t>.</w:t>
      </w:r>
      <w:r w:rsidR="007F33C3" w:rsidRPr="00237F07">
        <w:t xml:space="preserve"> </w:t>
      </w:r>
      <w:r w:rsidRPr="00237F07">
        <w:t xml:space="preserve">It contains material from S-52 that has been </w:t>
      </w:r>
      <w:r w:rsidR="007F33C3" w:rsidRPr="00237F07">
        <w:t>updated for S-</w:t>
      </w:r>
      <w:proofErr w:type="gramStart"/>
      <w:r w:rsidR="007F33C3" w:rsidRPr="00237F07">
        <w:t>100, but</w:t>
      </w:r>
      <w:proofErr w:type="gramEnd"/>
      <w:r w:rsidR="007F33C3" w:rsidRPr="00237F07">
        <w:t xml:space="preserve"> does not include </w:t>
      </w:r>
      <w:r w:rsidR="00AF7AAF" w:rsidRPr="00237F07">
        <w:t xml:space="preserve">symbol specifications (the S-52 “presentation library”) or portrayal rules </w:t>
      </w:r>
      <w:r w:rsidRPr="00237F07">
        <w:t>because</w:t>
      </w:r>
      <w:r w:rsidR="00AF7AAF" w:rsidRPr="00237F07">
        <w:t xml:space="preserve"> symbols and portrayal rules are now defined in the IHO GI Registry </w:t>
      </w:r>
      <w:r w:rsidR="00C4067C" w:rsidRPr="00237F07">
        <w:t xml:space="preserve">and </w:t>
      </w:r>
      <w:r w:rsidR="00AF7AAF" w:rsidRPr="00237F07">
        <w:t>portrayal catalogues for individual product specifications</w:t>
      </w:r>
      <w:r w:rsidR="007F33C3" w:rsidRPr="00237F07">
        <w:t>.</w:t>
      </w:r>
      <w:r w:rsidR="00277767" w:rsidRPr="00237F07">
        <w:t xml:space="preserve"> This document focuses on </w:t>
      </w:r>
      <w:r w:rsidR="001A6C75" w:rsidRPr="00237F07">
        <w:t xml:space="preserve">the principles for portraying </w:t>
      </w:r>
      <w:r w:rsidR="00277767" w:rsidRPr="00237F07">
        <w:t xml:space="preserve">S-101 </w:t>
      </w:r>
      <w:proofErr w:type="gramStart"/>
      <w:r w:rsidR="00277767" w:rsidRPr="00237F07">
        <w:t>ENC</w:t>
      </w:r>
      <w:proofErr w:type="gramEnd"/>
      <w:r w:rsidR="00277767" w:rsidRPr="00237F07">
        <w:t xml:space="preserve"> and S-100 based data</w:t>
      </w:r>
      <w:r w:rsidR="001A6C75" w:rsidRPr="00237F07">
        <w:t xml:space="preserve"> on ECDIS</w:t>
      </w:r>
      <w:r w:rsidR="00277767" w:rsidRPr="00237F07">
        <w:t xml:space="preserve">. The principles </w:t>
      </w:r>
      <w:r w:rsidR="001A6C75" w:rsidRPr="00237F07">
        <w:t>described herein</w:t>
      </w:r>
      <w:r w:rsidR="00277767" w:rsidRPr="00237F07">
        <w:t xml:space="preserve"> are intended to be compatible with </w:t>
      </w:r>
      <w:r w:rsidR="001A6C75" w:rsidRPr="00237F07">
        <w:t>the corresponding</w:t>
      </w:r>
      <w:r w:rsidR="00277767" w:rsidRPr="00237F07">
        <w:t xml:space="preserve"> requirements </w:t>
      </w:r>
      <w:r w:rsidR="001A6C75" w:rsidRPr="00237F07">
        <w:t>for</w:t>
      </w:r>
      <w:r w:rsidR="00277767" w:rsidRPr="00237F07">
        <w:t xml:space="preserve"> ECDIS portrayal of S-57 ENC</w:t>
      </w:r>
      <w:r w:rsidR="001A6C75" w:rsidRPr="00237F07">
        <w:t>s</w:t>
      </w:r>
      <w:r w:rsidR="00277767" w:rsidRPr="00237F07">
        <w:t>.</w:t>
      </w:r>
    </w:p>
    <w:p w14:paraId="57EDF006" w14:textId="520A6FEE" w:rsidR="00413E27" w:rsidRPr="00237F07" w:rsidRDefault="00E60658" w:rsidP="004E61EE">
      <w:pPr>
        <w:spacing w:after="120" w:line="240" w:lineRule="auto"/>
        <w:jc w:val="both"/>
      </w:pPr>
      <w:r w:rsidRPr="00237F07">
        <w:t xml:space="preserve">This </w:t>
      </w:r>
      <w:r w:rsidR="004554DE">
        <w:t>specification</w:t>
      </w:r>
      <w:r w:rsidR="004554DE" w:rsidRPr="00237F07">
        <w:t xml:space="preserve"> </w:t>
      </w:r>
      <w:r w:rsidRPr="00237F07">
        <w:t xml:space="preserve">does not </w:t>
      </w:r>
      <w:proofErr w:type="gramStart"/>
      <w:r w:rsidRPr="00237F07">
        <w:t>revoke</w:t>
      </w:r>
      <w:proofErr w:type="gramEnd"/>
      <w:r w:rsidRPr="00237F07">
        <w:t xml:space="preserve"> nor does it supersede S-52 in its applicability to the use of S-57 </w:t>
      </w:r>
      <w:r w:rsidR="00BE77A7" w:rsidRPr="00237F07">
        <w:t xml:space="preserve">information </w:t>
      </w:r>
      <w:r w:rsidRPr="00237F07">
        <w:t xml:space="preserve">on ECDIS. </w:t>
      </w:r>
      <w:r w:rsidR="00277767" w:rsidRPr="00237F07">
        <w:t>It</w:t>
      </w:r>
      <w:r w:rsidR="00BE77A7" w:rsidRPr="00237F07">
        <w:t xml:space="preserve"> assumes</w:t>
      </w:r>
      <w:r w:rsidR="00413E27" w:rsidRPr="00237F07">
        <w:t xml:space="preserve"> </w:t>
      </w:r>
      <w:r w:rsidR="00BE77A7" w:rsidRPr="00237F07">
        <w:t>ECDIS will support both S-52/S-57 and S-101 ENCs for the foreseeable future. Such systems should continue to follow the S-52</w:t>
      </w:r>
      <w:r w:rsidR="00277767" w:rsidRPr="00237F07">
        <w:t>/</w:t>
      </w:r>
      <w:r w:rsidR="00BE77A7" w:rsidRPr="00237F07">
        <w:t xml:space="preserve">S-57 </w:t>
      </w:r>
      <w:r w:rsidR="0042425D" w:rsidRPr="00237F07">
        <w:t xml:space="preserve">standards </w:t>
      </w:r>
      <w:r w:rsidR="00277767" w:rsidRPr="00237F07">
        <w:t>for S-57 information</w:t>
      </w:r>
      <w:r w:rsidRPr="00237F07">
        <w:t>.</w:t>
      </w:r>
    </w:p>
    <w:p w14:paraId="208BE7A6" w14:textId="78EAC854" w:rsidR="007B452F" w:rsidRPr="00237F07" w:rsidRDefault="00AF7AAF" w:rsidP="004E61EE">
      <w:pPr>
        <w:spacing w:after="60" w:line="240" w:lineRule="auto"/>
        <w:jc w:val="both"/>
      </w:pPr>
      <w:r w:rsidRPr="00237F07">
        <w:t>ECDIS presentation and user interactions are determined by the following standards:</w:t>
      </w:r>
    </w:p>
    <w:p w14:paraId="7C58E095" w14:textId="3C995BCA" w:rsidR="007B452F" w:rsidRPr="00237F07" w:rsidRDefault="007B452F" w:rsidP="00AE2737">
      <w:pPr>
        <w:pStyle w:val="ListParagraph"/>
        <w:numPr>
          <w:ilvl w:val="0"/>
          <w:numId w:val="12"/>
        </w:numPr>
        <w:spacing w:after="60" w:line="240" w:lineRule="auto"/>
        <w:jc w:val="both"/>
      </w:pPr>
      <w:r w:rsidRPr="00237F07">
        <w:t>IMO</w:t>
      </w:r>
      <w:r w:rsidR="008748FB" w:rsidRPr="00237F07">
        <w:t xml:space="preserve"> standards</w:t>
      </w:r>
      <w:r w:rsidR="00AF7AAF" w:rsidRPr="00237F07">
        <w:t xml:space="preserve"> control p</w:t>
      </w:r>
      <w:r w:rsidR="008748FB" w:rsidRPr="00237F07">
        <w:t>resentation, performance, and user experience</w:t>
      </w:r>
      <w:r w:rsidR="00AF7AAF" w:rsidRPr="00237F07">
        <w:t>. They</w:t>
      </w:r>
      <w:r w:rsidR="008748FB" w:rsidRPr="00237F07">
        <w:t xml:space="preserve"> include standards and guidelines for display and user interaction, </w:t>
      </w:r>
      <w:r w:rsidR="009F7151" w:rsidRPr="00237F07">
        <w:t>including</w:t>
      </w:r>
      <w:r w:rsidR="008748FB" w:rsidRPr="00237F07">
        <w:t xml:space="preserve"> alerts.</w:t>
      </w:r>
    </w:p>
    <w:p w14:paraId="5B17D2A9" w14:textId="77A2188C" w:rsidR="007B452F" w:rsidRPr="00237F07" w:rsidRDefault="007B452F" w:rsidP="00AE2737">
      <w:pPr>
        <w:pStyle w:val="ListParagraph"/>
        <w:numPr>
          <w:ilvl w:val="0"/>
          <w:numId w:val="12"/>
        </w:numPr>
        <w:spacing w:after="60" w:line="240" w:lineRule="auto"/>
        <w:jc w:val="both"/>
      </w:pPr>
      <w:r w:rsidRPr="00237F07">
        <w:t>IHO</w:t>
      </w:r>
      <w:r w:rsidR="008748FB" w:rsidRPr="00237F07">
        <w:t xml:space="preserve"> standards</w:t>
      </w:r>
      <w:r w:rsidR="00AF7AAF" w:rsidRPr="00237F07">
        <w:t xml:space="preserve"> provide t</w:t>
      </w:r>
      <w:r w:rsidR="008748FB" w:rsidRPr="00237F07">
        <w:t>he framework for data content, primarily in S-100</w:t>
      </w:r>
      <w:r w:rsidR="00A53A4E">
        <w:t xml:space="preserve">, </w:t>
      </w:r>
      <w:r w:rsidR="00A53A4E" w:rsidRPr="00A53A4E">
        <w:t>as well as standards for portrayal of hydrographic data</w:t>
      </w:r>
      <w:r w:rsidR="0013502A" w:rsidRPr="00237F07">
        <w:t>.</w:t>
      </w:r>
      <w:r w:rsidR="008748FB" w:rsidRPr="00237F07">
        <w:t xml:space="preserve"> S-100 also provides an abstract specification for visual interoperability; </w:t>
      </w:r>
      <w:r w:rsidR="0013502A" w:rsidRPr="00237F07">
        <w:t xml:space="preserve">for ECDIS, </w:t>
      </w:r>
      <w:del w:id="123" w:author="jonathan pritchard" w:date="2025-08-07T10:40:00Z" w16du:dateUtc="2025-08-07T09:40:00Z">
        <w:r w:rsidR="00F27D30" w:rsidRPr="00237F07" w:rsidDel="00A73DCC">
          <w:delText xml:space="preserve">details about </w:delText>
        </w:r>
      </w:del>
      <w:r w:rsidR="0013502A" w:rsidRPr="00237F07">
        <w:t xml:space="preserve">interoperability </w:t>
      </w:r>
      <w:ins w:id="124" w:author="jonathan pritchard" w:date="2025-08-07T10:40:00Z" w16du:dateUtc="2025-08-07T09:40:00Z">
        <w:r w:rsidR="00A73DCC">
          <w:t xml:space="preserve">requirements </w:t>
        </w:r>
      </w:ins>
      <w:r w:rsidR="00F27D30" w:rsidRPr="00237F07">
        <w:t>are</w:t>
      </w:r>
      <w:r w:rsidR="0013502A" w:rsidRPr="00237F07">
        <w:t xml:space="preserve"> specified</w:t>
      </w:r>
      <w:r w:rsidR="008748FB" w:rsidRPr="00237F07">
        <w:t xml:space="preserve"> </w:t>
      </w:r>
      <w:r w:rsidR="0013502A" w:rsidRPr="00237F07">
        <w:t>in</w:t>
      </w:r>
      <w:r w:rsidR="008748FB" w:rsidRPr="00237F07">
        <w:t xml:space="preserve"> S-98.</w:t>
      </w:r>
      <w:r w:rsidR="00A53A4E" w:rsidRPr="00A53A4E">
        <w:t xml:space="preserve"> IHO standards additionally provide methods of test and required test results for portrayal and </w:t>
      </w:r>
      <w:proofErr w:type="gramStart"/>
      <w:r w:rsidR="00A53A4E" w:rsidRPr="00A53A4E">
        <w:t>interoperability,</w:t>
      </w:r>
      <w:proofErr w:type="gramEnd"/>
      <w:r w:rsidR="00A53A4E" w:rsidRPr="00A53A4E">
        <w:t xml:space="preserve"> these are in S-64 (for S-57) and S-164 (for S-100).</w:t>
      </w:r>
    </w:p>
    <w:p w14:paraId="04CD5E8C" w14:textId="6E084E1D" w:rsidR="007B452F" w:rsidRPr="00237F07" w:rsidRDefault="007B452F" w:rsidP="00AE2737">
      <w:pPr>
        <w:pStyle w:val="ListParagraph"/>
        <w:numPr>
          <w:ilvl w:val="0"/>
          <w:numId w:val="12"/>
        </w:numPr>
        <w:spacing w:after="60" w:line="240" w:lineRule="auto"/>
        <w:jc w:val="both"/>
      </w:pPr>
      <w:r w:rsidRPr="00237F07">
        <w:t>IEC</w:t>
      </w:r>
      <w:r w:rsidR="008748FB" w:rsidRPr="00237F07">
        <w:t xml:space="preserve"> standards </w:t>
      </w:r>
      <w:r w:rsidR="0013502A" w:rsidRPr="00237F07">
        <w:t>describe</w:t>
      </w:r>
      <w:r w:rsidR="001A6C75" w:rsidRPr="00237F07">
        <w:t xml:space="preserve"> </w:t>
      </w:r>
      <w:r w:rsidR="0013502A" w:rsidRPr="00237F07">
        <w:t xml:space="preserve">methods and </w:t>
      </w:r>
      <w:proofErr w:type="gramStart"/>
      <w:r w:rsidR="0013502A" w:rsidRPr="00237F07">
        <w:t>required</w:t>
      </w:r>
      <w:proofErr w:type="gramEnd"/>
      <w:r w:rsidR="0013502A" w:rsidRPr="00237F07">
        <w:t xml:space="preserve"> results for</w:t>
      </w:r>
      <w:r w:rsidR="008748FB" w:rsidRPr="00237F07">
        <w:t xml:space="preserve"> equipment and system testing.</w:t>
      </w:r>
    </w:p>
    <w:p w14:paraId="016DD7EF" w14:textId="14649A5F" w:rsidR="008748FB" w:rsidRPr="00237F07" w:rsidRDefault="0013502A" w:rsidP="00AE2737">
      <w:pPr>
        <w:pStyle w:val="ListParagraph"/>
        <w:numPr>
          <w:ilvl w:val="0"/>
          <w:numId w:val="12"/>
        </w:numPr>
        <w:spacing w:after="120" w:line="240" w:lineRule="auto"/>
        <w:jc w:val="both"/>
      </w:pPr>
      <w:r w:rsidRPr="00237F07">
        <w:t>Data p</w:t>
      </w:r>
      <w:r w:rsidR="008748FB" w:rsidRPr="00237F07">
        <w:t xml:space="preserve">roduct specifications </w:t>
      </w:r>
      <w:r w:rsidR="00451A0E" w:rsidRPr="00237F07">
        <w:t>describe the content, data formats,</w:t>
      </w:r>
      <w:r w:rsidR="00E558AF" w:rsidRPr="00237F07">
        <w:t xml:space="preserve"> symbols,</w:t>
      </w:r>
      <w:r w:rsidR="00451A0E" w:rsidRPr="00237F07">
        <w:t xml:space="preserve"> portrayal</w:t>
      </w:r>
      <w:r w:rsidR="00E558AF" w:rsidRPr="00237F07">
        <w:t xml:space="preserve"> rules</w:t>
      </w:r>
      <w:r w:rsidR="00451A0E" w:rsidRPr="00237F07">
        <w:t>, packaging, and delivery, of individual data products</w:t>
      </w:r>
      <w:r w:rsidR="008748FB" w:rsidRPr="00237F07">
        <w:t xml:space="preserve">. </w:t>
      </w:r>
      <w:r w:rsidR="00451A0E" w:rsidRPr="00237F07">
        <w:t xml:space="preserve">For ECDIS, the basic data product is S-101 (Electronic Navigational Charts). Other </w:t>
      </w:r>
      <w:r w:rsidR="00E558AF" w:rsidRPr="00237F07">
        <w:t>product</w:t>
      </w:r>
      <w:r w:rsidR="00C4067C" w:rsidRPr="00237F07">
        <w:t>s</w:t>
      </w:r>
      <w:r w:rsidR="008748FB" w:rsidRPr="00237F07">
        <w:t xml:space="preserve"> </w:t>
      </w:r>
      <w:r w:rsidR="00451A0E" w:rsidRPr="00237F07">
        <w:t>describe</w:t>
      </w:r>
      <w:r w:rsidR="008748FB" w:rsidRPr="00237F07">
        <w:t xml:space="preserve"> </w:t>
      </w:r>
      <w:r w:rsidR="00451A0E" w:rsidRPr="00237F07">
        <w:t>additional information relevant to navigation</w:t>
      </w:r>
      <w:r w:rsidR="008748FB" w:rsidRPr="00237F07">
        <w:t xml:space="preserve">, </w:t>
      </w:r>
      <w:r w:rsidR="00E558AF" w:rsidRPr="00237F07">
        <w:t xml:space="preserve">for example, bathymetry, currents, water levels, regulated areas, </w:t>
      </w:r>
      <w:r w:rsidR="00BA654F" w:rsidRPr="00237F07">
        <w:t>services</w:t>
      </w:r>
      <w:r w:rsidR="00C4067C" w:rsidRPr="00237F07">
        <w:t xml:space="preserve"> and</w:t>
      </w:r>
      <w:r w:rsidR="00E558AF" w:rsidRPr="00237F07">
        <w:t xml:space="preserve"> weather</w:t>
      </w:r>
      <w:r w:rsidR="00C4067C" w:rsidRPr="00237F07">
        <w:t>.</w:t>
      </w:r>
    </w:p>
    <w:p w14:paraId="0E4B2726" w14:textId="1ED07282" w:rsidR="00451A0E" w:rsidRPr="00237F07" w:rsidRDefault="00E558AF" w:rsidP="004E61EE">
      <w:pPr>
        <w:spacing w:after="120" w:line="240" w:lineRule="auto"/>
        <w:jc w:val="both"/>
      </w:pPr>
      <w:r w:rsidRPr="00237F07">
        <w:t xml:space="preserve">The standards </w:t>
      </w:r>
      <w:r w:rsidR="008D36AB" w:rsidRPr="00237F07">
        <w:t xml:space="preserve">that are </w:t>
      </w:r>
      <w:r w:rsidRPr="00237F07">
        <w:t xml:space="preserve">current at the time of writing of this </w:t>
      </w:r>
      <w:r w:rsidR="004554DE">
        <w:t>specification</w:t>
      </w:r>
      <w:r w:rsidR="004554DE" w:rsidRPr="00237F07">
        <w:t xml:space="preserve"> </w:t>
      </w:r>
      <w:r w:rsidRPr="00237F07">
        <w:t xml:space="preserve">are listed in the References section. </w:t>
      </w:r>
      <w:r w:rsidR="00451A0E" w:rsidRPr="00237F07">
        <w:t xml:space="preserve">More detailed information about the various standards is provided in </w:t>
      </w:r>
      <w:r w:rsidR="009C26C0" w:rsidRPr="00237F07">
        <w:t xml:space="preserve">S-100 </w:t>
      </w:r>
      <w:r w:rsidR="00451A0E" w:rsidRPr="00237F07">
        <w:t>Part 16</w:t>
      </w:r>
      <w:r w:rsidR="001D420D">
        <w:t>a</w:t>
      </w:r>
      <w:r w:rsidR="00451A0E" w:rsidRPr="00237F07">
        <w:t>.</w:t>
      </w:r>
    </w:p>
    <w:p w14:paraId="3AEB7C84" w14:textId="7BA4374E" w:rsidR="007B452F" w:rsidRDefault="008937C6" w:rsidP="004E61EE">
      <w:pPr>
        <w:spacing w:after="120" w:line="240" w:lineRule="auto"/>
        <w:jc w:val="both"/>
        <w:rPr>
          <w:lang w:eastAsia="en-US"/>
        </w:rPr>
      </w:pPr>
      <w:r w:rsidRPr="00237F07">
        <w:t>Application developers should obtain a</w:t>
      </w:r>
      <w:r w:rsidR="00C4067C" w:rsidRPr="00237F07">
        <w:t>n</w:t>
      </w:r>
      <w:r w:rsidRPr="00237F07">
        <w:t xml:space="preserve"> up-to-date set of applicable standards and specifications from the relevant organisations. </w:t>
      </w:r>
      <w:r w:rsidR="008748FB" w:rsidRPr="00237F07">
        <w:t xml:space="preserve">Developers must conform to the mandatory requirements of the </w:t>
      </w:r>
      <w:proofErr w:type="gramStart"/>
      <w:r w:rsidR="008748FB" w:rsidRPr="00237F07">
        <w:t>particular standards</w:t>
      </w:r>
      <w:proofErr w:type="gramEnd"/>
      <w:r w:rsidR="008748FB" w:rsidRPr="00237F07">
        <w:t xml:space="preserve"> which apply to an application or system. In case of a conflict between this </w:t>
      </w:r>
      <w:r w:rsidR="004554DE">
        <w:t>specification</w:t>
      </w:r>
      <w:r w:rsidR="004554DE" w:rsidRPr="00237F07">
        <w:t xml:space="preserve"> </w:t>
      </w:r>
      <w:r w:rsidR="008748FB" w:rsidRPr="00237F07">
        <w:t xml:space="preserve">and a mandatory requirement in an applicable standard, the requirement in the standard supersedes the guidance in this </w:t>
      </w:r>
      <w:r w:rsidR="004554DE">
        <w:t>specification</w:t>
      </w:r>
      <w:r w:rsidR="008748FB" w:rsidRPr="00237F07">
        <w:t>.</w:t>
      </w:r>
      <w:r w:rsidR="00D748F6">
        <w:t xml:space="preserve"> </w:t>
      </w:r>
      <w:r w:rsidR="00D748F6" w:rsidRPr="00B812CA">
        <w:rPr>
          <w:lang w:eastAsia="en-US"/>
        </w:rPr>
        <w:t xml:space="preserve">Manufacturers, type-approval authorities, and above all Mariners, are always encouraged to contact the IHO </w:t>
      </w:r>
      <w:r w:rsidR="007F244A">
        <w:rPr>
          <w:lang w:eastAsia="en-US"/>
        </w:rPr>
        <w:t>to provide feedback</w:t>
      </w:r>
      <w:r w:rsidR="00D748F6" w:rsidRPr="00B812CA">
        <w:rPr>
          <w:lang w:eastAsia="en-US"/>
        </w:rPr>
        <w:t xml:space="preserve"> that they may have about the ECDIS display, in order that th</w:t>
      </w:r>
      <w:r w:rsidR="004554DE">
        <w:rPr>
          <w:lang w:eastAsia="en-US"/>
        </w:rPr>
        <w:t>is</w:t>
      </w:r>
      <w:r w:rsidR="00D748F6" w:rsidRPr="00B812CA">
        <w:rPr>
          <w:lang w:eastAsia="en-US"/>
        </w:rPr>
        <w:t xml:space="preserve"> </w:t>
      </w:r>
      <w:r w:rsidR="004554DE">
        <w:rPr>
          <w:lang w:eastAsia="en-US"/>
        </w:rPr>
        <w:t>s</w:t>
      </w:r>
      <w:r w:rsidR="00D748F6" w:rsidRPr="00B812CA">
        <w:rPr>
          <w:lang w:eastAsia="en-US"/>
        </w:rPr>
        <w:t>pecification can be kept effective and up to date.</w:t>
      </w:r>
    </w:p>
    <w:p w14:paraId="74DA086D" w14:textId="6309A303" w:rsidR="008172D8" w:rsidRPr="00237F07" w:rsidRDefault="00C23C23" w:rsidP="004E61EE">
      <w:pPr>
        <w:spacing w:after="120" w:line="240" w:lineRule="auto"/>
        <w:jc w:val="both"/>
      </w:pPr>
      <w:r w:rsidRPr="00237F07">
        <w:t>Th</w:t>
      </w:r>
      <w:r w:rsidR="001D420D">
        <w:t>is</w:t>
      </w:r>
      <w:r w:rsidRPr="00237F07">
        <w:t xml:space="preserve"> specification </w:t>
      </w:r>
      <w:r w:rsidR="001D420D">
        <w:t>al</w:t>
      </w:r>
      <w:r w:rsidRPr="00237F07">
        <w:t>so app</w:t>
      </w:r>
      <w:r w:rsidR="001D420D">
        <w:t>lies</w:t>
      </w:r>
      <w:r w:rsidRPr="00237F07">
        <w:t xml:space="preserve"> to navigation displays in an Integrated Navigation System (INS) which </w:t>
      </w:r>
      <w:r w:rsidR="009F7151" w:rsidRPr="00237F07">
        <w:t>fulfil</w:t>
      </w:r>
      <w:r w:rsidRPr="00237F07">
        <w:t xml:space="preserve"> the role of an ECDIS.</w:t>
      </w:r>
      <w:r w:rsidR="00D748F6">
        <w:t xml:space="preserve"> </w:t>
      </w:r>
      <w:r w:rsidR="008B441C" w:rsidRPr="00237F07">
        <w:t xml:space="preserve">Users of this document should refer to </w:t>
      </w:r>
      <w:r w:rsidR="00C4067C" w:rsidRPr="00237F07">
        <w:t xml:space="preserve">IEC </w:t>
      </w:r>
      <w:r w:rsidR="008B441C" w:rsidRPr="00237F07">
        <w:t>publications when dealing with implementation testing.</w:t>
      </w:r>
    </w:p>
    <w:p w14:paraId="62D86F4C" w14:textId="77777777" w:rsidR="004554DE" w:rsidRDefault="004554DE" w:rsidP="004554DE">
      <w:pPr>
        <w:spacing w:after="120"/>
        <w:jc w:val="both"/>
      </w:pPr>
      <w:bookmarkStart w:id="125" w:name="_Toc38829536"/>
      <w:bookmarkStart w:id="126" w:name="_Toc38830039"/>
      <w:bookmarkStart w:id="127" w:name="_Toc38936204"/>
      <w:bookmarkStart w:id="128" w:name="_Toc40990380"/>
      <w:bookmarkStart w:id="129" w:name="_Toc484523815"/>
      <w:bookmarkEnd w:id="125"/>
      <w:bookmarkEnd w:id="126"/>
      <w:bookmarkEnd w:id="127"/>
      <w:bookmarkEnd w:id="128"/>
      <w:r>
        <w:t xml:space="preserve">This document contains the main requirements and guidance for development of S-100 ECDIS. </w:t>
      </w:r>
      <w:r w:rsidRPr="00773509">
        <w:t xml:space="preserve">Mariners and other users will receive different S-100-based data products, each providing one or more information layers, and will often need to view some of the information layers simultaneously on a S-100 compatible ECDIS as well as in other ship and shore-based scenarios. </w:t>
      </w:r>
      <w:r>
        <w:t xml:space="preserve"> </w:t>
      </w:r>
    </w:p>
    <w:p w14:paraId="4876EE24" w14:textId="77777777" w:rsidR="001D420D" w:rsidRPr="00F06772" w:rsidRDefault="004554DE">
      <w:pPr>
        <w:spacing w:after="120"/>
        <w:jc w:val="both"/>
        <w:rPr>
          <w:strike/>
          <w:rPrChange w:id="130" w:author="jonathan pritchard" w:date="2025-08-07T07:12:00Z" w16du:dateUtc="2025-08-07T06:12:00Z">
            <w:rPr/>
          </w:rPrChange>
        </w:rPr>
      </w:pPr>
      <w:r w:rsidRPr="00F06772">
        <w:rPr>
          <w:strike/>
          <w:rPrChange w:id="131" w:author="jonathan pritchard" w:date="2025-08-07T07:12:00Z" w16du:dateUtc="2025-08-07T06:12:00Z">
            <w:rPr/>
          </w:rPrChange>
        </w:rPr>
        <w:t xml:space="preserve">The smooth interoperability and harmonized user-friendly graphical presentations of these various products is therefore necessary. The rules for interoperation and harmonized graphical presentations of </w:t>
      </w:r>
      <w:r w:rsidRPr="00F06772">
        <w:rPr>
          <w:strike/>
          <w:rPrChange w:id="132" w:author="jonathan pritchard" w:date="2025-08-07T07:12:00Z" w16du:dateUtc="2025-08-07T06:12:00Z">
            <w:rPr/>
          </w:rPrChange>
        </w:rPr>
        <w:lastRenderedPageBreak/>
        <w:t xml:space="preserve">S-100 data products are contained in an </w:t>
      </w:r>
      <w:r w:rsidRPr="00F06772">
        <w:rPr>
          <w:i/>
          <w:strike/>
          <w:rPrChange w:id="133" w:author="jonathan pritchard" w:date="2025-08-07T07:12:00Z" w16du:dateUtc="2025-08-07T06:12:00Z">
            <w:rPr>
              <w:i/>
            </w:rPr>
          </w:rPrChange>
        </w:rPr>
        <w:t>Interoperability Catalogue</w:t>
      </w:r>
      <w:r w:rsidRPr="00F06772">
        <w:rPr>
          <w:strike/>
          <w:rPrChange w:id="134" w:author="jonathan pritchard" w:date="2025-08-07T07:12:00Z" w16du:dateUtc="2025-08-07T06:12:00Z">
            <w:rPr/>
          </w:rPrChange>
        </w:rPr>
        <w:t>, which describes how groups of products are to be used and displayed simultaneously.</w:t>
      </w:r>
      <w:bookmarkEnd w:id="129"/>
      <w:r w:rsidRPr="00F06772">
        <w:rPr>
          <w:strike/>
          <w:rPrChange w:id="135" w:author="jonathan pritchard" w:date="2025-08-07T07:12:00Z" w16du:dateUtc="2025-08-07T06:12:00Z">
            <w:rPr/>
          </w:rPrChange>
        </w:rPr>
        <w:t xml:space="preserve"> </w:t>
      </w:r>
      <w:bookmarkStart w:id="136" w:name="_Toc484523816"/>
    </w:p>
    <w:p w14:paraId="0545F5CA" w14:textId="093F242E" w:rsidR="004554DE" w:rsidRPr="00F06772" w:rsidRDefault="004554DE">
      <w:pPr>
        <w:spacing w:after="120"/>
        <w:jc w:val="both"/>
        <w:rPr>
          <w:strike/>
          <w:rPrChange w:id="137" w:author="jonathan pritchard" w:date="2025-08-07T07:11:00Z" w16du:dateUtc="2025-08-07T06:11:00Z">
            <w:rPr/>
          </w:rPrChange>
        </w:rPr>
      </w:pPr>
      <w:r w:rsidRPr="00F06772">
        <w:rPr>
          <w:strike/>
          <w:rPrChange w:id="138" w:author="jonathan pritchard" w:date="2025-08-07T07:11:00Z" w16du:dateUtc="2025-08-07T06:11:00Z">
            <w:rPr/>
          </w:rPrChange>
        </w:rPr>
        <w:t>Annex A to this Specification describes the structure, usage and rules for development of Interoperability Catalogues that can be used by systems to control the simultaneous use and display of two or more S-100 based data products.</w:t>
      </w:r>
      <w:bookmarkEnd w:id="136"/>
      <w:r w:rsidRPr="00F06772">
        <w:rPr>
          <w:strike/>
          <w:rPrChange w:id="139" w:author="jonathan pritchard" w:date="2025-08-07T07:11:00Z" w16du:dateUtc="2025-08-07T06:11:00Z">
            <w:rPr/>
          </w:rPrChange>
        </w:rPr>
        <w:t xml:space="preserve"> It is an implementation of the abstract interoperability concepts described in S-100 Part 16.</w:t>
      </w:r>
      <w:r w:rsidR="001D420D" w:rsidRPr="00F06772">
        <w:rPr>
          <w:strike/>
          <w:rPrChange w:id="140" w:author="jonathan pritchard" w:date="2025-08-07T07:11:00Z" w16du:dateUtc="2025-08-07T06:11:00Z">
            <w:rPr/>
          </w:rPrChange>
        </w:rPr>
        <w:t xml:space="preserve"> Part A and B of this specification </w:t>
      </w:r>
      <w:r w:rsidR="007F244A" w:rsidRPr="00F06772">
        <w:rPr>
          <w:strike/>
          <w:rPrChange w:id="141" w:author="jonathan pritchard" w:date="2025-08-07T07:11:00Z" w16du:dateUtc="2025-08-07T06:11:00Z">
            <w:rPr/>
          </w:rPrChange>
        </w:rPr>
        <w:t xml:space="preserve">define </w:t>
      </w:r>
      <w:r w:rsidR="00FB64A7" w:rsidRPr="00F06772">
        <w:rPr>
          <w:strike/>
          <w:rPrChange w:id="142" w:author="jonathan pritchard" w:date="2025-08-07T07:11:00Z" w16du:dateUtc="2025-08-07T06:11:00Z">
            <w:rPr/>
          </w:rPrChange>
        </w:rPr>
        <w:t>levels 1 and 2 respectively.</w:t>
      </w:r>
    </w:p>
    <w:p w14:paraId="418C945C" w14:textId="79805395" w:rsidR="001D420D" w:rsidRPr="00F06772" w:rsidRDefault="001D420D" w:rsidP="002D7DEE">
      <w:pPr>
        <w:spacing w:after="120"/>
        <w:jc w:val="both"/>
        <w:rPr>
          <w:strike/>
          <w:rPrChange w:id="143" w:author="jonathan pritchard" w:date="2025-08-07T07:11:00Z" w16du:dateUtc="2025-08-07T06:11:00Z">
            <w:rPr/>
          </w:rPrChange>
        </w:rPr>
      </w:pPr>
      <w:r w:rsidRPr="00F06772">
        <w:rPr>
          <w:b/>
          <w:bCs/>
          <w:strike/>
          <w:rPrChange w:id="144" w:author="jonathan pritchard" w:date="2025-08-07T07:11:00Z" w16du:dateUtc="2025-08-07T06:11:00Z">
            <w:rPr>
              <w:b/>
              <w:bCs/>
            </w:rPr>
          </w:rPrChange>
        </w:rPr>
        <w:t xml:space="preserve">Note: </w:t>
      </w:r>
      <w:r w:rsidRPr="00F06772">
        <w:rPr>
          <w:strike/>
          <w:rPrChange w:id="145" w:author="jonathan pritchard" w:date="2025-08-07T07:11:00Z" w16du:dateUtc="2025-08-07T06:11:00Z">
            <w:rPr/>
          </w:rPrChange>
        </w:rPr>
        <w:t>the current edition of S-98 does not use the full interoperability specification, it is included on the basis that it is highly likely to be brought in in a future edition.</w:t>
      </w:r>
    </w:p>
    <w:p w14:paraId="697FD68D" w14:textId="15B01C10" w:rsidR="0064639B" w:rsidRPr="00237F07" w:rsidRDefault="0064639B" w:rsidP="00AE3E22">
      <w:pPr>
        <w:pStyle w:val="Heading1"/>
      </w:pPr>
      <w:bookmarkStart w:id="146" w:name="_Toc194067042"/>
      <w:r w:rsidRPr="00237F07">
        <w:t>References</w:t>
      </w:r>
      <w:bookmarkEnd w:id="146"/>
    </w:p>
    <w:p w14:paraId="263D91F4" w14:textId="7B06BD9B" w:rsidR="0096295A" w:rsidRDefault="0096295A" w:rsidP="00DB7CFE">
      <w:pPr>
        <w:pStyle w:val="Heading2"/>
      </w:pPr>
      <w:bookmarkStart w:id="147" w:name="_Toc194067043"/>
      <w:commentRangeStart w:id="148"/>
      <w:r w:rsidRPr="00237F07">
        <w:t>Normative references</w:t>
      </w:r>
      <w:bookmarkEnd w:id="147"/>
      <w:commentRangeEnd w:id="148"/>
      <w:r w:rsidR="00E22192">
        <w:rPr>
          <w:rStyle w:val="CommentReference"/>
          <w:rFonts w:eastAsia="MS Mincho"/>
          <w:b w:val="0"/>
          <w:bCs w:val="0"/>
        </w:rPr>
        <w:commentReference w:id="148"/>
      </w:r>
    </w:p>
    <w:p w14:paraId="6BD7343C" w14:textId="3530E47E" w:rsidR="00B727EB" w:rsidRPr="00237F07" w:rsidRDefault="00B727EB" w:rsidP="004E61EE">
      <w:pPr>
        <w:spacing w:after="120" w:line="240" w:lineRule="auto"/>
        <w:ind w:left="1418" w:hanging="1418"/>
        <w:jc w:val="both"/>
        <w:rPr>
          <w:lang w:eastAsia="en-GB"/>
        </w:rPr>
      </w:pPr>
      <w:bookmarkStart w:id="149" w:name="_Hlk38497336"/>
      <w:r w:rsidRPr="00237F07">
        <w:rPr>
          <w:lang w:eastAsia="en-GB"/>
        </w:rPr>
        <w:t>A.1021(26)</w:t>
      </w:r>
      <w:r w:rsidRPr="00237F07">
        <w:rPr>
          <w:lang w:eastAsia="en-GB"/>
        </w:rPr>
        <w:tab/>
      </w:r>
      <w:r w:rsidRPr="00237F07">
        <w:rPr>
          <w:i/>
          <w:lang w:eastAsia="en-GB"/>
        </w:rPr>
        <w:t>Code on Alerts and Indicators</w:t>
      </w:r>
      <w:r w:rsidR="005A4E20" w:rsidRPr="00237F07">
        <w:rPr>
          <w:i/>
          <w:lang w:eastAsia="en-GB"/>
        </w:rPr>
        <w:t xml:space="preserve"> (2009)</w:t>
      </w:r>
      <w:r w:rsidR="005A4E20" w:rsidRPr="00237F07">
        <w:rPr>
          <w:lang w:eastAsia="en-GB"/>
        </w:rPr>
        <w:t>,</w:t>
      </w:r>
      <w:r w:rsidRPr="00237F07">
        <w:rPr>
          <w:lang w:eastAsia="en-GB"/>
        </w:rPr>
        <w:t xml:space="preserve"> IMO Resolution A.1021(26), 2009.</w:t>
      </w:r>
    </w:p>
    <w:bookmarkEnd w:id="149"/>
    <w:p w14:paraId="16E11171" w14:textId="7399CF4A" w:rsidR="004D3C45" w:rsidRPr="00237F07" w:rsidRDefault="004D3C45" w:rsidP="004E61EE">
      <w:pPr>
        <w:spacing w:after="120" w:line="240" w:lineRule="auto"/>
        <w:ind w:left="1418" w:hanging="1418"/>
        <w:jc w:val="both"/>
        <w:rPr>
          <w:lang w:eastAsia="en-GB"/>
        </w:rPr>
      </w:pPr>
      <w:r w:rsidRPr="00237F07">
        <w:rPr>
          <w:lang w:eastAsia="en-GB"/>
        </w:rPr>
        <w:t>IEC 60945</w:t>
      </w:r>
      <w:r w:rsidRPr="00237F07">
        <w:rPr>
          <w:lang w:eastAsia="en-GB"/>
        </w:rPr>
        <w:tab/>
      </w:r>
      <w:r w:rsidRPr="00237F07">
        <w:rPr>
          <w:i/>
          <w:lang w:eastAsia="en-GB"/>
        </w:rPr>
        <w:t>Maritime navigation and radiocommunication equipment and systems – General requirements – Methods of testing and required test results</w:t>
      </w:r>
      <w:r w:rsidR="00703B5C" w:rsidRPr="00237F07">
        <w:rPr>
          <w:lang w:eastAsia="en-GB"/>
        </w:rPr>
        <w:t>,</w:t>
      </w:r>
      <w:r w:rsidRPr="00237F07">
        <w:rPr>
          <w:lang w:eastAsia="en-GB"/>
        </w:rPr>
        <w:t xml:space="preserve"> International Electrotechnical Commission (IEC), Fourth Edition, 2002.</w:t>
      </w:r>
    </w:p>
    <w:p w14:paraId="7CB627EA" w14:textId="77777777" w:rsidR="00C56536" w:rsidRDefault="00B727EB" w:rsidP="004E61EE">
      <w:pPr>
        <w:spacing w:after="120" w:line="240" w:lineRule="auto"/>
        <w:ind w:left="1418" w:hanging="1418"/>
        <w:jc w:val="both"/>
        <w:rPr>
          <w:lang w:eastAsia="en-GB"/>
        </w:rPr>
      </w:pPr>
      <w:r w:rsidRPr="00237F07">
        <w:rPr>
          <w:lang w:eastAsia="en-GB"/>
        </w:rPr>
        <w:t>IEC 61174</w:t>
      </w:r>
      <w:r w:rsidRPr="00237F07">
        <w:rPr>
          <w:lang w:eastAsia="en-GB"/>
        </w:rPr>
        <w:tab/>
      </w:r>
      <w:r w:rsidRPr="00237F07">
        <w:rPr>
          <w:i/>
          <w:lang w:eastAsia="en-GB"/>
        </w:rPr>
        <w:t>Maritime navigation and radiocommunication equipment and systems – Electronic chart display and information system (ECDIS) – Operational and performance requirements, methods of testing and required test results</w:t>
      </w:r>
      <w:r w:rsidR="00703B5C" w:rsidRPr="00237F07">
        <w:rPr>
          <w:lang w:eastAsia="en-GB"/>
        </w:rPr>
        <w:t>,</w:t>
      </w:r>
      <w:r w:rsidRPr="00237F07">
        <w:rPr>
          <w:lang w:eastAsia="en-GB"/>
        </w:rPr>
        <w:t xml:space="preserve"> International Electrotechnical Commission (IEC)</w:t>
      </w:r>
    </w:p>
    <w:p w14:paraId="4C87F8B1" w14:textId="565BB0FB" w:rsidR="00B727EB" w:rsidRDefault="00B727EB" w:rsidP="004E61EE">
      <w:pPr>
        <w:spacing w:after="120" w:line="240" w:lineRule="auto"/>
        <w:ind w:left="1418" w:hanging="1418"/>
        <w:jc w:val="both"/>
        <w:rPr>
          <w:lang w:eastAsia="en-GB"/>
        </w:rPr>
      </w:pPr>
      <w:r w:rsidRPr="00237F07">
        <w:rPr>
          <w:lang w:eastAsia="en-GB"/>
        </w:rPr>
        <w:t>IEC 62288</w:t>
      </w:r>
      <w:r w:rsidRPr="00237F07">
        <w:rPr>
          <w:lang w:eastAsia="en-GB"/>
        </w:rPr>
        <w:tab/>
      </w:r>
      <w:r w:rsidR="00335E14" w:rsidRPr="00237F07">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237F07">
        <w:rPr>
          <w:lang w:eastAsia="en-GB"/>
        </w:rPr>
        <w:t>,</w:t>
      </w:r>
      <w:r w:rsidR="00335E14" w:rsidRPr="00237F07">
        <w:rPr>
          <w:lang w:eastAsia="en-GB"/>
        </w:rPr>
        <w:t xml:space="preserve"> International Electrotechnical Commission (IEC), Edition </w:t>
      </w:r>
      <w:r w:rsidR="00AD76F5" w:rsidRPr="00B77A92">
        <w:rPr>
          <w:lang w:eastAsia="en-GB"/>
        </w:rPr>
        <w:t>3</w:t>
      </w:r>
      <w:r w:rsidR="00335E14" w:rsidRPr="00237F07">
        <w:rPr>
          <w:lang w:eastAsia="en-GB"/>
        </w:rPr>
        <w:t xml:space="preserve">.0, </w:t>
      </w:r>
      <w:r w:rsidR="00AD76F5" w:rsidRPr="00B77A92">
        <w:rPr>
          <w:lang w:eastAsia="en-GB"/>
        </w:rPr>
        <w:t>2021</w:t>
      </w:r>
      <w:r w:rsidR="00335E14" w:rsidRPr="00237F07">
        <w:rPr>
          <w:lang w:eastAsia="en-GB"/>
        </w:rPr>
        <w:t>.</w:t>
      </w:r>
    </w:p>
    <w:p w14:paraId="73CD0B53" w14:textId="36219E3C" w:rsidR="00425B5E" w:rsidRPr="00237F07" w:rsidRDefault="00425B5E" w:rsidP="004E61EE">
      <w:pPr>
        <w:spacing w:after="120" w:line="240" w:lineRule="auto"/>
        <w:ind w:left="1418" w:hanging="1418"/>
        <w:jc w:val="both"/>
        <w:rPr>
          <w:lang w:eastAsia="en-GB"/>
        </w:rPr>
      </w:pPr>
      <w:r w:rsidRPr="00425B5E">
        <w:rPr>
          <w:lang w:eastAsia="en-GB"/>
        </w:rPr>
        <w:t>IEC 63173-2</w:t>
      </w:r>
      <w:r>
        <w:rPr>
          <w:lang w:eastAsia="en-GB"/>
        </w:rPr>
        <w:tab/>
      </w:r>
      <w:r w:rsidRPr="00425B5E">
        <w:rPr>
          <w:lang w:eastAsia="en-GB"/>
        </w:rPr>
        <w:t>Maritime navigation and radiocommunication equipment and systems - Data interfaces - Part 2: Secure communication between ship and shore (SECOM)</w:t>
      </w:r>
    </w:p>
    <w:p w14:paraId="78CC5B88" w14:textId="620F5077" w:rsidR="000E7565" w:rsidRPr="00237F07" w:rsidRDefault="000E7565"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191(79)</w:t>
      </w:r>
      <w:r w:rsidRPr="00237F07">
        <w:rPr>
          <w:lang w:eastAsia="en-GB"/>
        </w:rPr>
        <w:tab/>
      </w:r>
      <w:r w:rsidRPr="00237F07">
        <w:rPr>
          <w:i/>
          <w:lang w:eastAsia="en-GB"/>
        </w:rPr>
        <w:t>Amendments to the Performance Standards for the Presentation of Navigation-Related Information on Shipborne Navigational Displays</w:t>
      </w:r>
      <w:r w:rsidRPr="00237F07">
        <w:rPr>
          <w:lang w:eastAsia="en-GB"/>
        </w:rPr>
        <w:t xml:space="preserve">, IMO Resolution MSC.191(79), </w:t>
      </w:r>
      <w:r w:rsidR="007F49B3" w:rsidRPr="00237F07">
        <w:rPr>
          <w:lang w:eastAsia="en-GB"/>
        </w:rPr>
        <w:t>2004</w:t>
      </w:r>
      <w:r w:rsidRPr="00237F07">
        <w:rPr>
          <w:lang w:eastAsia="en-GB"/>
        </w:rPr>
        <w:t>. As amended by MSC</w:t>
      </w:r>
      <w:r w:rsidR="007F49B3" w:rsidRPr="00237F07">
        <w:rPr>
          <w:lang w:eastAsia="en-GB"/>
        </w:rPr>
        <w:t xml:space="preserve"> 466(101).</w:t>
      </w:r>
    </w:p>
    <w:p w14:paraId="12D33703" w14:textId="6E10EE0C" w:rsidR="004427C4" w:rsidRPr="00237F07" w:rsidRDefault="004427C4"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252(83)</w:t>
      </w:r>
      <w:r w:rsidRPr="00237F07">
        <w:rPr>
          <w:lang w:eastAsia="en-GB"/>
        </w:rPr>
        <w:tab/>
      </w:r>
      <w:r w:rsidRPr="00237F07">
        <w:rPr>
          <w:i/>
          <w:lang w:eastAsia="en-GB"/>
        </w:rPr>
        <w:t>Performance Standards for Integrated Navigation Systems (INS)</w:t>
      </w:r>
      <w:r w:rsidRPr="00237F07">
        <w:rPr>
          <w:lang w:eastAsia="en-GB"/>
        </w:rPr>
        <w:t xml:space="preserve">, IMO Resolution 252(83), </w:t>
      </w:r>
      <w:r w:rsidR="004A5160" w:rsidRPr="00237F07">
        <w:rPr>
          <w:lang w:eastAsia="en-GB"/>
        </w:rPr>
        <w:t>2007.</w:t>
      </w:r>
    </w:p>
    <w:p w14:paraId="1DBFDF5D" w14:textId="1B30A9A6" w:rsidR="005056C1" w:rsidRPr="00237F07" w:rsidRDefault="005056C1" w:rsidP="004E61EE">
      <w:pPr>
        <w:spacing w:after="120" w:line="240" w:lineRule="auto"/>
        <w:ind w:left="1418" w:hanging="1418"/>
        <w:jc w:val="both"/>
        <w:rPr>
          <w:lang w:eastAsia="en-GB"/>
        </w:rPr>
      </w:pPr>
      <w:r w:rsidRPr="00237F07">
        <w:rPr>
          <w:lang w:eastAsia="en-GB"/>
        </w:rPr>
        <w:t>MSC</w:t>
      </w:r>
      <w:r w:rsidR="00067B82" w:rsidRPr="00237F07">
        <w:rPr>
          <w:lang w:eastAsia="en-GB"/>
        </w:rPr>
        <w:t>.</w:t>
      </w:r>
      <w:r w:rsidRPr="00237F07">
        <w:rPr>
          <w:lang w:eastAsia="en-GB"/>
        </w:rPr>
        <w:t>302(87)</w:t>
      </w:r>
      <w:r w:rsidRPr="00237F07">
        <w:rPr>
          <w:lang w:eastAsia="en-GB"/>
        </w:rPr>
        <w:tab/>
      </w:r>
      <w:r w:rsidRPr="00237F07">
        <w:rPr>
          <w:i/>
          <w:lang w:eastAsia="en-GB"/>
        </w:rPr>
        <w:t xml:space="preserve">Adoption </w:t>
      </w:r>
      <w:r w:rsidR="00252410" w:rsidRPr="00237F07">
        <w:rPr>
          <w:i/>
          <w:lang w:eastAsia="en-GB"/>
        </w:rPr>
        <w:t>o</w:t>
      </w:r>
      <w:r w:rsidRPr="00237F07">
        <w:rPr>
          <w:i/>
          <w:lang w:eastAsia="en-GB"/>
        </w:rPr>
        <w:t>f Performance Standards for Bridge Alert Management</w:t>
      </w:r>
      <w:r w:rsidRPr="00237F07">
        <w:rPr>
          <w:lang w:eastAsia="en-GB"/>
        </w:rPr>
        <w:t>, IMO Resolution 302(87), 2010.</w:t>
      </w:r>
    </w:p>
    <w:p w14:paraId="66AC4CB6" w14:textId="0A40975C" w:rsidR="00082003" w:rsidRPr="00237F07" w:rsidRDefault="00E908EA" w:rsidP="004E61EE">
      <w:pPr>
        <w:spacing w:after="120" w:line="240" w:lineRule="auto"/>
        <w:ind w:left="1418" w:hanging="1418"/>
        <w:jc w:val="both"/>
        <w:rPr>
          <w:lang w:eastAsia="en-GB"/>
        </w:rPr>
      </w:pPr>
      <w:bookmarkStart w:id="150" w:name="_Hlk38558695"/>
      <w:r w:rsidRPr="00237F07">
        <w:rPr>
          <w:lang w:eastAsia="en-GB"/>
        </w:rPr>
        <w:t>MSC</w:t>
      </w:r>
      <w:r w:rsidR="00067B82" w:rsidRPr="00237F07">
        <w:rPr>
          <w:lang w:eastAsia="en-GB"/>
        </w:rPr>
        <w:t>.</w:t>
      </w:r>
      <w:r w:rsidRPr="00237F07">
        <w:rPr>
          <w:lang w:eastAsia="en-GB"/>
        </w:rPr>
        <w:t>466(101)</w:t>
      </w:r>
      <w:r w:rsidRPr="00237F07">
        <w:rPr>
          <w:lang w:eastAsia="en-GB"/>
        </w:rPr>
        <w:tab/>
      </w:r>
      <w:r w:rsidRPr="00237F07">
        <w:rPr>
          <w:i/>
          <w:lang w:eastAsia="en-GB"/>
        </w:rPr>
        <w:t>Amendments to the Performance Standards for the Presentation of Navigation-Related Information on Shipborne Navigational Displays</w:t>
      </w:r>
      <w:r w:rsidR="00703B5C" w:rsidRPr="00237F07">
        <w:rPr>
          <w:lang w:eastAsia="en-GB"/>
        </w:rPr>
        <w:t>,</w:t>
      </w:r>
      <w:r w:rsidRPr="00237F07">
        <w:rPr>
          <w:lang w:eastAsia="en-GB"/>
        </w:rPr>
        <w:t xml:space="preserve"> Resolution MSC.191(79), </w:t>
      </w:r>
      <w:r w:rsidR="00C27D15" w:rsidRPr="00237F07">
        <w:rPr>
          <w:lang w:eastAsia="en-GB"/>
        </w:rPr>
        <w:t>2019</w:t>
      </w:r>
      <w:r w:rsidR="00B46EDD" w:rsidRPr="00237F07">
        <w:rPr>
          <w:lang w:eastAsia="en-GB"/>
        </w:rPr>
        <w:t>.</w:t>
      </w:r>
    </w:p>
    <w:p w14:paraId="77AACCC1" w14:textId="23212584" w:rsidR="0081373B" w:rsidRPr="00237F07" w:rsidRDefault="0056040E" w:rsidP="0081373B">
      <w:pPr>
        <w:spacing w:after="120" w:line="240" w:lineRule="auto"/>
        <w:ind w:left="1418" w:hanging="1418"/>
        <w:jc w:val="both"/>
        <w:rPr>
          <w:lang w:eastAsia="en-GB"/>
        </w:rPr>
      </w:pPr>
      <w:r>
        <w:rPr>
          <w:lang w:eastAsia="en-GB"/>
        </w:rPr>
        <w:t>MSC.530(106)/</w:t>
      </w:r>
      <w:r w:rsidR="008D6C94">
        <w:rPr>
          <w:lang w:eastAsia="en-GB"/>
        </w:rPr>
        <w:t>Rev. 1</w:t>
      </w:r>
      <w:r w:rsidR="0081373B" w:rsidRPr="00237F07">
        <w:rPr>
          <w:lang w:eastAsia="en-GB"/>
        </w:rPr>
        <w:tab/>
        <w:t xml:space="preserve">Performance Standards for Electronic Chart Display </w:t>
      </w:r>
      <w:proofErr w:type="gramStart"/>
      <w:r w:rsidR="0081373B" w:rsidRPr="00237F07">
        <w:rPr>
          <w:lang w:eastAsia="en-GB"/>
        </w:rPr>
        <w:t>and  Information</w:t>
      </w:r>
      <w:proofErr w:type="gramEnd"/>
      <w:r w:rsidR="0081373B" w:rsidRPr="00237F07">
        <w:rPr>
          <w:lang w:eastAsia="en-GB"/>
        </w:rPr>
        <w:t xml:space="preserve"> Systems (ECDIS), Resolution </w:t>
      </w:r>
      <w:r>
        <w:rPr>
          <w:lang w:eastAsia="en-GB"/>
        </w:rPr>
        <w:t>MSC.530(106)/</w:t>
      </w:r>
      <w:r w:rsidR="008D6C94">
        <w:rPr>
          <w:lang w:eastAsia="en-GB"/>
        </w:rPr>
        <w:t>Rev.1</w:t>
      </w:r>
      <w:r w:rsidR="0081373B" w:rsidRPr="00237F07">
        <w:rPr>
          <w:lang w:eastAsia="en-GB"/>
        </w:rPr>
        <w:t xml:space="preserve">, </w:t>
      </w:r>
      <w:r w:rsidR="004E3071">
        <w:rPr>
          <w:lang w:eastAsia="en-GB"/>
        </w:rPr>
        <w:t>2024</w:t>
      </w:r>
      <w:r w:rsidR="0081373B" w:rsidRPr="00237F07">
        <w:rPr>
          <w:lang w:eastAsia="en-GB"/>
        </w:rPr>
        <w:t>.</w:t>
      </w:r>
    </w:p>
    <w:p w14:paraId="47AC3C87" w14:textId="5AE6E18B" w:rsidR="003B43E6" w:rsidRPr="00237F07" w:rsidRDefault="00357C86" w:rsidP="004E61EE">
      <w:pPr>
        <w:spacing w:after="120" w:line="240" w:lineRule="auto"/>
        <w:ind w:left="1418" w:hanging="1418"/>
        <w:jc w:val="both"/>
        <w:rPr>
          <w:lang w:eastAsia="en-GB"/>
        </w:rPr>
      </w:pPr>
      <w:r w:rsidRPr="00237F07">
        <w:rPr>
          <w:lang w:eastAsia="en-GB"/>
        </w:rPr>
        <w:t>MSC.1/</w:t>
      </w:r>
      <w:r w:rsidR="00C56536">
        <w:rPr>
          <w:lang w:eastAsia="en-GB"/>
        </w:rPr>
        <w:t>Circ</w:t>
      </w:r>
      <w:r w:rsidRPr="00237F07">
        <w:rPr>
          <w:lang w:eastAsia="en-GB"/>
        </w:rPr>
        <w:t>.1609</w:t>
      </w:r>
      <w:r w:rsidR="003B43E6" w:rsidRPr="00237F07">
        <w:rPr>
          <w:lang w:eastAsia="en-GB"/>
        </w:rPr>
        <w:tab/>
      </w:r>
      <w:r w:rsidR="003B43E6" w:rsidRPr="00237F07">
        <w:rPr>
          <w:i/>
          <w:lang w:eastAsia="en-GB"/>
        </w:rPr>
        <w:t>Guidelines for the Standardization of User Interface Design for Navigation Equipment</w:t>
      </w:r>
      <w:r w:rsidR="003B43E6" w:rsidRPr="00237F07">
        <w:rPr>
          <w:lang w:eastAsia="en-GB"/>
        </w:rPr>
        <w:t>, IMO MSC.1/</w:t>
      </w:r>
      <w:proofErr w:type="spellStart"/>
      <w:r w:rsidR="003B43E6" w:rsidRPr="00237F07">
        <w:rPr>
          <w:lang w:eastAsia="en-GB"/>
        </w:rPr>
        <w:t>Circ</w:t>
      </w:r>
      <w:proofErr w:type="spellEnd"/>
      <w:r w:rsidR="003B43E6" w:rsidRPr="00237F07">
        <w:rPr>
          <w:lang w:eastAsia="en-GB"/>
        </w:rPr>
        <w:t xml:space="preserve"> 1609, 2019.</w:t>
      </w:r>
    </w:p>
    <w:p w14:paraId="4998B4FF" w14:textId="2DA580D7" w:rsidR="00F9545E" w:rsidRPr="00237F07" w:rsidRDefault="00F9545E" w:rsidP="004E61EE">
      <w:pPr>
        <w:spacing w:after="120" w:line="240" w:lineRule="auto"/>
        <w:ind w:left="1418" w:hanging="1418"/>
        <w:jc w:val="both"/>
        <w:rPr>
          <w:lang w:eastAsia="en-GB"/>
        </w:rPr>
      </w:pPr>
      <w:r w:rsidRPr="00237F07">
        <w:rPr>
          <w:lang w:eastAsia="en-GB"/>
        </w:rPr>
        <w:t>S-97</w:t>
      </w:r>
      <w:r w:rsidRPr="00237F07">
        <w:rPr>
          <w:lang w:eastAsia="en-GB"/>
        </w:rPr>
        <w:tab/>
      </w:r>
      <w:r w:rsidRPr="00237F07">
        <w:rPr>
          <w:i/>
          <w:lang w:eastAsia="en-GB"/>
        </w:rPr>
        <w:t>IHO Guidelines for Creating S-100 Product Specifications</w:t>
      </w:r>
      <w:r w:rsidRPr="00237F07">
        <w:rPr>
          <w:lang w:eastAsia="en-GB"/>
        </w:rPr>
        <w:t>, IHO Publication S-97 1.1.0 (June 2020).</w:t>
      </w:r>
    </w:p>
    <w:p w14:paraId="798FC0A3" w14:textId="07540673" w:rsidR="00591F3D" w:rsidRPr="00237F07" w:rsidRDefault="00F27D30" w:rsidP="004E61EE">
      <w:pPr>
        <w:spacing w:after="120" w:line="240" w:lineRule="auto"/>
        <w:ind w:left="1418" w:hanging="1418"/>
        <w:jc w:val="both"/>
        <w:rPr>
          <w:lang w:eastAsia="en-GB"/>
        </w:rPr>
      </w:pPr>
      <w:r w:rsidRPr="00237F07">
        <w:rPr>
          <w:lang w:eastAsia="en-GB"/>
        </w:rPr>
        <w:t>S-100</w:t>
      </w:r>
      <w:r w:rsidR="00D453BA" w:rsidRPr="00237F07">
        <w:rPr>
          <w:lang w:eastAsia="en-GB"/>
        </w:rPr>
        <w:tab/>
      </w:r>
      <w:r w:rsidR="00D453BA" w:rsidRPr="00237F07">
        <w:rPr>
          <w:i/>
          <w:lang w:eastAsia="en-GB"/>
        </w:rPr>
        <w:t>Universal Hydrographic Data Model</w:t>
      </w:r>
      <w:r w:rsidR="00D453BA" w:rsidRPr="00237F07">
        <w:rPr>
          <w:lang w:eastAsia="en-GB"/>
        </w:rPr>
        <w:t>, IHO Publication S-100</w:t>
      </w:r>
      <w:r w:rsidR="000E4371" w:rsidRPr="00237F07">
        <w:rPr>
          <w:lang w:eastAsia="en-GB"/>
        </w:rPr>
        <w:t>, Edition</w:t>
      </w:r>
      <w:r w:rsidR="00D453BA" w:rsidRPr="00237F07">
        <w:rPr>
          <w:lang w:eastAsia="en-GB"/>
        </w:rPr>
        <w:t xml:space="preserve"> 5.</w:t>
      </w:r>
      <w:r w:rsidR="00B840E1" w:rsidRPr="00237F07">
        <w:rPr>
          <w:lang w:eastAsia="en-GB"/>
        </w:rPr>
        <w:t>2</w:t>
      </w:r>
      <w:r w:rsidR="00D453BA" w:rsidRPr="00237F07">
        <w:rPr>
          <w:lang w:eastAsia="en-GB"/>
        </w:rPr>
        <w:t xml:space="preserve">.0 </w:t>
      </w:r>
      <w:proofErr w:type="gramStart"/>
      <w:r w:rsidR="00D453BA" w:rsidRPr="00237F07">
        <w:rPr>
          <w:lang w:eastAsia="en-GB"/>
        </w:rPr>
        <w:t>(</w:t>
      </w:r>
      <w:r w:rsidR="00B840E1" w:rsidRPr="00237F07">
        <w:rPr>
          <w:lang w:eastAsia="en-GB"/>
        </w:rPr>
        <w:t xml:space="preserve"> </w:t>
      </w:r>
      <w:r w:rsidR="000E4371" w:rsidRPr="00237F07">
        <w:rPr>
          <w:lang w:eastAsia="en-GB"/>
        </w:rPr>
        <w:t>202</w:t>
      </w:r>
      <w:r w:rsidR="00B840E1" w:rsidRPr="00237F07">
        <w:rPr>
          <w:lang w:eastAsia="en-GB"/>
        </w:rPr>
        <w:t>4</w:t>
      </w:r>
      <w:proofErr w:type="gramEnd"/>
      <w:r w:rsidR="00D453BA" w:rsidRPr="00237F07">
        <w:rPr>
          <w:lang w:eastAsia="en-GB"/>
        </w:rPr>
        <w:t>).</w:t>
      </w:r>
    </w:p>
    <w:p w14:paraId="27089AC1" w14:textId="13DBE2EB" w:rsidR="003B43E6" w:rsidRPr="00237F07" w:rsidRDefault="003B43E6" w:rsidP="004E61EE">
      <w:pPr>
        <w:spacing w:after="120" w:line="240" w:lineRule="auto"/>
        <w:ind w:left="1418" w:hanging="1418"/>
        <w:jc w:val="both"/>
        <w:rPr>
          <w:lang w:eastAsia="en-GB"/>
        </w:rPr>
      </w:pPr>
      <w:r w:rsidRPr="00237F07">
        <w:rPr>
          <w:lang w:eastAsia="en-GB"/>
        </w:rPr>
        <w:t>SN</w:t>
      </w:r>
      <w:r w:rsidR="00151AD5" w:rsidRPr="00237F07">
        <w:rPr>
          <w:lang w:eastAsia="en-GB"/>
        </w:rPr>
        <w:t>.1/Circ</w:t>
      </w:r>
      <w:r w:rsidRPr="00237F07">
        <w:rPr>
          <w:lang w:eastAsia="en-GB"/>
        </w:rPr>
        <w:t>.243/</w:t>
      </w:r>
      <w:r w:rsidR="002F4314" w:rsidRPr="00237F07">
        <w:rPr>
          <w:lang w:eastAsia="en-GB"/>
        </w:rPr>
        <w:t xml:space="preserve">Rev. </w:t>
      </w:r>
      <w:r w:rsidRPr="00237F07">
        <w:rPr>
          <w:lang w:eastAsia="en-GB"/>
        </w:rPr>
        <w:t>2</w:t>
      </w:r>
      <w:r w:rsidRPr="00237F07">
        <w:rPr>
          <w:lang w:eastAsia="en-GB"/>
        </w:rPr>
        <w:tab/>
      </w:r>
      <w:r w:rsidRPr="00237F07">
        <w:rPr>
          <w:i/>
          <w:lang w:eastAsia="en-GB"/>
        </w:rPr>
        <w:t>Guidelines for the Presentation of Navigational-Related Symbols, Terms and Abbreviations</w:t>
      </w:r>
      <w:r w:rsidRPr="00237F07">
        <w:rPr>
          <w:lang w:eastAsia="en-GB"/>
        </w:rPr>
        <w:t>, IMO SN.1/Circ.243/Rev.2, 2019.</w:t>
      </w:r>
    </w:p>
    <w:p w14:paraId="4EA29DA9" w14:textId="4A289705" w:rsidR="00395724" w:rsidRDefault="005A72AB" w:rsidP="00B812CA">
      <w:r w:rsidRPr="00B812CA">
        <w:t>All references refer to the latest revision or amendment.</w:t>
      </w:r>
    </w:p>
    <w:p w14:paraId="62D9043F" w14:textId="77777777" w:rsidR="005A72AB" w:rsidRPr="00237F07" w:rsidRDefault="005A72AB" w:rsidP="00B812CA">
      <w:pPr>
        <w:spacing w:after="120" w:line="240" w:lineRule="auto"/>
        <w:jc w:val="both"/>
        <w:rPr>
          <w:lang w:eastAsia="en-GB"/>
        </w:rPr>
      </w:pPr>
    </w:p>
    <w:p w14:paraId="15FDC10C" w14:textId="6AD92085" w:rsidR="0096295A" w:rsidRPr="00237F07" w:rsidRDefault="0096295A" w:rsidP="00DB7CFE">
      <w:pPr>
        <w:pStyle w:val="Heading2"/>
        <w:rPr>
          <w:lang w:eastAsia="en-GB"/>
        </w:rPr>
      </w:pPr>
      <w:bookmarkStart w:id="151" w:name="_Toc194067044"/>
      <w:bookmarkEnd w:id="150"/>
      <w:r w:rsidRPr="00237F07">
        <w:rPr>
          <w:lang w:eastAsia="en-GB"/>
        </w:rPr>
        <w:t>Informative references</w:t>
      </w:r>
      <w:bookmarkEnd w:id="151"/>
    </w:p>
    <w:p w14:paraId="1DC3F177" w14:textId="6044F1BB" w:rsidR="000621E3" w:rsidRPr="00B77A92" w:rsidRDefault="0096295A" w:rsidP="004E61EE">
      <w:pPr>
        <w:spacing w:after="120" w:line="240" w:lineRule="auto"/>
        <w:ind w:left="1418" w:hanging="1418"/>
        <w:jc w:val="both"/>
        <w:rPr>
          <w:lang w:eastAsia="en-GB"/>
        </w:rPr>
      </w:pPr>
      <w:r w:rsidRPr="00237F07">
        <w:rPr>
          <w:lang w:eastAsia="en-GB"/>
        </w:rPr>
        <w:t>ISO 19117</w:t>
      </w:r>
      <w:r w:rsidRPr="00237F07">
        <w:rPr>
          <w:lang w:eastAsia="en-GB"/>
        </w:rPr>
        <w:tab/>
      </w:r>
      <w:r w:rsidRPr="00237F07">
        <w:rPr>
          <w:i/>
          <w:lang w:eastAsia="en-GB"/>
        </w:rPr>
        <w:t xml:space="preserve">Geographic Information </w:t>
      </w:r>
      <w:r w:rsidR="00EA350C" w:rsidRPr="00237F07">
        <w:rPr>
          <w:i/>
          <w:lang w:eastAsia="en-GB"/>
        </w:rPr>
        <w:t>–</w:t>
      </w:r>
      <w:r w:rsidRPr="00237F07">
        <w:rPr>
          <w:i/>
          <w:lang w:eastAsia="en-GB"/>
        </w:rPr>
        <w:t xml:space="preserve"> Portrayal</w:t>
      </w:r>
      <w:r w:rsidR="00EA350C" w:rsidRPr="00237F07">
        <w:rPr>
          <w:lang w:eastAsia="en-GB"/>
        </w:rPr>
        <w:t>,</w:t>
      </w:r>
      <w:r w:rsidRPr="00237F07">
        <w:rPr>
          <w:lang w:eastAsia="en-GB"/>
        </w:rPr>
        <w:t xml:space="preserve"> ISO Standard 19117 Edition 2, 2012.</w:t>
      </w:r>
    </w:p>
    <w:p w14:paraId="63B9D5E2" w14:textId="2EB71583" w:rsidR="00D06526" w:rsidRPr="00237F07" w:rsidRDefault="00D06526" w:rsidP="004E61EE">
      <w:pPr>
        <w:spacing w:after="120" w:line="240" w:lineRule="auto"/>
        <w:ind w:left="1418" w:hanging="1418"/>
        <w:jc w:val="both"/>
        <w:rPr>
          <w:lang w:eastAsia="en-GB"/>
        </w:rPr>
      </w:pPr>
      <w:r w:rsidRPr="00237F07">
        <w:rPr>
          <w:lang w:eastAsia="en-GB"/>
        </w:rPr>
        <w:lastRenderedPageBreak/>
        <w:t>S-4</w:t>
      </w:r>
      <w:r w:rsidRPr="00237F07">
        <w:rPr>
          <w:lang w:eastAsia="en-GB"/>
        </w:rPr>
        <w:tab/>
      </w:r>
      <w:r w:rsidR="005F6A06" w:rsidRPr="00237F07">
        <w:rPr>
          <w:i/>
          <w:lang w:eastAsia="en-GB"/>
        </w:rPr>
        <w:t>Regulations of the IHO for International (INT) Charts and Chart Specifications of the IHO</w:t>
      </w:r>
      <w:r w:rsidRPr="00237F07">
        <w:rPr>
          <w:lang w:eastAsia="en-GB"/>
        </w:rPr>
        <w:t xml:space="preserve">, </w:t>
      </w:r>
      <w:r w:rsidR="00EA350C" w:rsidRPr="00237F07">
        <w:rPr>
          <w:lang w:eastAsia="en-GB"/>
        </w:rPr>
        <w:t xml:space="preserve">IHO Publication S-4, </w:t>
      </w:r>
      <w:r w:rsidRPr="00237F07">
        <w:rPr>
          <w:lang w:eastAsia="en-GB"/>
        </w:rPr>
        <w:t>Edition 4.8.0, October 2018.</w:t>
      </w:r>
      <w:r w:rsidR="005F6A06" w:rsidRPr="00237F07">
        <w:rPr>
          <w:lang w:eastAsia="en-GB"/>
        </w:rPr>
        <w:t xml:space="preserve"> (Parts B and </w:t>
      </w:r>
      <w:proofErr w:type="gramStart"/>
      <w:r w:rsidR="005F6A06" w:rsidRPr="00237F07">
        <w:rPr>
          <w:lang w:eastAsia="en-GB"/>
        </w:rPr>
        <w:t>C in particular</w:t>
      </w:r>
      <w:proofErr w:type="gramEnd"/>
      <w:r w:rsidR="005F6A06" w:rsidRPr="00237F07">
        <w:rPr>
          <w:lang w:eastAsia="en-GB"/>
        </w:rPr>
        <w:t xml:space="preserve">.) </w:t>
      </w:r>
    </w:p>
    <w:p w14:paraId="0BAC4D4A" w14:textId="578CD6DF" w:rsidR="00395724" w:rsidRPr="00237F07" w:rsidRDefault="00395724" w:rsidP="004E61EE">
      <w:pPr>
        <w:spacing w:after="120" w:line="240" w:lineRule="auto"/>
        <w:ind w:left="1411" w:hanging="1411"/>
        <w:jc w:val="both"/>
        <w:rPr>
          <w:lang w:eastAsia="en-GB"/>
        </w:rPr>
      </w:pPr>
      <w:r w:rsidRPr="00237F07">
        <w:rPr>
          <w:lang w:eastAsia="en-GB"/>
        </w:rPr>
        <w:t>S-52</w:t>
      </w:r>
      <w:r w:rsidRPr="00237F07">
        <w:rPr>
          <w:lang w:eastAsia="en-GB"/>
        </w:rPr>
        <w:tab/>
      </w:r>
      <w:r w:rsidR="005F6A06" w:rsidRPr="00237F07">
        <w:rPr>
          <w:i/>
          <w:lang w:eastAsia="en-GB"/>
        </w:rPr>
        <w:t>Specifications for Chart Content and Display Aspects of</w:t>
      </w:r>
      <w:r w:rsidRPr="00237F07">
        <w:rPr>
          <w:i/>
          <w:lang w:eastAsia="en-GB"/>
        </w:rPr>
        <w:t xml:space="preserve"> ECDIS</w:t>
      </w:r>
      <w:r w:rsidRPr="00237F07">
        <w:rPr>
          <w:lang w:eastAsia="en-GB"/>
        </w:rPr>
        <w:t xml:space="preserve">, </w:t>
      </w:r>
      <w:r w:rsidR="00EA350C" w:rsidRPr="00237F07">
        <w:rPr>
          <w:lang w:eastAsia="en-GB"/>
        </w:rPr>
        <w:t xml:space="preserve">IHO Publication S-52, </w:t>
      </w:r>
      <w:r w:rsidRPr="00237F07">
        <w:rPr>
          <w:lang w:eastAsia="en-GB"/>
        </w:rPr>
        <w:t>Edition 6.1.1, June 2015.</w:t>
      </w:r>
    </w:p>
    <w:p w14:paraId="7725B431" w14:textId="709C9D2F" w:rsidR="0096295A" w:rsidRPr="00237F07" w:rsidRDefault="0096295A" w:rsidP="004E61EE">
      <w:pPr>
        <w:spacing w:after="120" w:line="240" w:lineRule="auto"/>
        <w:jc w:val="both"/>
        <w:rPr>
          <w:lang w:eastAsia="en-GB"/>
        </w:rPr>
      </w:pPr>
    </w:p>
    <w:p w14:paraId="1C33F8DA" w14:textId="6D4E1060" w:rsidR="003E7D16" w:rsidRPr="00237F07" w:rsidRDefault="003E7D16" w:rsidP="00214B3A">
      <w:pPr>
        <w:pStyle w:val="Heading1"/>
        <w:rPr>
          <w:lang w:eastAsia="en-GB"/>
        </w:rPr>
      </w:pPr>
      <w:r w:rsidRPr="00237F07">
        <w:rPr>
          <w:lang w:eastAsia="en-GB"/>
        </w:rPr>
        <w:t xml:space="preserve"> </w:t>
      </w:r>
      <w:bookmarkStart w:id="152" w:name="_Toc194067045"/>
      <w:r w:rsidRPr="00237F07">
        <w:rPr>
          <w:lang w:eastAsia="en-GB"/>
        </w:rPr>
        <w:t>Abbreviations and Notation</w:t>
      </w:r>
      <w:bookmarkEnd w:id="152"/>
    </w:p>
    <w:p w14:paraId="672C963E" w14:textId="6BCD1D62" w:rsidR="003E7D16" w:rsidRPr="00237F07" w:rsidRDefault="003E7D16" w:rsidP="00DB7CFE">
      <w:pPr>
        <w:pStyle w:val="Heading2"/>
        <w:rPr>
          <w:lang w:eastAsia="en-GB"/>
        </w:rPr>
      </w:pPr>
      <w:bookmarkStart w:id="153" w:name="_Toc99104495"/>
      <w:bookmarkStart w:id="154" w:name="_Toc99104948"/>
      <w:bookmarkStart w:id="155" w:name="_Toc194067046"/>
      <w:bookmarkEnd w:id="153"/>
      <w:bookmarkEnd w:id="154"/>
      <w:r w:rsidRPr="00237F07">
        <w:rPr>
          <w:lang w:eastAsia="en-GB"/>
        </w:rPr>
        <w:t>Abbreviations</w:t>
      </w:r>
      <w:bookmarkEnd w:id="155"/>
    </w:p>
    <w:p w14:paraId="601483DD" w14:textId="4BE5FD93" w:rsidR="00893D06" w:rsidRPr="00237F07" w:rsidRDefault="00893D06" w:rsidP="004E61EE">
      <w:pPr>
        <w:spacing w:after="120" w:line="240" w:lineRule="auto"/>
        <w:rPr>
          <w:lang w:eastAsia="en-GB"/>
        </w:rPr>
      </w:pPr>
      <w:r w:rsidRPr="00237F07">
        <w:rPr>
          <w:lang w:eastAsia="en-GB"/>
        </w:rPr>
        <w:t>AIS</w:t>
      </w:r>
      <w:r w:rsidRPr="00237F07">
        <w:rPr>
          <w:lang w:eastAsia="en-GB"/>
        </w:rPr>
        <w:tab/>
        <w:t>Automatic Identification System</w:t>
      </w:r>
    </w:p>
    <w:p w14:paraId="1A781BEF" w14:textId="5DE45C81" w:rsidR="003B1910" w:rsidRPr="00237F07" w:rsidRDefault="003B1910" w:rsidP="004E61EE">
      <w:pPr>
        <w:spacing w:after="120" w:line="240" w:lineRule="auto"/>
        <w:rPr>
          <w:lang w:eastAsia="en-GB"/>
        </w:rPr>
      </w:pPr>
      <w:r w:rsidRPr="00237F07">
        <w:rPr>
          <w:lang w:eastAsia="en-GB"/>
        </w:rPr>
        <w:t>ARPA</w:t>
      </w:r>
      <w:r w:rsidRPr="00237F07">
        <w:rPr>
          <w:lang w:eastAsia="en-GB"/>
        </w:rPr>
        <w:tab/>
        <w:t>Automatic Radar Plotting Aid</w:t>
      </w:r>
    </w:p>
    <w:p w14:paraId="4B83A4C6" w14:textId="1B291719" w:rsidR="001036AA" w:rsidRPr="00237F07" w:rsidRDefault="001036AA" w:rsidP="004E61EE">
      <w:pPr>
        <w:spacing w:after="120" w:line="240" w:lineRule="auto"/>
        <w:rPr>
          <w:lang w:eastAsia="en-GB"/>
        </w:rPr>
      </w:pPr>
      <w:r w:rsidRPr="00237F07">
        <w:rPr>
          <w:lang w:eastAsia="en-GB"/>
        </w:rPr>
        <w:t xml:space="preserve">CRS </w:t>
      </w:r>
      <w:r w:rsidRPr="00237F07">
        <w:rPr>
          <w:lang w:eastAsia="en-GB"/>
        </w:rPr>
        <w:tab/>
        <w:t>Coordinate Reference System</w:t>
      </w:r>
    </w:p>
    <w:p w14:paraId="23EA8A00" w14:textId="47D82EAE" w:rsidR="000259FF" w:rsidRPr="00237F07" w:rsidRDefault="000259FF" w:rsidP="004E61EE">
      <w:pPr>
        <w:spacing w:after="120" w:line="240" w:lineRule="auto"/>
        <w:rPr>
          <w:lang w:eastAsia="en-GB"/>
        </w:rPr>
      </w:pPr>
      <w:r w:rsidRPr="00237F07">
        <w:rPr>
          <w:lang w:eastAsia="en-GB"/>
        </w:rPr>
        <w:t>CSS</w:t>
      </w:r>
      <w:r w:rsidR="002B18F2" w:rsidRPr="00237F07">
        <w:rPr>
          <w:lang w:eastAsia="en-GB"/>
        </w:rPr>
        <w:tab/>
        <w:t>Cascading Style Sheets</w:t>
      </w:r>
    </w:p>
    <w:p w14:paraId="7A0965F1" w14:textId="3D33B478" w:rsidR="001243D7" w:rsidRPr="00237F07" w:rsidRDefault="001243D7" w:rsidP="004E61EE">
      <w:pPr>
        <w:spacing w:after="120" w:line="240" w:lineRule="auto"/>
        <w:rPr>
          <w:lang w:eastAsia="en-GB"/>
        </w:rPr>
      </w:pPr>
      <w:r w:rsidRPr="00237F07">
        <w:rPr>
          <w:lang w:eastAsia="en-GB"/>
        </w:rPr>
        <w:t>EBL</w:t>
      </w:r>
      <w:r w:rsidRPr="00237F07">
        <w:rPr>
          <w:lang w:eastAsia="en-GB"/>
        </w:rPr>
        <w:tab/>
      </w:r>
      <w:commentRangeStart w:id="156"/>
      <w:r w:rsidRPr="00237F07">
        <w:rPr>
          <w:lang w:eastAsia="en-GB"/>
        </w:rPr>
        <w:t>Electronic Bearing Line</w:t>
      </w:r>
      <w:commentRangeEnd w:id="156"/>
      <w:r w:rsidR="00CB15EB">
        <w:rPr>
          <w:rStyle w:val="CommentReference"/>
        </w:rPr>
        <w:commentReference w:id="156"/>
      </w:r>
    </w:p>
    <w:p w14:paraId="36ED1E48" w14:textId="289718FA" w:rsidR="003E7D16" w:rsidRPr="00237F07" w:rsidRDefault="003E7D16" w:rsidP="004E61EE">
      <w:pPr>
        <w:spacing w:after="120" w:line="240" w:lineRule="auto"/>
        <w:rPr>
          <w:lang w:eastAsia="en-GB"/>
        </w:rPr>
      </w:pPr>
      <w:r w:rsidRPr="00237F07">
        <w:rPr>
          <w:lang w:eastAsia="en-GB"/>
        </w:rPr>
        <w:t>ECDIS</w:t>
      </w:r>
      <w:r w:rsidR="00815769" w:rsidRPr="00237F07">
        <w:rPr>
          <w:lang w:eastAsia="en-GB"/>
        </w:rPr>
        <w:tab/>
        <w:t>Electronic Chart Display and Information System</w:t>
      </w:r>
    </w:p>
    <w:p w14:paraId="47A5F853" w14:textId="3260BFD7" w:rsidR="00AA2BB6" w:rsidRPr="00237F07" w:rsidRDefault="00AA2BB6" w:rsidP="004E61EE">
      <w:pPr>
        <w:spacing w:after="120" w:line="240" w:lineRule="auto"/>
        <w:rPr>
          <w:lang w:eastAsia="en-GB"/>
        </w:rPr>
      </w:pPr>
      <w:r w:rsidRPr="00237F07">
        <w:rPr>
          <w:lang w:eastAsia="en-GB"/>
        </w:rPr>
        <w:t>ECS</w:t>
      </w:r>
      <w:r w:rsidRPr="00237F07">
        <w:rPr>
          <w:lang w:eastAsia="en-GB"/>
        </w:rPr>
        <w:tab/>
        <w:t>Electronic Chart System</w:t>
      </w:r>
    </w:p>
    <w:p w14:paraId="3CB91180" w14:textId="071E1DD1" w:rsidR="003E7D16" w:rsidRPr="00237F07" w:rsidRDefault="003E7D16" w:rsidP="004E61EE">
      <w:pPr>
        <w:spacing w:after="120" w:line="240" w:lineRule="auto"/>
        <w:rPr>
          <w:lang w:eastAsia="en-GB"/>
        </w:rPr>
      </w:pPr>
      <w:r w:rsidRPr="00237F07">
        <w:rPr>
          <w:lang w:eastAsia="en-GB"/>
        </w:rPr>
        <w:t>ENC</w:t>
      </w:r>
      <w:r w:rsidR="00815769" w:rsidRPr="00237F07">
        <w:rPr>
          <w:lang w:eastAsia="en-GB"/>
        </w:rPr>
        <w:tab/>
        <w:t>Electronic Navigational Chart</w:t>
      </w:r>
    </w:p>
    <w:p w14:paraId="112AAD9A" w14:textId="23243E55" w:rsidR="00BB4E9F" w:rsidRPr="00237F07" w:rsidRDefault="00BB4E9F" w:rsidP="004E61EE">
      <w:pPr>
        <w:spacing w:after="120" w:line="240" w:lineRule="auto"/>
        <w:rPr>
          <w:lang w:eastAsia="en-GB"/>
        </w:rPr>
      </w:pPr>
      <w:r w:rsidRPr="00237F07">
        <w:rPr>
          <w:lang w:eastAsia="en-GB"/>
        </w:rPr>
        <w:t>ENDS</w:t>
      </w:r>
      <w:r w:rsidRPr="00237F07">
        <w:rPr>
          <w:lang w:eastAsia="en-GB"/>
        </w:rPr>
        <w:tab/>
        <w:t>Electronic Navigational Data Service</w:t>
      </w:r>
    </w:p>
    <w:p w14:paraId="1173FB9A" w14:textId="2FC2366B" w:rsidR="00CE36C4" w:rsidRPr="00237F07" w:rsidRDefault="00CE36C4" w:rsidP="004E61EE">
      <w:pPr>
        <w:spacing w:after="120" w:line="240" w:lineRule="auto"/>
        <w:rPr>
          <w:lang w:eastAsia="en-GB"/>
        </w:rPr>
      </w:pPr>
      <w:r w:rsidRPr="00237F07">
        <w:rPr>
          <w:lang w:eastAsia="en-GB"/>
        </w:rPr>
        <w:t>ENP</w:t>
      </w:r>
      <w:r w:rsidRPr="00237F07">
        <w:rPr>
          <w:lang w:eastAsia="en-GB"/>
        </w:rPr>
        <w:tab/>
        <w:t xml:space="preserve">Electronic </w:t>
      </w:r>
      <w:r w:rsidR="002F4314" w:rsidRPr="00237F07">
        <w:rPr>
          <w:lang w:eastAsia="en-GB"/>
        </w:rPr>
        <w:t>Nautical</w:t>
      </w:r>
      <w:r w:rsidRPr="00237F07">
        <w:rPr>
          <w:lang w:eastAsia="en-GB"/>
        </w:rPr>
        <w:t xml:space="preserve"> Publication</w:t>
      </w:r>
    </w:p>
    <w:p w14:paraId="296A8EB4" w14:textId="6FC5C719" w:rsidR="00D80D30" w:rsidRPr="00237F07" w:rsidRDefault="00D80D30" w:rsidP="004E61EE">
      <w:pPr>
        <w:spacing w:after="120" w:line="240" w:lineRule="auto"/>
        <w:rPr>
          <w:lang w:eastAsia="en-GB"/>
        </w:rPr>
      </w:pPr>
      <w:r w:rsidRPr="00237F07">
        <w:rPr>
          <w:lang w:eastAsia="en-GB"/>
        </w:rPr>
        <w:t>GML</w:t>
      </w:r>
      <w:r w:rsidRPr="00237F07">
        <w:rPr>
          <w:lang w:eastAsia="en-GB"/>
        </w:rPr>
        <w:tab/>
        <w:t>Geographic Markup Language</w:t>
      </w:r>
    </w:p>
    <w:p w14:paraId="1966DF3A" w14:textId="039B9C1E" w:rsidR="003E7D16" w:rsidRPr="00237F07" w:rsidRDefault="003E7D16" w:rsidP="004E61EE">
      <w:pPr>
        <w:spacing w:after="120" w:line="240" w:lineRule="auto"/>
        <w:rPr>
          <w:lang w:eastAsia="en-GB"/>
        </w:rPr>
      </w:pPr>
      <w:r w:rsidRPr="00237F07">
        <w:rPr>
          <w:lang w:eastAsia="en-GB"/>
        </w:rPr>
        <w:t>HO</w:t>
      </w:r>
      <w:r w:rsidRPr="00237F07">
        <w:rPr>
          <w:lang w:eastAsia="en-GB"/>
        </w:rPr>
        <w:tab/>
        <w:t>Hydrographic Office</w:t>
      </w:r>
    </w:p>
    <w:p w14:paraId="0275F22C" w14:textId="34BBAF9B" w:rsidR="003E7D16" w:rsidRPr="00237F07" w:rsidRDefault="003E7D16" w:rsidP="004E61EE">
      <w:pPr>
        <w:spacing w:after="120" w:line="240" w:lineRule="auto"/>
        <w:rPr>
          <w:lang w:eastAsia="en-GB"/>
        </w:rPr>
      </w:pPr>
      <w:r w:rsidRPr="00237F07">
        <w:rPr>
          <w:lang w:eastAsia="en-GB"/>
        </w:rPr>
        <w:t>INS</w:t>
      </w:r>
      <w:r w:rsidR="00815769" w:rsidRPr="00237F07">
        <w:rPr>
          <w:lang w:eastAsia="en-GB"/>
        </w:rPr>
        <w:tab/>
        <w:t>Integrated Navigation System</w:t>
      </w:r>
    </w:p>
    <w:p w14:paraId="089A65E4" w14:textId="7F679AD8" w:rsidR="003E7D16" w:rsidRPr="00237F07" w:rsidRDefault="003E7D16" w:rsidP="004E61EE">
      <w:pPr>
        <w:spacing w:after="120" w:line="240" w:lineRule="auto"/>
        <w:rPr>
          <w:lang w:eastAsia="en-GB"/>
        </w:rPr>
      </w:pPr>
      <w:r w:rsidRPr="00237F07">
        <w:rPr>
          <w:lang w:eastAsia="en-GB"/>
        </w:rPr>
        <w:t>IEC</w:t>
      </w:r>
      <w:r w:rsidR="00815769" w:rsidRPr="00237F07">
        <w:rPr>
          <w:lang w:eastAsia="en-GB"/>
        </w:rPr>
        <w:tab/>
        <w:t>International Electrotechnical Commission</w:t>
      </w:r>
    </w:p>
    <w:p w14:paraId="370B433F" w14:textId="13F777CA" w:rsidR="003E7D16" w:rsidRPr="00237F07" w:rsidRDefault="003E7D16" w:rsidP="004E61EE">
      <w:pPr>
        <w:spacing w:after="120" w:line="240" w:lineRule="auto"/>
        <w:rPr>
          <w:lang w:eastAsia="en-GB"/>
        </w:rPr>
      </w:pPr>
      <w:r w:rsidRPr="00237F07">
        <w:rPr>
          <w:lang w:eastAsia="en-GB"/>
        </w:rPr>
        <w:t>IHO</w:t>
      </w:r>
      <w:r w:rsidR="00815769" w:rsidRPr="00237F07">
        <w:rPr>
          <w:lang w:eastAsia="en-GB"/>
        </w:rPr>
        <w:tab/>
        <w:t>International Hydrographic Organization</w:t>
      </w:r>
    </w:p>
    <w:p w14:paraId="6E9223EA" w14:textId="2403A54C" w:rsidR="003E7D16" w:rsidRPr="00237F07" w:rsidRDefault="003E7D16" w:rsidP="004E61EE">
      <w:pPr>
        <w:spacing w:after="120" w:line="240" w:lineRule="auto"/>
        <w:rPr>
          <w:lang w:eastAsia="en-GB"/>
        </w:rPr>
      </w:pPr>
      <w:r w:rsidRPr="00237F07">
        <w:rPr>
          <w:lang w:eastAsia="en-GB"/>
        </w:rPr>
        <w:t>IMO</w:t>
      </w:r>
      <w:r w:rsidR="00815769" w:rsidRPr="00237F07">
        <w:rPr>
          <w:lang w:eastAsia="en-GB"/>
        </w:rPr>
        <w:tab/>
        <w:t>International Maritime Organization</w:t>
      </w:r>
    </w:p>
    <w:p w14:paraId="1FC441AB" w14:textId="4C2D0C71" w:rsidR="006A6380" w:rsidRDefault="006665AC" w:rsidP="004E61EE">
      <w:pPr>
        <w:spacing w:after="120" w:line="240" w:lineRule="auto"/>
        <w:rPr>
          <w:lang w:eastAsia="en-GB"/>
        </w:rPr>
      </w:pPr>
      <w:r w:rsidRPr="00237F07">
        <w:rPr>
          <w:lang w:eastAsia="en-GB"/>
        </w:rPr>
        <w:t>SD</w:t>
      </w:r>
      <w:r w:rsidRPr="00237F07">
        <w:rPr>
          <w:lang w:eastAsia="en-GB"/>
        </w:rPr>
        <w:tab/>
        <w:t>System Database</w:t>
      </w:r>
    </w:p>
    <w:p w14:paraId="60A762E5" w14:textId="238B4144" w:rsidR="00425B5E" w:rsidRPr="00237F07" w:rsidRDefault="00425B5E" w:rsidP="004E61EE">
      <w:pPr>
        <w:spacing w:after="120" w:line="240" w:lineRule="auto"/>
        <w:rPr>
          <w:lang w:eastAsia="en-GB"/>
        </w:rPr>
      </w:pPr>
      <w:r w:rsidRPr="00425B5E">
        <w:rPr>
          <w:lang w:eastAsia="en-GB"/>
        </w:rPr>
        <w:t>SECOM Secure communication between ship and shore</w:t>
      </w:r>
    </w:p>
    <w:p w14:paraId="65DC35EF" w14:textId="0C4C9ECC" w:rsidR="000259FF" w:rsidRPr="00237F07" w:rsidRDefault="000259FF" w:rsidP="004E61EE">
      <w:pPr>
        <w:spacing w:after="120" w:line="240" w:lineRule="auto"/>
        <w:rPr>
          <w:lang w:eastAsia="en-GB"/>
        </w:rPr>
      </w:pPr>
      <w:r w:rsidRPr="00237F07">
        <w:rPr>
          <w:lang w:eastAsia="en-GB"/>
        </w:rPr>
        <w:t>SVG</w:t>
      </w:r>
      <w:r w:rsidR="00815769" w:rsidRPr="00237F07">
        <w:rPr>
          <w:lang w:eastAsia="en-GB"/>
        </w:rPr>
        <w:tab/>
        <w:t>Scalable Vector Graphics</w:t>
      </w:r>
    </w:p>
    <w:p w14:paraId="1084B0D1" w14:textId="503C699C" w:rsidR="001243D7" w:rsidRPr="00237F07" w:rsidRDefault="001243D7" w:rsidP="004E61EE">
      <w:pPr>
        <w:spacing w:after="120" w:line="240" w:lineRule="auto"/>
        <w:rPr>
          <w:lang w:eastAsia="en-GB"/>
        </w:rPr>
      </w:pPr>
      <w:r w:rsidRPr="00237F07">
        <w:rPr>
          <w:lang w:eastAsia="en-GB"/>
        </w:rPr>
        <w:t>VRM</w:t>
      </w:r>
      <w:r w:rsidRPr="00237F07">
        <w:rPr>
          <w:lang w:eastAsia="en-GB"/>
        </w:rPr>
        <w:tab/>
      </w:r>
      <w:commentRangeStart w:id="157"/>
      <w:r w:rsidRPr="00237F07">
        <w:rPr>
          <w:lang w:eastAsia="en-GB"/>
        </w:rPr>
        <w:t>Variable Range Marker</w:t>
      </w:r>
      <w:commentRangeEnd w:id="157"/>
      <w:r w:rsidR="00CB15EB">
        <w:rPr>
          <w:rStyle w:val="CommentReference"/>
        </w:rPr>
        <w:commentReference w:id="157"/>
      </w:r>
    </w:p>
    <w:p w14:paraId="22803720" w14:textId="4038E692" w:rsidR="000259FF" w:rsidRPr="00237F07" w:rsidRDefault="000259FF" w:rsidP="004E61EE">
      <w:pPr>
        <w:spacing w:after="120" w:line="240" w:lineRule="auto"/>
        <w:rPr>
          <w:lang w:eastAsia="en-GB"/>
        </w:rPr>
      </w:pPr>
      <w:r w:rsidRPr="00237F07">
        <w:rPr>
          <w:lang w:eastAsia="en-GB"/>
        </w:rPr>
        <w:t>XML</w:t>
      </w:r>
      <w:r w:rsidR="00815769" w:rsidRPr="00237F07">
        <w:rPr>
          <w:lang w:eastAsia="en-GB"/>
        </w:rPr>
        <w:tab/>
      </w:r>
      <w:proofErr w:type="spellStart"/>
      <w:r w:rsidR="004C74B2">
        <w:rPr>
          <w:lang w:eastAsia="en-GB"/>
        </w:rPr>
        <w:t>e</w:t>
      </w:r>
      <w:r w:rsidR="00815769" w:rsidRPr="00237F07">
        <w:rPr>
          <w:lang w:eastAsia="en-GB"/>
        </w:rPr>
        <w:t>Xtensible</w:t>
      </w:r>
      <w:proofErr w:type="spellEnd"/>
      <w:r w:rsidR="00815769" w:rsidRPr="00237F07">
        <w:rPr>
          <w:lang w:eastAsia="en-GB"/>
        </w:rPr>
        <w:t xml:space="preserve"> Markup Language</w:t>
      </w:r>
    </w:p>
    <w:p w14:paraId="39D7BC53" w14:textId="61F23612" w:rsidR="00815769" w:rsidRPr="00237F07" w:rsidRDefault="00815769" w:rsidP="004E61EE">
      <w:pPr>
        <w:spacing w:after="120" w:line="240" w:lineRule="auto"/>
        <w:rPr>
          <w:lang w:eastAsia="en-GB"/>
        </w:rPr>
      </w:pPr>
      <w:r w:rsidRPr="00237F07">
        <w:rPr>
          <w:lang w:eastAsia="en-GB"/>
        </w:rPr>
        <w:t>XSLT</w:t>
      </w:r>
      <w:r w:rsidRPr="00237F07">
        <w:rPr>
          <w:lang w:eastAsia="en-GB"/>
        </w:rPr>
        <w:tab/>
      </w:r>
      <w:proofErr w:type="spellStart"/>
      <w:r w:rsidR="004C74B2">
        <w:rPr>
          <w:lang w:eastAsia="en-GB"/>
        </w:rPr>
        <w:t>e</w:t>
      </w:r>
      <w:r w:rsidRPr="00237F07">
        <w:rPr>
          <w:lang w:eastAsia="en-GB"/>
        </w:rPr>
        <w:t>Xtensible</w:t>
      </w:r>
      <w:proofErr w:type="spellEnd"/>
      <w:r w:rsidRPr="00237F07">
        <w:rPr>
          <w:lang w:eastAsia="en-GB"/>
        </w:rPr>
        <w:t xml:space="preserve"> Stylesheet Language Transformations</w:t>
      </w:r>
    </w:p>
    <w:p w14:paraId="6CA575C2" w14:textId="77777777" w:rsidR="00E71512" w:rsidRPr="00237F07" w:rsidRDefault="00E71512" w:rsidP="004E61EE">
      <w:pPr>
        <w:spacing w:after="120" w:line="240" w:lineRule="auto"/>
        <w:rPr>
          <w:lang w:eastAsia="en-GB"/>
        </w:rPr>
      </w:pPr>
    </w:p>
    <w:p w14:paraId="7A67A338" w14:textId="635D788A" w:rsidR="003E7D16" w:rsidRPr="00237F07" w:rsidRDefault="003E7D16" w:rsidP="00DB7CFE">
      <w:pPr>
        <w:pStyle w:val="Heading2"/>
        <w:rPr>
          <w:lang w:eastAsia="en-GB"/>
        </w:rPr>
      </w:pPr>
      <w:bookmarkStart w:id="158" w:name="_Toc194067047"/>
      <w:r w:rsidRPr="00237F07">
        <w:rPr>
          <w:lang w:eastAsia="en-GB"/>
        </w:rPr>
        <w:t>Notation</w:t>
      </w:r>
      <w:bookmarkEnd w:id="158"/>
    </w:p>
    <w:p w14:paraId="3A4970BF" w14:textId="08AF21D2" w:rsidR="003E7D16" w:rsidRPr="00237F07" w:rsidRDefault="00EE7A3D" w:rsidP="004E61EE">
      <w:pPr>
        <w:pStyle w:val="DescriptionTag"/>
        <w:spacing w:after="120" w:line="240" w:lineRule="auto"/>
        <w:jc w:val="both"/>
        <w:rPr>
          <w:lang w:eastAsia="en-GB"/>
        </w:rPr>
      </w:pPr>
      <w:r w:rsidRPr="00237F07">
        <w:rPr>
          <w:b w:val="0"/>
          <w:lang w:eastAsia="en-GB"/>
        </w:rPr>
        <w:t>The following notation is used throughout the document to describe various portrayal aspects.</w:t>
      </w:r>
    </w:p>
    <w:p w14:paraId="778A0BEB" w14:textId="3C014141" w:rsidR="007F21D9" w:rsidRPr="00237F07" w:rsidRDefault="007F21D9" w:rsidP="004E61EE">
      <w:pPr>
        <w:pStyle w:val="DescriptionTag"/>
        <w:spacing w:line="240" w:lineRule="auto"/>
        <w:jc w:val="both"/>
        <w:rPr>
          <w:lang w:eastAsia="en-GB"/>
        </w:rPr>
      </w:pPr>
      <w:r w:rsidRPr="00237F07">
        <w:rPr>
          <w:lang w:eastAsia="en-GB"/>
        </w:rPr>
        <w:t>(</w:t>
      </w:r>
      <w:r w:rsidR="00CE08C7" w:rsidRPr="00237F07">
        <w:rPr>
          <w:lang w:eastAsia="en-GB"/>
        </w:rPr>
        <w:t>Name of f</w:t>
      </w:r>
      <w:r w:rsidRPr="00237F07">
        <w:rPr>
          <w:lang w:eastAsia="en-GB"/>
        </w:rPr>
        <w:t>eature or information type)</w:t>
      </w:r>
    </w:p>
    <w:p w14:paraId="6F6E9BE7" w14:textId="089F4E8A" w:rsidR="007F21D9" w:rsidRPr="00237F07" w:rsidRDefault="007F21D9" w:rsidP="004E61EE">
      <w:pPr>
        <w:pStyle w:val="dl"/>
        <w:spacing w:after="120" w:line="240" w:lineRule="auto"/>
        <w:ind w:left="431" w:hanging="28"/>
        <w:jc w:val="both"/>
        <w:rPr>
          <w:lang w:eastAsia="en-GB"/>
        </w:rPr>
      </w:pPr>
      <w:r w:rsidRPr="00237F07">
        <w:rPr>
          <w:lang w:eastAsia="en-GB"/>
        </w:rPr>
        <w:t>Features and information types are referenced by their names in camel-case or space-separated names in initial capitals (“</w:t>
      </w:r>
      <w:proofErr w:type="spellStart"/>
      <w:r w:rsidRPr="00237F07">
        <w:rPr>
          <w:lang w:eastAsia="en-GB"/>
        </w:rPr>
        <w:t>LandArea</w:t>
      </w:r>
      <w:proofErr w:type="spellEnd"/>
      <w:r w:rsidRPr="00237F07">
        <w:rPr>
          <w:lang w:eastAsia="en-GB"/>
        </w:rPr>
        <w:t>” or “Land</w:t>
      </w:r>
      <w:r w:rsidR="00CE08C7" w:rsidRPr="00237F07">
        <w:rPr>
          <w:lang w:eastAsia="en-GB"/>
        </w:rPr>
        <w:t xml:space="preserve"> </w:t>
      </w:r>
      <w:r w:rsidRPr="00237F07">
        <w:rPr>
          <w:lang w:eastAsia="en-GB"/>
        </w:rPr>
        <w:t>Area”)</w:t>
      </w:r>
      <w:r w:rsidR="00CE08C7" w:rsidRPr="00237F07">
        <w:rPr>
          <w:lang w:eastAsia="en-GB"/>
        </w:rPr>
        <w:t>.</w:t>
      </w:r>
    </w:p>
    <w:p w14:paraId="1B919E0A" w14:textId="78DFD69A" w:rsidR="00CE08C7" w:rsidRPr="00237F07" w:rsidRDefault="00CE08C7" w:rsidP="004E61EE">
      <w:pPr>
        <w:pStyle w:val="DescriptionTag"/>
        <w:spacing w:line="240" w:lineRule="auto"/>
        <w:jc w:val="both"/>
        <w:rPr>
          <w:lang w:eastAsia="en-GB"/>
        </w:rPr>
      </w:pPr>
      <w:r w:rsidRPr="00237F07">
        <w:rPr>
          <w:lang w:eastAsia="en-GB"/>
        </w:rPr>
        <w:t>(Name of attribute)</w:t>
      </w:r>
    </w:p>
    <w:p w14:paraId="598342EB" w14:textId="639C5D7D" w:rsidR="00CE08C7" w:rsidRPr="00237F07" w:rsidRDefault="00CE08C7" w:rsidP="004E61EE">
      <w:pPr>
        <w:pStyle w:val="dl"/>
        <w:spacing w:after="120" w:line="240" w:lineRule="auto"/>
        <w:ind w:left="431" w:hanging="28"/>
        <w:jc w:val="both"/>
        <w:rPr>
          <w:lang w:eastAsia="en-GB"/>
        </w:rPr>
      </w:pPr>
      <w:bookmarkStart w:id="159" w:name="_Hlk87453078"/>
      <w:r w:rsidRPr="00237F07">
        <w:rPr>
          <w:lang w:eastAsia="en-GB"/>
        </w:rPr>
        <w:t>Attributes are referenced by their names in camel-case with initial letters in lower case, or space-separated names in all lower case (“</w:t>
      </w:r>
      <w:proofErr w:type="spellStart"/>
      <w:r w:rsidRPr="00237F07">
        <w:rPr>
          <w:lang w:eastAsia="en-GB"/>
        </w:rPr>
        <w:t>visuallyConspicuous</w:t>
      </w:r>
      <w:proofErr w:type="spellEnd"/>
      <w:r w:rsidRPr="00237F07">
        <w:rPr>
          <w:lang w:eastAsia="en-GB"/>
        </w:rPr>
        <w:t>” or “visually conspicuous”).</w:t>
      </w:r>
      <w:bookmarkEnd w:id="159"/>
    </w:p>
    <w:p w14:paraId="00BB8059" w14:textId="72D7BAA6" w:rsidR="008A09EF" w:rsidRPr="00237F07" w:rsidRDefault="008A09EF" w:rsidP="004E61EE">
      <w:pPr>
        <w:pStyle w:val="dl"/>
        <w:spacing w:after="60" w:line="240" w:lineRule="auto"/>
        <w:ind w:left="403" w:hanging="403"/>
        <w:jc w:val="both"/>
        <w:rPr>
          <w:b/>
          <w:bCs/>
          <w:lang w:eastAsia="en-GB"/>
        </w:rPr>
      </w:pPr>
      <w:r w:rsidRPr="00237F07">
        <w:rPr>
          <w:b/>
          <w:bCs/>
          <w:lang w:eastAsia="en-GB"/>
        </w:rPr>
        <w:t>(</w:t>
      </w:r>
      <w:r w:rsidR="00786923" w:rsidRPr="00237F07">
        <w:rPr>
          <w:b/>
          <w:bCs/>
          <w:lang w:eastAsia="en-GB"/>
        </w:rPr>
        <w:t>P</w:t>
      </w:r>
      <w:r w:rsidRPr="00237F07">
        <w:rPr>
          <w:b/>
          <w:bCs/>
          <w:lang w:eastAsia="en-GB"/>
        </w:rPr>
        <w:t>ortrayal register item)</w:t>
      </w:r>
    </w:p>
    <w:p w14:paraId="3C309714" w14:textId="7460304E" w:rsidR="008A09EF" w:rsidRPr="00237F07" w:rsidRDefault="008A09EF" w:rsidP="004E61EE">
      <w:pPr>
        <w:pStyle w:val="dl"/>
        <w:spacing w:after="120" w:line="240" w:lineRule="auto"/>
        <w:ind w:left="426" w:hanging="26"/>
        <w:jc w:val="both"/>
        <w:rPr>
          <w:lang w:eastAsia="en-GB"/>
        </w:rPr>
      </w:pPr>
      <w:r w:rsidRPr="00237F07">
        <w:rPr>
          <w:lang w:eastAsia="en-GB"/>
        </w:rPr>
        <w:lastRenderedPageBreak/>
        <w:t xml:space="preserve">Items from the IHO portrayal registry are referenced by their registered name and item type (“line style SCLBDY51”). The </w:t>
      </w:r>
      <w:r w:rsidR="000202B1" w:rsidRPr="00237F07">
        <w:rPr>
          <w:lang w:eastAsia="en-GB"/>
        </w:rPr>
        <w:t>portrayal registry is a component of the IHO</w:t>
      </w:r>
      <w:r w:rsidRPr="00237F07">
        <w:rPr>
          <w:lang w:eastAsia="en-GB"/>
        </w:rPr>
        <w:t xml:space="preserve"> </w:t>
      </w:r>
      <w:r w:rsidR="000202B1" w:rsidRPr="00237F07">
        <w:rPr>
          <w:lang w:eastAsia="en-GB"/>
        </w:rPr>
        <w:t>Geospatial Information R</w:t>
      </w:r>
      <w:r w:rsidRPr="00237F07">
        <w:rPr>
          <w:lang w:eastAsia="en-GB"/>
        </w:rPr>
        <w:t>egistry</w:t>
      </w:r>
      <w:r w:rsidR="000202B1" w:rsidRPr="00237F07">
        <w:rPr>
          <w:lang w:eastAsia="en-GB"/>
        </w:rPr>
        <w:t xml:space="preserve"> (</w:t>
      </w:r>
      <w:hyperlink r:id="rId23" w:history="1">
        <w:r w:rsidR="000202B1" w:rsidRPr="00237F07">
          <w:rPr>
            <w:rStyle w:val="Hyperlink"/>
            <w:lang w:eastAsia="en-GB"/>
          </w:rPr>
          <w:t>https://registry.iho.int</w:t>
        </w:r>
      </w:hyperlink>
      <w:r w:rsidR="000202B1" w:rsidRPr="00237F07">
        <w:rPr>
          <w:lang w:eastAsia="en-GB"/>
        </w:rPr>
        <w:t>)</w:t>
      </w:r>
      <w:r w:rsidRPr="00237F07">
        <w:rPr>
          <w:lang w:eastAsia="en-GB"/>
        </w:rPr>
        <w:t>.</w:t>
      </w:r>
    </w:p>
    <w:p w14:paraId="6F71C654" w14:textId="4D44BAED" w:rsidR="00480BC0" w:rsidRPr="00237F07" w:rsidRDefault="00480BC0" w:rsidP="00DB7CFE">
      <w:pPr>
        <w:pStyle w:val="Heading2"/>
        <w:rPr>
          <w:lang w:eastAsia="en-GB"/>
        </w:rPr>
      </w:pPr>
      <w:bookmarkStart w:id="160" w:name="_Toc194067048"/>
      <w:r w:rsidRPr="00237F07">
        <w:rPr>
          <w:lang w:eastAsia="en-GB"/>
        </w:rPr>
        <w:t>Normative vs Informative</w:t>
      </w:r>
      <w:r w:rsidR="00B6123E" w:rsidRPr="00237F07">
        <w:rPr>
          <w:lang w:eastAsia="en-GB"/>
        </w:rPr>
        <w:t xml:space="preserve"> within this document</w:t>
      </w:r>
      <w:r w:rsidRPr="00237F07">
        <w:rPr>
          <w:lang w:eastAsia="en-GB"/>
        </w:rPr>
        <w:t>.</w:t>
      </w:r>
      <w:bookmarkEnd w:id="160"/>
    </w:p>
    <w:p w14:paraId="2FE3184A" w14:textId="1F7A1D75" w:rsidR="00AD2F07" w:rsidRDefault="00B6123E" w:rsidP="00F2390C">
      <w:pPr>
        <w:jc w:val="both"/>
        <w:rPr>
          <w:lang w:eastAsia="en-GB"/>
        </w:rPr>
      </w:pPr>
      <w:r w:rsidRPr="00237F07">
        <w:rPr>
          <w:lang w:eastAsia="en-GB"/>
        </w:rPr>
        <w:t>This document uses the word “</w:t>
      </w:r>
      <w:r w:rsidR="00F2390C" w:rsidRPr="00237F07">
        <w:rPr>
          <w:lang w:eastAsia="en-GB"/>
        </w:rPr>
        <w:t>m</w:t>
      </w:r>
      <w:r w:rsidR="00AE3E22" w:rsidRPr="00237F07">
        <w:rPr>
          <w:lang w:eastAsia="en-GB"/>
        </w:rPr>
        <w:t>u</w:t>
      </w:r>
      <w:r w:rsidR="00F2390C" w:rsidRPr="00237F07">
        <w:rPr>
          <w:lang w:eastAsia="en-GB"/>
        </w:rPr>
        <w:t>st</w:t>
      </w:r>
      <w:r w:rsidRPr="00237F07">
        <w:rPr>
          <w:lang w:eastAsia="en-GB"/>
        </w:rPr>
        <w:t xml:space="preserve">” to describe </w:t>
      </w:r>
      <w:r w:rsidR="00237F07" w:rsidRPr="00237F07">
        <w:rPr>
          <w:lang w:eastAsia="en-GB"/>
        </w:rPr>
        <w:t xml:space="preserve">how </w:t>
      </w:r>
      <w:r w:rsidRPr="00237F07">
        <w:rPr>
          <w:lang w:eastAsia="en-GB"/>
        </w:rPr>
        <w:t>mandatory functionality for S-100 ECDIS</w:t>
      </w:r>
      <w:r w:rsidR="00237F07" w:rsidRPr="00237F07">
        <w:rPr>
          <w:lang w:eastAsia="en-GB"/>
        </w:rPr>
        <w:t xml:space="preserve"> </w:t>
      </w:r>
      <w:r w:rsidR="006F7B6E">
        <w:rPr>
          <w:lang w:eastAsia="en-GB"/>
        </w:rPr>
        <w:t>must</w:t>
      </w:r>
      <w:r w:rsidR="006F7B6E" w:rsidRPr="00237F07">
        <w:rPr>
          <w:lang w:eastAsia="en-GB"/>
        </w:rPr>
        <w:t xml:space="preserve"> </w:t>
      </w:r>
      <w:r w:rsidR="00237F07" w:rsidRPr="00237F07">
        <w:rPr>
          <w:lang w:eastAsia="en-GB"/>
        </w:rPr>
        <w:t>be implemented</w:t>
      </w:r>
      <w:r w:rsidRPr="00237F07">
        <w:rPr>
          <w:lang w:eastAsia="en-GB"/>
        </w:rPr>
        <w:t xml:space="preserve">. </w:t>
      </w:r>
      <w:r w:rsidR="006F7B6E">
        <w:rPr>
          <w:lang w:eastAsia="en-GB"/>
        </w:rPr>
        <w:t>Some</w:t>
      </w:r>
      <w:r w:rsidR="00AD2F07" w:rsidRPr="00237F07">
        <w:rPr>
          <w:lang w:eastAsia="en-GB"/>
        </w:rPr>
        <w:t xml:space="preserve"> parts of the S-100 framework are </w:t>
      </w:r>
      <w:r w:rsidR="006F7B6E">
        <w:rPr>
          <w:lang w:eastAsia="en-GB"/>
        </w:rPr>
        <w:t xml:space="preserve">also </w:t>
      </w:r>
      <w:r w:rsidR="00AD2F07" w:rsidRPr="00237F07">
        <w:rPr>
          <w:lang w:eastAsia="en-GB"/>
        </w:rPr>
        <w:t>described in overview to provide useful context for implementers. Where this is the case</w:t>
      </w:r>
      <w:r w:rsidR="00237F07" w:rsidRPr="00237F07">
        <w:rPr>
          <w:lang w:eastAsia="en-GB"/>
        </w:rPr>
        <w:t xml:space="preserve"> </w:t>
      </w:r>
      <w:r w:rsidR="00AD2F07" w:rsidRPr="00237F07">
        <w:rPr>
          <w:lang w:eastAsia="en-GB"/>
        </w:rPr>
        <w:t>sections are marked as “Informative”</w:t>
      </w:r>
      <w:r w:rsidR="00237F07" w:rsidRPr="00237F07">
        <w:rPr>
          <w:lang w:eastAsia="en-GB"/>
        </w:rPr>
        <w:t xml:space="preserve"> to clarify</w:t>
      </w:r>
      <w:r w:rsidR="00AD2F07" w:rsidRPr="00237F07">
        <w:rPr>
          <w:lang w:eastAsia="en-GB"/>
        </w:rPr>
        <w:t xml:space="preserve">. </w:t>
      </w:r>
    </w:p>
    <w:p w14:paraId="538B6C3F" w14:textId="278F2CB0" w:rsidR="00B42BF5" w:rsidRDefault="00B42BF5" w:rsidP="00F2390C">
      <w:pPr>
        <w:jc w:val="both"/>
        <w:rPr>
          <w:lang w:eastAsia="en-GB"/>
        </w:rPr>
      </w:pPr>
      <w:r>
        <w:rPr>
          <w:lang w:eastAsia="en-GB"/>
        </w:rPr>
        <w:t xml:space="preserve">Non-mandatory requirements or recommendations to implementers are indicated using </w:t>
      </w:r>
      <w:ins w:id="161" w:author="jon pritchard" w:date="2025-09-17T13:40:00Z" w16du:dateUtc="2025-09-17T11:40:00Z">
        <w:r w:rsidR="000F7D72">
          <w:rPr>
            <w:lang w:eastAsia="en-GB"/>
          </w:rPr>
          <w:t xml:space="preserve">the </w:t>
        </w:r>
      </w:ins>
      <w:r>
        <w:rPr>
          <w:lang w:eastAsia="en-GB"/>
        </w:rPr>
        <w:t xml:space="preserve">word </w:t>
      </w:r>
      <w:r w:rsidRPr="000F7D72">
        <w:rPr>
          <w:strike/>
          <w:lang w:eastAsia="en-GB"/>
          <w:rPrChange w:id="162" w:author="jon pritchard" w:date="2025-09-17T13:40:00Z" w16du:dateUtc="2025-09-17T11:40:00Z">
            <w:rPr>
              <w:lang w:eastAsia="en-GB"/>
            </w:rPr>
          </w:rPrChange>
        </w:rPr>
        <w:t>“shall” or</w:t>
      </w:r>
      <w:r>
        <w:rPr>
          <w:lang w:eastAsia="en-GB"/>
        </w:rPr>
        <w:t xml:space="preserve"> “should”.</w:t>
      </w:r>
    </w:p>
    <w:p w14:paraId="5894818B" w14:textId="71F630AF" w:rsidR="00B76036" w:rsidRPr="00237F07" w:rsidRDefault="00B76036" w:rsidP="00F2390C">
      <w:pPr>
        <w:jc w:val="both"/>
        <w:rPr>
          <w:lang w:eastAsia="en-GB"/>
        </w:rPr>
      </w:pPr>
      <w:r>
        <w:rPr>
          <w:lang w:eastAsia="en-GB"/>
        </w:rPr>
        <w:t>The word “may”</w:t>
      </w:r>
      <w:r w:rsidRPr="00F11896">
        <w:rPr>
          <w:lang w:eastAsia="en-GB"/>
        </w:rPr>
        <w:t xml:space="preserve"> </w:t>
      </w:r>
      <w:proofErr w:type="gramStart"/>
      <w:r w:rsidRPr="00F11896">
        <w:rPr>
          <w:lang w:eastAsia="en-GB"/>
        </w:rPr>
        <w:t>expresses</w:t>
      </w:r>
      <w:proofErr w:type="gramEnd"/>
      <w:r w:rsidRPr="00F11896">
        <w:rPr>
          <w:lang w:eastAsia="en-GB"/>
        </w:rPr>
        <w:t xml:space="preserve"> a permissible practice for action. It does not express a requirement.</w:t>
      </w:r>
    </w:p>
    <w:p w14:paraId="292A074A" w14:textId="2BA3B42B" w:rsidR="00AE2E01" w:rsidRPr="00237F07" w:rsidRDefault="00AD2F07" w:rsidP="00F2390C">
      <w:pPr>
        <w:jc w:val="both"/>
        <w:rPr>
          <w:i/>
          <w:iCs/>
          <w:lang w:eastAsia="en-GB"/>
        </w:rPr>
      </w:pPr>
      <w:r w:rsidRPr="00237F07">
        <w:rPr>
          <w:lang w:eastAsia="en-GB"/>
        </w:rPr>
        <w:t>Mandatory functionality is achieved by the implementation of the relevant parts of S-100</w:t>
      </w:r>
      <w:r w:rsidR="004B1F0F">
        <w:rPr>
          <w:lang w:eastAsia="en-GB"/>
        </w:rPr>
        <w:t xml:space="preserve"> and S-98</w:t>
      </w:r>
      <w:r w:rsidRPr="00237F07">
        <w:rPr>
          <w:lang w:eastAsia="en-GB"/>
        </w:rPr>
        <w:t xml:space="preserve">. In all cases the content of the published, operational IHO product specifications </w:t>
      </w:r>
      <w:proofErr w:type="gramStart"/>
      <w:r w:rsidRPr="00237F07">
        <w:rPr>
          <w:lang w:eastAsia="en-GB"/>
        </w:rPr>
        <w:t>are</w:t>
      </w:r>
      <w:proofErr w:type="gramEnd"/>
      <w:r w:rsidRPr="00237F07">
        <w:rPr>
          <w:lang w:eastAsia="en-GB"/>
        </w:rPr>
        <w:t xml:space="preserve"> </w:t>
      </w:r>
      <w:r w:rsidR="00237F07" w:rsidRPr="00237F07">
        <w:rPr>
          <w:lang w:eastAsia="en-GB"/>
        </w:rPr>
        <w:t xml:space="preserve">also </w:t>
      </w:r>
      <w:r w:rsidRPr="00237F07">
        <w:rPr>
          <w:lang w:eastAsia="en-GB"/>
        </w:rPr>
        <w:t xml:space="preserve">normative. </w:t>
      </w:r>
    </w:p>
    <w:p w14:paraId="1BFE4A96" w14:textId="185362F5" w:rsidR="0033324D" w:rsidRPr="00B812CA" w:rsidRDefault="00256304" w:rsidP="00F2390C">
      <w:pPr>
        <w:pStyle w:val="Heading1"/>
      </w:pPr>
      <w:bookmarkStart w:id="163" w:name="_Toc40990386"/>
      <w:bookmarkStart w:id="164" w:name="_Toc40990387"/>
      <w:bookmarkStart w:id="165" w:name="_Toc40990388"/>
      <w:bookmarkStart w:id="166" w:name="_Toc40990389"/>
      <w:bookmarkStart w:id="167" w:name="_Toc40990390"/>
      <w:bookmarkStart w:id="168" w:name="_Toc40990391"/>
      <w:bookmarkStart w:id="169" w:name="_Toc40990392"/>
      <w:bookmarkStart w:id="170" w:name="_Toc40990393"/>
      <w:bookmarkStart w:id="171" w:name="_Toc40990394"/>
      <w:bookmarkStart w:id="172" w:name="_Toc40990395"/>
      <w:bookmarkStart w:id="173" w:name="_Toc40990396"/>
      <w:bookmarkStart w:id="174" w:name="_Toc40990397"/>
      <w:bookmarkStart w:id="175" w:name="_Toc40990398"/>
      <w:bookmarkStart w:id="176" w:name="_Toc40990399"/>
      <w:bookmarkStart w:id="177" w:name="_Toc40990400"/>
      <w:bookmarkStart w:id="178" w:name="_Toc40990401"/>
      <w:bookmarkStart w:id="179" w:name="_Toc38829544"/>
      <w:bookmarkStart w:id="180" w:name="_Toc38830047"/>
      <w:bookmarkStart w:id="181" w:name="_Toc194067049"/>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rsidRPr="00B812CA">
        <w:t xml:space="preserve">Background - </w:t>
      </w:r>
      <w:r w:rsidR="00E36AC7" w:rsidRPr="00B812CA">
        <w:t xml:space="preserve">System </w:t>
      </w:r>
      <w:r w:rsidR="00D259B2" w:rsidRPr="00B812CA">
        <w:t>C</w:t>
      </w:r>
      <w:r w:rsidR="0033324D" w:rsidRPr="00B812CA">
        <w:t>oncept</w:t>
      </w:r>
      <w:r w:rsidR="004C242A" w:rsidRPr="00B812CA">
        <w:t>s</w:t>
      </w:r>
      <w:r w:rsidR="0033324D" w:rsidRPr="00B812CA">
        <w:t xml:space="preserve"> and </w:t>
      </w:r>
      <w:r w:rsidR="00D259B2" w:rsidRPr="00B812CA">
        <w:t>L</w:t>
      </w:r>
      <w:r w:rsidR="0033324D" w:rsidRPr="00B812CA">
        <w:t>imitations</w:t>
      </w:r>
      <w:bookmarkEnd w:id="181"/>
      <w:r w:rsidR="00411D24" w:rsidRPr="00B812CA">
        <w:t xml:space="preserve"> </w:t>
      </w:r>
    </w:p>
    <w:p w14:paraId="72A69B43" w14:textId="29666087" w:rsidR="00826285" w:rsidRPr="00237F07" w:rsidRDefault="00826285" w:rsidP="00DB7CFE">
      <w:pPr>
        <w:pStyle w:val="Heading2"/>
      </w:pPr>
      <w:bookmarkStart w:id="182" w:name="_Toc194067050"/>
      <w:r w:rsidRPr="00237F07">
        <w:t>The concepts of ENC</w:t>
      </w:r>
      <w:r w:rsidR="00C64C79" w:rsidRPr="00237F07">
        <w:t>, ENDS and System Database</w:t>
      </w:r>
      <w:bookmarkEnd w:id="182"/>
    </w:p>
    <w:p w14:paraId="7C9F4ED3" w14:textId="2C68B7B2" w:rsidR="00826285" w:rsidRPr="00237F07" w:rsidRDefault="00826285" w:rsidP="00AA0332">
      <w:pPr>
        <w:spacing w:after="120" w:line="240" w:lineRule="auto"/>
        <w:jc w:val="both"/>
      </w:pPr>
      <w:r w:rsidRPr="00237F07">
        <w:t xml:space="preserve">The </w:t>
      </w:r>
      <w:r w:rsidR="00C64C79" w:rsidRPr="00237F07">
        <w:t xml:space="preserve">Electronic Navigational Data Service and </w:t>
      </w:r>
      <w:r w:rsidR="006665AC" w:rsidRPr="00237F07">
        <w:t xml:space="preserve">System Database </w:t>
      </w:r>
      <w:r w:rsidRPr="00237F07">
        <w:t>concept</w:t>
      </w:r>
      <w:r w:rsidR="00C64C79" w:rsidRPr="00237F07">
        <w:t>s</w:t>
      </w:r>
      <w:r w:rsidRPr="00237F07">
        <w:t xml:space="preserve"> include multiple products for use in navigation systems.</w:t>
      </w:r>
      <w:r w:rsidR="00BB4E9F" w:rsidRPr="00237F07">
        <w:t xml:space="preserve"> </w:t>
      </w:r>
      <w:r w:rsidR="00C64C79" w:rsidRPr="00237F07">
        <w:t>They were</w:t>
      </w:r>
      <w:r w:rsidR="0007117E" w:rsidRPr="00237F07">
        <w:t xml:space="preserve"> introduced in IMO MSC 530(106) and </w:t>
      </w:r>
      <w:r w:rsidR="00BB4E9F" w:rsidRPr="00237F07">
        <w:t xml:space="preserve">update the </w:t>
      </w:r>
      <w:r w:rsidR="00B840E1" w:rsidRPr="00237F07">
        <w:t xml:space="preserve">previous </w:t>
      </w:r>
      <w:r w:rsidR="00BB4E9F" w:rsidRPr="00237F07">
        <w:t xml:space="preserve">concept of SENC </w:t>
      </w:r>
      <w:r w:rsidR="00B840E1" w:rsidRPr="00237F07">
        <w:t xml:space="preserve">defined </w:t>
      </w:r>
      <w:r w:rsidR="00BB4E9F" w:rsidRPr="00237F07">
        <w:t>in IMO MSC.232(82).</w:t>
      </w:r>
    </w:p>
    <w:p w14:paraId="069FEDAA" w14:textId="54714C3F" w:rsidR="00826285" w:rsidRPr="00237F07" w:rsidRDefault="00826285" w:rsidP="00AA0332">
      <w:pPr>
        <w:spacing w:after="120" w:line="240" w:lineRule="auto"/>
        <w:jc w:val="both"/>
      </w:pPr>
      <w:r w:rsidRPr="00237F07">
        <w:t xml:space="preserve">IMO </w:t>
      </w:r>
      <w:r w:rsidR="0056040E">
        <w:t>MSC.530(106)/Rev.1</w:t>
      </w:r>
      <w:r w:rsidRPr="00237F07">
        <w:t xml:space="preserve"> defines Electronic Navigational Chart (ENC)</w:t>
      </w:r>
      <w:r w:rsidR="00391671" w:rsidRPr="00237F07">
        <w:t>, Electronic Navigational Data Service (ENDS),</w:t>
      </w:r>
      <w:r w:rsidRPr="00237F07">
        <w:t xml:space="preserve"> and System </w:t>
      </w:r>
      <w:r w:rsidR="00EA38B6" w:rsidRPr="00237F07">
        <w:t>Database</w:t>
      </w:r>
      <w:r w:rsidRPr="00237F07">
        <w:t xml:space="preserve"> as follows:</w:t>
      </w:r>
    </w:p>
    <w:p w14:paraId="406D53B9" w14:textId="334950EB" w:rsidR="00826285" w:rsidRPr="00237F07" w:rsidRDefault="00826285" w:rsidP="00AA0332">
      <w:pPr>
        <w:pStyle w:val="BlockQuote"/>
        <w:spacing w:after="120" w:line="240" w:lineRule="auto"/>
        <w:jc w:val="both"/>
      </w:pPr>
      <w:r w:rsidRPr="00237F07">
        <w:t xml:space="preserve">3.2 Electronic Navigational Chart (ENC) means the database, standardized as to content, structure and format, issued for use with ECDIS by or on the authority of a </w:t>
      </w:r>
      <w:proofErr w:type="gramStart"/>
      <w:r w:rsidRPr="00237F07">
        <w:t>Government</w:t>
      </w:r>
      <w:proofErr w:type="gramEnd"/>
      <w:r w:rsidRPr="00237F07">
        <w:t xml:space="preserve">, authorized </w:t>
      </w:r>
      <w:r w:rsidR="00BB4E9F" w:rsidRPr="00237F07">
        <w:t>h</w:t>
      </w:r>
      <w:r w:rsidRPr="00237F07">
        <w:t xml:space="preserve">ydrographic </w:t>
      </w:r>
      <w:r w:rsidR="00BB4E9F" w:rsidRPr="00237F07">
        <w:t>o</w:t>
      </w:r>
      <w:r w:rsidRPr="00237F07">
        <w:t>ffice or other relevant government institution, and conform</w:t>
      </w:r>
      <w:r w:rsidR="00BB4E9F" w:rsidRPr="00237F07">
        <w:t>ing</w:t>
      </w:r>
      <w:r w:rsidRPr="00237F07">
        <w:t xml:space="preserve"> to IHO standards. The ENC contains all the </w:t>
      </w:r>
      <w:r w:rsidR="00BB4E9F" w:rsidRPr="00237F07">
        <w:t xml:space="preserve">nautical </w:t>
      </w:r>
      <w:r w:rsidRPr="00237F07">
        <w:t>chart information necessary for safe navigation.</w:t>
      </w:r>
    </w:p>
    <w:p w14:paraId="5591E742" w14:textId="4CC9B201" w:rsidR="003D4621" w:rsidRPr="00237F07" w:rsidRDefault="003D4621" w:rsidP="003D4621">
      <w:pPr>
        <w:pStyle w:val="BlockQuote"/>
        <w:spacing w:after="120" w:line="240" w:lineRule="auto"/>
        <w:jc w:val="both"/>
      </w:pPr>
      <w:r w:rsidRPr="00237F07">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237F07" w:rsidRDefault="00826285" w:rsidP="00AA0332">
      <w:pPr>
        <w:pStyle w:val="BlockQuote"/>
        <w:spacing w:after="120" w:line="240" w:lineRule="auto"/>
        <w:jc w:val="both"/>
      </w:pPr>
      <w:r w:rsidRPr="00237F07">
        <w:t>3.</w:t>
      </w:r>
      <w:r w:rsidR="00391671" w:rsidRPr="00237F07">
        <w:t>4</w:t>
      </w:r>
      <w:r w:rsidRPr="00237F07">
        <w:t xml:space="preserve"> System </w:t>
      </w:r>
      <w:r w:rsidR="00391671" w:rsidRPr="00237F07">
        <w:t>Database</w:t>
      </w:r>
      <w:r w:rsidRPr="00237F07">
        <w:t xml:space="preserve"> means a database, in the manufacturer</w:t>
      </w:r>
      <w:r w:rsidRPr="00237F07">
        <w:rPr>
          <w:rFonts w:cs="Arial"/>
        </w:rPr>
        <w:t>’</w:t>
      </w:r>
      <w:r w:rsidRPr="00237F07">
        <w:t xml:space="preserve">s internal ECDIS format, resulting from the lossless transformation of the </w:t>
      </w:r>
      <w:r w:rsidR="00391671" w:rsidRPr="00237F07">
        <w:t>ENDS</w:t>
      </w:r>
      <w:r w:rsidRPr="00237F07">
        <w:t xml:space="preserve"> contents and its updates. It is this database that is accessed by ECDIS for the display generation and other navigational </w:t>
      </w:r>
      <w:proofErr w:type="gramStart"/>
      <w:r w:rsidRPr="00237F07">
        <w:t>functions, and</w:t>
      </w:r>
      <w:proofErr w:type="gramEnd"/>
      <w:r w:rsidRPr="00237F07">
        <w:t xml:space="preserve"> is equivalent to up-to-date </w:t>
      </w:r>
      <w:r w:rsidR="00391671" w:rsidRPr="00237F07">
        <w:t>ENDS</w:t>
      </w:r>
      <w:r w:rsidRPr="00237F07">
        <w:t>.</w:t>
      </w:r>
    </w:p>
    <w:p w14:paraId="23B6E7F5" w14:textId="486753A3" w:rsidR="00E71512" w:rsidRPr="00237F07" w:rsidRDefault="00CD41C5" w:rsidP="00AA0332">
      <w:pPr>
        <w:pStyle w:val="BlockQuote"/>
        <w:spacing w:after="120" w:line="240" w:lineRule="auto"/>
        <w:ind w:left="0"/>
        <w:jc w:val="both"/>
        <w:rPr>
          <w:i w:val="0"/>
          <w:iCs w:val="0"/>
        </w:rPr>
      </w:pPr>
      <w:bookmarkStart w:id="183" w:name="_Hlk171083846"/>
      <w:r w:rsidRPr="00237F07">
        <w:rPr>
          <w:i w:val="0"/>
          <w:iCs w:val="0"/>
        </w:rPr>
        <w:t>The</w:t>
      </w:r>
      <w:r w:rsidR="0007117E" w:rsidRPr="00237F07">
        <w:rPr>
          <w:i w:val="0"/>
          <w:iCs w:val="0"/>
        </w:rPr>
        <w:t xml:space="preserve"> System Database </w:t>
      </w:r>
      <w:r w:rsidRPr="00237F07">
        <w:rPr>
          <w:i w:val="0"/>
          <w:iCs w:val="0"/>
        </w:rPr>
        <w:t xml:space="preserve">is </w:t>
      </w:r>
      <w:r w:rsidR="0007117E" w:rsidRPr="00237F07">
        <w:rPr>
          <w:i w:val="0"/>
          <w:iCs w:val="0"/>
        </w:rPr>
        <w:t xml:space="preserve">compiled from </w:t>
      </w:r>
      <w:r w:rsidRPr="00237F07">
        <w:rPr>
          <w:i w:val="0"/>
          <w:iCs w:val="0"/>
        </w:rPr>
        <w:t xml:space="preserve">one or more </w:t>
      </w:r>
      <w:r w:rsidR="0007117E" w:rsidRPr="00237F07">
        <w:rPr>
          <w:i w:val="0"/>
          <w:iCs w:val="0"/>
        </w:rPr>
        <w:t>S-100-based products</w:t>
      </w:r>
      <w:r w:rsidRPr="00237F07">
        <w:rPr>
          <w:i w:val="0"/>
          <w:iCs w:val="0"/>
        </w:rPr>
        <w:t xml:space="preserve"> and/or S-57 based products</w:t>
      </w:r>
      <w:bookmarkEnd w:id="183"/>
      <w:r w:rsidR="0007117E" w:rsidRPr="00237F07">
        <w:rPr>
          <w:i w:val="0"/>
          <w:iCs w:val="0"/>
        </w:rPr>
        <w:t>.</w:t>
      </w:r>
    </w:p>
    <w:p w14:paraId="11B34173" w14:textId="77777777" w:rsidR="00826285" w:rsidRPr="00237F07" w:rsidRDefault="00826285" w:rsidP="00DB7CFE">
      <w:pPr>
        <w:pStyle w:val="Heading2"/>
      </w:pPr>
      <w:bookmarkStart w:id="184" w:name="_Ref98329076"/>
      <w:bookmarkStart w:id="185" w:name="_Ref98339151"/>
      <w:bookmarkStart w:id="186" w:name="_Ref98339270"/>
      <w:bookmarkStart w:id="187" w:name="_Toc194067051"/>
      <w:r w:rsidRPr="00237F07">
        <w:t>ECDIS concept, limitations, and challenges</w:t>
      </w:r>
      <w:bookmarkEnd w:id="184"/>
      <w:bookmarkEnd w:id="185"/>
      <w:bookmarkEnd w:id="186"/>
      <w:bookmarkEnd w:id="187"/>
    </w:p>
    <w:p w14:paraId="2C9C6850" w14:textId="18DF4985" w:rsidR="0053774B" w:rsidRPr="00237F07" w:rsidRDefault="0053774B" w:rsidP="00AA0332">
      <w:pPr>
        <w:spacing w:after="120" w:line="240" w:lineRule="auto"/>
        <w:jc w:val="both"/>
      </w:pPr>
      <w:r w:rsidRPr="00237F07">
        <w:t>IMO MSC 530(106)</w:t>
      </w:r>
      <w:r w:rsidR="00840978">
        <w:t>/Rev.1</w:t>
      </w:r>
      <w:r w:rsidRPr="00237F07">
        <w:t xml:space="preserve"> also defines Electronic Chart Display and Information System (ECDIS):</w:t>
      </w:r>
    </w:p>
    <w:p w14:paraId="6076448B" w14:textId="53E44D58" w:rsidR="00F14ED1" w:rsidRPr="00237F07" w:rsidRDefault="0053774B" w:rsidP="00F2390C">
      <w:pPr>
        <w:pStyle w:val="BlockQuote"/>
      </w:pPr>
      <w:r w:rsidRPr="00237F07">
        <w:t xml:space="preserve">3.1 </w:t>
      </w:r>
      <w:r w:rsidR="00F14ED1" w:rsidRPr="00237F07">
        <w:t xml:space="preserve">Electronic Chart Display and Information System (ECDIS) </w:t>
      </w:r>
      <w:r w:rsidRPr="00237F07">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237F07" w:rsidRDefault="00F14ED1" w:rsidP="00AA0332">
      <w:pPr>
        <w:spacing w:after="120" w:line="240" w:lineRule="auto"/>
        <w:jc w:val="both"/>
      </w:pPr>
      <w:r w:rsidRPr="00237F07">
        <w:lastRenderedPageBreak/>
        <w:t xml:space="preserve">The following </w:t>
      </w:r>
      <w:r w:rsidR="00384F14" w:rsidRPr="00237F07">
        <w:t xml:space="preserve">list explains more of the </w:t>
      </w:r>
      <w:r w:rsidR="000C6BB9" w:rsidRPr="00237F07">
        <w:t xml:space="preserve">ECDIS </w:t>
      </w:r>
      <w:r w:rsidR="00384F14" w:rsidRPr="00237F07">
        <w:t>concept in detail and provides information about certain limitations.</w:t>
      </w:r>
    </w:p>
    <w:p w14:paraId="3FAF299D" w14:textId="6ABFFF92" w:rsidR="00F14ED1" w:rsidRPr="00237F07" w:rsidRDefault="00F14ED1" w:rsidP="00AE2737">
      <w:pPr>
        <w:pStyle w:val="ListParagraph"/>
        <w:numPr>
          <w:ilvl w:val="0"/>
          <w:numId w:val="37"/>
        </w:numPr>
        <w:spacing w:after="120" w:line="240" w:lineRule="auto"/>
        <w:jc w:val="both"/>
      </w:pPr>
      <w:r w:rsidRPr="00237F07">
        <w:t xml:space="preserve">ENC is an integral part of ECDIS and therefore </w:t>
      </w:r>
      <w:r w:rsidR="00EE7A3D" w:rsidRPr="00237F07">
        <w:t>is</w:t>
      </w:r>
      <w:r w:rsidRPr="00237F07">
        <w:t xml:space="preserve"> defined as the base layer for the portrayal harmonisation framework. Additional layers </w:t>
      </w:r>
      <w:r w:rsidR="00EE7A3D" w:rsidRPr="00237F07">
        <w:t>are</w:t>
      </w:r>
      <w:r w:rsidRPr="00237F07">
        <w:t xml:space="preserve"> classified as two main types, additional information to that of the ENC or enhanced information to that of the ENC. Additional information </w:t>
      </w:r>
      <w:r w:rsidR="00EE7A3D" w:rsidRPr="00237F07">
        <w:t>is</w:t>
      </w:r>
      <w:r w:rsidRPr="00237F07">
        <w:t xml:space="preserve"> information that is not contained in the ENC, while enhanced information are layers that contain improved, detailed or higher resolution information than the ENC.</w:t>
      </w:r>
    </w:p>
    <w:p w14:paraId="3DDC35EA" w14:textId="2F45E1AB" w:rsidR="00F14ED1" w:rsidRPr="00237F07" w:rsidRDefault="00F14ED1" w:rsidP="00AE2737">
      <w:pPr>
        <w:pStyle w:val="ListParagraph"/>
        <w:numPr>
          <w:ilvl w:val="0"/>
          <w:numId w:val="37"/>
        </w:numPr>
        <w:spacing w:after="120" w:line="240" w:lineRule="auto"/>
        <w:jc w:val="both"/>
      </w:pPr>
      <w:r w:rsidRPr="00237F07">
        <w:t xml:space="preserve">ECDIS, used together with </w:t>
      </w:r>
      <w:proofErr w:type="gramStart"/>
      <w:ins w:id="188" w:author="jonathan pritchard" w:date="2025-08-07T10:29:00Z" w16du:dateUtc="2025-08-07T09:29:00Z">
        <w:r w:rsidR="008A4A4B">
          <w:t>up to date</w:t>
        </w:r>
        <w:proofErr w:type="gramEnd"/>
        <w:r w:rsidR="008A4A4B">
          <w:t xml:space="preserve"> </w:t>
        </w:r>
      </w:ins>
      <w:r w:rsidRPr="00237F07">
        <w:t xml:space="preserve">official data, </w:t>
      </w:r>
      <w:commentRangeStart w:id="189"/>
      <w:commentRangeStart w:id="190"/>
      <w:del w:id="191" w:author="jonathan pritchard" w:date="2025-08-07T10:29:00Z" w16du:dateUtc="2025-08-07T09:29:00Z">
        <w:r w:rsidRPr="00237F07" w:rsidDel="008A4A4B">
          <w:delText>[is]</w:delText>
        </w:r>
      </w:del>
      <w:ins w:id="192" w:author="jonathan pritchard" w:date="2025-08-07T10:29:00Z" w16du:dateUtc="2025-08-07T09:29:00Z">
        <w:r w:rsidR="008A4A4B">
          <w:t xml:space="preserve">may be </w:t>
        </w:r>
      </w:ins>
      <w:del w:id="193" w:author="jonathan pritchard" w:date="2025-08-07T10:29:00Z" w16du:dateUtc="2025-08-07T09:29:00Z">
        <w:r w:rsidRPr="00237F07" w:rsidDel="008A4A4B">
          <w:delText xml:space="preserve"> </w:delText>
        </w:r>
      </w:del>
      <w:commentRangeEnd w:id="189"/>
      <w:r w:rsidR="00B33BBD" w:rsidRPr="00237F07">
        <w:rPr>
          <w:rStyle w:val="CommentReference"/>
          <w:sz w:val="20"/>
          <w:lang w:val="en-GB"/>
        </w:rPr>
        <w:commentReference w:id="189"/>
      </w:r>
      <w:commentRangeEnd w:id="190"/>
      <w:r w:rsidR="008A4A4B">
        <w:rPr>
          <w:rStyle w:val="CommentReference"/>
        </w:rPr>
        <w:commentReference w:id="190"/>
      </w:r>
      <w:r w:rsidRPr="00237F07">
        <w:t>accepted as complying with the</w:t>
      </w:r>
      <w:del w:id="194" w:author="jonathan pritchard" w:date="2025-08-07T10:30:00Z" w16du:dateUtc="2025-08-07T09:30:00Z">
        <w:r w:rsidRPr="00237F07" w:rsidDel="008A4A4B">
          <w:delText xml:space="preserve"> up-to-date</w:delText>
        </w:r>
      </w:del>
      <w:r w:rsidRPr="00237F07">
        <w:t xml:space="preserve"> </w:t>
      </w:r>
      <w:r w:rsidR="00C0149A" w:rsidRPr="00237F07">
        <w:t xml:space="preserve">nautical </w:t>
      </w:r>
      <w:r w:rsidRPr="00237F07">
        <w:t>chart</w:t>
      </w:r>
      <w:r w:rsidR="00C0149A" w:rsidRPr="00237F07">
        <w:t xml:space="preserve"> and nautical publications</w:t>
      </w:r>
      <w:r w:rsidRPr="00237F07">
        <w:t xml:space="preserve"> carriage requirement required by regulation</w:t>
      </w:r>
      <w:r w:rsidR="00867548">
        <w:t>s</w:t>
      </w:r>
      <w:r w:rsidRPr="00237F07">
        <w:t xml:space="preserve"> V/19 </w:t>
      </w:r>
      <w:r w:rsidR="00C0149A" w:rsidRPr="00237F07">
        <w:t xml:space="preserve">and V/17 </w:t>
      </w:r>
      <w:r w:rsidRPr="00237F07">
        <w:t xml:space="preserve">of the 1974 SOLAS Convention amended in 2009. Electronic chart systems not meeting these ECDIS specifications of IHO and IMO, </w:t>
      </w:r>
      <w:r w:rsidRPr="00B33BBD">
        <w:rPr>
          <w:strike/>
          <w:rPrChange w:id="195" w:author="jonathan pritchard" w:date="2025-07-23T13:12:00Z" w16du:dateUtc="2025-07-23T12:12:00Z">
            <w:rPr/>
          </w:rPrChange>
        </w:rPr>
        <w:t>or ECDIS using non-official data,</w:t>
      </w:r>
      <w:r w:rsidRPr="00237F07">
        <w:t xml:space="preserve"> are known as ECS (Electronic Chart Systems).</w:t>
      </w:r>
    </w:p>
    <w:p w14:paraId="1043F4CA" w14:textId="72D47004" w:rsidR="000F49BE" w:rsidRPr="00237F07" w:rsidRDefault="000F49BE" w:rsidP="00AE2737">
      <w:pPr>
        <w:pStyle w:val="ListParagraph"/>
        <w:numPr>
          <w:ilvl w:val="0"/>
          <w:numId w:val="37"/>
        </w:numPr>
        <w:spacing w:after="120" w:line="240" w:lineRule="auto"/>
        <w:jc w:val="both"/>
      </w:pPr>
      <w:r w:rsidRPr="00237F07">
        <w:t xml:space="preserve">Chart information may be used in conjunction with a radar overlay on ECDIS. </w:t>
      </w:r>
      <w:r w:rsidR="00A53A4E">
        <w:t>T</w:t>
      </w:r>
      <w:r w:rsidRPr="00237F07">
        <w:t xml:space="preserve">racked radar targets </w:t>
      </w:r>
      <w:r w:rsidR="00A53A4E">
        <w:t>and</w:t>
      </w:r>
      <w:r w:rsidRPr="00237F07">
        <w:t xml:space="preserve"> targets </w:t>
      </w:r>
      <w:r w:rsidR="00C0149A" w:rsidRPr="00237F07">
        <w:t xml:space="preserve">reported </w:t>
      </w:r>
      <w:r w:rsidRPr="00237F07">
        <w:t xml:space="preserve">by AIS (Automatic Identification System) </w:t>
      </w:r>
      <w:r w:rsidR="009E196A" w:rsidRPr="00237F07">
        <w:t xml:space="preserve">can be integrated </w:t>
      </w:r>
      <w:r w:rsidRPr="00237F07">
        <w:t xml:space="preserve">into the ECDIS display, as well as other navigational information </w:t>
      </w:r>
      <w:r w:rsidR="009E196A" w:rsidRPr="00237F07">
        <w:t xml:space="preserve">which </w:t>
      </w:r>
      <w:r w:rsidRPr="00237F07">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237F07">
        <w:t>under keel</w:t>
      </w:r>
      <w:r w:rsidRPr="00237F07">
        <w:t xml:space="preserve"> clearance area data. </w:t>
      </w:r>
    </w:p>
    <w:p w14:paraId="48E7AF0A" w14:textId="45897088" w:rsidR="00F14ED1" w:rsidRPr="00237F07" w:rsidRDefault="00817467" w:rsidP="00AE2737">
      <w:pPr>
        <w:pStyle w:val="ListParagraph"/>
        <w:numPr>
          <w:ilvl w:val="0"/>
          <w:numId w:val="37"/>
        </w:numPr>
        <w:spacing w:after="120" w:line="240" w:lineRule="auto"/>
        <w:jc w:val="both"/>
      </w:pPr>
      <w:r w:rsidRPr="00237F07">
        <w:t>Colours and symbols defined in the S-101 portrayal catalogue are conceptually based on the symbology of conventional paper charts. However, d</w:t>
      </w:r>
      <w:r w:rsidR="00F14ED1" w:rsidRPr="00237F07">
        <w:t xml:space="preserve">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w:t>
      </w:r>
      <w:proofErr w:type="gramStart"/>
      <w:r w:rsidR="00F14ED1" w:rsidRPr="00237F07">
        <w:t>text in particular</w:t>
      </w:r>
      <w:proofErr w:type="gramEnd"/>
      <w:r w:rsidR="00F14ED1" w:rsidRPr="00237F07">
        <w:t>.</w:t>
      </w:r>
    </w:p>
    <w:p w14:paraId="7B32DDC8" w14:textId="5E2A7E0A" w:rsidR="00F14ED1" w:rsidRPr="00237F07" w:rsidRDefault="00F14ED1" w:rsidP="00AE2737">
      <w:pPr>
        <w:pStyle w:val="ListParagraph"/>
        <w:numPr>
          <w:ilvl w:val="0"/>
          <w:numId w:val="37"/>
        </w:numPr>
        <w:spacing w:after="120" w:line="240" w:lineRule="auto"/>
        <w:jc w:val="both"/>
      </w:pPr>
      <w:r w:rsidRPr="00237F07">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237F07">
        <w:t>, therefore there is a potentially greater reliance on metadata covering data quality and precision in a digital navigation context</w:t>
      </w:r>
    </w:p>
    <w:p w14:paraId="697348F9" w14:textId="1986DDD0" w:rsidR="00F14ED1" w:rsidRPr="00237F07" w:rsidRDefault="00F14ED1" w:rsidP="00AE2737">
      <w:pPr>
        <w:pStyle w:val="ListParagraph"/>
        <w:numPr>
          <w:ilvl w:val="0"/>
          <w:numId w:val="37"/>
        </w:numPr>
        <w:spacing w:after="120" w:line="240" w:lineRule="auto"/>
        <w:jc w:val="both"/>
      </w:pPr>
      <w:r w:rsidRPr="00237F07">
        <w:t>The display categories specified in the IMO Performance Standards and the IHO priorities of the various types of chart information (</w:t>
      </w:r>
      <w:r w:rsidR="00C0149A" w:rsidRPr="00237F07">
        <w:t>alerts</w:t>
      </w:r>
      <w:r w:rsidRPr="00237F07">
        <w:t xml:space="preserve">, updates, mariner's and </w:t>
      </w:r>
      <w:proofErr w:type="spellStart"/>
      <w:proofErr w:type="gramStart"/>
      <w:r w:rsidR="00CF6F82">
        <w:t>non official</w:t>
      </w:r>
      <w:proofErr w:type="spellEnd"/>
      <w:proofErr w:type="gramEnd"/>
      <w:r w:rsidRPr="00237F07">
        <w:t xml:space="preserve"> chart data, etc.) are applied to features by the display plane and drawing order assignments in individual portrayal catalogues. </w:t>
      </w:r>
      <w:r w:rsidRPr="00A73DCC">
        <w:rPr>
          <w:strike/>
          <w:rPrChange w:id="196" w:author="jonathan pritchard" w:date="2025-08-07T10:39:00Z" w16du:dateUtc="2025-08-07T09:39:00Z">
            <w:rPr/>
          </w:rPrChange>
        </w:rPr>
        <w:t>The drawing order may be modified if interoperability is activated.</w:t>
      </w:r>
    </w:p>
    <w:p w14:paraId="0CB22476" w14:textId="7595ED34" w:rsidR="00F14ED1" w:rsidRPr="00237F07" w:rsidRDefault="00F14ED1" w:rsidP="00AE2737">
      <w:pPr>
        <w:pStyle w:val="ListParagraph"/>
        <w:numPr>
          <w:ilvl w:val="0"/>
          <w:numId w:val="37"/>
        </w:numPr>
        <w:spacing w:after="120" w:line="240" w:lineRule="auto"/>
        <w:jc w:val="both"/>
      </w:pPr>
      <w:r w:rsidRPr="00237F07">
        <w:t xml:space="preserve">In the initial period of S-100 roll-out, S-100 compatible ECDIS </w:t>
      </w:r>
      <w:r w:rsidR="007005BC" w:rsidRPr="00237F07">
        <w:t>will</w:t>
      </w:r>
      <w:r w:rsidRPr="00237F07">
        <w:t xml:space="preserve"> be “dual-fuel” in that they will have both S-57 and S-101 ENCs</w:t>
      </w:r>
      <w:r w:rsidR="007005BC" w:rsidRPr="00237F07">
        <w:t xml:space="preserve"> (</w:t>
      </w:r>
      <w:proofErr w:type="gramStart"/>
      <w:r w:rsidR="007005BC" w:rsidRPr="00237F07">
        <w:t>see:</w:t>
      </w:r>
      <w:proofErr w:type="gramEnd"/>
      <w:r w:rsidR="00A74A4F">
        <w:t xml:space="preserve"> Section </w:t>
      </w:r>
      <w:r w:rsidR="00776736" w:rsidRPr="00237F07">
        <w:fldChar w:fldCharType="begin"/>
      </w:r>
      <w:r w:rsidR="00776736" w:rsidRPr="00237F07">
        <w:instrText xml:space="preserve"> REF _Ref171161739 \r \h </w:instrText>
      </w:r>
      <w:r w:rsidR="00776736" w:rsidRPr="00237F07">
        <w:fldChar w:fldCharType="separate"/>
      </w:r>
      <w:r w:rsidR="00A74A4F">
        <w:t>18</w:t>
      </w:r>
      <w:r w:rsidR="00776736" w:rsidRPr="00237F07">
        <w:fldChar w:fldCharType="end"/>
      </w:r>
      <w:r w:rsidR="007005BC" w:rsidRPr="00237F07">
        <w:t>)</w:t>
      </w:r>
      <w:r w:rsidRPr="00237F07">
        <w:t xml:space="preserve">. It is possible that there will be situations where the navigation screen </w:t>
      </w:r>
      <w:r w:rsidR="007005BC" w:rsidRPr="00237F07">
        <w:t>will</w:t>
      </w:r>
      <w:r w:rsidRPr="00237F07">
        <w:t xml:space="preserve"> display both S-57 and S-101 ENCs. The user experience aspects of such situations are discussed in </w:t>
      </w:r>
      <w:r w:rsidR="00A74A4F">
        <w:t>Section</w:t>
      </w:r>
      <w:r w:rsidR="00A74A4F" w:rsidRPr="00237F07">
        <w:t xml:space="preserve"> </w:t>
      </w:r>
      <w:r w:rsidRPr="00237F07">
        <w:fldChar w:fldCharType="begin"/>
      </w:r>
      <w:r w:rsidRPr="00237F07">
        <w:instrText xml:space="preserve"> REF _Ref45143486 \r \h </w:instrText>
      </w:r>
      <w:r w:rsidR="00AA0332" w:rsidRPr="00237F07">
        <w:instrText xml:space="preserve"> \* MERGEFORMAT </w:instrText>
      </w:r>
      <w:r w:rsidRPr="00237F07">
        <w:fldChar w:fldCharType="separate"/>
      </w:r>
      <w:r w:rsidR="00A74A4F">
        <w:t>18</w:t>
      </w:r>
      <w:r w:rsidRPr="00237F07">
        <w:fldChar w:fldCharType="end"/>
      </w:r>
      <w:r w:rsidRPr="00237F07">
        <w:t>.</w:t>
      </w:r>
    </w:p>
    <w:p w14:paraId="446AD1CE" w14:textId="70BD1673" w:rsidR="00D259B2" w:rsidRPr="00237F07" w:rsidRDefault="00D259B2" w:rsidP="00AA0332">
      <w:pPr>
        <w:spacing w:after="120" w:line="240" w:lineRule="auto"/>
        <w:jc w:val="both"/>
      </w:pPr>
      <w:r w:rsidRPr="00237F07">
        <w:t>T</w:t>
      </w:r>
      <w:r w:rsidR="00E4413A" w:rsidRPr="00237F07">
        <w:t xml:space="preserve">he versatility of ECDIS </w:t>
      </w:r>
      <w:r w:rsidRPr="00237F07">
        <w:t>poses several challenges for ECDIS display design. These challenges are discussed</w:t>
      </w:r>
      <w:r w:rsidR="00E4413A" w:rsidRPr="00237F07">
        <w:t xml:space="preserve"> below.</w:t>
      </w:r>
    </w:p>
    <w:p w14:paraId="0DB67739" w14:textId="437D9931" w:rsidR="00994DB8" w:rsidRPr="00237F07" w:rsidRDefault="00994DB8" w:rsidP="00AA0332">
      <w:pPr>
        <w:spacing w:after="60" w:line="240" w:lineRule="auto"/>
        <w:jc w:val="both"/>
      </w:pPr>
      <w:r w:rsidRPr="00237F07">
        <w:t xml:space="preserve">The diversity of information </w:t>
      </w:r>
      <w:r w:rsidR="003C366A" w:rsidRPr="00237F07">
        <w:t xml:space="preserve">displayed on an ECDIS </w:t>
      </w:r>
      <w:r w:rsidRPr="00237F07">
        <w:t>may include:</w:t>
      </w:r>
    </w:p>
    <w:p w14:paraId="2120BDF2" w14:textId="344AB687" w:rsidR="003C366A" w:rsidRPr="00237F07" w:rsidRDefault="00994DB8" w:rsidP="00AE2737">
      <w:pPr>
        <w:pStyle w:val="ListParagraph"/>
        <w:numPr>
          <w:ilvl w:val="0"/>
          <w:numId w:val="14"/>
        </w:numPr>
        <w:spacing w:after="60" w:line="240" w:lineRule="auto"/>
        <w:jc w:val="both"/>
      </w:pPr>
      <w:r w:rsidRPr="00237F07">
        <w:t xml:space="preserve">physical chart information, </w:t>
      </w:r>
      <w:r w:rsidR="003C366A" w:rsidRPr="00237F07">
        <w:t>f</w:t>
      </w:r>
      <w:r w:rsidRPr="00237F07">
        <w:t>or example, c</w:t>
      </w:r>
      <w:r w:rsidR="00A82152" w:rsidRPr="00237F07">
        <w:t xml:space="preserve">oastline, depth contours, </w:t>
      </w:r>
      <w:proofErr w:type="gramStart"/>
      <w:r w:rsidR="00A82152" w:rsidRPr="00237F07">
        <w:t>buoys;</w:t>
      </w:r>
      <w:proofErr w:type="gramEnd"/>
    </w:p>
    <w:p w14:paraId="5BC1ECE3" w14:textId="5DD07530" w:rsidR="00994DB8" w:rsidRPr="00237F07" w:rsidRDefault="00994DB8" w:rsidP="00AE2737">
      <w:pPr>
        <w:pStyle w:val="ListParagraph"/>
        <w:numPr>
          <w:ilvl w:val="0"/>
          <w:numId w:val="14"/>
        </w:numPr>
        <w:spacing w:after="60" w:line="240" w:lineRule="auto"/>
        <w:jc w:val="both"/>
      </w:pPr>
      <w:r w:rsidRPr="00237F07">
        <w:t xml:space="preserve">traffic routeing; </w:t>
      </w:r>
      <w:r w:rsidR="00A82152" w:rsidRPr="00237F07">
        <w:t xml:space="preserve">specified areas; cautions; </w:t>
      </w:r>
      <w:proofErr w:type="gramStart"/>
      <w:r w:rsidR="00A82152" w:rsidRPr="00237F07">
        <w:t>etc.;</w:t>
      </w:r>
      <w:proofErr w:type="gramEnd"/>
    </w:p>
    <w:p w14:paraId="39A9A193" w14:textId="496F5F07" w:rsidR="00994DB8" w:rsidRPr="00237F07" w:rsidRDefault="00994DB8" w:rsidP="00AE2737">
      <w:pPr>
        <w:pStyle w:val="ListParagraph"/>
        <w:numPr>
          <w:ilvl w:val="0"/>
          <w:numId w:val="14"/>
        </w:numPr>
        <w:spacing w:after="60" w:line="240" w:lineRule="auto"/>
        <w:jc w:val="both"/>
      </w:pPr>
      <w:r w:rsidRPr="00237F07">
        <w:t>supplementary HO in</w:t>
      </w:r>
      <w:r w:rsidR="00A82152" w:rsidRPr="00237F07">
        <w:t xml:space="preserve">formation from light list, </w:t>
      </w:r>
      <w:proofErr w:type="gramStart"/>
      <w:r w:rsidR="00A82152" w:rsidRPr="00237F07">
        <w:t>etc.;</w:t>
      </w:r>
      <w:proofErr w:type="gramEnd"/>
    </w:p>
    <w:p w14:paraId="3BA84777" w14:textId="426AA011" w:rsidR="00994DB8" w:rsidRPr="00237F07" w:rsidRDefault="00994DB8" w:rsidP="00AE2737">
      <w:pPr>
        <w:pStyle w:val="ListParagraph"/>
        <w:numPr>
          <w:ilvl w:val="0"/>
          <w:numId w:val="14"/>
        </w:numPr>
        <w:spacing w:after="60" w:line="240" w:lineRule="auto"/>
        <w:jc w:val="both"/>
      </w:pPr>
      <w:r w:rsidRPr="00237F07">
        <w:t xml:space="preserve">mariner's notes; additional local chart information; manufacturer's </w:t>
      </w:r>
      <w:proofErr w:type="gramStart"/>
      <w:r w:rsidRPr="00237F07">
        <w:t>inf</w:t>
      </w:r>
      <w:r w:rsidR="00A82152" w:rsidRPr="00237F07">
        <w:t>ormation;</w:t>
      </w:r>
      <w:proofErr w:type="gramEnd"/>
    </w:p>
    <w:p w14:paraId="41CA6983" w14:textId="75A9E43E" w:rsidR="00994DB8" w:rsidRPr="00237F07" w:rsidRDefault="00994DB8" w:rsidP="00AE2737">
      <w:pPr>
        <w:pStyle w:val="ListParagraph"/>
        <w:numPr>
          <w:ilvl w:val="0"/>
          <w:numId w:val="14"/>
        </w:numPr>
        <w:spacing w:after="60" w:line="240" w:lineRule="auto"/>
        <w:jc w:val="both"/>
      </w:pPr>
      <w:r w:rsidRPr="00237F07">
        <w:t>chartwork such as planned route; electronic bear</w:t>
      </w:r>
      <w:r w:rsidR="00A82152" w:rsidRPr="00237F07">
        <w:t xml:space="preserve">ing lines and range rings; </w:t>
      </w:r>
      <w:proofErr w:type="gramStart"/>
      <w:r w:rsidR="00A82152" w:rsidRPr="00237F07">
        <w:t>etc.;</w:t>
      </w:r>
      <w:proofErr w:type="gramEnd"/>
    </w:p>
    <w:p w14:paraId="01667619" w14:textId="3E7F4AAF" w:rsidR="003C366A" w:rsidRPr="00237F07" w:rsidRDefault="00994DB8" w:rsidP="00AE2737">
      <w:pPr>
        <w:pStyle w:val="ListParagraph"/>
        <w:numPr>
          <w:ilvl w:val="0"/>
          <w:numId w:val="14"/>
        </w:numPr>
        <w:spacing w:after="60" w:line="240" w:lineRule="auto"/>
        <w:jc w:val="both"/>
      </w:pPr>
      <w:r w:rsidRPr="00237F07">
        <w:t>own ship's position and velocity vector; ship's head and rate of turn;</w:t>
      </w:r>
      <w:r w:rsidR="003C366A" w:rsidRPr="00237F07">
        <w:t xml:space="preserve"> past </w:t>
      </w:r>
      <w:proofErr w:type="gramStart"/>
      <w:r w:rsidR="003C366A" w:rsidRPr="00237F07">
        <w:t>track;</w:t>
      </w:r>
      <w:proofErr w:type="gramEnd"/>
    </w:p>
    <w:p w14:paraId="3492452C" w14:textId="2E430851" w:rsidR="00994DB8" w:rsidRPr="00237F07" w:rsidRDefault="00994DB8" w:rsidP="00AE2737">
      <w:pPr>
        <w:pStyle w:val="ListParagraph"/>
        <w:numPr>
          <w:ilvl w:val="0"/>
          <w:numId w:val="14"/>
        </w:numPr>
        <w:spacing w:after="60" w:line="240" w:lineRule="auto"/>
        <w:jc w:val="both"/>
      </w:pPr>
      <w:r w:rsidRPr="00237F07">
        <w:t>fix accuracy, or position check fr</w:t>
      </w:r>
      <w:r w:rsidR="00A82152" w:rsidRPr="00237F07">
        <w:t xml:space="preserve">om secondary positioning </w:t>
      </w:r>
      <w:proofErr w:type="gramStart"/>
      <w:r w:rsidR="00A82152" w:rsidRPr="00237F07">
        <w:t>system;</w:t>
      </w:r>
      <w:proofErr w:type="gramEnd"/>
    </w:p>
    <w:p w14:paraId="6A747123" w14:textId="04DEAD12" w:rsidR="00994DB8" w:rsidRPr="00237F07" w:rsidRDefault="00994DB8" w:rsidP="00AE2737">
      <w:pPr>
        <w:pStyle w:val="ListParagraph"/>
        <w:numPr>
          <w:ilvl w:val="0"/>
          <w:numId w:val="14"/>
        </w:numPr>
        <w:spacing w:after="60" w:line="240" w:lineRule="auto"/>
        <w:jc w:val="both"/>
      </w:pPr>
      <w:r w:rsidRPr="00237F07">
        <w:t>possibly, ship</w:t>
      </w:r>
      <w:r w:rsidR="009A245C" w:rsidRPr="00237F07">
        <w:t xml:space="preserve"> </w:t>
      </w:r>
      <w:r w:rsidRPr="00237F07">
        <w:t>handling options, based on ship</w:t>
      </w:r>
      <w:r w:rsidR="009A245C" w:rsidRPr="00B77A92">
        <w:t>’</w:t>
      </w:r>
      <w:r w:rsidRPr="00237F07">
        <w:t>s characteristics, alphanumeric navigation information (ship</w:t>
      </w:r>
      <w:r w:rsidR="009A245C" w:rsidRPr="00B77A92">
        <w:t>’</w:t>
      </w:r>
      <w:r w:rsidRPr="00237F07">
        <w:t>s latitude, lo</w:t>
      </w:r>
      <w:r w:rsidR="00A82152" w:rsidRPr="00237F07">
        <w:t>ngitude, heading, course, etc.</w:t>
      </w:r>
      <w:proofErr w:type="gramStart"/>
      <w:r w:rsidR="00A82152" w:rsidRPr="00237F07">
        <w:t>);</w:t>
      </w:r>
      <w:proofErr w:type="gramEnd"/>
    </w:p>
    <w:p w14:paraId="102548D9" w14:textId="241A27B8" w:rsidR="00994DB8" w:rsidRPr="00237F07" w:rsidRDefault="00994DB8" w:rsidP="00AE2737">
      <w:pPr>
        <w:pStyle w:val="ListParagraph"/>
        <w:numPr>
          <w:ilvl w:val="0"/>
          <w:numId w:val="14"/>
        </w:numPr>
        <w:spacing w:after="60" w:line="240" w:lineRule="auto"/>
        <w:jc w:val="both"/>
      </w:pPr>
      <w:r w:rsidRPr="00237F07">
        <w:t>informati</w:t>
      </w:r>
      <w:r w:rsidR="00A82152" w:rsidRPr="00237F07">
        <w:t xml:space="preserve">on from radar and other </w:t>
      </w:r>
      <w:proofErr w:type="gramStart"/>
      <w:r w:rsidR="00A82152" w:rsidRPr="00237F07">
        <w:t>sensors;</w:t>
      </w:r>
      <w:proofErr w:type="gramEnd"/>
    </w:p>
    <w:p w14:paraId="01686D59" w14:textId="353B33E6" w:rsidR="00994DB8" w:rsidRPr="00237F07" w:rsidRDefault="00A82152" w:rsidP="00AE2737">
      <w:pPr>
        <w:pStyle w:val="ListParagraph"/>
        <w:numPr>
          <w:ilvl w:val="0"/>
          <w:numId w:val="14"/>
        </w:numPr>
        <w:spacing w:after="60" w:line="240" w:lineRule="auto"/>
        <w:jc w:val="both"/>
      </w:pPr>
      <w:r w:rsidRPr="00237F07">
        <w:t xml:space="preserve">information from </w:t>
      </w:r>
      <w:proofErr w:type="gramStart"/>
      <w:r w:rsidRPr="00237F07">
        <w:t>AIS;</w:t>
      </w:r>
      <w:proofErr w:type="gramEnd"/>
    </w:p>
    <w:p w14:paraId="1E37B1DF" w14:textId="7A66FE11" w:rsidR="00994DB8" w:rsidRPr="00237F07" w:rsidRDefault="00994DB8" w:rsidP="00AE2737">
      <w:pPr>
        <w:pStyle w:val="ListParagraph"/>
        <w:numPr>
          <w:ilvl w:val="0"/>
          <w:numId w:val="14"/>
        </w:numPr>
        <w:spacing w:after="60" w:line="240" w:lineRule="auto"/>
        <w:jc w:val="both"/>
      </w:pPr>
      <w:r w:rsidRPr="00237F07">
        <w:lastRenderedPageBreak/>
        <w:t xml:space="preserve">navigational indications and </w:t>
      </w:r>
      <w:r w:rsidR="00C0149A" w:rsidRPr="00237F07">
        <w:t xml:space="preserve">alerts </w:t>
      </w:r>
      <w:r w:rsidRPr="00237F07">
        <w:t xml:space="preserve">generated by </w:t>
      </w:r>
      <w:proofErr w:type="gramStart"/>
      <w:r w:rsidRPr="00237F07">
        <w:t>ECDI</w:t>
      </w:r>
      <w:r w:rsidR="00A82152" w:rsidRPr="00237F07">
        <w:t>S;</w:t>
      </w:r>
      <w:proofErr w:type="gramEnd"/>
    </w:p>
    <w:p w14:paraId="59AF76E0" w14:textId="33C6A40B" w:rsidR="00994DB8" w:rsidRPr="00237F07" w:rsidRDefault="00994DB8" w:rsidP="00AE2737">
      <w:pPr>
        <w:pStyle w:val="ListParagraph"/>
        <w:numPr>
          <w:ilvl w:val="0"/>
          <w:numId w:val="14"/>
        </w:numPr>
        <w:spacing w:after="60" w:line="240" w:lineRule="auto"/>
        <w:jc w:val="both"/>
      </w:pPr>
      <w:r w:rsidRPr="00237F07">
        <w:t xml:space="preserve">possibly, telemetered information from shore authorities </w:t>
      </w:r>
      <w:r w:rsidR="00A82152" w:rsidRPr="00237F07">
        <w:t>(traffic, real-time tides etc.</w:t>
      </w:r>
      <w:proofErr w:type="gramStart"/>
      <w:r w:rsidR="00A82152" w:rsidRPr="00237F07">
        <w:t>);</w:t>
      </w:r>
      <w:proofErr w:type="gramEnd"/>
    </w:p>
    <w:p w14:paraId="3B7063ED" w14:textId="40082DE8" w:rsidR="00994DB8" w:rsidRPr="00237F07" w:rsidRDefault="00A82152" w:rsidP="00AE2737">
      <w:pPr>
        <w:pStyle w:val="ListParagraph"/>
        <w:numPr>
          <w:ilvl w:val="0"/>
          <w:numId w:val="14"/>
        </w:numPr>
        <w:spacing w:after="60" w:line="240" w:lineRule="auto"/>
        <w:jc w:val="both"/>
      </w:pPr>
      <w:r w:rsidRPr="00237F07">
        <w:t xml:space="preserve">possibly, ice </w:t>
      </w:r>
      <w:proofErr w:type="gramStart"/>
      <w:r w:rsidRPr="00237F07">
        <w:t>information;</w:t>
      </w:r>
      <w:proofErr w:type="gramEnd"/>
    </w:p>
    <w:p w14:paraId="61B65682" w14:textId="6ED2594D" w:rsidR="00994DB8" w:rsidRPr="00237F07" w:rsidRDefault="00994DB8" w:rsidP="00AE2737">
      <w:pPr>
        <w:pStyle w:val="ListParagraph"/>
        <w:numPr>
          <w:ilvl w:val="0"/>
          <w:numId w:val="14"/>
        </w:numPr>
        <w:spacing w:after="60" w:line="240" w:lineRule="auto"/>
        <w:jc w:val="both"/>
      </w:pPr>
      <w:r w:rsidRPr="00237F07">
        <w:t>reminders (</w:t>
      </w:r>
      <w:r w:rsidR="003560A4" w:rsidRPr="00237F07">
        <w:t>f</w:t>
      </w:r>
      <w:r w:rsidRPr="00237F07">
        <w:t>or example,</w:t>
      </w:r>
      <w:r w:rsidR="00A82152" w:rsidRPr="00237F07">
        <w:t xml:space="preserve"> time to contact pilot station</w:t>
      </w:r>
      <w:proofErr w:type="gramStart"/>
      <w:r w:rsidR="00A82152" w:rsidRPr="00237F07">
        <w:t>);</w:t>
      </w:r>
      <w:proofErr w:type="gramEnd"/>
    </w:p>
    <w:p w14:paraId="2B21AA25" w14:textId="55979AE3" w:rsidR="00994DB8" w:rsidRPr="00237F07" w:rsidRDefault="00994DB8" w:rsidP="00AE2737">
      <w:pPr>
        <w:pStyle w:val="ListParagraph"/>
        <w:numPr>
          <w:ilvl w:val="0"/>
          <w:numId w:val="14"/>
        </w:numPr>
        <w:spacing w:after="120" w:line="240" w:lineRule="auto"/>
        <w:ind w:left="714" w:hanging="357"/>
        <w:jc w:val="both"/>
      </w:pPr>
      <w:r w:rsidRPr="00237F07">
        <w:t>possibly, messages from other displays.</w:t>
      </w:r>
    </w:p>
    <w:p w14:paraId="382AF88C" w14:textId="77777777" w:rsidR="00994DB8" w:rsidRPr="00237F07" w:rsidRDefault="00994DB8" w:rsidP="00AA0332">
      <w:pPr>
        <w:spacing w:after="60" w:line="240" w:lineRule="auto"/>
        <w:jc w:val="both"/>
      </w:pPr>
      <w:r w:rsidRPr="00237F07">
        <w:t>The flexibility of portrayal may include:</w:t>
      </w:r>
    </w:p>
    <w:p w14:paraId="638DE162" w14:textId="32232547" w:rsidR="00994DB8" w:rsidRPr="00237F07" w:rsidRDefault="00994DB8" w:rsidP="00AE2737">
      <w:pPr>
        <w:pStyle w:val="ListParagraph"/>
        <w:numPr>
          <w:ilvl w:val="0"/>
          <w:numId w:val="13"/>
        </w:numPr>
        <w:spacing w:after="60" w:line="240" w:lineRule="auto"/>
        <w:jc w:val="both"/>
      </w:pPr>
      <w:r w:rsidRPr="00237F07">
        <w:t xml:space="preserve">displaying/removing various types of </w:t>
      </w:r>
      <w:proofErr w:type="gramStart"/>
      <w:r w:rsidRPr="00237F07">
        <w:t>chart</w:t>
      </w:r>
      <w:proofErr w:type="gramEnd"/>
      <w:r w:rsidRPr="00237F07">
        <w:t xml:space="preserve"> and non-chart information,</w:t>
      </w:r>
    </w:p>
    <w:p w14:paraId="550C543A" w14:textId="341DD2B4" w:rsidR="00994DB8" w:rsidRPr="00237F07" w:rsidRDefault="00994DB8" w:rsidP="00AE2737">
      <w:pPr>
        <w:pStyle w:val="ListParagraph"/>
        <w:numPr>
          <w:ilvl w:val="0"/>
          <w:numId w:val="13"/>
        </w:numPr>
        <w:spacing w:after="60" w:line="240" w:lineRule="auto"/>
        <w:jc w:val="both"/>
      </w:pPr>
      <w:r w:rsidRPr="00237F07">
        <w:t xml:space="preserve">selecting standard chart display or a </w:t>
      </w:r>
      <w:proofErr w:type="gramStart"/>
      <w:r w:rsidRPr="00237F07">
        <w:t>thinned out</w:t>
      </w:r>
      <w:proofErr w:type="gramEnd"/>
      <w:r w:rsidRPr="00237F07">
        <w:t xml:space="preserve"> display, and </w:t>
      </w:r>
      <w:r w:rsidR="009C5B8C" w:rsidRPr="00237F07">
        <w:t xml:space="preserve">either paper chart symbols </w:t>
      </w:r>
      <w:r w:rsidRPr="00237F07">
        <w:t>or simplified symbols,</w:t>
      </w:r>
    </w:p>
    <w:p w14:paraId="550816ED" w14:textId="6CDB4F89" w:rsidR="00994DB8" w:rsidRPr="00237F07" w:rsidRDefault="00994DB8" w:rsidP="00AE2737">
      <w:pPr>
        <w:pStyle w:val="ListParagraph"/>
        <w:numPr>
          <w:ilvl w:val="0"/>
          <w:numId w:val="13"/>
        </w:numPr>
        <w:spacing w:after="60" w:line="240" w:lineRule="auto"/>
        <w:jc w:val="both"/>
      </w:pPr>
      <w:r w:rsidRPr="00237F07">
        <w:t>using cursor interrogation for further detail,</w:t>
      </w:r>
    </w:p>
    <w:p w14:paraId="3264647B" w14:textId="4FBBD54C" w:rsidR="00994DB8" w:rsidRPr="00237F07" w:rsidRDefault="00994DB8" w:rsidP="00AE2737">
      <w:pPr>
        <w:pStyle w:val="ListParagraph"/>
        <w:numPr>
          <w:ilvl w:val="0"/>
          <w:numId w:val="13"/>
        </w:numPr>
        <w:spacing w:after="60" w:line="240" w:lineRule="auto"/>
        <w:jc w:val="both"/>
      </w:pPr>
      <w:r w:rsidRPr="00237F07">
        <w:t>overlaying/removing radar video or radar target information (</w:t>
      </w:r>
      <w:proofErr w:type="gramStart"/>
      <w:r w:rsidRPr="00237F07">
        <w:t>in order to</w:t>
      </w:r>
      <w:proofErr w:type="gramEnd"/>
      <w:r w:rsidRPr="00237F07">
        <w:t>: confirm ship</w:t>
      </w:r>
      <w:r w:rsidR="009A245C" w:rsidRPr="00237F07">
        <w:t>’</w:t>
      </w:r>
      <w:r w:rsidRPr="00237F07">
        <w:t>s positioning; aid radar interpretation; show the entire navigation situation on one screen),</w:t>
      </w:r>
    </w:p>
    <w:p w14:paraId="506F891E" w14:textId="53B85C24" w:rsidR="00994DB8" w:rsidRPr="00237F07" w:rsidRDefault="00994DB8" w:rsidP="00AE2737">
      <w:pPr>
        <w:pStyle w:val="ListParagraph"/>
        <w:numPr>
          <w:ilvl w:val="0"/>
          <w:numId w:val="13"/>
        </w:numPr>
        <w:spacing w:after="60" w:line="240" w:lineRule="auto"/>
        <w:jc w:val="both"/>
      </w:pPr>
      <w:r w:rsidRPr="00237F07">
        <w:t>overlaying/removing various other sensor information, or information telemetered from shore,</w:t>
      </w:r>
    </w:p>
    <w:p w14:paraId="61EC13D8" w14:textId="01A6A31A" w:rsidR="00994DB8" w:rsidRPr="00237F07" w:rsidRDefault="00994DB8" w:rsidP="00AE2737">
      <w:pPr>
        <w:pStyle w:val="ListParagraph"/>
        <w:numPr>
          <w:ilvl w:val="0"/>
          <w:numId w:val="13"/>
        </w:numPr>
        <w:spacing w:after="60" w:line="240" w:lineRule="auto"/>
        <w:jc w:val="both"/>
      </w:pPr>
      <w:r w:rsidRPr="00237F07">
        <w:t>changing the scale or orientation of the display,</w:t>
      </w:r>
    </w:p>
    <w:p w14:paraId="38C23E67" w14:textId="031417D5" w:rsidR="00994DB8" w:rsidRPr="00237F07" w:rsidRDefault="00994DB8" w:rsidP="00AE2737">
      <w:pPr>
        <w:pStyle w:val="ListParagraph"/>
        <w:numPr>
          <w:ilvl w:val="0"/>
          <w:numId w:val="13"/>
        </w:numPr>
        <w:spacing w:after="60" w:line="240" w:lineRule="auto"/>
        <w:jc w:val="both"/>
      </w:pPr>
      <w:r w:rsidRPr="00237F07">
        <w:t>selecting true motion or relative motion,</w:t>
      </w:r>
    </w:p>
    <w:p w14:paraId="0EE0D5B4" w14:textId="0385D920" w:rsidR="00994DB8" w:rsidRPr="00237F07" w:rsidRDefault="00994DB8" w:rsidP="00AE2737">
      <w:pPr>
        <w:pStyle w:val="ListParagraph"/>
        <w:numPr>
          <w:ilvl w:val="0"/>
          <w:numId w:val="13"/>
        </w:numPr>
        <w:spacing w:after="60" w:line="240" w:lineRule="auto"/>
        <w:jc w:val="both"/>
      </w:pPr>
      <w:r w:rsidRPr="00237F07">
        <w:t>changing screen layout with windowed displays, text information in the margins, etc.,</w:t>
      </w:r>
    </w:p>
    <w:p w14:paraId="62731D86" w14:textId="606F17D5" w:rsidR="00994DB8" w:rsidRPr="00237F07" w:rsidRDefault="00994DB8" w:rsidP="00AE2737">
      <w:pPr>
        <w:pStyle w:val="ListParagraph"/>
        <w:numPr>
          <w:ilvl w:val="0"/>
          <w:numId w:val="13"/>
        </w:numPr>
        <w:spacing w:after="60" w:line="240" w:lineRule="auto"/>
        <w:jc w:val="both"/>
      </w:pPr>
      <w:r w:rsidRPr="00237F07">
        <w:t>possibility of pull-down menus and other operator interaction devices being alongside the operational navigation display and so interacting with it,</w:t>
      </w:r>
    </w:p>
    <w:p w14:paraId="7540944A" w14:textId="318B6BC5" w:rsidR="00994DB8" w:rsidRPr="00237F07" w:rsidRDefault="00994DB8" w:rsidP="00AE2737">
      <w:pPr>
        <w:pStyle w:val="ListParagraph"/>
        <w:numPr>
          <w:ilvl w:val="0"/>
          <w:numId w:val="13"/>
        </w:numPr>
        <w:spacing w:after="60" w:line="240" w:lineRule="auto"/>
        <w:jc w:val="both"/>
      </w:pPr>
      <w:r w:rsidRPr="00237F07">
        <w:t xml:space="preserve">giving navigation and chart warnings such as </w:t>
      </w:r>
      <w:r w:rsidR="009A245C" w:rsidRPr="00237F07">
        <w:t>“</w:t>
      </w:r>
      <w:r w:rsidRPr="00237F07">
        <w:t>too close approach to safety contour</w:t>
      </w:r>
      <w:r w:rsidR="009A245C" w:rsidRPr="00237F07">
        <w:t>”</w:t>
      </w:r>
      <w:r w:rsidRPr="00237F07">
        <w:t xml:space="preserve">; </w:t>
      </w:r>
      <w:r w:rsidR="009A245C" w:rsidRPr="00237F07">
        <w:t>“</w:t>
      </w:r>
      <w:r w:rsidRPr="00237F07">
        <w:t>about to enter prohibited area</w:t>
      </w:r>
      <w:r w:rsidR="009A245C" w:rsidRPr="00237F07">
        <w:t>”</w:t>
      </w:r>
      <w:r w:rsidRPr="00237F07">
        <w:t xml:space="preserve">; </w:t>
      </w:r>
      <w:r w:rsidR="009A245C" w:rsidRPr="00237F07">
        <w:t>“</w:t>
      </w:r>
      <w:r w:rsidRPr="00237F07">
        <w:t>overscale display</w:t>
      </w:r>
      <w:r w:rsidR="009A245C" w:rsidRPr="00B77A92">
        <w:t>”</w:t>
      </w:r>
      <w:r w:rsidRPr="00237F07">
        <w:t xml:space="preserve">; </w:t>
      </w:r>
      <w:r w:rsidR="009A245C" w:rsidRPr="00B77A92">
        <w:t>“</w:t>
      </w:r>
      <w:r w:rsidRPr="00237F07">
        <w:t>more detailed (larger scale) data available</w:t>
      </w:r>
      <w:r w:rsidR="009A245C" w:rsidRPr="00237F07">
        <w:t>”</w:t>
      </w:r>
      <w:r w:rsidRPr="00237F07">
        <w:t>; etc.,</w:t>
      </w:r>
    </w:p>
    <w:p w14:paraId="4985C954" w14:textId="1FFAC939" w:rsidR="00994DB8" w:rsidRPr="00237F07" w:rsidRDefault="00994DB8" w:rsidP="00AE2737">
      <w:pPr>
        <w:pStyle w:val="ListParagraph"/>
        <w:numPr>
          <w:ilvl w:val="0"/>
          <w:numId w:val="13"/>
        </w:numPr>
        <w:spacing w:after="60" w:line="240" w:lineRule="auto"/>
        <w:jc w:val="both"/>
      </w:pPr>
      <w:r w:rsidRPr="00237F07">
        <w:t>possibly, a diagrammatic representation of a computer evaluation of grounding danger,</w:t>
      </w:r>
    </w:p>
    <w:p w14:paraId="2C896B77" w14:textId="2D3EDD58" w:rsidR="00994DB8" w:rsidRPr="00237F07" w:rsidRDefault="00994DB8" w:rsidP="00AE2737">
      <w:pPr>
        <w:pStyle w:val="ListParagraph"/>
        <w:numPr>
          <w:ilvl w:val="0"/>
          <w:numId w:val="13"/>
        </w:numPr>
        <w:spacing w:after="120" w:line="240" w:lineRule="auto"/>
        <w:ind w:left="714" w:hanging="357"/>
        <w:jc w:val="both"/>
      </w:pPr>
      <w:r w:rsidRPr="00237F07">
        <w:t>possibly, a diagrammatic representation of the immediate vicinity of the ship to aid in close quarters manoeuvring,</w:t>
      </w:r>
    </w:p>
    <w:p w14:paraId="5B659B61" w14:textId="2F936ACE" w:rsidR="003C366A" w:rsidRPr="00237F07" w:rsidRDefault="00FE25F2" w:rsidP="00214B3A">
      <w:pPr>
        <w:pStyle w:val="Heading3"/>
      </w:pPr>
      <w:bookmarkStart w:id="197" w:name="_Toc194067052"/>
      <w:r w:rsidRPr="00237F07">
        <w:t>Depth Related Functionality</w:t>
      </w:r>
      <w:bookmarkEnd w:id="197"/>
    </w:p>
    <w:p w14:paraId="24F56AB2" w14:textId="59376F17" w:rsidR="003E7E2E" w:rsidRPr="00237F07" w:rsidRDefault="003E7E2E" w:rsidP="00AA0332">
      <w:pPr>
        <w:spacing w:after="120" w:line="240" w:lineRule="auto"/>
        <w:jc w:val="both"/>
        <w:rPr>
          <w:b/>
          <w:bCs/>
        </w:rPr>
      </w:pPr>
      <w:r w:rsidRPr="00237F07">
        <w:t xml:space="preserve">S-100 ECDIS allows </w:t>
      </w:r>
      <w:r w:rsidR="004A6E2D">
        <w:t>w</w:t>
      </w:r>
      <w:r w:rsidRPr="00237F07">
        <w:t xml:space="preserve">ater </w:t>
      </w:r>
      <w:r w:rsidR="004A6E2D">
        <w:t>l</w:t>
      </w:r>
      <w:r w:rsidRPr="00237F07">
        <w:t xml:space="preserve">evels to be </w:t>
      </w:r>
      <w:r w:rsidR="00EF57B5" w:rsidRPr="00237F07">
        <w:t xml:space="preserve">automatically </w:t>
      </w:r>
      <w:r w:rsidRPr="00237F07">
        <w:t xml:space="preserve">adjusted </w:t>
      </w:r>
      <w:r w:rsidR="00EF57B5" w:rsidRPr="00237F07">
        <w:t xml:space="preserve">using an interoperable combination of S-101, S-102 and S-104 data, both for monitoring and planning purposes. This is described fully in appendix </w:t>
      </w:r>
      <w:r w:rsidR="00624B58">
        <w:t>D of this document</w:t>
      </w:r>
      <w:r w:rsidR="00EF57B5" w:rsidRPr="00237F07">
        <w:rPr>
          <w:b/>
          <w:bCs/>
        </w:rPr>
        <w:t>.</w:t>
      </w:r>
    </w:p>
    <w:p w14:paraId="45753222" w14:textId="77777777" w:rsidR="00FE25F2" w:rsidRPr="00237F07" w:rsidRDefault="00FE25F2" w:rsidP="00AA0332">
      <w:pPr>
        <w:spacing w:after="120" w:line="240" w:lineRule="auto"/>
        <w:jc w:val="both"/>
      </w:pPr>
    </w:p>
    <w:p w14:paraId="14CF2A04" w14:textId="763337A2" w:rsidR="00756F7F" w:rsidRPr="00237F07" w:rsidRDefault="00756F7F" w:rsidP="00DB7CFE">
      <w:pPr>
        <w:pStyle w:val="Heading2"/>
      </w:pPr>
      <w:bookmarkStart w:id="198" w:name="_Toc194067053"/>
      <w:r w:rsidRPr="00237F07">
        <w:t>I</w:t>
      </w:r>
      <w:r w:rsidR="000F49BE" w:rsidRPr="00237F07">
        <w:t>ntegrated Navigation System (INS)</w:t>
      </w:r>
      <w:r w:rsidR="004C242A" w:rsidRPr="00237F07">
        <w:t xml:space="preserve"> concept, limitations and challenges</w:t>
      </w:r>
      <w:bookmarkEnd w:id="198"/>
    </w:p>
    <w:p w14:paraId="4EEC7D3F" w14:textId="654798F8" w:rsidR="00F301B4" w:rsidRPr="00237F07" w:rsidRDefault="00DC5AC7" w:rsidP="00AA0332">
      <w:pPr>
        <w:spacing w:after="120" w:line="240" w:lineRule="auto"/>
        <w:jc w:val="both"/>
      </w:pPr>
      <w:r w:rsidRPr="00237F07">
        <w:t>The concept of</w:t>
      </w:r>
      <w:r w:rsidR="0046008B" w:rsidRPr="00237F07">
        <w:t xml:space="preserve"> an </w:t>
      </w:r>
      <w:r w:rsidR="00531DC0" w:rsidRPr="00237F07">
        <w:t>Integrated Navigation System</w:t>
      </w:r>
      <w:r w:rsidR="0046008B" w:rsidRPr="00237F07">
        <w:t xml:space="preserve"> (INS</w:t>
      </w:r>
      <w:r w:rsidR="00531DC0" w:rsidRPr="00237F07">
        <w:t>)</w:t>
      </w:r>
      <w:r w:rsidRPr="00237F07">
        <w:t xml:space="preserve"> is outlined in the IMO Performance Standards MSC 252(83). INS workstations have multifunctional displays providing at least route monitoring and collision avoidance </w:t>
      </w:r>
      <w:proofErr w:type="gramStart"/>
      <w:r w:rsidRPr="00237F07">
        <w:t>functions, and</w:t>
      </w:r>
      <w:proofErr w:type="gramEnd"/>
      <w:r w:rsidRPr="00237F07">
        <w:t xml:space="preserve"> may provide manual or automatic navigation control functions. In addition to </w:t>
      </w:r>
      <w:r w:rsidR="00340F2E" w:rsidRPr="00237F07">
        <w:t>these functions, an INS generally also provide route planning, navigation control data and status, and alert management functions. INS integrate sources, data, and displays into one navigation system.</w:t>
      </w:r>
      <w:r w:rsidR="003E4127" w:rsidRPr="00237F07">
        <w:t xml:space="preserve"> An INS may consist of multiple task stations.</w:t>
      </w:r>
    </w:p>
    <w:p w14:paraId="17D52E79" w14:textId="3EADB4B3" w:rsidR="00F301B4" w:rsidRPr="00237F07" w:rsidRDefault="00F301B4" w:rsidP="00AA0332">
      <w:pPr>
        <w:spacing w:after="120" w:line="240" w:lineRule="auto"/>
        <w:jc w:val="both"/>
      </w:pPr>
      <w:r w:rsidRPr="00237F07">
        <w:t xml:space="preserve">Since the concept of ECDIS is included in the INS concept, the </w:t>
      </w:r>
      <w:r w:rsidR="005A38FD" w:rsidRPr="00237F07">
        <w:t xml:space="preserve">principle described in </w:t>
      </w:r>
      <w:r w:rsidR="00E9513D" w:rsidRPr="00237F07">
        <w:t xml:space="preserve">clause </w:t>
      </w:r>
      <w:r w:rsidR="003F3390" w:rsidRPr="00237F07">
        <w:rPr>
          <w:highlight w:val="yellow"/>
        </w:rPr>
        <w:fldChar w:fldCharType="begin"/>
      </w:r>
      <w:r w:rsidR="003F3390" w:rsidRPr="00237F07">
        <w:instrText xml:space="preserve"> REF _Ref45055302 \r \h </w:instrText>
      </w:r>
      <w:r w:rsidR="00AA0332" w:rsidRPr="00237F07">
        <w:rPr>
          <w:highlight w:val="yellow"/>
        </w:rPr>
        <w:instrText xml:space="preserve"> \* MERGEFORMAT </w:instrText>
      </w:r>
      <w:r w:rsidR="003F3390" w:rsidRPr="00237F07">
        <w:rPr>
          <w:highlight w:val="yellow"/>
        </w:rPr>
      </w:r>
      <w:r w:rsidR="003F3390" w:rsidRPr="00237F07">
        <w:rPr>
          <w:highlight w:val="yellow"/>
        </w:rPr>
        <w:fldChar w:fldCharType="separate"/>
      </w:r>
      <w:r w:rsidR="00A74A4F">
        <w:t>6.1.1</w:t>
      </w:r>
      <w:r w:rsidR="003F3390" w:rsidRPr="00237F07">
        <w:rPr>
          <w:highlight w:val="yellow"/>
        </w:rPr>
        <w:fldChar w:fldCharType="end"/>
      </w:r>
      <w:r w:rsidR="005A38FD" w:rsidRPr="00237F07">
        <w:t xml:space="preserve"> of </w:t>
      </w:r>
      <w:r w:rsidR="00E22B8A" w:rsidRPr="00237F07">
        <w:t xml:space="preserve">having </w:t>
      </w:r>
      <w:r w:rsidR="005A38FD" w:rsidRPr="00237F07">
        <w:t>ENC</w:t>
      </w:r>
      <w:r w:rsidR="006B6670" w:rsidRPr="00237F07">
        <w:t xml:space="preserve"> as</w:t>
      </w:r>
      <w:r w:rsidR="005A38FD" w:rsidRPr="00237F07">
        <w:t xml:space="preserve"> the base layer applies </w:t>
      </w:r>
      <w:r w:rsidR="009A245C" w:rsidRPr="00237F07">
        <w:t>–</w:t>
      </w:r>
      <w:r w:rsidR="005A38FD" w:rsidRPr="00237F07">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237F07" w:rsidRDefault="00A3539D" w:rsidP="00AA0332">
      <w:pPr>
        <w:spacing w:after="120" w:line="240" w:lineRule="auto"/>
        <w:jc w:val="both"/>
      </w:pPr>
      <w:r w:rsidRPr="00237F07">
        <w:t>The considerations related to portrayal</w:t>
      </w:r>
      <w:r w:rsidR="00B252DF" w:rsidRPr="00237F07">
        <w:t xml:space="preserve"> that are in addition to the requirements already embedded in the INS standards </w:t>
      </w:r>
      <w:r w:rsidRPr="00237F07">
        <w:t>are outlined below:</w:t>
      </w:r>
    </w:p>
    <w:p w14:paraId="0F973999" w14:textId="28FA0DB9" w:rsidR="008555ED" w:rsidRPr="00237F07" w:rsidRDefault="00596C8A" w:rsidP="00AE2737">
      <w:pPr>
        <w:pStyle w:val="ListParagraph"/>
        <w:numPr>
          <w:ilvl w:val="0"/>
          <w:numId w:val="11"/>
        </w:numPr>
        <w:spacing w:after="120" w:line="240" w:lineRule="auto"/>
        <w:jc w:val="both"/>
      </w:pPr>
      <w:r w:rsidRPr="00237F07">
        <w:t xml:space="preserve">An INS may substitute </w:t>
      </w:r>
      <w:r w:rsidR="002C40AA" w:rsidRPr="00237F07">
        <w:t xml:space="preserve">under </w:t>
      </w:r>
      <w:r w:rsidRPr="00237F07">
        <w:t>some carriage requirements for</w:t>
      </w:r>
      <w:r w:rsidR="002C40AA" w:rsidRPr="00237F07">
        <w:t xml:space="preserve"> certain</w:t>
      </w:r>
      <w:r w:rsidRPr="00237F07">
        <w:t xml:space="preserve"> navigational equipment. </w:t>
      </w:r>
      <w:r w:rsidR="002C5B24" w:rsidRPr="00237F07">
        <w:t xml:space="preserve">The INS is required to </w:t>
      </w:r>
      <w:r w:rsidR="009D54A5" w:rsidRPr="00237F07">
        <w:t>fulfil</w:t>
      </w:r>
      <w:r w:rsidR="002C5B24" w:rsidRPr="00237F07">
        <w:t xml:space="preserve"> the requirements for </w:t>
      </w:r>
      <w:r w:rsidR="00A9378A" w:rsidRPr="00237F07">
        <w:t xml:space="preserve">the </w:t>
      </w:r>
      <w:r w:rsidR="002C5B24" w:rsidRPr="00237F07">
        <w:t>system</w:t>
      </w:r>
      <w:r w:rsidRPr="00237F07">
        <w:t>s</w:t>
      </w:r>
      <w:r w:rsidR="002C5B24" w:rsidRPr="00237F07">
        <w:t xml:space="preserve"> it replaces. For example, an INS component used for the tasks of route monitoring and route planning must meet the requirements for an ECDIS, which are described </w:t>
      </w:r>
      <w:r w:rsidR="00A11D96" w:rsidRPr="00237F07">
        <w:t xml:space="preserve">in </w:t>
      </w:r>
      <w:r w:rsidR="002C5B24" w:rsidRPr="00237F07">
        <w:t xml:space="preserve">IMO MSC </w:t>
      </w:r>
      <w:r w:rsidR="00F00C10" w:rsidRPr="00237F07">
        <w:t>530(106)</w:t>
      </w:r>
      <w:r w:rsidR="002C5B24" w:rsidRPr="00237F07">
        <w:t>. This means that</w:t>
      </w:r>
      <w:r w:rsidR="001861CA" w:rsidRPr="00237F07">
        <w:t xml:space="preserve"> </w:t>
      </w:r>
      <w:r w:rsidR="00616CF7" w:rsidRPr="00237F07">
        <w:t xml:space="preserve">the portrayal and user interaction considerations for an ECDIS described in </w:t>
      </w:r>
      <w:r w:rsidR="00222A25" w:rsidRPr="00237F07">
        <w:fldChar w:fldCharType="begin"/>
      </w:r>
      <w:r w:rsidR="00222A25" w:rsidRPr="00237F07">
        <w:instrText xml:space="preserve"> REF _Ref98339151 \r \h </w:instrText>
      </w:r>
      <w:r w:rsidR="00AA0332" w:rsidRPr="00237F07">
        <w:instrText xml:space="preserve"> \* MERGEFORMAT </w:instrText>
      </w:r>
      <w:r w:rsidR="00222A25" w:rsidRPr="00237F07">
        <w:fldChar w:fldCharType="separate"/>
      </w:r>
      <w:r w:rsidR="00A74A4F">
        <w:t>4.2</w:t>
      </w:r>
      <w:r w:rsidR="00222A25" w:rsidRPr="00237F07">
        <w:fldChar w:fldCharType="end"/>
      </w:r>
      <w:r w:rsidR="00630C8C" w:rsidRPr="00237F07">
        <w:t xml:space="preserve"> </w:t>
      </w:r>
      <w:r w:rsidR="00616CF7" w:rsidRPr="00237F07">
        <w:t>apply to the workstation playing the role of an ECDIS.</w:t>
      </w:r>
    </w:p>
    <w:p w14:paraId="20E5D429" w14:textId="717AFC88" w:rsidR="00456780" w:rsidRPr="00237F07" w:rsidRDefault="00456780" w:rsidP="00AE2737">
      <w:pPr>
        <w:pStyle w:val="ListParagraph"/>
        <w:numPr>
          <w:ilvl w:val="0"/>
          <w:numId w:val="11"/>
        </w:numPr>
        <w:spacing w:after="120" w:line="240" w:lineRule="auto"/>
        <w:jc w:val="both"/>
      </w:pPr>
      <w:r w:rsidRPr="00237F07">
        <w:t xml:space="preserve">All tasks of an INS should use the same electronic chart data and other </w:t>
      </w:r>
      <w:r w:rsidR="002C40AA" w:rsidRPr="00237F07">
        <w:t xml:space="preserve">S-100 </w:t>
      </w:r>
      <w:r w:rsidRPr="00237F07">
        <w:t xml:space="preserve">navigational databases such as routes, maps, </w:t>
      </w:r>
      <w:r w:rsidR="006D077D">
        <w:t xml:space="preserve">and </w:t>
      </w:r>
      <w:r w:rsidRPr="00237F07">
        <w:t>tide information.</w:t>
      </w:r>
    </w:p>
    <w:p w14:paraId="328B1A2A" w14:textId="1FFB4D58" w:rsidR="00274A00" w:rsidRPr="00237F07" w:rsidRDefault="001B6486" w:rsidP="00AA0332">
      <w:pPr>
        <w:spacing w:after="120" w:line="240" w:lineRule="auto"/>
        <w:jc w:val="both"/>
      </w:pPr>
      <w:r w:rsidRPr="00237F07">
        <w:lastRenderedPageBreak/>
        <w:t xml:space="preserve">IMO Performance </w:t>
      </w:r>
      <w:r w:rsidRPr="007763CD">
        <w:t>Standards state</w:t>
      </w:r>
      <w:r w:rsidRPr="00237F07">
        <w:t xml:space="preserve"> that </w:t>
      </w:r>
      <w:r w:rsidR="001D151B" w:rsidRPr="00237F07">
        <w:t xml:space="preserve">for each task it is used for, </w:t>
      </w:r>
      <w:r w:rsidRPr="00237F07">
        <w:t xml:space="preserve">the INS should fulfil the relevant modules of </w:t>
      </w:r>
      <w:r w:rsidR="001D151B" w:rsidRPr="00237F07">
        <w:t xml:space="preserve">the </w:t>
      </w:r>
      <w:r w:rsidRPr="00237F07">
        <w:t xml:space="preserve">performance standards for standalone </w:t>
      </w:r>
      <w:r w:rsidR="001D151B" w:rsidRPr="00237F07">
        <w:t xml:space="preserve">equipment for the task. </w:t>
      </w:r>
      <w:r w:rsidR="00693FE3" w:rsidRPr="00237F07">
        <w:t>A</w:t>
      </w:r>
      <w:r w:rsidR="00E91941" w:rsidRPr="00237F07">
        <w:t>n INS</w:t>
      </w:r>
      <w:r w:rsidR="00693FE3" w:rsidRPr="00237F07">
        <w:t xml:space="preserve"> display being used </w:t>
      </w:r>
      <w:r w:rsidR="00E91941" w:rsidRPr="00237F07">
        <w:t>for route monitoring</w:t>
      </w:r>
      <w:r w:rsidR="00693FE3" w:rsidRPr="00237F07">
        <w:t xml:space="preserve"> will be subject to </w:t>
      </w:r>
      <w:r w:rsidR="001D151B" w:rsidRPr="00237F07">
        <w:t xml:space="preserve">the ECDIS performance standards, and therefore the relevant INS display will have </w:t>
      </w:r>
      <w:r w:rsidR="006079F2" w:rsidRPr="00237F07">
        <w:t xml:space="preserve">largely </w:t>
      </w:r>
      <w:r w:rsidR="00693FE3" w:rsidRPr="00237F07">
        <w:t>the same limitations and challenges</w:t>
      </w:r>
      <w:r w:rsidR="00506AB6" w:rsidRPr="00237F07">
        <w:t xml:space="preserve"> </w:t>
      </w:r>
      <w:r w:rsidR="00E91941" w:rsidRPr="00237F07">
        <w:t xml:space="preserve">described </w:t>
      </w:r>
      <w:r w:rsidR="00506AB6" w:rsidRPr="00237F07">
        <w:t xml:space="preserve">in clause </w:t>
      </w:r>
      <w:r w:rsidR="00222A25" w:rsidRPr="00237F07">
        <w:fldChar w:fldCharType="begin"/>
      </w:r>
      <w:r w:rsidR="00222A25" w:rsidRPr="00237F07">
        <w:instrText xml:space="preserve"> REF _Ref98339270 \r \h </w:instrText>
      </w:r>
      <w:r w:rsidR="00AA0332" w:rsidRPr="00237F07">
        <w:instrText xml:space="preserve"> \* MERGEFORMAT </w:instrText>
      </w:r>
      <w:r w:rsidR="00222A25" w:rsidRPr="00237F07">
        <w:fldChar w:fldCharType="separate"/>
      </w:r>
      <w:r w:rsidR="00A74A4F">
        <w:t>4.2</w:t>
      </w:r>
      <w:r w:rsidR="00222A25" w:rsidRPr="00237F07">
        <w:fldChar w:fldCharType="end"/>
      </w:r>
      <w:r w:rsidR="00E91941" w:rsidRPr="00237F07">
        <w:t xml:space="preserve">. </w:t>
      </w:r>
      <w:r w:rsidR="001D151B" w:rsidRPr="00237F07">
        <w:t>T</w:t>
      </w:r>
      <w:r w:rsidR="00274A00" w:rsidRPr="00237F07">
        <w:t>he potential availability of other workstations</w:t>
      </w:r>
      <w:r w:rsidR="001D151B" w:rsidRPr="00237F07">
        <w:t xml:space="preserve"> in an INS allows manufacturers somewhat more flexibility in designing solutions</w:t>
      </w:r>
      <w:r w:rsidR="00274A00" w:rsidRPr="00237F07">
        <w:t xml:space="preserve">, but </w:t>
      </w:r>
      <w:r w:rsidR="001D151B" w:rsidRPr="00237F07">
        <w:t>this is limited</w:t>
      </w:r>
      <w:r w:rsidR="00274A00" w:rsidRPr="00237F07">
        <w:t xml:space="preserve"> by human factors </w:t>
      </w:r>
      <w:r w:rsidR="001D151B" w:rsidRPr="00237F07">
        <w:t>constraints</w:t>
      </w:r>
      <w:r w:rsidR="00274A00" w:rsidRPr="00237F07">
        <w:t xml:space="preserve"> </w:t>
      </w:r>
      <w:r w:rsidR="00C32116" w:rsidRPr="00237F07">
        <w:t>related</w:t>
      </w:r>
      <w:r w:rsidR="00274A00" w:rsidRPr="00237F07">
        <w:t xml:space="preserve"> to </w:t>
      </w:r>
      <w:r w:rsidR="00C32116" w:rsidRPr="00237F07">
        <w:t xml:space="preserve">compatibility and </w:t>
      </w:r>
      <w:r w:rsidR="00274A00" w:rsidRPr="00237F07">
        <w:t>divided attention.</w:t>
      </w:r>
    </w:p>
    <w:p w14:paraId="229285C2" w14:textId="4ECCD858" w:rsidR="008B2D61" w:rsidRPr="00237F07" w:rsidRDefault="00E91941" w:rsidP="00AA0332">
      <w:pPr>
        <w:spacing w:after="120" w:line="240" w:lineRule="auto"/>
        <w:jc w:val="both"/>
      </w:pPr>
      <w:r w:rsidRPr="00237F07">
        <w:t>Given the complexity of the issues</w:t>
      </w:r>
      <w:r w:rsidR="000A0E8A" w:rsidRPr="00237F07">
        <w:t xml:space="preserve"> and the necessity for compatibility</w:t>
      </w:r>
      <w:r w:rsidRPr="00237F07">
        <w:t>,</w:t>
      </w:r>
      <w:r w:rsidR="00C32116" w:rsidRPr="00237F07">
        <w:t xml:space="preserve"> this document does not distinguish between</w:t>
      </w:r>
      <w:r w:rsidR="00E42E7A" w:rsidRPr="00237F07">
        <w:t xml:space="preserve"> INS </w:t>
      </w:r>
      <w:r w:rsidR="00C32116" w:rsidRPr="00237F07">
        <w:t>and</w:t>
      </w:r>
      <w:r w:rsidR="00E42E7A" w:rsidRPr="00237F07">
        <w:t xml:space="preserve"> ECDIS </w:t>
      </w:r>
      <w:r w:rsidR="00C32116" w:rsidRPr="00237F07">
        <w:t xml:space="preserve">displays for the purpose of harmonised portrayal. If the data products are shown on the same </w:t>
      </w:r>
      <w:r w:rsidR="000A0E8A" w:rsidRPr="00237F07">
        <w:t>screen</w:t>
      </w:r>
      <w:r w:rsidR="00C32116" w:rsidRPr="00237F07">
        <w:t xml:space="preserve">, the </w:t>
      </w:r>
      <w:r w:rsidR="000A0E8A" w:rsidRPr="00237F07">
        <w:t xml:space="preserve">same rules apply for INS and ECDIS displays, and the </w:t>
      </w:r>
      <w:r w:rsidR="00C32116" w:rsidRPr="00237F07">
        <w:t>treatment should be the same</w:t>
      </w:r>
      <w:r w:rsidR="000A0E8A" w:rsidRPr="00237F07">
        <w:t xml:space="preserve"> for INS as for ECDIS. If the data products are on different INS screens, the treatment should be compatible </w:t>
      </w:r>
      <w:r w:rsidR="006365CF" w:rsidRPr="00237F07">
        <w:t>in the sense of</w:t>
      </w:r>
      <w:r w:rsidR="000A0E8A" w:rsidRPr="00237F07">
        <w:t xml:space="preserve"> the guidelines in IMO </w:t>
      </w:r>
      <w:r w:rsidR="00867548" w:rsidRPr="00237F07">
        <w:t>MSC.1/</w:t>
      </w:r>
      <w:r w:rsidR="000A0E8A" w:rsidRPr="00237F07">
        <w:t>Circ.1609.</w:t>
      </w:r>
    </w:p>
    <w:p w14:paraId="51CF5AE2" w14:textId="1E8F48F3" w:rsidR="00B268EF" w:rsidRPr="00237F07" w:rsidRDefault="00793684" w:rsidP="00F2390C">
      <w:pPr>
        <w:pStyle w:val="Heading1"/>
      </w:pPr>
      <w:bookmarkStart w:id="199" w:name="_Toc38936212"/>
      <w:bookmarkStart w:id="200" w:name="_Toc40990404"/>
      <w:bookmarkStart w:id="201" w:name="_Toc41235015"/>
      <w:bookmarkStart w:id="202" w:name="_Toc41235059"/>
      <w:bookmarkStart w:id="203" w:name="_Toc38936213"/>
      <w:bookmarkStart w:id="204" w:name="_Toc40990405"/>
      <w:bookmarkStart w:id="205" w:name="_Toc41235016"/>
      <w:bookmarkStart w:id="206" w:name="_Toc41235060"/>
      <w:bookmarkStart w:id="207" w:name="_Toc194067054"/>
      <w:bookmarkEnd w:id="199"/>
      <w:bookmarkEnd w:id="200"/>
      <w:bookmarkEnd w:id="201"/>
      <w:bookmarkEnd w:id="202"/>
      <w:bookmarkEnd w:id="203"/>
      <w:bookmarkEnd w:id="204"/>
      <w:bookmarkEnd w:id="205"/>
      <w:bookmarkEnd w:id="206"/>
      <w:r w:rsidRPr="00237F07">
        <w:t>User Interface Design</w:t>
      </w:r>
      <w:bookmarkEnd w:id="207"/>
    </w:p>
    <w:p w14:paraId="5681FAC0" w14:textId="00D054DE" w:rsidR="00793684" w:rsidRPr="00237F07" w:rsidRDefault="00793684" w:rsidP="00DB7CFE">
      <w:pPr>
        <w:pStyle w:val="Heading2"/>
      </w:pPr>
      <w:bookmarkStart w:id="208" w:name="_Toc194067055"/>
      <w:r w:rsidRPr="00237F07">
        <w:t>General principles</w:t>
      </w:r>
      <w:bookmarkEnd w:id="208"/>
    </w:p>
    <w:p w14:paraId="3367E527" w14:textId="6B2E032D" w:rsidR="00B63F00" w:rsidRPr="00237F07" w:rsidRDefault="00E5289F" w:rsidP="004E61EE">
      <w:pPr>
        <w:spacing w:after="120" w:line="240" w:lineRule="auto"/>
        <w:jc w:val="both"/>
      </w:pPr>
      <w:r w:rsidRPr="00237F07">
        <w:t xml:space="preserve">The guidelines in </w:t>
      </w:r>
      <w:r w:rsidR="00B268EF" w:rsidRPr="00237F07">
        <w:t xml:space="preserve">IMO </w:t>
      </w:r>
      <w:r w:rsidR="00357C86" w:rsidRPr="00237F07">
        <w:t>MSC.1/</w:t>
      </w:r>
      <w:r w:rsidR="00A11D96" w:rsidRPr="00237F07">
        <w:t>Circ</w:t>
      </w:r>
      <w:r w:rsidR="00357C86" w:rsidRPr="00237F07">
        <w:t>.1609</w:t>
      </w:r>
      <w:r w:rsidR="00B268EF" w:rsidRPr="00237F07">
        <w:t xml:space="preserve"> (Guidelines for the </w:t>
      </w:r>
      <w:r w:rsidR="009471F7" w:rsidRPr="00237F07">
        <w:t>Standardization of User Interface Design for Navigational Equipment</w:t>
      </w:r>
      <w:r w:rsidR="00B268EF" w:rsidRPr="00237F07">
        <w:t xml:space="preserve">) </w:t>
      </w:r>
      <w:r w:rsidRPr="00237F07">
        <w:t>appl</w:t>
      </w:r>
      <w:r w:rsidR="00B252DF" w:rsidRPr="00237F07">
        <w:t>y</w:t>
      </w:r>
      <w:r w:rsidRPr="00237F07">
        <w:t xml:space="preserve"> to the design of user interfaces for navigation systems</w:t>
      </w:r>
      <w:r w:rsidR="00B252DF" w:rsidRPr="00237F07">
        <w:t xml:space="preserve"> such as ECDIS and INS</w:t>
      </w:r>
      <w:r w:rsidR="00B268EF" w:rsidRPr="00237F07">
        <w:t>.</w:t>
      </w:r>
      <w:r w:rsidR="00CF001C" w:rsidRPr="00237F07">
        <w:t xml:space="preserve"> The general principles are described in</w:t>
      </w:r>
      <w:r w:rsidR="00357C86" w:rsidRPr="00237F07">
        <w:t xml:space="preserve"> MSC.1/</w:t>
      </w:r>
      <w:r w:rsidR="00796161" w:rsidRPr="00237F07">
        <w:t>Circ</w:t>
      </w:r>
      <w:r w:rsidR="00357C86" w:rsidRPr="00237F07">
        <w:t>.1609</w:t>
      </w:r>
      <w:r w:rsidR="00CF001C" w:rsidRPr="00237F07">
        <w:t xml:space="preserve"> and </w:t>
      </w:r>
      <w:r w:rsidR="00277A81" w:rsidRPr="00237F07">
        <w:t xml:space="preserve">are </w:t>
      </w:r>
      <w:r w:rsidR="00C45369" w:rsidRPr="00237F07">
        <w:t xml:space="preserve">summarised </w:t>
      </w:r>
      <w:r w:rsidR="00CF001C" w:rsidRPr="00237F07">
        <w:t>in S-100 Part 16A.</w:t>
      </w:r>
    </w:p>
    <w:p w14:paraId="5F1E6A0A" w14:textId="5F0E85A1" w:rsidR="00E12CDB" w:rsidRPr="00237F07" w:rsidRDefault="000D6C8D" w:rsidP="00F2390C">
      <w:pPr>
        <w:pStyle w:val="Heading1"/>
      </w:pPr>
      <w:bookmarkStart w:id="209" w:name="_Toc47708006"/>
      <w:bookmarkStart w:id="210" w:name="_Ref188951485"/>
      <w:bookmarkStart w:id="211" w:name="_Toc194067056"/>
      <w:bookmarkEnd w:id="209"/>
      <w:r w:rsidRPr="00237F07">
        <w:t>Data</w:t>
      </w:r>
      <w:r w:rsidR="00E12CDB" w:rsidRPr="00237F07">
        <w:t xml:space="preserve"> </w:t>
      </w:r>
      <w:r w:rsidRPr="00237F07">
        <w:t>L</w:t>
      </w:r>
      <w:r w:rsidR="00E12CDB" w:rsidRPr="00237F07">
        <w:t>ayers</w:t>
      </w:r>
      <w:bookmarkEnd w:id="210"/>
      <w:bookmarkEnd w:id="211"/>
    </w:p>
    <w:p w14:paraId="77DB75E3" w14:textId="39CA3488" w:rsidR="00D60E7E" w:rsidRPr="00237F07" w:rsidRDefault="00B55D04" w:rsidP="00DB7CFE">
      <w:pPr>
        <w:pStyle w:val="Heading2"/>
      </w:pPr>
      <w:bookmarkStart w:id="212" w:name="_Toc175130107"/>
      <w:bookmarkStart w:id="213" w:name="_Toc178784314"/>
      <w:bookmarkStart w:id="214" w:name="_Ref45143574"/>
      <w:bookmarkStart w:id="215" w:name="_Toc194067057"/>
      <w:bookmarkEnd w:id="212"/>
      <w:bookmarkEnd w:id="213"/>
      <w:r w:rsidRPr="00237F07">
        <w:t>D</w:t>
      </w:r>
      <w:r w:rsidR="00960834" w:rsidRPr="00237F07">
        <w:t xml:space="preserve">ata </w:t>
      </w:r>
      <w:r w:rsidR="008549AF" w:rsidRPr="00237F07">
        <w:t>products and information layers</w:t>
      </w:r>
      <w:bookmarkEnd w:id="214"/>
      <w:bookmarkEnd w:id="215"/>
    </w:p>
    <w:p w14:paraId="130C22D9" w14:textId="0D0BF85D" w:rsidR="00B55D04" w:rsidRPr="00237F07" w:rsidRDefault="00B55D04" w:rsidP="00F2390C">
      <w:pPr>
        <w:pStyle w:val="Heading3"/>
      </w:pPr>
      <w:bookmarkStart w:id="216" w:name="_Ref45055302"/>
      <w:bookmarkStart w:id="217" w:name="_Ref45211567"/>
      <w:bookmarkStart w:id="218" w:name="_Toc194067058"/>
      <w:r w:rsidRPr="00237F07">
        <w:t>Basic product</w:t>
      </w:r>
      <w:r w:rsidR="00FD4A8D" w:rsidRPr="00237F07">
        <w:t xml:space="preserve"> specifications</w:t>
      </w:r>
      <w:r w:rsidRPr="00237F07">
        <w:t xml:space="preserve"> and layers</w:t>
      </w:r>
      <w:bookmarkEnd w:id="216"/>
      <w:bookmarkEnd w:id="217"/>
      <w:bookmarkEnd w:id="218"/>
    </w:p>
    <w:p w14:paraId="431C6DD0" w14:textId="661D0805" w:rsidR="0083356D" w:rsidRPr="00237F07" w:rsidRDefault="00C8199B" w:rsidP="00AA0332">
      <w:pPr>
        <w:spacing w:after="60" w:line="240" w:lineRule="auto"/>
        <w:jc w:val="both"/>
      </w:pPr>
      <w:r w:rsidRPr="00237F07">
        <w:t xml:space="preserve">Navigation displays such as the ECDIS main screen </w:t>
      </w:r>
      <w:r w:rsidR="00960834" w:rsidRPr="00237F07">
        <w:rPr>
          <w:b/>
          <w:bCs/>
        </w:rPr>
        <w:t>must</w:t>
      </w:r>
      <w:r w:rsidRPr="00237F07">
        <w:rPr>
          <w:b/>
          <w:bCs/>
        </w:rPr>
        <w:t xml:space="preserve"> </w:t>
      </w:r>
      <w:r w:rsidR="00960834" w:rsidRPr="00237F07">
        <w:t>be able to</w:t>
      </w:r>
      <w:r w:rsidRPr="00237F07">
        <w:t xml:space="preserve"> </w:t>
      </w:r>
      <w:r w:rsidR="00C470C5">
        <w:t xml:space="preserve">process and </w:t>
      </w:r>
      <w:r w:rsidR="008C35BD">
        <w:t>display</w:t>
      </w:r>
      <w:r w:rsidR="008C35BD" w:rsidRPr="00237F07">
        <w:t xml:space="preserve"> </w:t>
      </w:r>
      <w:r w:rsidR="00480BC0" w:rsidRPr="00237F07">
        <w:t>at least</w:t>
      </w:r>
      <w:r w:rsidR="00656888" w:rsidRPr="00237F07">
        <w:t xml:space="preserve"> </w:t>
      </w:r>
      <w:r w:rsidRPr="00237F07">
        <w:t xml:space="preserve">the following data </w:t>
      </w:r>
      <w:r w:rsidR="002D6394" w:rsidRPr="00237F07">
        <w:t>products</w:t>
      </w:r>
      <w:r w:rsidRPr="00237F07">
        <w:t>:</w:t>
      </w:r>
    </w:p>
    <w:p w14:paraId="2530DFEE" w14:textId="3E44C088" w:rsidR="00A07CCD" w:rsidRPr="00237F07" w:rsidRDefault="00C8199B" w:rsidP="00FD4A8D">
      <w:pPr>
        <w:pStyle w:val="ListParagraph"/>
        <w:numPr>
          <w:ilvl w:val="0"/>
          <w:numId w:val="16"/>
        </w:numPr>
        <w:spacing w:after="60" w:line="240" w:lineRule="auto"/>
        <w:jc w:val="both"/>
      </w:pPr>
      <w:r w:rsidRPr="00237F07">
        <w:t xml:space="preserve">S-101 ENC data as the base layer, </w:t>
      </w:r>
      <w:r w:rsidR="00FD4A8D" w:rsidRPr="00237F07">
        <w:t xml:space="preserve">alongside </w:t>
      </w:r>
      <w:r w:rsidRPr="00237F07">
        <w:t xml:space="preserve">S-57 </w:t>
      </w:r>
      <w:r w:rsidR="006E3B34" w:rsidRPr="00237F07">
        <w:t xml:space="preserve">ENC </w:t>
      </w:r>
      <w:r w:rsidRPr="00237F07">
        <w:t>data</w:t>
      </w:r>
      <w:r w:rsidR="0082322B">
        <w:t xml:space="preserve"> during the transition </w:t>
      </w:r>
      <w:proofErr w:type="gramStart"/>
      <w:r w:rsidR="0082322B">
        <w:t>period</w:t>
      </w:r>
      <w:r w:rsidR="008972A2">
        <w:t>;</w:t>
      </w:r>
      <w:proofErr w:type="gramEnd"/>
    </w:p>
    <w:p w14:paraId="42DBF5D0" w14:textId="5A6380F1" w:rsidR="00656888" w:rsidRPr="00237F07" w:rsidRDefault="00656888" w:rsidP="00AE2737">
      <w:pPr>
        <w:pStyle w:val="ListParagraph"/>
        <w:numPr>
          <w:ilvl w:val="0"/>
          <w:numId w:val="16"/>
        </w:numPr>
        <w:spacing w:after="60" w:line="240" w:lineRule="auto"/>
        <w:jc w:val="both"/>
      </w:pPr>
      <w:r w:rsidRPr="00237F07">
        <w:t xml:space="preserve">S-102 </w:t>
      </w:r>
      <w:r w:rsidR="001A3D58" w:rsidRPr="00237F07">
        <w:t>Bathymetric Surfac</w:t>
      </w:r>
      <w:r w:rsidR="00497BDA" w:rsidRPr="00237F07">
        <w:t>e</w:t>
      </w:r>
      <w:r w:rsidR="00C470C5">
        <w:t>, only for Enhanced Safety Contour and Water Level Adjustment (Appendix D</w:t>
      </w:r>
      <w:proofErr w:type="gramStart"/>
      <w:r w:rsidR="00C470C5">
        <w:t>)</w:t>
      </w:r>
      <w:r w:rsidR="000F2A6A" w:rsidRPr="00237F07">
        <w:t>;</w:t>
      </w:r>
      <w:proofErr w:type="gramEnd"/>
    </w:p>
    <w:p w14:paraId="68E23E6B" w14:textId="52B9B954" w:rsidR="001A3D58" w:rsidRPr="00237F07" w:rsidRDefault="001A3D58" w:rsidP="00AE2737">
      <w:pPr>
        <w:pStyle w:val="ListParagraph"/>
        <w:numPr>
          <w:ilvl w:val="0"/>
          <w:numId w:val="16"/>
        </w:numPr>
        <w:spacing w:after="60" w:line="240" w:lineRule="auto"/>
        <w:jc w:val="both"/>
      </w:pPr>
      <w:r w:rsidRPr="00237F07">
        <w:t>S-104 Water Level inf</w:t>
      </w:r>
      <w:r w:rsidR="000F2A6A" w:rsidRPr="00237F07">
        <w:t>ormation for Surface Navigation</w:t>
      </w:r>
      <w:r w:rsidR="00C470C5">
        <w:t>, only for Water Level Adjustment (Appendix D</w:t>
      </w:r>
      <w:proofErr w:type="gramStart"/>
      <w:r w:rsidR="00C470C5">
        <w:t>)</w:t>
      </w:r>
      <w:r w:rsidR="000F2A6A" w:rsidRPr="00237F07">
        <w:t>;</w:t>
      </w:r>
      <w:proofErr w:type="gramEnd"/>
    </w:p>
    <w:p w14:paraId="7058595E" w14:textId="127F38A3" w:rsidR="00656888" w:rsidRDefault="00656888" w:rsidP="00AE2737">
      <w:pPr>
        <w:pStyle w:val="ListParagraph"/>
        <w:numPr>
          <w:ilvl w:val="0"/>
          <w:numId w:val="16"/>
        </w:numPr>
        <w:spacing w:after="60" w:line="240" w:lineRule="auto"/>
        <w:jc w:val="both"/>
        <w:rPr>
          <w:ins w:id="219" w:author="jon pritchard" w:date="2025-09-17T14:26:00Z" w16du:dateUtc="2025-09-17T12:26:00Z"/>
        </w:rPr>
      </w:pPr>
      <w:r w:rsidRPr="00237F07">
        <w:t xml:space="preserve">S-111 </w:t>
      </w:r>
      <w:r w:rsidR="001A3D58" w:rsidRPr="00237F07">
        <w:t>S</w:t>
      </w:r>
      <w:r w:rsidRPr="00237F07">
        <w:t xml:space="preserve">urface </w:t>
      </w:r>
      <w:r w:rsidR="001A3D58" w:rsidRPr="00237F07">
        <w:t>C</w:t>
      </w:r>
      <w:r w:rsidRPr="00237F07">
        <w:t>urrent</w:t>
      </w:r>
      <w:r w:rsidR="001A3D58" w:rsidRPr="00237F07">
        <w:t>s</w:t>
      </w:r>
      <w:r w:rsidR="00C470C5">
        <w:t>, additional requirements apply (Section 13.1 and Appendix G</w:t>
      </w:r>
      <w:proofErr w:type="gramStart"/>
      <w:r w:rsidR="00C470C5">
        <w:t>)</w:t>
      </w:r>
      <w:r w:rsidR="000F2A6A" w:rsidRPr="00237F07">
        <w:t>;</w:t>
      </w:r>
      <w:proofErr w:type="gramEnd"/>
    </w:p>
    <w:p w14:paraId="3568225C" w14:textId="77777777" w:rsidR="0007559B" w:rsidRPr="00237F07" w:rsidRDefault="0007559B" w:rsidP="0007559B">
      <w:pPr>
        <w:pStyle w:val="ListParagraph"/>
        <w:numPr>
          <w:ilvl w:val="0"/>
          <w:numId w:val="16"/>
        </w:numPr>
        <w:spacing w:after="60" w:line="240" w:lineRule="auto"/>
        <w:jc w:val="both"/>
        <w:rPr>
          <w:ins w:id="220" w:author="jon pritchard" w:date="2025-09-17T14:26:00Z" w16du:dateUtc="2025-09-17T12:26:00Z"/>
        </w:rPr>
      </w:pPr>
      <w:commentRangeStart w:id="221"/>
      <w:ins w:id="222" w:author="jon pritchard" w:date="2025-09-17T14:26:00Z" w16du:dateUtc="2025-09-17T12:26:00Z">
        <w:r w:rsidRPr="00237F07">
          <w:t xml:space="preserve">S-122 Marine Protected </w:t>
        </w:r>
        <w:proofErr w:type="gramStart"/>
        <w:r w:rsidRPr="00237F07">
          <w:t>Areas;</w:t>
        </w:r>
        <w:proofErr w:type="gramEnd"/>
      </w:ins>
    </w:p>
    <w:p w14:paraId="76FAE475" w14:textId="77777777" w:rsidR="0007559B" w:rsidRPr="00237F07" w:rsidRDefault="0007559B" w:rsidP="0007559B">
      <w:pPr>
        <w:pStyle w:val="ListParagraph"/>
        <w:numPr>
          <w:ilvl w:val="0"/>
          <w:numId w:val="16"/>
        </w:numPr>
        <w:spacing w:after="60" w:line="240" w:lineRule="auto"/>
        <w:jc w:val="both"/>
        <w:rPr>
          <w:ins w:id="223" w:author="jon pritchard" w:date="2025-09-17T14:26:00Z" w16du:dateUtc="2025-09-17T12:26:00Z"/>
        </w:rPr>
      </w:pPr>
      <w:ins w:id="224" w:author="jon pritchard" w:date="2025-09-17T14:26:00Z" w16du:dateUtc="2025-09-17T12:26:00Z">
        <w:r w:rsidRPr="00237F07">
          <w:t xml:space="preserve">S-123 Marine Radio </w:t>
        </w:r>
        <w:proofErr w:type="gramStart"/>
        <w:r w:rsidRPr="00237F07">
          <w:t>Services;</w:t>
        </w:r>
        <w:proofErr w:type="gramEnd"/>
      </w:ins>
    </w:p>
    <w:p w14:paraId="3CD1F3BF" w14:textId="77777777" w:rsidR="0007559B" w:rsidRPr="00237F07" w:rsidRDefault="0007559B" w:rsidP="0007559B">
      <w:pPr>
        <w:pStyle w:val="ListParagraph"/>
        <w:numPr>
          <w:ilvl w:val="0"/>
          <w:numId w:val="16"/>
        </w:numPr>
        <w:spacing w:after="60" w:line="240" w:lineRule="auto"/>
        <w:jc w:val="both"/>
        <w:rPr>
          <w:ins w:id="225" w:author="jon pritchard" w:date="2025-09-17T14:26:00Z" w16du:dateUtc="2025-09-17T12:26:00Z"/>
        </w:rPr>
      </w:pPr>
      <w:ins w:id="226" w:author="jon pritchard" w:date="2025-09-17T14:26:00Z" w16du:dateUtc="2025-09-17T12:26:00Z">
        <w:r w:rsidRPr="00237F07">
          <w:t xml:space="preserve">S-127 Marine Traffic </w:t>
        </w:r>
        <w:proofErr w:type="gramStart"/>
        <w:r w:rsidRPr="00237F07">
          <w:t>Management;</w:t>
        </w:r>
        <w:proofErr w:type="gramEnd"/>
      </w:ins>
    </w:p>
    <w:p w14:paraId="5DCDCA66" w14:textId="12B3423A" w:rsidR="0007559B" w:rsidRPr="00237F07" w:rsidRDefault="0007559B" w:rsidP="0007559B">
      <w:pPr>
        <w:pStyle w:val="ListParagraph"/>
        <w:numPr>
          <w:ilvl w:val="0"/>
          <w:numId w:val="16"/>
        </w:numPr>
        <w:spacing w:after="60" w:line="240" w:lineRule="auto"/>
        <w:jc w:val="both"/>
      </w:pPr>
      <w:ins w:id="227" w:author="jon pritchard" w:date="2025-09-17T14:26:00Z" w16du:dateUtc="2025-09-17T12:26:00Z">
        <w:r w:rsidRPr="00B77A92">
          <w:t>S-131 Marine Harbour Infrastructure</w:t>
        </w:r>
        <w:r>
          <w:t>;</w:t>
        </w:r>
      </w:ins>
      <w:commentRangeEnd w:id="221"/>
      <w:ins w:id="228" w:author="jon pritchard" w:date="2025-09-17T14:31:00Z" w16du:dateUtc="2025-09-17T12:31:00Z">
        <w:r w:rsidR="00A67F3F">
          <w:rPr>
            <w:rStyle w:val="CommentReference"/>
          </w:rPr>
          <w:commentReference w:id="221"/>
        </w:r>
      </w:ins>
    </w:p>
    <w:p w14:paraId="1802341C" w14:textId="61CD0E84" w:rsidR="001A3D58" w:rsidRPr="00237F07" w:rsidRDefault="000F2A6A" w:rsidP="00AE2737">
      <w:pPr>
        <w:pStyle w:val="ListParagraph"/>
        <w:numPr>
          <w:ilvl w:val="0"/>
          <w:numId w:val="16"/>
        </w:numPr>
        <w:spacing w:after="60" w:line="240" w:lineRule="auto"/>
        <w:jc w:val="both"/>
      </w:pPr>
      <w:r w:rsidRPr="00237F07">
        <w:t>S-124 Navigational Warnings</w:t>
      </w:r>
      <w:r w:rsidR="00C470C5">
        <w:t xml:space="preserve">, additional requirements also apply (Section </w:t>
      </w:r>
      <w:proofErr w:type="gramStart"/>
      <w:r w:rsidR="00C470C5">
        <w:t>12.12 )</w:t>
      </w:r>
      <w:proofErr w:type="gramEnd"/>
      <w:r w:rsidRPr="00237F07">
        <w:t>;</w:t>
      </w:r>
    </w:p>
    <w:p w14:paraId="43BE239C" w14:textId="02C989FA" w:rsidR="00AD2F07" w:rsidRPr="00237F07" w:rsidRDefault="00AD2F07" w:rsidP="00AD2F07">
      <w:pPr>
        <w:pStyle w:val="ListParagraph"/>
        <w:numPr>
          <w:ilvl w:val="0"/>
          <w:numId w:val="16"/>
        </w:numPr>
        <w:spacing w:after="120" w:line="240" w:lineRule="auto"/>
        <w:jc w:val="both"/>
      </w:pPr>
      <w:r w:rsidRPr="00237F07">
        <w:t>S-128 Catalogue of Nautical Products</w:t>
      </w:r>
      <w:r w:rsidR="00C470C5">
        <w:t>, only with</w:t>
      </w:r>
      <w:r w:rsidR="006779F8">
        <w:t>in</w:t>
      </w:r>
      <w:r w:rsidR="00C470C5">
        <w:t xml:space="preserve"> Update Status Reports</w:t>
      </w:r>
      <w:r w:rsidR="006779F8">
        <w:t xml:space="preserve"> (Appendix C)</w:t>
      </w:r>
      <w:r w:rsidR="00C470C5">
        <w:t xml:space="preserve"> and graphical indexes</w:t>
      </w:r>
      <w:r w:rsidR="006779F8">
        <w:t xml:space="preserve"> (Section 12.4)</w:t>
      </w:r>
    </w:p>
    <w:p w14:paraId="521B8F4A" w14:textId="3EBD8187" w:rsidR="00C470C5" w:rsidRDefault="000F2A6A" w:rsidP="00C470C5">
      <w:pPr>
        <w:pStyle w:val="ListParagraph"/>
        <w:numPr>
          <w:ilvl w:val="0"/>
          <w:numId w:val="16"/>
        </w:numPr>
        <w:spacing w:after="60" w:line="240" w:lineRule="auto"/>
        <w:jc w:val="both"/>
      </w:pPr>
      <w:r w:rsidRPr="00237F07">
        <w:t>S-129 Under</w:t>
      </w:r>
      <w:r w:rsidR="002128CD">
        <w:t xml:space="preserve"> </w:t>
      </w:r>
      <w:r w:rsidR="008972A2">
        <w:t>K</w:t>
      </w:r>
      <w:r w:rsidRPr="00237F07">
        <w:t>eel Clearance</w:t>
      </w:r>
      <w:r w:rsidR="008972A2">
        <w:t xml:space="preserve"> </w:t>
      </w:r>
      <w:proofErr w:type="gramStart"/>
      <w:r w:rsidR="008972A2">
        <w:t>Management</w:t>
      </w:r>
      <w:r w:rsidRPr="00237F07">
        <w:t>;</w:t>
      </w:r>
      <w:proofErr w:type="gramEnd"/>
    </w:p>
    <w:p w14:paraId="4795731A" w14:textId="77777777" w:rsidR="00C470C5" w:rsidRDefault="00C470C5" w:rsidP="00C470C5">
      <w:pPr>
        <w:spacing w:after="60" w:line="240" w:lineRule="auto"/>
        <w:jc w:val="both"/>
      </w:pPr>
    </w:p>
    <w:p w14:paraId="0BF1C0C1" w14:textId="4BB6204A" w:rsidR="00C470C5" w:rsidRDefault="00725AA2" w:rsidP="00530F27">
      <w:pPr>
        <w:spacing w:after="120" w:line="240" w:lineRule="auto"/>
        <w:jc w:val="both"/>
      </w:pPr>
      <w:bookmarkStart w:id="229" w:name="_Hlk211515122"/>
      <w:r>
        <w:t>T</w:t>
      </w:r>
      <w:r w:rsidR="00C470C5" w:rsidRPr="00F81DCC">
        <w:t>he ENC layer</w:t>
      </w:r>
      <w:ins w:id="230" w:author="jonathan pritchard" w:date="2025-09-09T14:42:00Z" w16du:dateUtc="2025-09-09T13:42:00Z">
        <w:r w:rsidR="00E95FE3">
          <w:t xml:space="preserve"> (S-101 and S-57)</w:t>
        </w:r>
      </w:ins>
      <w:r>
        <w:t xml:space="preserve"> </w:t>
      </w:r>
      <w:r w:rsidR="00C470C5" w:rsidRPr="00F81DCC">
        <w:t>must be permanently on</w:t>
      </w:r>
      <w:r>
        <w:t>. T</w:t>
      </w:r>
      <w:r w:rsidR="00C470C5" w:rsidRPr="00F81DCC">
        <w:t xml:space="preserve">he mariner must be able to switch the </w:t>
      </w:r>
      <w:commentRangeStart w:id="231"/>
      <w:commentRangeStart w:id="232"/>
      <w:r w:rsidR="00C470C5" w:rsidRPr="00F81DCC">
        <w:t xml:space="preserve">graphical display </w:t>
      </w:r>
      <w:commentRangeEnd w:id="231"/>
      <w:r w:rsidR="008F14D3">
        <w:rPr>
          <w:rStyle w:val="CommentReference"/>
        </w:rPr>
        <w:commentReference w:id="231"/>
      </w:r>
      <w:commentRangeEnd w:id="232"/>
      <w:r w:rsidR="008F14D3">
        <w:rPr>
          <w:rStyle w:val="CommentReference"/>
        </w:rPr>
        <w:commentReference w:id="232"/>
      </w:r>
      <w:r w:rsidR="00C470C5" w:rsidRPr="00F81DCC">
        <w:t xml:space="preserve">of </w:t>
      </w:r>
      <w:bookmarkEnd w:id="229"/>
      <w:r w:rsidR="003C0506">
        <w:t xml:space="preserve">S-111, </w:t>
      </w:r>
      <w:ins w:id="233" w:author="jon pritchard" w:date="2025-09-17T14:27:00Z" w16du:dateUtc="2025-09-17T12:27:00Z">
        <w:r w:rsidR="0007559B">
          <w:t xml:space="preserve">S-122, S-123, S-127, S-131, </w:t>
        </w:r>
      </w:ins>
      <w:r w:rsidR="003C0506">
        <w:t>S-124,</w:t>
      </w:r>
      <w:ins w:id="234" w:author="jon pritchard" w:date="2025-09-17T14:27:00Z" w16du:dateUtc="2025-09-17T12:27:00Z">
        <w:r w:rsidR="0007559B">
          <w:t xml:space="preserve"> and</w:t>
        </w:r>
      </w:ins>
      <w:r w:rsidR="003C0506">
        <w:t xml:space="preserve"> S-129</w:t>
      </w:r>
      <w:r w:rsidR="00C470C5" w:rsidRPr="00F81DCC">
        <w:t xml:space="preserve"> on and off.</w:t>
      </w:r>
      <w:r w:rsidR="00C470C5">
        <w:t xml:space="preserve"> </w:t>
      </w:r>
      <w:r w:rsidR="00E4615A">
        <w:t xml:space="preserve">Graphical display of S-101 is defined in Appendix E. Additional requirements for the graphical display of S-111, </w:t>
      </w:r>
      <w:ins w:id="235" w:author="jon pritchard" w:date="2025-09-17T14:27:00Z" w16du:dateUtc="2025-09-17T12:27:00Z">
        <w:r w:rsidR="0007559B">
          <w:t xml:space="preserve">S-122, S-123, S-127, S-131, </w:t>
        </w:r>
      </w:ins>
      <w:r w:rsidR="00E4615A">
        <w:t>S-124 and S-129 are contained in 12.2.</w:t>
      </w:r>
    </w:p>
    <w:p w14:paraId="09D5B609" w14:textId="5BF0EFA9" w:rsidR="008C35BD" w:rsidRPr="00237F07" w:rsidRDefault="008C35BD" w:rsidP="00530F27">
      <w:pPr>
        <w:pStyle w:val="Heading3"/>
      </w:pPr>
      <w:bookmarkStart w:id="236" w:name="_Toc194067059"/>
      <w:r>
        <w:t>Projected Data</w:t>
      </w:r>
      <w:bookmarkEnd w:id="236"/>
    </w:p>
    <w:p w14:paraId="752F0D33" w14:textId="6C962806" w:rsidR="00F13E78" w:rsidRPr="00237F07" w:rsidRDefault="00F13E78" w:rsidP="002D7DEE">
      <w:pPr>
        <w:spacing w:after="120" w:line="240" w:lineRule="auto"/>
        <w:jc w:val="both"/>
      </w:pPr>
      <w:r>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t>F</w:t>
      </w:r>
      <w:r>
        <w:t xml:space="preserve">ormulas for </w:t>
      </w:r>
      <w:r w:rsidRPr="00624B58">
        <w:t xml:space="preserve">conversion of such coordinates back to unprojected latitude and longitude values are contained in appendix </w:t>
      </w:r>
      <w:r w:rsidR="00624B58" w:rsidRPr="00624B58">
        <w:t>H</w:t>
      </w:r>
      <w:r w:rsidRPr="00624B58">
        <w:t xml:space="preserve"> of this</w:t>
      </w:r>
      <w:r>
        <w:t xml:space="preserve"> document.</w:t>
      </w:r>
    </w:p>
    <w:p w14:paraId="2AA0EF74" w14:textId="76329AB1" w:rsidR="00D60E7E" w:rsidRPr="00237F07" w:rsidRDefault="00B55D04" w:rsidP="00B42F17">
      <w:pPr>
        <w:pStyle w:val="Heading3"/>
      </w:pPr>
      <w:bookmarkStart w:id="237" w:name="_Ref45055480"/>
      <w:bookmarkStart w:id="238" w:name="_Ref45211570"/>
      <w:bookmarkStart w:id="239" w:name="_Toc194067060"/>
      <w:r w:rsidRPr="00237F07">
        <w:lastRenderedPageBreak/>
        <w:t xml:space="preserve">Other </w:t>
      </w:r>
      <w:r w:rsidR="008549AF" w:rsidRPr="00237F07">
        <w:t>data products</w:t>
      </w:r>
      <w:bookmarkEnd w:id="237"/>
      <w:bookmarkEnd w:id="238"/>
      <w:bookmarkEnd w:id="239"/>
    </w:p>
    <w:p w14:paraId="3209FFF3" w14:textId="490F02AE" w:rsidR="001A3D58" w:rsidRPr="00237F07" w:rsidRDefault="00796161" w:rsidP="00AA0332">
      <w:pPr>
        <w:spacing w:after="60" w:line="240" w:lineRule="auto"/>
        <w:jc w:val="both"/>
      </w:pPr>
      <w:r w:rsidRPr="00237F07">
        <w:t xml:space="preserve">The intention is that in future editions of this document, when operational product specifications are published by IHO, </w:t>
      </w:r>
      <w:r w:rsidR="00960834" w:rsidRPr="00237F07">
        <w:t xml:space="preserve">navigation </w:t>
      </w:r>
      <w:r w:rsidR="008549AF" w:rsidRPr="00237F07">
        <w:t>displays such as the ECDIS main screen</w:t>
      </w:r>
      <w:r w:rsidR="00960834" w:rsidRPr="00237F07">
        <w:t xml:space="preserve"> </w:t>
      </w:r>
      <w:r w:rsidRPr="00237F07">
        <w:t xml:space="preserve">will </w:t>
      </w:r>
      <w:r w:rsidR="00EE7A3D" w:rsidRPr="00237F07">
        <w:t xml:space="preserve">allow the mariner to </w:t>
      </w:r>
      <w:r w:rsidR="00522226">
        <w:t xml:space="preserve">process </w:t>
      </w:r>
      <w:r w:rsidR="00EE7A3D" w:rsidRPr="00237F07">
        <w:t>the following data products</w:t>
      </w:r>
    </w:p>
    <w:p w14:paraId="638A72EC" w14:textId="26B8CC63" w:rsidR="00A4729C" w:rsidRPr="0007559B" w:rsidRDefault="00A4729C" w:rsidP="00AE2737">
      <w:pPr>
        <w:pStyle w:val="ListParagraph"/>
        <w:numPr>
          <w:ilvl w:val="0"/>
          <w:numId w:val="17"/>
        </w:numPr>
        <w:spacing w:after="60" w:line="240" w:lineRule="auto"/>
        <w:jc w:val="both"/>
        <w:rPr>
          <w:strike/>
          <w:rPrChange w:id="240" w:author="jon pritchard" w:date="2025-09-17T14:28:00Z" w16du:dateUtc="2025-09-17T12:28:00Z">
            <w:rPr/>
          </w:rPrChange>
        </w:rPr>
      </w:pPr>
      <w:r w:rsidRPr="0007559B">
        <w:rPr>
          <w:strike/>
          <w:rPrChange w:id="241" w:author="jon pritchard" w:date="2025-09-17T14:28:00Z" w16du:dateUtc="2025-09-17T12:28:00Z">
            <w:rPr/>
          </w:rPrChange>
        </w:rPr>
        <w:t xml:space="preserve">S-122 Marine Protected </w:t>
      </w:r>
      <w:proofErr w:type="gramStart"/>
      <w:r w:rsidRPr="0007559B">
        <w:rPr>
          <w:strike/>
          <w:rPrChange w:id="242" w:author="jon pritchard" w:date="2025-09-17T14:28:00Z" w16du:dateUtc="2025-09-17T12:28:00Z">
            <w:rPr/>
          </w:rPrChange>
        </w:rPr>
        <w:t>Areas</w:t>
      </w:r>
      <w:r w:rsidR="000F2A6A" w:rsidRPr="0007559B">
        <w:rPr>
          <w:strike/>
          <w:rPrChange w:id="243" w:author="jon pritchard" w:date="2025-09-17T14:28:00Z" w16du:dateUtc="2025-09-17T12:28:00Z">
            <w:rPr/>
          </w:rPrChange>
        </w:rPr>
        <w:t>;</w:t>
      </w:r>
      <w:proofErr w:type="gramEnd"/>
    </w:p>
    <w:p w14:paraId="08C77765" w14:textId="1445706F" w:rsidR="00497BDA" w:rsidRPr="0007559B" w:rsidRDefault="00A4729C" w:rsidP="00AE2737">
      <w:pPr>
        <w:pStyle w:val="ListParagraph"/>
        <w:numPr>
          <w:ilvl w:val="0"/>
          <w:numId w:val="17"/>
        </w:numPr>
        <w:spacing w:after="60" w:line="240" w:lineRule="auto"/>
        <w:jc w:val="both"/>
        <w:rPr>
          <w:strike/>
          <w:rPrChange w:id="244" w:author="jon pritchard" w:date="2025-09-17T14:28:00Z" w16du:dateUtc="2025-09-17T12:28:00Z">
            <w:rPr/>
          </w:rPrChange>
        </w:rPr>
      </w:pPr>
      <w:r w:rsidRPr="0007559B">
        <w:rPr>
          <w:strike/>
          <w:rPrChange w:id="245" w:author="jon pritchard" w:date="2025-09-17T14:28:00Z" w16du:dateUtc="2025-09-17T12:28:00Z">
            <w:rPr/>
          </w:rPrChange>
        </w:rPr>
        <w:t xml:space="preserve">S-123 </w:t>
      </w:r>
      <w:r w:rsidR="000F2A6A" w:rsidRPr="0007559B">
        <w:rPr>
          <w:strike/>
          <w:rPrChange w:id="246" w:author="jon pritchard" w:date="2025-09-17T14:28:00Z" w16du:dateUtc="2025-09-17T12:28:00Z">
            <w:rPr/>
          </w:rPrChange>
        </w:rPr>
        <w:t xml:space="preserve">Marine Radio </w:t>
      </w:r>
      <w:proofErr w:type="gramStart"/>
      <w:r w:rsidR="000F2A6A" w:rsidRPr="0007559B">
        <w:rPr>
          <w:strike/>
          <w:rPrChange w:id="247" w:author="jon pritchard" w:date="2025-09-17T14:28:00Z" w16du:dateUtc="2025-09-17T12:28:00Z">
            <w:rPr/>
          </w:rPrChange>
        </w:rPr>
        <w:t>Services;</w:t>
      </w:r>
      <w:proofErr w:type="gramEnd"/>
    </w:p>
    <w:p w14:paraId="45AD7D6E" w14:textId="03A86F15" w:rsidR="007D45C3" w:rsidRPr="0007559B" w:rsidRDefault="007D45C3" w:rsidP="00AE2737">
      <w:pPr>
        <w:pStyle w:val="ListParagraph"/>
        <w:numPr>
          <w:ilvl w:val="0"/>
          <w:numId w:val="17"/>
        </w:numPr>
        <w:spacing w:after="60" w:line="240" w:lineRule="auto"/>
        <w:jc w:val="both"/>
      </w:pPr>
      <w:r w:rsidRPr="0007559B">
        <w:t>S-125</w:t>
      </w:r>
      <w:r w:rsidR="002D6394" w:rsidRPr="0007559B">
        <w:t xml:space="preserve"> </w:t>
      </w:r>
      <w:r w:rsidR="00776736" w:rsidRPr="0007559B">
        <w:t xml:space="preserve">Marine Aids to </w:t>
      </w:r>
      <w:proofErr w:type="gramStart"/>
      <w:r w:rsidR="00776736" w:rsidRPr="0007559B">
        <w:t>Navigation</w:t>
      </w:r>
      <w:r w:rsidR="002128CD" w:rsidRPr="0007559B">
        <w:t>;</w:t>
      </w:r>
      <w:proofErr w:type="gramEnd"/>
    </w:p>
    <w:p w14:paraId="1E591681" w14:textId="0D27E0D7" w:rsidR="005A185A" w:rsidRPr="0007559B" w:rsidRDefault="000F2A6A" w:rsidP="00AE2737">
      <w:pPr>
        <w:pStyle w:val="ListParagraph"/>
        <w:numPr>
          <w:ilvl w:val="0"/>
          <w:numId w:val="17"/>
        </w:numPr>
        <w:spacing w:after="60" w:line="240" w:lineRule="auto"/>
        <w:jc w:val="both"/>
        <w:rPr>
          <w:strike/>
          <w:rPrChange w:id="248" w:author="jon pritchard" w:date="2025-09-17T14:28:00Z" w16du:dateUtc="2025-09-17T12:28:00Z">
            <w:rPr/>
          </w:rPrChange>
        </w:rPr>
      </w:pPr>
      <w:r w:rsidRPr="0007559B">
        <w:rPr>
          <w:strike/>
          <w:rPrChange w:id="249" w:author="jon pritchard" w:date="2025-09-17T14:28:00Z" w16du:dateUtc="2025-09-17T12:28:00Z">
            <w:rPr/>
          </w:rPrChange>
        </w:rPr>
        <w:t xml:space="preserve">S-127 Marine Traffic </w:t>
      </w:r>
      <w:proofErr w:type="gramStart"/>
      <w:r w:rsidRPr="0007559B">
        <w:rPr>
          <w:strike/>
          <w:rPrChange w:id="250" w:author="jon pritchard" w:date="2025-09-17T14:28:00Z" w16du:dateUtc="2025-09-17T12:28:00Z">
            <w:rPr/>
          </w:rPrChange>
        </w:rPr>
        <w:t>Management;</w:t>
      </w:r>
      <w:proofErr w:type="gramEnd"/>
    </w:p>
    <w:p w14:paraId="4FD66DDE" w14:textId="3C0D11A4" w:rsidR="007D45C3" w:rsidRPr="0007559B" w:rsidRDefault="007D45C3" w:rsidP="00AE2737">
      <w:pPr>
        <w:pStyle w:val="ListParagraph"/>
        <w:numPr>
          <w:ilvl w:val="0"/>
          <w:numId w:val="17"/>
        </w:numPr>
        <w:spacing w:after="60" w:line="240" w:lineRule="auto"/>
        <w:jc w:val="both"/>
        <w:rPr>
          <w:strike/>
          <w:rPrChange w:id="251" w:author="jon pritchard" w:date="2025-09-17T14:28:00Z" w16du:dateUtc="2025-09-17T12:28:00Z">
            <w:rPr/>
          </w:rPrChange>
        </w:rPr>
      </w:pPr>
      <w:r w:rsidRPr="0007559B">
        <w:rPr>
          <w:strike/>
          <w:rPrChange w:id="252" w:author="jon pritchard" w:date="2025-09-17T14:28:00Z" w16du:dateUtc="2025-09-17T12:28:00Z">
            <w:rPr/>
          </w:rPrChange>
        </w:rPr>
        <w:t>S-131</w:t>
      </w:r>
      <w:r w:rsidR="00796161" w:rsidRPr="0007559B">
        <w:rPr>
          <w:strike/>
          <w:rPrChange w:id="253" w:author="jon pritchard" w:date="2025-09-17T14:28:00Z" w16du:dateUtc="2025-09-17T12:28:00Z">
            <w:rPr/>
          </w:rPrChange>
        </w:rPr>
        <w:t xml:space="preserve"> Marine Harbour </w:t>
      </w:r>
      <w:proofErr w:type="gramStart"/>
      <w:r w:rsidR="00796161" w:rsidRPr="0007559B">
        <w:rPr>
          <w:strike/>
          <w:rPrChange w:id="254" w:author="jon pritchard" w:date="2025-09-17T14:28:00Z" w16du:dateUtc="2025-09-17T12:28:00Z">
            <w:rPr/>
          </w:rPrChange>
        </w:rPr>
        <w:t>Infrastructure</w:t>
      </w:r>
      <w:r w:rsidR="002128CD" w:rsidRPr="0007559B">
        <w:rPr>
          <w:strike/>
          <w:rPrChange w:id="255" w:author="jon pritchard" w:date="2025-09-17T14:28:00Z" w16du:dateUtc="2025-09-17T12:28:00Z">
            <w:rPr/>
          </w:rPrChange>
        </w:rPr>
        <w:t>;</w:t>
      </w:r>
      <w:proofErr w:type="gramEnd"/>
    </w:p>
    <w:p w14:paraId="52CFF01E" w14:textId="31707D95" w:rsidR="00776736" w:rsidRPr="00522226" w:rsidRDefault="00776736" w:rsidP="00AE2737">
      <w:pPr>
        <w:pStyle w:val="ListParagraph"/>
        <w:numPr>
          <w:ilvl w:val="0"/>
          <w:numId w:val="17"/>
        </w:numPr>
        <w:spacing w:after="60" w:line="240" w:lineRule="auto"/>
        <w:jc w:val="both"/>
      </w:pPr>
      <w:r w:rsidRPr="00522226">
        <w:t xml:space="preserve">WMO S-411 Ice </w:t>
      </w:r>
      <w:proofErr w:type="gramStart"/>
      <w:r w:rsidRPr="00522226">
        <w:t>Information</w:t>
      </w:r>
      <w:r w:rsidR="002128CD" w:rsidRPr="00522226">
        <w:t>;</w:t>
      </w:r>
      <w:proofErr w:type="gramEnd"/>
    </w:p>
    <w:p w14:paraId="69C2D57B" w14:textId="77AB88DB" w:rsidR="00776736" w:rsidRDefault="00776736" w:rsidP="009109CA">
      <w:pPr>
        <w:pStyle w:val="ListParagraph"/>
        <w:numPr>
          <w:ilvl w:val="0"/>
          <w:numId w:val="17"/>
        </w:numPr>
        <w:spacing w:after="60" w:line="240" w:lineRule="auto"/>
        <w:jc w:val="both"/>
        <w:rPr>
          <w:ins w:id="256" w:author="jonathan pritchard" w:date="2025-08-07T10:32:00Z" w16du:dateUtc="2025-08-07T09:32:00Z"/>
        </w:rPr>
      </w:pPr>
      <w:commentRangeStart w:id="257"/>
      <w:r w:rsidRPr="00522226">
        <w:t xml:space="preserve">WMO </w:t>
      </w:r>
      <w:r w:rsidR="00494538" w:rsidRPr="00530F27">
        <w:t>S-412</w:t>
      </w:r>
      <w:r w:rsidR="00494538" w:rsidRPr="00522226">
        <w:t xml:space="preserve"> </w:t>
      </w:r>
      <w:ins w:id="258" w:author="jonathan pritchard" w:date="2025-10-27T08:59:00Z">
        <w:r w:rsidR="009109CA" w:rsidRPr="009109CA">
          <w:t>Marine Weather Warnings</w:t>
        </w:r>
      </w:ins>
      <w:ins w:id="259" w:author="jonathan pritchard" w:date="2025-10-27T08:59:00Z" w16du:dateUtc="2025-10-27T08:59:00Z">
        <w:r w:rsidR="009109CA">
          <w:t>;</w:t>
        </w:r>
      </w:ins>
      <w:del w:id="260" w:author="jonathan pritchard" w:date="2025-10-27T08:59:00Z" w16du:dateUtc="2025-10-27T08:59:00Z">
        <w:r w:rsidR="008972A2" w:rsidRPr="00522226" w:rsidDel="009109CA">
          <w:delText>Weather and Wave Hazards</w:delText>
        </w:r>
        <w:r w:rsidR="002128CD" w:rsidRPr="00522226" w:rsidDel="009109CA">
          <w:delText>;</w:delText>
        </w:r>
      </w:del>
      <w:commentRangeEnd w:id="257"/>
      <w:r w:rsidR="009109CA">
        <w:rPr>
          <w:rStyle w:val="CommentReference"/>
        </w:rPr>
        <w:commentReference w:id="257"/>
      </w:r>
    </w:p>
    <w:p w14:paraId="08FE7F41" w14:textId="77777777" w:rsidR="008A4A4B" w:rsidRDefault="008A4A4B" w:rsidP="008A4A4B">
      <w:pPr>
        <w:spacing w:after="60" w:line="240" w:lineRule="auto"/>
        <w:jc w:val="both"/>
        <w:rPr>
          <w:ins w:id="261" w:author="jonathan pritchard" w:date="2025-08-07T10:32:00Z" w16du:dateUtc="2025-08-07T09:32:00Z"/>
        </w:rPr>
      </w:pPr>
    </w:p>
    <w:p w14:paraId="0B9B7B42" w14:textId="08C85C3F" w:rsidR="008A4A4B" w:rsidRPr="008A4A4B" w:rsidRDefault="008A4A4B">
      <w:pPr>
        <w:pStyle w:val="Heading3"/>
        <w:rPr>
          <w:ins w:id="262" w:author="jonathan pritchard" w:date="2025-08-07T10:32:00Z" w16du:dateUtc="2025-08-07T09:32:00Z"/>
        </w:rPr>
        <w:pPrChange w:id="263" w:author="jonathan pritchard" w:date="2025-08-07T10:33:00Z" w16du:dateUtc="2025-08-07T09:33:00Z">
          <w:pPr>
            <w:pStyle w:val="ISOChange"/>
            <w:spacing w:before="60" w:after="60" w:line="240" w:lineRule="auto"/>
          </w:pPr>
        </w:pPrChange>
      </w:pPr>
      <w:commentRangeStart w:id="264"/>
      <w:ins w:id="265" w:author="jonathan pritchard" w:date="2025-08-07T10:32:00Z" w16du:dateUtc="2025-08-07T09:32:00Z">
        <w:r w:rsidRPr="00CF174F">
          <w:t>Data layers in Display base and Standard Display</w:t>
        </w:r>
      </w:ins>
    </w:p>
    <w:p w14:paraId="66D440FB" w14:textId="77777777" w:rsidR="008A4A4B" w:rsidRDefault="008A4A4B">
      <w:pPr>
        <w:pStyle w:val="ISOChange"/>
        <w:spacing w:before="60" w:after="60" w:line="240" w:lineRule="auto"/>
        <w:jc w:val="both"/>
        <w:rPr>
          <w:ins w:id="266" w:author="jonathan pritchard" w:date="2025-08-07T10:33:00Z" w16du:dateUtc="2025-08-07T09:33:00Z"/>
          <w:sz w:val="20"/>
        </w:rPr>
        <w:pPrChange w:id="267" w:author="jonathan pritchard" w:date="2025-08-07T10:33:00Z" w16du:dateUtc="2025-08-07T09:33:00Z">
          <w:pPr>
            <w:pStyle w:val="ISOChange"/>
            <w:spacing w:before="60" w:after="60" w:line="240" w:lineRule="auto"/>
          </w:pPr>
        </w:pPrChange>
      </w:pPr>
      <w:ins w:id="268" w:author="jonathan pritchard" w:date="2025-08-07T10:32:00Z" w16du:dateUtc="2025-08-07T09:32:00Z">
        <w:r w:rsidRPr="008A4A4B">
          <w:rPr>
            <w:sz w:val="20"/>
            <w:rPrChange w:id="269" w:author="jonathan pritchard" w:date="2025-08-07T10:33:00Z" w16du:dateUtc="2025-08-07T09:33:00Z">
              <w:rPr>
                <w:szCs w:val="18"/>
              </w:rPr>
            </w:rPrChange>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ins>
    </w:p>
    <w:p w14:paraId="71760A3F" w14:textId="77777777" w:rsidR="008A4A4B" w:rsidRPr="008A4A4B" w:rsidRDefault="008A4A4B">
      <w:pPr>
        <w:pStyle w:val="ISOChange"/>
        <w:spacing w:before="60" w:after="60" w:line="240" w:lineRule="auto"/>
        <w:jc w:val="both"/>
        <w:rPr>
          <w:ins w:id="270" w:author="jonathan pritchard" w:date="2025-08-07T10:32:00Z" w16du:dateUtc="2025-08-07T09:32:00Z"/>
          <w:sz w:val="20"/>
          <w:rPrChange w:id="271" w:author="jonathan pritchard" w:date="2025-08-07T10:33:00Z" w16du:dateUtc="2025-08-07T09:33:00Z">
            <w:rPr>
              <w:ins w:id="272" w:author="jonathan pritchard" w:date="2025-08-07T10:32:00Z" w16du:dateUtc="2025-08-07T09:32:00Z"/>
              <w:szCs w:val="18"/>
            </w:rPr>
          </w:rPrChange>
        </w:rPr>
        <w:pPrChange w:id="273" w:author="jonathan pritchard" w:date="2025-08-07T10:33:00Z" w16du:dateUtc="2025-08-07T09:33:00Z">
          <w:pPr>
            <w:pStyle w:val="ISOChange"/>
            <w:spacing w:before="60" w:after="60" w:line="240" w:lineRule="auto"/>
          </w:pPr>
        </w:pPrChange>
      </w:pPr>
    </w:p>
    <w:p w14:paraId="59244829" w14:textId="4A51A782" w:rsidR="00E95FE3" w:rsidRDefault="008A4A4B">
      <w:pPr>
        <w:spacing w:after="60" w:line="240" w:lineRule="auto"/>
        <w:jc w:val="both"/>
        <w:rPr>
          <w:ins w:id="274" w:author="jonathan pritchard" w:date="2025-09-09T14:45:00Z" w16du:dateUtc="2025-09-09T13:45:00Z"/>
        </w:rPr>
      </w:pPr>
      <w:ins w:id="275" w:author="jonathan pritchard" w:date="2025-08-07T10:32:00Z" w16du:dateUtc="2025-08-07T09:32:00Z">
        <w:r w:rsidRPr="008A4A4B">
          <w:t xml:space="preserve">When display base or standard display is </w:t>
        </w:r>
        <w:commentRangeStart w:id="276"/>
        <w:r w:rsidRPr="008A4A4B">
          <w:t>selected</w:t>
        </w:r>
      </w:ins>
      <w:commentRangeEnd w:id="276"/>
      <w:ins w:id="277" w:author="jonathan pritchard" w:date="2025-09-10T17:40:00Z" w16du:dateUtc="2025-09-10T16:40:00Z">
        <w:r w:rsidR="00C11A9B">
          <w:rPr>
            <w:rStyle w:val="CommentReference"/>
          </w:rPr>
          <w:commentReference w:id="276"/>
        </w:r>
      </w:ins>
      <w:ins w:id="278" w:author="jonathan pritchard" w:date="2025-09-09T14:45:00Z" w16du:dateUtc="2025-09-09T13:45:00Z">
        <w:r w:rsidR="00E95FE3" w:rsidRPr="00806974">
          <w:rPr>
            <w:b/>
            <w:bCs/>
            <w:i/>
            <w:iCs/>
            <w:rPrChange w:id="279" w:author="jonathan pritchard" w:date="2025-09-10T17:44:00Z" w16du:dateUtc="2025-09-10T16:44:00Z">
              <w:rPr/>
            </w:rPrChange>
          </w:rPr>
          <w:t>:</w:t>
        </w:r>
      </w:ins>
      <w:ins w:id="280" w:author="jonathan pritchard" w:date="2025-09-10T17:44:00Z" w16du:dateUtc="2025-09-10T16:44:00Z">
        <w:r w:rsidR="00806974" w:rsidRPr="00806974">
          <w:rPr>
            <w:b/>
            <w:bCs/>
            <w:i/>
            <w:iCs/>
            <w:rPrChange w:id="281" w:author="jonathan pritchard" w:date="2025-09-10T17:44:00Z" w16du:dateUtc="2025-09-10T16:44:00Z">
              <w:rPr/>
            </w:rPrChange>
          </w:rPr>
          <w:t>[</w:t>
        </w:r>
      </w:ins>
      <w:ins w:id="282" w:author="jonathan pritchard" w:date="2025-10-27T09:01:00Z" w16du:dateUtc="2025-10-27T09:01:00Z">
        <w:r w:rsidR="009109CA">
          <w:rPr>
            <w:b/>
            <w:bCs/>
            <w:i/>
            <w:iCs/>
          </w:rPr>
          <w:t xml:space="preserve">Sept VTC - </w:t>
        </w:r>
      </w:ins>
      <w:ins w:id="283" w:author="jonathan pritchard" w:date="2025-09-10T18:08:00Z" w16du:dateUtc="2025-09-10T17:08:00Z">
        <w:r w:rsidR="004E0C9D">
          <w:rPr>
            <w:b/>
            <w:bCs/>
            <w:i/>
            <w:iCs/>
          </w:rPr>
          <w:t xml:space="preserve">Needs more rewording - </w:t>
        </w:r>
      </w:ins>
      <w:ins w:id="284" w:author="jonathan pritchard" w:date="2025-09-10T17:44:00Z" w16du:dateUtc="2025-09-10T16:44:00Z">
        <w:r w:rsidR="00806974" w:rsidRPr="00806974">
          <w:rPr>
            <w:b/>
            <w:bCs/>
            <w:i/>
            <w:iCs/>
            <w:rPrChange w:id="285" w:author="jonathan pritchard" w:date="2025-09-10T17:44:00Z" w16du:dateUtc="2025-09-10T16:44:00Z">
              <w:rPr/>
            </w:rPrChange>
          </w:rPr>
          <w:t>user selectors must be preserved]</w:t>
        </w:r>
      </w:ins>
    </w:p>
    <w:p w14:paraId="7DC3A9A7" w14:textId="77777777" w:rsidR="009109CA" w:rsidRPr="008A4A4B" w:rsidRDefault="009109CA" w:rsidP="009109CA">
      <w:pPr>
        <w:pStyle w:val="ListParagraph"/>
        <w:numPr>
          <w:ilvl w:val="0"/>
          <w:numId w:val="252"/>
        </w:numPr>
        <w:spacing w:after="60" w:line="240" w:lineRule="auto"/>
        <w:jc w:val="both"/>
        <w:rPr>
          <w:ins w:id="286" w:author="jonathan pritchard" w:date="2025-10-27T09:00:00Z" w16du:dateUtc="2025-10-27T09:00:00Z"/>
        </w:rPr>
      </w:pPr>
      <w:ins w:id="287" w:author="jonathan pritchard" w:date="2025-10-27T09:00:00Z" w16du:dateUtc="2025-10-27T09:00:00Z">
        <w:r>
          <w:t>User selector settings must be preserved</w:t>
        </w:r>
      </w:ins>
    </w:p>
    <w:p w14:paraId="2C7BB667" w14:textId="20F32E19" w:rsidR="00E95FE3" w:rsidRDefault="00E95FE3" w:rsidP="00E95FE3">
      <w:pPr>
        <w:pStyle w:val="ListParagraph"/>
        <w:numPr>
          <w:ilvl w:val="0"/>
          <w:numId w:val="252"/>
        </w:numPr>
        <w:spacing w:after="60" w:line="240" w:lineRule="auto"/>
        <w:jc w:val="both"/>
        <w:rPr>
          <w:ins w:id="288" w:author="jonathan pritchard" w:date="2025-09-09T14:45:00Z" w16du:dateUtc="2025-09-09T13:45:00Z"/>
        </w:rPr>
      </w:pPr>
      <w:commentRangeStart w:id="289"/>
      <w:ins w:id="290" w:author="jonathan pritchard" w:date="2025-09-09T14:45:00Z" w16du:dateUtc="2025-09-09T13:45:00Z">
        <w:r>
          <w:t>A</w:t>
        </w:r>
      </w:ins>
      <w:ins w:id="291" w:author="jonathan pritchard" w:date="2025-08-07T10:32:00Z" w16du:dateUtc="2025-08-07T09:32:00Z">
        <w:r w:rsidR="008A4A4B" w:rsidRPr="008A4A4B">
          <w:t xml:space="preserve"> combination of S-101, S-102 and S-104 </w:t>
        </w:r>
      </w:ins>
      <w:ins w:id="292" w:author="jonathan pritchard" w:date="2025-09-09T14:47:00Z" w16du:dateUtc="2025-09-09T13:47:00Z">
        <w:r>
          <w:t>is</w:t>
        </w:r>
      </w:ins>
      <w:ins w:id="293" w:author="jonathan pritchard" w:date="2025-08-07T10:32:00Z" w16du:dateUtc="2025-08-07T09:32:00Z">
        <w:r w:rsidR="008A4A4B" w:rsidRPr="008A4A4B">
          <w:t xml:space="preserve"> used to develop the safety contour</w:t>
        </w:r>
      </w:ins>
      <w:ins w:id="294" w:author="jonathan pritchard" w:date="2025-09-09T14:47:00Z" w16du:dateUtc="2025-09-09T13:47:00Z">
        <w:r>
          <w:t xml:space="preserve"> (</w:t>
        </w:r>
        <w:r w:rsidRPr="00C11A9B">
          <w:t>if already selected by the user)</w:t>
        </w:r>
      </w:ins>
      <w:ins w:id="295" w:author="jonathan pritchard" w:date="2025-08-07T10:32:00Z" w16du:dateUtc="2025-08-07T09:32:00Z">
        <w:r w:rsidR="008A4A4B" w:rsidRPr="00C11A9B">
          <w:rPr>
            <w:b/>
            <w:bCs/>
            <w:rPrChange w:id="296" w:author="jonathan pritchard" w:date="2025-09-10T17:40:00Z" w16du:dateUtc="2025-09-10T16:40:00Z">
              <w:rPr/>
            </w:rPrChange>
          </w:rPr>
          <w:t xml:space="preserve"> </w:t>
        </w:r>
        <w:r w:rsidR="008A4A4B" w:rsidRPr="008A4A4B">
          <w:t xml:space="preserve">in accordance with </w:t>
        </w:r>
      </w:ins>
      <w:ins w:id="297" w:author="jonathan pritchard" w:date="2025-08-07T10:35:00Z" w16du:dateUtc="2025-08-07T09:35:00Z">
        <w:r w:rsidR="008A4A4B">
          <w:t>A</w:t>
        </w:r>
      </w:ins>
      <w:ins w:id="298" w:author="jonathan pritchard" w:date="2025-08-07T10:32:00Z" w16du:dateUtc="2025-08-07T09:32:00Z">
        <w:r w:rsidR="008A4A4B" w:rsidRPr="008A4A4B">
          <w:t xml:space="preserve">ppendix D </w:t>
        </w:r>
        <w:r w:rsidR="008A4A4B" w:rsidRPr="00C11A9B">
          <w:rPr>
            <w:strike/>
            <w:rPrChange w:id="299" w:author="jonathan pritchard" w:date="2025-09-10T17:42:00Z" w16du:dateUtc="2025-09-10T16:42:00Z">
              <w:rPr/>
            </w:rPrChange>
          </w:rPr>
          <w:t>and S-421 Route Plans may be presented.</w:t>
        </w:r>
      </w:ins>
      <w:commentRangeEnd w:id="289"/>
      <w:ins w:id="300" w:author="jonathan pritchard" w:date="2025-09-09T14:48:00Z" w16du:dateUtc="2025-09-09T13:48:00Z">
        <w:r w:rsidRPr="00C11A9B">
          <w:rPr>
            <w:rStyle w:val="CommentReference"/>
            <w:strike/>
            <w:rPrChange w:id="301" w:author="jonathan pritchard" w:date="2025-09-10T17:42:00Z" w16du:dateUtc="2025-09-10T16:42:00Z">
              <w:rPr>
                <w:rStyle w:val="CommentReference"/>
              </w:rPr>
            </w:rPrChange>
          </w:rPr>
          <w:commentReference w:id="289"/>
        </w:r>
      </w:ins>
    </w:p>
    <w:p w14:paraId="5C1E2C23" w14:textId="5A73EDEE" w:rsidR="008A4A4B" w:rsidRDefault="008A4A4B">
      <w:pPr>
        <w:pStyle w:val="ListParagraph"/>
        <w:numPr>
          <w:ilvl w:val="0"/>
          <w:numId w:val="252"/>
        </w:numPr>
        <w:spacing w:after="60" w:line="240" w:lineRule="auto"/>
        <w:jc w:val="both"/>
        <w:rPr>
          <w:ins w:id="302" w:author="jonathan pritchard" w:date="2025-10-27T09:00:00Z" w16du:dateUtc="2025-10-27T09:00:00Z"/>
        </w:rPr>
      </w:pPr>
      <w:ins w:id="303" w:author="jonathan pritchard" w:date="2025-08-07T10:32:00Z" w16du:dateUtc="2025-08-07T09:32:00Z">
        <w:r w:rsidRPr="008A4A4B">
          <w:t xml:space="preserve"> </w:t>
        </w:r>
        <w:r w:rsidRPr="00E95FE3">
          <w:rPr>
            <w:strike/>
            <w:rPrChange w:id="304" w:author="jonathan pritchard" w:date="2025-09-09T14:45:00Z" w16du:dateUtc="2025-09-09T13:45:00Z">
              <w:rPr/>
            </w:rPrChange>
          </w:rPr>
          <w:t xml:space="preserve">S-102 bathymetry portrayal and </w:t>
        </w:r>
        <w:proofErr w:type="spellStart"/>
        <w:r w:rsidRPr="00E95FE3">
          <w:rPr>
            <w:strike/>
            <w:rPrChange w:id="305" w:author="jonathan pritchard" w:date="2025-09-09T14:45:00Z" w16du:dateUtc="2025-09-09T13:45:00Z">
              <w:rPr/>
            </w:rPrChange>
          </w:rPr>
          <w:t>a</w:t>
        </w:r>
      </w:ins>
      <w:ins w:id="306" w:author="jonathan pritchard" w:date="2025-08-07T10:34:00Z" w16du:dateUtc="2025-08-07T09:34:00Z">
        <w:r w:rsidRPr="00C11A9B">
          <w:rPr>
            <w:rPrChange w:id="307" w:author="jonathan pritchard" w:date="2025-09-10T17:36:00Z" w16du:dateUtc="2025-09-10T16:36:00Z">
              <w:rPr>
                <w:strike/>
              </w:rPr>
            </w:rPrChange>
          </w:rPr>
          <w:t>A</w:t>
        </w:r>
      </w:ins>
      <w:ins w:id="308" w:author="jonathan pritchard" w:date="2025-08-07T10:32:00Z" w16du:dateUtc="2025-08-07T09:32:00Z">
        <w:r w:rsidRPr="008A4A4B">
          <w:t>ll</w:t>
        </w:r>
        <w:proofErr w:type="spellEnd"/>
        <w:r w:rsidRPr="008A4A4B">
          <w:t xml:space="preserve"> other S-100 data products </w:t>
        </w:r>
      </w:ins>
      <w:ins w:id="309" w:author="jonathan pritchard" w:date="2025-08-07T10:35:00Z" w16du:dateUtc="2025-08-07T09:35:00Z">
        <w:r>
          <w:t xml:space="preserve">listed in </w:t>
        </w:r>
        <w:r>
          <w:fldChar w:fldCharType="begin"/>
        </w:r>
        <w:r>
          <w:instrText xml:space="preserve"> REF _Ref45055302 \r \h </w:instrText>
        </w:r>
      </w:ins>
      <w:ins w:id="310" w:author="jonathan pritchard" w:date="2025-08-07T10:35:00Z" w16du:dateUtc="2025-08-07T09:35:00Z">
        <w:r>
          <w:fldChar w:fldCharType="separate"/>
        </w:r>
        <w:r>
          <w:t>6.1.1</w:t>
        </w:r>
        <w:r>
          <w:fldChar w:fldCharType="end"/>
        </w:r>
      </w:ins>
      <w:ins w:id="311" w:author="jonathan pritchard" w:date="2025-08-07T10:36:00Z" w16du:dateUtc="2025-08-07T09:36:00Z">
        <w:r>
          <w:t xml:space="preserve"> </w:t>
        </w:r>
      </w:ins>
      <w:ins w:id="312" w:author="jonathan pritchard" w:date="2025-08-07T10:32:00Z" w16du:dateUtc="2025-08-07T09:32:00Z">
        <w:r w:rsidRPr="008A4A4B">
          <w:t>must be suppressed.</w:t>
        </w:r>
      </w:ins>
      <w:commentRangeEnd w:id="264"/>
      <w:ins w:id="313" w:author="jonathan pritchard" w:date="2025-08-07T10:36:00Z" w16du:dateUtc="2025-08-07T09:36:00Z">
        <w:r>
          <w:rPr>
            <w:rStyle w:val="CommentReference"/>
          </w:rPr>
          <w:commentReference w:id="264"/>
        </w:r>
      </w:ins>
    </w:p>
    <w:p w14:paraId="7A891610" w14:textId="75707F76" w:rsidR="009109CA" w:rsidRPr="008A4A4B" w:rsidDel="009109CA" w:rsidRDefault="009109CA">
      <w:pPr>
        <w:pStyle w:val="ListParagraph"/>
        <w:numPr>
          <w:ilvl w:val="0"/>
          <w:numId w:val="252"/>
        </w:numPr>
        <w:spacing w:after="60" w:line="240" w:lineRule="auto"/>
        <w:jc w:val="both"/>
        <w:rPr>
          <w:del w:id="314" w:author="jonathan pritchard" w:date="2025-10-27T09:00:00Z" w16du:dateUtc="2025-10-27T09:00:00Z"/>
        </w:rPr>
        <w:pPrChange w:id="315" w:author="jonathan pritchard" w:date="2025-09-09T14:45:00Z" w16du:dateUtc="2025-09-09T13:45:00Z">
          <w:pPr>
            <w:pStyle w:val="ListParagraph"/>
            <w:numPr>
              <w:numId w:val="17"/>
            </w:numPr>
            <w:spacing w:after="60" w:line="240" w:lineRule="auto"/>
            <w:ind w:hanging="360"/>
            <w:jc w:val="both"/>
          </w:pPr>
        </w:pPrChange>
      </w:pPr>
    </w:p>
    <w:p w14:paraId="408E69DF" w14:textId="77777777" w:rsidR="000F2A6A" w:rsidRPr="00237F07" w:rsidRDefault="000F2A6A" w:rsidP="00AA0332">
      <w:pPr>
        <w:spacing w:after="120" w:line="240" w:lineRule="auto"/>
        <w:jc w:val="both"/>
      </w:pPr>
    </w:p>
    <w:p w14:paraId="0AB41732" w14:textId="29495B4A" w:rsidR="00A36C96" w:rsidRPr="00237F07" w:rsidRDefault="00740F24" w:rsidP="00DB7CFE">
      <w:pPr>
        <w:pStyle w:val="Heading2"/>
      </w:pPr>
      <w:bookmarkStart w:id="316" w:name="_Ref42642169"/>
      <w:bookmarkStart w:id="317" w:name="_Toc194067061"/>
      <w:r w:rsidRPr="00237F07">
        <w:t>Mitigation of d</w:t>
      </w:r>
      <w:r w:rsidR="00A36C96" w:rsidRPr="00237F07">
        <w:t>ata overload</w:t>
      </w:r>
      <w:bookmarkEnd w:id="316"/>
      <w:bookmarkEnd w:id="317"/>
    </w:p>
    <w:p w14:paraId="19F1CC81" w14:textId="7561CDF7" w:rsidR="00A02000" w:rsidRDefault="00A02000" w:rsidP="00AA0332">
      <w:pPr>
        <w:spacing w:after="120" w:line="240" w:lineRule="auto"/>
        <w:jc w:val="both"/>
      </w:pPr>
      <w:r w:rsidRPr="00F0338B">
        <w:t>To prevent the simultaneous presentation of multiple data layers from cluttering the presentation and hiding critical information, the ECDIS</w:t>
      </w:r>
      <w:ins w:id="318" w:author="jon pritchard" w:date="2025-09-17T13:40:00Z" w16du:dateUtc="2025-09-17T11:40:00Z">
        <w:r w:rsidR="000F7D72">
          <w:t xml:space="preserve"> should</w:t>
        </w:r>
      </w:ins>
      <w:r w:rsidRPr="00F0338B">
        <w:t xml:space="preserve"> </w:t>
      </w:r>
      <w:del w:id="319" w:author="jon pritchard" w:date="2025-09-17T13:40:00Z" w16du:dateUtc="2025-09-17T11:40:00Z">
        <w:r w:rsidRPr="00F0338B" w:rsidDel="000F7D72">
          <w:delText xml:space="preserve">shall </w:delText>
        </w:r>
      </w:del>
      <w:r w:rsidRPr="00F0338B">
        <w:t xml:space="preserve">implement good practice in user interface design, including the applicable IMO requirements (MSC.191(79), MSC.1/Circ1609), </w:t>
      </w:r>
      <w:r w:rsidR="002F74A0">
        <w:t>see also Section 8.</w:t>
      </w:r>
    </w:p>
    <w:p w14:paraId="4AA9B1D3" w14:textId="69AA4C20" w:rsidR="0040028C" w:rsidRDefault="004D00EC" w:rsidP="00AA0332">
      <w:pPr>
        <w:spacing w:after="120" w:line="240" w:lineRule="auto"/>
        <w:jc w:val="both"/>
        <w:rPr>
          <w:ins w:id="320" w:author="jonathan pritchard" w:date="2025-07-23T13:26:00Z" w16du:dateUtc="2025-07-23T12:26:00Z"/>
        </w:rPr>
      </w:pPr>
      <w:r w:rsidRPr="00237F07">
        <w:t xml:space="preserve">Detection </w:t>
      </w:r>
      <w:r w:rsidR="00D242A8" w:rsidRPr="00237F07">
        <w:t xml:space="preserve">of </w:t>
      </w:r>
      <w:r w:rsidRPr="00237F07">
        <w:t>and response</w:t>
      </w:r>
      <w:r w:rsidR="00A36C96" w:rsidRPr="00237F07">
        <w:t xml:space="preserve"> </w:t>
      </w:r>
      <w:r w:rsidR="00D242A8" w:rsidRPr="00237F07">
        <w:t xml:space="preserve">to possible data overload </w:t>
      </w:r>
      <w:r w:rsidRPr="00237F07">
        <w:t>should</w:t>
      </w:r>
      <w:r w:rsidR="00A36C96" w:rsidRPr="00237F07">
        <w:t xml:space="preserve"> be guided by the role </w:t>
      </w:r>
      <w:r w:rsidR="002A7FC8" w:rsidRPr="00237F07">
        <w:t>a particular system</w:t>
      </w:r>
      <w:r w:rsidRPr="00237F07">
        <w:t xml:space="preserve"> is playing</w:t>
      </w:r>
      <w:r w:rsidR="002A7FC8" w:rsidRPr="00237F07">
        <w:t xml:space="preserve"> </w:t>
      </w:r>
      <w:proofErr w:type="gramStart"/>
      <w:r w:rsidR="002A7FC8" w:rsidRPr="00237F07">
        <w:t>at the moment</w:t>
      </w:r>
      <w:proofErr w:type="gramEnd"/>
      <w:r w:rsidR="002A7FC8" w:rsidRPr="00237F07">
        <w:t xml:space="preserve"> (e.g., a display being used </w:t>
      </w:r>
      <w:r w:rsidR="001D168B" w:rsidRPr="00237F07">
        <w:t>for planning may be able to treat potential overloading in a laxer manner than</w:t>
      </w:r>
      <w:r w:rsidR="002A7FC8" w:rsidRPr="00237F07">
        <w:t xml:space="preserve"> navigation display</w:t>
      </w:r>
      <w:r w:rsidR="001D168B" w:rsidRPr="00237F07">
        <w:t>s being used for route monitoring and collision avoidance</w:t>
      </w:r>
      <w:r w:rsidRPr="00237F07">
        <w:t>)</w:t>
      </w:r>
      <w:r w:rsidR="002A7FC8" w:rsidRPr="00237F07">
        <w:t>.</w:t>
      </w:r>
      <w:r w:rsidR="008878F3" w:rsidRPr="00237F07">
        <w:t xml:space="preserve"> </w:t>
      </w:r>
    </w:p>
    <w:p w14:paraId="7BD0B61E" w14:textId="5ABB7E5D" w:rsidR="002C68B4" w:rsidRDefault="002C68B4" w:rsidP="00AA0332">
      <w:pPr>
        <w:spacing w:after="120" w:line="240" w:lineRule="auto"/>
        <w:jc w:val="both"/>
      </w:pPr>
      <w:ins w:id="321" w:author="jonathan pritchard" w:date="2025-07-23T13:26:00Z" w16du:dateUtc="2025-07-23T12:26:00Z">
        <w:r w:rsidRPr="002C68B4">
          <w:t>Selection of standard display, available via a single operator action, provides an additional mitigation to data overload</w:t>
        </w:r>
      </w:ins>
    </w:p>
    <w:p w14:paraId="11F8FE8E" w14:textId="77777777" w:rsidR="000F2A6A" w:rsidRPr="00237F07" w:rsidRDefault="000F2A6A" w:rsidP="00AA0332">
      <w:pPr>
        <w:spacing w:after="120" w:line="240" w:lineRule="auto"/>
        <w:jc w:val="both"/>
      </w:pPr>
    </w:p>
    <w:p w14:paraId="4E08DACA" w14:textId="0DDABD6F" w:rsidR="005A03D0" w:rsidRPr="00237F07" w:rsidRDefault="004A2B46" w:rsidP="00214B3A">
      <w:pPr>
        <w:pStyle w:val="Heading1"/>
      </w:pPr>
      <w:bookmarkStart w:id="322" w:name="_Toc194067062"/>
      <w:commentRangeStart w:id="323"/>
      <w:r w:rsidRPr="00237F07">
        <w:t>P</w:t>
      </w:r>
      <w:r w:rsidR="005A03D0" w:rsidRPr="00237F07">
        <w:t xml:space="preserve">ortrayal </w:t>
      </w:r>
      <w:r w:rsidRPr="00237F07">
        <w:t>P</w:t>
      </w:r>
      <w:r w:rsidR="005A03D0" w:rsidRPr="00237F07">
        <w:t>rocess</w:t>
      </w:r>
      <w:r w:rsidR="00F53FBA" w:rsidRPr="00237F07">
        <w:t xml:space="preserve">, </w:t>
      </w:r>
      <w:r w:rsidRPr="00237F07">
        <w:t>Catalogue Elements</w:t>
      </w:r>
      <w:r w:rsidR="00F53FBA" w:rsidRPr="00237F07">
        <w:t>, and Alerting</w:t>
      </w:r>
      <w:bookmarkEnd w:id="322"/>
      <w:commentRangeEnd w:id="323"/>
      <w:r w:rsidR="00533BAA">
        <w:rPr>
          <w:rStyle w:val="CommentReference"/>
          <w:rFonts w:eastAsia="MS Mincho"/>
          <w:b w:val="0"/>
          <w:bCs w:val="0"/>
        </w:rPr>
        <w:commentReference w:id="323"/>
      </w:r>
    </w:p>
    <w:p w14:paraId="3A3C63D8" w14:textId="5C22A73B" w:rsidR="00161C04" w:rsidRPr="00237F07" w:rsidRDefault="00D85A9D" w:rsidP="00AA0332">
      <w:pPr>
        <w:spacing w:after="120" w:line="240" w:lineRule="auto"/>
        <w:jc w:val="both"/>
      </w:pPr>
      <w:r w:rsidRPr="00237F07">
        <w:t>This section provides a brief</w:t>
      </w:r>
      <w:r w:rsidR="00235FD2" w:rsidRPr="00237F07">
        <w:t>, informative</w:t>
      </w:r>
      <w:r w:rsidRPr="00237F07">
        <w:t xml:space="preserve"> summary of the </w:t>
      </w:r>
      <w:r w:rsidR="00235FD2" w:rsidRPr="00237F07">
        <w:t xml:space="preserve">S-100 </w:t>
      </w:r>
      <w:r w:rsidRPr="00237F07">
        <w:t>portrayal process</w:t>
      </w:r>
      <w:r w:rsidR="008F0427" w:rsidRPr="00237F07">
        <w:t xml:space="preserve">, </w:t>
      </w:r>
      <w:r w:rsidRPr="00237F07">
        <w:t xml:space="preserve">the main elements of </w:t>
      </w:r>
      <w:r w:rsidR="000F2A6A" w:rsidRPr="00237F07">
        <w:t>P</w:t>
      </w:r>
      <w:r w:rsidRPr="00237F07">
        <w:t>ortrayal</w:t>
      </w:r>
      <w:r w:rsidR="008F0427" w:rsidRPr="00237F07">
        <w:t xml:space="preserve"> </w:t>
      </w:r>
      <w:r w:rsidR="000F2A6A" w:rsidRPr="00237F07">
        <w:t>C</w:t>
      </w:r>
      <w:r w:rsidRPr="00237F07">
        <w:t>atalogues</w:t>
      </w:r>
      <w:r w:rsidR="008F0427" w:rsidRPr="00237F07">
        <w:t>, and the alert model</w:t>
      </w:r>
      <w:r w:rsidRPr="00237F07">
        <w:t xml:space="preserve">. More details </w:t>
      </w:r>
      <w:r w:rsidR="00161C04" w:rsidRPr="00237F07">
        <w:t xml:space="preserve">about the process and definitions of </w:t>
      </w:r>
      <w:r w:rsidR="000F2A6A" w:rsidRPr="00237F07">
        <w:t>P</w:t>
      </w:r>
      <w:r w:rsidR="00161C04" w:rsidRPr="00237F07">
        <w:t xml:space="preserve">ortrayal </w:t>
      </w:r>
      <w:r w:rsidR="000F2A6A" w:rsidRPr="00237F07">
        <w:t>C</w:t>
      </w:r>
      <w:r w:rsidR="00161C04" w:rsidRPr="00237F07">
        <w:t>atalogue elements</w:t>
      </w:r>
      <w:r w:rsidR="008F0427" w:rsidRPr="00237F07">
        <w:t xml:space="preserve"> and the alerting model</w:t>
      </w:r>
      <w:r w:rsidR="00161C04" w:rsidRPr="00237F07">
        <w:t xml:space="preserve"> </w:t>
      </w:r>
      <w:r w:rsidRPr="00237F07">
        <w:t>are available in S-100 Parts 9 and 9a.</w:t>
      </w:r>
    </w:p>
    <w:p w14:paraId="72A3851D" w14:textId="3F227133" w:rsidR="00D85A9D" w:rsidRPr="00237F07" w:rsidRDefault="00161C04" w:rsidP="00AA0332">
      <w:pPr>
        <w:spacing w:after="120" w:line="240" w:lineRule="auto"/>
        <w:jc w:val="both"/>
      </w:pPr>
      <w:r w:rsidRPr="00237F07">
        <w:t xml:space="preserve">Later sections of </w:t>
      </w:r>
      <w:r w:rsidR="00F8463D">
        <w:t>this</w:t>
      </w:r>
      <w:r w:rsidRPr="00237F07">
        <w:t xml:space="preserve"> document describe how the portrayal elements should be used in an ECDIS implementation.</w:t>
      </w:r>
    </w:p>
    <w:p w14:paraId="30CBE76E" w14:textId="77777777" w:rsidR="000F2A6A" w:rsidRPr="00237F07" w:rsidRDefault="000F2A6A" w:rsidP="00AA0332">
      <w:pPr>
        <w:spacing w:after="120" w:line="240" w:lineRule="auto"/>
        <w:jc w:val="both"/>
      </w:pPr>
    </w:p>
    <w:p w14:paraId="45051FF8" w14:textId="22BD27D4" w:rsidR="00EE220D" w:rsidRPr="00237F07" w:rsidRDefault="00EE220D" w:rsidP="00DB7CFE">
      <w:pPr>
        <w:pStyle w:val="Heading2"/>
      </w:pPr>
      <w:bookmarkStart w:id="324" w:name="_Toc194067063"/>
      <w:r w:rsidRPr="00237F07">
        <w:lastRenderedPageBreak/>
        <w:t>Overview of the portrayal process</w:t>
      </w:r>
      <w:bookmarkEnd w:id="324"/>
    </w:p>
    <w:p w14:paraId="594685A0" w14:textId="108EC759" w:rsidR="005543C4" w:rsidRPr="00237F07" w:rsidRDefault="00A10FE8" w:rsidP="00AA0332">
      <w:pPr>
        <w:spacing w:after="120" w:line="240" w:lineRule="auto"/>
        <w:jc w:val="both"/>
      </w:pPr>
      <w:r w:rsidRPr="00237F07">
        <w:t xml:space="preserve">The system has </w:t>
      </w:r>
      <w:r w:rsidR="00D5076B" w:rsidRPr="00237F07">
        <w:t>f</w:t>
      </w:r>
      <w:r w:rsidRPr="00237F07">
        <w:t xml:space="preserve">eature data within its internal database that needs to be portrayed. The System Portrayal Engine transforms the </w:t>
      </w:r>
      <w:r w:rsidR="00D5076B" w:rsidRPr="00237F07">
        <w:t>f</w:t>
      </w:r>
      <w:r w:rsidRPr="00237F07">
        <w:t>eature data into drawing instructions</w:t>
      </w:r>
      <w:r w:rsidR="00D5076B" w:rsidRPr="00237F07">
        <w:t xml:space="preserve"> according to the portrayal rules defined in the </w:t>
      </w:r>
      <w:r w:rsidR="000F2A6A" w:rsidRPr="00237F07">
        <w:t>P</w:t>
      </w:r>
      <w:r w:rsidR="00D5076B" w:rsidRPr="00237F07">
        <w:t xml:space="preserve">ortrayal </w:t>
      </w:r>
      <w:r w:rsidR="000F2A6A" w:rsidRPr="00237F07">
        <w:t>C</w:t>
      </w:r>
      <w:r w:rsidR="00D5076B" w:rsidRPr="00237F07">
        <w:t>atalogue</w:t>
      </w:r>
      <w:r w:rsidRPr="00237F07">
        <w:t xml:space="preserve">. </w:t>
      </w:r>
      <w:r w:rsidR="00341B76" w:rsidRPr="00237F07">
        <w:t xml:space="preserve">The drawing instructions are intermediate data used by the rendering engine to produce the </w:t>
      </w:r>
      <w:r w:rsidR="009D54A5" w:rsidRPr="00237F07">
        <w:t>portrayal</w:t>
      </w:r>
      <w:r w:rsidR="00341B76" w:rsidRPr="00237F07">
        <w:t xml:space="preserve"> output. </w:t>
      </w:r>
      <w:r w:rsidRPr="00237F07">
        <w:t xml:space="preserve">Drawing instructions include such things as references to symbol definitions, priority and filtering information. </w:t>
      </w:r>
      <w:r w:rsidR="00BE7352" w:rsidRPr="00237F07">
        <w:t xml:space="preserve">The symbol definitions contain the details of all graphical elements used for the portrayal. </w:t>
      </w:r>
      <w:r w:rsidRPr="00237F07">
        <w:t>The drawing instructions are processed by the rendering engine to produce the final display</w:t>
      </w:r>
      <w:r w:rsidR="00BE7352" w:rsidRPr="00237F07">
        <w:t xml:space="preserve"> according to the output device</w:t>
      </w:r>
      <w:r w:rsidRPr="00237F07">
        <w:t>.</w:t>
      </w:r>
    </w:p>
    <w:p w14:paraId="50A05D19" w14:textId="7C5C3CF2" w:rsidR="00293CE9" w:rsidRPr="00237F07" w:rsidRDefault="005543C4" w:rsidP="00AA0332">
      <w:pPr>
        <w:spacing w:after="120" w:line="240" w:lineRule="auto"/>
        <w:jc w:val="both"/>
      </w:pPr>
      <w:r w:rsidRPr="00237F07">
        <w:t>S-</w:t>
      </w:r>
      <w:r w:rsidR="00A5400C" w:rsidRPr="00237F07">
        <w:t>100 describes</w:t>
      </w:r>
      <w:r w:rsidRPr="00237F07">
        <w:t xml:space="preserve"> </w:t>
      </w:r>
      <w:r w:rsidR="00653147" w:rsidRPr="00237F07">
        <w:t xml:space="preserve">two different portrayal </w:t>
      </w:r>
      <w:proofErr w:type="gramStart"/>
      <w:r w:rsidR="00653147" w:rsidRPr="00237F07">
        <w:t>mechanisms,</w:t>
      </w:r>
      <w:proofErr w:type="gramEnd"/>
      <w:r w:rsidR="00653147" w:rsidRPr="00237F07">
        <w:t xml:space="preserve"> one based on </w:t>
      </w:r>
      <w:r w:rsidRPr="00237F07">
        <w:t xml:space="preserve">XSLT </w:t>
      </w:r>
      <w:r w:rsidR="00653147" w:rsidRPr="00237F07">
        <w:t xml:space="preserve">templates </w:t>
      </w:r>
      <w:r w:rsidRPr="00237F07">
        <w:t xml:space="preserve">and </w:t>
      </w:r>
      <w:r w:rsidR="00653147" w:rsidRPr="00237F07">
        <w:t xml:space="preserve">the other </w:t>
      </w:r>
      <w:r w:rsidR="00B42BF5">
        <w:t xml:space="preserve">based </w:t>
      </w:r>
      <w:r w:rsidR="00653147" w:rsidRPr="00237F07">
        <w:t xml:space="preserve">on </w:t>
      </w:r>
      <w:r w:rsidR="00756C2F">
        <w:t xml:space="preserve">the scripting </w:t>
      </w:r>
      <w:r w:rsidR="00E75DD4">
        <w:t>capability described in S-100 Part 13</w:t>
      </w:r>
      <w:r w:rsidRPr="00237F07">
        <w:t xml:space="preserve">. </w:t>
      </w:r>
      <w:r w:rsidR="00D5076B" w:rsidRPr="00237F07">
        <w:t xml:space="preserve">The </w:t>
      </w:r>
      <w:r w:rsidR="00653147" w:rsidRPr="00237F07">
        <w:t>basic</w:t>
      </w:r>
      <w:r w:rsidR="00D5076B" w:rsidRPr="00237F07">
        <w:t xml:space="preserve"> portrayal process is </w:t>
      </w:r>
      <w:r w:rsidR="00653147" w:rsidRPr="00237F07">
        <w:t xml:space="preserve">the same for </w:t>
      </w:r>
      <w:proofErr w:type="gramStart"/>
      <w:r w:rsidR="00653147" w:rsidRPr="00237F07">
        <w:t>both, and</w:t>
      </w:r>
      <w:proofErr w:type="gramEnd"/>
      <w:r w:rsidR="00653147" w:rsidRPr="00237F07">
        <w:t xml:space="preserve"> is </w:t>
      </w:r>
      <w:r w:rsidR="00D5076B" w:rsidRPr="00237F07">
        <w:t>described in S-100 Part 9</w:t>
      </w:r>
      <w:r w:rsidR="0081247B">
        <w:t xml:space="preserve"> and 9a</w:t>
      </w:r>
      <w:r w:rsidR="00D5076B" w:rsidRPr="00237F07">
        <w:t>.</w:t>
      </w:r>
      <w:r w:rsidR="00F42EC6" w:rsidRPr="00B77A92">
        <w:t xml:space="preserve"> </w:t>
      </w:r>
    </w:p>
    <w:p w14:paraId="7B1DB2A3" w14:textId="799B1BBA" w:rsidR="00D5076B" w:rsidRPr="008A4A4B" w:rsidRDefault="00EC339B" w:rsidP="00AA0332">
      <w:pPr>
        <w:spacing w:after="120" w:line="240" w:lineRule="auto"/>
        <w:jc w:val="both"/>
        <w:rPr>
          <w:strike/>
          <w:rPrChange w:id="325" w:author="jonathan pritchard" w:date="2025-08-07T10:38:00Z" w16du:dateUtc="2025-08-07T09:38:00Z">
            <w:rPr/>
          </w:rPrChange>
        </w:rPr>
      </w:pPr>
      <w:r w:rsidRPr="008A4A4B">
        <w:rPr>
          <w:strike/>
          <w:rPrChange w:id="326" w:author="jonathan pritchard" w:date="2025-08-07T10:38:00Z" w16du:dateUtc="2025-08-07T09:38:00Z">
            <w:rPr/>
          </w:rPrChange>
        </w:rPr>
        <w:t>When interoperability is activated and there is an interoperable product loaded to the display, either feature data or drawing instructions (depending on the implementation architecture) are further filtered and/or have their priorities adjusted as specified in the interoperability catalogue.</w:t>
      </w:r>
      <w:r w:rsidR="00127A99" w:rsidRPr="008A4A4B">
        <w:rPr>
          <w:strike/>
          <w:rPrChange w:id="327" w:author="jonathan pritchard" w:date="2025-08-07T10:38:00Z" w16du:dateUtc="2025-08-07T09:38:00Z">
            <w:rPr/>
          </w:rPrChange>
        </w:rPr>
        <w:t xml:space="preserve"> </w:t>
      </w:r>
      <w:r w:rsidR="00D5076B" w:rsidRPr="008A4A4B">
        <w:rPr>
          <w:strike/>
          <w:highlight w:val="yellow"/>
          <w:rPrChange w:id="328" w:author="jonathan pritchard" w:date="2025-08-07T10:38:00Z" w16du:dateUtc="2025-08-07T09:38:00Z">
            <w:rPr/>
          </w:rPrChange>
        </w:rPr>
        <w:t xml:space="preserve">Interoperability processing is described in S-100 Part 16 and </w:t>
      </w:r>
      <w:r w:rsidR="00B42BF5" w:rsidRPr="008A4A4B">
        <w:rPr>
          <w:strike/>
          <w:highlight w:val="yellow"/>
          <w:rPrChange w:id="329" w:author="jonathan pritchard" w:date="2025-08-07T10:38:00Z" w16du:dateUtc="2025-08-07T09:38:00Z">
            <w:rPr/>
          </w:rPrChange>
        </w:rPr>
        <w:t xml:space="preserve">in Annexes A and B of this specification (Note that </w:t>
      </w:r>
      <w:r w:rsidR="00522226" w:rsidRPr="008A4A4B">
        <w:rPr>
          <w:strike/>
          <w:highlight w:val="yellow"/>
          <w:rPrChange w:id="330" w:author="jonathan pritchard" w:date="2025-08-07T10:38:00Z" w16du:dateUtc="2025-08-07T09:38:00Z">
            <w:rPr/>
          </w:rPrChange>
        </w:rPr>
        <w:t xml:space="preserve">such </w:t>
      </w:r>
      <w:r w:rsidR="00B42BF5" w:rsidRPr="008A4A4B">
        <w:rPr>
          <w:strike/>
          <w:highlight w:val="yellow"/>
          <w:rPrChange w:id="331" w:author="jonathan pritchard" w:date="2025-08-07T10:38:00Z" w16du:dateUtc="2025-08-07T09:38:00Z">
            <w:rPr/>
          </w:rPrChange>
        </w:rPr>
        <w:t>interoperability is not operational in this edition of S-98)</w:t>
      </w:r>
      <w:r w:rsidR="00D5076B" w:rsidRPr="008A4A4B">
        <w:rPr>
          <w:strike/>
          <w:highlight w:val="yellow"/>
          <w:rPrChange w:id="332" w:author="jonathan pritchard" w:date="2025-08-07T10:38:00Z" w16du:dateUtc="2025-08-07T09:38:00Z">
            <w:rPr/>
          </w:rPrChange>
        </w:rPr>
        <w:t>.</w:t>
      </w:r>
      <w:r w:rsidR="001E273F" w:rsidRPr="008A4A4B">
        <w:rPr>
          <w:strike/>
          <w:rPrChange w:id="333" w:author="jonathan pritchard" w:date="2025-08-07T10:38:00Z" w16du:dateUtc="2025-08-07T09:38:00Z">
            <w:rPr/>
          </w:rPrChange>
        </w:rPr>
        <w:t xml:space="preserve"> </w:t>
      </w:r>
    </w:p>
    <w:p w14:paraId="40746E8B" w14:textId="77777777" w:rsidR="001E273F" w:rsidRPr="00237F07" w:rsidRDefault="001E273F" w:rsidP="00AA0332">
      <w:pPr>
        <w:spacing w:after="120" w:line="240" w:lineRule="auto"/>
        <w:jc w:val="both"/>
      </w:pPr>
    </w:p>
    <w:p w14:paraId="2268938B" w14:textId="63C99BC0" w:rsidR="00EE220D" w:rsidRPr="00237F07" w:rsidRDefault="00EE220D" w:rsidP="00DB7CFE">
      <w:pPr>
        <w:pStyle w:val="Heading2"/>
      </w:pPr>
      <w:bookmarkStart w:id="334" w:name="_Toc194067064"/>
      <w:r w:rsidRPr="00237F07">
        <w:t xml:space="preserve">Elements of </w:t>
      </w:r>
      <w:r w:rsidR="00AD2F07" w:rsidRPr="00237F07">
        <w:t>S-100 P</w:t>
      </w:r>
      <w:r w:rsidRPr="00237F07">
        <w:t>ortrayal</w:t>
      </w:r>
      <w:bookmarkEnd w:id="334"/>
    </w:p>
    <w:p w14:paraId="770B1E54" w14:textId="4585B7DB" w:rsidR="00B42F17" w:rsidRPr="00237F07" w:rsidRDefault="00B42F17" w:rsidP="00214B3A">
      <w:r w:rsidRPr="00237F07">
        <w:t xml:space="preserve">Much of the content of this section is included for information as it is described </w:t>
      </w:r>
      <w:r w:rsidR="00E4260A" w:rsidRPr="00237F07">
        <w:t xml:space="preserve">definitively </w:t>
      </w:r>
      <w:r w:rsidRPr="00237F07">
        <w:t>in S-100 Part 9 and Part 9a.</w:t>
      </w:r>
      <w:r w:rsidR="009F2D40" w:rsidRPr="00237F07">
        <w:t xml:space="preserve"> </w:t>
      </w:r>
    </w:p>
    <w:p w14:paraId="4107A5FA" w14:textId="52C37A4A" w:rsidR="00EE62F6" w:rsidRPr="00237F07" w:rsidRDefault="00EE62F6" w:rsidP="00B42F17">
      <w:pPr>
        <w:pStyle w:val="Heading3"/>
      </w:pPr>
      <w:bookmarkStart w:id="335" w:name="_Toc194067065"/>
      <w:proofErr w:type="spellStart"/>
      <w:r w:rsidRPr="00237F07">
        <w:t>Pixmaps</w:t>
      </w:r>
      <w:bookmarkEnd w:id="335"/>
      <w:proofErr w:type="spellEnd"/>
    </w:p>
    <w:p w14:paraId="30373C0E" w14:textId="6F92C22F" w:rsidR="00EE62F6" w:rsidRPr="00237F07" w:rsidRDefault="0016682D" w:rsidP="00A52928">
      <w:pPr>
        <w:spacing w:after="120" w:line="240" w:lineRule="auto"/>
        <w:jc w:val="both"/>
      </w:pPr>
      <w:proofErr w:type="spellStart"/>
      <w:r w:rsidRPr="00237F07">
        <w:t>Pixmaps</w:t>
      </w:r>
      <w:proofErr w:type="spellEnd"/>
      <w:r w:rsidRPr="00237F07">
        <w:t xml:space="preserve"> can be used for defining pattern fills for areas that are not sufficiently described to be symbolised, or for which no symbol exists in the </w:t>
      </w:r>
      <w:r w:rsidR="00A5400C" w:rsidRPr="00237F07">
        <w:t>IHO Geospatial Information (</w:t>
      </w:r>
      <w:r w:rsidRPr="00237F07">
        <w:t>GI</w:t>
      </w:r>
      <w:r w:rsidR="00A5400C" w:rsidRPr="00237F07">
        <w:t>)</w:t>
      </w:r>
      <w:r w:rsidRPr="00237F07">
        <w:t xml:space="preserve"> </w:t>
      </w:r>
      <w:r w:rsidR="00A5400C" w:rsidRPr="00237F07">
        <w:t>R</w:t>
      </w:r>
      <w:r w:rsidRPr="00237F07">
        <w:t>egistry.</w:t>
      </w:r>
    </w:p>
    <w:p w14:paraId="7D90C3D8" w14:textId="54B51F00" w:rsidR="00EE220D" w:rsidRPr="00237F07" w:rsidRDefault="00EE220D" w:rsidP="00B42F17">
      <w:pPr>
        <w:pStyle w:val="Heading3"/>
      </w:pPr>
      <w:bookmarkStart w:id="336" w:name="_Toc194067066"/>
      <w:r w:rsidRPr="00237F07">
        <w:t xml:space="preserve">Colour </w:t>
      </w:r>
      <w:r w:rsidR="00E75C72" w:rsidRPr="00237F07">
        <w:t>c</w:t>
      </w:r>
      <w:r w:rsidRPr="00237F07">
        <w:t xml:space="preserve">oding </w:t>
      </w:r>
      <w:r w:rsidR="00E75C72" w:rsidRPr="00237F07">
        <w:t>s</w:t>
      </w:r>
      <w:r w:rsidRPr="00237F07">
        <w:t>cheme</w:t>
      </w:r>
      <w:bookmarkEnd w:id="336"/>
    </w:p>
    <w:p w14:paraId="267A8B73" w14:textId="45CD2AE4" w:rsidR="00693E3B" w:rsidRPr="00237F07" w:rsidRDefault="00EE220D" w:rsidP="00A52928">
      <w:pPr>
        <w:spacing w:after="120" w:line="240" w:lineRule="auto"/>
        <w:jc w:val="both"/>
      </w:pPr>
      <w:r w:rsidRPr="00237F07">
        <w:t xml:space="preserve">The </w:t>
      </w:r>
      <w:r w:rsidR="00A5400C" w:rsidRPr="00237F07">
        <w:t>P</w:t>
      </w:r>
      <w:r w:rsidR="00A52928" w:rsidRPr="00237F07">
        <w:t>or</w:t>
      </w:r>
      <w:r w:rsidRPr="00237F07">
        <w:t xml:space="preserve">trayal </w:t>
      </w:r>
      <w:r w:rsidR="00A5400C" w:rsidRPr="00237F07">
        <w:t>C</w:t>
      </w:r>
      <w:r w:rsidRPr="00237F07">
        <w:t xml:space="preserve">atalogue uses a colour scheme, which classifies colours by their usage. Each colour usage is represented by a colour token. Each colour token corresponds to a colour definition given in CIE </w:t>
      </w:r>
      <w:r w:rsidR="005E0B00" w:rsidRPr="00237F07">
        <w:t>and</w:t>
      </w:r>
      <w:r w:rsidR="001036AA" w:rsidRPr="00237F07">
        <w:t>/or</w:t>
      </w:r>
      <w:r w:rsidR="005E0B00" w:rsidRPr="00237F07">
        <w:t xml:space="preserve"> sRGB </w:t>
      </w:r>
      <w:r w:rsidRPr="00237F07">
        <w:t>coordinates in one of a set of colour</w:t>
      </w:r>
      <w:r w:rsidR="00632B95" w:rsidRPr="00237F07">
        <w:t>s</w:t>
      </w:r>
      <w:r w:rsidR="00693E3B" w:rsidRPr="00237F07">
        <w:t xml:space="preserve">; each set is intended </w:t>
      </w:r>
      <w:r w:rsidRPr="00237F07">
        <w:t xml:space="preserve">for </w:t>
      </w:r>
      <w:r w:rsidR="00693E3B" w:rsidRPr="00237F07">
        <w:t xml:space="preserve">a </w:t>
      </w:r>
      <w:r w:rsidRPr="00237F07">
        <w:t xml:space="preserve">different bridge lighting condition. Each </w:t>
      </w:r>
      <w:r w:rsidR="00693E3B" w:rsidRPr="00237F07">
        <w:t>such set of colours</w:t>
      </w:r>
      <w:r w:rsidRPr="00237F07">
        <w:t xml:space="preserve"> is referred to as a “</w:t>
      </w:r>
      <w:r w:rsidR="00632B95" w:rsidRPr="00237F07">
        <w:t>palette</w:t>
      </w:r>
      <w:r w:rsidRPr="00237F07">
        <w:t xml:space="preserve">” </w:t>
      </w:r>
      <w:r w:rsidR="00693E3B" w:rsidRPr="00237F07">
        <w:t xml:space="preserve">and is generally identified by a descriptive name, </w:t>
      </w:r>
      <w:r w:rsidRPr="00237F07">
        <w:t>such as “Day”, “Dusk” and “Night”.</w:t>
      </w:r>
      <w:r w:rsidR="00693E3B" w:rsidRPr="00237F07">
        <w:t xml:space="preserve"> </w:t>
      </w:r>
      <w:r w:rsidR="00524263" w:rsidRPr="00237F07">
        <w:t>A particular colour token is often assigned different CIE/sRGB coordinates in different palettes (especially day/night/dusk palettes).</w:t>
      </w:r>
    </w:p>
    <w:p w14:paraId="6C14DC41" w14:textId="6AF34A56" w:rsidR="00693E3B" w:rsidRPr="00237F07" w:rsidRDefault="00693E3B" w:rsidP="00A52928">
      <w:pPr>
        <w:spacing w:after="120" w:line="240" w:lineRule="auto"/>
        <w:jc w:val="both"/>
      </w:pPr>
      <w:r w:rsidRPr="00237F07">
        <w:t xml:space="preserve">A “colour profile”, as the term is used in S-100, is a collection of </w:t>
      </w:r>
      <w:r w:rsidR="00716164">
        <w:t>tokens</w:t>
      </w:r>
      <w:r w:rsidR="00524263" w:rsidRPr="00237F07">
        <w:t xml:space="preserve"> within a single XML file</w:t>
      </w:r>
      <w:r w:rsidRPr="00237F07">
        <w:t>.</w:t>
      </w:r>
      <w:r w:rsidR="00524263" w:rsidRPr="00237F07">
        <w:t xml:space="preserve"> An ECDIS </w:t>
      </w:r>
      <w:r w:rsidR="00796161" w:rsidRPr="00237F07">
        <w:t xml:space="preserve">makes </w:t>
      </w:r>
      <w:r w:rsidR="00524263" w:rsidRPr="00237F07">
        <w:t xml:space="preserve">palettes for day, night, and dusk conditions available on the </w:t>
      </w:r>
      <w:r w:rsidR="00B02248" w:rsidRPr="00237F07">
        <w:t>system</w:t>
      </w:r>
      <w:r w:rsidR="002759B2" w:rsidRPr="00237F07">
        <w:t xml:space="preserve"> (MSC </w:t>
      </w:r>
      <w:r w:rsidR="00F00C10" w:rsidRPr="00237F07">
        <w:t>530(106)</w:t>
      </w:r>
      <w:r w:rsidR="002759B2" w:rsidRPr="00237F07">
        <w:t xml:space="preserve"> / A10.4</w:t>
      </w:r>
      <w:r w:rsidR="00524263" w:rsidRPr="00237F07">
        <w:t xml:space="preserve">. </w:t>
      </w:r>
    </w:p>
    <w:p w14:paraId="28A36B57" w14:textId="1277B976" w:rsidR="00EE220D" w:rsidRPr="00B77A92" w:rsidRDefault="00EE220D" w:rsidP="00A52928">
      <w:pPr>
        <w:spacing w:after="120" w:line="240" w:lineRule="auto"/>
        <w:jc w:val="both"/>
      </w:pPr>
      <w:r w:rsidRPr="00B77A92">
        <w:t>Symbols, fill styles and line styles refer to the colour tokens as part of the symbol definition.</w:t>
      </w:r>
    </w:p>
    <w:p w14:paraId="5884DCA9" w14:textId="79E45B71" w:rsidR="00EE220D" w:rsidRPr="00B77A92" w:rsidRDefault="00EE220D" w:rsidP="00A13F5A">
      <w:pPr>
        <w:pStyle w:val="Heading3"/>
      </w:pPr>
      <w:bookmarkStart w:id="337" w:name="_Toc194067067"/>
      <w:r w:rsidRPr="00B77A92">
        <w:t>Symbols</w:t>
      </w:r>
      <w:bookmarkEnd w:id="337"/>
    </w:p>
    <w:p w14:paraId="07A4A7BC" w14:textId="60B26EBF" w:rsidR="00EE62F6"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 xml:space="preserve">atalogue </w:t>
      </w:r>
      <w:r w:rsidR="00A5400C" w:rsidRPr="00B77A92">
        <w:t>provides a</w:t>
      </w:r>
      <w:r w:rsidRPr="00B77A92">
        <w:t xml:space="preserve"> set of symbols</w:t>
      </w:r>
      <w:r w:rsidR="00796161" w:rsidRPr="00B77A92">
        <w:t>.</w:t>
      </w:r>
      <w:r w:rsidR="0082322B">
        <w:t xml:space="preserve"> </w:t>
      </w:r>
      <w:r w:rsidR="0082322B" w:rsidRPr="0082322B">
        <w:t>These symbols are encoded as SVG files which conform to the S-100 SVG profile</w:t>
      </w:r>
      <w:r w:rsidR="00796161" w:rsidRPr="00B77A92">
        <w:t xml:space="preserve"> </w:t>
      </w:r>
    </w:p>
    <w:p w14:paraId="61A33353" w14:textId="312F00E7" w:rsidR="00EE220D" w:rsidRPr="00B77A92" w:rsidRDefault="00EE220D" w:rsidP="00A13F5A">
      <w:pPr>
        <w:pStyle w:val="Heading3"/>
      </w:pPr>
      <w:bookmarkStart w:id="338" w:name="_Toc194067068"/>
      <w:r w:rsidRPr="00B77A92">
        <w:t xml:space="preserve">Area </w:t>
      </w:r>
      <w:r w:rsidR="00E75C72" w:rsidRPr="00B77A92">
        <w:t>f</w:t>
      </w:r>
      <w:r w:rsidRPr="00B77A92">
        <w:t>ills</w:t>
      </w:r>
      <w:bookmarkEnd w:id="338"/>
    </w:p>
    <w:p w14:paraId="4CF4D796" w14:textId="57707DE2" w:rsidR="00EE220D" w:rsidRPr="00E95FE3" w:rsidRDefault="00EE220D" w:rsidP="00A52928">
      <w:pPr>
        <w:spacing w:after="120" w:line="240" w:lineRule="auto"/>
        <w:jc w:val="both"/>
        <w:rPr>
          <w:strike/>
          <w:rPrChange w:id="339" w:author="jonathan pritchard" w:date="2025-09-09T14:50:00Z" w16du:dateUtc="2025-09-09T13:50:00Z">
            <w:rPr/>
          </w:rPrChange>
        </w:rPr>
      </w:pPr>
      <w:r w:rsidRPr="00B77A92">
        <w:t xml:space="preserve">The </w:t>
      </w:r>
      <w:r w:rsidR="00A5400C" w:rsidRPr="00B77A92">
        <w:t>P</w:t>
      </w:r>
      <w:r w:rsidRPr="00B77A92">
        <w:t xml:space="preserve">ortrayal </w:t>
      </w:r>
      <w:r w:rsidR="00A5400C" w:rsidRPr="00B77A92">
        <w:t>C</w:t>
      </w:r>
      <w:r w:rsidRPr="00B77A92">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commentRangeStart w:id="340"/>
      <w:commentRangeStart w:id="341"/>
      <w:r w:rsidR="00015341" w:rsidRPr="00E95FE3">
        <w:rPr>
          <w:strike/>
          <w:highlight w:val="yellow"/>
          <w:rPrChange w:id="342" w:author="jonathan pritchard" w:date="2025-09-09T14:50:00Z" w16du:dateUtc="2025-09-09T13:50:00Z">
            <w:rPr/>
          </w:rPrChange>
        </w:rPr>
        <w:t xml:space="preserve">Fill patterns or centred area symbols </w:t>
      </w:r>
      <w:r w:rsidR="00D802E7" w:rsidRPr="00E95FE3">
        <w:rPr>
          <w:strike/>
          <w:highlight w:val="yellow"/>
          <w:rPrChange w:id="343" w:author="jonathan pritchard" w:date="2025-09-09T14:50:00Z" w16du:dateUtc="2025-09-09T13:50:00Z">
            <w:rPr/>
          </w:rPrChange>
        </w:rPr>
        <w:t>may</w:t>
      </w:r>
      <w:r w:rsidR="00015341" w:rsidRPr="00E95FE3">
        <w:rPr>
          <w:strike/>
          <w:highlight w:val="yellow"/>
          <w:rPrChange w:id="344" w:author="jonathan pritchard" w:date="2025-09-09T14:50:00Z" w16du:dateUtc="2025-09-09T13:50:00Z">
            <w:rPr/>
          </w:rPrChange>
        </w:rPr>
        <w:t xml:space="preserve"> be used to symbolize the case when the entire display window lies within an area</w:t>
      </w:r>
      <w:r w:rsidR="00002919" w:rsidRPr="00E95FE3">
        <w:rPr>
          <w:strike/>
          <w:highlight w:val="yellow"/>
          <w:rPrChange w:id="345" w:author="jonathan pritchard" w:date="2025-09-09T14:50:00Z" w16du:dateUtc="2025-09-09T13:50:00Z">
            <w:rPr/>
          </w:rPrChange>
        </w:rPr>
        <w:t xml:space="preserve"> (the area boundar</w:t>
      </w:r>
      <w:r w:rsidR="00F31370" w:rsidRPr="00E95FE3">
        <w:rPr>
          <w:strike/>
          <w:highlight w:val="yellow"/>
          <w:rPrChange w:id="346" w:author="jonathan pritchard" w:date="2025-09-09T14:50:00Z" w16du:dateUtc="2025-09-09T13:50:00Z">
            <w:rPr/>
          </w:rPrChange>
        </w:rPr>
        <w:t>y is not visible)</w:t>
      </w:r>
      <w:r w:rsidR="00015341" w:rsidRPr="00E95FE3">
        <w:rPr>
          <w:strike/>
          <w:highlight w:val="yellow"/>
          <w:rPrChange w:id="347" w:author="jonathan pritchard" w:date="2025-09-09T14:50:00Z" w16du:dateUtc="2025-09-09T13:50:00Z">
            <w:rPr/>
          </w:rPrChange>
        </w:rPr>
        <w:t>.</w:t>
      </w:r>
      <w:commentRangeEnd w:id="340"/>
      <w:r w:rsidR="00E95FE3">
        <w:rPr>
          <w:rStyle w:val="CommentReference"/>
        </w:rPr>
        <w:commentReference w:id="340"/>
      </w:r>
      <w:commentRangeEnd w:id="341"/>
      <w:r w:rsidR="00E95FE3">
        <w:rPr>
          <w:rStyle w:val="CommentReference"/>
        </w:rPr>
        <w:commentReference w:id="341"/>
      </w:r>
    </w:p>
    <w:p w14:paraId="4C0E90AE" w14:textId="3B44A845" w:rsidR="00EE220D" w:rsidRPr="00B77A92" w:rsidRDefault="00EE220D" w:rsidP="00A52928">
      <w:pPr>
        <w:spacing w:after="120" w:line="240" w:lineRule="auto"/>
        <w:jc w:val="both"/>
      </w:pPr>
      <w:r w:rsidRPr="00B77A92">
        <w:t>Area boundaries</w:t>
      </w:r>
      <w:commentRangeStart w:id="348"/>
      <w:r w:rsidRPr="00B77A92">
        <w:t xml:space="preserve"> </w:t>
      </w:r>
      <w:r w:rsidR="00771A11" w:rsidRPr="00B77A92">
        <w:t>should</w:t>
      </w:r>
      <w:r w:rsidRPr="00B77A92">
        <w:t xml:space="preserve"> </w:t>
      </w:r>
      <w:commentRangeEnd w:id="348"/>
      <w:r w:rsidR="00762F2D">
        <w:rPr>
          <w:rStyle w:val="CommentReference"/>
        </w:rPr>
        <w:commentReference w:id="348"/>
      </w:r>
      <w:r w:rsidRPr="00B77A92">
        <w:t>not be visible on the edge of the display window when the display window is enclosed by an area</w:t>
      </w:r>
      <w:r w:rsidR="005E0B00" w:rsidRPr="00B77A92">
        <w:t>.</w:t>
      </w:r>
      <w:r w:rsidR="00771A11" w:rsidRPr="00B77A92">
        <w:t xml:space="preserve"> Howeve</w:t>
      </w:r>
      <w:r w:rsidR="00B87412" w:rsidRPr="00B77A92">
        <w:t>r</w:t>
      </w:r>
      <w:r w:rsidR="00771A11" w:rsidRPr="00B77A92">
        <w:t xml:space="preserve">, if the boundary is </w:t>
      </w:r>
      <w:proofErr w:type="gramStart"/>
      <w:r w:rsidR="00771A11" w:rsidRPr="00B77A92">
        <w:t>actually on</w:t>
      </w:r>
      <w:proofErr w:type="gramEnd"/>
      <w:r w:rsidR="00771A11" w:rsidRPr="00B77A92">
        <w:t xml:space="preserve"> the edge of the display window, it should be visible.</w:t>
      </w:r>
    </w:p>
    <w:p w14:paraId="65D15267" w14:textId="5386D25C" w:rsidR="00EE220D" w:rsidRPr="00B77A92" w:rsidRDefault="00EE220D" w:rsidP="00A13F5A">
      <w:pPr>
        <w:pStyle w:val="Heading3"/>
      </w:pPr>
      <w:bookmarkStart w:id="349" w:name="_Toc194061679"/>
      <w:bookmarkStart w:id="350" w:name="_Toc194067069"/>
      <w:bookmarkStart w:id="351" w:name="_Toc194067070"/>
      <w:bookmarkEnd w:id="349"/>
      <w:bookmarkEnd w:id="350"/>
      <w:r w:rsidRPr="00B77A92">
        <w:lastRenderedPageBreak/>
        <w:t xml:space="preserve">Line </w:t>
      </w:r>
      <w:r w:rsidR="00E75C72" w:rsidRPr="00B77A92">
        <w:t>s</w:t>
      </w:r>
      <w:r w:rsidRPr="00B77A92">
        <w:t>tyles</w:t>
      </w:r>
      <w:bookmarkEnd w:id="351"/>
    </w:p>
    <w:p w14:paraId="4BB6FCEF" w14:textId="1798C1B4" w:rsidR="00F346C8" w:rsidRPr="00B77A92" w:rsidRDefault="00EE220D" w:rsidP="00A52928">
      <w:pPr>
        <w:spacing w:after="120" w:line="240" w:lineRule="auto"/>
        <w:jc w:val="both"/>
      </w:pPr>
      <w:r w:rsidRPr="00B77A92">
        <w:t xml:space="preserve">The </w:t>
      </w:r>
      <w:r w:rsidR="00A5400C" w:rsidRPr="00B77A92">
        <w:t>P</w:t>
      </w:r>
      <w:r w:rsidRPr="00B77A92">
        <w:t xml:space="preserve">ortrayal </w:t>
      </w:r>
      <w:r w:rsidR="00A5400C" w:rsidRPr="00B77A92">
        <w:t>C</w:t>
      </w:r>
      <w:r w:rsidRPr="00B77A92">
        <w:t>atalogue uses two types of line styles: simple line styles and complex line styles. Simple line styles are solid, dashed or dotted lines with varying colour and thickness</w:t>
      </w:r>
      <w:r w:rsidR="00F346C8" w:rsidRPr="00B77A92">
        <w:t xml:space="preserve"> (width or stroke width)</w:t>
      </w:r>
      <w:r w:rsidRPr="00B77A92">
        <w:t>. Complex</w:t>
      </w:r>
      <w:r w:rsidR="00F346C8" w:rsidRPr="00B77A92">
        <w:t xml:space="preserve"> (or “composit</w:t>
      </w:r>
      <w:r w:rsidR="000071F4" w:rsidRPr="00B77A92">
        <w:t>e”)</w:t>
      </w:r>
      <w:r w:rsidRPr="00B77A92">
        <w:t xml:space="preserve"> line styles are composed of repeating line patterns.</w:t>
      </w:r>
    </w:p>
    <w:p w14:paraId="2A53288A" w14:textId="0C165F7B" w:rsidR="00EE220D" w:rsidRPr="00B77A92" w:rsidRDefault="00F346C8" w:rsidP="00A52928">
      <w:pPr>
        <w:spacing w:after="120" w:line="240" w:lineRule="auto"/>
        <w:jc w:val="both"/>
      </w:pPr>
      <w:r w:rsidRPr="00B77A92">
        <w:t xml:space="preserve">Simple line styles are generally described by continuity, width, and colour. The full specification of a simple line style may also include other elements such as dash interval, cap and join types (see S-100 </w:t>
      </w:r>
      <w:r w:rsidR="00A5400C" w:rsidRPr="00B77A92">
        <w:t xml:space="preserve">clauses </w:t>
      </w:r>
      <w:r w:rsidRPr="00B77A92">
        <w:t xml:space="preserve">9-12.4 and 9a-11.2.2.3), defaults for which may be set in the </w:t>
      </w:r>
      <w:r w:rsidR="00A5400C" w:rsidRPr="00B77A92">
        <w:t>P</w:t>
      </w:r>
      <w:r w:rsidRPr="00B77A92">
        <w:t xml:space="preserve">ortrayal </w:t>
      </w:r>
      <w:r w:rsidR="00A5400C" w:rsidRPr="00B77A92">
        <w:t>C</w:t>
      </w:r>
      <w:r w:rsidRPr="00B77A92">
        <w:t>atalogue. Complex line styles consist of additional elements, described in S-100 9-12.4 and 9a-11.2.2.3.</w:t>
      </w:r>
    </w:p>
    <w:p w14:paraId="00564AF7" w14:textId="5159AAA1" w:rsidR="006F4147" w:rsidRPr="00B77A92" w:rsidRDefault="00D91128" w:rsidP="00A52928">
      <w:pPr>
        <w:spacing w:after="120" w:line="240" w:lineRule="auto"/>
        <w:jc w:val="both"/>
      </w:pPr>
      <w:r w:rsidRPr="00B77A92">
        <w:t xml:space="preserve">Complex </w:t>
      </w:r>
      <w:proofErr w:type="spellStart"/>
      <w:r w:rsidRPr="00B77A92">
        <w:t>linestyles</w:t>
      </w:r>
      <w:proofErr w:type="spellEnd"/>
      <w:r w:rsidRPr="00B77A92">
        <w:t xml:space="preserve"> may be one-sided (symbols, text, etc., which are part of the line extend to only one side of the line) or two-sided (symbols, text, etc. extend on both sides of the line).</w:t>
      </w:r>
    </w:p>
    <w:p w14:paraId="7A6AE9B0" w14:textId="002C1916" w:rsidR="00D1276E" w:rsidRPr="00B77A92" w:rsidRDefault="00D1276E" w:rsidP="00D1276E">
      <w:pPr>
        <w:pStyle w:val="Heading3"/>
      </w:pPr>
      <w:bookmarkStart w:id="352" w:name="_Toc175130120"/>
      <w:bookmarkStart w:id="353" w:name="_Toc194067071"/>
      <w:bookmarkEnd w:id="352"/>
      <w:commentRangeStart w:id="354"/>
      <w:r w:rsidRPr="00B77A92">
        <w:t>Portrayal of Shared Edges</w:t>
      </w:r>
      <w:commentRangeEnd w:id="354"/>
      <w:r w:rsidR="00EB1DE1">
        <w:rPr>
          <w:rStyle w:val="CommentReference"/>
          <w:b w:val="0"/>
          <w:bCs w:val="0"/>
        </w:rPr>
        <w:commentReference w:id="354"/>
      </w:r>
      <w:r w:rsidRPr="00B77A92">
        <w:t>.</w:t>
      </w:r>
      <w:bookmarkEnd w:id="353"/>
    </w:p>
    <w:p w14:paraId="7294000B" w14:textId="6D991C9B" w:rsidR="00D1276E" w:rsidRPr="00B77A92" w:rsidRDefault="00D1276E" w:rsidP="00D1276E">
      <w:pPr>
        <w:spacing w:after="120" w:line="240" w:lineRule="auto"/>
        <w:jc w:val="both"/>
      </w:pPr>
      <w:r w:rsidRPr="00B77A92">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B77A92" w:rsidRDefault="00D1276E" w:rsidP="00D1276E">
      <w:pPr>
        <w:spacing w:after="120" w:line="240" w:lineRule="auto"/>
        <w:jc w:val="both"/>
      </w:pPr>
      <w:r w:rsidRPr="00B77A92">
        <w:t>Rendering the dash pattern in both directions can alter the pattern from what is intended, and in some cases may result in a solid line.</w:t>
      </w:r>
    </w:p>
    <w:p w14:paraId="5302E985" w14:textId="77777777" w:rsidR="00D1276E" w:rsidRPr="00F87E8E" w:rsidRDefault="00D1276E" w:rsidP="00D1276E">
      <w:pPr>
        <w:spacing w:after="120" w:line="240" w:lineRule="auto"/>
        <w:jc w:val="both"/>
        <w:rPr>
          <w:sz w:val="18"/>
          <w:szCs w:val="18"/>
        </w:rPr>
      </w:pPr>
      <w:r w:rsidRPr="00F87E8E">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B77A92" w14:paraId="16FBC9A7" w14:textId="77777777" w:rsidTr="00D343CC">
        <w:tc>
          <w:tcPr>
            <w:tcW w:w="4661" w:type="dxa"/>
          </w:tcPr>
          <w:p w14:paraId="31C57147" w14:textId="77777777" w:rsidR="00D1276E" w:rsidRPr="00B77A92" w:rsidRDefault="00D1276E" w:rsidP="00D343CC">
            <w:pPr>
              <w:spacing w:after="120"/>
              <w:jc w:val="center"/>
            </w:pPr>
            <w:r w:rsidRPr="00A527F0">
              <w:rPr>
                <w:noProof/>
              </w:rPr>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B77A92" w:rsidRDefault="00D1276E" w:rsidP="00D343CC">
            <w:pPr>
              <w:spacing w:after="120"/>
              <w:jc w:val="center"/>
            </w:pPr>
            <w:r w:rsidRPr="00B77A92">
              <w:t>Incorrect presentation</w:t>
            </w:r>
          </w:p>
        </w:tc>
        <w:tc>
          <w:tcPr>
            <w:tcW w:w="4661" w:type="dxa"/>
          </w:tcPr>
          <w:p w14:paraId="15668945" w14:textId="77777777" w:rsidR="00D1276E" w:rsidRPr="00B77A92" w:rsidRDefault="00D1276E" w:rsidP="00D343CC">
            <w:pPr>
              <w:spacing w:after="120"/>
              <w:jc w:val="center"/>
            </w:pPr>
            <w:r w:rsidRPr="00A527F0">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B77A92" w:rsidRDefault="00D1276E" w:rsidP="00D343CC">
            <w:pPr>
              <w:spacing w:after="120"/>
              <w:jc w:val="center"/>
            </w:pPr>
            <w:r w:rsidRPr="00B77A92">
              <w:t>Correct presentation</w:t>
            </w:r>
          </w:p>
        </w:tc>
      </w:tr>
    </w:tbl>
    <w:p w14:paraId="5473C2E4" w14:textId="77777777" w:rsidR="00D1276E" w:rsidRPr="00B77A92" w:rsidRDefault="00D1276E" w:rsidP="00D1276E">
      <w:pPr>
        <w:spacing w:after="120" w:line="240" w:lineRule="auto"/>
        <w:jc w:val="both"/>
      </w:pPr>
    </w:p>
    <w:p w14:paraId="780879A5" w14:textId="77777777" w:rsidR="00D1276E" w:rsidRPr="00B77A92" w:rsidRDefault="00D1276E" w:rsidP="00D1276E">
      <w:pPr>
        <w:spacing w:after="120" w:line="240" w:lineRule="auto"/>
        <w:jc w:val="both"/>
      </w:pPr>
      <w:r w:rsidRPr="00B77A92">
        <w:t>This issue can also affect complex line styles, for example:</w:t>
      </w:r>
    </w:p>
    <w:p w14:paraId="782FA074" w14:textId="77777777" w:rsidR="00D1276E" w:rsidRPr="00B77A92"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B77A92" w14:paraId="31E8343E" w14:textId="77777777" w:rsidTr="00A527F0">
        <w:tc>
          <w:tcPr>
            <w:tcW w:w="4661" w:type="dxa"/>
          </w:tcPr>
          <w:p w14:paraId="562B8989" w14:textId="77777777" w:rsidR="00D1276E" w:rsidRPr="00B77A92" w:rsidRDefault="00D1276E" w:rsidP="00D343CC">
            <w:pPr>
              <w:spacing w:after="120"/>
              <w:jc w:val="center"/>
            </w:pPr>
            <w:r w:rsidRPr="00A527F0">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B77A92" w:rsidRDefault="00D1276E" w:rsidP="00D343CC">
            <w:pPr>
              <w:spacing w:after="120"/>
              <w:jc w:val="center"/>
            </w:pPr>
            <w:r w:rsidRPr="00B77A92">
              <w:t>Incorrect presentation</w:t>
            </w:r>
          </w:p>
        </w:tc>
        <w:tc>
          <w:tcPr>
            <w:tcW w:w="4661" w:type="dxa"/>
          </w:tcPr>
          <w:p w14:paraId="6F4B7157" w14:textId="77777777" w:rsidR="00D1276E" w:rsidRPr="00B77A92" w:rsidRDefault="00D1276E" w:rsidP="00D343CC">
            <w:pPr>
              <w:spacing w:after="120"/>
              <w:jc w:val="center"/>
            </w:pPr>
            <w:r w:rsidRPr="00A527F0">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B77A92" w:rsidRDefault="00D1276E" w:rsidP="00D343CC">
            <w:pPr>
              <w:spacing w:after="120"/>
              <w:jc w:val="center"/>
            </w:pPr>
            <w:r w:rsidRPr="00B77A92">
              <w:t>Correct presentation.</w:t>
            </w:r>
          </w:p>
        </w:tc>
      </w:tr>
    </w:tbl>
    <w:p w14:paraId="0F0D31B6" w14:textId="3E00A29C" w:rsidR="00D1276E" w:rsidRPr="00B77A92" w:rsidRDefault="00D1276E" w:rsidP="00A52928">
      <w:pPr>
        <w:spacing w:after="120" w:line="240" w:lineRule="auto"/>
        <w:jc w:val="both"/>
        <w:rPr>
          <w:b/>
          <w:bCs/>
        </w:rPr>
      </w:pPr>
    </w:p>
    <w:p w14:paraId="2178DA33" w14:textId="77777777" w:rsidR="00235FD2" w:rsidRPr="00B77A92" w:rsidRDefault="00235FD2" w:rsidP="00A52928">
      <w:pPr>
        <w:spacing w:after="120" w:line="240" w:lineRule="auto"/>
        <w:jc w:val="both"/>
      </w:pPr>
    </w:p>
    <w:p w14:paraId="5346F7EB" w14:textId="158E6EF4" w:rsidR="00EE220D" w:rsidRPr="00B77A92" w:rsidRDefault="00EE220D" w:rsidP="00A13F5A">
      <w:pPr>
        <w:pStyle w:val="Heading3"/>
      </w:pPr>
      <w:bookmarkStart w:id="355" w:name="_Toc194067072"/>
      <w:r w:rsidRPr="00B77A92">
        <w:t>Text</w:t>
      </w:r>
      <w:bookmarkEnd w:id="355"/>
    </w:p>
    <w:p w14:paraId="0AACE70B" w14:textId="57F8CB10" w:rsidR="005147D3" w:rsidRPr="00B77A92" w:rsidRDefault="00EE220D" w:rsidP="00A52928">
      <w:pPr>
        <w:spacing w:after="120" w:line="240" w:lineRule="auto"/>
        <w:jc w:val="both"/>
      </w:pPr>
      <w:r w:rsidRPr="00B77A92">
        <w:t xml:space="preserve">S-101 </w:t>
      </w:r>
      <w:r w:rsidR="00632B95" w:rsidRPr="00B77A92">
        <w:t xml:space="preserve">and other </w:t>
      </w:r>
      <w:r w:rsidR="00013183" w:rsidRPr="00B77A92">
        <w:t>P</w:t>
      </w:r>
      <w:r w:rsidR="00632B95" w:rsidRPr="00B77A92">
        <w:t xml:space="preserve">roduct </w:t>
      </w:r>
      <w:r w:rsidR="00013183" w:rsidRPr="00B77A92">
        <w:t>S</w:t>
      </w:r>
      <w:r w:rsidR="00632B95" w:rsidRPr="00B77A92">
        <w:t xml:space="preserve">pecifications </w:t>
      </w:r>
      <w:r w:rsidR="00796161" w:rsidRPr="00B77A92">
        <w:t xml:space="preserve">may </w:t>
      </w:r>
      <w:r w:rsidRPr="00B77A92">
        <w:t xml:space="preserve">utilize a cartographic feature called </w:t>
      </w:r>
      <w:proofErr w:type="spellStart"/>
      <w:r w:rsidRPr="00B77A92">
        <w:rPr>
          <w:b/>
          <w:bCs/>
        </w:rPr>
        <w:t>TextPlacement</w:t>
      </w:r>
      <w:proofErr w:type="spellEnd"/>
      <w:r w:rsidRPr="00B77A92">
        <w:t xml:space="preserve"> that is used in association </w:t>
      </w:r>
      <w:r w:rsidR="003E6ABC" w:rsidRPr="00B77A92">
        <w:t xml:space="preserve">with a feature to optimise placement of </w:t>
      </w:r>
      <w:r w:rsidR="000E02CA" w:rsidRPr="00B77A92">
        <w:t>labels (</w:t>
      </w:r>
      <w:r w:rsidR="00796161" w:rsidRPr="00B77A92">
        <w:t>usually</w:t>
      </w:r>
      <w:r w:rsidR="000E02CA" w:rsidRPr="00B77A92">
        <w:t>, either</w:t>
      </w:r>
      <w:r w:rsidR="003E6ABC" w:rsidRPr="00B77A92">
        <w:t xml:space="preserve"> feature name or light characteristic</w:t>
      </w:r>
      <w:r w:rsidR="0035590F" w:rsidRPr="00B77A92">
        <w:t xml:space="preserve"> description string</w:t>
      </w:r>
      <w:r w:rsidR="000E02CA" w:rsidRPr="00B77A92">
        <w:t>)</w:t>
      </w:r>
      <w:r w:rsidRPr="00B77A92">
        <w:t>.</w:t>
      </w:r>
    </w:p>
    <w:p w14:paraId="64A1DEA4" w14:textId="34F2A0C6" w:rsidR="00EE220D" w:rsidRPr="00B77A92" w:rsidRDefault="00EE220D" w:rsidP="00A52928">
      <w:pPr>
        <w:spacing w:after="60" w:line="240" w:lineRule="auto"/>
        <w:jc w:val="both"/>
      </w:pPr>
      <w:r w:rsidRPr="00B77A92">
        <w:t xml:space="preserve">There are </w:t>
      </w:r>
      <w:r w:rsidR="000E504B" w:rsidRPr="00B77A92">
        <w:t>three</w:t>
      </w:r>
      <w:r w:rsidRPr="00B77A92">
        <w:t xml:space="preserve"> types of text instruction</w:t>
      </w:r>
      <w:r w:rsidR="0018654C" w:rsidRPr="00B77A92">
        <w:t>s possible in portrayal catalogues:</w:t>
      </w:r>
    </w:p>
    <w:p w14:paraId="30E7257A" w14:textId="02DF986F" w:rsidR="00EE220D" w:rsidRPr="00B77A92" w:rsidRDefault="00EE220D" w:rsidP="00AE2737">
      <w:pPr>
        <w:pStyle w:val="ListParagraph"/>
        <w:numPr>
          <w:ilvl w:val="0"/>
          <w:numId w:val="28"/>
        </w:numPr>
        <w:spacing w:after="60" w:line="240" w:lineRule="auto"/>
        <w:jc w:val="both"/>
      </w:pPr>
      <w:r w:rsidRPr="00B77A92">
        <w:t xml:space="preserve">Text relative to a </w:t>
      </w:r>
      <w:proofErr w:type="gramStart"/>
      <w:r w:rsidRPr="00B77A92">
        <w:t>point</w:t>
      </w:r>
      <w:r w:rsidR="00013183" w:rsidRPr="00B77A92">
        <w:t>;</w:t>
      </w:r>
      <w:proofErr w:type="gramEnd"/>
    </w:p>
    <w:p w14:paraId="2E958260" w14:textId="0A8B766C" w:rsidR="00EE220D" w:rsidRPr="00B77A92" w:rsidRDefault="00EE220D" w:rsidP="00AE2737">
      <w:pPr>
        <w:pStyle w:val="ListParagraph"/>
        <w:numPr>
          <w:ilvl w:val="0"/>
          <w:numId w:val="28"/>
        </w:numPr>
        <w:spacing w:after="60" w:line="240" w:lineRule="auto"/>
        <w:jc w:val="both"/>
      </w:pPr>
      <w:r w:rsidRPr="00B77A92">
        <w:t xml:space="preserve">Text that will be drawn along a </w:t>
      </w:r>
      <w:r w:rsidR="006F4A2D" w:rsidRPr="00B77A92">
        <w:t>line</w:t>
      </w:r>
      <w:r w:rsidR="00013183" w:rsidRPr="00B77A92">
        <w:t>; and</w:t>
      </w:r>
    </w:p>
    <w:p w14:paraId="2B796CE1" w14:textId="2D4F5CB4" w:rsidR="000E504B" w:rsidRPr="00B77A92" w:rsidRDefault="000E504B" w:rsidP="00AE2737">
      <w:pPr>
        <w:pStyle w:val="ListParagraph"/>
        <w:numPr>
          <w:ilvl w:val="0"/>
          <w:numId w:val="28"/>
        </w:numPr>
        <w:spacing w:after="120" w:line="240" w:lineRule="auto"/>
        <w:ind w:left="714" w:hanging="357"/>
        <w:jc w:val="both"/>
      </w:pPr>
      <w:r w:rsidRPr="00B77A92">
        <w:lastRenderedPageBreak/>
        <w:t>Text placed relative to an area</w:t>
      </w:r>
      <w:r w:rsidR="00F52B91" w:rsidRPr="00B77A92">
        <w:t xml:space="preserve"> uses a</w:t>
      </w:r>
      <w:r w:rsidRPr="00B77A92">
        <w:t xml:space="preserve"> </w:t>
      </w:r>
      <w:r w:rsidR="0036405F" w:rsidRPr="00B77A92">
        <w:t xml:space="preserve">local </w:t>
      </w:r>
      <w:r w:rsidR="00F52B91" w:rsidRPr="00B77A92">
        <w:t>coordinate reference system</w:t>
      </w:r>
      <w:r w:rsidRPr="00B77A92">
        <w:t>. Note that this can cause the text to be drawn at multiple locations.</w:t>
      </w:r>
    </w:p>
    <w:p w14:paraId="5C61C395" w14:textId="22F5E089" w:rsidR="000E504B" w:rsidRPr="00B77A92" w:rsidRDefault="000E504B" w:rsidP="00A52928">
      <w:pPr>
        <w:spacing w:after="120" w:line="240" w:lineRule="auto"/>
        <w:jc w:val="both"/>
      </w:pPr>
      <w:r w:rsidRPr="00B77A92">
        <w:t xml:space="preserve">However, explicit cartographic placement along curves </w:t>
      </w:r>
      <w:r w:rsidR="0036405F" w:rsidRPr="00B77A92">
        <w:t>or</w:t>
      </w:r>
      <w:r w:rsidRPr="00B77A92">
        <w:t xml:space="preserve"> relative to </w:t>
      </w:r>
      <w:r w:rsidR="0036405F" w:rsidRPr="00B77A92">
        <w:t>area/local CRS</w:t>
      </w:r>
      <w:r w:rsidRPr="00B77A92">
        <w:t xml:space="preserve"> cannot be explicitly encoded in S-101 datasets</w:t>
      </w:r>
      <w:r w:rsidR="0036405F" w:rsidRPr="00B77A92">
        <w:t>, though it can be encoded in portrayal rules</w:t>
      </w:r>
      <w:r w:rsidR="00A31B6A" w:rsidRPr="00B77A92">
        <w:t xml:space="preserve"> in a </w:t>
      </w:r>
      <w:r w:rsidR="00013183" w:rsidRPr="00B77A92">
        <w:t>P</w:t>
      </w:r>
      <w:r w:rsidR="00A31B6A" w:rsidRPr="00B77A92">
        <w:t xml:space="preserve">ortrayal </w:t>
      </w:r>
      <w:r w:rsidR="00013183" w:rsidRPr="00B77A92">
        <w:t>C</w:t>
      </w:r>
      <w:r w:rsidR="00A31B6A" w:rsidRPr="00B77A92">
        <w:t>atalogue</w:t>
      </w:r>
      <w:r w:rsidR="00F94BEA" w:rsidRPr="00B77A92">
        <w:t xml:space="preserve"> (S-100 </w:t>
      </w:r>
      <w:r w:rsidR="00013183" w:rsidRPr="00B77A92">
        <w:t xml:space="preserve">Part 9a, clause </w:t>
      </w:r>
      <w:r w:rsidR="00F94BEA" w:rsidRPr="00B77A92">
        <w:t>9a-11.2)</w:t>
      </w:r>
      <w:r w:rsidR="0036405F" w:rsidRPr="00B77A92">
        <w:t>.</w:t>
      </w:r>
    </w:p>
    <w:p w14:paraId="1BD346E4" w14:textId="2D5FB27E" w:rsidR="00EE62F6" w:rsidRPr="00B77A92" w:rsidRDefault="00EE62F6" w:rsidP="00A13F5A">
      <w:pPr>
        <w:pStyle w:val="Heading3"/>
      </w:pPr>
      <w:bookmarkStart w:id="356" w:name="_Ref44530594"/>
      <w:bookmarkStart w:id="357" w:name="_Toc194067073"/>
      <w:r w:rsidRPr="00B77A92">
        <w:t>Style sheets</w:t>
      </w:r>
      <w:bookmarkEnd w:id="356"/>
      <w:bookmarkEnd w:id="357"/>
    </w:p>
    <w:p w14:paraId="19C41B51" w14:textId="2B600ACF" w:rsidR="005A1FAB" w:rsidRPr="00B77A92" w:rsidRDefault="005E1A41" w:rsidP="00A52928">
      <w:pPr>
        <w:spacing w:after="120" w:line="240" w:lineRule="auto"/>
        <w:jc w:val="both"/>
      </w:pPr>
      <w:r w:rsidRPr="00B77A92">
        <w:t>Cascading Style Sheets (</w:t>
      </w:r>
      <w:r w:rsidR="009C1FE6" w:rsidRPr="00B77A92">
        <w:t>CSS</w:t>
      </w:r>
      <w:r w:rsidRPr="00B77A92">
        <w:t>)</w:t>
      </w:r>
      <w:r w:rsidR="009C1FE6" w:rsidRPr="00B77A92">
        <w:t xml:space="preserve"> </w:t>
      </w:r>
      <w:r w:rsidRPr="00B77A92">
        <w:t>files</w:t>
      </w:r>
      <w:r w:rsidR="009C1FE6" w:rsidRPr="00B77A92">
        <w:t xml:space="preserve"> are used to </w:t>
      </w:r>
      <w:r w:rsidRPr="00B77A92">
        <w:t xml:space="preserve">provide different sets of </w:t>
      </w:r>
      <w:proofErr w:type="gramStart"/>
      <w:r w:rsidRPr="00B77A92">
        <w:t>stroke</w:t>
      </w:r>
      <w:proofErr w:type="gramEnd"/>
      <w:r w:rsidRPr="00B77A92">
        <w:t xml:space="preserve"> and fill style instructions to be applied to symbols. This mechanism allows changing colours and line weights used in the symbols by swapping CSS files according to the desired colour scheme.</w:t>
      </w:r>
    </w:p>
    <w:p w14:paraId="1E8B6EE8" w14:textId="446B96FD" w:rsidR="00AD002E" w:rsidRPr="00B77A92" w:rsidRDefault="00AD002E" w:rsidP="00A52928">
      <w:pPr>
        <w:spacing w:after="120" w:line="240" w:lineRule="auto"/>
        <w:jc w:val="both"/>
      </w:pPr>
      <w:r w:rsidRPr="00B77A92">
        <w:t xml:space="preserve">In principle, any style attribute can be set in a CSS file, but the CSS files in IHO </w:t>
      </w:r>
      <w:r w:rsidR="00A52928" w:rsidRPr="00B77A92">
        <w:t>P</w:t>
      </w:r>
      <w:r w:rsidRPr="00B77A92">
        <w:t xml:space="preserve">ortrayal </w:t>
      </w:r>
      <w:r w:rsidR="00A52928" w:rsidRPr="00B77A92">
        <w:t>C</w:t>
      </w:r>
      <w:r w:rsidRPr="00B77A92">
        <w:t xml:space="preserve">atalogues </w:t>
      </w:r>
      <w:r w:rsidR="006E7CFE">
        <w:t xml:space="preserve">are restricted </w:t>
      </w:r>
      <w:r w:rsidR="004025D4">
        <w:t>by S-100 9-B-4.4 to only two use cases</w:t>
      </w:r>
      <w:r w:rsidR="00606330">
        <w:t>: setting</w:t>
      </w:r>
      <w:r w:rsidRPr="00B77A92">
        <w:t xml:space="preserve"> stroke and fill colours, </w:t>
      </w:r>
      <w:r w:rsidR="00F848EC">
        <w:t xml:space="preserve">altering the visibility of elements which are not normally </w:t>
      </w:r>
      <w:r w:rsidR="0070450C">
        <w:t>displayed (for example, the pivot point)</w:t>
      </w:r>
      <w:r w:rsidRPr="00B77A92">
        <w:t>.</w:t>
      </w:r>
      <w:r w:rsidR="00D32F9E" w:rsidRPr="00B77A92">
        <w:t xml:space="preserve"> </w:t>
      </w:r>
    </w:p>
    <w:p w14:paraId="54F228CF" w14:textId="77777777" w:rsidR="001534DA" w:rsidRPr="00B77A92" w:rsidRDefault="001534DA" w:rsidP="00A13F5A">
      <w:pPr>
        <w:pStyle w:val="Heading3"/>
      </w:pPr>
      <w:bookmarkStart w:id="358" w:name="_Toc194067074"/>
      <w:r w:rsidRPr="00B77A92">
        <w:t>Display planes</w:t>
      </w:r>
      <w:bookmarkEnd w:id="358"/>
    </w:p>
    <w:p w14:paraId="691481A3" w14:textId="5E6149FD" w:rsidR="001534DA" w:rsidRPr="00B77A92" w:rsidRDefault="001534DA" w:rsidP="00A52928">
      <w:pPr>
        <w:spacing w:after="120" w:line="240" w:lineRule="auto"/>
        <w:jc w:val="both"/>
      </w:pPr>
      <w:r w:rsidRPr="00B77A92">
        <w:t xml:space="preserve">Display planes are used to split the output of the portrayal functions </w:t>
      </w:r>
      <w:commentRangeStart w:id="359"/>
      <w:r w:rsidRPr="00B77A92">
        <w:t xml:space="preserve">into </w:t>
      </w:r>
      <w:r w:rsidR="002C40AA" w:rsidRPr="00B77A92">
        <w:t xml:space="preserve">mutually exclusive </w:t>
      </w:r>
      <w:r w:rsidRPr="00B77A92">
        <w:t>lists</w:t>
      </w:r>
      <w:commentRangeEnd w:id="359"/>
      <w:r w:rsidR="00C57033">
        <w:rPr>
          <w:rStyle w:val="CommentReference"/>
        </w:rPr>
        <w:commentReference w:id="359"/>
      </w:r>
      <w:r w:rsidRPr="00B77A92">
        <w:t>. An example of this is the separation of chart information drawn under a radar image and chart information drawn over a radar image.</w:t>
      </w:r>
    </w:p>
    <w:p w14:paraId="38B77A89" w14:textId="2D48D7E1" w:rsidR="00EE220D" w:rsidRPr="00B77A92" w:rsidRDefault="00EE220D" w:rsidP="00A13F5A">
      <w:pPr>
        <w:pStyle w:val="Heading3"/>
      </w:pPr>
      <w:bookmarkStart w:id="360" w:name="_Toc194067075"/>
      <w:r w:rsidRPr="00B77A92">
        <w:t xml:space="preserve">Display </w:t>
      </w:r>
      <w:r w:rsidR="001949CA">
        <w:t xml:space="preserve">(drawing) </w:t>
      </w:r>
      <w:r w:rsidR="00E75C72" w:rsidRPr="00B77A92">
        <w:t>p</w:t>
      </w:r>
      <w:r w:rsidRPr="00B77A92">
        <w:t>riorities</w:t>
      </w:r>
      <w:bookmarkEnd w:id="360"/>
    </w:p>
    <w:p w14:paraId="579C2CD6" w14:textId="77777777" w:rsidR="00746189" w:rsidRPr="00B77A92" w:rsidRDefault="00746189" w:rsidP="00746189">
      <w:pPr>
        <w:spacing w:after="120" w:line="240" w:lineRule="auto"/>
        <w:jc w:val="both"/>
      </w:pPr>
      <w:r w:rsidRPr="00B77A92">
        <w:t>Display priorities are also called “drawing priorities” in S-100 Parts 9 and 9a.</w:t>
      </w:r>
    </w:p>
    <w:p w14:paraId="71E4B58E" w14:textId="475CED2F" w:rsidR="00EE220D" w:rsidRPr="00B77A92" w:rsidRDefault="00EE220D" w:rsidP="00A52928">
      <w:pPr>
        <w:spacing w:after="120" w:line="240" w:lineRule="auto"/>
        <w:jc w:val="both"/>
      </w:pPr>
      <w:r w:rsidRPr="00B77A92">
        <w:t>Displa</w:t>
      </w:r>
      <w:r w:rsidR="00FD56DB" w:rsidRPr="00B77A92">
        <w:t>y</w:t>
      </w:r>
      <w:r w:rsidRPr="00B77A92">
        <w:t xml:space="preserve"> priorities</w:t>
      </w:r>
      <w:r w:rsidR="00FD56DB" w:rsidRPr="00B77A92">
        <w:t xml:space="preserve"> </w:t>
      </w:r>
      <w:r w:rsidRPr="00B77A92">
        <w:t>control the order in which the output of the portrayal functions is processed by the rendering engine</w:t>
      </w:r>
      <w:r w:rsidR="00A05A67">
        <w:t xml:space="preserve"> within a display plane</w:t>
      </w:r>
      <w:r w:rsidRPr="00B77A92">
        <w:t>. Priorities with smaller numerical values will be processed first.</w:t>
      </w:r>
      <w:r w:rsidR="001534DA" w:rsidRPr="00B77A92">
        <w:t xml:space="preserve"> </w:t>
      </w:r>
    </w:p>
    <w:p w14:paraId="14A3326E" w14:textId="00D617A9" w:rsidR="001534DA" w:rsidRPr="00B77A92" w:rsidRDefault="00EE220D" w:rsidP="00A52928">
      <w:pPr>
        <w:spacing w:after="120" w:line="240" w:lineRule="auto"/>
        <w:jc w:val="both"/>
      </w:pPr>
      <w:r w:rsidRPr="00B77A92">
        <w:t xml:space="preserve">The display priority applies irrespective of whether a feature is a point, curve or surface. If the display priority is equal among features, curve features </w:t>
      </w:r>
      <w:proofErr w:type="gramStart"/>
      <w:r w:rsidRPr="00B77A92">
        <w:t>have to</w:t>
      </w:r>
      <w:proofErr w:type="gramEnd"/>
      <w:r w:rsidRPr="00B77A92">
        <w:t xml:space="preserve"> be drawn on top of surface features whereas point features </w:t>
      </w:r>
      <w:r w:rsidR="00796161" w:rsidRPr="00B77A92">
        <w:t>are</w:t>
      </w:r>
      <w:r w:rsidRPr="00B77A92">
        <w:t xml:space="preserve"> drawn on top of both. If the display priority is still equal among features of the same type of geometry (curve, surface or point) the given sequence in the data structure of the </w:t>
      </w:r>
      <w:r w:rsidR="00292CD6" w:rsidRPr="00B77A92">
        <w:t>System Database</w:t>
      </w:r>
      <w:r w:rsidRPr="00B77A92">
        <w:t xml:space="preserve">, or some other neutral criterion, </w:t>
      </w:r>
      <w:r w:rsidR="00E4260A" w:rsidRPr="00B77A92">
        <w:t xml:space="preserve">should </w:t>
      </w:r>
      <w:r w:rsidRPr="00B77A92">
        <w:t>be used for a decision as to which feature is drawn on top.</w:t>
      </w:r>
    </w:p>
    <w:p w14:paraId="7041130F" w14:textId="77777777" w:rsidR="009015B8" w:rsidRPr="00B77A92" w:rsidRDefault="009015B8" w:rsidP="00A13F5A">
      <w:pPr>
        <w:pStyle w:val="Heading3"/>
      </w:pPr>
      <w:bookmarkStart w:id="361" w:name="_Toc194067077"/>
      <w:r w:rsidRPr="00B77A92">
        <w:t>Viewing groups</w:t>
      </w:r>
      <w:bookmarkEnd w:id="361"/>
    </w:p>
    <w:p w14:paraId="0B851E7D" w14:textId="29051A27" w:rsidR="009015B8" w:rsidRPr="00B77A92" w:rsidRDefault="009015B8" w:rsidP="00025127">
      <w:pPr>
        <w:spacing w:after="120" w:line="240" w:lineRule="auto"/>
        <w:jc w:val="both"/>
      </w:pPr>
      <w:r w:rsidRPr="00B77A92">
        <w:t xml:space="preserve">The viewing group controls the content of the display. It provides an on/off switch in the </w:t>
      </w:r>
      <w:r w:rsidR="00025127" w:rsidRPr="00B77A92">
        <w:t>P</w:t>
      </w:r>
      <w:r w:rsidRPr="00B77A92">
        <w:t xml:space="preserve">ortrayal </w:t>
      </w:r>
      <w:r w:rsidR="00025127" w:rsidRPr="00B77A92">
        <w:t>C</w:t>
      </w:r>
      <w:r w:rsidRPr="00B77A92">
        <w:t xml:space="preserve">atalogue for </w:t>
      </w:r>
      <w:r w:rsidR="00AC3F99">
        <w:t>all</w:t>
      </w:r>
      <w:r w:rsidR="00AC3F99" w:rsidRPr="00B77A92">
        <w:t xml:space="preserve"> </w:t>
      </w:r>
      <w:r w:rsidRPr="00B77A92">
        <w:t>drawing instruction</w:t>
      </w:r>
      <w:r w:rsidR="00AC3F99">
        <w:t>s</w:t>
      </w:r>
      <w:r w:rsidRPr="00B77A92">
        <w:t xml:space="preserve"> assigned to the corresponding viewing group.</w:t>
      </w:r>
    </w:p>
    <w:p w14:paraId="7AB45B2A" w14:textId="77777777" w:rsidR="009015B8" w:rsidRPr="00B77A92" w:rsidRDefault="009015B8" w:rsidP="00A13F5A">
      <w:pPr>
        <w:pStyle w:val="Heading3"/>
      </w:pPr>
      <w:bookmarkStart w:id="362" w:name="_Toc194067078"/>
      <w:r w:rsidRPr="00B77A92">
        <w:t>Viewing group layers</w:t>
      </w:r>
      <w:bookmarkEnd w:id="362"/>
    </w:p>
    <w:p w14:paraId="741A45A1" w14:textId="5C562614" w:rsidR="009015B8" w:rsidRPr="00B77A92" w:rsidRDefault="009015B8" w:rsidP="00025127">
      <w:pPr>
        <w:spacing w:after="120" w:line="240" w:lineRule="auto"/>
        <w:jc w:val="both"/>
      </w:pPr>
      <w:r w:rsidRPr="00B77A92">
        <w:t xml:space="preserve">A viewing group layer defines a collection of viewing groups whose visibility can be simultaneously toggled </w:t>
      </w:r>
      <w:r w:rsidR="00726B15" w:rsidRPr="00B77A92">
        <w:t xml:space="preserve">on/off </w:t>
      </w:r>
      <w:r w:rsidRPr="00B77A92">
        <w:t>by an application.</w:t>
      </w:r>
    </w:p>
    <w:p w14:paraId="27901759" w14:textId="77777777" w:rsidR="009015B8" w:rsidRPr="00B77A92" w:rsidRDefault="009015B8" w:rsidP="00A13F5A">
      <w:pPr>
        <w:pStyle w:val="Heading3"/>
      </w:pPr>
      <w:bookmarkStart w:id="363" w:name="_Toc194067079"/>
      <w:r w:rsidRPr="00B77A92">
        <w:t>Display modes</w:t>
      </w:r>
      <w:bookmarkEnd w:id="363"/>
    </w:p>
    <w:p w14:paraId="5DDC8ADF" w14:textId="477781A7" w:rsidR="009015B8" w:rsidRPr="00B77A92" w:rsidRDefault="009015B8" w:rsidP="00025127">
      <w:pPr>
        <w:spacing w:after="120" w:line="240" w:lineRule="auto"/>
        <w:jc w:val="both"/>
      </w:pPr>
      <w:r w:rsidRPr="00B77A92">
        <w:t xml:space="preserve">A display mode defines a collection of viewing group layers which can be simultaneously toggled </w:t>
      </w:r>
      <w:r w:rsidR="00726B15" w:rsidRPr="00B77A92">
        <w:t xml:space="preserve">on/off </w:t>
      </w:r>
      <w:r w:rsidRPr="00B77A92">
        <w:t>by an application.</w:t>
      </w:r>
    </w:p>
    <w:p w14:paraId="078C71DF" w14:textId="77777777" w:rsidR="00341B76" w:rsidRPr="00B77A92" w:rsidRDefault="00341B76" w:rsidP="00A13F5A">
      <w:pPr>
        <w:pStyle w:val="Heading3"/>
      </w:pPr>
      <w:bookmarkStart w:id="364" w:name="_Toc188368609"/>
      <w:bookmarkStart w:id="365" w:name="_Toc188621811"/>
      <w:bookmarkStart w:id="366" w:name="_Toc188950392"/>
      <w:bookmarkStart w:id="367" w:name="_Toc188968308"/>
      <w:bookmarkStart w:id="368" w:name="_Toc188968533"/>
      <w:bookmarkStart w:id="369" w:name="_Toc188368610"/>
      <w:bookmarkStart w:id="370" w:name="_Toc188621812"/>
      <w:bookmarkStart w:id="371" w:name="_Toc188950393"/>
      <w:bookmarkStart w:id="372" w:name="_Toc188968309"/>
      <w:bookmarkStart w:id="373" w:name="_Toc188968534"/>
      <w:bookmarkStart w:id="374" w:name="_Toc194067080"/>
      <w:bookmarkEnd w:id="364"/>
      <w:bookmarkEnd w:id="365"/>
      <w:bookmarkEnd w:id="366"/>
      <w:bookmarkEnd w:id="367"/>
      <w:bookmarkEnd w:id="368"/>
      <w:bookmarkEnd w:id="369"/>
      <w:bookmarkEnd w:id="370"/>
      <w:bookmarkEnd w:id="371"/>
      <w:bookmarkEnd w:id="372"/>
      <w:bookmarkEnd w:id="373"/>
      <w:r w:rsidRPr="00B77A92">
        <w:t>Rules</w:t>
      </w:r>
      <w:bookmarkEnd w:id="374"/>
    </w:p>
    <w:p w14:paraId="31F932D5" w14:textId="43C91E8A" w:rsidR="00341B76" w:rsidRPr="00B77A92" w:rsidRDefault="00341B76" w:rsidP="00025127">
      <w:pPr>
        <w:spacing w:after="120" w:line="240" w:lineRule="auto"/>
        <w:jc w:val="both"/>
      </w:pPr>
      <w:r w:rsidRPr="00B77A92">
        <w:t>A portrayal rule describes the transformation of feature data into drawing instructions.</w:t>
      </w:r>
    </w:p>
    <w:p w14:paraId="781F4D7F" w14:textId="6B71EA2C" w:rsidR="00EE220D" w:rsidRPr="00B77A92" w:rsidRDefault="00EE220D" w:rsidP="00A13F5A">
      <w:pPr>
        <w:pStyle w:val="Heading3"/>
      </w:pPr>
      <w:bookmarkStart w:id="375" w:name="_Ref44796990"/>
      <w:bookmarkStart w:id="376" w:name="_Toc194067081"/>
      <w:r w:rsidRPr="00B77A92">
        <w:t>Context</w:t>
      </w:r>
      <w:bookmarkEnd w:id="375"/>
      <w:bookmarkEnd w:id="376"/>
    </w:p>
    <w:p w14:paraId="5D382614" w14:textId="06E77C15" w:rsidR="00EE62F6" w:rsidRPr="00B77A92" w:rsidRDefault="005E6352" w:rsidP="00025127">
      <w:pPr>
        <w:spacing w:after="120" w:line="240" w:lineRule="auto"/>
        <w:jc w:val="both"/>
      </w:pPr>
      <w:r w:rsidRPr="00B77A92">
        <w:t>The c</w:t>
      </w:r>
      <w:r w:rsidR="00F02835" w:rsidRPr="00B77A92">
        <w:t xml:space="preserve">ontext is a set of parameters </w:t>
      </w:r>
      <w:r w:rsidR="00560E23">
        <w:t>wh</w:t>
      </w:r>
      <w:r w:rsidR="001145B7">
        <w:t>ose</w:t>
      </w:r>
      <w:r w:rsidR="00560E23">
        <w:t xml:space="preserve"> </w:t>
      </w:r>
      <w:r w:rsidR="001145B7">
        <w:t>values alter</w:t>
      </w:r>
      <w:r w:rsidR="00560E23">
        <w:t xml:space="preserve"> the portrayal processing</w:t>
      </w:r>
      <w:r w:rsidR="00ED1CFC" w:rsidRPr="00B77A92">
        <w:t xml:space="preserve">. </w:t>
      </w:r>
      <w:r w:rsidR="00F02835" w:rsidRPr="00B77A92">
        <w:t xml:space="preserve">These parameters can be </w:t>
      </w:r>
      <w:r w:rsidR="007F70B8" w:rsidRPr="00B77A92">
        <w:t>used</w:t>
      </w:r>
      <w:r w:rsidR="00F02835" w:rsidRPr="00B77A92">
        <w:t xml:space="preserve"> to provide contextual information </w:t>
      </w:r>
      <w:r w:rsidRPr="00B77A92">
        <w:t>to the execution of rules in portrayal processing.</w:t>
      </w:r>
      <w:r w:rsidR="00ED1CFC" w:rsidRPr="00B77A92">
        <w:t xml:space="preserve"> Examples are settings of depth values for the safety depth, shallow and deep contours.</w:t>
      </w:r>
    </w:p>
    <w:p w14:paraId="41290E08" w14:textId="19CB469F" w:rsidR="0018654C" w:rsidRPr="00B77A92" w:rsidRDefault="0018654C" w:rsidP="00A13F5A">
      <w:pPr>
        <w:pStyle w:val="Heading3"/>
      </w:pPr>
      <w:bookmarkStart w:id="377" w:name="_Toc194067082"/>
      <w:r w:rsidRPr="00B77A92">
        <w:t>Validity times</w:t>
      </w:r>
      <w:bookmarkEnd w:id="377"/>
    </w:p>
    <w:p w14:paraId="2660FB02" w14:textId="645307F0" w:rsidR="00EA650D" w:rsidRPr="00B77A92" w:rsidRDefault="00321DBC" w:rsidP="00025127">
      <w:pPr>
        <w:spacing w:after="120" w:line="240" w:lineRule="auto"/>
        <w:jc w:val="both"/>
      </w:pPr>
      <w:r w:rsidRPr="00B77A92">
        <w:t xml:space="preserve">Drawing instructions can be designated as being valid only during a </w:t>
      </w:r>
      <w:r w:rsidR="009D54A5" w:rsidRPr="00B77A92">
        <w:t>specified</w:t>
      </w:r>
      <w:r w:rsidRPr="00B77A92">
        <w:t xml:space="preserve"> interval</w:t>
      </w:r>
      <w:r w:rsidR="007249A3" w:rsidRPr="00B77A92">
        <w:t>, which may be open-ended at either beginning or end, or a single time point (with beginning and end the same). Intervals may be specified in terms of date, time (of day), or date-time endpoints.</w:t>
      </w:r>
    </w:p>
    <w:p w14:paraId="04678F46" w14:textId="13311BF6" w:rsidR="007249A3" w:rsidRPr="00B77A92" w:rsidRDefault="007249A3" w:rsidP="00025127">
      <w:pPr>
        <w:spacing w:after="120" w:line="240" w:lineRule="auto"/>
        <w:jc w:val="both"/>
      </w:pPr>
      <w:r w:rsidRPr="00B77A92">
        <w:lastRenderedPageBreak/>
        <w:t>The start and end instants are defined by their date/time component of the smallest granularity. For example, if the end instant is specified</w:t>
      </w:r>
      <w:r w:rsidR="007B14DE" w:rsidRPr="00B77A92">
        <w:t xml:space="preserve"> </w:t>
      </w:r>
      <w:r w:rsidR="00BA119C" w:rsidRPr="00B77A92">
        <w:t>a date without a time of day</w:t>
      </w:r>
      <w:r w:rsidR="007B14DE" w:rsidRPr="00B77A92">
        <w:t>, and the interval is “</w:t>
      </w:r>
      <w:proofErr w:type="gramStart"/>
      <w:r w:rsidR="007B14DE" w:rsidRPr="00B77A92">
        <w:t>right-closed</w:t>
      </w:r>
      <w:proofErr w:type="gramEnd"/>
      <w:r w:rsidR="007B14DE" w:rsidRPr="00B77A92">
        <w:t>”</w:t>
      </w:r>
      <w:r w:rsidRPr="00B77A92">
        <w:t xml:space="preserve">, the end instant is </w:t>
      </w:r>
      <w:r w:rsidR="00BA119C" w:rsidRPr="00B77A92">
        <w:t xml:space="preserve">midnight </w:t>
      </w:r>
      <w:r w:rsidR="007B14DE" w:rsidRPr="00B77A92">
        <w:t xml:space="preserve">at the end of the specified day </w:t>
      </w:r>
      <w:r w:rsidR="00BA119C" w:rsidRPr="00B77A92">
        <w:t xml:space="preserve">(240000 in ISO 8601 </w:t>
      </w:r>
      <w:r w:rsidR="007B14DE" w:rsidRPr="00B77A92">
        <w:t>terms</w:t>
      </w:r>
      <w:r w:rsidR="00BA119C" w:rsidRPr="00B77A92">
        <w:t>)</w:t>
      </w:r>
      <w:r w:rsidRPr="00B77A92">
        <w:t>.</w:t>
      </w:r>
      <w:r w:rsidR="00BA119C" w:rsidRPr="00B77A92">
        <w:t xml:space="preserve"> This is consistent with </w:t>
      </w:r>
      <w:r w:rsidR="007B14DE" w:rsidRPr="00B77A92">
        <w:t xml:space="preserve">the </w:t>
      </w:r>
      <w:r w:rsidR="00BA119C" w:rsidRPr="00B77A92">
        <w:t xml:space="preserve">S-100 treatment of </w:t>
      </w:r>
      <w:proofErr w:type="spellStart"/>
      <w:r w:rsidR="00BA119C" w:rsidRPr="00B77A92">
        <w:rPr>
          <w:i/>
          <w:iCs/>
        </w:rPr>
        <w:t>dateStart</w:t>
      </w:r>
      <w:proofErr w:type="spellEnd"/>
      <w:r w:rsidR="00BA119C" w:rsidRPr="00B77A92">
        <w:t xml:space="preserve"> and </w:t>
      </w:r>
      <w:proofErr w:type="spellStart"/>
      <w:r w:rsidR="00BA119C" w:rsidRPr="00B77A92">
        <w:rPr>
          <w:i/>
          <w:iCs/>
        </w:rPr>
        <w:t>dateEnd</w:t>
      </w:r>
      <w:proofErr w:type="spellEnd"/>
      <w:r w:rsidR="00BA119C" w:rsidRPr="00B77A92">
        <w:t xml:space="preserve"> attributes (see S-100 Part 3 </w:t>
      </w:r>
      <w:r w:rsidR="007B14DE" w:rsidRPr="00B77A92">
        <w:t>clause 3-8</w:t>
      </w:r>
      <w:r w:rsidR="001970B6" w:rsidRPr="00B77A92">
        <w:t>-3</w:t>
      </w:r>
      <w:r w:rsidR="007B14DE" w:rsidRPr="00B77A92">
        <w:t xml:space="preserve"> (Interpretation of models of time intervals and period), but note that the open/closed nature of the interval </w:t>
      </w:r>
      <w:r w:rsidR="00D65B60" w:rsidRPr="00B77A92">
        <w:t>affects</w:t>
      </w:r>
      <w:r w:rsidR="007B14DE" w:rsidRPr="00B77A92">
        <w:t xml:space="preserve"> the interpretation</w:t>
      </w:r>
      <w:r w:rsidR="00550A8B" w:rsidRPr="00B77A92">
        <w:t xml:space="preserve"> for Part 9 time intervals</w:t>
      </w:r>
      <w:r w:rsidR="007B14DE" w:rsidRPr="00B77A92">
        <w:t xml:space="preserve"> </w:t>
      </w:r>
      <w:r w:rsidR="00550A8B" w:rsidRPr="00B77A92">
        <w:t>—</w:t>
      </w:r>
      <w:r w:rsidR="007B14DE" w:rsidRPr="00B77A92">
        <w:t xml:space="preserve"> if the same </w:t>
      </w:r>
      <w:r w:rsidR="00D65B60" w:rsidRPr="00B77A92">
        <w:t>interval</w:t>
      </w:r>
      <w:r w:rsidR="007B14DE" w:rsidRPr="00B77A92">
        <w:t xml:space="preserve"> is specified as “right-open” the </w:t>
      </w:r>
      <w:r w:rsidR="00BA1F6C" w:rsidRPr="00B77A92">
        <w:t xml:space="preserve">start </w:t>
      </w:r>
      <w:r w:rsidR="007B14DE" w:rsidRPr="00B77A92">
        <w:t>time point is midnight at the beginning of the specified day (000000 in ISO 8601 terms).</w:t>
      </w:r>
    </w:p>
    <w:p w14:paraId="6B51C525" w14:textId="77777777" w:rsidR="00025127" w:rsidRPr="00B77A92" w:rsidRDefault="00025127" w:rsidP="00025127">
      <w:pPr>
        <w:spacing w:after="120" w:line="240" w:lineRule="auto"/>
        <w:jc w:val="both"/>
      </w:pPr>
    </w:p>
    <w:p w14:paraId="1501D4A7" w14:textId="427C8187" w:rsidR="0018654C" w:rsidRPr="00B77A92" w:rsidRDefault="00EA650D" w:rsidP="00DB7CFE">
      <w:pPr>
        <w:pStyle w:val="Heading2"/>
      </w:pPr>
      <w:bookmarkStart w:id="378" w:name="_Toc194067083"/>
      <w:r w:rsidRPr="00B77A92">
        <w:t>Alerts</w:t>
      </w:r>
      <w:bookmarkEnd w:id="378"/>
    </w:p>
    <w:p w14:paraId="72134CB6" w14:textId="68A032DA" w:rsidR="001E273F" w:rsidRPr="00B77A92" w:rsidRDefault="001E273F" w:rsidP="00025127">
      <w:pPr>
        <w:pStyle w:val="ISOChange"/>
        <w:spacing w:before="60" w:after="60" w:line="240" w:lineRule="auto"/>
        <w:jc w:val="both"/>
        <w:rPr>
          <w:sz w:val="20"/>
        </w:rPr>
      </w:pPr>
      <w:r w:rsidRPr="00B77A92">
        <w:rPr>
          <w:sz w:val="20"/>
        </w:rPr>
        <w:t xml:space="preserve">The </w:t>
      </w:r>
      <w:r w:rsidR="003B3F16" w:rsidRPr="00B77A92">
        <w:rPr>
          <w:sz w:val="20"/>
        </w:rPr>
        <w:t>A</w:t>
      </w:r>
      <w:r w:rsidRPr="00B77A92">
        <w:rPr>
          <w:sz w:val="20"/>
        </w:rPr>
        <w:t xml:space="preserve">lerts </w:t>
      </w:r>
      <w:r w:rsidR="003B3F16" w:rsidRPr="00B77A92">
        <w:rPr>
          <w:sz w:val="20"/>
        </w:rPr>
        <w:t>C</w:t>
      </w:r>
      <w:r w:rsidRPr="00B77A92">
        <w:rPr>
          <w:sz w:val="20"/>
        </w:rPr>
        <w:t xml:space="preserve">atalogue is a component of the </w:t>
      </w:r>
      <w:r w:rsidR="003B3F16" w:rsidRPr="00B77A92">
        <w:rPr>
          <w:sz w:val="20"/>
        </w:rPr>
        <w:t>P</w:t>
      </w:r>
      <w:r w:rsidRPr="00B77A92">
        <w:rPr>
          <w:sz w:val="20"/>
        </w:rPr>
        <w:t xml:space="preserve">ortrayal </w:t>
      </w:r>
      <w:r w:rsidR="003B3F16" w:rsidRPr="00B77A92">
        <w:rPr>
          <w:sz w:val="20"/>
        </w:rPr>
        <w:t>C</w:t>
      </w:r>
      <w:r w:rsidRPr="00B77A92">
        <w:rPr>
          <w:sz w:val="20"/>
        </w:rPr>
        <w:t>atalogue; it describes each alert event along with its associated message(s) and highlighting rules.</w:t>
      </w:r>
    </w:p>
    <w:p w14:paraId="6972D5F4" w14:textId="77677B17" w:rsidR="001E273F" w:rsidRPr="00B77A92" w:rsidRDefault="001E273F" w:rsidP="00025127">
      <w:pPr>
        <w:pStyle w:val="ISOChange"/>
        <w:spacing w:before="60" w:after="60" w:line="240" w:lineRule="auto"/>
        <w:jc w:val="both"/>
        <w:rPr>
          <w:sz w:val="20"/>
        </w:rPr>
      </w:pPr>
      <w:r w:rsidRPr="00B77A92">
        <w:rPr>
          <w:sz w:val="20"/>
        </w:rPr>
        <w:t xml:space="preserve">The alerting model allows product developers to associate alerts with features (optionally satisfying specified conditions on attribute values) by encoding rules in the </w:t>
      </w:r>
      <w:r w:rsidR="003B3F16" w:rsidRPr="00B77A92">
        <w:rPr>
          <w:sz w:val="20"/>
        </w:rPr>
        <w:t>P</w:t>
      </w:r>
      <w:r w:rsidRPr="00B77A92">
        <w:rPr>
          <w:sz w:val="20"/>
        </w:rPr>
        <w:t xml:space="preserve">ortrayal </w:t>
      </w:r>
      <w:r w:rsidR="003B3F16" w:rsidRPr="00B77A92">
        <w:rPr>
          <w:sz w:val="20"/>
        </w:rPr>
        <w:t>C</w:t>
      </w:r>
      <w:r w:rsidRPr="00B77A92">
        <w:rPr>
          <w:sz w:val="20"/>
        </w:rPr>
        <w:t>atalogue.</w:t>
      </w:r>
    </w:p>
    <w:p w14:paraId="561D74F3" w14:textId="20F19D9C" w:rsidR="0083356D" w:rsidRPr="00B77A92" w:rsidRDefault="001E273F" w:rsidP="00025127">
      <w:pPr>
        <w:spacing w:line="240" w:lineRule="auto"/>
        <w:jc w:val="both"/>
      </w:pPr>
      <w:r w:rsidRPr="00B77A92">
        <w:t xml:space="preserve">Alerts are associated with drawing instructions output by the </w:t>
      </w:r>
      <w:proofErr w:type="gramStart"/>
      <w:r w:rsidRPr="00B77A92">
        <w:t>portrayal, and</w:t>
      </w:r>
      <w:proofErr w:type="gramEnd"/>
      <w:r w:rsidRPr="00B77A92">
        <w:t xml:space="preserve"> are triggered when the vessel route (either actual track, during route monitoring, or planned, during route planning) intersects the geometry (which may be restricted or augmented) of a feature. The events are </w:t>
      </w:r>
      <w:r w:rsidR="001603F0">
        <w:t xml:space="preserve">alarms, </w:t>
      </w:r>
      <w:r w:rsidR="00FD4A8D" w:rsidRPr="00B77A92">
        <w:t>alerts</w:t>
      </w:r>
      <w:r w:rsidRPr="00B77A92">
        <w:t>, warnings, cautions, or indications as described in IMO MSC.252(83)</w:t>
      </w:r>
      <w:r w:rsidR="003B3F16" w:rsidRPr="00B77A92">
        <w:t>.</w:t>
      </w:r>
    </w:p>
    <w:p w14:paraId="57EA06A8" w14:textId="77777777" w:rsidR="003B3F16" w:rsidRPr="00B77A92" w:rsidRDefault="003B3F16" w:rsidP="00025127">
      <w:pPr>
        <w:spacing w:line="240" w:lineRule="auto"/>
        <w:jc w:val="both"/>
      </w:pPr>
    </w:p>
    <w:p w14:paraId="00B3F6FF" w14:textId="5AF01D03" w:rsidR="000A5F45" w:rsidRPr="008A4A4B" w:rsidRDefault="000D6C8D" w:rsidP="00A13F5A">
      <w:pPr>
        <w:pStyle w:val="Heading1"/>
        <w:rPr>
          <w:strike/>
          <w:rPrChange w:id="379" w:author="jonathan pritchard" w:date="2025-08-07T10:38:00Z" w16du:dateUtc="2025-08-07T09:38:00Z">
            <w:rPr/>
          </w:rPrChange>
        </w:rPr>
      </w:pPr>
      <w:bookmarkStart w:id="380" w:name="_Ref41928217"/>
      <w:bookmarkStart w:id="381" w:name="_Toc194067084"/>
      <w:bookmarkStart w:id="382" w:name="_Ref171092510"/>
      <w:commentRangeStart w:id="383"/>
      <w:r w:rsidRPr="008A4A4B">
        <w:rPr>
          <w:strike/>
          <w:rPrChange w:id="384" w:author="jonathan pritchard" w:date="2025-08-07T10:38:00Z" w16du:dateUtc="2025-08-07T09:38:00Z">
            <w:rPr/>
          </w:rPrChange>
        </w:rPr>
        <w:t>I</w:t>
      </w:r>
      <w:r w:rsidR="000A5F45" w:rsidRPr="008A4A4B">
        <w:rPr>
          <w:strike/>
          <w:rPrChange w:id="385" w:author="jonathan pritchard" w:date="2025-08-07T10:38:00Z" w16du:dateUtc="2025-08-07T09:38:00Z">
            <w:rPr/>
          </w:rPrChange>
        </w:rPr>
        <w:t>nteroperability</w:t>
      </w:r>
      <w:bookmarkEnd w:id="380"/>
      <w:bookmarkEnd w:id="381"/>
      <w:r w:rsidR="008D0923" w:rsidRPr="008A4A4B">
        <w:rPr>
          <w:strike/>
          <w:rPrChange w:id="386" w:author="jonathan pritchard" w:date="2025-08-07T10:38:00Z" w16du:dateUtc="2025-08-07T09:38:00Z">
            <w:rPr/>
          </w:rPrChange>
        </w:rPr>
        <w:t xml:space="preserve"> </w:t>
      </w:r>
      <w:bookmarkEnd w:id="382"/>
    </w:p>
    <w:p w14:paraId="4628D9A4" w14:textId="6BE60CC5" w:rsidR="00E86DEF" w:rsidRPr="008A4A4B" w:rsidRDefault="007010D8" w:rsidP="003B3F16">
      <w:pPr>
        <w:spacing w:after="120" w:line="240" w:lineRule="auto"/>
        <w:jc w:val="both"/>
        <w:rPr>
          <w:strike/>
          <w:rPrChange w:id="387" w:author="jonathan pritchard" w:date="2025-08-07T10:38:00Z" w16du:dateUtc="2025-08-07T09:38:00Z">
            <w:rPr/>
          </w:rPrChange>
        </w:rPr>
      </w:pPr>
      <w:r w:rsidRPr="008A4A4B">
        <w:rPr>
          <w:strike/>
          <w:rPrChange w:id="388" w:author="jonathan pritchard" w:date="2025-08-07T10:38:00Z" w16du:dateUtc="2025-08-07T09:38:00Z">
            <w:rPr/>
          </w:rPrChange>
        </w:rPr>
        <w:t xml:space="preserve">Ensuring visual interoperability in the presence of simultaneously displayed </w:t>
      </w:r>
      <w:r w:rsidR="001D0D9A" w:rsidRPr="008A4A4B">
        <w:rPr>
          <w:strike/>
          <w:rPrChange w:id="389" w:author="jonathan pritchard" w:date="2025-08-07T10:38:00Z" w16du:dateUtc="2025-08-07T09:38:00Z">
            <w:rPr/>
          </w:rPrChange>
        </w:rPr>
        <w:t xml:space="preserve">products </w:t>
      </w:r>
      <w:r w:rsidRPr="008A4A4B">
        <w:rPr>
          <w:strike/>
          <w:rPrChange w:id="390" w:author="jonathan pritchard" w:date="2025-08-07T10:38:00Z" w16du:dateUtc="2025-08-07T09:38:00Z">
            <w:rPr/>
          </w:rPrChange>
        </w:rPr>
        <w:t xml:space="preserve">is an important aspect of user interfaces for navigation screens. IHO Publication S-98 </w:t>
      </w:r>
      <w:r w:rsidR="00453CB3" w:rsidRPr="008A4A4B">
        <w:rPr>
          <w:strike/>
          <w:rPrChange w:id="391" w:author="jonathan pritchard" w:date="2025-08-07T10:38:00Z" w16du:dateUtc="2025-08-07T09:38:00Z">
            <w:rPr/>
          </w:rPrChange>
        </w:rPr>
        <w:t xml:space="preserve">(Data Product Interoperability in S-100 Navigation Systems) </w:t>
      </w:r>
      <w:r w:rsidRPr="008A4A4B">
        <w:rPr>
          <w:strike/>
          <w:rPrChange w:id="392" w:author="jonathan pritchard" w:date="2025-08-07T10:38:00Z" w16du:dateUtc="2025-08-07T09:38:00Z">
            <w:rPr/>
          </w:rPrChange>
        </w:rPr>
        <w:t xml:space="preserve">specifies the structure of </w:t>
      </w:r>
      <w:r w:rsidR="00796161" w:rsidRPr="008A4A4B">
        <w:rPr>
          <w:strike/>
          <w:rPrChange w:id="393" w:author="jonathan pritchard" w:date="2025-08-07T10:38:00Z" w16du:dateUtc="2025-08-07T09:38:00Z">
            <w:rPr/>
          </w:rPrChange>
        </w:rPr>
        <w:t>an</w:t>
      </w:r>
      <w:r w:rsidRPr="008A4A4B">
        <w:rPr>
          <w:strike/>
          <w:rPrChange w:id="394" w:author="jonathan pritchard" w:date="2025-08-07T10:38:00Z" w16du:dateUtc="2025-08-07T09:38:00Z">
            <w:rPr/>
          </w:rPrChange>
        </w:rPr>
        <w:t xml:space="preserve"> interoperability catalogue </w:t>
      </w:r>
      <w:r w:rsidR="00796161" w:rsidRPr="008A4A4B">
        <w:rPr>
          <w:strike/>
          <w:rPrChange w:id="395" w:author="jonathan pritchard" w:date="2025-08-07T10:38:00Z" w16du:dateUtc="2025-08-07T09:38:00Z">
            <w:rPr/>
          </w:rPrChange>
        </w:rPr>
        <w:t xml:space="preserve">to be used </w:t>
      </w:r>
      <w:r w:rsidRPr="008A4A4B">
        <w:rPr>
          <w:strike/>
          <w:rPrChange w:id="396" w:author="jonathan pritchard" w:date="2025-08-07T10:38:00Z" w16du:dateUtc="2025-08-07T09:38:00Z">
            <w:rPr/>
          </w:rPrChange>
        </w:rPr>
        <w:t>for ECDIS and INS.</w:t>
      </w:r>
      <w:r w:rsidR="00796161" w:rsidRPr="008A4A4B">
        <w:rPr>
          <w:strike/>
          <w:rPrChange w:id="397" w:author="jonathan pritchard" w:date="2025-08-07T10:38:00Z" w16du:dateUtc="2025-08-07T09:38:00Z">
            <w:rPr/>
          </w:rPrChange>
        </w:rPr>
        <w:t xml:space="preserve"> </w:t>
      </w:r>
      <w:r w:rsidR="001D0D9A" w:rsidRPr="008A4A4B">
        <w:rPr>
          <w:strike/>
          <w:rPrChange w:id="398" w:author="jonathan pritchard" w:date="2025-08-07T10:38:00Z" w16du:dateUtc="2025-08-07T09:38:00Z">
            <w:rPr/>
          </w:rPrChange>
        </w:rPr>
        <w:t xml:space="preserve">S-98 </w:t>
      </w:r>
      <w:r w:rsidR="004A6E2D" w:rsidRPr="008A4A4B">
        <w:rPr>
          <w:strike/>
          <w:rPrChange w:id="399" w:author="jonathan pritchard" w:date="2025-08-07T10:38:00Z" w16du:dateUtc="2025-08-07T09:38:00Z">
            <w:rPr/>
          </w:rPrChange>
        </w:rPr>
        <w:t xml:space="preserve">will </w:t>
      </w:r>
      <w:r w:rsidR="001D0D9A" w:rsidRPr="008A4A4B">
        <w:rPr>
          <w:strike/>
          <w:rPrChange w:id="400" w:author="jonathan pritchard" w:date="2025-08-07T10:38:00Z" w16du:dateUtc="2025-08-07T09:38:00Z">
            <w:rPr/>
          </w:rPrChange>
        </w:rPr>
        <w:t xml:space="preserve">provide, as a minimum for S-100 ECDIS, two levels of interoperability allowing data layers in different products to be interleaved or substituted within the display. An interoperability catalogue </w:t>
      </w:r>
      <w:r w:rsidR="00796161" w:rsidRPr="008A4A4B">
        <w:rPr>
          <w:strike/>
          <w:rPrChange w:id="401" w:author="jonathan pritchard" w:date="2025-08-07T10:38:00Z" w16du:dateUtc="2025-08-07T09:38:00Z">
            <w:rPr/>
          </w:rPrChange>
        </w:rPr>
        <w:t xml:space="preserve">is currently unpublished by IHO and </w:t>
      </w:r>
      <w:r w:rsidR="00D14F95" w:rsidRPr="008A4A4B">
        <w:rPr>
          <w:strike/>
          <w:rPrChange w:id="402" w:author="jonathan pritchard" w:date="2025-08-07T10:38:00Z" w16du:dateUtc="2025-08-07T09:38:00Z">
            <w:rPr/>
          </w:rPrChange>
        </w:rPr>
        <w:t xml:space="preserve">there is no current requirement for its implementation in </w:t>
      </w:r>
      <w:r w:rsidR="00776736" w:rsidRPr="008A4A4B">
        <w:rPr>
          <w:strike/>
          <w:rPrChange w:id="403" w:author="jonathan pritchard" w:date="2025-08-07T10:38:00Z" w16du:dateUtc="2025-08-07T09:38:00Z">
            <w:rPr/>
          </w:rPrChange>
        </w:rPr>
        <w:t>ECDIS</w:t>
      </w:r>
      <w:r w:rsidR="00D14F95" w:rsidRPr="008A4A4B">
        <w:rPr>
          <w:strike/>
          <w:rPrChange w:id="404" w:author="jonathan pritchard" w:date="2025-08-07T10:38:00Z" w16du:dateUtc="2025-08-07T09:38:00Z">
            <w:rPr/>
          </w:rPrChange>
        </w:rPr>
        <w:t xml:space="preserve">. Other mechanisms for interoperability between product specifications exist and are defined </w:t>
      </w:r>
      <w:r w:rsidR="00776736" w:rsidRPr="008A4A4B">
        <w:rPr>
          <w:strike/>
          <w:rPrChange w:id="405" w:author="jonathan pritchard" w:date="2025-08-07T10:38:00Z" w16du:dateUtc="2025-08-07T09:38:00Z">
            <w:rPr/>
          </w:rPrChange>
        </w:rPr>
        <w:t xml:space="preserve">in </w:t>
      </w:r>
      <w:r w:rsidR="00D14F95" w:rsidRPr="008A4A4B">
        <w:rPr>
          <w:strike/>
          <w:rPrChange w:id="406" w:author="jonathan pritchard" w:date="2025-08-07T10:38:00Z" w16du:dateUtc="2025-08-07T09:38:00Z">
            <w:rPr/>
          </w:rPrChange>
        </w:rPr>
        <w:t>this document.</w:t>
      </w:r>
    </w:p>
    <w:p w14:paraId="7F805FF0" w14:textId="7384DF25" w:rsidR="00776736" w:rsidRPr="008A4A4B" w:rsidRDefault="00796161" w:rsidP="003B3F16">
      <w:pPr>
        <w:spacing w:after="120" w:line="240" w:lineRule="auto"/>
        <w:jc w:val="both"/>
        <w:rPr>
          <w:strike/>
          <w:rPrChange w:id="407" w:author="jonathan pritchard" w:date="2025-08-07T10:38:00Z" w16du:dateUtc="2025-08-07T09:38:00Z">
            <w:rPr/>
          </w:rPrChange>
        </w:rPr>
      </w:pPr>
      <w:r w:rsidRPr="008A4A4B">
        <w:rPr>
          <w:strike/>
          <w:rPrChange w:id="408" w:author="jonathan pritchard" w:date="2025-08-07T10:38:00Z" w16du:dateUtc="2025-08-07T09:38:00Z">
            <w:rPr/>
          </w:rPrChange>
        </w:rPr>
        <w:t>When published</w:t>
      </w:r>
      <w:r w:rsidR="00D14F95" w:rsidRPr="008A4A4B">
        <w:rPr>
          <w:strike/>
          <w:rPrChange w:id="409" w:author="jonathan pritchard" w:date="2025-08-07T10:38:00Z" w16du:dateUtc="2025-08-07T09:38:00Z">
            <w:rPr/>
          </w:rPrChange>
        </w:rPr>
        <w:t xml:space="preserve"> by the IHO </w:t>
      </w:r>
      <w:r w:rsidR="004A6E2D" w:rsidRPr="008A4A4B">
        <w:rPr>
          <w:strike/>
          <w:rPrChange w:id="410" w:author="jonathan pritchard" w:date="2025-08-07T10:38:00Z" w16du:dateUtc="2025-08-07T09:38:00Z">
            <w:rPr/>
          </w:rPrChange>
        </w:rPr>
        <w:t xml:space="preserve">an </w:t>
      </w:r>
      <w:r w:rsidR="003B3F16" w:rsidRPr="008A4A4B">
        <w:rPr>
          <w:strike/>
          <w:rPrChange w:id="411" w:author="jonathan pritchard" w:date="2025-08-07T10:38:00Z" w16du:dateUtc="2025-08-07T09:38:00Z">
            <w:rPr/>
          </w:rPrChange>
        </w:rPr>
        <w:t>I</w:t>
      </w:r>
      <w:r w:rsidR="00E86DEF" w:rsidRPr="008A4A4B">
        <w:rPr>
          <w:strike/>
          <w:rPrChange w:id="412" w:author="jonathan pritchard" w:date="2025-08-07T10:38:00Z" w16du:dateUtc="2025-08-07T09:38:00Z">
            <w:rPr/>
          </w:rPrChange>
        </w:rPr>
        <w:t xml:space="preserve">nteroperability </w:t>
      </w:r>
      <w:r w:rsidR="003B3F16" w:rsidRPr="008A4A4B">
        <w:rPr>
          <w:strike/>
          <w:rPrChange w:id="413" w:author="jonathan pritchard" w:date="2025-08-07T10:38:00Z" w16du:dateUtc="2025-08-07T09:38:00Z">
            <w:rPr/>
          </w:rPrChange>
        </w:rPr>
        <w:t>C</w:t>
      </w:r>
      <w:r w:rsidR="00E86DEF" w:rsidRPr="008A4A4B">
        <w:rPr>
          <w:strike/>
          <w:rPrChange w:id="414" w:author="jonathan pritchard" w:date="2025-08-07T10:38:00Z" w16du:dateUtc="2025-08-07T09:38:00Z">
            <w:rPr/>
          </w:rPrChange>
        </w:rPr>
        <w:t xml:space="preserve">atalogue </w:t>
      </w:r>
      <w:r w:rsidR="00660050" w:rsidRPr="008A4A4B">
        <w:rPr>
          <w:strike/>
          <w:rPrChange w:id="415" w:author="jonathan pritchard" w:date="2025-08-07T10:38:00Z" w16du:dateUtc="2025-08-07T09:38:00Z">
            <w:rPr/>
          </w:rPrChange>
        </w:rPr>
        <w:t xml:space="preserve">will provide a normative </w:t>
      </w:r>
      <w:r w:rsidR="003B3F16" w:rsidRPr="008A4A4B">
        <w:rPr>
          <w:strike/>
          <w:rPrChange w:id="416" w:author="jonathan pritchard" w:date="2025-08-07T10:38:00Z" w16du:dateUtc="2025-08-07T09:38:00Z">
            <w:rPr/>
          </w:rPrChange>
        </w:rPr>
        <w:t>I</w:t>
      </w:r>
      <w:r w:rsidR="00660050" w:rsidRPr="008A4A4B">
        <w:rPr>
          <w:strike/>
          <w:rPrChange w:id="417" w:author="jonathan pritchard" w:date="2025-08-07T10:38:00Z" w16du:dateUtc="2025-08-07T09:38:00Z">
            <w:rPr/>
          </w:rPrChange>
        </w:rPr>
        <w:t xml:space="preserve">nteroperability </w:t>
      </w:r>
      <w:r w:rsidR="003B3F16" w:rsidRPr="008A4A4B">
        <w:rPr>
          <w:strike/>
          <w:rPrChange w:id="418" w:author="jonathan pritchard" w:date="2025-08-07T10:38:00Z" w16du:dateUtc="2025-08-07T09:38:00Z">
            <w:rPr/>
          </w:rPrChange>
        </w:rPr>
        <w:t>C</w:t>
      </w:r>
      <w:r w:rsidR="00660050" w:rsidRPr="008A4A4B">
        <w:rPr>
          <w:strike/>
          <w:rPrChange w:id="419" w:author="jonathan pritchard" w:date="2025-08-07T10:38:00Z" w16du:dateUtc="2025-08-07T09:38:00Z">
            <w:rPr/>
          </w:rPrChange>
        </w:rPr>
        <w:t xml:space="preserve">atalogue for </w:t>
      </w:r>
      <w:r w:rsidR="00D14F95" w:rsidRPr="008A4A4B">
        <w:rPr>
          <w:strike/>
          <w:rPrChange w:id="420" w:author="jonathan pritchard" w:date="2025-08-07T10:38:00Z" w16du:dateUtc="2025-08-07T09:38:00Z">
            <w:rPr/>
          </w:rPrChange>
        </w:rPr>
        <w:t xml:space="preserve">S-100 </w:t>
      </w:r>
      <w:r w:rsidR="00660050" w:rsidRPr="008A4A4B">
        <w:rPr>
          <w:strike/>
          <w:rPrChange w:id="421" w:author="jonathan pritchard" w:date="2025-08-07T10:38:00Z" w16du:dateUtc="2025-08-07T09:38:00Z">
            <w:rPr/>
          </w:rPrChange>
        </w:rPr>
        <w:t>ECDIS</w:t>
      </w:r>
      <w:r w:rsidR="00776736" w:rsidRPr="008A4A4B">
        <w:rPr>
          <w:strike/>
          <w:rPrChange w:id="422" w:author="jonathan pritchard" w:date="2025-08-07T10:38:00Z" w16du:dateUtc="2025-08-07T09:38:00Z">
            <w:rPr/>
          </w:rPrChange>
        </w:rPr>
        <w:t xml:space="preserve"> and the published IHO product specifications. Therefore, a </w:t>
      </w:r>
      <w:r w:rsidR="00330D8D" w:rsidRPr="008A4A4B">
        <w:rPr>
          <w:strike/>
          <w:rPrChange w:id="423" w:author="jonathan pritchard" w:date="2025-08-07T10:38:00Z" w16du:dateUtc="2025-08-07T09:38:00Z">
            <w:rPr/>
          </w:rPrChange>
        </w:rPr>
        <w:t xml:space="preserve">detailed </w:t>
      </w:r>
      <w:r w:rsidR="00776736" w:rsidRPr="008A4A4B">
        <w:rPr>
          <w:strike/>
          <w:rPrChange w:id="424" w:author="jonathan pritchard" w:date="2025-08-07T10:38:00Z" w16du:dateUtc="2025-08-07T09:38:00Z">
            <w:rPr/>
          </w:rPrChange>
        </w:rPr>
        <w:t>requirement for its implementation will be contained in a future edition of this document</w:t>
      </w:r>
      <w:r w:rsidR="00D14F95" w:rsidRPr="008A4A4B">
        <w:rPr>
          <w:strike/>
          <w:rPrChange w:id="425" w:author="jonathan pritchard" w:date="2025-08-07T10:38:00Z" w16du:dateUtc="2025-08-07T09:38:00Z">
            <w:rPr/>
          </w:rPrChange>
        </w:rPr>
        <w:t xml:space="preserve">. </w:t>
      </w:r>
    </w:p>
    <w:p w14:paraId="55559AFB" w14:textId="6560B672" w:rsidR="00776736" w:rsidRPr="008A4A4B" w:rsidRDefault="00776736" w:rsidP="00776736">
      <w:pPr>
        <w:spacing w:after="120" w:line="240" w:lineRule="auto"/>
        <w:jc w:val="both"/>
        <w:rPr>
          <w:strike/>
          <w:rPrChange w:id="426" w:author="jonathan pritchard" w:date="2025-08-07T10:38:00Z" w16du:dateUtc="2025-08-07T09:38:00Z">
            <w:rPr/>
          </w:rPrChange>
        </w:rPr>
      </w:pPr>
      <w:r w:rsidRPr="008A4A4B">
        <w:rPr>
          <w:strike/>
          <w:rPrChange w:id="427" w:author="jonathan pritchard" w:date="2025-08-07T10:38:00Z" w16du:dateUtc="2025-08-07T09:38:00Z">
            <w:rPr/>
          </w:rPrChange>
        </w:rPr>
        <w:t>It is intended, in a future edition of this document, to also provide user interface requirements for end user control of interoperability.</w:t>
      </w:r>
    </w:p>
    <w:p w14:paraId="75DB62C5" w14:textId="79A1E7BB" w:rsidR="00D14F95" w:rsidRPr="008A4A4B" w:rsidRDefault="00D14F95" w:rsidP="003B3F16">
      <w:pPr>
        <w:spacing w:after="120" w:line="240" w:lineRule="auto"/>
        <w:jc w:val="both"/>
        <w:rPr>
          <w:strike/>
          <w:rPrChange w:id="428" w:author="jonathan pritchard" w:date="2025-08-07T10:38:00Z" w16du:dateUtc="2025-08-07T09:38:00Z">
            <w:rPr/>
          </w:rPrChange>
        </w:rPr>
      </w:pPr>
      <w:r w:rsidRPr="008A4A4B">
        <w:rPr>
          <w:strike/>
          <w:rPrChange w:id="429" w:author="jonathan pritchard" w:date="2025-08-07T10:38:00Z" w16du:dateUtc="2025-08-07T09:38:00Z">
            <w:rPr/>
          </w:rPrChange>
        </w:rPr>
        <w:t>S</w:t>
      </w:r>
      <w:r w:rsidR="00E86DEF" w:rsidRPr="008A4A4B">
        <w:rPr>
          <w:strike/>
          <w:rPrChange w:id="430" w:author="jonathan pritchard" w:date="2025-08-07T10:38:00Z" w16du:dateUtc="2025-08-07T09:38:00Z">
            <w:rPr/>
          </w:rPrChange>
        </w:rPr>
        <w:t xml:space="preserve">-98 </w:t>
      </w:r>
      <w:r w:rsidRPr="008A4A4B">
        <w:rPr>
          <w:strike/>
          <w:rPrChange w:id="431" w:author="jonathan pritchard" w:date="2025-08-07T10:38:00Z" w16du:dateUtc="2025-08-07T09:38:00Z">
            <w:rPr/>
          </w:rPrChange>
        </w:rPr>
        <w:t xml:space="preserve">itself also </w:t>
      </w:r>
      <w:r w:rsidR="00E86DEF" w:rsidRPr="008A4A4B">
        <w:rPr>
          <w:strike/>
          <w:rPrChange w:id="432" w:author="jonathan pritchard" w:date="2025-08-07T10:38:00Z" w16du:dateUtc="2025-08-07T09:38:00Z">
            <w:rPr/>
          </w:rPrChange>
        </w:rPr>
        <w:t>permits extensions</w:t>
      </w:r>
      <w:r w:rsidR="00B65CAE" w:rsidRPr="008A4A4B">
        <w:rPr>
          <w:strike/>
          <w:rPrChange w:id="433" w:author="jonathan pritchard" w:date="2025-08-07T10:38:00Z" w16du:dateUtc="2025-08-07T09:38:00Z">
            <w:rPr/>
          </w:rPrChange>
        </w:rPr>
        <w:t xml:space="preserve">, </w:t>
      </w:r>
      <w:r w:rsidR="00E86DEF" w:rsidRPr="008A4A4B">
        <w:rPr>
          <w:strike/>
          <w:rPrChange w:id="434" w:author="jonathan pritchard" w:date="2025-08-07T10:38:00Z" w16du:dateUtc="2025-08-07T09:38:00Z">
            <w:rPr/>
          </w:rPrChange>
        </w:rPr>
        <w:t>substitutes</w:t>
      </w:r>
      <w:r w:rsidR="006A193F" w:rsidRPr="008A4A4B">
        <w:rPr>
          <w:strike/>
          <w:rPrChange w:id="435" w:author="jonathan pritchard" w:date="2025-08-07T10:38:00Z" w16du:dateUtc="2025-08-07T09:38:00Z">
            <w:rPr/>
          </w:rPrChange>
        </w:rPr>
        <w:t xml:space="preserve"> and customizations</w:t>
      </w:r>
      <w:r w:rsidR="00B65CAE" w:rsidRPr="008A4A4B">
        <w:rPr>
          <w:strike/>
          <w:rPrChange w:id="436" w:author="jonathan pritchard" w:date="2025-08-07T10:38:00Z" w16du:dateUtc="2025-08-07T09:38:00Z">
            <w:rPr/>
          </w:rPrChange>
        </w:rPr>
        <w:t xml:space="preserve"> provided</w:t>
      </w:r>
      <w:r w:rsidR="006A193F" w:rsidRPr="008A4A4B">
        <w:rPr>
          <w:strike/>
          <w:rPrChange w:id="437" w:author="jonathan pritchard" w:date="2025-08-07T10:38:00Z" w16du:dateUtc="2025-08-07T09:38:00Z">
            <w:rPr/>
          </w:rPrChange>
        </w:rPr>
        <w:t xml:space="preserve"> the minimum functions provided by the IHO </w:t>
      </w:r>
      <w:r w:rsidR="003B3F16" w:rsidRPr="008A4A4B">
        <w:rPr>
          <w:strike/>
          <w:rPrChange w:id="438" w:author="jonathan pritchard" w:date="2025-08-07T10:38:00Z" w16du:dateUtc="2025-08-07T09:38:00Z">
            <w:rPr/>
          </w:rPrChange>
        </w:rPr>
        <w:t>C</w:t>
      </w:r>
      <w:r w:rsidR="006A193F" w:rsidRPr="008A4A4B">
        <w:rPr>
          <w:strike/>
          <w:rPrChange w:id="439" w:author="jonathan pritchard" w:date="2025-08-07T10:38:00Z" w16du:dateUtc="2025-08-07T09:38:00Z">
            <w:rPr/>
          </w:rPrChange>
        </w:rPr>
        <w:t xml:space="preserve">atalogue are maintained and </w:t>
      </w:r>
      <w:r w:rsidR="00B65CAE" w:rsidRPr="008A4A4B">
        <w:rPr>
          <w:strike/>
          <w:rPrChange w:id="440" w:author="jonathan pritchard" w:date="2025-08-07T10:38:00Z" w16du:dateUtc="2025-08-07T09:38:00Z">
            <w:rPr/>
          </w:rPrChange>
        </w:rPr>
        <w:t>interoperability</w:t>
      </w:r>
      <w:r w:rsidR="006A193F" w:rsidRPr="008A4A4B">
        <w:rPr>
          <w:strike/>
          <w:rPrChange w:id="441" w:author="jonathan pritchard" w:date="2025-08-07T10:38:00Z" w16du:dateUtc="2025-08-07T09:38:00Z">
            <w:rPr/>
          </w:rPrChange>
        </w:rPr>
        <w:t xml:space="preserve"> is not degraded</w:t>
      </w:r>
      <w:r w:rsidR="00B65CAE" w:rsidRPr="008A4A4B">
        <w:rPr>
          <w:strike/>
          <w:rPrChange w:id="442" w:author="jonathan pritchard" w:date="2025-08-07T10:38:00Z" w16du:dateUtc="2025-08-07T09:38:00Z">
            <w:rPr/>
          </w:rPrChange>
        </w:rPr>
        <w:t xml:space="preserve"> (S-98 </w:t>
      </w:r>
      <w:r w:rsidR="003B3F16" w:rsidRPr="008A4A4B">
        <w:rPr>
          <w:rFonts w:cs="Arial"/>
          <w:strike/>
          <w:rPrChange w:id="443" w:author="jonathan pritchard" w:date="2025-08-07T10:38:00Z" w16du:dateUtc="2025-08-07T09:38:00Z">
            <w:rPr>
              <w:rFonts w:cs="Arial"/>
            </w:rPr>
          </w:rPrChange>
        </w:rPr>
        <w:t>clauses</w:t>
      </w:r>
      <w:r w:rsidR="00B65CAE" w:rsidRPr="008A4A4B">
        <w:rPr>
          <w:strike/>
          <w:rPrChange w:id="444" w:author="jonathan pritchard" w:date="2025-08-07T10:38:00Z" w16du:dateUtc="2025-08-07T09:38:00Z">
            <w:rPr/>
          </w:rPrChange>
        </w:rPr>
        <w:t> 12.1.1–12.1.3).</w:t>
      </w:r>
      <w:r w:rsidRPr="008A4A4B">
        <w:rPr>
          <w:strike/>
          <w:rPrChange w:id="445" w:author="jonathan pritchard" w:date="2025-08-07T10:38:00Z" w16du:dateUtc="2025-08-07T09:38:00Z">
            <w:rPr/>
          </w:rPrChange>
        </w:rPr>
        <w:t xml:space="preserve"> </w:t>
      </w:r>
      <w:commentRangeEnd w:id="383"/>
      <w:r w:rsidR="008A4A4B">
        <w:rPr>
          <w:rStyle w:val="CommentReference"/>
        </w:rPr>
        <w:commentReference w:id="383"/>
      </w:r>
    </w:p>
    <w:p w14:paraId="73B5EE23" w14:textId="13BFC113" w:rsidR="00B268EF" w:rsidRPr="00B77A92" w:rsidRDefault="00B268EF" w:rsidP="00E670D9">
      <w:pPr>
        <w:spacing w:after="120" w:line="240" w:lineRule="auto"/>
        <w:jc w:val="both"/>
      </w:pPr>
    </w:p>
    <w:p w14:paraId="6B79B010" w14:textId="77777777" w:rsidR="00314CAB" w:rsidRPr="00B77A92" w:rsidRDefault="00314CAB">
      <w:pPr>
        <w:rPr>
          <w:rFonts w:eastAsia="Times New Roman"/>
          <w:b/>
          <w:bCs/>
          <w:sz w:val="24"/>
        </w:rPr>
      </w:pPr>
      <w:bookmarkStart w:id="446" w:name="_Ref49380568"/>
      <w:r w:rsidRPr="00B77A92">
        <w:br w:type="page"/>
      </w:r>
    </w:p>
    <w:p w14:paraId="6D762915" w14:textId="43B75661" w:rsidR="00BC555A" w:rsidRPr="00B77A92" w:rsidRDefault="00FD648E" w:rsidP="00A13F5A">
      <w:pPr>
        <w:pStyle w:val="Heading1"/>
      </w:pPr>
      <w:bookmarkStart w:id="447" w:name="_Toc194067085"/>
      <w:r w:rsidRPr="00B77A92">
        <w:lastRenderedPageBreak/>
        <w:t>Display Organisation</w:t>
      </w:r>
      <w:r w:rsidR="00A80530" w:rsidRPr="00B77A92">
        <w:t xml:space="preserve"> and Operation</w:t>
      </w:r>
      <w:bookmarkEnd w:id="446"/>
      <w:bookmarkEnd w:id="447"/>
    </w:p>
    <w:p w14:paraId="501C6929" w14:textId="7DAEDB8F" w:rsidR="00D37328" w:rsidRPr="00A527F0" w:rsidRDefault="00D37328" w:rsidP="00DB7CFE">
      <w:pPr>
        <w:pStyle w:val="Heading2"/>
      </w:pPr>
      <w:bookmarkStart w:id="448" w:name="_Toc38829553"/>
      <w:bookmarkStart w:id="449" w:name="_Toc38830056"/>
      <w:bookmarkStart w:id="450" w:name="_Ref49480223"/>
      <w:bookmarkStart w:id="451" w:name="_Ref49480231"/>
      <w:bookmarkStart w:id="452" w:name="_Toc194067086"/>
      <w:bookmarkStart w:id="453" w:name="_Hlk167438924"/>
      <w:bookmarkEnd w:id="448"/>
      <w:bookmarkEnd w:id="449"/>
      <w:r w:rsidRPr="00A527F0">
        <w:t xml:space="preserve">Display of </w:t>
      </w:r>
      <w:r w:rsidR="00950DDE" w:rsidRPr="00A527F0">
        <w:t>non-</w:t>
      </w:r>
      <w:r w:rsidR="00716B39" w:rsidRPr="00A527F0">
        <w:t>S-100</w:t>
      </w:r>
      <w:r w:rsidR="00950DDE" w:rsidRPr="00A527F0">
        <w:t xml:space="preserve"> </w:t>
      </w:r>
      <w:r w:rsidRPr="00A527F0">
        <w:t>information</w:t>
      </w:r>
      <w:bookmarkEnd w:id="450"/>
      <w:bookmarkEnd w:id="451"/>
      <w:bookmarkEnd w:id="452"/>
    </w:p>
    <w:p w14:paraId="5BAD6E9F" w14:textId="4A4429E0" w:rsidR="00950DDE" w:rsidRPr="00B77A92" w:rsidRDefault="00950DDE" w:rsidP="000A225C">
      <w:pPr>
        <w:spacing w:after="120" w:line="240" w:lineRule="auto"/>
        <w:jc w:val="both"/>
      </w:pPr>
      <w:r w:rsidRPr="00B77A92">
        <w:t xml:space="preserve">This </w:t>
      </w:r>
      <w:r w:rsidR="006779F8">
        <w:t>section</w:t>
      </w:r>
      <w:r w:rsidR="006779F8" w:rsidRPr="00B77A92">
        <w:t xml:space="preserve"> </w:t>
      </w:r>
      <w:r w:rsidRPr="00B77A92">
        <w:t>describes the display of information that</w:t>
      </w:r>
      <w:r w:rsidR="000E2927" w:rsidRPr="00B77A92">
        <w:t xml:space="preserve"> is not from </w:t>
      </w:r>
      <w:r w:rsidR="00BD265F" w:rsidRPr="00B77A92">
        <w:t xml:space="preserve">official </w:t>
      </w:r>
      <w:r w:rsidR="000E2927" w:rsidRPr="00B77A92">
        <w:t xml:space="preserve">S-100-based data products, </w:t>
      </w:r>
      <w:r w:rsidR="003E01E1" w:rsidRPr="00B77A92">
        <w:t xml:space="preserve">S-57, </w:t>
      </w:r>
      <w:r w:rsidR="000E2927" w:rsidRPr="00B77A92">
        <w:t>radar, or AIS</w:t>
      </w:r>
      <w:r w:rsidRPr="00B77A92">
        <w:t>.</w:t>
      </w:r>
    </w:p>
    <w:p w14:paraId="44751AA1" w14:textId="3A6C817C" w:rsidR="0084606B" w:rsidRPr="00A527F0" w:rsidRDefault="0084606B" w:rsidP="00A13F5A">
      <w:pPr>
        <w:pStyle w:val="Heading3"/>
      </w:pPr>
      <w:bookmarkStart w:id="454" w:name="_Ref49482794"/>
      <w:bookmarkStart w:id="455" w:name="_Ref178773055"/>
      <w:bookmarkStart w:id="456" w:name="_Ref179768848"/>
      <w:bookmarkStart w:id="457" w:name="_Toc194067087"/>
      <w:r w:rsidRPr="00A527F0">
        <w:t xml:space="preserve">Distinguishing between </w:t>
      </w:r>
      <w:r w:rsidR="0052443F" w:rsidRPr="00A527F0">
        <w:t xml:space="preserve">official </w:t>
      </w:r>
      <w:r w:rsidR="000F4DF4" w:rsidRPr="00A527F0">
        <w:t xml:space="preserve">S-100 </w:t>
      </w:r>
      <w:r w:rsidRPr="00A527F0">
        <w:t>data and additional data</w:t>
      </w:r>
      <w:bookmarkEnd w:id="454"/>
      <w:bookmarkEnd w:id="455"/>
      <w:bookmarkEnd w:id="456"/>
      <w:bookmarkEnd w:id="457"/>
    </w:p>
    <w:p w14:paraId="1154DFC2" w14:textId="0EF8DE99" w:rsidR="00783066" w:rsidRPr="00A527F0" w:rsidRDefault="00783066" w:rsidP="000A225C">
      <w:pPr>
        <w:spacing w:after="120" w:line="240" w:lineRule="auto"/>
        <w:jc w:val="both"/>
      </w:pPr>
      <w:r w:rsidRPr="00A527F0">
        <w:t xml:space="preserve">IMO </w:t>
      </w:r>
      <w:r w:rsidR="004F2E02" w:rsidRPr="00A527F0">
        <w:t>Performance Standards (</w:t>
      </w:r>
      <w:r w:rsidR="0056040E">
        <w:t>MSC.530(106)/Rev.1</w:t>
      </w:r>
      <w:r w:rsidRPr="00A527F0">
        <w:t xml:space="preserve"> section 1.5</w:t>
      </w:r>
      <w:r w:rsidR="004F2E02" w:rsidRPr="00A527F0">
        <w:t>)</w:t>
      </w:r>
      <w:r w:rsidRPr="00A527F0">
        <w:t xml:space="preserve"> states that ECDIS should enable the mariner to execute</w:t>
      </w:r>
      <w:r w:rsidR="0084606B" w:rsidRPr="00A527F0">
        <w:t xml:space="preserve"> all</w:t>
      </w:r>
      <w:r w:rsidRPr="00A527F0">
        <w:t xml:space="preserve"> </w:t>
      </w:r>
      <w:r w:rsidR="0084606B" w:rsidRPr="00A527F0">
        <w:t>route planning, route monitoring, and positioning</w:t>
      </w:r>
      <w:r w:rsidRPr="00A527F0">
        <w:t xml:space="preserve"> and section</w:t>
      </w:r>
      <w:r w:rsidR="00FC3D18" w:rsidRPr="00A527F0">
        <w:t>s</w:t>
      </w:r>
      <w:r w:rsidRPr="00A527F0">
        <w:t xml:space="preserve"> 3.3</w:t>
      </w:r>
      <w:r w:rsidR="00FC3D18" w:rsidRPr="00A527F0">
        <w:t>-3.4</w:t>
      </w:r>
      <w:r w:rsidRPr="00A527F0">
        <w:t xml:space="preserve"> </w:t>
      </w:r>
      <w:r w:rsidR="00FC3D18" w:rsidRPr="00A527F0">
        <w:t xml:space="preserve">mean </w:t>
      </w:r>
      <w:r w:rsidRPr="00A527F0">
        <w:t xml:space="preserve">that the </w:t>
      </w:r>
      <w:r w:rsidR="00FC3D18" w:rsidRPr="00A527F0">
        <w:t xml:space="preserve">ENDS and </w:t>
      </w:r>
      <w:r w:rsidR="006C0054" w:rsidRPr="00A527F0">
        <w:t xml:space="preserve">System Database </w:t>
      </w:r>
      <w:r w:rsidRPr="00A527F0">
        <w:t xml:space="preserve">may contain information from </w:t>
      </w:r>
      <w:r w:rsidR="00FC3D18" w:rsidRPr="00A527F0">
        <w:t>nautical publications as well as</w:t>
      </w:r>
      <w:r w:rsidRPr="00A527F0">
        <w:t xml:space="preserve"> ENCs. This specification requires that ECDIS </w:t>
      </w:r>
      <w:r w:rsidR="00330D8D" w:rsidRPr="00A527F0">
        <w:t xml:space="preserve">must </w:t>
      </w:r>
      <w:r w:rsidRPr="00A527F0">
        <w:t xml:space="preserve">distinguish between </w:t>
      </w:r>
      <w:r w:rsidR="0052443F" w:rsidRPr="00A527F0">
        <w:t xml:space="preserve">official </w:t>
      </w:r>
      <w:r w:rsidRPr="00A527F0">
        <w:t xml:space="preserve">data and </w:t>
      </w:r>
      <w:r w:rsidR="004D4D27" w:rsidRPr="00A527F0">
        <w:t xml:space="preserve">such </w:t>
      </w:r>
      <w:r w:rsidRPr="00A527F0">
        <w:t>additional data from users (mariners) and manufacturers. The colour and symbol usage for mariners</w:t>
      </w:r>
      <w:r w:rsidR="00227CF3" w:rsidRPr="00A527F0">
        <w:t>’</w:t>
      </w:r>
      <w:r w:rsidRPr="00A527F0">
        <w:t xml:space="preserve"> and manufacturers</w:t>
      </w:r>
      <w:r w:rsidR="00227CF3" w:rsidRPr="00A527F0">
        <w:t>’</w:t>
      </w:r>
      <w:r w:rsidRPr="00A527F0">
        <w:t xml:space="preserve"> data </w:t>
      </w:r>
      <w:r w:rsidR="002D6873" w:rsidRPr="00A527F0">
        <w:t xml:space="preserve">in the IHO GI Registry and the </w:t>
      </w:r>
      <w:r w:rsidR="004A36E8" w:rsidRPr="00A527F0">
        <w:t>P</w:t>
      </w:r>
      <w:r w:rsidR="002D6873" w:rsidRPr="00A527F0">
        <w:t xml:space="preserve">ortrayal </w:t>
      </w:r>
      <w:r w:rsidR="004A36E8" w:rsidRPr="00A527F0">
        <w:t>C</w:t>
      </w:r>
      <w:r w:rsidR="002D6873" w:rsidRPr="00A527F0">
        <w:t>atalogues for S-100 data products are</w:t>
      </w:r>
      <w:r w:rsidRPr="00A527F0">
        <w:t xml:space="preserve"> designed to implement this while ensuring the display remains clear and uncluttered.</w:t>
      </w:r>
    </w:p>
    <w:p w14:paraId="76FB6FD1" w14:textId="414F8E1A" w:rsidR="00307E58" w:rsidRPr="00A527F0" w:rsidRDefault="001473C0" w:rsidP="000A225C">
      <w:pPr>
        <w:spacing w:after="120" w:line="240" w:lineRule="auto"/>
        <w:jc w:val="both"/>
      </w:pPr>
      <w:r w:rsidRPr="00A527F0">
        <w:t>The o</w:t>
      </w:r>
      <w:r w:rsidR="00DC2AC5" w:rsidRPr="00A527F0">
        <w:t xml:space="preserve">fficial </w:t>
      </w:r>
      <w:r w:rsidRPr="00A527F0">
        <w:t xml:space="preserve">status of </w:t>
      </w:r>
      <w:r w:rsidR="00DC2AC5" w:rsidRPr="00A527F0">
        <w:t xml:space="preserve">data delivered to the ECDIS </w:t>
      </w:r>
      <w:r w:rsidRPr="00A527F0">
        <w:t xml:space="preserve">is </w:t>
      </w:r>
      <w:r w:rsidR="00DC2AC5" w:rsidRPr="00A527F0">
        <w:t>defined by the value of a role</w:t>
      </w:r>
      <w:r w:rsidRPr="00A527F0">
        <w:t>. This is</w:t>
      </w:r>
      <w:r w:rsidR="00DC2AC5" w:rsidRPr="00A527F0">
        <w:t xml:space="preserve"> encoded in the </w:t>
      </w:r>
      <w:r w:rsidR="00850829" w:rsidRPr="00A527F0">
        <w:t>ST</w:t>
      </w:r>
      <w:r w:rsidR="00DC2AC5" w:rsidRPr="00A527F0">
        <w:t xml:space="preserve"> field of the X.509 certificate referenced in the mandatory </w:t>
      </w:r>
      <w:r w:rsidR="00740990">
        <w:t>digital</w:t>
      </w:r>
      <w:r w:rsidR="00740990" w:rsidRPr="00A527F0">
        <w:t xml:space="preserve"> </w:t>
      </w:r>
      <w:r w:rsidR="00DC2AC5" w:rsidRPr="00A527F0">
        <w:t xml:space="preserve">signature accompanying </w:t>
      </w:r>
      <w:r w:rsidRPr="00A527F0">
        <w:t xml:space="preserve">content in the exchange set </w:t>
      </w:r>
      <w:r w:rsidR="00036FFD" w:rsidRPr="00A527F0">
        <w:t>catalogue</w:t>
      </w:r>
      <w:r w:rsidR="00036FFD">
        <w:t>.</w:t>
      </w:r>
      <w:r w:rsidR="00DC2AC5" w:rsidRPr="00A527F0">
        <w:t xml:space="preserve"> Digi</w:t>
      </w:r>
      <w:r w:rsidRPr="00A527F0">
        <w:t>t</w:t>
      </w:r>
      <w:r w:rsidR="00DC2AC5" w:rsidRPr="00A527F0">
        <w:t xml:space="preserve">al signatures are mandatory for any data imported into the ECDIS, whether official or not. The </w:t>
      </w:r>
      <w:r w:rsidR="00850829" w:rsidRPr="00A527F0">
        <w:t>mandatory fields within every authenticating certificate are defined as:</w:t>
      </w:r>
    </w:p>
    <w:p w14:paraId="2BF2027A" w14:textId="77777777" w:rsidR="00850829" w:rsidRPr="00B77A92" w:rsidRDefault="00850829" w:rsidP="00850829">
      <w:pPr>
        <w:numPr>
          <w:ilvl w:val="0"/>
          <w:numId w:val="110"/>
        </w:numPr>
        <w:spacing w:after="0" w:line="240" w:lineRule="auto"/>
        <w:jc w:val="both"/>
        <w:rPr>
          <w:rFonts w:cs="Arial"/>
        </w:rPr>
      </w:pPr>
      <w:r w:rsidRPr="00B77A92">
        <w:rPr>
          <w:rFonts w:cs="Arial"/>
          <w:b/>
          <w:bCs/>
        </w:rPr>
        <w:t>C</w:t>
      </w:r>
      <w:r w:rsidRPr="00B77A92">
        <w:rPr>
          <w:rFonts w:cs="Arial"/>
        </w:rPr>
        <w:t xml:space="preserve"> (Country) = ISO Country Code of state making request</w:t>
      </w:r>
    </w:p>
    <w:p w14:paraId="7E55DCC1" w14:textId="65C2EEEE" w:rsidR="00850829" w:rsidRPr="00B77A92" w:rsidRDefault="00850829" w:rsidP="00850829">
      <w:pPr>
        <w:numPr>
          <w:ilvl w:val="0"/>
          <w:numId w:val="110"/>
        </w:numPr>
        <w:spacing w:after="0" w:line="240" w:lineRule="auto"/>
        <w:jc w:val="both"/>
        <w:rPr>
          <w:rFonts w:cs="Arial"/>
        </w:rPr>
      </w:pPr>
      <w:r w:rsidRPr="00B77A92">
        <w:rPr>
          <w:rFonts w:cs="Arial"/>
          <w:b/>
          <w:bCs/>
        </w:rPr>
        <w:t>ST</w:t>
      </w:r>
      <w:r w:rsidRPr="00B77A92">
        <w:rPr>
          <w:rFonts w:cs="Arial"/>
        </w:rPr>
        <w:t xml:space="preserve"> (State or Province) = A code reflecting the role of the </w:t>
      </w:r>
      <w:r w:rsidR="009A245C" w:rsidRPr="00B77A92">
        <w:rPr>
          <w:rFonts w:cs="Arial"/>
        </w:rPr>
        <w:t>signing entity</w:t>
      </w:r>
      <w:r w:rsidR="001473C0" w:rsidRPr="00B77A92">
        <w:rPr>
          <w:rFonts w:cs="Arial"/>
        </w:rPr>
        <w:t xml:space="preserve"> (below)</w:t>
      </w:r>
    </w:p>
    <w:p w14:paraId="3F02E188" w14:textId="57D5B660" w:rsidR="00850829" w:rsidRPr="00B77A92" w:rsidRDefault="00850829" w:rsidP="00850829">
      <w:pPr>
        <w:numPr>
          <w:ilvl w:val="0"/>
          <w:numId w:val="110"/>
        </w:numPr>
        <w:spacing w:after="0" w:line="240" w:lineRule="auto"/>
        <w:jc w:val="both"/>
        <w:rPr>
          <w:rFonts w:cs="Arial"/>
        </w:rPr>
      </w:pPr>
      <w:r w:rsidRPr="00B77A92">
        <w:rPr>
          <w:rFonts w:cs="Arial"/>
          <w:b/>
          <w:bCs/>
        </w:rPr>
        <w:t>O</w:t>
      </w:r>
      <w:r w:rsidRPr="00B77A92">
        <w:rPr>
          <w:rFonts w:cs="Arial"/>
        </w:rPr>
        <w:t xml:space="preserve"> (Organisation) = member state organisation name (text)</w:t>
      </w:r>
      <w:r w:rsidR="009A245C" w:rsidRPr="00B77A92">
        <w:rPr>
          <w:rFonts w:cs="Arial"/>
        </w:rPr>
        <w:t xml:space="preserve"> or </w:t>
      </w:r>
      <w:proofErr w:type="gramStart"/>
      <w:r w:rsidR="009A245C" w:rsidRPr="00B77A92">
        <w:rPr>
          <w:rFonts w:cs="Arial"/>
        </w:rPr>
        <w:t>other</w:t>
      </w:r>
      <w:proofErr w:type="gramEnd"/>
      <w:r w:rsidR="009A245C" w:rsidRPr="00B77A92">
        <w:rPr>
          <w:rFonts w:cs="Arial"/>
        </w:rPr>
        <w:t xml:space="preserve"> organisation name</w:t>
      </w:r>
    </w:p>
    <w:p w14:paraId="6C92FD57" w14:textId="585ACD4E" w:rsidR="00850829" w:rsidRPr="008F1A27" w:rsidRDefault="00850829" w:rsidP="00850829">
      <w:pPr>
        <w:numPr>
          <w:ilvl w:val="0"/>
          <w:numId w:val="110"/>
        </w:numPr>
        <w:spacing w:after="0" w:line="240" w:lineRule="auto"/>
        <w:jc w:val="both"/>
        <w:rPr>
          <w:rFonts w:cs="Arial"/>
        </w:rPr>
      </w:pPr>
      <w:r w:rsidRPr="00B77A92">
        <w:rPr>
          <w:rFonts w:cs="Arial"/>
          <w:b/>
          <w:bCs/>
        </w:rPr>
        <w:t>CN</w:t>
      </w:r>
      <w:r w:rsidRPr="00B77A92">
        <w:rPr>
          <w:rFonts w:cs="Arial"/>
        </w:rPr>
        <w:t xml:space="preserve"> (Common Name) =</w:t>
      </w:r>
      <w:r w:rsidR="008972A2">
        <w:rPr>
          <w:rFonts w:cs="Arial"/>
        </w:rPr>
        <w:t xml:space="preserve"> </w:t>
      </w:r>
      <w:r w:rsidRPr="00B77A92">
        <w:rPr>
          <w:rFonts w:cs="Arial"/>
        </w:rPr>
        <w:t xml:space="preserve">IHO data producer code integer and alpha code (as part of a colon separated MRN), e.g. </w:t>
      </w:r>
      <w:proofErr w:type="gramStart"/>
      <w:r w:rsidRPr="00740990">
        <w:rPr>
          <w:rFonts w:cs="Arial"/>
          <w:b/>
          <w:bCs/>
        </w:rPr>
        <w:t>urn:mrn</w:t>
      </w:r>
      <w:proofErr w:type="gramEnd"/>
      <w:r w:rsidRPr="00740990">
        <w:rPr>
          <w:rFonts w:cs="Arial"/>
          <w:b/>
          <w:bCs/>
        </w:rPr>
        <w:t>:iho:</w:t>
      </w:r>
      <w:commentRangeStart w:id="458"/>
      <w:del w:id="459" w:author="jonathan pritchard" w:date="2025-10-24T14:34:00Z" w16du:dateUtc="2025-10-24T13:34:00Z">
        <w:r w:rsidRPr="00740990" w:rsidDel="00D837FD">
          <w:rPr>
            <w:rFonts w:cs="Arial"/>
            <w:b/>
            <w:bCs/>
          </w:rPr>
          <w:delText>aa</w:delText>
        </w:r>
        <w:r w:rsidR="008F1A27" w:rsidRPr="00740990" w:rsidDel="00D837FD">
          <w:rPr>
            <w:rFonts w:cs="Arial"/>
            <w:b/>
            <w:bCs/>
          </w:rPr>
          <w:delText>00</w:delText>
        </w:r>
      </w:del>
      <w:ins w:id="460" w:author="jonathan pritchard" w:date="2025-10-24T14:34:00Z" w16du:dateUtc="2025-10-24T13:34:00Z">
        <w:r w:rsidR="00D837FD">
          <w:rPr>
            <w:rFonts w:cs="Arial"/>
            <w:b/>
            <w:bCs/>
          </w:rPr>
          <w:t>00AA</w:t>
        </w:r>
      </w:ins>
      <w:commentRangeEnd w:id="458"/>
      <w:ins w:id="461" w:author="jonathan pritchard" w:date="2025-10-24T14:36:00Z" w16du:dateUtc="2025-10-24T13:36:00Z">
        <w:r w:rsidR="00D837FD">
          <w:rPr>
            <w:rStyle w:val="CommentReference"/>
          </w:rPr>
          <w:commentReference w:id="458"/>
        </w:r>
      </w:ins>
      <w:r w:rsidRPr="00740990">
        <w:rPr>
          <w:rFonts w:cs="Arial"/>
          <w:b/>
          <w:bCs/>
        </w:rPr>
        <w:t>:</w:t>
      </w:r>
      <w:r w:rsidR="008F1A27" w:rsidRPr="00740990">
        <w:rPr>
          <w:rFonts w:cs="Arial"/>
          <w:b/>
          <w:bCs/>
        </w:rPr>
        <w:t>0</w:t>
      </w:r>
      <w:r w:rsidRPr="00740990">
        <w:rPr>
          <w:rFonts w:cs="Arial"/>
          <w:b/>
          <w:bCs/>
        </w:rPr>
        <w:t>181</w:t>
      </w:r>
      <w:r w:rsidRPr="002D7DEE">
        <w:rPr>
          <w:rFonts w:cs="Arial"/>
          <w:b/>
          <w:bCs/>
        </w:rPr>
        <w:t>0</w:t>
      </w:r>
      <w:r w:rsidRPr="00B77A92">
        <w:rPr>
          <w:rFonts w:cs="Arial"/>
        </w:rPr>
        <w:t xml:space="preserve"> or </w:t>
      </w:r>
      <w:proofErr w:type="gramStart"/>
      <w:r w:rsidRPr="00740990">
        <w:rPr>
          <w:rFonts w:cs="Arial"/>
          <w:b/>
          <w:bCs/>
        </w:rPr>
        <w:t>urn:mrn</w:t>
      </w:r>
      <w:proofErr w:type="gramEnd"/>
      <w:r w:rsidRPr="00740990">
        <w:rPr>
          <w:rFonts w:cs="Arial"/>
          <w:b/>
          <w:bCs/>
        </w:rPr>
        <w:t>:iho:GB</w:t>
      </w:r>
      <w:r w:rsidR="008F1A27" w:rsidRPr="00740990">
        <w:rPr>
          <w:rFonts w:cs="Arial"/>
          <w:b/>
          <w:bCs/>
        </w:rPr>
        <w:t>00</w:t>
      </w:r>
      <w:r w:rsidRPr="00740990">
        <w:rPr>
          <w:rFonts w:cs="Arial"/>
          <w:b/>
          <w:bCs/>
        </w:rPr>
        <w:t>:</w:t>
      </w:r>
      <w:r w:rsidR="008F1A27" w:rsidRPr="00740990">
        <w:rPr>
          <w:rFonts w:cs="Arial"/>
          <w:b/>
          <w:bCs/>
        </w:rPr>
        <w:t>00</w:t>
      </w:r>
      <w:r w:rsidRPr="00740990">
        <w:rPr>
          <w:rFonts w:cs="Arial"/>
          <w:b/>
          <w:bCs/>
        </w:rPr>
        <w:t>540</w:t>
      </w:r>
      <w:r w:rsidRPr="00B812CA">
        <w:rPr>
          <w:rFonts w:cs="Arial"/>
        </w:rPr>
        <w:t xml:space="preserve">. </w:t>
      </w:r>
      <w:r w:rsidR="00C1137D">
        <w:rPr>
          <w:rFonts w:cs="Arial"/>
        </w:rPr>
        <w:t>For digitally signed datasets, t</w:t>
      </w:r>
      <w:r w:rsidRPr="00B812CA">
        <w:rPr>
          <w:rFonts w:cs="Arial"/>
        </w:rPr>
        <w:t>he CN data producer integer and alpha code</w:t>
      </w:r>
      <w:r w:rsidR="00C1137D">
        <w:rPr>
          <w:rFonts w:cs="Arial"/>
        </w:rPr>
        <w:t xml:space="preserve"> elements in the MRN of at least one of the authenticating certificates</w:t>
      </w:r>
      <w:r w:rsidRPr="00B812CA">
        <w:rPr>
          <w:rFonts w:cs="Arial"/>
        </w:rPr>
        <w:t xml:space="preserve"> must match those contained in the</w:t>
      </w:r>
      <w:r w:rsidR="00C1137D">
        <w:rPr>
          <w:rFonts w:cs="Arial"/>
        </w:rPr>
        <w:t xml:space="preserve"> </w:t>
      </w:r>
      <w:r w:rsidRPr="008F1A27">
        <w:rPr>
          <w:rFonts w:cs="Arial"/>
        </w:rPr>
        <w:t>dataset and its CATALOG.XML entry.</w:t>
      </w:r>
    </w:p>
    <w:p w14:paraId="03B9DB1F" w14:textId="77777777" w:rsidR="00850829" w:rsidRPr="00B77A92" w:rsidRDefault="00850829" w:rsidP="00A13F5A">
      <w:pPr>
        <w:spacing w:after="0" w:line="240" w:lineRule="auto"/>
        <w:jc w:val="both"/>
        <w:rPr>
          <w:rFonts w:ascii="Arial Narrow" w:hAnsi="Arial Narrow"/>
        </w:rPr>
      </w:pPr>
    </w:p>
    <w:p w14:paraId="4A8D13DC" w14:textId="633DD912" w:rsidR="00850829" w:rsidRPr="00A527F0" w:rsidRDefault="00850829" w:rsidP="000A225C">
      <w:pPr>
        <w:spacing w:after="120" w:line="240" w:lineRule="auto"/>
        <w:jc w:val="both"/>
      </w:pPr>
      <w:r w:rsidRPr="00A527F0">
        <w:t xml:space="preserve">For ECDIS, the ST code </w:t>
      </w:r>
      <w:r w:rsidR="009A245C" w:rsidRPr="00A527F0">
        <w:t>holding</w:t>
      </w:r>
      <w:r w:rsidRPr="00A527F0">
        <w:t xml:space="preserve"> the role determine</w:t>
      </w:r>
      <w:r w:rsidR="009A245C" w:rsidRPr="00A527F0">
        <w:t>s</w:t>
      </w:r>
      <w:r w:rsidRPr="00A527F0">
        <w:t xml:space="preserve"> whether a dataset</w:t>
      </w:r>
      <w:r w:rsidR="001473C0" w:rsidRPr="00A527F0">
        <w:t xml:space="preserve"> or supporting resource</w:t>
      </w:r>
      <w:r w:rsidRPr="00A527F0">
        <w:t xml:space="preserve"> is </w:t>
      </w:r>
      <w:proofErr w:type="gramStart"/>
      <w:r w:rsidR="00F92055">
        <w:t>non official</w:t>
      </w:r>
      <w:proofErr w:type="gramEnd"/>
      <w:r w:rsidR="00F92055" w:rsidRPr="00A527F0">
        <w:t xml:space="preserve"> </w:t>
      </w:r>
      <w:r w:rsidRPr="00A527F0">
        <w:t>or official. The following codes are supported by the IHO data protection scheme:</w:t>
      </w:r>
    </w:p>
    <w:p w14:paraId="464AFD69" w14:textId="6D6EE902" w:rsidR="00DC2AC5" w:rsidRPr="00A527F0" w:rsidRDefault="00850829" w:rsidP="00DC2AC5">
      <w:pPr>
        <w:pStyle w:val="ListParagraph"/>
        <w:numPr>
          <w:ilvl w:val="0"/>
          <w:numId w:val="109"/>
        </w:numPr>
        <w:spacing w:after="120" w:line="240" w:lineRule="auto"/>
        <w:jc w:val="both"/>
      </w:pPr>
      <w:r w:rsidRPr="00A527F0">
        <w:t xml:space="preserve">For </w:t>
      </w:r>
      <w:r w:rsidR="00DC2AC5" w:rsidRPr="00A527F0">
        <w:t>S-100 datasets</w:t>
      </w:r>
      <w:r w:rsidR="001473C0" w:rsidRPr="00A527F0">
        <w:t xml:space="preserve"> or supporting resources</w:t>
      </w:r>
      <w:r w:rsidRPr="00A527F0">
        <w:t xml:space="preserve"> the following roles define official data.</w:t>
      </w:r>
    </w:p>
    <w:p w14:paraId="06346FFD" w14:textId="2FE48FD5" w:rsidR="00DC2AC5" w:rsidRPr="00A527F0" w:rsidRDefault="00DC2AC5" w:rsidP="00A13F5A">
      <w:pPr>
        <w:pStyle w:val="ListParagraph"/>
        <w:numPr>
          <w:ilvl w:val="1"/>
          <w:numId w:val="109"/>
        </w:numPr>
        <w:spacing w:after="120" w:line="240" w:lineRule="auto"/>
        <w:jc w:val="both"/>
      </w:pPr>
      <w:r w:rsidRPr="00A527F0">
        <w:rPr>
          <w:b/>
          <w:bCs/>
        </w:rPr>
        <w:t>DATA_PRODUCER</w:t>
      </w:r>
      <w:r w:rsidRPr="00A527F0">
        <w:t xml:space="preserve"> Data Producers - producing data content for live navigation under SOLAS. This data is "official"</w:t>
      </w:r>
      <w:r w:rsidR="007574F5">
        <w:t xml:space="preserve"> </w:t>
      </w:r>
    </w:p>
    <w:p w14:paraId="65B719F6" w14:textId="3CD06160" w:rsidR="00DC2AC5" w:rsidRPr="00A527F0" w:rsidRDefault="00DC2AC5" w:rsidP="00A13F5A">
      <w:pPr>
        <w:pStyle w:val="ListParagraph"/>
        <w:numPr>
          <w:ilvl w:val="1"/>
          <w:numId w:val="109"/>
        </w:numPr>
        <w:spacing w:after="120" w:line="240" w:lineRule="auto"/>
        <w:jc w:val="both"/>
      </w:pPr>
      <w:r w:rsidRPr="00A527F0">
        <w:rPr>
          <w:b/>
          <w:bCs/>
        </w:rPr>
        <w:t>DATA_AGGREGATOR</w:t>
      </w:r>
      <w:r w:rsidRPr="00A527F0">
        <w:t xml:space="preserve"> RENCs/Aggregators - validate, distribute and (sometimes) digitally sign data on behalf of their members. These organisations do not create data content</w:t>
      </w:r>
      <w:commentRangeStart w:id="462"/>
      <w:ins w:id="463" w:author="jonathan pritchard" w:date="2025-10-24T14:35:00Z" w16du:dateUtc="2025-10-24T13:35:00Z">
        <w:r w:rsidR="00D837FD">
          <w:t xml:space="preserve">, </w:t>
        </w:r>
        <w:r w:rsidR="00D837FD" w:rsidRPr="00BD3563">
          <w:rPr>
            <w:highlight w:val="yellow"/>
            <w:rPrChange w:id="464" w:author="jonathan pritchard" w:date="2025-10-27T16:27:00Z" w16du:dateUtc="2025-10-27T16:27:00Z">
              <w:rPr/>
            </w:rPrChange>
          </w:rPr>
          <w:t>except for generation of S-128 datasets</w:t>
        </w:r>
      </w:ins>
      <w:r w:rsidRPr="00BD3563">
        <w:rPr>
          <w:highlight w:val="yellow"/>
          <w:rPrChange w:id="465" w:author="jonathan pritchard" w:date="2025-10-27T16:27:00Z" w16du:dateUtc="2025-10-27T16:27:00Z">
            <w:rPr/>
          </w:rPrChange>
        </w:rPr>
        <w:t xml:space="preserve"> </w:t>
      </w:r>
      <w:commentRangeEnd w:id="462"/>
      <w:r w:rsidR="00D837FD" w:rsidRPr="00BD3563">
        <w:rPr>
          <w:rStyle w:val="CommentReference"/>
          <w:highlight w:val="yellow"/>
          <w:rPrChange w:id="466" w:author="jonathan pritchard" w:date="2025-10-27T16:27:00Z" w16du:dateUtc="2025-10-27T16:27:00Z">
            <w:rPr>
              <w:rStyle w:val="CommentReference"/>
            </w:rPr>
          </w:rPrChange>
        </w:rPr>
        <w:commentReference w:id="462"/>
      </w:r>
      <w:r w:rsidRPr="00A527F0">
        <w:t xml:space="preserve">but can </w:t>
      </w:r>
      <w:r w:rsidR="001473C0" w:rsidRPr="00A527F0">
        <w:t>sign</w:t>
      </w:r>
      <w:r w:rsidRPr="00A527F0">
        <w:t xml:space="preserve"> data</w:t>
      </w:r>
      <w:r w:rsidR="001473C0" w:rsidRPr="00A527F0">
        <w:t xml:space="preserve"> </w:t>
      </w:r>
      <w:r w:rsidRPr="00A527F0">
        <w:t xml:space="preserve">as </w:t>
      </w:r>
      <w:r w:rsidR="001473C0" w:rsidRPr="00A527F0">
        <w:t>“</w:t>
      </w:r>
      <w:r w:rsidRPr="00A527F0">
        <w:t>official</w:t>
      </w:r>
      <w:r w:rsidR="001473C0" w:rsidRPr="00A527F0">
        <w:t>”</w:t>
      </w:r>
    </w:p>
    <w:p w14:paraId="025B062D" w14:textId="3B3B90A9" w:rsidR="00DC2AC5" w:rsidRPr="00A527F0" w:rsidRDefault="00DC2AC5" w:rsidP="00DC2AC5">
      <w:pPr>
        <w:pStyle w:val="ListParagraph"/>
        <w:numPr>
          <w:ilvl w:val="0"/>
          <w:numId w:val="109"/>
        </w:numPr>
        <w:spacing w:after="120" w:line="240" w:lineRule="auto"/>
        <w:jc w:val="both"/>
      </w:pPr>
      <w:r w:rsidRPr="00A527F0">
        <w:t>S-128 datasets used for ECDIS Update Status reports.</w:t>
      </w:r>
      <w:r w:rsidR="004D381D" w:rsidRPr="00A527F0">
        <w:t xml:space="preserve"> These datasets may also be authenticated by:</w:t>
      </w:r>
    </w:p>
    <w:p w14:paraId="3C6BEF93" w14:textId="273ABAAC" w:rsidR="00DC2AC5" w:rsidRPr="00A527F0" w:rsidRDefault="00DC2AC5" w:rsidP="00A13F5A">
      <w:pPr>
        <w:pStyle w:val="ListParagraph"/>
        <w:numPr>
          <w:ilvl w:val="1"/>
          <w:numId w:val="109"/>
        </w:numPr>
        <w:spacing w:after="120" w:line="240" w:lineRule="auto"/>
        <w:jc w:val="both"/>
      </w:pPr>
      <w:r w:rsidRPr="00A527F0">
        <w:rPr>
          <w:b/>
          <w:bCs/>
        </w:rPr>
        <w:t>AGGREGATOR</w:t>
      </w:r>
      <w:r w:rsidRPr="00A527F0">
        <w:t xml:space="preserve"> S-128 producers </w:t>
      </w:r>
      <w:r w:rsidR="001473C0" w:rsidRPr="00A527F0">
        <w:t>–</w:t>
      </w:r>
      <w:r w:rsidRPr="00A527F0">
        <w:t xml:space="preserve"> aggregate data together for the purposes of running a service for end users. </w:t>
      </w:r>
      <w:r w:rsidR="00F53D1F" w:rsidRPr="00A527F0">
        <w:t>They create and digitally sign S-128 datasets which support their service offering and the production of update status reports</w:t>
      </w:r>
    </w:p>
    <w:p w14:paraId="64820AC8" w14:textId="15FCBF4F" w:rsidR="00DC2AC5" w:rsidRPr="00A527F0" w:rsidRDefault="00DC2AC5" w:rsidP="00DC2AC5">
      <w:pPr>
        <w:pStyle w:val="ListParagraph"/>
        <w:numPr>
          <w:ilvl w:val="0"/>
          <w:numId w:val="109"/>
        </w:numPr>
        <w:spacing w:after="120" w:line="240" w:lineRule="auto"/>
        <w:jc w:val="both"/>
      </w:pPr>
      <w:r w:rsidRPr="00A527F0">
        <w:t>Catalogues</w:t>
      </w:r>
    </w:p>
    <w:p w14:paraId="13F0CDEA" w14:textId="2627BD15" w:rsidR="00DC2AC5" w:rsidRPr="00A527F0" w:rsidRDefault="00DC2AC5" w:rsidP="00DC2AC5">
      <w:pPr>
        <w:pStyle w:val="ListParagraph"/>
        <w:numPr>
          <w:ilvl w:val="1"/>
          <w:numId w:val="109"/>
        </w:numPr>
        <w:spacing w:after="120" w:line="240" w:lineRule="auto"/>
        <w:jc w:val="both"/>
      </w:pPr>
      <w:r w:rsidRPr="00A527F0">
        <w:rPr>
          <w:b/>
          <w:bCs/>
        </w:rPr>
        <w:t>SCHEME_ADMINISTRATOR</w:t>
      </w:r>
      <w:r w:rsidRPr="00A527F0">
        <w:t xml:space="preserve"> The Scheme Administrator</w:t>
      </w:r>
      <w:r w:rsidR="001473C0" w:rsidRPr="00A527F0">
        <w:t>, the IHO. Only digitally signed catalogues with a certificate authenticated by the scheme administrator may be loaded onto the ECDIS.</w:t>
      </w:r>
    </w:p>
    <w:p w14:paraId="29680794" w14:textId="258FC1D6" w:rsidR="00DC2AC5" w:rsidRPr="00A527F0" w:rsidRDefault="001473C0" w:rsidP="00DC2AC5">
      <w:pPr>
        <w:spacing w:after="120" w:line="240" w:lineRule="auto"/>
        <w:jc w:val="both"/>
      </w:pPr>
      <w:r w:rsidRPr="00A527F0">
        <w:t>ST field</w:t>
      </w:r>
      <w:r w:rsidR="00DC2AC5" w:rsidRPr="00A527F0">
        <w:t xml:space="preserve"> values using the role </w:t>
      </w:r>
      <w:r w:rsidR="00DC2AC5" w:rsidRPr="00A527F0">
        <w:rPr>
          <w:b/>
          <w:bCs/>
        </w:rPr>
        <w:t>OTHER_DATA_PRODUCER</w:t>
      </w:r>
      <w:r w:rsidR="00DC2AC5" w:rsidRPr="00A527F0">
        <w:t xml:space="preserve"> </w:t>
      </w:r>
      <w:r w:rsidRPr="00A527F0">
        <w:t>(or any other value</w:t>
      </w:r>
      <w:r w:rsidR="007574F5">
        <w:t xml:space="preserve"> not </w:t>
      </w:r>
      <w:r w:rsidR="00B76036">
        <w:t xml:space="preserve">included </w:t>
      </w:r>
      <w:r w:rsidR="007574F5">
        <w:t>in the list above</w:t>
      </w:r>
      <w:r w:rsidRPr="00A527F0">
        <w:t xml:space="preserve">, or those not conforming to the CN MRN format above) represent data or catalogue content which is </w:t>
      </w:r>
      <w:proofErr w:type="gramStart"/>
      <w:r w:rsidR="007574F5">
        <w:t xml:space="preserve">non </w:t>
      </w:r>
      <w:r w:rsidR="00DC2AC5" w:rsidRPr="00A527F0">
        <w:t>official</w:t>
      </w:r>
      <w:proofErr w:type="gramEnd"/>
      <w:r w:rsidR="00DC2AC5" w:rsidRPr="00A527F0">
        <w:t>.</w:t>
      </w:r>
    </w:p>
    <w:bookmarkEnd w:id="453"/>
    <w:p w14:paraId="2420741D" w14:textId="77777777" w:rsidR="00EF51C7" w:rsidRPr="00A527F0" w:rsidRDefault="00EF51C7" w:rsidP="000A225C">
      <w:pPr>
        <w:spacing w:after="120" w:line="240" w:lineRule="auto"/>
        <w:jc w:val="both"/>
      </w:pPr>
    </w:p>
    <w:p w14:paraId="32CFD955" w14:textId="3D339409" w:rsidR="00282925" w:rsidRPr="00A527F0" w:rsidRDefault="00282925" w:rsidP="00A13F5A">
      <w:pPr>
        <w:pStyle w:val="Heading3"/>
      </w:pPr>
      <w:bookmarkStart w:id="467" w:name="_Toc175130138"/>
      <w:bookmarkStart w:id="468" w:name="_Toc175130139"/>
      <w:bookmarkStart w:id="469" w:name="_Ref49484794"/>
      <w:bookmarkStart w:id="470" w:name="_Toc194067088"/>
      <w:bookmarkEnd w:id="467"/>
      <w:bookmarkEnd w:id="468"/>
      <w:commentRangeStart w:id="471"/>
      <w:r w:rsidRPr="00A527F0">
        <w:t>Supplemental display items</w:t>
      </w:r>
      <w:bookmarkEnd w:id="469"/>
      <w:bookmarkEnd w:id="470"/>
      <w:commentRangeEnd w:id="471"/>
      <w:r w:rsidR="00D239F0">
        <w:rPr>
          <w:rStyle w:val="CommentReference"/>
          <w:b w:val="0"/>
          <w:bCs w:val="0"/>
        </w:rPr>
        <w:commentReference w:id="471"/>
      </w:r>
    </w:p>
    <w:p w14:paraId="0F2601E8" w14:textId="6351C858" w:rsidR="00282925" w:rsidRPr="00A527F0" w:rsidRDefault="00282925" w:rsidP="00101E07">
      <w:pPr>
        <w:spacing w:after="60" w:line="240" w:lineRule="auto"/>
        <w:jc w:val="both"/>
      </w:pPr>
      <w:r w:rsidRPr="00A527F0">
        <w:t xml:space="preserve">The following information </w:t>
      </w:r>
      <w:r w:rsidR="0023731C" w:rsidRPr="00A527F0">
        <w:t xml:space="preserve">must </w:t>
      </w:r>
      <w:r w:rsidRPr="00A527F0">
        <w:t>be shown on demand</w:t>
      </w:r>
    </w:p>
    <w:p w14:paraId="4023EA09" w14:textId="355ECA21" w:rsidR="00282925" w:rsidRPr="00A527F0" w:rsidRDefault="00282925" w:rsidP="00AE2737">
      <w:pPr>
        <w:pStyle w:val="ListParagraph"/>
        <w:numPr>
          <w:ilvl w:val="0"/>
          <w:numId w:val="25"/>
        </w:numPr>
        <w:spacing w:after="60" w:line="240" w:lineRule="auto"/>
        <w:jc w:val="both"/>
      </w:pPr>
      <w:r w:rsidRPr="00A527F0">
        <w:t xml:space="preserve">Positional data and </w:t>
      </w:r>
      <w:proofErr w:type="gramStart"/>
      <w:r w:rsidRPr="00A527F0">
        <w:t>time;</w:t>
      </w:r>
      <w:proofErr w:type="gramEnd"/>
    </w:p>
    <w:p w14:paraId="3CD6436C" w14:textId="3253CB74" w:rsidR="00282925" w:rsidRPr="00A527F0" w:rsidRDefault="000D5648" w:rsidP="00AE2737">
      <w:pPr>
        <w:pStyle w:val="ListParagraph"/>
        <w:numPr>
          <w:ilvl w:val="0"/>
          <w:numId w:val="25"/>
        </w:numPr>
        <w:spacing w:after="60" w:line="240" w:lineRule="auto"/>
        <w:jc w:val="both"/>
      </w:pPr>
      <w:r w:rsidRPr="00A527F0">
        <w:lastRenderedPageBreak/>
        <w:t>L</w:t>
      </w:r>
      <w:r w:rsidR="00282925" w:rsidRPr="00A527F0">
        <w:t>egend</w:t>
      </w:r>
      <w:r w:rsidR="008C77AA" w:rsidRPr="00A527F0">
        <w:t xml:space="preserve"> (See </w:t>
      </w:r>
      <w:r w:rsidR="008C77AA" w:rsidRPr="00A527F0">
        <w:fldChar w:fldCharType="begin"/>
      </w:r>
      <w:r w:rsidR="008C77AA" w:rsidRPr="00A527F0">
        <w:instrText xml:space="preserve"> REF _Ref167188547 \r \h </w:instrText>
      </w:r>
      <w:r w:rsidR="008C77AA" w:rsidRPr="00A527F0">
        <w:fldChar w:fldCharType="separate"/>
      </w:r>
      <w:r w:rsidR="00A74A4F">
        <w:t>9.1.5</w:t>
      </w:r>
      <w:r w:rsidR="008C77AA" w:rsidRPr="00A527F0">
        <w:fldChar w:fldCharType="end"/>
      </w:r>
      <w:proofErr w:type="gramStart"/>
      <w:r w:rsidR="008C77AA" w:rsidRPr="00A527F0">
        <w:t>)</w:t>
      </w:r>
      <w:r w:rsidR="00282925" w:rsidRPr="00A527F0">
        <w:t>;</w:t>
      </w:r>
      <w:proofErr w:type="gramEnd"/>
    </w:p>
    <w:p w14:paraId="4060FECC" w14:textId="77777777" w:rsidR="00D755A5" w:rsidRDefault="000D5648" w:rsidP="00AE2737">
      <w:pPr>
        <w:pStyle w:val="ListParagraph"/>
        <w:numPr>
          <w:ilvl w:val="0"/>
          <w:numId w:val="25"/>
        </w:numPr>
        <w:spacing w:after="60" w:line="240" w:lineRule="auto"/>
        <w:jc w:val="both"/>
      </w:pPr>
      <w:r w:rsidRPr="00A527F0">
        <w:t>F</w:t>
      </w:r>
      <w:r w:rsidR="00282925" w:rsidRPr="00A527F0">
        <w:t xml:space="preserve">eature description and associated attributes (result of "cursor query") in human readable </w:t>
      </w:r>
      <w:proofErr w:type="gramStart"/>
      <w:r w:rsidR="00282925" w:rsidRPr="00A527F0">
        <w:t>language;</w:t>
      </w:r>
      <w:proofErr w:type="gramEnd"/>
      <w:r w:rsidR="00282925" w:rsidRPr="00A527F0">
        <w:t xml:space="preserve"> </w:t>
      </w:r>
    </w:p>
    <w:p w14:paraId="02E54C26" w14:textId="6AEDD067" w:rsidR="00282925" w:rsidRPr="00A527F0" w:rsidRDefault="00282925" w:rsidP="00AE2737">
      <w:pPr>
        <w:pStyle w:val="ListParagraph"/>
        <w:numPr>
          <w:ilvl w:val="0"/>
          <w:numId w:val="25"/>
        </w:numPr>
        <w:spacing w:after="60" w:line="240" w:lineRule="auto"/>
        <w:jc w:val="both"/>
      </w:pPr>
      <w:r w:rsidRPr="00A527F0">
        <w:t xml:space="preserve">textual information from ENC, for example, dataset name, compilation date, date of </w:t>
      </w:r>
      <w:proofErr w:type="gramStart"/>
      <w:r w:rsidRPr="00A527F0">
        <w:t>issue;</w:t>
      </w:r>
      <w:proofErr w:type="gramEnd"/>
    </w:p>
    <w:p w14:paraId="31A6ECFA" w14:textId="1979021F" w:rsidR="00282925" w:rsidRPr="00A527F0" w:rsidRDefault="000D5648" w:rsidP="00AE2737">
      <w:pPr>
        <w:pStyle w:val="ListParagraph"/>
        <w:numPr>
          <w:ilvl w:val="0"/>
          <w:numId w:val="25"/>
        </w:numPr>
        <w:spacing w:after="60" w:line="240" w:lineRule="auto"/>
        <w:jc w:val="both"/>
      </w:pPr>
      <w:r w:rsidRPr="00A527F0">
        <w:t>R</w:t>
      </w:r>
      <w:r w:rsidR="00282925" w:rsidRPr="00A527F0">
        <w:t>ecord of updates</w:t>
      </w:r>
      <w:r w:rsidR="00114C67" w:rsidRPr="00A527F0">
        <w:t xml:space="preserve"> for </w:t>
      </w:r>
      <w:r w:rsidR="007E517F" w:rsidRPr="00A527F0">
        <w:t>all</w:t>
      </w:r>
      <w:r w:rsidR="00114C67" w:rsidRPr="00A527F0">
        <w:t xml:space="preserve"> data </w:t>
      </w:r>
      <w:proofErr w:type="gramStart"/>
      <w:r w:rsidR="00114C67" w:rsidRPr="00A527F0">
        <w:t>products</w:t>
      </w:r>
      <w:r w:rsidR="00282925" w:rsidRPr="00A527F0">
        <w:t>;</w:t>
      </w:r>
      <w:proofErr w:type="gramEnd"/>
    </w:p>
    <w:p w14:paraId="221D7788" w14:textId="77777777" w:rsidR="00D755A5" w:rsidRDefault="00282925" w:rsidP="00AE2737">
      <w:pPr>
        <w:pStyle w:val="ListParagraph"/>
        <w:numPr>
          <w:ilvl w:val="0"/>
          <w:numId w:val="25"/>
        </w:numPr>
        <w:spacing w:after="60" w:line="240" w:lineRule="auto"/>
        <w:jc w:val="both"/>
      </w:pPr>
      <w:r w:rsidRPr="00A527F0">
        <w:t xml:space="preserve">ECDIS Chart </w:t>
      </w:r>
      <w:proofErr w:type="gramStart"/>
      <w:r w:rsidRPr="00A527F0">
        <w:t>1</w:t>
      </w:r>
      <w:r w:rsidR="00D755A5">
        <w:t>;</w:t>
      </w:r>
      <w:proofErr w:type="gramEnd"/>
    </w:p>
    <w:p w14:paraId="6787E61D" w14:textId="44D7F5C8" w:rsidR="00D755A5" w:rsidRDefault="00491401" w:rsidP="00AE2737">
      <w:pPr>
        <w:pStyle w:val="ListParagraph"/>
        <w:numPr>
          <w:ilvl w:val="0"/>
          <w:numId w:val="25"/>
        </w:numPr>
        <w:spacing w:after="60" w:line="240" w:lineRule="auto"/>
        <w:jc w:val="both"/>
      </w:pPr>
      <w:r w:rsidRPr="00A527F0">
        <w:t xml:space="preserve">Black adjust symbol for contrast </w:t>
      </w:r>
      <w:proofErr w:type="gramStart"/>
      <w:r w:rsidRPr="00A527F0">
        <w:t>adjustment</w:t>
      </w:r>
      <w:r w:rsidR="00D755A5">
        <w:t>;</w:t>
      </w:r>
      <w:proofErr w:type="gramEnd"/>
    </w:p>
    <w:p w14:paraId="7D8FF987" w14:textId="2BFCD752" w:rsidR="00D755A5" w:rsidRDefault="00D755A5" w:rsidP="00AE2737">
      <w:pPr>
        <w:pStyle w:val="ListParagraph"/>
        <w:numPr>
          <w:ilvl w:val="0"/>
          <w:numId w:val="25"/>
        </w:numPr>
        <w:spacing w:after="60" w:line="240" w:lineRule="auto"/>
        <w:jc w:val="both"/>
      </w:pPr>
      <w:r>
        <w:t>C</w:t>
      </w:r>
      <w:r w:rsidR="00330D8D" w:rsidRPr="00A527F0">
        <w:t>olour differenti</w:t>
      </w:r>
      <w:r w:rsidR="00FE79BD" w:rsidRPr="00A527F0">
        <w:t>atio</w:t>
      </w:r>
      <w:r w:rsidR="00330D8D" w:rsidRPr="00A527F0">
        <w:t xml:space="preserve">n </w:t>
      </w:r>
      <w:proofErr w:type="gramStart"/>
      <w:r w:rsidR="00330D8D" w:rsidRPr="00A527F0">
        <w:t xml:space="preserve">diagram </w:t>
      </w:r>
      <w:r w:rsidR="003222A6" w:rsidRPr="00A527F0">
        <w:t xml:space="preserve"> (</w:t>
      </w:r>
      <w:proofErr w:type="gramEnd"/>
      <w:r w:rsidR="003222A6" w:rsidRPr="00A527F0">
        <w:t>available from IHO S-164</w:t>
      </w:r>
      <w:proofErr w:type="gramStart"/>
      <w:r w:rsidR="003222A6" w:rsidRPr="00A527F0">
        <w:t>)</w:t>
      </w:r>
      <w:r w:rsidR="00282925" w:rsidRPr="00A527F0">
        <w:t>;</w:t>
      </w:r>
      <w:proofErr w:type="gramEnd"/>
    </w:p>
    <w:p w14:paraId="226031CA" w14:textId="5510B8D7" w:rsidR="00282925" w:rsidRPr="00A527F0" w:rsidRDefault="000D5648" w:rsidP="00AE2737">
      <w:pPr>
        <w:pStyle w:val="ListParagraph"/>
        <w:numPr>
          <w:ilvl w:val="0"/>
          <w:numId w:val="25"/>
        </w:numPr>
        <w:spacing w:after="60" w:line="240" w:lineRule="auto"/>
        <w:jc w:val="both"/>
      </w:pPr>
      <w:r w:rsidRPr="00A527F0">
        <w:t>L</w:t>
      </w:r>
      <w:r w:rsidR="00282925" w:rsidRPr="00A527F0">
        <w:t xml:space="preserve">ist of categories which are removed from Standard </w:t>
      </w:r>
      <w:proofErr w:type="gramStart"/>
      <w:r w:rsidR="00282925" w:rsidRPr="00A527F0">
        <w:t>Display;</w:t>
      </w:r>
      <w:proofErr w:type="gramEnd"/>
    </w:p>
    <w:p w14:paraId="7EC2FCF3" w14:textId="12DF1D85" w:rsidR="00282925" w:rsidRDefault="009523B2" w:rsidP="00AE2737">
      <w:pPr>
        <w:pStyle w:val="ListParagraph"/>
        <w:numPr>
          <w:ilvl w:val="0"/>
          <w:numId w:val="25"/>
        </w:numPr>
        <w:spacing w:after="60" w:line="240" w:lineRule="auto"/>
        <w:jc w:val="both"/>
      </w:pPr>
      <w:r w:rsidRPr="00A527F0">
        <w:t xml:space="preserve">Dataset </w:t>
      </w:r>
      <w:r w:rsidR="00282925" w:rsidRPr="00A527F0">
        <w:t>Edition</w:t>
      </w:r>
      <w:r w:rsidR="00BC1553" w:rsidRPr="00A527F0">
        <w:t xml:space="preserve"> and update</w:t>
      </w:r>
      <w:r w:rsidR="00282925" w:rsidRPr="00A527F0">
        <w:t xml:space="preserve"> number</w:t>
      </w:r>
      <w:r w:rsidR="00114C67" w:rsidRPr="00A527F0">
        <w:t>s</w:t>
      </w:r>
      <w:r w:rsidRPr="00A527F0">
        <w:t xml:space="preserve"> (if applicable)</w:t>
      </w:r>
      <w:r w:rsidR="00282925" w:rsidRPr="00A527F0">
        <w:t xml:space="preserve"> of S-101 </w:t>
      </w:r>
      <w:r w:rsidR="00114C67" w:rsidRPr="00A527F0">
        <w:t>and</w:t>
      </w:r>
      <w:r w:rsidR="00BC1553" w:rsidRPr="00A527F0">
        <w:t xml:space="preserve"> </w:t>
      </w:r>
      <w:r w:rsidR="00114C67" w:rsidRPr="00A527F0">
        <w:t xml:space="preserve">other </w:t>
      </w:r>
      <w:r w:rsidR="00282925" w:rsidRPr="00A527F0">
        <w:t>Product</w:t>
      </w:r>
      <w:r w:rsidR="007B5DE0" w:rsidRPr="00A527F0">
        <w:t>s</w:t>
      </w:r>
      <w:r w:rsidR="00282925" w:rsidRPr="00A527F0">
        <w:t xml:space="preserve"> in </w:t>
      </w:r>
      <w:proofErr w:type="gramStart"/>
      <w:r w:rsidR="00282925" w:rsidRPr="00A527F0">
        <w:t>use</w:t>
      </w:r>
      <w:r w:rsidR="00114C67" w:rsidRPr="00A527F0">
        <w:t>;</w:t>
      </w:r>
      <w:proofErr w:type="gramEnd"/>
    </w:p>
    <w:p w14:paraId="3FD6A72D" w14:textId="5995A18D" w:rsidR="00D755A5" w:rsidRPr="00B94DFF" w:rsidRDefault="00D755A5" w:rsidP="00AE2737">
      <w:pPr>
        <w:pStyle w:val="ListParagraph"/>
        <w:numPr>
          <w:ilvl w:val="0"/>
          <w:numId w:val="25"/>
        </w:numPr>
        <w:spacing w:after="60" w:line="240" w:lineRule="auto"/>
        <w:jc w:val="both"/>
      </w:pPr>
      <w:r w:rsidRPr="00B94DFF">
        <w:t xml:space="preserve">Edition numbers of Presentation Libraries in </w:t>
      </w:r>
      <w:proofErr w:type="gramStart"/>
      <w:r w:rsidRPr="00B94DFF">
        <w:t>use;</w:t>
      </w:r>
      <w:proofErr w:type="gramEnd"/>
    </w:p>
    <w:p w14:paraId="43251EB1" w14:textId="7B37539E" w:rsidR="00D755A5" w:rsidRPr="00B94DFF" w:rsidRDefault="00D755A5" w:rsidP="00AE2737">
      <w:pPr>
        <w:pStyle w:val="ListParagraph"/>
        <w:numPr>
          <w:ilvl w:val="0"/>
          <w:numId w:val="25"/>
        </w:numPr>
        <w:spacing w:after="60" w:line="240" w:lineRule="auto"/>
        <w:jc w:val="both"/>
      </w:pPr>
      <w:r w:rsidRPr="00B94DFF">
        <w:t>Edition numbers of feature and portrayal catalogues in use.</w:t>
      </w:r>
    </w:p>
    <w:p w14:paraId="73238D0E" w14:textId="77777777" w:rsidR="00A13F5A" w:rsidRPr="00A527F0" w:rsidRDefault="00A13F5A" w:rsidP="00A13F5A">
      <w:pPr>
        <w:spacing w:after="120" w:line="240" w:lineRule="auto"/>
        <w:jc w:val="both"/>
        <w:rPr>
          <w:b/>
          <w:bCs/>
        </w:rPr>
      </w:pPr>
    </w:p>
    <w:p w14:paraId="558EA4C5" w14:textId="49FCEE08" w:rsidR="00D755A5" w:rsidRPr="002D7DEE" w:rsidRDefault="00D755A5" w:rsidP="00D755A5">
      <w:pPr>
        <w:pStyle w:val="Heading3"/>
      </w:pPr>
      <w:bookmarkStart w:id="472" w:name="_Toc194067089"/>
      <w:r w:rsidRPr="00F87E8E">
        <w:t>Navigational Warning functions</w:t>
      </w:r>
      <w:bookmarkEnd w:id="472"/>
    </w:p>
    <w:p w14:paraId="622BFA03" w14:textId="53B0E6F9" w:rsidR="00A13F5A" w:rsidRPr="00A527F0" w:rsidRDefault="000F4DF4" w:rsidP="00530F27">
      <w:pPr>
        <w:rPr>
          <w:b/>
          <w:bCs/>
        </w:rPr>
      </w:pPr>
      <w:r w:rsidRPr="007750F0">
        <w:t xml:space="preserve">Specification for the display of navigational warnings are contained in section </w:t>
      </w:r>
      <w:r w:rsidR="007750F0" w:rsidRPr="002D7DEE">
        <w:fldChar w:fldCharType="begin"/>
      </w:r>
      <w:r w:rsidR="007750F0" w:rsidRPr="002D7DEE">
        <w:instrText xml:space="preserve"> REF _Ref189057024 \r \h </w:instrText>
      </w:r>
      <w:r w:rsidR="007750F0">
        <w:instrText xml:space="preserve"> \* MERGEFORMAT </w:instrText>
      </w:r>
      <w:r w:rsidR="007750F0" w:rsidRPr="002D7DEE">
        <w:fldChar w:fldCharType="separate"/>
      </w:r>
      <w:r w:rsidR="007750F0" w:rsidRPr="002D7DEE">
        <w:t>12.13</w:t>
      </w:r>
      <w:r w:rsidR="007750F0" w:rsidRPr="002D7DEE">
        <w:fldChar w:fldCharType="end"/>
      </w:r>
    </w:p>
    <w:p w14:paraId="6C7C9B73" w14:textId="47BE8EA5" w:rsidR="00282925" w:rsidRPr="00663275" w:rsidRDefault="00282925" w:rsidP="00A13F5A">
      <w:pPr>
        <w:pStyle w:val="Heading3"/>
        <w:rPr>
          <w:strike/>
          <w:rPrChange w:id="473" w:author="jonathan pritchard" w:date="2025-08-07T10:42:00Z" w16du:dateUtc="2025-08-07T09:42:00Z">
            <w:rPr/>
          </w:rPrChange>
        </w:rPr>
      </w:pPr>
      <w:bookmarkStart w:id="474" w:name="_Toc194067090"/>
      <w:commentRangeStart w:id="475"/>
      <w:r w:rsidRPr="00663275">
        <w:rPr>
          <w:strike/>
          <w:rPrChange w:id="476" w:author="jonathan pritchard" w:date="2025-08-07T10:42:00Z" w16du:dateUtc="2025-08-07T09:42:00Z">
            <w:rPr/>
          </w:rPrChange>
        </w:rPr>
        <w:t>Units</w:t>
      </w:r>
      <w:bookmarkEnd w:id="474"/>
    </w:p>
    <w:p w14:paraId="460878B4" w14:textId="77777777" w:rsidR="00B94DFF" w:rsidRPr="00663275" w:rsidRDefault="00D755A5" w:rsidP="000D5648">
      <w:pPr>
        <w:spacing w:after="60" w:line="240" w:lineRule="auto"/>
        <w:jc w:val="both"/>
        <w:rPr>
          <w:strike/>
          <w:rPrChange w:id="477" w:author="jonathan pritchard" w:date="2025-08-07T10:42:00Z" w16du:dateUtc="2025-08-07T09:42:00Z">
            <w:rPr/>
          </w:rPrChange>
        </w:rPr>
      </w:pPr>
      <w:r w:rsidRPr="00663275">
        <w:rPr>
          <w:strike/>
          <w:rPrChange w:id="478" w:author="jonathan pritchard" w:date="2025-08-07T10:42:00Z" w16du:dateUtc="2025-08-07T09:42:00Z">
            <w:rPr/>
          </w:rPrChange>
        </w:rPr>
        <w:t xml:space="preserve">The units of height and depth listed below must be permanently </w:t>
      </w:r>
      <w:r w:rsidR="00171271" w:rsidRPr="00663275">
        <w:rPr>
          <w:strike/>
          <w:rPrChange w:id="479" w:author="jonathan pritchard" w:date="2025-08-07T10:42:00Z" w16du:dateUtc="2025-08-07T09:42:00Z">
            <w:rPr/>
          </w:rPrChange>
        </w:rPr>
        <w:t>indicated</w:t>
      </w:r>
      <w:r w:rsidR="00B94DFF" w:rsidRPr="00663275">
        <w:rPr>
          <w:strike/>
          <w:rPrChange w:id="480" w:author="jonathan pritchard" w:date="2025-08-07T10:42:00Z" w16du:dateUtc="2025-08-07T09:42:00Z">
            <w:rPr/>
          </w:rPrChange>
        </w:rPr>
        <w:t>.</w:t>
      </w:r>
    </w:p>
    <w:p w14:paraId="4D996FD9" w14:textId="0BAEA54F" w:rsidR="00D755A5" w:rsidRPr="00663275" w:rsidRDefault="00171271" w:rsidP="000D5648">
      <w:pPr>
        <w:spacing w:after="60" w:line="240" w:lineRule="auto"/>
        <w:jc w:val="both"/>
        <w:rPr>
          <w:strike/>
          <w:rPrChange w:id="481" w:author="jonathan pritchard" w:date="2025-08-07T10:42:00Z" w16du:dateUtc="2025-08-07T09:42:00Z">
            <w:rPr/>
          </w:rPrChange>
        </w:rPr>
      </w:pPr>
      <w:r w:rsidRPr="00663275">
        <w:rPr>
          <w:strike/>
          <w:rPrChange w:id="482" w:author="jonathan pritchard" w:date="2025-08-07T10:42:00Z" w16du:dateUtc="2025-08-07T09:42:00Z">
            <w:rPr/>
          </w:rPrChange>
        </w:rPr>
        <w:t>Equivalent values using other units may also be shown:</w:t>
      </w:r>
    </w:p>
    <w:p w14:paraId="0646F867" w14:textId="77777777" w:rsidR="00D755A5" w:rsidRPr="00663275" w:rsidRDefault="00D755A5" w:rsidP="00D755A5">
      <w:pPr>
        <w:spacing w:after="60" w:line="240" w:lineRule="auto"/>
        <w:ind w:left="720"/>
        <w:jc w:val="both"/>
        <w:rPr>
          <w:strike/>
          <w:rPrChange w:id="483" w:author="jonathan pritchard" w:date="2025-08-07T10:42:00Z" w16du:dateUtc="2025-08-07T09:42:00Z">
            <w:rPr/>
          </w:rPrChange>
        </w:rPr>
      </w:pPr>
      <w:r w:rsidRPr="00663275">
        <w:rPr>
          <w:strike/>
          <w:rPrChange w:id="484" w:author="jonathan pritchard" w:date="2025-08-07T10:42:00Z" w16du:dateUtc="2025-08-07T09:42:00Z">
            <w:rPr/>
          </w:rPrChange>
        </w:rPr>
        <w:t>Depth:</w:t>
      </w:r>
      <w:r w:rsidRPr="00663275">
        <w:rPr>
          <w:strike/>
          <w:rPrChange w:id="485" w:author="jonathan pritchard" w:date="2025-08-07T10:42:00Z" w16du:dateUtc="2025-08-07T09:42:00Z">
            <w:rPr/>
          </w:rPrChange>
        </w:rPr>
        <w:tab/>
      </w:r>
      <w:r w:rsidRPr="00663275">
        <w:rPr>
          <w:strike/>
          <w:rPrChange w:id="486" w:author="jonathan pritchard" w:date="2025-08-07T10:42:00Z" w16du:dateUtc="2025-08-07T09:42:00Z">
            <w:rPr/>
          </w:rPrChange>
        </w:rPr>
        <w:tab/>
        <w:t>Metres and decimetres.</w:t>
      </w:r>
    </w:p>
    <w:p w14:paraId="1BC7902D" w14:textId="2B3627D5" w:rsidR="00D755A5" w:rsidRPr="00663275" w:rsidRDefault="00D755A5" w:rsidP="002D7DEE">
      <w:pPr>
        <w:spacing w:after="60" w:line="240" w:lineRule="auto"/>
        <w:ind w:left="720"/>
        <w:jc w:val="both"/>
        <w:rPr>
          <w:strike/>
          <w:rPrChange w:id="487" w:author="jonathan pritchard" w:date="2025-08-07T10:42:00Z" w16du:dateUtc="2025-08-07T09:42:00Z">
            <w:rPr/>
          </w:rPrChange>
        </w:rPr>
      </w:pPr>
      <w:r w:rsidRPr="00663275">
        <w:rPr>
          <w:strike/>
          <w:rPrChange w:id="488" w:author="jonathan pritchard" w:date="2025-08-07T10:42:00Z" w16du:dateUtc="2025-08-07T09:42:00Z">
            <w:rPr/>
          </w:rPrChange>
        </w:rPr>
        <w:t>Height:</w:t>
      </w:r>
      <w:r w:rsidRPr="00663275">
        <w:rPr>
          <w:strike/>
          <w:rPrChange w:id="489" w:author="jonathan pritchard" w:date="2025-08-07T10:42:00Z" w16du:dateUtc="2025-08-07T09:42:00Z">
            <w:rPr/>
          </w:rPrChange>
        </w:rPr>
        <w:tab/>
      </w:r>
      <w:r w:rsidRPr="00663275">
        <w:rPr>
          <w:strike/>
          <w:rPrChange w:id="490" w:author="jonathan pritchard" w:date="2025-08-07T10:42:00Z" w16du:dateUtc="2025-08-07T09:42:00Z">
            <w:rPr/>
          </w:rPrChange>
        </w:rPr>
        <w:tab/>
        <w:t>Metres.</w:t>
      </w:r>
    </w:p>
    <w:p w14:paraId="1D739390" w14:textId="77777777" w:rsidR="00D755A5" w:rsidRPr="00663275" w:rsidRDefault="00D755A5" w:rsidP="000D5648">
      <w:pPr>
        <w:spacing w:after="60" w:line="240" w:lineRule="auto"/>
        <w:jc w:val="both"/>
        <w:rPr>
          <w:strike/>
          <w:rPrChange w:id="491" w:author="jonathan pritchard" w:date="2025-08-07T10:42:00Z" w16du:dateUtc="2025-08-07T09:42:00Z">
            <w:rPr/>
          </w:rPrChange>
        </w:rPr>
      </w:pPr>
    </w:p>
    <w:p w14:paraId="0E92503E" w14:textId="6F065069" w:rsidR="009A245C" w:rsidRPr="00663275" w:rsidRDefault="00D755A5" w:rsidP="000D5648">
      <w:pPr>
        <w:spacing w:after="60" w:line="240" w:lineRule="auto"/>
        <w:jc w:val="both"/>
        <w:rPr>
          <w:strike/>
          <w:rPrChange w:id="492" w:author="jonathan pritchard" w:date="2025-08-07T10:42:00Z" w16du:dateUtc="2025-08-07T09:42:00Z">
            <w:rPr/>
          </w:rPrChange>
        </w:rPr>
      </w:pPr>
      <w:r w:rsidRPr="00663275">
        <w:rPr>
          <w:strike/>
          <w:rPrChange w:id="493" w:author="jonathan pritchard" w:date="2025-08-07T10:42:00Z" w16du:dateUtc="2025-08-07T09:42:00Z">
            <w:rPr/>
          </w:rPrChange>
        </w:rPr>
        <w:t>Additionally, t</w:t>
      </w:r>
      <w:r w:rsidR="00282925" w:rsidRPr="00663275">
        <w:rPr>
          <w:strike/>
          <w:rPrChange w:id="494" w:author="jonathan pritchard" w:date="2025-08-07T10:42:00Z" w16du:dateUtc="2025-08-07T09:42:00Z">
            <w:rPr/>
          </w:rPrChange>
        </w:rPr>
        <w:t xml:space="preserve">he units listed below </w:t>
      </w:r>
      <w:r w:rsidR="0023731C" w:rsidRPr="00663275">
        <w:rPr>
          <w:strike/>
          <w:rPrChange w:id="495" w:author="jonathan pritchard" w:date="2025-08-07T10:42:00Z" w16du:dateUtc="2025-08-07T09:42:00Z">
            <w:rPr/>
          </w:rPrChange>
        </w:rPr>
        <w:t xml:space="preserve">must </w:t>
      </w:r>
      <w:r w:rsidR="00282925" w:rsidRPr="00663275">
        <w:rPr>
          <w:strike/>
          <w:rPrChange w:id="496" w:author="jonathan pritchard" w:date="2025-08-07T10:42:00Z" w16du:dateUtc="2025-08-07T09:42:00Z">
            <w:rPr/>
          </w:rPrChange>
        </w:rPr>
        <w:t>be</w:t>
      </w:r>
      <w:r w:rsidR="005D7C82" w:rsidRPr="00663275">
        <w:rPr>
          <w:strike/>
          <w:rPrChange w:id="497" w:author="jonathan pritchard" w:date="2025-08-07T10:42:00Z" w16du:dateUtc="2025-08-07T09:42:00Z">
            <w:rPr/>
          </w:rPrChange>
        </w:rPr>
        <w:t xml:space="preserve"> available, on demand</w:t>
      </w:r>
      <w:r w:rsidR="0023731C" w:rsidRPr="00663275">
        <w:rPr>
          <w:strike/>
          <w:rPrChange w:id="498" w:author="jonathan pritchard" w:date="2025-08-07T10:42:00Z" w16du:dateUtc="2025-08-07T09:42:00Z">
            <w:rPr/>
          </w:rPrChange>
        </w:rPr>
        <w:t xml:space="preserve"> and</w:t>
      </w:r>
      <w:r w:rsidR="00282925" w:rsidRPr="00663275">
        <w:rPr>
          <w:strike/>
          <w:rPrChange w:id="499" w:author="jonathan pritchard" w:date="2025-08-07T10:42:00Z" w16du:dateUtc="2025-08-07T09:42:00Z">
            <w:rPr/>
          </w:rPrChange>
        </w:rPr>
        <w:t xml:space="preserve"> indicated in the display legend</w:t>
      </w:r>
      <w:r w:rsidR="0023731C" w:rsidRPr="00663275">
        <w:rPr>
          <w:strike/>
          <w:rPrChange w:id="500" w:author="jonathan pritchard" w:date="2025-08-07T10:42:00Z" w16du:dateUtc="2025-08-07T09:42:00Z">
            <w:rPr/>
          </w:rPrChange>
        </w:rPr>
        <w:t xml:space="preserve">. </w:t>
      </w:r>
    </w:p>
    <w:p w14:paraId="4BFD66C9" w14:textId="7282F912" w:rsidR="00282925" w:rsidRPr="00663275" w:rsidRDefault="00282925" w:rsidP="000D5648">
      <w:pPr>
        <w:spacing w:after="60" w:line="240" w:lineRule="auto"/>
        <w:ind w:left="720"/>
        <w:jc w:val="both"/>
        <w:rPr>
          <w:strike/>
          <w:rPrChange w:id="501" w:author="jonathan pritchard" w:date="2025-08-07T10:42:00Z" w16du:dateUtc="2025-08-07T09:42:00Z">
            <w:rPr/>
          </w:rPrChange>
        </w:rPr>
      </w:pPr>
      <w:r w:rsidRPr="00663275">
        <w:rPr>
          <w:strike/>
          <w:rPrChange w:id="502" w:author="jonathan pritchard" w:date="2025-08-07T10:42:00Z" w16du:dateUtc="2025-08-07T09:42:00Z">
            <w:rPr/>
          </w:rPrChange>
        </w:rPr>
        <w:t>Position:</w:t>
      </w:r>
      <w:r w:rsidRPr="00663275">
        <w:rPr>
          <w:strike/>
          <w:rPrChange w:id="503" w:author="jonathan pritchard" w:date="2025-08-07T10:42:00Z" w16du:dateUtc="2025-08-07T09:42:00Z">
            <w:rPr/>
          </w:rPrChange>
        </w:rPr>
        <w:tab/>
      </w:r>
      <w:r w:rsidR="000D5648" w:rsidRPr="00663275">
        <w:rPr>
          <w:strike/>
          <w:rPrChange w:id="504" w:author="jonathan pritchard" w:date="2025-08-07T10:42:00Z" w16du:dateUtc="2025-08-07T09:42:00Z">
            <w:rPr/>
          </w:rPrChange>
        </w:rPr>
        <w:t>L</w:t>
      </w:r>
      <w:r w:rsidRPr="00663275">
        <w:rPr>
          <w:strike/>
          <w:rPrChange w:id="505" w:author="jonathan pritchard" w:date="2025-08-07T10:42:00Z" w16du:dateUtc="2025-08-07T09:42:00Z">
            <w:rPr/>
          </w:rPrChange>
        </w:rPr>
        <w:t>atitude and longitude in degrees, minutes and decimal minutes.</w:t>
      </w:r>
    </w:p>
    <w:p w14:paraId="594F2F41" w14:textId="4E2B752F" w:rsidR="00282925" w:rsidRPr="00663275" w:rsidRDefault="00282925" w:rsidP="000D5648">
      <w:pPr>
        <w:spacing w:after="60" w:line="240" w:lineRule="auto"/>
        <w:ind w:left="720"/>
        <w:jc w:val="both"/>
        <w:rPr>
          <w:strike/>
          <w:rPrChange w:id="506" w:author="jonathan pritchard" w:date="2025-08-07T10:42:00Z" w16du:dateUtc="2025-08-07T09:42:00Z">
            <w:rPr/>
          </w:rPrChange>
        </w:rPr>
      </w:pPr>
      <w:r w:rsidRPr="00663275">
        <w:rPr>
          <w:strike/>
          <w:rPrChange w:id="507" w:author="jonathan pritchard" w:date="2025-08-07T10:42:00Z" w16du:dateUtc="2025-08-07T09:42:00Z">
            <w:rPr/>
          </w:rPrChange>
        </w:rPr>
        <w:t>Distance:</w:t>
      </w:r>
      <w:r w:rsidRPr="00663275">
        <w:rPr>
          <w:strike/>
          <w:rPrChange w:id="508" w:author="jonathan pritchard" w:date="2025-08-07T10:42:00Z" w16du:dateUtc="2025-08-07T09:42:00Z">
            <w:rPr/>
          </w:rPrChange>
        </w:rPr>
        <w:tab/>
      </w:r>
      <w:r w:rsidR="000D5648" w:rsidRPr="00663275">
        <w:rPr>
          <w:strike/>
          <w:rPrChange w:id="509" w:author="jonathan pritchard" w:date="2025-08-07T10:42:00Z" w16du:dateUtc="2025-08-07T09:42:00Z">
            <w:rPr/>
          </w:rPrChange>
        </w:rPr>
        <w:t>Nautical miles and decimal miles;</w:t>
      </w:r>
      <w:r w:rsidRPr="00663275">
        <w:rPr>
          <w:strike/>
          <w:rPrChange w:id="510" w:author="jonathan pritchard" w:date="2025-08-07T10:42:00Z" w16du:dateUtc="2025-08-07T09:42:00Z">
            <w:rPr/>
          </w:rPrChange>
        </w:rPr>
        <w:t xml:space="preserve"> or metres.</w:t>
      </w:r>
    </w:p>
    <w:p w14:paraId="74731C84" w14:textId="5DC1DAE2" w:rsidR="00282925" w:rsidRPr="00663275" w:rsidRDefault="00282925" w:rsidP="000D5648">
      <w:pPr>
        <w:spacing w:after="120" w:line="240" w:lineRule="auto"/>
        <w:ind w:left="720"/>
        <w:jc w:val="both"/>
        <w:rPr>
          <w:strike/>
          <w:rPrChange w:id="511" w:author="jonathan pritchard" w:date="2025-08-07T10:42:00Z" w16du:dateUtc="2025-08-07T09:42:00Z">
            <w:rPr/>
          </w:rPrChange>
        </w:rPr>
      </w:pPr>
      <w:r w:rsidRPr="00663275">
        <w:rPr>
          <w:strike/>
          <w:rPrChange w:id="512" w:author="jonathan pritchard" w:date="2025-08-07T10:42:00Z" w16du:dateUtc="2025-08-07T09:42:00Z">
            <w:rPr/>
          </w:rPrChange>
        </w:rPr>
        <w:t>Speed:</w:t>
      </w:r>
      <w:r w:rsidRPr="00663275">
        <w:rPr>
          <w:strike/>
          <w:rPrChange w:id="513" w:author="jonathan pritchard" w:date="2025-08-07T10:42:00Z" w16du:dateUtc="2025-08-07T09:42:00Z">
            <w:rPr/>
          </w:rPrChange>
        </w:rPr>
        <w:tab/>
      </w:r>
      <w:r w:rsidRPr="00663275">
        <w:rPr>
          <w:strike/>
          <w:rPrChange w:id="514" w:author="jonathan pritchard" w:date="2025-08-07T10:42:00Z" w16du:dateUtc="2025-08-07T09:42:00Z">
            <w:rPr/>
          </w:rPrChange>
        </w:rPr>
        <w:tab/>
      </w:r>
      <w:r w:rsidR="000D5648" w:rsidRPr="00663275">
        <w:rPr>
          <w:strike/>
          <w:rPrChange w:id="515" w:author="jonathan pritchard" w:date="2025-08-07T10:42:00Z" w16du:dateUtc="2025-08-07T09:42:00Z">
            <w:rPr/>
          </w:rPrChange>
        </w:rPr>
        <w:t>K</w:t>
      </w:r>
      <w:r w:rsidRPr="00663275">
        <w:rPr>
          <w:strike/>
          <w:rPrChange w:id="516" w:author="jonathan pritchard" w:date="2025-08-07T10:42:00Z" w16du:dateUtc="2025-08-07T09:42:00Z">
            <w:rPr/>
          </w:rPrChange>
        </w:rPr>
        <w:t>nots and decimal knots.</w:t>
      </w:r>
      <w:commentRangeEnd w:id="475"/>
      <w:r w:rsidR="00663275">
        <w:rPr>
          <w:rStyle w:val="CommentReference"/>
        </w:rPr>
        <w:commentReference w:id="475"/>
      </w:r>
    </w:p>
    <w:p w14:paraId="1FA1CC56" w14:textId="71B74E3E" w:rsidR="00282925" w:rsidRPr="00B812CA" w:rsidRDefault="00282925" w:rsidP="00A13F5A">
      <w:pPr>
        <w:pStyle w:val="Heading3"/>
      </w:pPr>
      <w:bookmarkStart w:id="517" w:name="_Ref167188547"/>
      <w:bookmarkStart w:id="518" w:name="_Toc194067091"/>
      <w:r w:rsidRPr="00A527F0">
        <w:t>Legend</w:t>
      </w:r>
      <w:bookmarkEnd w:id="517"/>
      <w:bookmarkEnd w:id="518"/>
    </w:p>
    <w:p w14:paraId="0B2C28CA" w14:textId="048B0E18" w:rsidR="00143BD1" w:rsidRPr="00A527F0" w:rsidRDefault="00282925" w:rsidP="00530F27">
      <w:pPr>
        <w:spacing w:after="60" w:line="240" w:lineRule="auto"/>
        <w:jc w:val="both"/>
      </w:pPr>
      <w:r w:rsidRPr="00B812CA">
        <w:t xml:space="preserve">A standard legend </w:t>
      </w:r>
      <w:r w:rsidRPr="007763CD">
        <w:t>of general information relating</w:t>
      </w:r>
      <w:r w:rsidRPr="00B812CA">
        <w:t xml:space="preserve"> to the area displayed, applicable to the position selected by the mariner, </w:t>
      </w:r>
      <w:r w:rsidR="0023731C" w:rsidRPr="00B812CA">
        <w:t xml:space="preserve">must </w:t>
      </w:r>
      <w:r w:rsidRPr="00B812CA">
        <w:t xml:space="preserve">be shown on a graphic or text display. </w:t>
      </w:r>
      <w:r w:rsidR="00C23499" w:rsidRPr="00A527F0">
        <w:t xml:space="preserve">See </w:t>
      </w:r>
      <w:r w:rsidR="00D21916" w:rsidRPr="00A527F0">
        <w:t xml:space="preserve">clause </w:t>
      </w:r>
      <w:r w:rsidR="00C23499" w:rsidRPr="00A527F0">
        <w:fldChar w:fldCharType="begin"/>
      </w:r>
      <w:r w:rsidR="00C23499" w:rsidRPr="00A527F0">
        <w:instrText xml:space="preserve"> REF _Ref48912766 \r \h </w:instrText>
      </w:r>
      <w:r w:rsidR="000D5648" w:rsidRPr="00A527F0">
        <w:instrText xml:space="preserve"> \* MERGEFORMAT </w:instrText>
      </w:r>
      <w:r w:rsidR="00C23499" w:rsidRPr="00A527F0">
        <w:fldChar w:fldCharType="separate"/>
      </w:r>
      <w:r w:rsidR="007750F0">
        <w:t>12.11.1</w:t>
      </w:r>
      <w:r w:rsidR="00C23499" w:rsidRPr="00A527F0">
        <w:fldChar w:fldCharType="end"/>
      </w:r>
      <w:r w:rsidR="00C23499" w:rsidRPr="00A527F0">
        <w:t xml:space="preserve"> for</w:t>
      </w:r>
      <w:r w:rsidR="000F4DF4" w:rsidRPr="00A527F0">
        <w:t xml:space="preserve"> </w:t>
      </w:r>
      <w:r w:rsidR="00560AA4">
        <w:t>detail.</w:t>
      </w:r>
    </w:p>
    <w:p w14:paraId="6CE2E102" w14:textId="5737C87E" w:rsidR="00145602" w:rsidRPr="00A527F0" w:rsidRDefault="00145602" w:rsidP="00DB7CFE">
      <w:pPr>
        <w:pStyle w:val="Heading2"/>
      </w:pPr>
      <w:bookmarkStart w:id="519" w:name="_Toc194067092"/>
      <w:r w:rsidRPr="00A527F0">
        <w:t>Priority of information</w:t>
      </w:r>
      <w:r w:rsidR="009A245C" w:rsidRPr="00A527F0">
        <w:t xml:space="preserve"> [</w:t>
      </w:r>
      <w:r w:rsidR="0064471E" w:rsidRPr="00A527F0">
        <w:t>Informative</w:t>
      </w:r>
      <w:r w:rsidR="000F4DF4" w:rsidRPr="00A527F0">
        <w:rPr>
          <w:rStyle w:val="FootnoteReference"/>
          <w:noProof w:val="0"/>
          <w:lang w:val="en-GB"/>
        </w:rPr>
        <w:footnoteReference w:id="2"/>
      </w:r>
      <w:r w:rsidR="009A245C" w:rsidRPr="00A527F0">
        <w:t>]</w:t>
      </w:r>
      <w:bookmarkEnd w:id="519"/>
    </w:p>
    <w:p w14:paraId="48C6DDC4" w14:textId="7F00C2B6" w:rsidR="00145602" w:rsidRPr="00E22192" w:rsidRDefault="00950DDE" w:rsidP="00214B3A">
      <w:pPr>
        <w:pStyle w:val="Heading3"/>
        <w:rPr>
          <w:highlight w:val="yellow"/>
          <w:rPrChange w:id="520" w:author="jonathan pritchard" w:date="2025-10-27T13:10:00Z" w16du:dateUtc="2025-10-27T13:10:00Z">
            <w:rPr/>
          </w:rPrChange>
        </w:rPr>
      </w:pPr>
      <w:bookmarkStart w:id="521" w:name="_Toc194067093"/>
      <w:r w:rsidRPr="00E22192">
        <w:rPr>
          <w:highlight w:val="yellow"/>
          <w:rPrChange w:id="522" w:author="jonathan pritchard" w:date="2025-10-27T13:10:00Z" w16du:dateUtc="2025-10-27T13:10:00Z">
            <w:rPr/>
          </w:rPrChange>
        </w:rPr>
        <w:t>Priority layers</w:t>
      </w:r>
      <w:bookmarkEnd w:id="521"/>
    </w:p>
    <w:p w14:paraId="46C1AD56" w14:textId="4FFB9010" w:rsidR="00766D80" w:rsidRPr="00A527F0" w:rsidRDefault="00766D80" w:rsidP="00D21916">
      <w:pPr>
        <w:spacing w:after="120" w:line="240" w:lineRule="auto"/>
        <w:jc w:val="both"/>
      </w:pPr>
      <w:commentRangeStart w:id="523"/>
      <w:r w:rsidRPr="00A527F0">
        <w:t>The</w:t>
      </w:r>
      <w:commentRangeEnd w:id="523"/>
      <w:r w:rsidR="00E22192">
        <w:rPr>
          <w:rStyle w:val="CommentReference"/>
        </w:rPr>
        <w:commentReference w:id="523"/>
      </w:r>
      <w:r w:rsidRPr="00A527F0">
        <w:t xml:space="preserve"> IMO </w:t>
      </w:r>
      <w:r w:rsidR="00180D76" w:rsidRPr="00A527F0">
        <w:t>Performance Standard</w:t>
      </w:r>
      <w:r w:rsidRPr="00A527F0">
        <w:t xml:space="preserve"> divides </w:t>
      </w:r>
      <w:r w:rsidR="00C60446" w:rsidRPr="00A527F0">
        <w:t xml:space="preserve">System Database </w:t>
      </w:r>
      <w:r w:rsidRPr="00A527F0">
        <w:t xml:space="preserve">information into three categories that determine what data is to be on the display: Display Base (always present on the display); Standard Display (the default display); and </w:t>
      </w:r>
      <w:r w:rsidR="00171271">
        <w:t>all o</w:t>
      </w:r>
      <w:r w:rsidRPr="00A527F0">
        <w:t xml:space="preserve">ther </w:t>
      </w:r>
      <w:r w:rsidR="00171271">
        <w:t>i</w:t>
      </w:r>
      <w:r w:rsidRPr="00A527F0">
        <w:t>nformation (displayed on demand). (</w:t>
      </w:r>
      <w:r w:rsidR="0056040E">
        <w:t>MSC.530(106)/Rev.1</w:t>
      </w:r>
      <w:r w:rsidR="00180D76" w:rsidRPr="00A527F0">
        <w:t>,</w:t>
      </w:r>
      <w:r w:rsidRPr="00A527F0">
        <w:t xml:space="preserve"> Appendix 2).</w:t>
      </w:r>
    </w:p>
    <w:p w14:paraId="66385328" w14:textId="0346E7C5" w:rsidR="00766D80" w:rsidRPr="00A527F0" w:rsidRDefault="00766D80" w:rsidP="00D21916">
      <w:pPr>
        <w:spacing w:after="60" w:line="240" w:lineRule="auto"/>
        <w:jc w:val="both"/>
      </w:pPr>
      <w:r w:rsidRPr="00A527F0">
        <w:t xml:space="preserve">There are </w:t>
      </w:r>
      <w:r w:rsidR="00CC0C0A" w:rsidRPr="00A527F0">
        <w:t xml:space="preserve">9 </w:t>
      </w:r>
      <w:r w:rsidR="003500C0" w:rsidRPr="00A527F0">
        <w:t xml:space="preserve">basic </w:t>
      </w:r>
      <w:r w:rsidRPr="00A527F0">
        <w:t>priority layers for the drawing sequence of the data on the display</w:t>
      </w:r>
      <w:r w:rsidR="006A14CA" w:rsidRPr="00A527F0">
        <w:t>, ordered from higher to lower priorities in the list below</w:t>
      </w:r>
      <w:r w:rsidRPr="00A527F0">
        <w:t>:</w:t>
      </w:r>
    </w:p>
    <w:p w14:paraId="0521478B" w14:textId="7FD3DA0B" w:rsidR="00766D80" w:rsidRPr="00A527F0" w:rsidRDefault="00766D80" w:rsidP="00AE2737">
      <w:pPr>
        <w:pStyle w:val="ListParagraph"/>
        <w:numPr>
          <w:ilvl w:val="0"/>
          <w:numId w:val="26"/>
        </w:numPr>
        <w:spacing w:after="60" w:line="240" w:lineRule="auto"/>
        <w:jc w:val="both"/>
      </w:pPr>
      <w:r w:rsidRPr="00A527F0">
        <w:t xml:space="preserve">ECDIS visual </w:t>
      </w:r>
      <w:r w:rsidR="00C0149A" w:rsidRPr="00A527F0">
        <w:t>alerts</w:t>
      </w:r>
      <w:r w:rsidRPr="00A527F0">
        <w:t>/indications (</w:t>
      </w:r>
      <w:r w:rsidR="00143BD1" w:rsidRPr="00A527F0">
        <w:t>for example</w:t>
      </w:r>
      <w:r w:rsidRPr="00A527F0">
        <w:t xml:space="preserve"> caution, overscale</w:t>
      </w:r>
      <w:proofErr w:type="gramStart"/>
      <w:r w:rsidRPr="00A527F0">
        <w:t>)</w:t>
      </w:r>
      <w:r w:rsidR="00143BD1" w:rsidRPr="00A527F0">
        <w:t>;</w:t>
      </w:r>
      <w:proofErr w:type="gramEnd"/>
    </w:p>
    <w:p w14:paraId="044051C0" w14:textId="7AB1B251" w:rsidR="00766D80" w:rsidRPr="00A527F0" w:rsidRDefault="00070EBA" w:rsidP="00AE2737">
      <w:pPr>
        <w:pStyle w:val="ListParagraph"/>
        <w:numPr>
          <w:ilvl w:val="0"/>
          <w:numId w:val="26"/>
        </w:numPr>
        <w:spacing w:after="60" w:line="240" w:lineRule="auto"/>
        <w:jc w:val="both"/>
      </w:pPr>
      <w:proofErr w:type="gramStart"/>
      <w:r w:rsidRPr="00A527F0">
        <w:t>O</w:t>
      </w:r>
      <w:r w:rsidR="00AB326E" w:rsidRPr="00A527F0">
        <w:t>fficial</w:t>
      </w:r>
      <w:r w:rsidR="00766D80" w:rsidRPr="00A527F0">
        <w:t>-data</w:t>
      </w:r>
      <w:proofErr w:type="gramEnd"/>
      <w:r w:rsidR="00766D80" w:rsidRPr="00A527F0">
        <w:t xml:space="preserve">: </w:t>
      </w:r>
      <w:r w:rsidR="00143BD1" w:rsidRPr="00A527F0">
        <w:t>P</w:t>
      </w:r>
      <w:r w:rsidR="00766D80" w:rsidRPr="00A527F0">
        <w:t>oints/</w:t>
      </w:r>
      <w:r w:rsidR="00206711" w:rsidRPr="00A527F0">
        <w:t xml:space="preserve">Curves </w:t>
      </w:r>
      <w:r w:rsidR="00766D80" w:rsidRPr="00A527F0">
        <w:t xml:space="preserve">and </w:t>
      </w:r>
      <w:r w:rsidR="00206711" w:rsidRPr="00A527F0">
        <w:t>Surfaces</w:t>
      </w:r>
      <w:r w:rsidR="00766D80" w:rsidRPr="00A527F0">
        <w:t xml:space="preserve"> + official </w:t>
      </w:r>
      <w:proofErr w:type="gramStart"/>
      <w:r w:rsidR="00766D80" w:rsidRPr="00A527F0">
        <w:t>updates</w:t>
      </w:r>
      <w:r w:rsidR="00143BD1" w:rsidRPr="00A527F0">
        <w:t>;</w:t>
      </w:r>
      <w:proofErr w:type="gramEnd"/>
    </w:p>
    <w:p w14:paraId="62D64BD3" w14:textId="37C8865D" w:rsidR="00766D80" w:rsidRPr="00A527F0" w:rsidRDefault="006A14CA" w:rsidP="00AE2737">
      <w:pPr>
        <w:pStyle w:val="ListParagraph"/>
        <w:numPr>
          <w:ilvl w:val="0"/>
          <w:numId w:val="26"/>
        </w:numPr>
        <w:spacing w:after="60" w:line="240" w:lineRule="auto"/>
        <w:jc w:val="both"/>
      </w:pPr>
      <w:r w:rsidRPr="00A527F0">
        <w:t>Notices to Mariners</w:t>
      </w:r>
      <w:r w:rsidR="00766D80" w:rsidRPr="00A527F0">
        <w:t xml:space="preserve">, manual input and Navigational </w:t>
      </w:r>
      <w:proofErr w:type="gramStart"/>
      <w:r w:rsidR="00766D80" w:rsidRPr="00A527F0">
        <w:t>Warnings</w:t>
      </w:r>
      <w:r w:rsidR="00143BD1" w:rsidRPr="00A527F0">
        <w:t>;</w:t>
      </w:r>
      <w:proofErr w:type="gramEnd"/>
    </w:p>
    <w:p w14:paraId="5DECF270" w14:textId="22D77647" w:rsidR="00766D80" w:rsidRPr="00A527F0" w:rsidRDefault="002E11EC" w:rsidP="00AE2737">
      <w:pPr>
        <w:pStyle w:val="ListParagraph"/>
        <w:numPr>
          <w:ilvl w:val="0"/>
          <w:numId w:val="26"/>
        </w:numPr>
        <w:spacing w:after="60" w:line="240" w:lineRule="auto"/>
        <w:jc w:val="both"/>
      </w:pPr>
      <w:proofErr w:type="gramStart"/>
      <w:r w:rsidRPr="00A527F0">
        <w:t>Official</w:t>
      </w:r>
      <w:r w:rsidR="00766D80" w:rsidRPr="00A527F0">
        <w:t>-caution</w:t>
      </w:r>
      <w:proofErr w:type="gramEnd"/>
      <w:r w:rsidR="00766D80" w:rsidRPr="00A527F0">
        <w:t xml:space="preserve"> (ENC </w:t>
      </w:r>
      <w:r w:rsidRPr="00A527F0">
        <w:t xml:space="preserve">and other </w:t>
      </w:r>
      <w:r w:rsidR="00766D80" w:rsidRPr="00A527F0">
        <w:t>cautions</w:t>
      </w:r>
      <w:proofErr w:type="gramStart"/>
      <w:r w:rsidR="00766D80" w:rsidRPr="00A527F0">
        <w:t>)</w:t>
      </w:r>
      <w:r w:rsidR="00143BD1" w:rsidRPr="00A527F0">
        <w:t>;</w:t>
      </w:r>
      <w:proofErr w:type="gramEnd"/>
    </w:p>
    <w:p w14:paraId="17799F26" w14:textId="3EE14920" w:rsidR="00766D80" w:rsidRPr="00A527F0" w:rsidRDefault="002E11EC" w:rsidP="00AE2737">
      <w:pPr>
        <w:pStyle w:val="ListParagraph"/>
        <w:numPr>
          <w:ilvl w:val="0"/>
          <w:numId w:val="26"/>
        </w:numPr>
        <w:spacing w:after="60" w:line="240" w:lineRule="auto"/>
        <w:jc w:val="both"/>
      </w:pPr>
      <w:r w:rsidRPr="00A527F0">
        <w:lastRenderedPageBreak/>
        <w:t>Official</w:t>
      </w:r>
      <w:r w:rsidR="00766D80" w:rsidRPr="00A527F0">
        <w:t xml:space="preserve">-colour-fill area </w:t>
      </w:r>
      <w:proofErr w:type="gramStart"/>
      <w:r w:rsidR="00766D80" w:rsidRPr="00A527F0">
        <w:t>data</w:t>
      </w:r>
      <w:r w:rsidR="00143BD1" w:rsidRPr="00A527F0">
        <w:t>;</w:t>
      </w:r>
      <w:proofErr w:type="gramEnd"/>
    </w:p>
    <w:p w14:paraId="05DEA13F" w14:textId="0BF53A39" w:rsidR="00766D80" w:rsidRPr="00A527F0" w:rsidRDefault="00070EBA" w:rsidP="00AE2737">
      <w:pPr>
        <w:pStyle w:val="ListParagraph"/>
        <w:numPr>
          <w:ilvl w:val="0"/>
          <w:numId w:val="26"/>
        </w:numPr>
        <w:spacing w:after="60" w:line="240" w:lineRule="auto"/>
        <w:jc w:val="both"/>
      </w:pPr>
      <w:r w:rsidRPr="00A527F0">
        <w:t xml:space="preserve">Official </w:t>
      </w:r>
      <w:r w:rsidR="00766D80" w:rsidRPr="00A527F0">
        <w:t>on demand data</w:t>
      </w:r>
      <w:r w:rsidR="009C687B" w:rsidRPr="00A527F0">
        <w:t xml:space="preserve"> (for example, water levels, surface currents</w:t>
      </w:r>
      <w:r w:rsidR="00241F2D" w:rsidRPr="00A527F0">
        <w:t>, under</w:t>
      </w:r>
      <w:r w:rsidR="00171271">
        <w:t xml:space="preserve"> </w:t>
      </w:r>
      <w:r w:rsidR="00241F2D" w:rsidRPr="00A527F0">
        <w:t>keel clearance</w:t>
      </w:r>
      <w:proofErr w:type="gramStart"/>
      <w:r w:rsidR="009C687B" w:rsidRPr="00A527F0">
        <w:t>)</w:t>
      </w:r>
      <w:r w:rsidR="00143BD1" w:rsidRPr="00A527F0">
        <w:t>;</w:t>
      </w:r>
      <w:proofErr w:type="gramEnd"/>
    </w:p>
    <w:p w14:paraId="523B8910" w14:textId="3759EE14" w:rsidR="00766D80" w:rsidRPr="00A527F0" w:rsidRDefault="00766D80" w:rsidP="00AE2737">
      <w:pPr>
        <w:pStyle w:val="ListParagraph"/>
        <w:numPr>
          <w:ilvl w:val="0"/>
          <w:numId w:val="26"/>
        </w:numPr>
        <w:spacing w:after="60" w:line="240" w:lineRule="auto"/>
        <w:jc w:val="both"/>
      </w:pPr>
      <w:r w:rsidRPr="00A527F0">
        <w:t xml:space="preserve">Radar </w:t>
      </w:r>
      <w:r w:rsidR="00070EBA" w:rsidRPr="00A527F0">
        <w:t xml:space="preserve">and AIS </w:t>
      </w:r>
      <w:proofErr w:type="gramStart"/>
      <w:r w:rsidRPr="00A527F0">
        <w:t>information</w:t>
      </w:r>
      <w:r w:rsidR="00143BD1" w:rsidRPr="00A527F0">
        <w:t>;</w:t>
      </w:r>
      <w:proofErr w:type="gramEnd"/>
    </w:p>
    <w:p w14:paraId="6DC259CA" w14:textId="5582E960" w:rsidR="00766D80" w:rsidRPr="00A527F0" w:rsidRDefault="00766D80" w:rsidP="00AE2737">
      <w:pPr>
        <w:pStyle w:val="ListParagraph"/>
        <w:numPr>
          <w:ilvl w:val="0"/>
          <w:numId w:val="26"/>
        </w:numPr>
        <w:spacing w:after="60" w:line="240" w:lineRule="auto"/>
        <w:jc w:val="both"/>
      </w:pPr>
      <w:r w:rsidRPr="00A527F0">
        <w:t>Mariner</w:t>
      </w:r>
      <w:r w:rsidR="005D2986">
        <w:t>’</w:t>
      </w:r>
      <w:r w:rsidRPr="00A527F0">
        <w:t xml:space="preserve">s data: </w:t>
      </w:r>
      <w:r w:rsidR="00143BD1" w:rsidRPr="00A527F0">
        <w:t>P</w:t>
      </w:r>
      <w:r w:rsidRPr="00A527F0">
        <w:t xml:space="preserve">oints/lines and </w:t>
      </w:r>
      <w:proofErr w:type="gramStart"/>
      <w:r w:rsidRPr="00A527F0">
        <w:t>areas</w:t>
      </w:r>
      <w:r w:rsidR="00143BD1" w:rsidRPr="00A527F0">
        <w:t>;</w:t>
      </w:r>
      <w:proofErr w:type="gramEnd"/>
    </w:p>
    <w:p w14:paraId="6096233B" w14:textId="1EB0B07C" w:rsidR="00766D80" w:rsidRPr="00A527F0" w:rsidRDefault="00766D80" w:rsidP="00AE2737">
      <w:pPr>
        <w:pStyle w:val="ListParagraph"/>
        <w:numPr>
          <w:ilvl w:val="0"/>
          <w:numId w:val="26"/>
        </w:numPr>
        <w:spacing w:after="120" w:line="240" w:lineRule="auto"/>
        <w:jc w:val="both"/>
      </w:pPr>
      <w:r w:rsidRPr="00A527F0">
        <w:t>Mariner</w:t>
      </w:r>
      <w:r w:rsidR="005D2986">
        <w:t>’</w:t>
      </w:r>
      <w:r w:rsidRPr="00A527F0">
        <w:t>s colour-fill area data</w:t>
      </w:r>
      <w:r w:rsidR="00143BD1" w:rsidRPr="00A527F0">
        <w:t>.</w:t>
      </w:r>
    </w:p>
    <w:p w14:paraId="30788176" w14:textId="7F00C993" w:rsidR="00766D80" w:rsidRPr="00A527F0" w:rsidRDefault="00766D80" w:rsidP="00D21916">
      <w:pPr>
        <w:spacing w:after="120" w:line="240" w:lineRule="auto"/>
        <w:jc w:val="both"/>
      </w:pPr>
      <w:r w:rsidRPr="00A527F0">
        <w:t>This list is not intended to indicate a drawing sequence, but to specify that the information content of category n+1 must not obscure the information content of category n, or any higher</w:t>
      </w:r>
      <w:r w:rsidR="006A14CA" w:rsidRPr="00A527F0">
        <w:t>-priority</w:t>
      </w:r>
      <w:r w:rsidRPr="00A527F0">
        <w:t xml:space="preserve"> category (n-1 etc.).</w:t>
      </w:r>
    </w:p>
    <w:p w14:paraId="5C0C09B2" w14:textId="6E6FF95B" w:rsidR="00950DDE" w:rsidRPr="00A527F0" w:rsidRDefault="00950DDE" w:rsidP="00214B3A">
      <w:pPr>
        <w:pStyle w:val="Heading3"/>
      </w:pPr>
      <w:bookmarkStart w:id="524" w:name="_Toc194067094"/>
      <w:r w:rsidRPr="00A527F0">
        <w:t>Radar priority</w:t>
      </w:r>
      <w:bookmarkEnd w:id="524"/>
    </w:p>
    <w:p w14:paraId="20A6E0E4" w14:textId="348A2637" w:rsidR="00F757E9" w:rsidRPr="00B77A92" w:rsidRDefault="00317940" w:rsidP="00143BD1">
      <w:pPr>
        <w:spacing w:after="120" w:line="240" w:lineRule="auto"/>
        <w:jc w:val="both"/>
      </w:pPr>
      <w:r w:rsidRPr="00B77A92">
        <w:t xml:space="preserve">Radar priority </w:t>
      </w:r>
      <w:r w:rsidRPr="00B94DFF">
        <w:t>for a given display plane is described by</w:t>
      </w:r>
      <w:r w:rsidRPr="00B77A92">
        <w:t xml:space="preserve"> the </w:t>
      </w:r>
      <w:r w:rsidRPr="00B77A92">
        <w:rPr>
          <w:i/>
        </w:rPr>
        <w:t>order</w:t>
      </w:r>
      <w:r w:rsidRPr="00B77A92">
        <w:t xml:space="preserve"> attribute within the </w:t>
      </w:r>
      <w:r w:rsidR="00143BD1" w:rsidRPr="00B77A92">
        <w:t>P</w:t>
      </w:r>
      <w:r w:rsidRPr="00B77A92">
        <w:t xml:space="preserve">ortrayal </w:t>
      </w:r>
      <w:r w:rsidR="00143BD1" w:rsidRPr="00B77A92">
        <w:t>C</w:t>
      </w:r>
      <w:r w:rsidRPr="00B77A92">
        <w:t>atalogue</w:t>
      </w:r>
      <w:r w:rsidR="003058FB" w:rsidRPr="00A527F0">
        <w:t>.</w:t>
      </w:r>
    </w:p>
    <w:p w14:paraId="65D47B20" w14:textId="4A052D61" w:rsidR="00F757E9" w:rsidRPr="00B77A92" w:rsidRDefault="00E5768F" w:rsidP="00143BD1">
      <w:pPr>
        <w:spacing w:after="120" w:line="240" w:lineRule="auto"/>
        <w:jc w:val="both"/>
      </w:pPr>
      <w:r w:rsidRPr="00E5768F">
        <w:rPr>
          <w:iCs/>
        </w:rPr>
        <w:t>The</w:t>
      </w:r>
      <w:r>
        <w:rPr>
          <w:i/>
        </w:rPr>
        <w:t xml:space="preserve"> </w:t>
      </w:r>
      <w:proofErr w:type="spellStart"/>
      <w:r w:rsidR="00F757E9" w:rsidRPr="00B77A92">
        <w:rPr>
          <w:i/>
        </w:rPr>
        <w:t>RadarOverlay</w:t>
      </w:r>
      <w:proofErr w:type="spellEnd"/>
      <w:r w:rsidR="00F757E9" w:rsidRPr="00B77A92">
        <w:t xml:space="preserve"> </w:t>
      </w:r>
      <w:r w:rsidR="00143BD1" w:rsidRPr="00B77A92">
        <w:t>P</w:t>
      </w:r>
      <w:r w:rsidR="00F757E9" w:rsidRPr="00B77A92">
        <w:t xml:space="preserve">ortrayal </w:t>
      </w:r>
      <w:r w:rsidR="00143BD1" w:rsidRPr="00B77A92">
        <w:t>C</w:t>
      </w:r>
      <w:r w:rsidR="00F757E9" w:rsidRPr="00B77A92">
        <w:t xml:space="preserve">atalogue </w:t>
      </w:r>
      <w:commentRangeStart w:id="525"/>
      <w:r w:rsidR="00F757E9" w:rsidRPr="00B77A92">
        <w:t xml:space="preserve">context parameters must </w:t>
      </w:r>
      <w:commentRangeEnd w:id="525"/>
      <w:r w:rsidR="0063365C">
        <w:rPr>
          <w:rStyle w:val="CommentReference"/>
        </w:rPr>
        <w:commentReference w:id="525"/>
      </w:r>
      <w:r w:rsidR="00F757E9" w:rsidRPr="00B77A92">
        <w:t>be updated whenever the radar image is toggled on or off.</w:t>
      </w:r>
    </w:p>
    <w:p w14:paraId="3290A7F2" w14:textId="2DF52DD8" w:rsidR="00F757E9" w:rsidRPr="00B77A92" w:rsidRDefault="00F757E9" w:rsidP="00143BD1">
      <w:pPr>
        <w:spacing w:after="120" w:line="240" w:lineRule="auto"/>
        <w:jc w:val="both"/>
      </w:pPr>
      <w:r w:rsidRPr="00B77A92">
        <w:t xml:space="preserve">When present, the radar image should be written over </w:t>
      </w:r>
      <w:r w:rsidR="00143BD1" w:rsidRPr="00B77A92">
        <w:t>P</w:t>
      </w:r>
      <w:r w:rsidRPr="00B77A92">
        <w:t xml:space="preserve">ortrayal </w:t>
      </w:r>
      <w:r w:rsidR="00143BD1" w:rsidRPr="00B77A92">
        <w:t>C</w:t>
      </w:r>
      <w:r w:rsidRPr="00B77A92">
        <w:t xml:space="preserve">atalogue display planes with a negative </w:t>
      </w:r>
      <w:r w:rsidRPr="00B77A92">
        <w:rPr>
          <w:i/>
        </w:rPr>
        <w:t>order</w:t>
      </w:r>
      <w:r w:rsidR="00143BD1" w:rsidRPr="00B77A92">
        <w:t xml:space="preserve"> attribute;</w:t>
      </w:r>
      <w:r w:rsidRPr="00B77A92">
        <w:t xml:space="preserve"> and below display planes with a positive </w:t>
      </w:r>
      <w:r w:rsidRPr="00B77A92">
        <w:rPr>
          <w:i/>
        </w:rPr>
        <w:t>order</w:t>
      </w:r>
      <w:r w:rsidRPr="00B77A92">
        <w:t xml:space="preserve"> attribute.</w:t>
      </w:r>
    </w:p>
    <w:p w14:paraId="721ED3AB" w14:textId="6EBFBB01" w:rsidR="00F757E9" w:rsidRPr="00B77A92" w:rsidRDefault="00F757E9" w:rsidP="00143BD1">
      <w:pPr>
        <w:spacing w:after="120" w:line="240" w:lineRule="auto"/>
        <w:jc w:val="both"/>
      </w:pPr>
      <w:proofErr w:type="gramStart"/>
      <w:r w:rsidRPr="00B77A92">
        <w:t>In order to</w:t>
      </w:r>
      <w:proofErr w:type="gramEnd"/>
      <w:r w:rsidRPr="00B77A92">
        <w:t xml:space="preserve"> meet the requirements of IMO </w:t>
      </w:r>
      <w:r w:rsidR="0056040E">
        <w:t>MSC.530(106)/Rev.1</w:t>
      </w:r>
      <w:r w:rsidRPr="00B77A92">
        <w:t xml:space="preserve"> section 11.4.</w:t>
      </w:r>
      <w:r w:rsidR="00F00C10" w:rsidRPr="00B77A92">
        <w:t>1</w:t>
      </w:r>
      <w:r w:rsidR="00E40A4B">
        <w:t>8</w:t>
      </w:r>
      <w:r w:rsidRPr="00B77A92">
        <w:t xml:space="preserve"> to adjust the ship’s position, the ECDIS may incorporate the capability of temporarily changing the radar image priority during the adjustment.</w:t>
      </w:r>
    </w:p>
    <w:p w14:paraId="203FC7ED" w14:textId="77777777" w:rsidR="009B0403" w:rsidRPr="00A527F0" w:rsidRDefault="009B0403" w:rsidP="009B0403">
      <w:pPr>
        <w:spacing w:after="120" w:line="240" w:lineRule="auto"/>
        <w:jc w:val="both"/>
      </w:pPr>
    </w:p>
    <w:p w14:paraId="2DFBF473" w14:textId="77777777" w:rsidR="004C64D4" w:rsidRPr="00453DD3" w:rsidRDefault="004C64D4" w:rsidP="00DB7CFE">
      <w:pPr>
        <w:pStyle w:val="Heading2"/>
      </w:pPr>
      <w:bookmarkStart w:id="526" w:name="_Ref49427616"/>
      <w:bookmarkStart w:id="527" w:name="_Toc194067095"/>
      <w:bookmarkStart w:id="528" w:name="_Ref44795999"/>
      <w:r w:rsidRPr="002D7DEE">
        <w:t>Displaying</w:t>
      </w:r>
      <w:r w:rsidRPr="00453DD3">
        <w:t xml:space="preserve"> ECDIS updates</w:t>
      </w:r>
      <w:bookmarkEnd w:id="526"/>
      <w:bookmarkEnd w:id="527"/>
    </w:p>
    <w:p w14:paraId="35DDA46A" w14:textId="44347509" w:rsidR="004C64D4" w:rsidRPr="00A527F0" w:rsidRDefault="004C64D4" w:rsidP="009B0403">
      <w:pPr>
        <w:spacing w:after="120" w:line="240" w:lineRule="auto"/>
        <w:jc w:val="both"/>
      </w:pPr>
      <w:r w:rsidRPr="00A527F0">
        <w:t xml:space="preserve">The strategy for displaying ECDIS updates is derived from the IMO Performance Standard </w:t>
      </w:r>
      <w:r w:rsidR="0056040E">
        <w:t>MSC.530(106)/Rev.1</w:t>
      </w:r>
      <w:r w:rsidRPr="00A527F0">
        <w:t xml:space="preserve">. The citations below are to sections in that </w:t>
      </w:r>
      <w:r w:rsidR="009B0403" w:rsidRPr="00A527F0">
        <w:t>S</w:t>
      </w:r>
      <w:r w:rsidRPr="00A527F0">
        <w:t>tandard.</w:t>
      </w:r>
      <w:r w:rsidR="00B94DFF">
        <w:t xml:space="preserve"> The quoted requirements are mandatory and must be implemented by the ECDIS.</w:t>
      </w:r>
    </w:p>
    <w:p w14:paraId="12F938AC" w14:textId="657B4373" w:rsidR="004C64D4" w:rsidRPr="00453DD3" w:rsidRDefault="0056040E" w:rsidP="009B0403">
      <w:pPr>
        <w:spacing w:after="120" w:line="240" w:lineRule="auto"/>
        <w:ind w:left="2160" w:hanging="2160"/>
        <w:jc w:val="both"/>
      </w:pPr>
      <w:r>
        <w:t>MSC.530(106)/Rev.1</w:t>
      </w:r>
      <w:r w:rsidR="004C64D4" w:rsidRPr="00453DD3">
        <w:t xml:space="preserve"> </w:t>
      </w:r>
      <w:r w:rsidR="00F00C10" w:rsidRPr="00453DD3">
        <w:t>4.4,</w:t>
      </w:r>
      <w:r w:rsidR="004C64D4" w:rsidRPr="00453DD3">
        <w:tab/>
      </w:r>
      <w:r w:rsidR="005D2986" w:rsidRPr="002D7DEE">
        <w:rPr>
          <w:i/>
          <w:iCs/>
        </w:rPr>
        <w:t xml:space="preserve">ECDIS </w:t>
      </w:r>
      <w:r w:rsidR="00B94DFF" w:rsidRPr="00C72695">
        <w:rPr>
          <w:i/>
          <w:iCs/>
        </w:rPr>
        <w:t>should</w:t>
      </w:r>
      <w:r w:rsidR="005D2986" w:rsidRPr="002D7DEE">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453DD3">
        <w:t>.</w:t>
      </w:r>
    </w:p>
    <w:p w14:paraId="7DFFE0DE" w14:textId="4E49D87E" w:rsidR="004C64D4" w:rsidRPr="00453DD3" w:rsidRDefault="0056040E" w:rsidP="005D2986">
      <w:pPr>
        <w:spacing w:after="120" w:line="240" w:lineRule="auto"/>
        <w:ind w:left="2160" w:hanging="2160"/>
        <w:jc w:val="both"/>
      </w:pPr>
      <w:r>
        <w:t>MSC.530(106)/Rev.1</w:t>
      </w:r>
      <w:r w:rsidR="004C64D4" w:rsidRPr="00453DD3">
        <w:t xml:space="preserve"> 4.</w:t>
      </w:r>
      <w:r w:rsidR="00776DD2" w:rsidRPr="00453DD3">
        <w:t>5</w:t>
      </w:r>
      <w:r w:rsidR="004C64D4" w:rsidRPr="00453DD3">
        <w:tab/>
      </w:r>
      <w:r w:rsidR="005D2986" w:rsidRPr="002D7DEE">
        <w:rPr>
          <w:i/>
          <w:iCs/>
        </w:rPr>
        <w:t xml:space="preserve">ECDIS </w:t>
      </w:r>
      <w:r w:rsidR="00B94DFF" w:rsidRPr="00C72695">
        <w:rPr>
          <w:i/>
          <w:iCs/>
        </w:rPr>
        <w:t>should</w:t>
      </w:r>
      <w:r w:rsidR="005D2986" w:rsidRPr="002D7DEE">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453DD3">
        <w:t xml:space="preserve"> (The requirements for Manual Updates are given in clauses 12.</w:t>
      </w:r>
      <w:r w:rsidR="00E40A4B">
        <w:t>12</w:t>
      </w:r>
      <w:r w:rsidR="005D2986" w:rsidRPr="00453DD3">
        <w:t>.</w:t>
      </w:r>
      <w:r w:rsidR="00036FFD" w:rsidRPr="002D7DEE">
        <w:t>1</w:t>
      </w:r>
      <w:r w:rsidR="005D2986" w:rsidRPr="00453DD3">
        <w:t xml:space="preserve"> and </w:t>
      </w:r>
      <w:r w:rsidR="00E40A4B">
        <w:t>20.4.4</w:t>
      </w:r>
      <w:r w:rsidR="005D2986" w:rsidRPr="00453DD3">
        <w:t>.)</w:t>
      </w:r>
    </w:p>
    <w:p w14:paraId="5C62A24D" w14:textId="62E3D05E" w:rsidR="004C64D4" w:rsidRPr="00B812CA" w:rsidRDefault="0056040E" w:rsidP="005D2986">
      <w:pPr>
        <w:spacing w:after="120" w:line="240" w:lineRule="auto"/>
        <w:ind w:left="2160" w:hanging="2160"/>
        <w:jc w:val="both"/>
      </w:pPr>
      <w:r>
        <w:t>MSC.530(106)/Rev.1</w:t>
      </w:r>
      <w:r w:rsidR="004C64D4" w:rsidRPr="00453DD3">
        <w:t xml:space="preserve"> 4.</w:t>
      </w:r>
      <w:r w:rsidR="00776DD2" w:rsidRPr="00453DD3">
        <w:t>7</w:t>
      </w:r>
      <w:r w:rsidR="004C64D4" w:rsidRPr="00453DD3">
        <w:tab/>
      </w:r>
      <w:r w:rsidR="005D2986" w:rsidRPr="002D7DEE">
        <w:rPr>
          <w:i/>
          <w:iCs/>
        </w:rPr>
        <w:t xml:space="preserve">ECDIS </w:t>
      </w:r>
      <w:r w:rsidR="00B94DFF" w:rsidRPr="00C72695">
        <w:rPr>
          <w:i/>
          <w:iCs/>
        </w:rPr>
        <w:t>should</w:t>
      </w:r>
      <w:r w:rsidR="00B94DFF" w:rsidRPr="002D7DEE">
        <w:rPr>
          <w:i/>
          <w:iCs/>
        </w:rPr>
        <w:t xml:space="preserve"> </w:t>
      </w:r>
      <w:r w:rsidR="005D2986" w:rsidRPr="002D7DEE">
        <w:rPr>
          <w:i/>
          <w:iCs/>
        </w:rPr>
        <w:t xml:space="preserve">allow the mariner to display updates </w:t>
      </w:r>
      <w:proofErr w:type="gramStart"/>
      <w:r w:rsidR="005D2986" w:rsidRPr="002D7DEE">
        <w:rPr>
          <w:i/>
          <w:iCs/>
        </w:rPr>
        <w:t>in order to</w:t>
      </w:r>
      <w:proofErr w:type="gramEnd"/>
      <w:r w:rsidR="005D2986" w:rsidRPr="002D7DEE">
        <w:rPr>
          <w:i/>
          <w:iCs/>
        </w:rPr>
        <w:t xml:space="preserve"> review their contents and to ascertain that they have been included in the system </w:t>
      </w:r>
      <w:proofErr w:type="gramStart"/>
      <w:r w:rsidR="005D2986" w:rsidRPr="002D7DEE">
        <w:rPr>
          <w:i/>
          <w:iCs/>
        </w:rPr>
        <w:t>database.(</w:t>
      </w:r>
      <w:proofErr w:type="gramEnd"/>
      <w:r w:rsidR="005D2986" w:rsidRPr="00453DD3">
        <w:t>The requirements for displaying updates for review are given in clause 1</w:t>
      </w:r>
      <w:r w:rsidR="00E40A4B">
        <w:t>2.12</w:t>
      </w:r>
      <w:r w:rsidR="005D2986" w:rsidRPr="00453DD3">
        <w:t>.</w:t>
      </w:r>
      <w:r w:rsidR="00E40A4B">
        <w:t>4</w:t>
      </w:r>
      <w:r w:rsidR="005D2986" w:rsidRPr="00453DD3">
        <w:t>.)</w:t>
      </w:r>
      <w:r w:rsidR="004C64D4" w:rsidRPr="002D7DEE">
        <w:t>.</w:t>
      </w:r>
    </w:p>
    <w:p w14:paraId="4A3A326D" w14:textId="4604F477" w:rsidR="00CE0733" w:rsidRPr="00DE19F5" w:rsidRDefault="00CE0733" w:rsidP="00DB7CFE">
      <w:pPr>
        <w:pStyle w:val="Heading2"/>
      </w:pPr>
      <w:bookmarkStart w:id="529" w:name="_Toc187673042"/>
      <w:bookmarkStart w:id="530" w:name="_Toc187673274"/>
      <w:bookmarkStart w:id="531" w:name="_Toc188368627"/>
      <w:bookmarkStart w:id="532" w:name="_Toc188621829"/>
      <w:bookmarkStart w:id="533" w:name="_Toc188950410"/>
      <w:bookmarkStart w:id="534" w:name="_Toc188968326"/>
      <w:bookmarkStart w:id="535" w:name="_Toc188968551"/>
      <w:bookmarkStart w:id="536" w:name="_Toc187673043"/>
      <w:bookmarkStart w:id="537" w:name="_Toc187673275"/>
      <w:bookmarkStart w:id="538" w:name="_Toc188368628"/>
      <w:bookmarkStart w:id="539" w:name="_Toc188621830"/>
      <w:bookmarkStart w:id="540" w:name="_Toc188950411"/>
      <w:bookmarkStart w:id="541" w:name="_Toc188968327"/>
      <w:bookmarkStart w:id="542" w:name="_Toc188968552"/>
      <w:bookmarkStart w:id="543" w:name="_Toc187673044"/>
      <w:bookmarkStart w:id="544" w:name="_Toc187673276"/>
      <w:bookmarkStart w:id="545" w:name="_Toc188368629"/>
      <w:bookmarkStart w:id="546" w:name="_Toc188621831"/>
      <w:bookmarkStart w:id="547" w:name="_Toc188950412"/>
      <w:bookmarkStart w:id="548" w:name="_Toc188968328"/>
      <w:bookmarkStart w:id="549" w:name="_Toc188968553"/>
      <w:bookmarkStart w:id="550" w:name="_Toc187673045"/>
      <w:bookmarkStart w:id="551" w:name="_Toc187673277"/>
      <w:bookmarkStart w:id="552" w:name="_Toc188368630"/>
      <w:bookmarkStart w:id="553" w:name="_Toc188621832"/>
      <w:bookmarkStart w:id="554" w:name="_Toc188950413"/>
      <w:bookmarkStart w:id="555" w:name="_Toc188968329"/>
      <w:bookmarkStart w:id="556" w:name="_Toc188968554"/>
      <w:bookmarkStart w:id="557" w:name="_Toc187673046"/>
      <w:bookmarkStart w:id="558" w:name="_Toc187673278"/>
      <w:bookmarkStart w:id="559" w:name="_Toc188368631"/>
      <w:bookmarkStart w:id="560" w:name="_Toc188621833"/>
      <w:bookmarkStart w:id="561" w:name="_Toc188950414"/>
      <w:bookmarkStart w:id="562" w:name="_Toc188968330"/>
      <w:bookmarkStart w:id="563" w:name="_Toc188968555"/>
      <w:bookmarkStart w:id="564" w:name="_Toc187673047"/>
      <w:bookmarkStart w:id="565" w:name="_Toc187673279"/>
      <w:bookmarkStart w:id="566" w:name="_Toc188368632"/>
      <w:bookmarkStart w:id="567" w:name="_Toc188621834"/>
      <w:bookmarkStart w:id="568" w:name="_Toc188950415"/>
      <w:bookmarkStart w:id="569" w:name="_Toc188968331"/>
      <w:bookmarkStart w:id="570" w:name="_Toc188968556"/>
      <w:bookmarkStart w:id="571" w:name="_Toc187673048"/>
      <w:bookmarkStart w:id="572" w:name="_Toc187673280"/>
      <w:bookmarkStart w:id="573" w:name="_Toc188368633"/>
      <w:bookmarkStart w:id="574" w:name="_Toc188621835"/>
      <w:bookmarkStart w:id="575" w:name="_Toc188950416"/>
      <w:bookmarkStart w:id="576" w:name="_Toc188968332"/>
      <w:bookmarkStart w:id="577" w:name="_Toc188968557"/>
      <w:bookmarkStart w:id="578" w:name="_Ref45240945"/>
      <w:bookmarkStart w:id="579" w:name="_Toc194067096"/>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Pr="00DE19F5">
        <w:t>Display functions</w:t>
      </w:r>
      <w:bookmarkEnd w:id="528"/>
      <w:bookmarkEnd w:id="578"/>
      <w:bookmarkEnd w:id="579"/>
    </w:p>
    <w:p w14:paraId="5691A282" w14:textId="5BAD6446" w:rsidR="00702918" w:rsidRPr="00DE19F5" w:rsidRDefault="00AA714E" w:rsidP="00FE0DAE">
      <w:pPr>
        <w:spacing w:after="120" w:line="240" w:lineRule="auto"/>
        <w:jc w:val="both"/>
      </w:pPr>
      <w:r w:rsidRPr="00DE19F5">
        <w:t xml:space="preserve">The Portrayal Catalogue defines </w:t>
      </w:r>
      <w:proofErr w:type="gramStart"/>
      <w:r w:rsidRPr="00DE19F5">
        <w:t>a number of</w:t>
      </w:r>
      <w:proofErr w:type="gramEnd"/>
      <w:r w:rsidRPr="00DE19F5">
        <w:t xml:space="preserve"> Independent Mariner Selections and Context Parameters. These must all be implemented and exposed to the end user through the user interface. Many of these may have </w:t>
      </w:r>
      <w:r w:rsidR="00046A2C" w:rsidRPr="00DE19F5">
        <w:t xml:space="preserve">already </w:t>
      </w:r>
      <w:r w:rsidRPr="00DE19F5">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B77A92" w:rsidRDefault="000002BE" w:rsidP="00BE68E8">
      <w:pPr>
        <w:pStyle w:val="Heading1"/>
      </w:pPr>
      <w:bookmarkStart w:id="580" w:name="_Toc46655801"/>
      <w:bookmarkStart w:id="581" w:name="_Toc46659185"/>
      <w:bookmarkStart w:id="582" w:name="_Toc46659364"/>
      <w:bookmarkStart w:id="583" w:name="_Toc47457004"/>
      <w:bookmarkStart w:id="584" w:name="_Toc47574675"/>
      <w:bookmarkStart w:id="585" w:name="_Toc47618735"/>
      <w:bookmarkStart w:id="586" w:name="_Toc47651153"/>
      <w:bookmarkStart w:id="587" w:name="_Toc47708078"/>
      <w:bookmarkStart w:id="588" w:name="_Toc47708340"/>
      <w:bookmarkStart w:id="589" w:name="_Toc47708574"/>
      <w:bookmarkStart w:id="590" w:name="_Toc47711981"/>
      <w:bookmarkStart w:id="591" w:name="_Toc46655802"/>
      <w:bookmarkStart w:id="592" w:name="_Toc46659186"/>
      <w:bookmarkStart w:id="593" w:name="_Toc46659365"/>
      <w:bookmarkStart w:id="594" w:name="_Toc47457005"/>
      <w:bookmarkStart w:id="595" w:name="_Toc47574676"/>
      <w:bookmarkStart w:id="596" w:name="_Toc47618736"/>
      <w:bookmarkStart w:id="597" w:name="_Toc47651154"/>
      <w:bookmarkStart w:id="598" w:name="_Toc47708079"/>
      <w:bookmarkStart w:id="599" w:name="_Toc47708341"/>
      <w:bookmarkStart w:id="600" w:name="_Toc47708575"/>
      <w:bookmarkStart w:id="601" w:name="_Toc47711982"/>
      <w:bookmarkStart w:id="602" w:name="_Toc46655803"/>
      <w:bookmarkStart w:id="603" w:name="_Toc46659187"/>
      <w:bookmarkStart w:id="604" w:name="_Toc46659366"/>
      <w:bookmarkStart w:id="605" w:name="_Toc47457006"/>
      <w:bookmarkStart w:id="606" w:name="_Toc47574677"/>
      <w:bookmarkStart w:id="607" w:name="_Toc47618737"/>
      <w:bookmarkStart w:id="608" w:name="_Toc47651155"/>
      <w:bookmarkStart w:id="609" w:name="_Toc47708080"/>
      <w:bookmarkStart w:id="610" w:name="_Toc47708342"/>
      <w:bookmarkStart w:id="611" w:name="_Toc47708576"/>
      <w:bookmarkStart w:id="612" w:name="_Toc47711983"/>
      <w:bookmarkStart w:id="613" w:name="_Toc194067097"/>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r w:rsidRPr="00B77A92">
        <w:t>General Rules for Symbols and Text</w:t>
      </w:r>
      <w:bookmarkEnd w:id="613"/>
    </w:p>
    <w:p w14:paraId="31594813" w14:textId="77777777" w:rsidR="000002BE" w:rsidRPr="00DE19F5" w:rsidRDefault="000002BE" w:rsidP="00DB7CFE">
      <w:pPr>
        <w:pStyle w:val="Heading2"/>
      </w:pPr>
      <w:bookmarkStart w:id="614" w:name="_Ref49475956"/>
      <w:bookmarkStart w:id="615" w:name="_Toc194067098"/>
      <w:r w:rsidRPr="00DE19F5">
        <w:t>Symbol Specifications</w:t>
      </w:r>
      <w:bookmarkEnd w:id="614"/>
      <w:bookmarkEnd w:id="615"/>
    </w:p>
    <w:p w14:paraId="492ECA55" w14:textId="377D3014" w:rsidR="000002BE" w:rsidRPr="00DE19F5" w:rsidRDefault="000002BE" w:rsidP="003B31CC">
      <w:pPr>
        <w:spacing w:after="120" w:line="240" w:lineRule="auto"/>
        <w:jc w:val="both"/>
      </w:pPr>
      <w:commentRangeStart w:id="616"/>
      <w:r w:rsidRPr="00DE19F5">
        <w:t xml:space="preserve">All symbols </w:t>
      </w:r>
      <w:commentRangeEnd w:id="616"/>
      <w:r w:rsidR="00934338">
        <w:rPr>
          <w:rStyle w:val="CommentReference"/>
        </w:rPr>
        <w:commentReference w:id="616"/>
      </w:r>
      <w:r w:rsidRPr="00DE19F5">
        <w:t>are specified in the Portrayal Catalogue for the respective Product Specifications</w:t>
      </w:r>
      <w:r w:rsidR="00D957CD" w:rsidRPr="00DE19F5">
        <w:t xml:space="preserve"> and are defined according to S-100 Part 9 appendix </w:t>
      </w:r>
      <w:r w:rsidR="002F3CE7" w:rsidRPr="00DE19F5">
        <w:t>B</w:t>
      </w:r>
      <w:r w:rsidR="00163B19" w:rsidRPr="00DE19F5">
        <w:t>.</w:t>
      </w:r>
    </w:p>
    <w:p w14:paraId="2314F905" w14:textId="7D9A6EF7" w:rsidR="000002BE" w:rsidRPr="00DE19F5" w:rsidRDefault="000002BE" w:rsidP="003B31CC">
      <w:pPr>
        <w:spacing w:after="120" w:line="240" w:lineRule="auto"/>
        <w:jc w:val="both"/>
      </w:pPr>
      <w:r w:rsidRPr="00DE19F5">
        <w:t xml:space="preserve">Some feature </w:t>
      </w:r>
      <w:r w:rsidR="00EF3E08">
        <w:t>types</w:t>
      </w:r>
      <w:r w:rsidR="00EF3E08" w:rsidRPr="00DE19F5">
        <w:t xml:space="preserve"> </w:t>
      </w:r>
      <w:r w:rsidRPr="00DE19F5">
        <w:t xml:space="preserve">do not have a symbol. Such "no symbol" </w:t>
      </w:r>
      <w:r w:rsidR="003B31CC" w:rsidRPr="00DE19F5">
        <w:t>features</w:t>
      </w:r>
      <w:r w:rsidRPr="00DE19F5">
        <w:t xml:space="preserve"> may be picked up by cursor interrogation of the area.</w:t>
      </w:r>
    </w:p>
    <w:p w14:paraId="14BF1815" w14:textId="5F06E65F" w:rsidR="000002BE" w:rsidRPr="00DE19F5" w:rsidRDefault="00AA714E" w:rsidP="00DB7CFE">
      <w:pPr>
        <w:pStyle w:val="Heading2"/>
      </w:pPr>
      <w:bookmarkStart w:id="617" w:name="_Ref49261612"/>
      <w:bookmarkStart w:id="618" w:name="_Toc194067100"/>
      <w:r w:rsidRPr="00DE19F5">
        <w:lastRenderedPageBreak/>
        <w:t>R</w:t>
      </w:r>
      <w:r w:rsidR="006C24DF" w:rsidRPr="00DE19F5">
        <w:t xml:space="preserve">eproduction </w:t>
      </w:r>
      <w:r w:rsidR="000002BE" w:rsidRPr="00DE19F5">
        <w:t>of lines, symbols</w:t>
      </w:r>
      <w:r w:rsidR="006C24DF" w:rsidRPr="00DE19F5">
        <w:t xml:space="preserve"> and </w:t>
      </w:r>
      <w:r w:rsidR="000002BE" w:rsidRPr="00DE19F5">
        <w:t>text</w:t>
      </w:r>
      <w:bookmarkEnd w:id="617"/>
      <w:bookmarkEnd w:id="618"/>
      <w:r w:rsidR="003B02BE" w:rsidRPr="00DE19F5">
        <w:t xml:space="preserve"> </w:t>
      </w:r>
    </w:p>
    <w:p w14:paraId="1EBBC62A" w14:textId="070490E9" w:rsidR="0057617F" w:rsidRPr="00B77A92" w:rsidRDefault="0057617F" w:rsidP="00214B3A">
      <w:pPr>
        <w:pStyle w:val="Heading3"/>
      </w:pPr>
      <w:bookmarkStart w:id="619" w:name="_Toc194067101"/>
      <w:r w:rsidRPr="00B77A92">
        <w:t>Introduction</w:t>
      </w:r>
      <w:bookmarkEnd w:id="619"/>
    </w:p>
    <w:p w14:paraId="0850FA0D" w14:textId="77777777" w:rsidR="00CE4EA0" w:rsidRPr="00F06772" w:rsidRDefault="0057617F" w:rsidP="003B31CC">
      <w:pPr>
        <w:spacing w:after="120" w:line="240" w:lineRule="auto"/>
        <w:jc w:val="both"/>
        <w:rPr>
          <w:strike/>
          <w:rPrChange w:id="620" w:author="jonathan pritchard" w:date="2025-08-07T07:16:00Z" w16du:dateUtc="2025-08-07T06:16:00Z">
            <w:rPr/>
          </w:rPrChange>
        </w:rPr>
      </w:pPr>
      <w:r w:rsidRPr="00F06772">
        <w:rPr>
          <w:strike/>
          <w:rPrChange w:id="621" w:author="jonathan pritchard" w:date="2025-08-07T07:16:00Z" w16du:dateUtc="2025-08-07T06:16:00Z">
            <w:rPr/>
          </w:rPrChange>
        </w:rPr>
        <w:t>In a navigation system the viewing distance will be about 70 cm for route planning, but experience to date indicates that the viewing distance for important features during route monitoring may be several metres.</w:t>
      </w:r>
    </w:p>
    <w:p w14:paraId="13A32898" w14:textId="79D412FA" w:rsidR="0057617F" w:rsidRPr="00F06772" w:rsidRDefault="0057617F" w:rsidP="003B31CC">
      <w:pPr>
        <w:spacing w:after="120" w:line="240" w:lineRule="auto"/>
        <w:jc w:val="both"/>
        <w:rPr>
          <w:strike/>
          <w:rPrChange w:id="622" w:author="jonathan pritchard" w:date="2025-08-07T07:16:00Z" w16du:dateUtc="2025-08-07T06:16:00Z">
            <w:rPr/>
          </w:rPrChange>
        </w:rPr>
      </w:pPr>
      <w:r w:rsidRPr="00F06772">
        <w:rPr>
          <w:strike/>
          <w:rPrChange w:id="623" w:author="jonathan pritchard" w:date="2025-08-07T07:16:00Z" w16du:dateUtc="2025-08-07T06:16:00Z">
            <w:rPr/>
          </w:rPrChange>
        </w:rPr>
        <w:t xml:space="preserve">Human factors experts </w:t>
      </w:r>
      <w:r w:rsidR="00DD1E0E" w:rsidRPr="00F06772">
        <w:rPr>
          <w:strike/>
          <w:rPrChange w:id="624" w:author="jonathan pritchard" w:date="2025-08-07T07:16:00Z" w16du:dateUtc="2025-08-07T06:16:00Z">
            <w:rPr/>
          </w:rPrChange>
        </w:rPr>
        <w:t xml:space="preserve">recommend </w:t>
      </w:r>
      <w:r w:rsidRPr="00F06772">
        <w:rPr>
          <w:strike/>
          <w:rPrChange w:id="625" w:author="jonathan pritchard" w:date="2025-08-07T07:16:00Z" w16du:dateUtc="2025-08-07T06:16:00Z">
            <w:rPr/>
          </w:rPrChange>
        </w:rPr>
        <w:t>that symbols and characters subtend 20 arc minutes at the observer’s eye. (For example, a symbol viewed from 70 cm for route planning should be about 4mm in size, 1.5 times the size of a normal chart symbol. Two times chart size is a good general rule.) Symbols and characters important for route monitoring may have to be significantly bigger.</w:t>
      </w:r>
    </w:p>
    <w:p w14:paraId="32EE2D8F" w14:textId="282331A6" w:rsidR="008A2A98" w:rsidRPr="00F06772" w:rsidRDefault="00CE4EA0" w:rsidP="003B31CC">
      <w:pPr>
        <w:spacing w:after="120" w:line="240" w:lineRule="auto"/>
        <w:jc w:val="both"/>
        <w:rPr>
          <w:strike/>
          <w:rPrChange w:id="626" w:author="jonathan pritchard" w:date="2025-08-07T07:16:00Z" w16du:dateUtc="2025-08-07T06:16:00Z">
            <w:rPr/>
          </w:rPrChange>
        </w:rPr>
      </w:pPr>
      <w:r w:rsidRPr="00F06772">
        <w:rPr>
          <w:strike/>
          <w:rPrChange w:id="627" w:author="jonathan pritchard" w:date="2025-08-07T07:16:00Z" w16du:dateUtc="2025-08-07T06:16:00Z">
            <w:rPr/>
          </w:rPrChange>
        </w:rPr>
        <w:t xml:space="preserve">For clear representation, symbols require a minimum number of screen units (pixels), depending on their complexity. A simple chart symbol of </w:t>
      </w:r>
      <w:r w:rsidR="00EF20F6" w:rsidRPr="00F06772">
        <w:rPr>
          <w:strike/>
          <w:rPrChange w:id="628" w:author="jonathan pritchard" w:date="2025-08-07T07:16:00Z" w16du:dateUtc="2025-08-07T06:16:00Z">
            <w:rPr/>
          </w:rPrChange>
        </w:rPr>
        <w:t>height</w:t>
      </w:r>
      <w:r w:rsidRPr="00F06772">
        <w:rPr>
          <w:strike/>
          <w:rPrChange w:id="629" w:author="jonathan pritchard" w:date="2025-08-07T07:16:00Z" w16du:dateUtc="2025-08-07T06:16:00Z">
            <w:rPr/>
          </w:rPrChange>
        </w:rPr>
        <w:t xml:space="preserve"> 4mm should extend </w:t>
      </w:r>
      <w:r w:rsidR="00ED17BE" w:rsidRPr="00F06772">
        <w:rPr>
          <w:strike/>
          <w:rPrChange w:id="630" w:author="jonathan pritchard" w:date="2025-08-07T07:16:00Z" w16du:dateUtc="2025-08-07T06:16:00Z">
            <w:rPr/>
          </w:rPrChange>
        </w:rPr>
        <w:t>at least</w:t>
      </w:r>
      <w:r w:rsidR="00EF20F6" w:rsidRPr="00F06772">
        <w:rPr>
          <w:strike/>
          <w:rPrChange w:id="631" w:author="jonathan pritchard" w:date="2025-08-07T07:16:00Z" w16du:dateUtc="2025-08-07T06:16:00Z">
            <w:rPr/>
          </w:rPrChange>
        </w:rPr>
        <w:t xml:space="preserve"> </w:t>
      </w:r>
      <w:r w:rsidRPr="00F06772">
        <w:rPr>
          <w:strike/>
          <w:rPrChange w:id="632" w:author="jonathan pritchard" w:date="2025-08-07T07:16:00Z" w16du:dateUtc="2025-08-07T06:16:00Z">
            <w:rPr/>
          </w:rPrChange>
        </w:rPr>
        <w:t xml:space="preserve">13 pixels for a screen that </w:t>
      </w:r>
      <w:r w:rsidR="005C43B2" w:rsidRPr="00F06772">
        <w:rPr>
          <w:strike/>
          <w:rPrChange w:id="633" w:author="jonathan pritchard" w:date="2025-08-07T07:16:00Z" w16du:dateUtc="2025-08-07T06:16:00Z">
            <w:rPr/>
          </w:rPrChange>
        </w:rPr>
        <w:t xml:space="preserve">just </w:t>
      </w:r>
      <w:r w:rsidRPr="00F06772">
        <w:rPr>
          <w:strike/>
          <w:rPrChange w:id="634" w:author="jonathan pritchard" w:date="2025-08-07T07:16:00Z" w16du:dateUtc="2025-08-07T06:16:00Z">
            <w:rPr/>
          </w:rPrChange>
        </w:rPr>
        <w:t xml:space="preserve">meets the </w:t>
      </w:r>
      <w:r w:rsidR="00EF20F6" w:rsidRPr="00F06772">
        <w:rPr>
          <w:strike/>
          <w:rPrChange w:id="635" w:author="jonathan pritchard" w:date="2025-08-07T07:16:00Z" w16du:dateUtc="2025-08-07T06:16:00Z">
            <w:rPr/>
          </w:rPrChange>
        </w:rPr>
        <w:t>current</w:t>
      </w:r>
      <w:r w:rsidRPr="00F06772">
        <w:rPr>
          <w:strike/>
          <w:rPrChange w:id="636" w:author="jonathan pritchard" w:date="2025-08-07T07:16:00Z" w16du:dateUtc="2025-08-07T06:16:00Z">
            <w:rPr/>
          </w:rPrChange>
        </w:rPr>
        <w:t xml:space="preserve"> minimum standards for chart display size and resolution</w:t>
      </w:r>
      <w:r w:rsidR="007763CD" w:rsidRPr="00F06772">
        <w:rPr>
          <w:strike/>
          <w:rPrChange w:id="637" w:author="jonathan pritchard" w:date="2025-08-07T07:16:00Z" w16du:dateUtc="2025-08-07T06:16:00Z">
            <w:rPr/>
          </w:rPrChange>
        </w:rPr>
        <w:t>.</w:t>
      </w:r>
    </w:p>
    <w:p w14:paraId="27621210" w14:textId="39EBE816" w:rsidR="008A2A98" w:rsidRPr="00F06772" w:rsidRDefault="008A2A98" w:rsidP="003B31CC">
      <w:pPr>
        <w:spacing w:after="120" w:line="240" w:lineRule="auto"/>
        <w:jc w:val="both"/>
        <w:rPr>
          <w:ins w:id="638" w:author="jonathan pritchard" w:date="2025-08-07T07:15:00Z" w16du:dateUtc="2025-08-07T06:15:00Z"/>
          <w:strike/>
          <w:rPrChange w:id="639" w:author="jonathan pritchard" w:date="2025-08-07T07:16:00Z" w16du:dateUtc="2025-08-07T06:16:00Z">
            <w:rPr>
              <w:ins w:id="640" w:author="jonathan pritchard" w:date="2025-08-07T07:15:00Z" w16du:dateUtc="2025-08-07T06:15:00Z"/>
            </w:rPr>
          </w:rPrChange>
        </w:rPr>
      </w:pPr>
      <w:r w:rsidRPr="00F06772">
        <w:rPr>
          <w:strike/>
          <w:rPrChange w:id="641" w:author="jonathan pritchard" w:date="2025-08-07T07:16:00Z" w16du:dateUtc="2025-08-07T06:16:00Z">
            <w:rPr/>
          </w:rPrChange>
        </w:rPr>
        <w:t>The minimum resolution is defined by IEC 61174 and/or IEC 62288</w:t>
      </w:r>
      <w:r w:rsidR="00F26A0C" w:rsidRPr="00F06772">
        <w:rPr>
          <w:strike/>
          <w:rPrChange w:id="642" w:author="jonathan pritchard" w:date="2025-08-07T07:16:00Z" w16du:dateUtc="2025-08-07T06:16:00Z">
            <w:rPr/>
          </w:rPrChange>
        </w:rPr>
        <w:t>.</w:t>
      </w:r>
    </w:p>
    <w:p w14:paraId="41A43CB6" w14:textId="20E15F63" w:rsidR="00F06772" w:rsidRPr="00F06772" w:rsidRDefault="00F06772" w:rsidP="00F06772">
      <w:pPr>
        <w:spacing w:after="120" w:line="240" w:lineRule="auto"/>
        <w:jc w:val="both"/>
        <w:rPr>
          <w:ins w:id="643" w:author="jonathan pritchard" w:date="2025-08-07T07:15:00Z"/>
        </w:rPr>
      </w:pPr>
      <w:commentRangeStart w:id="644"/>
      <w:ins w:id="645" w:author="jonathan pritchard" w:date="2025-08-07T07:15:00Z">
        <w:r w:rsidRPr="00F06772">
          <w:t>IEC 62288 sets requirements for size of operational information other than chart information in terms of the physical size of symbols and the number of pixels required to present them. These parameters are dependent on a minimum angle subtended from the eye and the nominal viewing distance specified by the manufacturer.</w:t>
        </w:r>
      </w:ins>
    </w:p>
    <w:p w14:paraId="09B2FB64" w14:textId="54B9E49D" w:rsidR="00F06772" w:rsidRPr="00B77A92" w:rsidRDefault="00F06772" w:rsidP="00F06772">
      <w:pPr>
        <w:spacing w:after="120" w:line="240" w:lineRule="auto"/>
        <w:jc w:val="both"/>
      </w:pPr>
      <w:ins w:id="646" w:author="jonathan pritchard" w:date="2025-08-07T07:15:00Z">
        <w:r w:rsidRPr="00F06772">
          <w:t>The Portrayal Catalogue sets requirements for size of chart symbols</w:t>
        </w:r>
      </w:ins>
      <w:commentRangeEnd w:id="644"/>
      <w:ins w:id="647" w:author="jonathan pritchard" w:date="2025-08-07T07:16:00Z" w16du:dateUtc="2025-08-07T06:16:00Z">
        <w:r>
          <w:rPr>
            <w:rStyle w:val="CommentReference"/>
          </w:rPr>
          <w:commentReference w:id="644"/>
        </w:r>
      </w:ins>
    </w:p>
    <w:p w14:paraId="670F2D6F" w14:textId="611C4FEC" w:rsidR="0057617F" w:rsidRPr="00B77A92" w:rsidRDefault="007764D1" w:rsidP="00214B3A">
      <w:pPr>
        <w:pStyle w:val="Heading3"/>
      </w:pPr>
      <w:bookmarkStart w:id="648" w:name="_Ref49150167"/>
      <w:bookmarkStart w:id="649" w:name="_Toc194067102"/>
      <w:r w:rsidRPr="00B77A92">
        <w:t xml:space="preserve">Minimum Requirement </w:t>
      </w:r>
      <w:r w:rsidR="0057617F" w:rsidRPr="00B77A92">
        <w:t>for size and resolution</w:t>
      </w:r>
      <w:bookmarkEnd w:id="648"/>
      <w:bookmarkEnd w:id="649"/>
      <w:r w:rsidR="003B02BE" w:rsidRPr="00B77A92">
        <w:t xml:space="preserve"> </w:t>
      </w:r>
    </w:p>
    <w:p w14:paraId="3869EDC9" w14:textId="732C0215" w:rsidR="005C5BBE" w:rsidRPr="00DE19F5" w:rsidRDefault="005C5BBE" w:rsidP="00F26A0C">
      <w:pPr>
        <w:spacing w:after="120" w:line="240" w:lineRule="auto"/>
        <w:jc w:val="both"/>
      </w:pPr>
      <w:r w:rsidRPr="00DE19F5">
        <w:t xml:space="preserve">The minimum sizes for all symbols </w:t>
      </w:r>
      <w:r w:rsidR="007764D1" w:rsidRPr="00DE19F5">
        <w:t xml:space="preserve">must </w:t>
      </w:r>
      <w:r w:rsidRPr="00DE19F5">
        <w:t xml:space="preserve">be as </w:t>
      </w:r>
      <w:r w:rsidR="007764D1" w:rsidRPr="00DE19F5">
        <w:t xml:space="preserve">defined </w:t>
      </w:r>
      <w:r w:rsidRPr="00DE19F5">
        <w:t xml:space="preserve">in the </w:t>
      </w:r>
      <w:r w:rsidR="00F26A0C" w:rsidRPr="00DE19F5">
        <w:t>P</w:t>
      </w:r>
      <w:r w:rsidRPr="00DE19F5">
        <w:t xml:space="preserve">ortrayal </w:t>
      </w:r>
      <w:r w:rsidR="00F26A0C" w:rsidRPr="00DE19F5">
        <w:t>C</w:t>
      </w:r>
      <w:r w:rsidRPr="00DE19F5">
        <w:t>atalogue.</w:t>
      </w:r>
    </w:p>
    <w:p w14:paraId="6DFE20BE" w14:textId="0A5D75B7" w:rsidR="007B6F32" w:rsidRPr="00DE19F5" w:rsidRDefault="007B6F32" w:rsidP="00F26A0C">
      <w:pPr>
        <w:spacing w:after="120" w:line="240" w:lineRule="auto"/>
        <w:jc w:val="both"/>
      </w:pPr>
      <w:r w:rsidRPr="00DE19F5">
        <w:t>Enough "picture units" (pixels) must be used to draw small features and symbols clearly and allow viewers to distinguish similar symbols.</w:t>
      </w:r>
      <w:r w:rsidR="008972A2">
        <w:t xml:space="preserve"> </w:t>
      </w:r>
      <w:r w:rsidRPr="00DE19F5">
        <w:t xml:space="preserve">Symbols </w:t>
      </w:r>
      <w:r w:rsidR="007764D1" w:rsidRPr="00DE19F5">
        <w:t xml:space="preserve">must </w:t>
      </w:r>
      <w:r w:rsidR="007E041F" w:rsidRPr="00DE19F5">
        <w:t xml:space="preserve">therefore </w:t>
      </w:r>
      <w:r w:rsidRPr="00DE19F5">
        <w:t>always be drawn with at least the same number of pixels as are required to draw the symbol at the size defined in the Portrayal Catalogue for the minimum resolution and minimum chart display area.</w:t>
      </w:r>
    </w:p>
    <w:p w14:paraId="0A984587" w14:textId="2CBA6519" w:rsidR="005612DD" w:rsidRPr="00DE19F5" w:rsidRDefault="005612DD" w:rsidP="00F26A0C">
      <w:pPr>
        <w:spacing w:after="120" w:line="240" w:lineRule="auto"/>
        <w:jc w:val="both"/>
      </w:pPr>
      <w:r w:rsidRPr="00DE19F5">
        <w:t>NOTE (informative): This requirement means the minimum height in pixels of a symbol is: (symbol height in mm) divided by the "pixel size" for the minimum size chart display</w:t>
      </w:r>
      <w:r w:rsidR="007763CD">
        <w:t>.</w:t>
      </w:r>
    </w:p>
    <w:p w14:paraId="22C9C83A" w14:textId="087ED542" w:rsidR="00C90427" w:rsidRPr="00DE19F5" w:rsidRDefault="00C90427" w:rsidP="00F26A0C">
      <w:pPr>
        <w:spacing w:after="120" w:line="240" w:lineRule="auto"/>
        <w:jc w:val="both"/>
      </w:pPr>
      <w:r w:rsidRPr="00DE19F5">
        <w:t xml:space="preserve">The CHKSYM01 symbol may be used for comparison; this symbol </w:t>
      </w:r>
      <w:r w:rsidR="00046A2C" w:rsidRPr="00DE19F5">
        <w:t xml:space="preserve">must </w:t>
      </w:r>
      <w:r w:rsidRPr="00DE19F5">
        <w:t>measure 5mm</w:t>
      </w:r>
      <w:r w:rsidRPr="00DE19F5">
        <w:rPr>
          <w:rFonts w:cs="Arial"/>
        </w:rPr>
        <w:t>×</w:t>
      </w:r>
      <w:r w:rsidRPr="00DE19F5">
        <w:t>5mm when displayed at its nominal size (</w:t>
      </w:r>
      <w:r w:rsidR="009563D7" w:rsidRPr="00DE19F5">
        <w:t>that is</w:t>
      </w:r>
      <w:r w:rsidRPr="00DE19F5">
        <w:t>, scaled to 100%)</w:t>
      </w:r>
      <w:commentRangeStart w:id="650"/>
      <w:r w:rsidRPr="00F06772">
        <w:rPr>
          <w:strike/>
          <w:rPrChange w:id="651" w:author="jonathan pritchard" w:date="2025-08-07T07:17:00Z" w16du:dateUtc="2025-08-07T06:17:00Z">
            <w:rPr/>
          </w:rPrChange>
        </w:rPr>
        <w:t>, within the tolerance specified by the IEC testing standard (recommended tolerance: 1 physical pixel width in each of the X and Y dimensions).</w:t>
      </w:r>
      <w:commentRangeEnd w:id="650"/>
      <w:r w:rsidR="00F06772">
        <w:rPr>
          <w:rStyle w:val="CommentReference"/>
        </w:rPr>
        <w:commentReference w:id="650"/>
      </w:r>
    </w:p>
    <w:p w14:paraId="0F148F4A" w14:textId="14E53E0B" w:rsidR="00C90427" w:rsidRPr="00DE19F5" w:rsidRDefault="00C90427" w:rsidP="00F26A0C">
      <w:pPr>
        <w:spacing w:after="120" w:line="240" w:lineRule="auto"/>
        <w:jc w:val="both"/>
      </w:pPr>
      <w:r w:rsidRPr="00DE19F5">
        <w:t>Since the CHKSYM01 symbol is quite small for the purpose of on-site system configuration by ordinary users, manufacturers may use an enlarged version or an equivalent method for that purpose.</w:t>
      </w:r>
    </w:p>
    <w:p w14:paraId="6C57FEC5" w14:textId="162A4C29" w:rsidR="003B4494" w:rsidRPr="00DE19F5" w:rsidRDefault="003B4494" w:rsidP="00214B3A">
      <w:pPr>
        <w:pStyle w:val="Heading3"/>
      </w:pPr>
      <w:bookmarkStart w:id="652" w:name="_Toc194067103"/>
      <w:r w:rsidRPr="00DE19F5">
        <w:t>Zooming</w:t>
      </w:r>
      <w:bookmarkEnd w:id="652"/>
    </w:p>
    <w:p w14:paraId="7988C8D3" w14:textId="01B1CBE6" w:rsidR="003B4494" w:rsidRPr="00F06772" w:rsidRDefault="003B4494" w:rsidP="009563D7">
      <w:pPr>
        <w:spacing w:after="120" w:line="240" w:lineRule="auto"/>
        <w:jc w:val="both"/>
        <w:rPr>
          <w:ins w:id="653" w:author="jonathan pritchard" w:date="2025-08-07T07:18:00Z" w16du:dateUtc="2025-08-07T06:18:00Z"/>
          <w:strike/>
          <w:rPrChange w:id="654" w:author="jonathan pritchard" w:date="2025-08-07T07:19:00Z" w16du:dateUtc="2025-08-07T06:19:00Z">
            <w:rPr>
              <w:ins w:id="655" w:author="jonathan pritchard" w:date="2025-08-07T07:18:00Z" w16du:dateUtc="2025-08-07T06:18:00Z"/>
            </w:rPr>
          </w:rPrChange>
        </w:rPr>
      </w:pPr>
      <w:commentRangeStart w:id="656"/>
      <w:r w:rsidRPr="00F06772">
        <w:rPr>
          <w:strike/>
          <w:rPrChange w:id="657" w:author="jonathan pritchard" w:date="2025-08-07T07:19:00Z" w16du:dateUtc="2025-08-07T06:19:00Z">
            <w:rPr/>
          </w:rPrChange>
        </w:rPr>
        <w:t xml:space="preserve">When the display scale is enlarged by zooming in, it </w:t>
      </w:r>
      <w:r w:rsidR="008537AD" w:rsidRPr="00F06772">
        <w:rPr>
          <w:strike/>
          <w:rPrChange w:id="658" w:author="jonathan pritchard" w:date="2025-08-07T07:19:00Z" w16du:dateUtc="2025-08-07T06:19:00Z">
            <w:rPr/>
          </w:rPrChange>
        </w:rPr>
        <w:t xml:space="preserve">must </w:t>
      </w:r>
      <w:r w:rsidRPr="00F06772">
        <w:rPr>
          <w:strike/>
          <w:rPrChange w:id="659" w:author="jonathan pritchard" w:date="2025-08-07T07:19:00Z" w16du:dateUtc="2025-08-07T06:19:00Z">
            <w:rPr/>
          </w:rPrChange>
        </w:rPr>
        <w:t xml:space="preserve">be possible to hold symbol size constant. The same applies to text. Symbol and text size </w:t>
      </w:r>
      <w:r w:rsidR="008537AD" w:rsidRPr="00F06772">
        <w:rPr>
          <w:strike/>
          <w:rPrChange w:id="660" w:author="jonathan pritchard" w:date="2025-08-07T07:19:00Z" w16du:dateUtc="2025-08-07T06:19:00Z">
            <w:rPr/>
          </w:rPrChange>
        </w:rPr>
        <w:t xml:space="preserve">must </w:t>
      </w:r>
      <w:r w:rsidRPr="00F06772">
        <w:rPr>
          <w:strike/>
          <w:rPrChange w:id="661" w:author="jonathan pritchard" w:date="2025-08-07T07:19:00Z" w16du:dateUtc="2025-08-07T06:19:00Z">
            <w:rPr/>
          </w:rPrChange>
        </w:rPr>
        <w:t>never be decreased when zooming out</w:t>
      </w:r>
      <w:r w:rsidR="009563D7" w:rsidRPr="00F06772">
        <w:rPr>
          <w:strike/>
          <w:rPrChange w:id="662" w:author="jonathan pritchard" w:date="2025-08-07T07:19:00Z" w16du:dateUtc="2025-08-07T06:19:00Z">
            <w:rPr/>
          </w:rPrChange>
        </w:rPr>
        <w:t>.</w:t>
      </w:r>
      <w:commentRangeEnd w:id="656"/>
      <w:r w:rsidR="00F06772">
        <w:rPr>
          <w:rStyle w:val="CommentReference"/>
        </w:rPr>
        <w:commentReference w:id="656"/>
      </w:r>
    </w:p>
    <w:p w14:paraId="6FBEC7F1" w14:textId="356F3923" w:rsidR="00F06772" w:rsidRPr="00DE19F5" w:rsidDel="00F06772" w:rsidRDefault="00F06772" w:rsidP="009563D7">
      <w:pPr>
        <w:spacing w:after="120" w:line="240" w:lineRule="auto"/>
        <w:jc w:val="both"/>
        <w:rPr>
          <w:del w:id="663" w:author="jonathan pritchard" w:date="2025-08-07T07:19:00Z" w16du:dateUtc="2025-08-07T06:19:00Z"/>
        </w:rPr>
      </w:pPr>
      <w:ins w:id="664" w:author="jonathan pritchard" w:date="2025-08-07T07:18:00Z" w16du:dateUtc="2025-08-07T06:18:00Z">
        <w:r w:rsidRPr="00F06772">
          <w:t xml:space="preserve">When the display scale is changed the symbol and text size </w:t>
        </w:r>
        <w:del w:id="665" w:author="jon pritchard" w:date="2025-09-17T13:42:00Z" w16du:dateUtc="2025-09-17T11:42:00Z">
          <w:r w:rsidRPr="00F06772" w:rsidDel="000F7D72">
            <w:delText>shall</w:delText>
          </w:r>
        </w:del>
      </w:ins>
      <w:ins w:id="666" w:author="jon pritchard" w:date="2025-09-17T13:42:00Z" w16du:dateUtc="2025-09-17T11:42:00Z">
        <w:r w:rsidR="000F7D72">
          <w:t>must</w:t>
        </w:r>
      </w:ins>
      <w:ins w:id="667" w:author="jonathan pritchard" w:date="2025-08-07T07:18:00Z" w16du:dateUtc="2025-08-07T06:18:00Z">
        <w:r w:rsidRPr="00F06772">
          <w:t xml:space="preserve"> remain constant</w:t>
        </w:r>
      </w:ins>
    </w:p>
    <w:p w14:paraId="334ADDEC" w14:textId="77777777" w:rsidR="00AA02E7" w:rsidRPr="00DE19F5" w:rsidRDefault="00AA02E7" w:rsidP="00AA02E7">
      <w:pPr>
        <w:spacing w:after="120" w:line="240" w:lineRule="auto"/>
        <w:jc w:val="both"/>
      </w:pPr>
    </w:p>
    <w:p w14:paraId="3C443EB2" w14:textId="776175B4" w:rsidR="0004119A" w:rsidRPr="00DE19F5" w:rsidRDefault="00363AAD" w:rsidP="00DB7CFE">
      <w:pPr>
        <w:pStyle w:val="Heading2"/>
      </w:pPr>
      <w:bookmarkStart w:id="668" w:name="_Ref189057755"/>
      <w:bookmarkStart w:id="669" w:name="_Toc194067104"/>
      <w:r w:rsidRPr="00DE19F5">
        <w:t>Common text</w:t>
      </w:r>
      <w:r w:rsidR="00453DD3">
        <w:t xml:space="preserve"> and</w:t>
      </w:r>
      <w:r w:rsidRPr="00DE19F5">
        <w:t xml:space="preserve"> information</w:t>
      </w:r>
      <w:r w:rsidR="0004119A" w:rsidRPr="00DE19F5">
        <w:t xml:space="preserve"> attributes</w:t>
      </w:r>
      <w:bookmarkEnd w:id="668"/>
      <w:bookmarkEnd w:id="669"/>
    </w:p>
    <w:p w14:paraId="20F5E552" w14:textId="5E41B4B4" w:rsidR="00AC6B03" w:rsidRDefault="00F747C8" w:rsidP="002D7DEE">
      <w:pPr>
        <w:spacing w:after="120" w:line="240" w:lineRule="auto"/>
        <w:jc w:val="both"/>
      </w:pPr>
      <w:r w:rsidRPr="00B77A92">
        <w:t xml:space="preserve">Several Product Specifications use </w:t>
      </w:r>
      <w:r w:rsidR="00453DD3">
        <w:t>common</w:t>
      </w:r>
      <w:r w:rsidR="00453DD3" w:rsidRPr="00B77A92">
        <w:t xml:space="preserve"> </w:t>
      </w:r>
      <w:r w:rsidRPr="00B77A92">
        <w:t xml:space="preserve">structures for feature names </w:t>
      </w:r>
      <w:r w:rsidR="00453DD3">
        <w:t>(</w:t>
      </w:r>
      <w:proofErr w:type="spellStart"/>
      <w:r w:rsidR="00453DD3" w:rsidRPr="002D7DEE">
        <w:rPr>
          <w:b/>
          <w:bCs/>
        </w:rPr>
        <w:t>featureName</w:t>
      </w:r>
      <w:proofErr w:type="spellEnd"/>
      <w:r w:rsidR="00453DD3">
        <w:t>)</w:t>
      </w:r>
      <w:r w:rsidR="00C72695">
        <w:t xml:space="preserve"> </w:t>
      </w:r>
      <w:r w:rsidRPr="00B77A92">
        <w:t>and information attributes</w:t>
      </w:r>
      <w:r w:rsidR="00453DD3">
        <w:t xml:space="preserve"> (</w:t>
      </w:r>
      <w:r w:rsidR="00453DD3" w:rsidRPr="002D7DEE">
        <w:rPr>
          <w:b/>
          <w:bCs/>
        </w:rPr>
        <w:t>information/text</w:t>
      </w:r>
      <w:r w:rsidR="00453DD3">
        <w:t>)</w:t>
      </w:r>
    </w:p>
    <w:p w14:paraId="222FD938" w14:textId="075D4A3E" w:rsidR="00F747C8" w:rsidRPr="00B77A92" w:rsidRDefault="00F747C8" w:rsidP="00DE19F5">
      <w:pPr>
        <w:jc w:val="both"/>
      </w:pPr>
      <w:r w:rsidRPr="00B77A92">
        <w:t xml:space="preserve">To support dataset portrayal using languages other than English, the ECDIS </w:t>
      </w:r>
      <w:r w:rsidR="00F62570" w:rsidRPr="00B77A92">
        <w:t>must</w:t>
      </w:r>
      <w:r w:rsidRPr="00B77A92">
        <w:t xml:space="preserve"> expose to the mariner </w:t>
      </w:r>
      <w:r w:rsidR="00F62570" w:rsidRPr="00B77A92">
        <w:t>t</w:t>
      </w:r>
      <w:r w:rsidRPr="00B77A92">
        <w:t xml:space="preserve">wo context </w:t>
      </w:r>
      <w:proofErr w:type="gramStart"/>
      <w:r w:rsidRPr="00B77A92">
        <w:t>parameters;</w:t>
      </w:r>
      <w:proofErr w:type="gramEnd"/>
      <w:r w:rsidR="00F62570" w:rsidRPr="00B77A92">
        <w:tab/>
      </w:r>
    </w:p>
    <w:p w14:paraId="20ACEFF8" w14:textId="77777777" w:rsidR="00F747C8" w:rsidRPr="00B77A92" w:rsidRDefault="00F747C8" w:rsidP="00F747C8">
      <w:r w:rsidRPr="002D7DEE">
        <w:rPr>
          <w:b/>
          <w:bCs/>
        </w:rPr>
        <w:t>National Language (</w:t>
      </w:r>
      <w:r w:rsidRPr="002D7DEE">
        <w:t>applies for S-57 ENC only)</w:t>
      </w:r>
    </w:p>
    <w:p w14:paraId="6A2CBB6C" w14:textId="05C5286F" w:rsidR="00F747C8" w:rsidRPr="00B77A92" w:rsidRDefault="00F747C8" w:rsidP="00F747C8">
      <w:r w:rsidRPr="00B77A92">
        <w:t xml:space="preserve">This Boolean value </w:t>
      </w:r>
      <w:r w:rsidR="007763CD">
        <w:t>should</w:t>
      </w:r>
      <w:r w:rsidR="007763CD" w:rsidRPr="00B77A92">
        <w:t xml:space="preserve"> </w:t>
      </w:r>
      <w:r w:rsidRPr="00B77A92">
        <w:t xml:space="preserve">be used to show the national attribute values present in S-57 ENC data. </w:t>
      </w:r>
    </w:p>
    <w:p w14:paraId="257EC088" w14:textId="1F506483" w:rsidR="00F747C8" w:rsidRPr="00B77A92" w:rsidRDefault="00F747C8" w:rsidP="00F747C8">
      <w:r w:rsidRPr="00DE19F5">
        <w:rPr>
          <w:b/>
          <w:bCs/>
        </w:rPr>
        <w:t>Preferred Language (does not apply to S-57 ENC)</w:t>
      </w:r>
    </w:p>
    <w:p w14:paraId="712B87E3" w14:textId="1EAFEA2C" w:rsidR="00AC6B03" w:rsidRPr="00B77A92" w:rsidRDefault="00AC6B03" w:rsidP="00AC6B03">
      <w:pPr>
        <w:spacing w:after="120" w:line="240" w:lineRule="auto"/>
        <w:jc w:val="both"/>
      </w:pPr>
      <w:r w:rsidRPr="00B77A92">
        <w:lastRenderedPageBreak/>
        <w:t>This context parameter contains an ordered list 0 or more preferred language values. The following procedure must be used when displaying the “feature name” attributes.</w:t>
      </w:r>
    </w:p>
    <w:p w14:paraId="2E090B66" w14:textId="2D1022A2" w:rsidR="00AC6B03" w:rsidRPr="00B77A92" w:rsidRDefault="00AC6B03" w:rsidP="00AC6B03">
      <w:pPr>
        <w:jc w:val="both"/>
      </w:pPr>
      <w:r w:rsidRPr="00B77A92">
        <w:t>Feature names Attribute “feature name” (</w:t>
      </w:r>
      <w:proofErr w:type="spellStart"/>
      <w:r w:rsidRPr="00B77A92">
        <w:t>featureName</w:t>
      </w:r>
      <w:proofErr w:type="spellEnd"/>
      <w:r w:rsidRPr="00B77A92">
        <w:t xml:space="preserve">) is a complex attribute consisting of the mandatory sub-attribute “name” (the actual name of the feature) and sub-attributes “language” and “name usage”. The sub-attribute “name usage” is an </w:t>
      </w:r>
      <w:commentRangeStart w:id="670"/>
      <w:r w:rsidRPr="00B77A92">
        <w:t>enumeration</w:t>
      </w:r>
      <w:commentRangeEnd w:id="670"/>
      <w:r w:rsidR="00D837FD">
        <w:rPr>
          <w:rStyle w:val="CommentReference"/>
        </w:rPr>
        <w:commentReference w:id="670"/>
      </w:r>
      <w:r w:rsidRPr="00B77A92">
        <w:t xml:space="preserve"> </w:t>
      </w:r>
      <w:del w:id="671" w:author="jonathan pritchard" w:date="2025-10-24T14:36:00Z" w16du:dateUtc="2025-10-24T13:36:00Z">
        <w:r w:rsidRPr="00B77A92" w:rsidDel="00D837FD">
          <w:delText>in</w:delText>
        </w:r>
        <w:r w:rsidRPr="00453DD3" w:rsidDel="00D837FD">
          <w:delText xml:space="preserve">dicating </w:delText>
        </w:r>
      </w:del>
      <w:r w:rsidRPr="00453DD3">
        <w:t xml:space="preserve">which indicates </w:t>
      </w:r>
      <w:r w:rsidRPr="002D7DEE">
        <w:t>if a name should be displayed when preferred language is not selected (1</w:t>
      </w:r>
      <w:proofErr w:type="gramStart"/>
      <w:r w:rsidRPr="002D7DEE">
        <w:t>), or</w:t>
      </w:r>
      <w:proofErr w:type="gramEnd"/>
      <w:r w:rsidRPr="002D7DEE">
        <w:t xml:space="preserve"> may be displayed when preferred language is selected (2).</w:t>
      </w:r>
    </w:p>
    <w:p w14:paraId="0AACE72B" w14:textId="629B43DC" w:rsidR="00F747C8" w:rsidRPr="00B77A92" w:rsidRDefault="00AC6B03" w:rsidP="00DE19F5">
      <w:pPr>
        <w:jc w:val="both"/>
      </w:pPr>
      <w:r>
        <w:t>If selected, f</w:t>
      </w:r>
      <w:r w:rsidR="00F747C8" w:rsidRPr="00B77A92">
        <w:t>eature name values must be displayed based on the user defined language preference values, the first value contained in the context parameter list should</w:t>
      </w:r>
      <w:r w:rsidR="00F62570" w:rsidRPr="00B77A92">
        <w:t xml:space="preserve"> be displayed</w:t>
      </w:r>
      <w:r w:rsidR="00F747C8" w:rsidRPr="00B77A92">
        <w:t>. If no feature names correspond to the language preferences, then the feature name with name usage= 1 must be displayed.</w:t>
      </w:r>
    </w:p>
    <w:p w14:paraId="262D1438" w14:textId="645A5401" w:rsidR="00F747C8" w:rsidRPr="00B77A92" w:rsidRDefault="00F747C8" w:rsidP="00F747C8">
      <w:r w:rsidRPr="00B77A92">
        <w:t>In the</w:t>
      </w:r>
      <w:r w:rsidR="00453DD3">
        <w:t xml:space="preserve"> following</w:t>
      </w:r>
      <w:r w:rsidRPr="00B77A92">
        <w:t xml:space="preserve"> </w:t>
      </w:r>
      <w:r w:rsidR="00F62570" w:rsidRPr="00B77A92">
        <w:t xml:space="preserve">example Island Group feature </w:t>
      </w:r>
      <w:r w:rsidRPr="00B77A92">
        <w:t xml:space="preserve">below when the user has set a language </w:t>
      </w:r>
      <w:proofErr w:type="gramStart"/>
      <w:r w:rsidRPr="00B77A92">
        <w:t>preferences</w:t>
      </w:r>
      <w:proofErr w:type="gramEnd"/>
      <w:r w:rsidRPr="00B77A92">
        <w:t xml:space="preserve"> as </w:t>
      </w:r>
      <w:proofErr w:type="gramStart"/>
      <w:r w:rsidRPr="00B77A92">
        <w:t>follows;</w:t>
      </w:r>
      <w:proofErr w:type="gramEnd"/>
    </w:p>
    <w:p w14:paraId="2A6D79A5" w14:textId="24974209"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ms</w:t>
      </w:r>
      <w:proofErr w:type="spellEnd"/>
    </w:p>
    <w:p w14:paraId="44E0657D" w14:textId="47F873DE" w:rsidR="00F747C8" w:rsidRPr="00DE19F5" w:rsidRDefault="00F62570" w:rsidP="00DE19F5">
      <w:pPr>
        <w:pStyle w:val="ListParagraph"/>
        <w:numPr>
          <w:ilvl w:val="0"/>
          <w:numId w:val="124"/>
        </w:numPr>
        <w:spacing w:after="0" w:line="240" w:lineRule="auto"/>
        <w:ind w:left="714" w:hanging="357"/>
        <w:rPr>
          <w:b/>
          <w:bCs/>
        </w:rPr>
      </w:pPr>
      <w:proofErr w:type="spellStart"/>
      <w:r w:rsidRPr="00B77A92">
        <w:rPr>
          <w:b/>
          <w:bCs/>
        </w:rPr>
        <w:t>s</w:t>
      </w:r>
      <w:r w:rsidR="00F747C8" w:rsidRPr="00DE19F5">
        <w:rPr>
          <w:b/>
          <w:bCs/>
        </w:rPr>
        <w:t>mn</w:t>
      </w:r>
      <w:proofErr w:type="spellEnd"/>
    </w:p>
    <w:p w14:paraId="1A041A45" w14:textId="77777777" w:rsidR="00F62570" w:rsidRPr="00B77A92" w:rsidRDefault="00F62570" w:rsidP="00F747C8"/>
    <w:p w14:paraId="6FA24F3D" w14:textId="7987356C" w:rsidR="00F747C8" w:rsidRPr="00B77A92" w:rsidRDefault="00F747C8" w:rsidP="00F747C8">
      <w:r w:rsidRPr="00B77A92">
        <w:t xml:space="preserve">Then the name </w:t>
      </w:r>
      <w:proofErr w:type="spellStart"/>
      <w:r w:rsidRPr="00B77A92">
        <w:t>Lâu'ŋŋsuõllu</w:t>
      </w:r>
      <w:proofErr w:type="spellEnd"/>
      <w:r w:rsidRPr="00B77A92">
        <w:t xml:space="preserve"> is displayed</w:t>
      </w:r>
      <w:r w:rsidR="00045787">
        <w:t>, because it contains a name with the language “</w:t>
      </w:r>
      <w:proofErr w:type="spellStart"/>
      <w:r w:rsidR="00045787">
        <w:t>sms</w:t>
      </w:r>
      <w:proofErr w:type="spellEnd"/>
      <w:r w:rsidR="00045787">
        <w:t>”, the highest priority in the language preference list. With no language preference set, the name “</w:t>
      </w:r>
      <w:proofErr w:type="spellStart"/>
      <w:r w:rsidR="00045787" w:rsidRPr="00045787">
        <w:t>Turvesaaret</w:t>
      </w:r>
      <w:proofErr w:type="spellEnd"/>
      <w:r w:rsidR="00045787">
        <w:t xml:space="preserve">” must be displayed because it has </w:t>
      </w:r>
      <w:proofErr w:type="spellStart"/>
      <w:r w:rsidR="00045787">
        <w:t>nameUsage</w:t>
      </w:r>
      <w:proofErr w:type="spellEnd"/>
      <w:r w:rsidR="00045787">
        <w:t xml:space="preserve"> = 1.</w:t>
      </w:r>
    </w:p>
    <w:p w14:paraId="40C6C767" w14:textId="77777777" w:rsidR="00F747C8" w:rsidRPr="00DE19F5" w:rsidRDefault="00F747C8" w:rsidP="00DE19F5">
      <w:pPr>
        <w:spacing w:after="0" w:line="276" w:lineRule="auto"/>
        <w:rPr>
          <w:rFonts w:ascii="Courier New" w:hAnsi="Courier New" w:cs="Courier New"/>
          <w:b/>
          <w:bCs/>
        </w:rPr>
      </w:pPr>
      <w:proofErr w:type="spellStart"/>
      <w:r w:rsidRPr="00DE19F5">
        <w:rPr>
          <w:rFonts w:ascii="Courier New" w:hAnsi="Courier New" w:cs="Courier New"/>
          <w:b/>
          <w:bCs/>
        </w:rPr>
        <w:t>IslandGroup</w:t>
      </w:r>
      <w:proofErr w:type="spellEnd"/>
    </w:p>
    <w:p w14:paraId="24DC9828"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DC5F2ED"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language: fin</w:t>
      </w:r>
    </w:p>
    <w:p w14:paraId="6E053102"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Turvesaaret</w:t>
      </w:r>
      <w:proofErr w:type="spellEnd"/>
    </w:p>
    <w:p w14:paraId="5835FB6F"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1</w:t>
      </w:r>
    </w:p>
    <w:p w14:paraId="29FBA5C5"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613453E"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smn</w:t>
      </w:r>
      <w:proofErr w:type="spellEnd"/>
    </w:p>
    <w:p w14:paraId="1C542ABA"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Lavŋesuolluuh</w:t>
      </w:r>
      <w:proofErr w:type="spellEnd"/>
    </w:p>
    <w:p w14:paraId="63F7D4D2" w14:textId="77777777"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 2</w:t>
      </w:r>
    </w:p>
    <w:p w14:paraId="35AC5F6C" w14:textId="77777777" w:rsidR="00F747C8" w:rsidRPr="00DE19F5" w:rsidRDefault="00F747C8" w:rsidP="00DE19F5">
      <w:pPr>
        <w:spacing w:after="0" w:line="276" w:lineRule="auto"/>
        <w:ind w:firstLine="720"/>
        <w:rPr>
          <w:rFonts w:ascii="Courier New" w:hAnsi="Courier New" w:cs="Courier New"/>
          <w:b/>
          <w:bCs/>
        </w:rPr>
      </w:pPr>
      <w:proofErr w:type="spellStart"/>
      <w:r w:rsidRPr="00DE19F5">
        <w:rPr>
          <w:rFonts w:ascii="Courier New" w:hAnsi="Courier New" w:cs="Courier New"/>
          <w:b/>
          <w:bCs/>
        </w:rPr>
        <w:t>featureName</w:t>
      </w:r>
      <w:proofErr w:type="spellEnd"/>
    </w:p>
    <w:p w14:paraId="30D571A0"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language: </w:t>
      </w:r>
      <w:proofErr w:type="spellStart"/>
      <w:r w:rsidRPr="00DE19F5">
        <w:rPr>
          <w:rFonts w:ascii="Courier New" w:hAnsi="Courier New" w:cs="Courier New"/>
          <w:b/>
          <w:bCs/>
        </w:rPr>
        <w:t>sms</w:t>
      </w:r>
      <w:proofErr w:type="spellEnd"/>
    </w:p>
    <w:p w14:paraId="0774D43B" w14:textId="77777777" w:rsidR="00F747C8" w:rsidRPr="00DE19F5" w:rsidRDefault="00F747C8" w:rsidP="00DE19F5">
      <w:pPr>
        <w:spacing w:after="0" w:line="276" w:lineRule="auto"/>
        <w:ind w:left="720" w:firstLine="720"/>
        <w:rPr>
          <w:rFonts w:ascii="Courier New" w:hAnsi="Courier New" w:cs="Courier New"/>
          <w:b/>
          <w:bCs/>
        </w:rPr>
      </w:pPr>
      <w:r w:rsidRPr="00DE19F5">
        <w:rPr>
          <w:rFonts w:ascii="Courier New" w:hAnsi="Courier New" w:cs="Courier New"/>
          <w:b/>
          <w:bCs/>
        </w:rPr>
        <w:t xml:space="preserve">name: </w:t>
      </w:r>
      <w:proofErr w:type="spellStart"/>
      <w:r w:rsidRPr="00DE19F5">
        <w:rPr>
          <w:rFonts w:ascii="Courier New" w:hAnsi="Courier New" w:cs="Courier New"/>
          <w:b/>
          <w:bCs/>
        </w:rPr>
        <w:t>Lâu'ŋŋsuõllu</w:t>
      </w:r>
      <w:proofErr w:type="spellEnd"/>
    </w:p>
    <w:p w14:paraId="27FE8B64" w14:textId="5F7C5D2A" w:rsidR="00F747C8" w:rsidRPr="00DE19F5" w:rsidRDefault="00F747C8" w:rsidP="00DE19F5">
      <w:pPr>
        <w:spacing w:after="0" w:line="276" w:lineRule="auto"/>
        <w:ind w:left="720" w:firstLine="720"/>
        <w:rPr>
          <w:rFonts w:ascii="Courier New" w:hAnsi="Courier New" w:cs="Courier New"/>
          <w:b/>
          <w:bCs/>
        </w:rPr>
      </w:pPr>
      <w:proofErr w:type="spellStart"/>
      <w:r w:rsidRPr="00DE19F5">
        <w:rPr>
          <w:rFonts w:ascii="Courier New" w:hAnsi="Courier New" w:cs="Courier New"/>
          <w:b/>
          <w:bCs/>
        </w:rPr>
        <w:t>nameUsage</w:t>
      </w:r>
      <w:proofErr w:type="spellEnd"/>
      <w:r w:rsidRPr="00DE19F5">
        <w:rPr>
          <w:rFonts w:ascii="Courier New" w:hAnsi="Courier New" w:cs="Courier New"/>
          <w:b/>
          <w:bCs/>
        </w:rPr>
        <w:t>:</w:t>
      </w:r>
      <w:r w:rsidR="00F62570" w:rsidRPr="00B77A92">
        <w:rPr>
          <w:rFonts w:ascii="Courier New" w:hAnsi="Courier New" w:cs="Courier New"/>
          <w:b/>
          <w:bCs/>
        </w:rPr>
        <w:t xml:space="preserve"> 2</w:t>
      </w:r>
    </w:p>
    <w:p w14:paraId="47A3DBAE" w14:textId="77777777" w:rsidR="007009A6" w:rsidRPr="00B77A92" w:rsidRDefault="007009A6" w:rsidP="00450770"/>
    <w:p w14:paraId="1FA3DD8F" w14:textId="61DD11FA" w:rsidR="00F355AD" w:rsidRDefault="00F355AD" w:rsidP="00BE68E8">
      <w:pPr>
        <w:pStyle w:val="Heading1"/>
      </w:pPr>
      <w:bookmarkStart w:id="672" w:name="_Toc175130157"/>
      <w:bookmarkStart w:id="673" w:name="_Toc175130158"/>
      <w:bookmarkStart w:id="674" w:name="_Toc46655819"/>
      <w:bookmarkStart w:id="675" w:name="_Toc46659203"/>
      <w:bookmarkStart w:id="676" w:name="_Toc46659382"/>
      <w:bookmarkStart w:id="677" w:name="_Toc47457023"/>
      <w:bookmarkStart w:id="678" w:name="_Toc47574699"/>
      <w:bookmarkStart w:id="679" w:name="_Toc47618759"/>
      <w:bookmarkStart w:id="680" w:name="_Toc47651177"/>
      <w:bookmarkStart w:id="681" w:name="_Toc47708102"/>
      <w:bookmarkStart w:id="682" w:name="_Toc47708364"/>
      <w:bookmarkStart w:id="683" w:name="_Toc47708598"/>
      <w:bookmarkStart w:id="684" w:name="_Toc194067105"/>
      <w:bookmarkEnd w:id="672"/>
      <w:bookmarkEnd w:id="673"/>
      <w:bookmarkEnd w:id="674"/>
      <w:bookmarkEnd w:id="675"/>
      <w:bookmarkEnd w:id="676"/>
      <w:bookmarkEnd w:id="677"/>
      <w:bookmarkEnd w:id="678"/>
      <w:bookmarkEnd w:id="679"/>
      <w:bookmarkEnd w:id="680"/>
      <w:bookmarkEnd w:id="681"/>
      <w:bookmarkEnd w:id="682"/>
      <w:bookmarkEnd w:id="683"/>
      <w:r w:rsidRPr="00DE19F5">
        <w:t>Text</w:t>
      </w:r>
      <w:r w:rsidR="00007DC7" w:rsidRPr="00DE19F5">
        <w:t xml:space="preserve"> and Graphics</w:t>
      </w:r>
      <w:bookmarkEnd w:id="684"/>
    </w:p>
    <w:p w14:paraId="223F4165" w14:textId="215750E5" w:rsidR="001D7E15" w:rsidRPr="001D7E15" w:rsidRDefault="001D7E15" w:rsidP="00DB7CFE">
      <w:pPr>
        <w:pStyle w:val="Heading2"/>
      </w:pPr>
      <w:bookmarkStart w:id="685" w:name="_Toc194067106"/>
      <w:r>
        <w:t>Arrangement of viewing group layers.</w:t>
      </w:r>
      <w:bookmarkEnd w:id="685"/>
    </w:p>
    <w:p w14:paraId="22EDEFDA" w14:textId="03D1CFA5" w:rsidR="001D7E15" w:rsidRDefault="00B94DFF" w:rsidP="00B812CA">
      <w:pPr>
        <w:spacing w:after="120" w:line="240" w:lineRule="auto"/>
        <w:jc w:val="both"/>
      </w:pPr>
      <w:bookmarkStart w:id="686" w:name="_Ref44339526"/>
      <w:r w:rsidRPr="002D7DEE">
        <w:t>V</w:t>
      </w:r>
      <w:bookmarkEnd w:id="686"/>
      <w:r w:rsidR="001D7E15" w:rsidRPr="00B94DFF">
        <w:t>iewing</w:t>
      </w:r>
      <w:r w:rsidR="001D7E15">
        <w:t xml:space="preserve"> group layers should be grouped together when </w:t>
      </w:r>
      <w:r w:rsidR="009C0BE1" w:rsidRPr="009C0BE1">
        <w:t>one (the child) is wholly included (a subset) of another (the parent)</w:t>
      </w:r>
      <w:r w:rsidR="00A878B7">
        <w:t xml:space="preserve">. </w:t>
      </w:r>
      <w:r w:rsidR="001D7E15">
        <w:t>The table below shows an example of grouping of “Other text” viewing group</w:t>
      </w:r>
      <w:r w:rsidR="00FD0C9C">
        <w:t xml:space="preserve"> layers</w:t>
      </w:r>
      <w:r w:rsidR="001D7E15">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DE19F5"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B812CA" w:rsidRDefault="001D7E15" w:rsidP="00D343CC">
            <w:pPr>
              <w:keepNext/>
              <w:keepLines/>
              <w:spacing w:before="60" w:after="60"/>
              <w:rPr>
                <w:b/>
                <w:bCs/>
              </w:rPr>
            </w:pPr>
            <w:r w:rsidRPr="00B812CA">
              <w:rPr>
                <w:b/>
                <w:bCs/>
              </w:rPr>
              <w:t>Viewing Group Layer</w:t>
            </w:r>
          </w:p>
        </w:tc>
        <w:tc>
          <w:tcPr>
            <w:tcW w:w="3909" w:type="dxa"/>
            <w:shd w:val="clear" w:color="auto" w:fill="D9D9D9" w:themeFill="background1" w:themeFillShade="D9"/>
          </w:tcPr>
          <w:p w14:paraId="47BFF721" w14:textId="77777777" w:rsidR="001D7E15" w:rsidRPr="00B812CA" w:rsidRDefault="001D7E15" w:rsidP="00D343CC">
            <w:pPr>
              <w:keepNext/>
              <w:keepLines/>
              <w:spacing w:before="60" w:after="60"/>
              <w:rPr>
                <w:b/>
                <w:bCs/>
              </w:rPr>
            </w:pPr>
            <w:r w:rsidRPr="00B812CA">
              <w:rPr>
                <w:b/>
                <w:bCs/>
              </w:rPr>
              <w:t>Name of Viewing group layer in the ECDIS</w:t>
            </w:r>
          </w:p>
        </w:tc>
      </w:tr>
      <w:tr w:rsidR="001D7E15" w:rsidRPr="00DE19F5" w14:paraId="02484FB8" w14:textId="77777777" w:rsidTr="00B812CA">
        <w:trPr>
          <w:cantSplit/>
          <w:jc w:val="center"/>
        </w:trPr>
        <w:tc>
          <w:tcPr>
            <w:tcW w:w="2155" w:type="dxa"/>
          </w:tcPr>
          <w:p w14:paraId="6CF32385" w14:textId="77777777" w:rsidR="001D7E15" w:rsidRPr="00B812CA" w:rsidRDefault="001D7E15" w:rsidP="00D343CC">
            <w:pPr>
              <w:keepNext/>
              <w:keepLines/>
              <w:spacing w:before="60" w:after="60"/>
            </w:pPr>
            <w:r w:rsidRPr="00B812CA">
              <w:t>1</w:t>
            </w:r>
          </w:p>
        </w:tc>
        <w:tc>
          <w:tcPr>
            <w:tcW w:w="3909" w:type="dxa"/>
          </w:tcPr>
          <w:p w14:paraId="46A6A658" w14:textId="77777777" w:rsidR="001D7E15" w:rsidRPr="00B812CA" w:rsidRDefault="001D7E15" w:rsidP="00D343CC">
            <w:pPr>
              <w:keepNext/>
              <w:keepLines/>
              <w:spacing w:before="60" w:after="60"/>
            </w:pPr>
            <w:r w:rsidRPr="00B812CA">
              <w:t>Important text</w:t>
            </w:r>
          </w:p>
        </w:tc>
      </w:tr>
      <w:tr w:rsidR="001D7E15" w:rsidRPr="00DE19F5" w14:paraId="159BEBC0" w14:textId="77777777" w:rsidTr="00B812CA">
        <w:trPr>
          <w:cantSplit/>
          <w:jc w:val="center"/>
        </w:trPr>
        <w:tc>
          <w:tcPr>
            <w:tcW w:w="2155" w:type="dxa"/>
          </w:tcPr>
          <w:p w14:paraId="2B26FFD7" w14:textId="77777777" w:rsidR="001D7E15" w:rsidRPr="00B812CA" w:rsidRDefault="001D7E15" w:rsidP="00D343CC">
            <w:pPr>
              <w:spacing w:before="60" w:after="60"/>
            </w:pPr>
            <w:r w:rsidRPr="00B812CA">
              <w:t>2</w:t>
            </w:r>
          </w:p>
        </w:tc>
        <w:tc>
          <w:tcPr>
            <w:tcW w:w="3909" w:type="dxa"/>
          </w:tcPr>
          <w:p w14:paraId="1231A537" w14:textId="77777777" w:rsidR="001D7E15" w:rsidRPr="00B812CA" w:rsidRDefault="001D7E15" w:rsidP="00D343CC">
            <w:pPr>
              <w:spacing w:before="60" w:after="60"/>
            </w:pPr>
            <w:r w:rsidRPr="00B812CA">
              <w:t>Other Text</w:t>
            </w:r>
          </w:p>
        </w:tc>
      </w:tr>
      <w:tr w:rsidR="001D7E15" w:rsidRPr="00DE19F5" w14:paraId="4689E907" w14:textId="77777777" w:rsidTr="00B812CA">
        <w:trPr>
          <w:cantSplit/>
          <w:jc w:val="center"/>
        </w:trPr>
        <w:tc>
          <w:tcPr>
            <w:tcW w:w="2155" w:type="dxa"/>
          </w:tcPr>
          <w:p w14:paraId="19AFE424" w14:textId="77777777" w:rsidR="001D7E15" w:rsidRPr="00B812CA" w:rsidRDefault="001D7E15" w:rsidP="00D343CC">
            <w:pPr>
              <w:spacing w:before="60" w:after="60"/>
            </w:pPr>
            <w:r w:rsidRPr="00B812CA">
              <w:t xml:space="preserve">    2.1</w:t>
            </w:r>
          </w:p>
        </w:tc>
        <w:tc>
          <w:tcPr>
            <w:tcW w:w="3909" w:type="dxa"/>
          </w:tcPr>
          <w:p w14:paraId="0BD0062F" w14:textId="77777777" w:rsidR="001D7E15" w:rsidRPr="00B812CA" w:rsidRDefault="001D7E15" w:rsidP="00D343CC">
            <w:pPr>
              <w:spacing w:before="60" w:after="60"/>
            </w:pPr>
            <w:r w:rsidRPr="00B812CA">
              <w:t xml:space="preserve">    Names</w:t>
            </w:r>
          </w:p>
        </w:tc>
      </w:tr>
      <w:tr w:rsidR="001D7E15" w:rsidRPr="00DE19F5" w14:paraId="70E148D2" w14:textId="77777777" w:rsidTr="00B812CA">
        <w:trPr>
          <w:cantSplit/>
          <w:jc w:val="center"/>
        </w:trPr>
        <w:tc>
          <w:tcPr>
            <w:tcW w:w="2155" w:type="dxa"/>
          </w:tcPr>
          <w:p w14:paraId="33BD94F9" w14:textId="77777777" w:rsidR="001D7E15" w:rsidRPr="00B812CA" w:rsidRDefault="001D7E15" w:rsidP="00D343CC">
            <w:pPr>
              <w:spacing w:before="60" w:after="60"/>
            </w:pPr>
            <w:r w:rsidRPr="00B812CA">
              <w:t xml:space="preserve">    2.2</w:t>
            </w:r>
          </w:p>
        </w:tc>
        <w:tc>
          <w:tcPr>
            <w:tcW w:w="3909" w:type="dxa"/>
          </w:tcPr>
          <w:p w14:paraId="0B08EFB9" w14:textId="77777777" w:rsidR="001D7E15" w:rsidRPr="00B812CA" w:rsidRDefault="001D7E15" w:rsidP="00D343CC">
            <w:pPr>
              <w:spacing w:before="60" w:after="60"/>
            </w:pPr>
            <w:r w:rsidRPr="00B812CA">
              <w:t xml:space="preserve">    Light description</w:t>
            </w:r>
          </w:p>
        </w:tc>
      </w:tr>
      <w:tr w:rsidR="001D7E15" w:rsidRPr="00DE19F5" w14:paraId="47EF6AC1" w14:textId="77777777" w:rsidTr="00B812CA">
        <w:trPr>
          <w:cantSplit/>
          <w:jc w:val="center"/>
        </w:trPr>
        <w:tc>
          <w:tcPr>
            <w:tcW w:w="2155" w:type="dxa"/>
          </w:tcPr>
          <w:p w14:paraId="0DB39E79" w14:textId="77777777" w:rsidR="001D7E15" w:rsidRPr="00B812CA" w:rsidRDefault="001D7E15" w:rsidP="00D343CC">
            <w:pPr>
              <w:spacing w:before="60" w:after="60"/>
            </w:pPr>
            <w:r w:rsidRPr="00B812CA">
              <w:t xml:space="preserve">    2.3</w:t>
            </w:r>
          </w:p>
        </w:tc>
        <w:tc>
          <w:tcPr>
            <w:tcW w:w="3909" w:type="dxa"/>
          </w:tcPr>
          <w:p w14:paraId="3ED336F0" w14:textId="77777777" w:rsidR="001D7E15" w:rsidRPr="00B812CA" w:rsidRDefault="001D7E15" w:rsidP="00D343CC">
            <w:pPr>
              <w:spacing w:before="60" w:after="60"/>
            </w:pPr>
            <w:r w:rsidRPr="00B812CA">
              <w:t xml:space="preserve">    All other</w:t>
            </w:r>
          </w:p>
        </w:tc>
      </w:tr>
    </w:tbl>
    <w:p w14:paraId="60BB7498" w14:textId="77777777" w:rsidR="001D7E15" w:rsidRPr="00B812CA" w:rsidRDefault="001D7E15" w:rsidP="001F57C8">
      <w:pPr>
        <w:spacing w:after="120" w:line="240" w:lineRule="auto"/>
      </w:pPr>
    </w:p>
    <w:p w14:paraId="34C33955" w14:textId="77777777" w:rsidR="0091366D" w:rsidRPr="00450770" w:rsidRDefault="0091366D" w:rsidP="00620930">
      <w:pPr>
        <w:spacing w:after="120" w:line="240" w:lineRule="auto"/>
        <w:jc w:val="both"/>
      </w:pPr>
      <w:bookmarkStart w:id="687" w:name="_Toc175130161"/>
      <w:bookmarkEnd w:id="687"/>
    </w:p>
    <w:p w14:paraId="44CDD629" w14:textId="38D4CE28" w:rsidR="00AD5025" w:rsidRPr="00450770" w:rsidRDefault="00EA6515" w:rsidP="00BE68E8">
      <w:pPr>
        <w:pStyle w:val="Heading1"/>
      </w:pPr>
      <w:bookmarkStart w:id="688" w:name="_Toc175130163"/>
      <w:bookmarkStart w:id="689" w:name="_Toc175130164"/>
      <w:bookmarkStart w:id="690" w:name="_Toc175130165"/>
      <w:bookmarkStart w:id="691" w:name="_Toc175130166"/>
      <w:bookmarkStart w:id="692" w:name="_Toc175130167"/>
      <w:bookmarkStart w:id="693" w:name="_Toc175130168"/>
      <w:bookmarkStart w:id="694" w:name="_Toc175130169"/>
      <w:bookmarkStart w:id="695" w:name="_Toc175130170"/>
      <w:bookmarkStart w:id="696" w:name="_Toc175130171"/>
      <w:bookmarkStart w:id="697" w:name="_Toc175130172"/>
      <w:bookmarkStart w:id="698" w:name="_Toc175130173"/>
      <w:bookmarkStart w:id="699" w:name="_Toc175130174"/>
      <w:bookmarkStart w:id="700" w:name="_Toc175130175"/>
      <w:bookmarkStart w:id="701" w:name="_Toc175130176"/>
      <w:bookmarkStart w:id="702" w:name="_Toc175130177"/>
      <w:bookmarkStart w:id="703" w:name="_Toc175130178"/>
      <w:bookmarkStart w:id="704" w:name="_Toc175130179"/>
      <w:bookmarkStart w:id="705" w:name="_Toc175130194"/>
      <w:bookmarkStart w:id="706" w:name="_Toc175130195"/>
      <w:bookmarkStart w:id="707" w:name="_Toc175130196"/>
      <w:bookmarkStart w:id="708" w:name="_Toc175130197"/>
      <w:bookmarkStart w:id="709" w:name="_Toc99104596"/>
      <w:bookmarkStart w:id="710" w:name="_Toc99105049"/>
      <w:bookmarkStart w:id="711" w:name="_Toc175130198"/>
      <w:bookmarkStart w:id="712" w:name="_Toc175130199"/>
      <w:bookmarkStart w:id="713" w:name="_Toc175130200"/>
      <w:bookmarkStart w:id="714" w:name="_Toc175130201"/>
      <w:bookmarkStart w:id="715" w:name="_Toc175130202"/>
      <w:bookmarkStart w:id="716" w:name="_Toc175130203"/>
      <w:bookmarkStart w:id="717" w:name="_Toc175130204"/>
      <w:bookmarkStart w:id="718" w:name="_Toc19406710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r w:rsidRPr="00450770">
        <w:lastRenderedPageBreak/>
        <w:t>Display Elements</w:t>
      </w:r>
      <w:bookmarkEnd w:id="718"/>
    </w:p>
    <w:p w14:paraId="50442F36" w14:textId="79441D2B" w:rsidR="00D66CA5" w:rsidRPr="00B77A92" w:rsidRDefault="001F310E" w:rsidP="00916A2A">
      <w:pPr>
        <w:spacing w:after="120" w:line="240" w:lineRule="auto"/>
        <w:jc w:val="both"/>
      </w:pPr>
      <w:r w:rsidRPr="00B77A92">
        <w:t xml:space="preserve">This section describes </w:t>
      </w:r>
      <w:r w:rsidR="00F50CA1" w:rsidRPr="00B77A92">
        <w:t xml:space="preserve">additional </w:t>
      </w:r>
      <w:r w:rsidRPr="00B77A92">
        <w:t>display elements</w:t>
      </w:r>
      <w:r w:rsidR="00F50CA1" w:rsidRPr="00B77A92">
        <w:t xml:space="preserve"> and special </w:t>
      </w:r>
      <w:r w:rsidR="008B16DC" w:rsidRPr="00B77A92">
        <w:t xml:space="preserve">symbols and </w:t>
      </w:r>
      <w:r w:rsidR="00F50CA1" w:rsidRPr="00B77A92">
        <w:t>considerations for ENC data</w:t>
      </w:r>
      <w:r w:rsidR="008B16DC" w:rsidRPr="00B77A92">
        <w:t>, including chart furniture, contours, mariner</w:t>
      </w:r>
      <w:r w:rsidR="005D2986">
        <w:t>’</w:t>
      </w:r>
      <w:r w:rsidR="008B16DC" w:rsidRPr="00B77A92">
        <w:t>s features, IMO-required elements, and presentation of updates</w:t>
      </w:r>
      <w:r w:rsidR="00F50CA1" w:rsidRPr="00B77A92">
        <w:t xml:space="preserve">. </w:t>
      </w:r>
    </w:p>
    <w:p w14:paraId="04E98E1F" w14:textId="68263204" w:rsidR="001F310E" w:rsidRPr="00B77A92" w:rsidRDefault="008B16DC" w:rsidP="00916A2A">
      <w:pPr>
        <w:spacing w:after="120" w:line="240" w:lineRule="auto"/>
        <w:jc w:val="both"/>
      </w:pPr>
      <w:proofErr w:type="gramStart"/>
      <w:r w:rsidRPr="00C72695">
        <w:t>Cursor</w:t>
      </w:r>
      <w:proofErr w:type="gramEnd"/>
      <w:r w:rsidRPr="00C72695">
        <w:t xml:space="preserve"> pick reports and information displays in off-graphic panels are described in clause </w:t>
      </w:r>
      <w:r w:rsidRPr="00DF6704">
        <w:fldChar w:fldCharType="begin"/>
      </w:r>
      <w:r w:rsidRPr="00C72695">
        <w:instrText xml:space="preserve"> REF _Ref47470424 \r \h </w:instrText>
      </w:r>
      <w:r w:rsidR="00916A2A" w:rsidRPr="00C72695">
        <w:instrText xml:space="preserve"> \* MERGEFORMAT </w:instrText>
      </w:r>
      <w:r w:rsidRPr="00DF6704">
        <w:fldChar w:fldCharType="separate"/>
      </w:r>
      <w:r w:rsidR="00C72695">
        <w:t>15</w:t>
      </w:r>
      <w:r w:rsidRPr="00DF6704">
        <w:fldChar w:fldCharType="end"/>
      </w:r>
      <w:r w:rsidRPr="00C72695">
        <w:t>.</w:t>
      </w:r>
    </w:p>
    <w:p w14:paraId="73B87DCB" w14:textId="77777777" w:rsidR="00916A2A" w:rsidRPr="00B77A92" w:rsidRDefault="00916A2A" w:rsidP="00916A2A">
      <w:pPr>
        <w:spacing w:after="120" w:line="240" w:lineRule="auto"/>
        <w:jc w:val="both"/>
      </w:pPr>
    </w:p>
    <w:p w14:paraId="0293EFC5" w14:textId="1F062B04" w:rsidR="002A10D2" w:rsidRPr="00450770" w:rsidRDefault="00910006" w:rsidP="00DB7CFE">
      <w:pPr>
        <w:pStyle w:val="Heading2"/>
      </w:pPr>
      <w:bookmarkStart w:id="719" w:name="_Toc194067108"/>
      <w:r w:rsidRPr="00450770">
        <w:t>Elements r</w:t>
      </w:r>
      <w:r w:rsidR="001B6BB8" w:rsidRPr="00450770">
        <w:t>e</w:t>
      </w:r>
      <w:r w:rsidRPr="00450770">
        <w:t xml:space="preserve">lated to </w:t>
      </w:r>
      <w:r w:rsidR="001B6BB8" w:rsidRPr="00450770">
        <w:t xml:space="preserve">data and display </w:t>
      </w:r>
      <w:r w:rsidRPr="00450770">
        <w:t>scal</w:t>
      </w:r>
      <w:r w:rsidR="001B6BB8" w:rsidRPr="00450770">
        <w:t>es</w:t>
      </w:r>
      <w:bookmarkEnd w:id="719"/>
      <w:r w:rsidR="002A10D2" w:rsidRPr="00450770">
        <w:t xml:space="preserve"> </w:t>
      </w:r>
    </w:p>
    <w:p w14:paraId="4A2521A0" w14:textId="500C0293" w:rsidR="0010683F" w:rsidRDefault="00CF374E" w:rsidP="008F1A27">
      <w:r w:rsidRPr="00B812CA">
        <w:t xml:space="preserve">ENC Features are </w:t>
      </w:r>
      <w:r w:rsidR="009C0BE1">
        <w:t xml:space="preserve">contained within </w:t>
      </w:r>
      <w:proofErr w:type="spellStart"/>
      <w:r w:rsidRPr="00B812CA">
        <w:t>DataCoverage</w:t>
      </w:r>
      <w:proofErr w:type="spellEnd"/>
      <w:r w:rsidRPr="00B812CA">
        <w:t xml:space="preserve"> features and aggregated into datasets. Each </w:t>
      </w:r>
      <w:proofErr w:type="spellStart"/>
      <w:r w:rsidRPr="00B812CA">
        <w:t>DataCoverage</w:t>
      </w:r>
      <w:proofErr w:type="spellEnd"/>
      <w:r w:rsidRPr="00B812CA">
        <w:t xml:space="preserve"> feature contains attributes </w:t>
      </w:r>
      <w:proofErr w:type="spellStart"/>
      <w:r w:rsidRPr="008F1A27">
        <w:rPr>
          <w:i/>
          <w:iCs/>
        </w:rPr>
        <w:t>optimumDisplayScale</w:t>
      </w:r>
      <w:proofErr w:type="spellEnd"/>
      <w:r w:rsidRPr="00B812CA">
        <w:t xml:space="preserve">, </w:t>
      </w:r>
      <w:proofErr w:type="spellStart"/>
      <w:r w:rsidRPr="008F1A27">
        <w:rPr>
          <w:i/>
          <w:iCs/>
        </w:rPr>
        <w:t>minimumDisplayScale</w:t>
      </w:r>
      <w:proofErr w:type="spellEnd"/>
      <w:r w:rsidRPr="00B812CA">
        <w:t xml:space="preserve"> and </w:t>
      </w:r>
      <w:proofErr w:type="spellStart"/>
      <w:r w:rsidR="008F1A27">
        <w:rPr>
          <w:i/>
          <w:iCs/>
        </w:rPr>
        <w:t>m</w:t>
      </w:r>
      <w:r w:rsidRPr="008F1A27">
        <w:rPr>
          <w:i/>
          <w:iCs/>
        </w:rPr>
        <w:t>aximumDisplayScale</w:t>
      </w:r>
      <w:proofErr w:type="spellEnd"/>
      <w:r w:rsidRPr="00B812CA">
        <w:t xml:space="preserve">. </w:t>
      </w:r>
      <w:r w:rsidR="008F1A27" w:rsidRPr="00B812CA">
        <w:t>The algorithm which must be used for the s</w:t>
      </w:r>
      <w:r w:rsidR="006815A8" w:rsidRPr="00B812CA">
        <w:t>election and rendering of ENC features</w:t>
      </w:r>
      <w:r w:rsidR="008F1A27" w:rsidRPr="00B812CA">
        <w:t xml:space="preserve"> is contained in </w:t>
      </w:r>
      <w:r w:rsidR="00B94DFF">
        <w:fldChar w:fldCharType="begin"/>
      </w:r>
      <w:r w:rsidR="00B94DFF">
        <w:instrText xml:space="preserve"> REF _Ref188629855 \h </w:instrText>
      </w:r>
      <w:r w:rsidR="00B94DFF">
        <w:fldChar w:fldCharType="separate"/>
      </w:r>
      <w:r w:rsidR="00B94DFF" w:rsidRPr="00A527F0">
        <w:t xml:space="preserve">Appendix </w:t>
      </w:r>
      <w:r w:rsidR="00B94DFF">
        <w:t>E</w:t>
      </w:r>
      <w:r w:rsidR="00B94DFF" w:rsidRPr="00A527F0">
        <w:t xml:space="preserve"> – </w:t>
      </w:r>
      <w:r w:rsidR="00B94DFF">
        <w:rPr>
          <w:lang w:val="en-US"/>
        </w:rPr>
        <w:t>Dataset Loading and Display (Rendering) Algorithms</w:t>
      </w:r>
      <w:r w:rsidR="00B94DFF">
        <w:fldChar w:fldCharType="end"/>
      </w:r>
    </w:p>
    <w:p w14:paraId="00620AFF" w14:textId="4436BC53" w:rsidR="002A10D2" w:rsidRPr="00450770" w:rsidRDefault="002A10D2" w:rsidP="00450770">
      <w:pPr>
        <w:pStyle w:val="Heading3"/>
      </w:pPr>
      <w:bookmarkStart w:id="720" w:name="_Toc188368646"/>
      <w:bookmarkStart w:id="721" w:name="_Toc188621848"/>
      <w:bookmarkStart w:id="722" w:name="_Toc188950429"/>
      <w:bookmarkStart w:id="723" w:name="_Toc188968345"/>
      <w:bookmarkStart w:id="724" w:name="_Toc188968570"/>
      <w:bookmarkStart w:id="725" w:name="_Ref192264106"/>
      <w:bookmarkStart w:id="726" w:name="_Toc194067109"/>
      <w:bookmarkEnd w:id="720"/>
      <w:bookmarkEnd w:id="721"/>
      <w:bookmarkEnd w:id="722"/>
      <w:bookmarkEnd w:id="723"/>
      <w:bookmarkEnd w:id="724"/>
      <w:r w:rsidRPr="00450770">
        <w:t>ENC scale</w:t>
      </w:r>
      <w:bookmarkEnd w:id="725"/>
      <w:bookmarkEnd w:id="726"/>
    </w:p>
    <w:p w14:paraId="7081B3C3" w14:textId="2DDC7A75" w:rsidR="00D66CA5" w:rsidRPr="00450770" w:rsidRDefault="00B73DF0" w:rsidP="00916A2A">
      <w:pPr>
        <w:spacing w:after="120" w:line="240" w:lineRule="auto"/>
        <w:jc w:val="both"/>
      </w:pPr>
      <w:r w:rsidRPr="00450770">
        <w:t>The term “scale”</w:t>
      </w:r>
      <w:r w:rsidR="00D66CA5" w:rsidRPr="00450770">
        <w:t xml:space="preserve"> is used</w:t>
      </w:r>
      <w:r w:rsidRPr="00450770">
        <w:t xml:space="preserve"> to describe either</w:t>
      </w:r>
      <w:r w:rsidR="00D66CA5" w:rsidRPr="00450770">
        <w:t>:</w:t>
      </w:r>
    </w:p>
    <w:p w14:paraId="4B30115B" w14:textId="5752CD50" w:rsidR="00D66CA5" w:rsidRPr="00450770" w:rsidRDefault="00D66CA5" w:rsidP="00450770">
      <w:pPr>
        <w:pStyle w:val="ListParagraph"/>
        <w:numPr>
          <w:ilvl w:val="0"/>
          <w:numId w:val="25"/>
        </w:numPr>
        <w:spacing w:after="120" w:line="240" w:lineRule="auto"/>
        <w:jc w:val="both"/>
      </w:pPr>
      <w:r w:rsidRPr="00450770">
        <w:t xml:space="preserve">Display Scale, or </w:t>
      </w:r>
      <w:r w:rsidR="00F7353B" w:rsidRPr="00450770">
        <w:t xml:space="preserve">(equivalently) </w:t>
      </w:r>
      <w:r w:rsidRPr="00450770">
        <w:t>Mariner Selected Viewing Scale (MSVS)</w:t>
      </w:r>
    </w:p>
    <w:p w14:paraId="29698CA2" w14:textId="6D1DF2E7" w:rsidR="00D66CA5" w:rsidRPr="00450770" w:rsidRDefault="00D66CA5" w:rsidP="00D66CA5">
      <w:pPr>
        <w:pStyle w:val="ListParagraph"/>
        <w:numPr>
          <w:ilvl w:val="0"/>
          <w:numId w:val="25"/>
        </w:numPr>
        <w:spacing w:after="120" w:line="240" w:lineRule="auto"/>
        <w:jc w:val="both"/>
      </w:pPr>
      <w:r w:rsidRPr="00450770">
        <w:t>The scale of the source data used to compile the ENC.</w:t>
      </w:r>
    </w:p>
    <w:p w14:paraId="3B443CCB" w14:textId="5723E14F" w:rsidR="00D66CA5" w:rsidRPr="00450770" w:rsidRDefault="00D66CA5" w:rsidP="00D66CA5">
      <w:pPr>
        <w:pStyle w:val="ListParagraph"/>
        <w:numPr>
          <w:ilvl w:val="0"/>
          <w:numId w:val="25"/>
        </w:numPr>
        <w:spacing w:after="120" w:line="240" w:lineRule="auto"/>
        <w:jc w:val="both"/>
      </w:pPr>
      <w:r w:rsidRPr="00450770">
        <w:t>Data Scale (</w:t>
      </w:r>
      <w:r w:rsidR="00B73DF0" w:rsidRPr="00450770">
        <w:t xml:space="preserve">the </w:t>
      </w:r>
      <w:r w:rsidRPr="00450770">
        <w:t>values</w:t>
      </w:r>
      <w:r w:rsidR="00B73DF0" w:rsidRPr="00450770">
        <w:t xml:space="preserve"> used for the </w:t>
      </w:r>
      <w:proofErr w:type="spellStart"/>
      <w:r w:rsidR="00FF1663">
        <w:t>DataCoverage</w:t>
      </w:r>
      <w:proofErr w:type="spellEnd"/>
      <w:r w:rsidR="00FF1663">
        <w:t xml:space="preserve"> </w:t>
      </w:r>
      <w:r w:rsidR="00B73DF0" w:rsidRPr="00450770">
        <w:t xml:space="preserve">attributes </w:t>
      </w:r>
      <w:proofErr w:type="spellStart"/>
      <w:r w:rsidR="00497384" w:rsidRPr="00450770">
        <w:rPr>
          <w:i/>
          <w:iCs/>
        </w:rPr>
        <w:t>minimum</w:t>
      </w:r>
      <w:r w:rsidR="00497384">
        <w:rPr>
          <w:i/>
          <w:iCs/>
        </w:rPr>
        <w:t>D</w:t>
      </w:r>
      <w:r w:rsidR="00497384" w:rsidRPr="00450770">
        <w:rPr>
          <w:i/>
          <w:iCs/>
        </w:rPr>
        <w:t>isplayScale</w:t>
      </w:r>
      <w:proofErr w:type="spellEnd"/>
      <w:r w:rsidRPr="00450770">
        <w:t xml:space="preserve">, </w:t>
      </w:r>
      <w:proofErr w:type="spellStart"/>
      <w:r w:rsidRPr="00450770">
        <w:rPr>
          <w:i/>
          <w:iCs/>
        </w:rPr>
        <w:t>maximumDisplayScale</w:t>
      </w:r>
      <w:proofErr w:type="spellEnd"/>
      <w:r w:rsidRPr="00450770">
        <w:t xml:space="preserve">, </w:t>
      </w:r>
      <w:proofErr w:type="spellStart"/>
      <w:r w:rsidRPr="00450770">
        <w:rPr>
          <w:i/>
          <w:iCs/>
        </w:rPr>
        <w:t>optimumDisplayScale</w:t>
      </w:r>
      <w:proofErr w:type="spellEnd"/>
      <w:r w:rsidRPr="00450770">
        <w:t>. This may not be the same as the scale of the source data used to compile the ENC.</w:t>
      </w:r>
      <w:r w:rsidR="00B73DF0" w:rsidRPr="00450770">
        <w:t xml:space="preserve"> These values define the range of scales at which ENC coverage </w:t>
      </w:r>
      <w:r w:rsidR="00E14379">
        <w:t>is intended to</w:t>
      </w:r>
      <w:r w:rsidR="00E14379" w:rsidRPr="00450770">
        <w:t xml:space="preserve"> </w:t>
      </w:r>
      <w:r w:rsidR="00B73DF0" w:rsidRPr="00450770">
        <w:t>be displayed.</w:t>
      </w:r>
      <w:r w:rsidR="00FF1663">
        <w:t xml:space="preserve"> </w:t>
      </w:r>
    </w:p>
    <w:p w14:paraId="30DE7B79" w14:textId="6652B990" w:rsidR="00403E8B" w:rsidRPr="00450770" w:rsidRDefault="00403E8B" w:rsidP="00403E8B">
      <w:pPr>
        <w:spacing w:after="120" w:line="240" w:lineRule="auto"/>
        <w:jc w:val="both"/>
      </w:pPr>
      <w:r w:rsidRPr="00450770">
        <w:t xml:space="preserve">The </w:t>
      </w:r>
      <w:r w:rsidR="004A6E2D">
        <w:t xml:space="preserve">S-101 ENC </w:t>
      </w:r>
      <w:r w:rsidRPr="00450770">
        <w:t xml:space="preserve">values used for the Data Scale attributes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B77A92" w14:paraId="4DBC7C1E" w14:textId="77777777" w:rsidTr="00450770">
        <w:trPr>
          <w:jc w:val="center"/>
        </w:trPr>
        <w:tc>
          <w:tcPr>
            <w:tcW w:w="1606" w:type="dxa"/>
            <w:shd w:val="clear" w:color="auto" w:fill="D9D9D9"/>
            <w:vAlign w:val="center"/>
          </w:tcPr>
          <w:p w14:paraId="0F6FC3F0" w14:textId="77777777" w:rsidR="00403E8B" w:rsidRPr="00B77A92" w:rsidRDefault="00403E8B" w:rsidP="00D343CC">
            <w:pPr>
              <w:pStyle w:val="Tabletext9"/>
              <w:keepNext/>
              <w:keepLines/>
              <w:rPr>
                <w:b/>
              </w:rPr>
            </w:pPr>
            <w:r w:rsidRPr="00B77A92">
              <w:rPr>
                <w:b/>
              </w:rPr>
              <w:t>Scale</w:t>
            </w:r>
          </w:p>
        </w:tc>
      </w:tr>
      <w:tr w:rsidR="00403E8B" w:rsidRPr="00B77A92" w14:paraId="3A0C4171" w14:textId="77777777" w:rsidTr="00450770">
        <w:trPr>
          <w:jc w:val="center"/>
        </w:trPr>
        <w:tc>
          <w:tcPr>
            <w:tcW w:w="1606" w:type="dxa"/>
            <w:vAlign w:val="center"/>
          </w:tcPr>
          <w:p w14:paraId="52F27200" w14:textId="000D61AC" w:rsidR="00403E8B" w:rsidRPr="00B77A92" w:rsidRDefault="00403E8B" w:rsidP="00D343CC">
            <w:pPr>
              <w:pStyle w:val="Tabletext9"/>
              <w:keepNext/>
              <w:keepLines/>
              <w:spacing w:before="40" w:after="40"/>
            </w:pPr>
            <w:r w:rsidRPr="00B77A92">
              <w:t>NULL</w:t>
            </w:r>
          </w:p>
        </w:tc>
      </w:tr>
      <w:tr w:rsidR="00403E8B" w:rsidRPr="00B77A92" w14:paraId="7F274F2D" w14:textId="77777777" w:rsidTr="00450770">
        <w:trPr>
          <w:jc w:val="center"/>
        </w:trPr>
        <w:tc>
          <w:tcPr>
            <w:tcW w:w="1606" w:type="dxa"/>
            <w:vAlign w:val="center"/>
          </w:tcPr>
          <w:p w14:paraId="033764EB" w14:textId="77777777" w:rsidR="00403E8B" w:rsidRPr="00B77A92" w:rsidRDefault="00403E8B" w:rsidP="00D343CC">
            <w:pPr>
              <w:pStyle w:val="Tabletext9"/>
              <w:keepNext/>
              <w:keepLines/>
              <w:spacing w:before="40" w:after="40"/>
            </w:pPr>
            <w:r w:rsidRPr="00B77A92">
              <w:t>1:10,000,000</w:t>
            </w:r>
          </w:p>
        </w:tc>
      </w:tr>
      <w:tr w:rsidR="00403E8B" w:rsidRPr="00B77A92" w14:paraId="2DE85D7F" w14:textId="77777777" w:rsidTr="00450770">
        <w:trPr>
          <w:jc w:val="center"/>
        </w:trPr>
        <w:tc>
          <w:tcPr>
            <w:tcW w:w="1606" w:type="dxa"/>
            <w:vAlign w:val="center"/>
          </w:tcPr>
          <w:p w14:paraId="22158051" w14:textId="77777777" w:rsidR="00403E8B" w:rsidRPr="00B77A92" w:rsidRDefault="00403E8B" w:rsidP="00D343CC">
            <w:pPr>
              <w:pStyle w:val="Tabletext9"/>
              <w:keepNext/>
              <w:keepLines/>
              <w:spacing w:before="40" w:after="40"/>
            </w:pPr>
            <w:r w:rsidRPr="00B77A92">
              <w:t>1:3,500,000</w:t>
            </w:r>
          </w:p>
        </w:tc>
      </w:tr>
      <w:tr w:rsidR="00403E8B" w:rsidRPr="00B77A92" w14:paraId="2AF6B9A0" w14:textId="77777777" w:rsidTr="00450770">
        <w:trPr>
          <w:jc w:val="center"/>
        </w:trPr>
        <w:tc>
          <w:tcPr>
            <w:tcW w:w="1606" w:type="dxa"/>
            <w:vAlign w:val="center"/>
          </w:tcPr>
          <w:p w14:paraId="4657A236" w14:textId="77777777" w:rsidR="00403E8B" w:rsidRPr="00B77A92" w:rsidRDefault="00403E8B" w:rsidP="00D343CC">
            <w:pPr>
              <w:pStyle w:val="Tabletext9"/>
              <w:keepNext/>
              <w:keepLines/>
              <w:spacing w:before="40" w:after="40"/>
            </w:pPr>
            <w:r w:rsidRPr="00B77A92">
              <w:t>1:1,500,000</w:t>
            </w:r>
          </w:p>
        </w:tc>
      </w:tr>
      <w:tr w:rsidR="00403E8B" w:rsidRPr="00B77A92" w14:paraId="55A43AC2" w14:textId="77777777" w:rsidTr="00450770">
        <w:trPr>
          <w:jc w:val="center"/>
        </w:trPr>
        <w:tc>
          <w:tcPr>
            <w:tcW w:w="1606" w:type="dxa"/>
            <w:vAlign w:val="center"/>
          </w:tcPr>
          <w:p w14:paraId="563BF7F4" w14:textId="77777777" w:rsidR="00403E8B" w:rsidRPr="00B77A92" w:rsidRDefault="00403E8B" w:rsidP="00D343CC">
            <w:pPr>
              <w:pStyle w:val="Tabletext9"/>
              <w:keepNext/>
              <w:keepLines/>
              <w:spacing w:before="40" w:after="40"/>
            </w:pPr>
            <w:r w:rsidRPr="00B77A92">
              <w:t>1:700,000</w:t>
            </w:r>
          </w:p>
        </w:tc>
      </w:tr>
      <w:tr w:rsidR="00403E8B" w:rsidRPr="00B77A92" w14:paraId="77444265" w14:textId="77777777" w:rsidTr="00450770">
        <w:trPr>
          <w:jc w:val="center"/>
        </w:trPr>
        <w:tc>
          <w:tcPr>
            <w:tcW w:w="1606" w:type="dxa"/>
            <w:vAlign w:val="center"/>
          </w:tcPr>
          <w:p w14:paraId="186F0CA1" w14:textId="77777777" w:rsidR="00403E8B" w:rsidRPr="00B77A92" w:rsidRDefault="00403E8B" w:rsidP="00D343CC">
            <w:pPr>
              <w:pStyle w:val="Tabletext9"/>
              <w:keepNext/>
              <w:keepLines/>
              <w:spacing w:before="40" w:after="40"/>
            </w:pPr>
            <w:r w:rsidRPr="00B77A92">
              <w:t>1:350,000</w:t>
            </w:r>
          </w:p>
        </w:tc>
      </w:tr>
      <w:tr w:rsidR="00403E8B" w:rsidRPr="00B77A92" w14:paraId="65BA51E9" w14:textId="77777777" w:rsidTr="00450770">
        <w:trPr>
          <w:jc w:val="center"/>
        </w:trPr>
        <w:tc>
          <w:tcPr>
            <w:tcW w:w="1606" w:type="dxa"/>
            <w:vAlign w:val="center"/>
          </w:tcPr>
          <w:p w14:paraId="10B40897" w14:textId="77777777" w:rsidR="00403E8B" w:rsidRPr="00B77A92" w:rsidRDefault="00403E8B" w:rsidP="00D343CC">
            <w:pPr>
              <w:pStyle w:val="Tabletext9"/>
              <w:spacing w:before="40" w:after="40"/>
            </w:pPr>
            <w:r w:rsidRPr="00B77A92">
              <w:t>1:180,000</w:t>
            </w:r>
          </w:p>
        </w:tc>
      </w:tr>
      <w:tr w:rsidR="00403E8B" w:rsidRPr="00B77A92" w14:paraId="6F3ACD1F" w14:textId="77777777" w:rsidTr="00450770">
        <w:trPr>
          <w:jc w:val="center"/>
        </w:trPr>
        <w:tc>
          <w:tcPr>
            <w:tcW w:w="1606" w:type="dxa"/>
            <w:vAlign w:val="center"/>
          </w:tcPr>
          <w:p w14:paraId="37E5354E" w14:textId="77777777" w:rsidR="00403E8B" w:rsidRPr="00B77A92" w:rsidRDefault="00403E8B" w:rsidP="00D343CC">
            <w:pPr>
              <w:pStyle w:val="Tabletext9"/>
              <w:spacing w:before="40" w:after="40"/>
            </w:pPr>
            <w:r w:rsidRPr="00B77A92">
              <w:t>1:90,000</w:t>
            </w:r>
          </w:p>
        </w:tc>
      </w:tr>
      <w:tr w:rsidR="00403E8B" w:rsidRPr="00B77A92" w14:paraId="3DB80D5D" w14:textId="77777777" w:rsidTr="00450770">
        <w:trPr>
          <w:jc w:val="center"/>
        </w:trPr>
        <w:tc>
          <w:tcPr>
            <w:tcW w:w="1606" w:type="dxa"/>
            <w:vAlign w:val="center"/>
          </w:tcPr>
          <w:p w14:paraId="3DDC0BA8" w14:textId="77777777" w:rsidR="00403E8B" w:rsidRPr="00B77A92" w:rsidRDefault="00403E8B" w:rsidP="00D343CC">
            <w:pPr>
              <w:pStyle w:val="Tabletext9"/>
              <w:spacing w:before="40" w:after="40"/>
            </w:pPr>
            <w:r w:rsidRPr="00B77A92">
              <w:t>1:45,000</w:t>
            </w:r>
          </w:p>
        </w:tc>
      </w:tr>
      <w:tr w:rsidR="00403E8B" w:rsidRPr="00B77A92" w14:paraId="77892907" w14:textId="77777777" w:rsidTr="00450770">
        <w:trPr>
          <w:jc w:val="center"/>
        </w:trPr>
        <w:tc>
          <w:tcPr>
            <w:tcW w:w="1606" w:type="dxa"/>
            <w:vAlign w:val="center"/>
          </w:tcPr>
          <w:p w14:paraId="58E580C0" w14:textId="77777777" w:rsidR="00403E8B" w:rsidRPr="00B77A92" w:rsidRDefault="00403E8B" w:rsidP="00D343CC">
            <w:pPr>
              <w:pStyle w:val="Tabletext9"/>
              <w:spacing w:before="40" w:after="40"/>
            </w:pPr>
            <w:r w:rsidRPr="00B77A92">
              <w:t>1:22,000</w:t>
            </w:r>
          </w:p>
        </w:tc>
      </w:tr>
      <w:tr w:rsidR="00403E8B" w:rsidRPr="00B77A92" w14:paraId="3821F3A8" w14:textId="77777777" w:rsidTr="00450770">
        <w:trPr>
          <w:jc w:val="center"/>
        </w:trPr>
        <w:tc>
          <w:tcPr>
            <w:tcW w:w="1606" w:type="dxa"/>
            <w:vAlign w:val="center"/>
          </w:tcPr>
          <w:p w14:paraId="63F7E53B" w14:textId="77777777" w:rsidR="00403E8B" w:rsidRPr="00B77A92" w:rsidRDefault="00403E8B" w:rsidP="00D343CC">
            <w:pPr>
              <w:pStyle w:val="Tabletext9"/>
              <w:spacing w:before="40" w:after="40"/>
            </w:pPr>
            <w:r w:rsidRPr="00B77A92">
              <w:t>1:12,000</w:t>
            </w:r>
          </w:p>
        </w:tc>
      </w:tr>
      <w:tr w:rsidR="00403E8B" w:rsidRPr="00B77A92" w14:paraId="0C86DA79" w14:textId="77777777" w:rsidTr="00450770">
        <w:trPr>
          <w:jc w:val="center"/>
        </w:trPr>
        <w:tc>
          <w:tcPr>
            <w:tcW w:w="1606" w:type="dxa"/>
            <w:vAlign w:val="center"/>
          </w:tcPr>
          <w:p w14:paraId="098D4B1A" w14:textId="77777777" w:rsidR="00403E8B" w:rsidRPr="00B77A92" w:rsidRDefault="00403E8B" w:rsidP="00D343CC">
            <w:pPr>
              <w:pStyle w:val="Tabletext9"/>
              <w:spacing w:before="40" w:after="40"/>
            </w:pPr>
            <w:r w:rsidRPr="00B77A92">
              <w:t>1:8,000</w:t>
            </w:r>
          </w:p>
        </w:tc>
      </w:tr>
      <w:tr w:rsidR="00403E8B" w:rsidRPr="00B77A92" w14:paraId="138B6175" w14:textId="77777777" w:rsidTr="00450770">
        <w:trPr>
          <w:jc w:val="center"/>
        </w:trPr>
        <w:tc>
          <w:tcPr>
            <w:tcW w:w="1606" w:type="dxa"/>
            <w:vAlign w:val="center"/>
          </w:tcPr>
          <w:p w14:paraId="2C780603" w14:textId="77777777" w:rsidR="00403E8B" w:rsidRPr="00B77A92" w:rsidRDefault="00403E8B" w:rsidP="00D343CC">
            <w:pPr>
              <w:pStyle w:val="Tabletext9"/>
              <w:spacing w:before="40" w:after="40"/>
            </w:pPr>
            <w:r w:rsidRPr="00B77A92">
              <w:t>1:4,000</w:t>
            </w:r>
          </w:p>
        </w:tc>
      </w:tr>
      <w:tr w:rsidR="00403E8B" w:rsidRPr="00B77A92" w14:paraId="102724EB" w14:textId="77777777" w:rsidTr="00450770">
        <w:trPr>
          <w:jc w:val="center"/>
        </w:trPr>
        <w:tc>
          <w:tcPr>
            <w:tcW w:w="1606" w:type="dxa"/>
            <w:vAlign w:val="center"/>
          </w:tcPr>
          <w:p w14:paraId="65267A1A" w14:textId="77777777" w:rsidR="00403E8B" w:rsidRPr="00B77A92" w:rsidRDefault="00403E8B" w:rsidP="00D343CC">
            <w:pPr>
              <w:pStyle w:val="Tabletext9"/>
              <w:spacing w:before="40" w:after="40"/>
            </w:pPr>
            <w:r w:rsidRPr="00B77A92">
              <w:t>1:3,000</w:t>
            </w:r>
          </w:p>
        </w:tc>
      </w:tr>
      <w:tr w:rsidR="00403E8B" w:rsidRPr="00B77A92" w14:paraId="0ACB638C" w14:textId="77777777" w:rsidTr="00450770">
        <w:trPr>
          <w:jc w:val="center"/>
        </w:trPr>
        <w:tc>
          <w:tcPr>
            <w:tcW w:w="1606" w:type="dxa"/>
            <w:vAlign w:val="center"/>
          </w:tcPr>
          <w:p w14:paraId="48C00D4F" w14:textId="77777777" w:rsidR="00403E8B" w:rsidRPr="00B77A92" w:rsidRDefault="00403E8B" w:rsidP="00D343CC">
            <w:pPr>
              <w:pStyle w:val="Tabletext9"/>
              <w:spacing w:before="40" w:after="40"/>
            </w:pPr>
            <w:r w:rsidRPr="00B77A92">
              <w:t>1:2,000</w:t>
            </w:r>
          </w:p>
        </w:tc>
      </w:tr>
      <w:tr w:rsidR="00403E8B" w:rsidRPr="00B77A92" w14:paraId="766A34F8" w14:textId="77777777" w:rsidTr="00450770">
        <w:trPr>
          <w:jc w:val="center"/>
        </w:trPr>
        <w:tc>
          <w:tcPr>
            <w:tcW w:w="1606" w:type="dxa"/>
            <w:vAlign w:val="center"/>
          </w:tcPr>
          <w:p w14:paraId="37B6AF27" w14:textId="77777777" w:rsidR="00403E8B" w:rsidRPr="00B77A92" w:rsidRDefault="00403E8B" w:rsidP="00D343CC">
            <w:pPr>
              <w:pStyle w:val="Tabletext9"/>
              <w:keepNext/>
              <w:spacing w:before="40" w:after="40"/>
            </w:pPr>
            <w:r w:rsidRPr="00B77A92">
              <w:t>1:1,000</w:t>
            </w:r>
          </w:p>
        </w:tc>
      </w:tr>
    </w:tbl>
    <w:p w14:paraId="5FF40CCF" w14:textId="57E6DDD9" w:rsidR="00403E8B" w:rsidRPr="00450770" w:rsidRDefault="00403E8B">
      <w:pPr>
        <w:pStyle w:val="BodyText"/>
        <w:spacing w:before="120" w:after="240"/>
        <w:jc w:val="center"/>
      </w:pPr>
      <w:r w:rsidRPr="00B77A92">
        <w:rPr>
          <w:b/>
          <w:i/>
          <w:sz w:val="16"/>
          <w:szCs w:val="16"/>
        </w:rPr>
        <w:t xml:space="preserve">Table </w:t>
      </w:r>
      <w:r w:rsidRPr="00B77A92">
        <w:rPr>
          <w:b/>
          <w:i/>
          <w:sz w:val="16"/>
          <w:szCs w:val="16"/>
        </w:rPr>
        <w:fldChar w:fldCharType="begin"/>
      </w:r>
      <w:r w:rsidRPr="00B77A92">
        <w:rPr>
          <w:b/>
          <w:i/>
          <w:sz w:val="16"/>
          <w:szCs w:val="16"/>
        </w:rPr>
        <w:instrText xml:space="preserve"> STYLEREF 1 \s </w:instrText>
      </w:r>
      <w:r w:rsidRPr="00B77A92">
        <w:rPr>
          <w:b/>
          <w:i/>
          <w:sz w:val="16"/>
          <w:szCs w:val="16"/>
        </w:rPr>
        <w:fldChar w:fldCharType="separate"/>
      </w:r>
      <w:r w:rsidR="000553AC">
        <w:rPr>
          <w:b/>
          <w:i/>
          <w:noProof/>
          <w:sz w:val="16"/>
          <w:szCs w:val="16"/>
        </w:rPr>
        <w:t>15</w:t>
      </w:r>
      <w:r w:rsidRPr="00B77A92">
        <w:rPr>
          <w:b/>
          <w:i/>
          <w:sz w:val="16"/>
          <w:szCs w:val="16"/>
        </w:rPr>
        <w:fldChar w:fldCharType="end"/>
      </w:r>
      <w:r w:rsidRPr="00B77A92">
        <w:rPr>
          <w:b/>
          <w:i/>
          <w:sz w:val="16"/>
          <w:szCs w:val="16"/>
        </w:rPr>
        <w:t xml:space="preserve">.5 - </w:t>
      </w:r>
      <w:proofErr w:type="spellStart"/>
      <w:r w:rsidRPr="00450770">
        <w:rPr>
          <w:i/>
          <w:iCs/>
        </w:rPr>
        <w:t>minimumDisplayScale</w:t>
      </w:r>
      <w:proofErr w:type="spellEnd"/>
      <w:r w:rsidRPr="00450770">
        <w:t xml:space="preserve"> and </w:t>
      </w:r>
      <w:proofErr w:type="spellStart"/>
      <w:r w:rsidRPr="00450770">
        <w:rPr>
          <w:i/>
          <w:iCs/>
        </w:rPr>
        <w:t>optimumDisplayScale</w:t>
      </w:r>
      <w:proofErr w:type="spellEnd"/>
      <w:r w:rsidRPr="00450770">
        <w:t xml:space="preserve"> values</w:t>
      </w:r>
    </w:p>
    <w:p w14:paraId="4B3D614C" w14:textId="16877B54" w:rsidR="00CF374E" w:rsidRPr="00B812CA" w:rsidRDefault="00CF374E" w:rsidP="00450770">
      <w:pPr>
        <w:pStyle w:val="BodyText"/>
        <w:spacing w:before="120" w:after="240"/>
        <w:rPr>
          <w:bCs/>
          <w:iCs/>
        </w:rPr>
      </w:pPr>
      <w:r w:rsidRPr="00E567B0">
        <w:rPr>
          <w:bCs/>
          <w:iCs/>
          <w:sz w:val="20"/>
        </w:rPr>
        <w:t>The ordering</w:t>
      </w:r>
      <w:r w:rsidR="00045787" w:rsidRPr="00E567B0">
        <w:rPr>
          <w:bCs/>
          <w:iCs/>
          <w:sz w:val="20"/>
        </w:rPr>
        <w:t xml:space="preserve"> and selection</w:t>
      </w:r>
      <w:r w:rsidRPr="00E567B0">
        <w:rPr>
          <w:bCs/>
          <w:iCs/>
          <w:sz w:val="20"/>
        </w:rPr>
        <w:t xml:space="preserve"> of </w:t>
      </w:r>
      <w:r w:rsidRPr="00E567B0">
        <w:rPr>
          <w:b/>
          <w:iCs/>
          <w:sz w:val="20"/>
        </w:rPr>
        <w:t>Data Coverage</w:t>
      </w:r>
      <w:r w:rsidRPr="00E567B0">
        <w:rPr>
          <w:bCs/>
          <w:iCs/>
          <w:sz w:val="20"/>
        </w:rPr>
        <w:t xml:space="preserve"> features by Data Scale, prior to S-101 portrayal is defined fully in</w:t>
      </w:r>
      <w:r w:rsidR="00E567B0" w:rsidRPr="002D7DEE">
        <w:rPr>
          <w:bCs/>
          <w:iCs/>
          <w:sz w:val="20"/>
        </w:rPr>
        <w:t xml:space="preserve"> </w:t>
      </w:r>
      <w:r w:rsidR="00E567B0" w:rsidRPr="002D7DEE">
        <w:rPr>
          <w:bCs/>
          <w:iCs/>
          <w:sz w:val="22"/>
          <w:szCs w:val="22"/>
          <w:highlight w:val="yellow"/>
        </w:rPr>
        <w:fldChar w:fldCharType="begin"/>
      </w:r>
      <w:r w:rsidR="00E567B0" w:rsidRPr="002D7DEE">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2D7DEE">
        <w:rPr>
          <w:bCs/>
          <w:iCs/>
          <w:sz w:val="22"/>
          <w:szCs w:val="22"/>
          <w:highlight w:val="yellow"/>
        </w:rPr>
      </w:r>
      <w:r w:rsidR="00E567B0" w:rsidRPr="002D7DEE">
        <w:rPr>
          <w:bCs/>
          <w:iCs/>
          <w:sz w:val="22"/>
          <w:szCs w:val="22"/>
          <w:highlight w:val="yellow"/>
        </w:rPr>
        <w:fldChar w:fldCharType="separate"/>
      </w:r>
      <w:r w:rsidR="00E567B0" w:rsidRPr="002D7DEE">
        <w:rPr>
          <w:sz w:val="20"/>
          <w:szCs w:val="22"/>
        </w:rPr>
        <w:t xml:space="preserve">Appendix E – </w:t>
      </w:r>
      <w:r w:rsidR="00E567B0" w:rsidRPr="002D7DEE">
        <w:rPr>
          <w:sz w:val="20"/>
          <w:szCs w:val="22"/>
          <w:lang w:val="en-US"/>
        </w:rPr>
        <w:t>Dataset Loading and Display (Rendering) Algorithms</w:t>
      </w:r>
      <w:r w:rsidR="00E567B0" w:rsidRPr="002D7DEE">
        <w:rPr>
          <w:bCs/>
          <w:iCs/>
          <w:sz w:val="22"/>
          <w:szCs w:val="22"/>
          <w:highlight w:val="yellow"/>
        </w:rPr>
        <w:fldChar w:fldCharType="end"/>
      </w:r>
      <w:r w:rsidR="00931344" w:rsidRPr="002D7DEE">
        <w:rPr>
          <w:bCs/>
          <w:iCs/>
          <w:sz w:val="22"/>
          <w:szCs w:val="22"/>
        </w:rPr>
        <w:t>.</w:t>
      </w:r>
    </w:p>
    <w:p w14:paraId="71EEBD7C" w14:textId="543F29A9" w:rsidR="00FF1663" w:rsidRDefault="00FF1663" w:rsidP="002D7DEE">
      <w:pPr>
        <w:pStyle w:val="Heading2"/>
      </w:pPr>
      <w:bookmarkStart w:id="727" w:name="_Toc175130208"/>
      <w:bookmarkStart w:id="728" w:name="_Ref192503285"/>
      <w:bookmarkStart w:id="729" w:name="_Toc194067110"/>
      <w:bookmarkStart w:id="730" w:name="_Ref49483442"/>
      <w:bookmarkEnd w:id="727"/>
      <w:commentRangeStart w:id="731"/>
      <w:r w:rsidRPr="00DB7CFE">
        <w:lastRenderedPageBreak/>
        <w:t>Display</w:t>
      </w:r>
      <w:r>
        <w:t xml:space="preserve"> of </w:t>
      </w:r>
      <w:proofErr w:type="gramStart"/>
      <w:r>
        <w:t>Non-ENC</w:t>
      </w:r>
      <w:proofErr w:type="gramEnd"/>
      <w:r>
        <w:t xml:space="preserve"> data layers</w:t>
      </w:r>
      <w:bookmarkEnd w:id="728"/>
      <w:bookmarkEnd w:id="729"/>
      <w:r>
        <w:t xml:space="preserve"> </w:t>
      </w:r>
      <w:commentRangeEnd w:id="731"/>
      <w:r w:rsidR="00EE61FB">
        <w:rPr>
          <w:rStyle w:val="CommentReference"/>
          <w:rFonts w:eastAsia="MS Mincho"/>
          <w:b w:val="0"/>
          <w:bCs w:val="0"/>
        </w:rPr>
        <w:commentReference w:id="731"/>
      </w:r>
    </w:p>
    <w:p w14:paraId="2D88D1E3" w14:textId="59F4CB82" w:rsidR="00E4615A" w:rsidRDefault="00FF1663" w:rsidP="002D7DEE">
      <w:pPr>
        <w:spacing w:after="120" w:line="276" w:lineRule="auto"/>
        <w:jc w:val="both"/>
      </w:pPr>
      <w:r>
        <w:t xml:space="preserve">Non-ENC data layers may not contain </w:t>
      </w:r>
      <w:proofErr w:type="spellStart"/>
      <w:r>
        <w:t>DataCoverage</w:t>
      </w:r>
      <w:proofErr w:type="spellEnd"/>
      <w:r>
        <w:t xml:space="preserve"> features. Where the dataset discovery metadata entries for non-ENC datasets contain</w:t>
      </w:r>
      <w:del w:id="732" w:author="jon pritchard" w:date="2025-09-17T14:29:00Z" w16du:dateUtc="2025-09-17T12:29:00Z">
        <w:r w:rsidDel="0007559B">
          <w:delText>s</w:delText>
        </w:r>
      </w:del>
      <w:r>
        <w:t xml:space="preserve"> v</w:t>
      </w:r>
      <w:r w:rsidRPr="00450770">
        <w:t>alues</w:t>
      </w:r>
      <w:ins w:id="733" w:author="jon pritchard" w:date="2025-09-17T14:29:00Z" w16du:dateUtc="2025-09-17T12:29:00Z">
        <w:r w:rsidR="0007559B">
          <w:t xml:space="preserve"> for</w:t>
        </w:r>
      </w:ins>
      <w:r w:rsidRPr="00450770">
        <w:t xml:space="preserve"> </w:t>
      </w:r>
      <w:proofErr w:type="spellStart"/>
      <w:r w:rsidR="00461728" w:rsidRPr="002D7DEE">
        <w:rPr>
          <w:b/>
          <w:bCs/>
          <w:i/>
          <w:iCs/>
        </w:rPr>
        <w:t>minimum</w:t>
      </w:r>
      <w:r w:rsidR="00461728">
        <w:rPr>
          <w:b/>
          <w:bCs/>
          <w:i/>
          <w:iCs/>
        </w:rPr>
        <w:t>D</w:t>
      </w:r>
      <w:r w:rsidR="00461728" w:rsidRPr="002D7DEE">
        <w:rPr>
          <w:b/>
          <w:bCs/>
          <w:i/>
          <w:iCs/>
        </w:rPr>
        <w:t>isplayScale</w:t>
      </w:r>
      <w:proofErr w:type="spellEnd"/>
      <w:r w:rsidR="00461728">
        <w:t xml:space="preserve"> </w:t>
      </w:r>
      <w:r>
        <w:t>and</w:t>
      </w:r>
      <w:r w:rsidRPr="00450770">
        <w:t xml:space="preserve"> </w:t>
      </w:r>
      <w:proofErr w:type="spellStart"/>
      <w:r w:rsidR="00E567B0">
        <w:rPr>
          <w:b/>
          <w:bCs/>
          <w:i/>
          <w:iCs/>
        </w:rPr>
        <w:t>m</w:t>
      </w:r>
      <w:r w:rsidRPr="002D7DEE">
        <w:rPr>
          <w:b/>
          <w:bCs/>
          <w:i/>
          <w:iCs/>
        </w:rPr>
        <w:t>aximumDisplayScale</w:t>
      </w:r>
      <w:proofErr w:type="spellEnd"/>
      <w:r>
        <w:t xml:space="preserve"> these </w:t>
      </w:r>
      <w:r w:rsidRPr="00450770">
        <w:t xml:space="preserve">values define the range of </w:t>
      </w:r>
      <w:r>
        <w:t xml:space="preserve">display </w:t>
      </w:r>
      <w:r w:rsidRPr="00450770">
        <w:t xml:space="preserve">scales </w:t>
      </w:r>
      <w:r>
        <w:t>for</w:t>
      </w:r>
      <w:r w:rsidRPr="00450770">
        <w:t xml:space="preserve"> which </w:t>
      </w:r>
      <w:r>
        <w:t>a non-</w:t>
      </w:r>
      <w:r w:rsidRPr="00450770">
        <w:t xml:space="preserve">ENC </w:t>
      </w:r>
      <w:r>
        <w:t>dataset</w:t>
      </w:r>
      <w:r w:rsidRPr="00450770">
        <w:t xml:space="preserve"> </w:t>
      </w:r>
      <w:r w:rsidR="00C60E86">
        <w:t>is intended to</w:t>
      </w:r>
      <w:r w:rsidR="00C60E86" w:rsidRPr="00450770">
        <w:t xml:space="preserve"> </w:t>
      </w:r>
      <w:r w:rsidRPr="00450770">
        <w:t>be displayed.</w:t>
      </w:r>
      <w:r>
        <w:t xml:space="preserve"> </w:t>
      </w:r>
    </w:p>
    <w:p w14:paraId="3BB770A1" w14:textId="38F12DD3" w:rsidR="00E4615A" w:rsidRDefault="00E4615A" w:rsidP="002D7DEE">
      <w:pPr>
        <w:spacing w:after="120" w:line="276" w:lineRule="auto"/>
        <w:jc w:val="both"/>
      </w:pPr>
      <w:r>
        <w:t xml:space="preserve">Where the dataset discovery metadata do not contain values for </w:t>
      </w:r>
      <w:proofErr w:type="spellStart"/>
      <w:r w:rsidRPr="007A2540">
        <w:rPr>
          <w:b/>
          <w:bCs/>
        </w:rPr>
        <w:t>minimumDisplayScale</w:t>
      </w:r>
      <w:proofErr w:type="spellEnd"/>
      <w:r>
        <w:t xml:space="preserve"> and </w:t>
      </w:r>
      <w:proofErr w:type="spellStart"/>
      <w:r w:rsidRPr="007A2540">
        <w:rPr>
          <w:b/>
          <w:bCs/>
        </w:rPr>
        <w:t>maximumDisplayScale</w:t>
      </w:r>
      <w:proofErr w:type="spellEnd"/>
      <w:r>
        <w:t xml:space="preserve"> </w:t>
      </w:r>
      <w:bookmarkStart w:id="734" w:name="_Hlk211515224"/>
      <w:r w:rsidR="00725AA2">
        <w:t xml:space="preserve">and the user has requested data to be displayed/used, </w:t>
      </w:r>
      <w:bookmarkEnd w:id="734"/>
      <w:r w:rsidR="00725AA2">
        <w:t xml:space="preserve">then </w:t>
      </w:r>
      <w:r>
        <w:t>the ECDIS must</w:t>
      </w:r>
      <w:r w:rsidR="00304B37" w:rsidRPr="00304B37">
        <w:t xml:space="preserve"> </w:t>
      </w:r>
      <w:r w:rsidR="00725AA2">
        <w:t xml:space="preserve">show it by </w:t>
      </w:r>
      <w:r w:rsidR="00304B37" w:rsidRPr="00304B37">
        <w:t>default but may drop display in the interests of system resources</w:t>
      </w:r>
      <w:r w:rsidR="00304B37">
        <w:t xml:space="preserve">. </w:t>
      </w:r>
    </w:p>
    <w:p w14:paraId="5FEFB5A4" w14:textId="3FA8F724" w:rsidR="00FF1663" w:rsidRPr="00450770" w:rsidDel="002E5DBC" w:rsidRDefault="00FF1663" w:rsidP="002D7DEE">
      <w:pPr>
        <w:spacing w:after="120" w:line="276" w:lineRule="auto"/>
        <w:jc w:val="both"/>
        <w:rPr>
          <w:del w:id="735" w:author="jonathan pritchard" w:date="2025-08-07T09:35:00Z" w16du:dateUtc="2025-08-07T08:35:00Z"/>
        </w:rPr>
      </w:pPr>
      <w:r>
        <w:t xml:space="preserve">There is no algorithm defined for the selection and rendering of non-ENC </w:t>
      </w:r>
      <w:r w:rsidR="00BB1D20">
        <w:t>data</w:t>
      </w:r>
      <w:r>
        <w:t>.</w:t>
      </w:r>
    </w:p>
    <w:p w14:paraId="07D20E6D" w14:textId="77777777" w:rsidR="00FF1663" w:rsidRPr="00FF1663" w:rsidRDefault="00FF1663">
      <w:pPr>
        <w:spacing w:after="120" w:line="276" w:lineRule="auto"/>
        <w:jc w:val="both"/>
        <w:pPrChange w:id="736" w:author="jonathan pritchard" w:date="2025-08-07T09:35:00Z" w16du:dateUtc="2025-08-07T08:35:00Z">
          <w:pPr/>
        </w:pPrChange>
      </w:pPr>
    </w:p>
    <w:p w14:paraId="4B8E4439" w14:textId="444DA639" w:rsidR="002A10D2" w:rsidRPr="00450770" w:rsidRDefault="002A10D2" w:rsidP="002D7DEE">
      <w:pPr>
        <w:pStyle w:val="Heading2"/>
      </w:pPr>
      <w:bookmarkStart w:id="737" w:name="_Ref188968037"/>
      <w:bookmarkStart w:id="738" w:name="_Toc194067111"/>
      <w:r w:rsidRPr="00450770">
        <w:t>Overscale</w:t>
      </w:r>
      <w:bookmarkEnd w:id="730"/>
      <w:bookmarkEnd w:id="737"/>
      <w:bookmarkEnd w:id="738"/>
    </w:p>
    <w:p w14:paraId="2BDC2A75" w14:textId="5DB59DBB" w:rsidR="002A10D2" w:rsidRPr="00450770" w:rsidRDefault="003910B7" w:rsidP="002D7DEE">
      <w:pPr>
        <w:spacing w:after="120" w:line="276" w:lineRule="auto"/>
        <w:jc w:val="both"/>
      </w:pPr>
      <w:r>
        <w:t>Data is o</w:t>
      </w:r>
      <w:r w:rsidR="002A10D2" w:rsidRPr="00E567B0">
        <w:t xml:space="preserve">verscale </w:t>
      </w:r>
      <w:r>
        <w:t xml:space="preserve">when displayed </w:t>
      </w:r>
      <w:r w:rsidR="00DF3289">
        <w:t xml:space="preserve">at a scale </w:t>
      </w:r>
      <w:r w:rsidR="002A10D2" w:rsidRPr="00E567B0">
        <w:t xml:space="preserve">larger than </w:t>
      </w:r>
      <w:r w:rsidR="00F85690">
        <w:t>its</w:t>
      </w:r>
      <w:r w:rsidR="002A10D2" w:rsidRPr="00E567B0">
        <w:t xml:space="preserve"> </w:t>
      </w:r>
      <w:proofErr w:type="spellStart"/>
      <w:r w:rsidR="00045787" w:rsidRPr="002D7DEE">
        <w:rPr>
          <w:b/>
          <w:bCs/>
          <w:i/>
          <w:iCs/>
        </w:rPr>
        <w:t>optimum</w:t>
      </w:r>
      <w:r w:rsidR="002A10D2" w:rsidRPr="002D7DEE">
        <w:rPr>
          <w:b/>
          <w:bCs/>
          <w:i/>
          <w:iCs/>
        </w:rPr>
        <w:t>DisplayScale</w:t>
      </w:r>
      <w:proofErr w:type="spellEnd"/>
      <w:r w:rsidR="002A10D2" w:rsidRPr="00E567B0">
        <w:t>.</w:t>
      </w:r>
    </w:p>
    <w:p w14:paraId="385585A0" w14:textId="6EE80300" w:rsidR="002A10D2" w:rsidRPr="00450770" w:rsidRDefault="002A10D2" w:rsidP="00024B10">
      <w:pPr>
        <w:pStyle w:val="Heading4"/>
      </w:pPr>
      <w:r w:rsidRPr="00450770">
        <w:t>Overscale Indication</w:t>
      </w:r>
    </w:p>
    <w:p w14:paraId="43F40AAA" w14:textId="7B23C35F" w:rsidR="002A10D2" w:rsidRPr="00450770" w:rsidRDefault="002A10D2" w:rsidP="00916A2A">
      <w:pPr>
        <w:spacing w:after="120" w:line="240" w:lineRule="auto"/>
        <w:jc w:val="both"/>
      </w:pPr>
      <w:r w:rsidRPr="00450770">
        <w:t xml:space="preserve">The overscale indication is intended to remind the mariner that chart errors </w:t>
      </w:r>
      <w:r w:rsidR="00862560">
        <w:t>are</w:t>
      </w:r>
      <w:r w:rsidR="00862560" w:rsidRPr="00450770">
        <w:t xml:space="preserve"> </w:t>
      </w:r>
      <w:r w:rsidR="00916A2A" w:rsidRPr="00450770">
        <w:t xml:space="preserve">magnified </w:t>
      </w:r>
      <w:r w:rsidR="006F52D1">
        <w:t>as</w:t>
      </w:r>
      <w:r w:rsidR="006F52D1" w:rsidRPr="00450770">
        <w:t xml:space="preserve"> </w:t>
      </w:r>
      <w:r w:rsidR="00916A2A" w:rsidRPr="00450770">
        <w:t xml:space="preserve">the </w:t>
      </w:r>
      <w:r w:rsidRPr="00450770">
        <w:t>display scale</w:t>
      </w:r>
      <w:r w:rsidR="006F52D1">
        <w:t xml:space="preserve"> is increased</w:t>
      </w:r>
      <w:r w:rsidRPr="00450770">
        <w:t>.</w:t>
      </w:r>
      <w:r w:rsidR="008972A2">
        <w:t xml:space="preserve"> </w:t>
      </w:r>
      <w:r w:rsidRPr="00450770">
        <w:t xml:space="preserve">A 1 mm error at </w:t>
      </w:r>
      <w:r w:rsidR="00C03878" w:rsidRPr="00C03878">
        <w:t>a display scale</w:t>
      </w:r>
      <w:r w:rsidR="00C03878" w:rsidRPr="00450770">
        <w:t xml:space="preserve"> </w:t>
      </w:r>
      <w:r w:rsidRPr="00450770">
        <w:t>of 1</w:t>
      </w:r>
      <w:r w:rsidR="00317CE2">
        <w:t>:</w:t>
      </w:r>
      <w:r w:rsidRPr="00450770">
        <w:t>20,000</w:t>
      </w:r>
      <w:r w:rsidR="0042425D" w:rsidRPr="00450770">
        <w:t xml:space="preserve"> </w:t>
      </w:r>
      <w:r w:rsidRPr="00450770">
        <w:t>becomes a 1.3 mm error at a display scale of 1</w:t>
      </w:r>
      <w:r w:rsidR="00317CE2">
        <w:t>:</w:t>
      </w:r>
      <w:r w:rsidRPr="00450770">
        <w:t>15,000 and a 2 mm error at 1</w:t>
      </w:r>
      <w:r w:rsidR="00317CE2">
        <w:t>:</w:t>
      </w:r>
      <w:r w:rsidRPr="00450770">
        <w:t>10,000.</w:t>
      </w:r>
      <w:r w:rsidR="00C72695">
        <w:t xml:space="preserve"> The overscale indication is specific to ENC portrayal.</w:t>
      </w:r>
    </w:p>
    <w:p w14:paraId="48C5242F" w14:textId="3CA2776A" w:rsidR="00B73DF0" w:rsidRPr="00450770" w:rsidRDefault="002A10D2" w:rsidP="00916A2A">
      <w:pPr>
        <w:spacing w:after="120" w:line="240" w:lineRule="auto"/>
        <w:jc w:val="both"/>
      </w:pPr>
      <w:r w:rsidRPr="00450770">
        <w:t xml:space="preserve">The overscale factor </w:t>
      </w:r>
      <w:r w:rsidRPr="002D7DEE">
        <w:t>must</w:t>
      </w:r>
      <w:r w:rsidRPr="00450770">
        <w:t xml:space="preserve"> be calculated </w:t>
      </w:r>
      <w:proofErr w:type="gramStart"/>
      <w:r w:rsidRPr="00450770">
        <w:t>as</w:t>
      </w:r>
      <w:r w:rsidR="0042425D" w:rsidRPr="00450770">
        <w:t xml:space="preserve"> </w:t>
      </w:r>
      <w:r w:rsidR="00C72695">
        <w:t>:</w:t>
      </w:r>
      <w:proofErr w:type="gramEnd"/>
    </w:p>
    <w:p w14:paraId="2DA6716C" w14:textId="43975734" w:rsidR="00B73DF0" w:rsidRPr="00450770" w:rsidRDefault="002A10D2" w:rsidP="00916A2A">
      <w:pPr>
        <w:spacing w:after="120" w:line="240" w:lineRule="auto"/>
        <w:jc w:val="both"/>
      </w:pPr>
      <w:r w:rsidRPr="00450770">
        <w:t xml:space="preserve">[denominator of the </w:t>
      </w:r>
      <w:proofErr w:type="spellStart"/>
      <w:r w:rsidR="00BB7133" w:rsidRPr="002D7DEE">
        <w:rPr>
          <w:b/>
          <w:bCs/>
          <w:i/>
          <w:iCs/>
        </w:rPr>
        <w:t>optimum</w:t>
      </w:r>
      <w:r w:rsidRPr="002D7DEE">
        <w:rPr>
          <w:b/>
          <w:bCs/>
          <w:i/>
          <w:iCs/>
        </w:rPr>
        <w:t>DisplayScale</w:t>
      </w:r>
      <w:proofErr w:type="spellEnd"/>
      <w:r w:rsidRPr="00450770">
        <w:t>] / [denominator of the mariner</w:t>
      </w:r>
      <w:r w:rsidR="005D2986">
        <w:t>’</w:t>
      </w:r>
      <w:r w:rsidRPr="00450770">
        <w:t>s selected viewing scale]</w:t>
      </w:r>
    </w:p>
    <w:p w14:paraId="0449F6CD" w14:textId="43A4D951" w:rsidR="002A10D2" w:rsidRPr="00450770" w:rsidRDefault="00B73DF0" w:rsidP="00916A2A">
      <w:pPr>
        <w:spacing w:after="120" w:line="240" w:lineRule="auto"/>
        <w:jc w:val="both"/>
      </w:pPr>
      <w:r w:rsidRPr="00450770">
        <w:t xml:space="preserve">and </w:t>
      </w:r>
      <w:r w:rsidR="002A10D2" w:rsidRPr="00450770">
        <w:t>expressed as, for example "X1.3", or "X2" (using the figures in the example above.)</w:t>
      </w:r>
      <w:r w:rsidR="0042425D" w:rsidRPr="00450770">
        <w:t xml:space="preserve"> </w:t>
      </w:r>
    </w:p>
    <w:p w14:paraId="248DBE30" w14:textId="6CEB488C" w:rsidR="002A10D2" w:rsidRPr="00BB7133" w:rsidRDefault="00045787" w:rsidP="00916A2A">
      <w:pPr>
        <w:spacing w:after="120" w:line="240" w:lineRule="auto"/>
        <w:jc w:val="both"/>
      </w:pPr>
      <w:r>
        <w:t>When the overscale factor is &gt; 1 it must</w:t>
      </w:r>
      <w:r w:rsidR="002A10D2" w:rsidRPr="00450770">
        <w:t xml:space="preserve"> be indicated on the same screen as the chart </w:t>
      </w:r>
      <w:proofErr w:type="gramStart"/>
      <w:r w:rsidR="002A10D2" w:rsidRPr="00BB7133">
        <w:t>display, and</w:t>
      </w:r>
      <w:proofErr w:type="gramEnd"/>
      <w:r w:rsidR="002A10D2" w:rsidRPr="00BB7133">
        <w:t xml:space="preserve"> treated as display base.</w:t>
      </w:r>
      <w:r w:rsidR="0042425D" w:rsidRPr="00BB7133">
        <w:t xml:space="preserve"> </w:t>
      </w:r>
      <w:r w:rsidR="002A10D2" w:rsidRPr="00BB7133">
        <w:t>Use colour SCLBR.</w:t>
      </w:r>
    </w:p>
    <w:p w14:paraId="6CC5F540" w14:textId="1AA656C9" w:rsidR="002A10D2" w:rsidRPr="00450770" w:rsidRDefault="002A10D2" w:rsidP="00916A2A">
      <w:pPr>
        <w:spacing w:after="120" w:line="240" w:lineRule="auto"/>
        <w:jc w:val="both"/>
      </w:pPr>
      <w:r w:rsidRPr="00BB7133">
        <w:t xml:space="preserve">This overscale indication is required by IMO </w:t>
      </w:r>
      <w:r w:rsidR="00EA2EBA" w:rsidRPr="00BB7133">
        <w:t>Performance Standards</w:t>
      </w:r>
      <w:r w:rsidRPr="00BB7133">
        <w:t xml:space="preserve"> </w:t>
      </w:r>
      <w:r w:rsidR="00EA2EBA" w:rsidRPr="00BB7133">
        <w:t>(</w:t>
      </w:r>
      <w:r w:rsidR="0056040E">
        <w:t>MSC.530(106)/Rev.1</w:t>
      </w:r>
      <w:r w:rsidR="00EA2EBA" w:rsidRPr="00BB7133">
        <w:t>)</w:t>
      </w:r>
      <w:r w:rsidRPr="00BB7133">
        <w:t xml:space="preserve"> </w:t>
      </w:r>
      <w:r w:rsidR="00F20069">
        <w:t>and must be shown whenev</w:t>
      </w:r>
      <w:r w:rsidRPr="00BB7133">
        <w:t xml:space="preserve">er the </w:t>
      </w:r>
      <w:r w:rsidR="0089027E">
        <w:t>over</w:t>
      </w:r>
      <w:r w:rsidRPr="00BB7133">
        <w:t>scale</w:t>
      </w:r>
      <w:r w:rsidR="00BB7133" w:rsidRPr="00BB7133">
        <w:t xml:space="preserve"> </w:t>
      </w:r>
      <w:r w:rsidR="00896649">
        <w:t xml:space="preserve">factor </w:t>
      </w:r>
      <w:r w:rsidR="00BB7133" w:rsidRPr="00BB7133">
        <w:t xml:space="preserve">at </w:t>
      </w:r>
      <w:r w:rsidR="00BB7133" w:rsidRPr="00E567B0">
        <w:t xml:space="preserve">the </w:t>
      </w:r>
      <w:r w:rsidR="00B02B12" w:rsidRPr="002D7DEE">
        <w:t xml:space="preserve">vessel location </w:t>
      </w:r>
      <w:r w:rsidR="00A16052">
        <w:t>(</w:t>
      </w:r>
      <w:r w:rsidR="00B02B12" w:rsidRPr="002D7DEE">
        <w:t>when the vessel is on screen</w:t>
      </w:r>
      <w:r w:rsidR="00A16052">
        <w:t>)</w:t>
      </w:r>
      <w:r w:rsidR="00F20069" w:rsidRPr="002D7DEE">
        <w:t xml:space="preserve">, or at the centre of the screen </w:t>
      </w:r>
      <w:r w:rsidR="00A16052">
        <w:t>(</w:t>
      </w:r>
      <w:r w:rsidR="00F20069" w:rsidRPr="002D7DEE">
        <w:t>when the vessel is not on screen</w:t>
      </w:r>
      <w:r w:rsidR="00A16052">
        <w:t>)</w:t>
      </w:r>
      <w:r w:rsidR="00B02B12" w:rsidRPr="002D7DEE">
        <w:t>,</w:t>
      </w:r>
      <w:r w:rsidRPr="00E567B0">
        <w:t xml:space="preserve"> exceeds</w:t>
      </w:r>
      <w:r w:rsidRPr="00BB7133">
        <w:t xml:space="preserve"> </w:t>
      </w:r>
      <w:r w:rsidR="00EE016D">
        <w:t>1</w:t>
      </w:r>
      <w:r w:rsidR="005E5376" w:rsidRPr="00BB7133">
        <w:t>.</w:t>
      </w:r>
    </w:p>
    <w:p w14:paraId="7392DE27" w14:textId="10450F2D" w:rsidR="002A10D2" w:rsidRPr="00450770" w:rsidRDefault="004A6E2D" w:rsidP="00C8687E">
      <w:pPr>
        <w:pStyle w:val="Heading3"/>
      </w:pPr>
      <w:bookmarkStart w:id="739" w:name="_Toc194067112"/>
      <w:r>
        <w:t xml:space="preserve">Chart </w:t>
      </w:r>
      <w:r w:rsidR="002A10D2" w:rsidRPr="00450770">
        <w:t>Scale boundary</w:t>
      </w:r>
      <w:bookmarkEnd w:id="739"/>
    </w:p>
    <w:p w14:paraId="64616228" w14:textId="61810230" w:rsidR="002A10D2" w:rsidRPr="002E5DBC" w:rsidRDefault="00E567B0" w:rsidP="00632E3E">
      <w:pPr>
        <w:spacing w:after="120" w:line="240" w:lineRule="auto"/>
        <w:jc w:val="both"/>
        <w:rPr>
          <w:ins w:id="740" w:author="jonathan pritchard" w:date="2025-08-07T09:36:00Z" w16du:dateUtc="2025-08-07T08:36:00Z"/>
          <w:strike/>
          <w:rPrChange w:id="741" w:author="jonathan pritchard" w:date="2025-08-07T09:37:00Z" w16du:dateUtc="2025-08-07T08:37:00Z">
            <w:rPr>
              <w:ins w:id="742" w:author="jonathan pritchard" w:date="2025-08-07T09:36:00Z" w16du:dateUtc="2025-08-07T08:36:00Z"/>
            </w:rPr>
          </w:rPrChange>
        </w:rPr>
      </w:pPr>
      <w:r w:rsidRPr="002E5DBC">
        <w:rPr>
          <w:strike/>
          <w:rPrChange w:id="743" w:author="jonathan pritchard" w:date="2025-08-07T09:37:00Z" w16du:dateUtc="2025-08-07T08:37:00Z">
            <w:rPr/>
          </w:rPrChange>
        </w:rPr>
        <w:t>W</w:t>
      </w:r>
      <w:r w:rsidR="002A10D2" w:rsidRPr="002E5DBC">
        <w:rPr>
          <w:strike/>
          <w:rPrChange w:id="744" w:author="jonathan pritchard" w:date="2025-08-07T09:37:00Z" w16du:dateUtc="2025-08-07T08:37:00Z">
            <w:rPr/>
          </w:rPrChange>
        </w:rPr>
        <w:t xml:space="preserve">here the </w:t>
      </w:r>
      <w:proofErr w:type="spellStart"/>
      <w:r w:rsidR="00962051" w:rsidRPr="002E5DBC">
        <w:rPr>
          <w:b/>
          <w:bCs/>
          <w:i/>
          <w:iCs/>
          <w:strike/>
          <w:rPrChange w:id="745" w:author="jonathan pritchard" w:date="2025-08-07T09:37:00Z" w16du:dateUtc="2025-08-07T08:37:00Z">
            <w:rPr>
              <w:b/>
              <w:bCs/>
              <w:i/>
              <w:iCs/>
            </w:rPr>
          </w:rPrChange>
        </w:rPr>
        <w:t>optimum</w:t>
      </w:r>
      <w:r w:rsidR="002A10D2" w:rsidRPr="002E5DBC">
        <w:rPr>
          <w:b/>
          <w:bCs/>
          <w:i/>
          <w:iCs/>
          <w:strike/>
          <w:rPrChange w:id="746" w:author="jonathan pritchard" w:date="2025-08-07T09:37:00Z" w16du:dateUtc="2025-08-07T08:37:00Z">
            <w:rPr>
              <w:b/>
              <w:bCs/>
              <w:i/>
              <w:iCs/>
            </w:rPr>
          </w:rPrChange>
        </w:rPr>
        <w:t>DisplayScale</w:t>
      </w:r>
      <w:proofErr w:type="spellEnd"/>
      <w:r w:rsidR="002A10D2" w:rsidRPr="002E5DBC">
        <w:rPr>
          <w:strike/>
          <w:rPrChange w:id="747" w:author="jonathan pritchard" w:date="2025-08-07T09:37:00Z" w16du:dateUtc="2025-08-07T08:37:00Z">
            <w:rPr/>
          </w:rPrChange>
        </w:rPr>
        <w:t xml:space="preserve"> of the ENC data available changes</w:t>
      </w:r>
      <w:r w:rsidRPr="002E5DBC">
        <w:rPr>
          <w:strike/>
          <w:rPrChange w:id="748" w:author="jonathan pritchard" w:date="2025-08-07T09:37:00Z" w16du:dateUtc="2025-08-07T08:37:00Z">
            <w:rPr/>
          </w:rPrChange>
        </w:rPr>
        <w:t xml:space="preserve"> t</w:t>
      </w:r>
      <w:r w:rsidR="002A10D2" w:rsidRPr="002E5DBC">
        <w:rPr>
          <w:strike/>
          <w:rPrChange w:id="749" w:author="jonathan pritchard" w:date="2025-08-07T09:37:00Z" w16du:dateUtc="2025-08-07T08:37:00Z">
            <w:rPr/>
          </w:rPrChange>
        </w:rPr>
        <w:t xml:space="preserve">he ECDIS should warn the mariner of upcoming ENC scale change. Only the major changes in </w:t>
      </w:r>
      <w:proofErr w:type="spellStart"/>
      <w:r w:rsidR="00962051" w:rsidRPr="002E5DBC">
        <w:rPr>
          <w:b/>
          <w:bCs/>
          <w:i/>
          <w:iCs/>
          <w:strike/>
          <w:rPrChange w:id="750" w:author="jonathan pritchard" w:date="2025-08-07T09:37:00Z" w16du:dateUtc="2025-08-07T08:37:00Z">
            <w:rPr>
              <w:b/>
              <w:bCs/>
              <w:i/>
              <w:iCs/>
            </w:rPr>
          </w:rPrChange>
        </w:rPr>
        <w:t>optimumDisplayScale</w:t>
      </w:r>
      <w:proofErr w:type="spellEnd"/>
      <w:r w:rsidR="00962051" w:rsidRPr="002E5DBC">
        <w:rPr>
          <w:strike/>
          <w:rPrChange w:id="751" w:author="jonathan pritchard" w:date="2025-08-07T09:37:00Z" w16du:dateUtc="2025-08-07T08:37:00Z">
            <w:rPr/>
          </w:rPrChange>
        </w:rPr>
        <w:t xml:space="preserve"> </w:t>
      </w:r>
      <w:r w:rsidR="002A10D2" w:rsidRPr="002E5DBC">
        <w:rPr>
          <w:strike/>
          <w:rPrChange w:id="752" w:author="jonathan pritchard" w:date="2025-08-07T09:37:00Z" w16du:dateUtc="2025-08-07T08:37:00Z">
            <w:rPr/>
          </w:rPrChange>
        </w:rPr>
        <w:t>resulting from the scale jumping more than three</w:t>
      </w:r>
      <w:r w:rsidR="005E6B56" w:rsidRPr="002E5DBC">
        <w:rPr>
          <w:strike/>
          <w:rPrChange w:id="753" w:author="jonathan pritchard" w:date="2025-08-07T09:37:00Z" w16du:dateUtc="2025-08-07T08:37:00Z">
            <w:rPr/>
          </w:rPrChange>
        </w:rPr>
        <w:t xml:space="preserve"> steps in</w:t>
      </w:r>
      <w:r w:rsidR="002A10D2" w:rsidRPr="002E5DBC">
        <w:rPr>
          <w:strike/>
          <w:rPrChange w:id="754" w:author="jonathan pritchard" w:date="2025-08-07T09:37:00Z" w16du:dateUtc="2025-08-07T08:37:00Z">
            <w:rPr/>
          </w:rPrChange>
        </w:rPr>
        <w:t xml:space="preserve"> </w:t>
      </w:r>
      <w:proofErr w:type="spellStart"/>
      <w:r w:rsidR="00962051" w:rsidRPr="002E5DBC">
        <w:rPr>
          <w:b/>
          <w:bCs/>
          <w:i/>
          <w:iCs/>
          <w:strike/>
          <w:rPrChange w:id="755" w:author="jonathan pritchard" w:date="2025-08-07T09:37:00Z" w16du:dateUtc="2025-08-07T08:37:00Z">
            <w:rPr>
              <w:b/>
              <w:bCs/>
              <w:i/>
              <w:iCs/>
            </w:rPr>
          </w:rPrChange>
        </w:rPr>
        <w:t>optimumDisplayScale</w:t>
      </w:r>
      <w:proofErr w:type="spellEnd"/>
      <w:r w:rsidR="00962051" w:rsidRPr="002E5DBC">
        <w:rPr>
          <w:strike/>
          <w:rPrChange w:id="756" w:author="jonathan pritchard" w:date="2025-08-07T09:37:00Z" w16du:dateUtc="2025-08-07T08:37:00Z">
            <w:rPr/>
          </w:rPrChange>
        </w:rPr>
        <w:t xml:space="preserve"> </w:t>
      </w:r>
      <w:r w:rsidR="002A10D2" w:rsidRPr="002E5DBC">
        <w:rPr>
          <w:strike/>
          <w:rPrChange w:id="757" w:author="jonathan pritchard" w:date="2025-08-07T09:37:00Z" w16du:dateUtc="2025-08-07T08:37:00Z">
            <w:rPr/>
          </w:rPrChange>
        </w:rPr>
        <w:t>should be shown.</w:t>
      </w:r>
      <w:r w:rsidR="005E6B56" w:rsidRPr="002E5DBC">
        <w:rPr>
          <w:strike/>
          <w:rPrChange w:id="758" w:author="jonathan pritchard" w:date="2025-08-07T09:37:00Z" w16du:dateUtc="2025-08-07T08:37:00Z">
            <w:rPr/>
          </w:rPrChange>
        </w:rPr>
        <w:t xml:space="preserve"> The steps are </w:t>
      </w:r>
      <w:r w:rsidR="00513917" w:rsidRPr="002E5DBC">
        <w:rPr>
          <w:strike/>
          <w:rPrChange w:id="759" w:author="jonathan pritchard" w:date="2025-08-07T09:37:00Z" w16du:dateUtc="2025-08-07T08:37:00Z">
            <w:rPr/>
          </w:rPrChange>
        </w:rPr>
        <w:t xml:space="preserve">the defined scale bands in the display Loading and rendering </w:t>
      </w:r>
      <w:r w:rsidR="00C72695" w:rsidRPr="002E5DBC">
        <w:rPr>
          <w:strike/>
          <w:rPrChange w:id="760" w:author="jonathan pritchard" w:date="2025-08-07T09:37:00Z" w16du:dateUtc="2025-08-07T08:37:00Z">
            <w:rPr/>
          </w:rPrChange>
        </w:rPr>
        <w:t xml:space="preserve">Appendix E </w:t>
      </w:r>
      <w:r w:rsidR="00513917" w:rsidRPr="002E5DBC">
        <w:rPr>
          <w:strike/>
          <w:rPrChange w:id="761" w:author="jonathan pritchard" w:date="2025-08-07T09:37:00Z" w16du:dateUtc="2025-08-07T08:37:00Z">
            <w:rPr/>
          </w:rPrChange>
        </w:rPr>
        <w:t>Table 1.</w:t>
      </w:r>
      <w:r w:rsidR="002A10D2" w:rsidRPr="002E5DBC">
        <w:rPr>
          <w:strike/>
          <w:rPrChange w:id="762" w:author="jonathan pritchard" w:date="2025-08-07T09:37:00Z" w16du:dateUtc="2025-08-07T08:37:00Z">
            <w:rPr/>
          </w:rPrChange>
        </w:rPr>
        <w:t xml:space="preserve"> </w:t>
      </w:r>
    </w:p>
    <w:p w14:paraId="7BD61842" w14:textId="32B5EB8A" w:rsidR="002E5DBC" w:rsidRPr="002E5DBC" w:rsidRDefault="002E5DBC" w:rsidP="00632E3E">
      <w:pPr>
        <w:spacing w:after="120" w:line="240" w:lineRule="auto"/>
        <w:jc w:val="both"/>
        <w:rPr>
          <w:sz w:val="22"/>
          <w:szCs w:val="22"/>
          <w:rPrChange w:id="763" w:author="jonathan pritchard" w:date="2025-08-07T09:36:00Z" w16du:dateUtc="2025-08-07T08:36:00Z">
            <w:rPr/>
          </w:rPrChange>
        </w:rPr>
      </w:pPr>
      <w:commentRangeStart w:id="764"/>
      <w:ins w:id="765" w:author="jonathan pritchard" w:date="2025-08-07T09:36:00Z" w16du:dateUtc="2025-08-07T08:36:00Z">
        <w:r w:rsidRPr="002E5DBC">
          <w:rPr>
            <w:rPrChange w:id="766" w:author="jonathan pritchard" w:date="2025-08-07T09:36:00Z" w16du:dateUtc="2025-08-07T08:36:00Z">
              <w:rPr>
                <w:sz w:val="18"/>
                <w:szCs w:val="18"/>
              </w:rPr>
            </w:rPrChange>
          </w:rPr>
          <w:t xml:space="preserve">Where the ECDIS simultaneously presents </w:t>
        </w:r>
      </w:ins>
      <w:commentRangeStart w:id="767"/>
      <w:ins w:id="768" w:author="jonathan pritchard" w:date="2025-09-09T14:51:00Z" w16du:dateUtc="2025-09-09T13:51:00Z">
        <w:r w:rsidR="00E95FE3" w:rsidRPr="00E95FE3">
          <w:rPr>
            <w:b/>
            <w:bCs/>
            <w:rPrChange w:id="769" w:author="jonathan pritchard" w:date="2025-09-09T14:52:00Z" w16du:dateUtc="2025-09-09T13:52:00Z">
              <w:rPr/>
            </w:rPrChange>
          </w:rPr>
          <w:t>Data</w:t>
        </w:r>
      </w:ins>
      <w:ins w:id="770" w:author="jonathan pritchard" w:date="2025-09-09T14:52:00Z" w16du:dateUtc="2025-09-09T13:52:00Z">
        <w:r w:rsidR="00E95FE3" w:rsidRPr="00E95FE3">
          <w:rPr>
            <w:b/>
            <w:bCs/>
            <w:rPrChange w:id="771" w:author="jonathan pritchard" w:date="2025-09-09T14:52:00Z" w16du:dateUtc="2025-09-09T13:52:00Z">
              <w:rPr/>
            </w:rPrChange>
          </w:rPr>
          <w:t xml:space="preserve"> </w:t>
        </w:r>
      </w:ins>
      <w:ins w:id="772" w:author="jonathan pritchard" w:date="2025-09-09T14:51:00Z" w16du:dateUtc="2025-09-09T13:51:00Z">
        <w:r w:rsidR="00E95FE3" w:rsidRPr="00E95FE3">
          <w:rPr>
            <w:b/>
            <w:bCs/>
            <w:rPrChange w:id="773" w:author="jonathan pritchard" w:date="2025-09-09T14:52:00Z" w16du:dateUtc="2025-09-09T13:52:00Z">
              <w:rPr/>
            </w:rPrChange>
          </w:rPr>
          <w:t>Coverage</w:t>
        </w:r>
        <w:r w:rsidR="00E95FE3">
          <w:t xml:space="preserve"> </w:t>
        </w:r>
      </w:ins>
      <w:ins w:id="774" w:author="jonathan pritchard" w:date="2025-09-09T14:52:00Z" w16du:dateUtc="2025-09-09T13:52:00Z">
        <w:r w:rsidR="00E95FE3">
          <w:t>features</w:t>
        </w:r>
      </w:ins>
      <w:ins w:id="775" w:author="jonathan pritchard" w:date="2025-08-07T09:36:00Z" w16du:dateUtc="2025-08-07T08:36:00Z">
        <w:r w:rsidRPr="002E5DBC">
          <w:rPr>
            <w:rPrChange w:id="776" w:author="jonathan pritchard" w:date="2025-08-07T09:36:00Z" w16du:dateUtc="2025-08-07T08:36:00Z">
              <w:rPr>
                <w:sz w:val="18"/>
                <w:szCs w:val="18"/>
              </w:rPr>
            </w:rPrChange>
          </w:rPr>
          <w:t xml:space="preserve"> </w:t>
        </w:r>
      </w:ins>
      <w:commentRangeEnd w:id="767"/>
      <w:ins w:id="777" w:author="jonathan pritchard" w:date="2025-09-09T14:53:00Z" w16du:dateUtc="2025-09-09T13:53:00Z">
        <w:r w:rsidR="007C34FB">
          <w:rPr>
            <w:rStyle w:val="CommentReference"/>
          </w:rPr>
          <w:commentReference w:id="767"/>
        </w:r>
      </w:ins>
      <w:ins w:id="778" w:author="jonathan pritchard" w:date="2025-08-07T09:36:00Z" w16du:dateUtc="2025-08-07T08:36:00Z">
        <w:r w:rsidRPr="002E5DBC">
          <w:rPr>
            <w:rPrChange w:id="779" w:author="jonathan pritchard" w:date="2025-08-07T09:36:00Z" w16du:dateUtc="2025-08-07T08:36:00Z">
              <w:rPr>
                <w:sz w:val="18"/>
                <w:szCs w:val="18"/>
              </w:rPr>
            </w:rPrChange>
          </w:rPr>
          <w:t xml:space="preserve">with different </w:t>
        </w:r>
        <w:proofErr w:type="spellStart"/>
        <w:r w:rsidRPr="002E5DBC">
          <w:rPr>
            <w:b/>
            <w:bCs/>
            <w:i/>
            <w:iCs/>
            <w:rPrChange w:id="780" w:author="jonathan pritchard" w:date="2025-08-07T09:36:00Z" w16du:dateUtc="2025-08-07T08:36:00Z">
              <w:rPr>
                <w:b/>
                <w:bCs/>
                <w:i/>
                <w:iCs/>
                <w:sz w:val="18"/>
                <w:szCs w:val="18"/>
              </w:rPr>
            </w:rPrChange>
          </w:rPr>
          <w:t>optimumDisplayScales</w:t>
        </w:r>
        <w:proofErr w:type="spellEnd"/>
        <w:r w:rsidRPr="002E5DBC">
          <w:rPr>
            <w:b/>
            <w:bCs/>
            <w:i/>
            <w:iCs/>
            <w:rPrChange w:id="781" w:author="jonathan pritchard" w:date="2025-08-07T09:36:00Z" w16du:dateUtc="2025-08-07T08:36:00Z">
              <w:rPr>
                <w:b/>
                <w:bCs/>
                <w:i/>
                <w:iCs/>
                <w:sz w:val="18"/>
                <w:szCs w:val="18"/>
              </w:rPr>
            </w:rPrChange>
          </w:rPr>
          <w:t>,</w:t>
        </w:r>
        <w:r w:rsidRPr="002E5DBC">
          <w:rPr>
            <w:rPrChange w:id="782" w:author="jonathan pritchard" w:date="2025-08-07T09:36:00Z" w16du:dateUtc="2025-08-07T08:36:00Z">
              <w:rPr>
                <w:sz w:val="18"/>
                <w:szCs w:val="18"/>
              </w:rPr>
            </w:rPrChange>
          </w:rPr>
          <w:t xml:space="preserve"> the “chart scale boundary” must be shown between regions where there are differences in </w:t>
        </w:r>
        <w:proofErr w:type="spellStart"/>
        <w:r w:rsidRPr="002E5DBC">
          <w:rPr>
            <w:i/>
            <w:iCs/>
            <w:rPrChange w:id="783" w:author="jonathan pritchard" w:date="2025-08-07T09:36:00Z" w16du:dateUtc="2025-08-07T08:36:00Z">
              <w:rPr>
                <w:i/>
                <w:iCs/>
                <w:sz w:val="18"/>
                <w:szCs w:val="18"/>
              </w:rPr>
            </w:rPrChange>
          </w:rPr>
          <w:t>optimumDisplayScale</w:t>
        </w:r>
        <w:proofErr w:type="spellEnd"/>
        <w:r w:rsidRPr="002E5DBC">
          <w:rPr>
            <w:rPrChange w:id="784" w:author="jonathan pritchard" w:date="2025-08-07T09:36:00Z" w16du:dateUtc="2025-08-07T08:36:00Z">
              <w:rPr>
                <w:sz w:val="18"/>
                <w:szCs w:val="18"/>
              </w:rPr>
            </w:rPrChange>
          </w:rPr>
          <w:t xml:space="preserve"> of more than three steps. The steps are the defined scale bands in</w:t>
        </w:r>
      </w:ins>
      <w:ins w:id="785" w:author="jonathan pritchard" w:date="2025-08-07T09:37:00Z" w16du:dateUtc="2025-08-07T08:37:00Z">
        <w:r>
          <w:t xml:space="preserve"> Appendix</w:t>
        </w:r>
      </w:ins>
      <w:ins w:id="786" w:author="jonathan pritchard" w:date="2025-08-07T09:36:00Z" w16du:dateUtc="2025-08-07T08:36:00Z">
        <w:r>
          <w:t xml:space="preserve"> </w:t>
        </w:r>
        <w:r>
          <w:fldChar w:fldCharType="begin"/>
        </w:r>
        <w:r>
          <w:instrText xml:space="preserve"> REF _Ref205451828 \r \h </w:instrText>
        </w:r>
      </w:ins>
      <w:ins w:id="787" w:author="jonathan pritchard" w:date="2025-08-07T09:36:00Z" w16du:dateUtc="2025-08-07T08:36:00Z">
        <w:r>
          <w:fldChar w:fldCharType="separate"/>
        </w:r>
        <w:r>
          <w:t>E-1.2</w:t>
        </w:r>
        <w:r>
          <w:fldChar w:fldCharType="end"/>
        </w:r>
      </w:ins>
      <w:ins w:id="788" w:author="jonathan pritchard" w:date="2025-08-07T09:37:00Z" w16du:dateUtc="2025-08-07T08:37:00Z">
        <w:r>
          <w:t>.</w:t>
        </w:r>
      </w:ins>
      <w:commentRangeEnd w:id="764"/>
      <w:ins w:id="789" w:author="jonathan pritchard" w:date="2025-08-07T09:38:00Z" w16du:dateUtc="2025-08-07T08:38:00Z">
        <w:r>
          <w:rPr>
            <w:rStyle w:val="CommentReference"/>
          </w:rPr>
          <w:commentReference w:id="764"/>
        </w:r>
      </w:ins>
    </w:p>
    <w:p w14:paraId="06FF94FE" w14:textId="4336E218" w:rsidR="002A10D2" w:rsidRPr="00450770" w:rsidRDefault="002A10D2" w:rsidP="00632E3E">
      <w:pPr>
        <w:spacing w:after="120" w:line="240" w:lineRule="auto"/>
        <w:jc w:val="both"/>
      </w:pPr>
      <w:r w:rsidRPr="00450770">
        <w:t xml:space="preserve">The "chart scale boundaries", where the </w:t>
      </w:r>
      <w:proofErr w:type="spellStart"/>
      <w:r w:rsidR="009A279C" w:rsidRPr="00530F27">
        <w:rPr>
          <w:b/>
          <w:bCs/>
          <w:i/>
          <w:iCs/>
        </w:rPr>
        <w:t>optimumDisplayScale</w:t>
      </w:r>
      <w:proofErr w:type="spellEnd"/>
      <w:r w:rsidR="009A279C" w:rsidRPr="00450770">
        <w:t xml:space="preserve"> </w:t>
      </w:r>
      <w:r w:rsidRPr="00450770">
        <w:t>of the data changes</w:t>
      </w:r>
      <w:r w:rsidR="008A49CB">
        <w:t xml:space="preserve"> by more than three steps</w:t>
      </w:r>
      <w:r w:rsidRPr="00450770">
        <w:t xml:space="preserve">, must be symbolised on the ECDIS display by a </w:t>
      </w:r>
      <w:r w:rsidR="00D15688" w:rsidRPr="00450770">
        <w:t xml:space="preserve">solid </w:t>
      </w:r>
      <w:r w:rsidR="008A09EF" w:rsidRPr="00450770">
        <w:t>0.32mm wide line using colour token CHGRD</w:t>
      </w:r>
      <w:r w:rsidRPr="00450770">
        <w:t>.</w:t>
      </w:r>
      <w:r w:rsidR="0042425D" w:rsidRPr="00450770">
        <w:t xml:space="preserve"> </w:t>
      </w:r>
      <w:r w:rsidRPr="00450770">
        <w:t>Alternatively</w:t>
      </w:r>
      <w:r w:rsidR="00A419BF">
        <w:t>,</w:t>
      </w:r>
      <w:r w:rsidRPr="00450770">
        <w:t xml:space="preserve"> </w:t>
      </w:r>
      <w:proofErr w:type="spellStart"/>
      <w:r w:rsidRPr="00450770">
        <w:t>linestyle</w:t>
      </w:r>
      <w:proofErr w:type="spellEnd"/>
      <w:r w:rsidRPr="00450770">
        <w:t xml:space="preserve"> </w:t>
      </w:r>
      <w:r w:rsidR="008A09EF" w:rsidRPr="00450770">
        <w:t>SCLBDY51</w:t>
      </w:r>
      <w:r w:rsidRPr="00450770">
        <w:t xml:space="preserve"> may be </w:t>
      </w:r>
      <w:r w:rsidRPr="007763CD">
        <w:t>used.</w:t>
      </w:r>
      <w:r w:rsidR="0042425D" w:rsidRPr="007763CD">
        <w:t xml:space="preserve"> </w:t>
      </w:r>
      <w:r w:rsidRPr="007763CD">
        <w:t>The display priority i</w:t>
      </w:r>
      <w:r w:rsidRPr="007763CD">
        <w:rPr>
          <w:color w:val="000000" w:themeColor="text1"/>
        </w:rPr>
        <w:t xml:space="preserve">s </w:t>
      </w:r>
      <w:r w:rsidR="007C3376" w:rsidRPr="007763CD">
        <w:rPr>
          <w:color w:val="000000" w:themeColor="text1"/>
        </w:rPr>
        <w:t>9</w:t>
      </w:r>
      <w:r w:rsidRPr="007763CD">
        <w:rPr>
          <w:color w:val="000000" w:themeColor="text1"/>
        </w:rPr>
        <w:t>;</w:t>
      </w:r>
      <w:r w:rsidRPr="007763CD">
        <w:t xml:space="preserve"> over</w:t>
      </w:r>
      <w:r w:rsidRPr="00450770">
        <w:t>-radar; standard display; viewing group 21030.</w:t>
      </w:r>
    </w:p>
    <w:p w14:paraId="16037C70" w14:textId="7FEE99F6" w:rsidR="002A10D2" w:rsidRPr="00450770" w:rsidRDefault="002A10D2" w:rsidP="00632E3E">
      <w:pPr>
        <w:spacing w:after="120" w:line="240" w:lineRule="auto"/>
        <w:jc w:val="both"/>
      </w:pPr>
      <w:r w:rsidRPr="00450770">
        <w:t xml:space="preserve">When scale boundaries of smaller scale </w:t>
      </w:r>
      <w:r w:rsidRPr="00450770">
        <w:rPr>
          <w:b/>
          <w:bCs/>
        </w:rPr>
        <w:t>Data</w:t>
      </w:r>
      <w:r w:rsidR="00632E3E" w:rsidRPr="00450770">
        <w:rPr>
          <w:b/>
          <w:bCs/>
        </w:rPr>
        <w:t xml:space="preserve"> </w:t>
      </w:r>
      <w:r w:rsidRPr="00450770">
        <w:rPr>
          <w:b/>
          <w:bCs/>
        </w:rPr>
        <w:t>Coverage</w:t>
      </w:r>
      <w:r w:rsidRPr="00450770">
        <w:t xml:space="preserve"> areas overlap larger scale </w:t>
      </w:r>
      <w:r w:rsidRPr="00450770">
        <w:rPr>
          <w:b/>
          <w:bCs/>
        </w:rPr>
        <w:t>Data</w:t>
      </w:r>
      <w:r w:rsidR="00632E3E" w:rsidRPr="00450770">
        <w:rPr>
          <w:b/>
          <w:bCs/>
        </w:rPr>
        <w:t xml:space="preserve"> </w:t>
      </w:r>
      <w:r w:rsidRPr="00450770">
        <w:rPr>
          <w:b/>
          <w:bCs/>
        </w:rPr>
        <w:t>Coverage</w:t>
      </w:r>
      <w:r w:rsidRPr="00450770">
        <w:t xml:space="preserve"> areas, that portion of the scale boundary which intersects the larger scale </w:t>
      </w:r>
      <w:r w:rsidRPr="00450770">
        <w:rPr>
          <w:b/>
          <w:bCs/>
        </w:rPr>
        <w:t>Data</w:t>
      </w:r>
      <w:r w:rsidR="00632E3E" w:rsidRPr="00450770">
        <w:rPr>
          <w:b/>
          <w:bCs/>
        </w:rPr>
        <w:t xml:space="preserve"> </w:t>
      </w:r>
      <w:r w:rsidRPr="00450770">
        <w:rPr>
          <w:b/>
          <w:bCs/>
        </w:rPr>
        <w:t>Coverage</w:t>
      </w:r>
      <w:r w:rsidRPr="00450770">
        <w:t xml:space="preserve"> area should not be visible</w:t>
      </w:r>
      <w:r w:rsidR="00582D25" w:rsidRPr="00450770">
        <w:t>.</w:t>
      </w:r>
    </w:p>
    <w:p w14:paraId="1EC995F4" w14:textId="2D3DC44E" w:rsidR="002A10D2" w:rsidRPr="00450770" w:rsidRDefault="004857B7" w:rsidP="00C8687E">
      <w:pPr>
        <w:pStyle w:val="Heading3"/>
      </w:pPr>
      <w:bookmarkStart w:id="790" w:name="_Toc194067113"/>
      <w:r>
        <w:t>Overscale Pattern</w:t>
      </w:r>
      <w:bookmarkEnd w:id="790"/>
    </w:p>
    <w:p w14:paraId="778993BB" w14:textId="0C7F35D3" w:rsidR="002A10D2" w:rsidRPr="00450770" w:rsidRDefault="002A10D2" w:rsidP="00632E3E">
      <w:pPr>
        <w:spacing w:after="120" w:line="240" w:lineRule="auto"/>
        <w:jc w:val="both"/>
      </w:pPr>
      <w:r w:rsidRPr="00450770">
        <w:t xml:space="preserve">ECDIS displays all chart data at the same </w:t>
      </w:r>
      <w:r w:rsidR="00CF374E" w:rsidRPr="00450770">
        <w:t xml:space="preserve">(mariner selected) viewing </w:t>
      </w:r>
      <w:r w:rsidRPr="00450770">
        <w:t>scale</w:t>
      </w:r>
      <w:r w:rsidRPr="002D7DEE">
        <w:t>. In order to avoid leaving part</w:t>
      </w:r>
      <w:r w:rsidR="00F20069" w:rsidRPr="002D7DEE">
        <w:t>s</w:t>
      </w:r>
      <w:r w:rsidRPr="002D7DEE">
        <w:t xml:space="preserve"> of the display blank,</w:t>
      </w:r>
      <w:r w:rsidRPr="00E567B0">
        <w:t xml:space="preserve"> the display </w:t>
      </w:r>
      <w:r w:rsidR="00F20069" w:rsidRPr="00E567B0">
        <w:t>may</w:t>
      </w:r>
      <w:r w:rsidR="00513917" w:rsidRPr="00E567B0">
        <w:t xml:space="preserve"> </w:t>
      </w:r>
      <w:r w:rsidRPr="00E567B0">
        <w:t>be rendered using data from</w:t>
      </w:r>
      <w:r w:rsidRPr="00117C0F">
        <w:t xml:space="preserve"> multiple datasets</w:t>
      </w:r>
      <w:r w:rsidR="0017170A">
        <w:t xml:space="preserve"> using the algorithm defined </w:t>
      </w:r>
      <w:r w:rsidR="00E567B0" w:rsidRPr="00E567B0">
        <w:rPr>
          <w:bCs/>
          <w:iCs/>
        </w:rPr>
        <w:t>in</w:t>
      </w:r>
      <w:r w:rsidR="00E567B0" w:rsidRPr="00541D1A">
        <w:rPr>
          <w:bCs/>
          <w:iCs/>
        </w:rPr>
        <w:t xml:space="preserve">  </w:t>
      </w:r>
      <w:r w:rsidR="00E567B0" w:rsidRPr="00541D1A">
        <w:rPr>
          <w:bCs/>
          <w:iCs/>
          <w:sz w:val="22"/>
          <w:szCs w:val="22"/>
          <w:highlight w:val="yellow"/>
        </w:rPr>
        <w:fldChar w:fldCharType="begin"/>
      </w:r>
      <w:r w:rsidR="00E567B0" w:rsidRPr="00541D1A">
        <w:rPr>
          <w:bCs/>
          <w:iCs/>
          <w:sz w:val="22"/>
          <w:szCs w:val="22"/>
          <w:highlight w:val="yellow"/>
        </w:rPr>
        <w:instrText xml:space="preserve"> REF _Ref188629910 \h </w:instrText>
      </w:r>
      <w:r w:rsidR="00E567B0">
        <w:rPr>
          <w:bCs/>
          <w:iCs/>
          <w:sz w:val="22"/>
          <w:szCs w:val="22"/>
          <w:highlight w:val="yellow"/>
        </w:rPr>
        <w:instrText xml:space="preserve"> \* MERGEFORMAT </w:instrText>
      </w:r>
      <w:r w:rsidR="00E567B0" w:rsidRPr="00541D1A">
        <w:rPr>
          <w:bCs/>
          <w:iCs/>
          <w:sz w:val="22"/>
          <w:szCs w:val="22"/>
          <w:highlight w:val="yellow"/>
        </w:rPr>
      </w:r>
      <w:r w:rsidR="00E567B0" w:rsidRPr="00541D1A">
        <w:rPr>
          <w:bCs/>
          <w:iCs/>
          <w:sz w:val="22"/>
          <w:szCs w:val="22"/>
          <w:highlight w:val="yellow"/>
        </w:rPr>
        <w:fldChar w:fldCharType="separate"/>
      </w:r>
      <w:r w:rsidR="00E567B0" w:rsidRPr="00541D1A">
        <w:rPr>
          <w:szCs w:val="22"/>
        </w:rPr>
        <w:t xml:space="preserve">Appendix E – </w:t>
      </w:r>
      <w:r w:rsidR="00E567B0" w:rsidRPr="00541D1A">
        <w:rPr>
          <w:szCs w:val="22"/>
          <w:lang w:val="en-US"/>
        </w:rPr>
        <w:t>Dataset Loading and Display (Rendering) Algorithms</w:t>
      </w:r>
      <w:r w:rsidR="00E567B0" w:rsidRPr="00541D1A">
        <w:rPr>
          <w:bCs/>
          <w:iCs/>
          <w:sz w:val="22"/>
          <w:szCs w:val="22"/>
          <w:highlight w:val="yellow"/>
        </w:rPr>
        <w:fldChar w:fldCharType="end"/>
      </w:r>
      <w:r w:rsidR="00E567B0">
        <w:rPr>
          <w:bCs/>
          <w:iCs/>
          <w:sz w:val="22"/>
          <w:szCs w:val="22"/>
        </w:rPr>
        <w:t xml:space="preserve">. </w:t>
      </w:r>
      <w:r w:rsidR="00E567B0">
        <w:t>T</w:t>
      </w:r>
      <w:r w:rsidRPr="00450770">
        <w:t xml:space="preserve">hese datasets may contain </w:t>
      </w:r>
      <w:r w:rsidRPr="00450770">
        <w:rPr>
          <w:b/>
        </w:rPr>
        <w:t>Data</w:t>
      </w:r>
      <w:r w:rsidR="00735361" w:rsidRPr="00450770">
        <w:rPr>
          <w:b/>
        </w:rPr>
        <w:t xml:space="preserve"> </w:t>
      </w:r>
      <w:r w:rsidRPr="00450770">
        <w:rPr>
          <w:b/>
        </w:rPr>
        <w:t>Coverage</w:t>
      </w:r>
      <w:r w:rsidR="00735361" w:rsidRPr="00450770">
        <w:t xml:space="preserve"> area</w:t>
      </w:r>
      <w:r w:rsidRPr="00450770">
        <w:t xml:space="preserve">s with </w:t>
      </w:r>
      <w:r w:rsidR="00513917">
        <w:t>different</w:t>
      </w:r>
      <w:r w:rsidR="00513917" w:rsidRPr="00450770">
        <w:t xml:space="preserve"> </w:t>
      </w:r>
      <w:proofErr w:type="spellStart"/>
      <w:r w:rsidR="009A279C" w:rsidRPr="00530F27">
        <w:rPr>
          <w:b/>
          <w:bCs/>
          <w:i/>
          <w:iCs/>
        </w:rPr>
        <w:t>optimumDisplayScale</w:t>
      </w:r>
      <w:proofErr w:type="spellEnd"/>
      <w:r w:rsidRPr="00450770">
        <w:t>.</w:t>
      </w:r>
    </w:p>
    <w:p w14:paraId="08042A4C" w14:textId="2B8C7D20" w:rsidR="00587BD5" w:rsidRDefault="002A10D2" w:rsidP="00632E3E">
      <w:pPr>
        <w:spacing w:after="120" w:line="240" w:lineRule="auto"/>
        <w:jc w:val="both"/>
      </w:pPr>
      <w:r w:rsidRPr="00117C0F">
        <w:t xml:space="preserve">The </w:t>
      </w:r>
      <w:r w:rsidR="00546445" w:rsidRPr="00117C0F">
        <w:t xml:space="preserve">area fill </w:t>
      </w:r>
      <w:r w:rsidRPr="00117C0F">
        <w:t>OVERSC0</w:t>
      </w:r>
      <w:r w:rsidRPr="00C72695">
        <w:t xml:space="preserve">1 must be used to indicate </w:t>
      </w:r>
      <w:r w:rsidRPr="00C72695">
        <w:rPr>
          <w:b/>
        </w:rPr>
        <w:t>Data</w:t>
      </w:r>
      <w:r w:rsidR="00735361" w:rsidRPr="00C72695">
        <w:rPr>
          <w:b/>
        </w:rPr>
        <w:t xml:space="preserve"> </w:t>
      </w:r>
      <w:r w:rsidRPr="00C72695">
        <w:rPr>
          <w:b/>
        </w:rPr>
        <w:t>Coverage</w:t>
      </w:r>
      <w:r w:rsidRPr="00C72695">
        <w:t xml:space="preserve"> areas displayed larger than the </w:t>
      </w:r>
      <w:proofErr w:type="spellStart"/>
      <w:r w:rsidR="0017170A" w:rsidRPr="00530F27">
        <w:rPr>
          <w:b/>
          <w:bCs/>
          <w:i/>
          <w:iCs/>
        </w:rPr>
        <w:t>m</w:t>
      </w:r>
      <w:r w:rsidR="004857B7" w:rsidRPr="00530F27">
        <w:rPr>
          <w:b/>
          <w:bCs/>
          <w:i/>
          <w:iCs/>
        </w:rPr>
        <w:t>aximumDisplayScale</w:t>
      </w:r>
      <w:proofErr w:type="spellEnd"/>
      <w:r w:rsidR="004857B7" w:rsidRPr="00C72695">
        <w:t>,</w:t>
      </w:r>
      <w:r w:rsidRPr="00C72695">
        <w:t xml:space="preserve"> </w:t>
      </w:r>
      <w:r w:rsidR="004857B7" w:rsidRPr="00C72695">
        <w:t xml:space="preserve">when </w:t>
      </w:r>
      <w:r w:rsidRPr="00C72695">
        <w:t xml:space="preserve">the area </w:t>
      </w:r>
      <w:r w:rsidR="00587BD5" w:rsidRPr="00C72695">
        <w:t xml:space="preserve">has been </w:t>
      </w:r>
      <w:r w:rsidR="004857B7" w:rsidRPr="00C72695">
        <w:t xml:space="preserve">selected for </w:t>
      </w:r>
      <w:r w:rsidRPr="00C72695">
        <w:t xml:space="preserve">display by the ECDIS </w:t>
      </w:r>
      <w:proofErr w:type="gramStart"/>
      <w:r w:rsidRPr="00C72695">
        <w:t>in order to</w:t>
      </w:r>
      <w:proofErr w:type="gramEnd"/>
      <w:r w:rsidRPr="00C72695">
        <w:t xml:space="preserve"> avoid </w:t>
      </w:r>
      <w:r w:rsidRPr="00C72695">
        <w:lastRenderedPageBreak/>
        <w:t>leaving that portion of the display blank</w:t>
      </w:r>
      <w:r w:rsidR="00587BD5" w:rsidRPr="00C72695">
        <w:t>.</w:t>
      </w:r>
      <w:r w:rsidR="0017170A" w:rsidRPr="00C72695">
        <w:t xml:space="preserve"> These </w:t>
      </w:r>
      <w:r w:rsidR="00587BD5" w:rsidRPr="00C72695">
        <w:t xml:space="preserve">Data Coverage areas </w:t>
      </w:r>
      <w:r w:rsidR="0017170A" w:rsidRPr="00C72695">
        <w:t xml:space="preserve">are those </w:t>
      </w:r>
      <w:r w:rsidR="00587BD5" w:rsidRPr="00C72695">
        <w:t xml:space="preserve">selected after stage 3.b </w:t>
      </w:r>
      <w:r w:rsidR="00C72695">
        <w:t xml:space="preserve">is reached </w:t>
      </w:r>
      <w:r w:rsidR="00587BD5" w:rsidRPr="00C72695">
        <w:t xml:space="preserve">in the </w:t>
      </w:r>
      <w:proofErr w:type="spellStart"/>
      <w:r w:rsidR="00587BD5" w:rsidRPr="00C72695">
        <w:t>SelectDataCoverages</w:t>
      </w:r>
      <w:proofErr w:type="spellEnd"/>
      <w:r w:rsidR="00587BD5" w:rsidRPr="00C72695">
        <w:t xml:space="preserve"> function</w:t>
      </w:r>
      <w:r w:rsidR="00E567B0" w:rsidRPr="00C72695">
        <w:rPr>
          <w:bCs/>
          <w:iCs/>
        </w:rPr>
        <w:t xml:space="preserve"> in </w:t>
      </w:r>
      <w:r w:rsidR="00E567B0" w:rsidRPr="00C72695">
        <w:rPr>
          <w:bCs/>
          <w:iCs/>
          <w:sz w:val="22"/>
          <w:szCs w:val="22"/>
        </w:rPr>
        <w:fldChar w:fldCharType="begin"/>
      </w:r>
      <w:r w:rsidR="00E567B0" w:rsidRPr="00C72695">
        <w:rPr>
          <w:bCs/>
          <w:iCs/>
          <w:sz w:val="22"/>
          <w:szCs w:val="22"/>
        </w:rPr>
        <w:instrText xml:space="preserve"> REF _Ref188629910 \h  \* MERGEFORMAT </w:instrText>
      </w:r>
      <w:r w:rsidR="00E567B0" w:rsidRPr="00C72695">
        <w:rPr>
          <w:bCs/>
          <w:iCs/>
          <w:sz w:val="22"/>
          <w:szCs w:val="22"/>
        </w:rPr>
      </w:r>
      <w:r w:rsidR="00E567B0" w:rsidRPr="00C72695">
        <w:rPr>
          <w:bCs/>
          <w:iCs/>
          <w:sz w:val="22"/>
          <w:szCs w:val="22"/>
        </w:rPr>
        <w:fldChar w:fldCharType="separate"/>
      </w:r>
      <w:r w:rsidR="00E567B0" w:rsidRPr="00C72695">
        <w:rPr>
          <w:szCs w:val="22"/>
        </w:rPr>
        <w:t xml:space="preserve">Appendix E – </w:t>
      </w:r>
      <w:r w:rsidR="00E567B0" w:rsidRPr="00C72695">
        <w:rPr>
          <w:szCs w:val="22"/>
          <w:lang w:val="en-US"/>
        </w:rPr>
        <w:t>Dataset Loading and Display (Rendering) Algorithms</w:t>
      </w:r>
      <w:r w:rsidR="00E567B0" w:rsidRPr="00C72695">
        <w:rPr>
          <w:bCs/>
          <w:iCs/>
          <w:sz w:val="22"/>
          <w:szCs w:val="22"/>
        </w:rPr>
        <w:fldChar w:fldCharType="end"/>
      </w:r>
      <w:r w:rsidR="0017170A">
        <w:t>.</w:t>
      </w:r>
    </w:p>
    <w:p w14:paraId="1DF9F2C0" w14:textId="47A8F643" w:rsidR="002A10D2" w:rsidRPr="00450770" w:rsidRDefault="0017170A" w:rsidP="00632E3E">
      <w:pPr>
        <w:spacing w:after="120" w:line="240" w:lineRule="auto"/>
        <w:jc w:val="both"/>
      </w:pPr>
      <w:r>
        <w:t xml:space="preserve">For example, </w:t>
      </w:r>
      <w:r w:rsidR="009C0BE1">
        <w:t>a</w:t>
      </w:r>
      <w:r>
        <w:t xml:space="preserve">n </w:t>
      </w:r>
      <w:r w:rsidR="002A10D2" w:rsidRPr="00450770">
        <w:t>overscale situation arises when the ship approaches a scale boundary from a larger to a smaller scale ENC, typically when leaving harbour.</w:t>
      </w:r>
      <w:r w:rsidR="0042425D" w:rsidRPr="00450770">
        <w:t xml:space="preserve"> </w:t>
      </w:r>
      <w:r w:rsidR="002A10D2" w:rsidRPr="00450770">
        <w:t xml:space="preserve">In combining data from the large scale and the small scale ENCs to generate a display at the larger scale, the ECDIS will have "grossly enlarged" the </w:t>
      </w:r>
      <w:proofErr w:type="gramStart"/>
      <w:r w:rsidR="002A10D2" w:rsidRPr="00450770">
        <w:t>small scale</w:t>
      </w:r>
      <w:proofErr w:type="gramEnd"/>
      <w:r w:rsidR="002A10D2" w:rsidRPr="00450770">
        <w:t xml:space="preserve"> data.</w:t>
      </w:r>
    </w:p>
    <w:p w14:paraId="18E270A4" w14:textId="1D7F6F7F" w:rsidR="002A10D2" w:rsidRDefault="00725AA2" w:rsidP="00632E3E">
      <w:pPr>
        <w:spacing w:after="120" w:line="240" w:lineRule="auto"/>
        <w:jc w:val="both"/>
        <w:rPr>
          <w:ins w:id="791" w:author="jonathan pritchard" w:date="2025-08-07T09:42:00Z" w16du:dateUtc="2025-08-07T08:42:00Z"/>
        </w:rPr>
      </w:pPr>
      <w:r>
        <w:t>T</w:t>
      </w:r>
      <w:r w:rsidR="002A10D2" w:rsidRPr="00450770">
        <w:t xml:space="preserve">he "grossly overscale" part of the display </w:t>
      </w:r>
      <w:r w:rsidR="00214374" w:rsidRPr="00450770">
        <w:t xml:space="preserve">must </w:t>
      </w:r>
      <w:r w:rsidR="002A10D2" w:rsidRPr="00450770">
        <w:t xml:space="preserve">be identified with </w:t>
      </w:r>
      <w:r w:rsidR="00546445" w:rsidRPr="00450770">
        <w:t xml:space="preserve">area fill </w:t>
      </w:r>
      <w:r w:rsidR="002A10D2" w:rsidRPr="00450770">
        <w:t>OVERSC01, as illustrated</w:t>
      </w:r>
      <w:r w:rsidR="00735361" w:rsidRPr="00450770">
        <w:t xml:space="preserve"> in Figure 1</w:t>
      </w:r>
      <w:r w:rsidR="002A10D2" w:rsidRPr="00450770">
        <w:t>.</w:t>
      </w:r>
      <w:r w:rsidR="0042425D" w:rsidRPr="00450770">
        <w:t xml:space="preserve"> </w:t>
      </w:r>
    </w:p>
    <w:p w14:paraId="12052A8C" w14:textId="3AD2DE7E" w:rsidR="002E5DBC" w:rsidRDefault="002E5DBC" w:rsidP="00632E3E">
      <w:pPr>
        <w:spacing w:after="120" w:line="240" w:lineRule="auto"/>
        <w:jc w:val="both"/>
        <w:rPr>
          <w:ins w:id="792" w:author="jonathan pritchard" w:date="2025-08-07T09:43:00Z" w16du:dateUtc="2025-08-07T08:43:00Z"/>
        </w:rPr>
      </w:pPr>
      <w:ins w:id="793" w:author="jonathan pritchard" w:date="2025-08-07T09:42:00Z" w16du:dateUtc="2025-08-07T08:42:00Z">
        <w:r>
          <w:t xml:space="preserve">Figure 1 shows a display with two </w:t>
        </w:r>
      </w:ins>
      <w:ins w:id="794" w:author="jonathan pritchard" w:date="2025-08-07T09:43:00Z" w16du:dateUtc="2025-08-07T08:43:00Z">
        <w:r>
          <w:t>ENCs with the following scale values</w:t>
        </w:r>
      </w:ins>
    </w:p>
    <w:tbl>
      <w:tblPr>
        <w:tblStyle w:val="TableGrid"/>
        <w:tblW w:w="0" w:type="auto"/>
        <w:jc w:val="center"/>
        <w:tblLook w:val="04A0" w:firstRow="1" w:lastRow="0" w:firstColumn="1" w:lastColumn="0" w:noHBand="0" w:noVBand="1"/>
        <w:tblPrChange w:id="795" w:author="jonathan pritchard" w:date="2025-08-07T09:46:00Z" w16du:dateUtc="2025-08-07T08:46:00Z">
          <w:tblPr>
            <w:tblStyle w:val="TableGrid"/>
            <w:tblW w:w="0" w:type="auto"/>
            <w:tblLook w:val="04A0" w:firstRow="1" w:lastRow="0" w:firstColumn="1" w:lastColumn="0" w:noHBand="0" w:noVBand="1"/>
          </w:tblPr>
        </w:tblPrChange>
      </w:tblPr>
      <w:tblGrid>
        <w:gridCol w:w="1838"/>
        <w:gridCol w:w="2295"/>
        <w:gridCol w:w="2384"/>
        <w:tblGridChange w:id="796">
          <w:tblGrid>
            <w:gridCol w:w="1838"/>
            <w:gridCol w:w="1194"/>
            <w:gridCol w:w="1101"/>
            <w:gridCol w:w="1931"/>
            <w:gridCol w:w="453"/>
            <w:gridCol w:w="2579"/>
          </w:tblGrid>
        </w:tblGridChange>
      </w:tblGrid>
      <w:tr w:rsidR="002E5DBC" w14:paraId="679FD1C8" w14:textId="77777777" w:rsidTr="00DE1106">
        <w:trPr>
          <w:jc w:val="center"/>
          <w:ins w:id="797" w:author="jonathan pritchard" w:date="2025-08-07T09:43:00Z"/>
        </w:trPr>
        <w:tc>
          <w:tcPr>
            <w:tcW w:w="1838" w:type="dxa"/>
            <w:tcPrChange w:id="798" w:author="jonathan pritchard" w:date="2025-08-07T09:46:00Z" w16du:dateUtc="2025-08-07T08:46:00Z">
              <w:tcPr>
                <w:tcW w:w="3032" w:type="dxa"/>
                <w:gridSpan w:val="2"/>
              </w:tcPr>
            </w:tcPrChange>
          </w:tcPr>
          <w:p w14:paraId="1BE24F5B" w14:textId="4B348B0C" w:rsidR="002E5DBC" w:rsidRPr="002E5DBC" w:rsidRDefault="002E5DBC" w:rsidP="00632E3E">
            <w:pPr>
              <w:spacing w:after="120"/>
              <w:jc w:val="both"/>
              <w:rPr>
                <w:ins w:id="799" w:author="jonathan pritchard" w:date="2025-08-07T09:43:00Z" w16du:dateUtc="2025-08-07T08:43:00Z"/>
                <w:b/>
                <w:bCs/>
                <w:rPrChange w:id="800" w:author="jonathan pritchard" w:date="2025-08-07T09:44:00Z" w16du:dateUtc="2025-08-07T08:44:00Z">
                  <w:rPr>
                    <w:ins w:id="801" w:author="jonathan pritchard" w:date="2025-08-07T09:43:00Z" w16du:dateUtc="2025-08-07T08:43:00Z"/>
                  </w:rPr>
                </w:rPrChange>
              </w:rPr>
            </w:pPr>
            <w:commentRangeStart w:id="802"/>
            <w:ins w:id="803" w:author="jonathan pritchard" w:date="2025-08-07T09:43:00Z" w16du:dateUtc="2025-08-07T08:43:00Z">
              <w:r w:rsidRPr="002E5DBC">
                <w:rPr>
                  <w:b/>
                  <w:bCs/>
                  <w:rPrChange w:id="804" w:author="jonathan pritchard" w:date="2025-08-07T09:44:00Z" w16du:dateUtc="2025-08-07T08:44:00Z">
                    <w:rPr/>
                  </w:rPrChange>
                </w:rPr>
                <w:t>Small Scale ENC</w:t>
              </w:r>
            </w:ins>
          </w:p>
        </w:tc>
        <w:tc>
          <w:tcPr>
            <w:tcW w:w="2295" w:type="dxa"/>
            <w:tcPrChange w:id="805" w:author="jonathan pritchard" w:date="2025-08-07T09:46:00Z" w16du:dateUtc="2025-08-07T08:46:00Z">
              <w:tcPr>
                <w:tcW w:w="3032" w:type="dxa"/>
                <w:gridSpan w:val="2"/>
              </w:tcPr>
            </w:tcPrChange>
          </w:tcPr>
          <w:p w14:paraId="540B0B8F" w14:textId="4DFA9FCA" w:rsidR="002E5DBC" w:rsidRPr="002E5DBC" w:rsidRDefault="002E5DBC" w:rsidP="00632E3E">
            <w:pPr>
              <w:spacing w:after="120"/>
              <w:jc w:val="both"/>
              <w:rPr>
                <w:ins w:id="806" w:author="jonathan pritchard" w:date="2025-08-07T09:43:00Z" w16du:dateUtc="2025-08-07T08:43:00Z"/>
                <w:b/>
                <w:bCs/>
                <w:rPrChange w:id="807" w:author="jonathan pritchard" w:date="2025-08-07T09:44:00Z" w16du:dateUtc="2025-08-07T08:44:00Z">
                  <w:rPr>
                    <w:ins w:id="808" w:author="jonathan pritchard" w:date="2025-08-07T09:43:00Z" w16du:dateUtc="2025-08-07T08:43:00Z"/>
                  </w:rPr>
                </w:rPrChange>
              </w:rPr>
            </w:pPr>
            <w:proofErr w:type="spellStart"/>
            <w:ins w:id="809" w:author="jonathan pritchard" w:date="2025-08-07T09:44:00Z" w16du:dateUtc="2025-08-07T08:44:00Z">
              <w:r w:rsidRPr="002E5DBC">
                <w:rPr>
                  <w:b/>
                  <w:bCs/>
                  <w:rPrChange w:id="810" w:author="jonathan pritchard" w:date="2025-08-07T09:44:00Z" w16du:dateUtc="2025-08-07T08:44:00Z">
                    <w:rPr/>
                  </w:rPrChange>
                </w:rPr>
                <w:t>optimumDisplayScale</w:t>
              </w:r>
            </w:ins>
            <w:proofErr w:type="spellEnd"/>
          </w:p>
        </w:tc>
        <w:tc>
          <w:tcPr>
            <w:tcW w:w="2384" w:type="dxa"/>
            <w:tcPrChange w:id="811" w:author="jonathan pritchard" w:date="2025-08-07T09:46:00Z" w16du:dateUtc="2025-08-07T08:46:00Z">
              <w:tcPr>
                <w:tcW w:w="3032" w:type="dxa"/>
                <w:gridSpan w:val="2"/>
              </w:tcPr>
            </w:tcPrChange>
          </w:tcPr>
          <w:p w14:paraId="46C751F4" w14:textId="4CA89A5E" w:rsidR="002E5DBC" w:rsidRPr="002E5DBC" w:rsidRDefault="002E5DBC" w:rsidP="00632E3E">
            <w:pPr>
              <w:spacing w:after="120"/>
              <w:jc w:val="both"/>
              <w:rPr>
                <w:ins w:id="812" w:author="jonathan pritchard" w:date="2025-08-07T09:43:00Z" w16du:dateUtc="2025-08-07T08:43:00Z"/>
                <w:b/>
                <w:bCs/>
                <w:rPrChange w:id="813" w:author="jonathan pritchard" w:date="2025-08-07T09:44:00Z" w16du:dateUtc="2025-08-07T08:44:00Z">
                  <w:rPr>
                    <w:ins w:id="814" w:author="jonathan pritchard" w:date="2025-08-07T09:43:00Z" w16du:dateUtc="2025-08-07T08:43:00Z"/>
                  </w:rPr>
                </w:rPrChange>
              </w:rPr>
            </w:pPr>
            <w:proofErr w:type="spellStart"/>
            <w:ins w:id="815" w:author="jonathan pritchard" w:date="2025-08-07T09:44:00Z" w16du:dateUtc="2025-08-07T08:44:00Z">
              <w:r w:rsidRPr="002E5DBC">
                <w:rPr>
                  <w:b/>
                  <w:bCs/>
                  <w:rPrChange w:id="816" w:author="jonathan pritchard" w:date="2025-08-07T09:44:00Z" w16du:dateUtc="2025-08-07T08:44:00Z">
                    <w:rPr/>
                  </w:rPrChange>
                </w:rPr>
                <w:t>maximumDisplayScale</w:t>
              </w:r>
            </w:ins>
            <w:proofErr w:type="spellEnd"/>
          </w:p>
        </w:tc>
      </w:tr>
      <w:tr w:rsidR="002E5DBC" w14:paraId="46A8A6F1" w14:textId="77777777" w:rsidTr="00DE1106">
        <w:trPr>
          <w:jc w:val="center"/>
          <w:ins w:id="817" w:author="jonathan pritchard" w:date="2025-08-07T09:43:00Z"/>
        </w:trPr>
        <w:tc>
          <w:tcPr>
            <w:tcW w:w="1838" w:type="dxa"/>
            <w:tcPrChange w:id="818" w:author="jonathan pritchard" w:date="2025-08-07T09:46:00Z" w16du:dateUtc="2025-08-07T08:46:00Z">
              <w:tcPr>
                <w:tcW w:w="3032" w:type="dxa"/>
                <w:gridSpan w:val="2"/>
              </w:tcPr>
            </w:tcPrChange>
          </w:tcPr>
          <w:p w14:paraId="793FE52E" w14:textId="77777777" w:rsidR="002E5DBC" w:rsidRDefault="002E5DBC" w:rsidP="00632E3E">
            <w:pPr>
              <w:spacing w:after="120"/>
              <w:jc w:val="both"/>
              <w:rPr>
                <w:ins w:id="819" w:author="jonathan pritchard" w:date="2025-08-07T09:43:00Z" w16du:dateUtc="2025-08-07T08:43:00Z"/>
              </w:rPr>
            </w:pPr>
          </w:p>
        </w:tc>
        <w:tc>
          <w:tcPr>
            <w:tcW w:w="2295" w:type="dxa"/>
            <w:tcPrChange w:id="820" w:author="jonathan pritchard" w:date="2025-08-07T09:46:00Z" w16du:dateUtc="2025-08-07T08:46:00Z">
              <w:tcPr>
                <w:tcW w:w="3032" w:type="dxa"/>
                <w:gridSpan w:val="2"/>
              </w:tcPr>
            </w:tcPrChange>
          </w:tcPr>
          <w:p w14:paraId="23481BC2" w14:textId="5DE4E468" w:rsidR="002E5DBC" w:rsidRDefault="00DE1106" w:rsidP="00632E3E">
            <w:pPr>
              <w:spacing w:after="120"/>
              <w:jc w:val="both"/>
              <w:rPr>
                <w:ins w:id="821" w:author="jonathan pritchard" w:date="2025-08-07T09:43:00Z" w16du:dateUtc="2025-08-07T08:43:00Z"/>
              </w:rPr>
            </w:pPr>
            <w:ins w:id="822" w:author="jonathan pritchard" w:date="2025-08-07T09:45:00Z" w16du:dateUtc="2025-08-07T08:45:00Z">
              <w:r>
                <w:t>1:180,000</w:t>
              </w:r>
            </w:ins>
          </w:p>
        </w:tc>
        <w:tc>
          <w:tcPr>
            <w:tcW w:w="2384" w:type="dxa"/>
            <w:tcPrChange w:id="823" w:author="jonathan pritchard" w:date="2025-08-07T09:46:00Z" w16du:dateUtc="2025-08-07T08:46:00Z">
              <w:tcPr>
                <w:tcW w:w="3032" w:type="dxa"/>
                <w:gridSpan w:val="2"/>
              </w:tcPr>
            </w:tcPrChange>
          </w:tcPr>
          <w:p w14:paraId="205DB9AB" w14:textId="127AACCB" w:rsidR="002E5DBC" w:rsidRDefault="00DE1106" w:rsidP="00632E3E">
            <w:pPr>
              <w:spacing w:after="120"/>
              <w:jc w:val="both"/>
              <w:rPr>
                <w:ins w:id="824" w:author="jonathan pritchard" w:date="2025-08-07T09:43:00Z" w16du:dateUtc="2025-08-07T08:43:00Z"/>
              </w:rPr>
            </w:pPr>
            <w:ins w:id="825" w:author="jonathan pritchard" w:date="2025-08-07T09:45:00Z" w16du:dateUtc="2025-08-07T08:45:00Z">
              <w:r>
                <w:t>1:50,000</w:t>
              </w:r>
            </w:ins>
          </w:p>
        </w:tc>
      </w:tr>
      <w:tr w:rsidR="002E5DBC" w14:paraId="1D4433EA" w14:textId="77777777" w:rsidTr="00DE1106">
        <w:trPr>
          <w:jc w:val="center"/>
          <w:ins w:id="826" w:author="jonathan pritchard" w:date="2025-08-07T09:43:00Z"/>
        </w:trPr>
        <w:tc>
          <w:tcPr>
            <w:tcW w:w="1838" w:type="dxa"/>
            <w:tcPrChange w:id="827" w:author="jonathan pritchard" w:date="2025-08-07T09:46:00Z" w16du:dateUtc="2025-08-07T08:46:00Z">
              <w:tcPr>
                <w:tcW w:w="3032" w:type="dxa"/>
                <w:gridSpan w:val="2"/>
              </w:tcPr>
            </w:tcPrChange>
          </w:tcPr>
          <w:p w14:paraId="5C915BEC" w14:textId="78D0ED79" w:rsidR="002E5DBC" w:rsidRPr="002E5DBC" w:rsidRDefault="002E5DBC" w:rsidP="00632E3E">
            <w:pPr>
              <w:spacing w:after="120"/>
              <w:jc w:val="both"/>
              <w:rPr>
                <w:ins w:id="828" w:author="jonathan pritchard" w:date="2025-08-07T09:43:00Z" w16du:dateUtc="2025-08-07T08:43:00Z"/>
                <w:b/>
                <w:bCs/>
                <w:rPrChange w:id="829" w:author="jonathan pritchard" w:date="2025-08-07T09:44:00Z" w16du:dateUtc="2025-08-07T08:44:00Z">
                  <w:rPr>
                    <w:ins w:id="830" w:author="jonathan pritchard" w:date="2025-08-07T09:43:00Z" w16du:dateUtc="2025-08-07T08:43:00Z"/>
                  </w:rPr>
                </w:rPrChange>
              </w:rPr>
            </w:pPr>
            <w:ins w:id="831" w:author="jonathan pritchard" w:date="2025-08-07T09:43:00Z" w16du:dateUtc="2025-08-07T08:43:00Z">
              <w:r w:rsidRPr="002E5DBC">
                <w:rPr>
                  <w:b/>
                  <w:bCs/>
                  <w:rPrChange w:id="832" w:author="jonathan pritchard" w:date="2025-08-07T09:44:00Z" w16du:dateUtc="2025-08-07T08:44:00Z">
                    <w:rPr/>
                  </w:rPrChange>
                </w:rPr>
                <w:t>Large Scale ENC</w:t>
              </w:r>
            </w:ins>
          </w:p>
        </w:tc>
        <w:tc>
          <w:tcPr>
            <w:tcW w:w="2295" w:type="dxa"/>
            <w:tcPrChange w:id="833" w:author="jonathan pritchard" w:date="2025-08-07T09:46:00Z" w16du:dateUtc="2025-08-07T08:46:00Z">
              <w:tcPr>
                <w:tcW w:w="3032" w:type="dxa"/>
                <w:gridSpan w:val="2"/>
              </w:tcPr>
            </w:tcPrChange>
          </w:tcPr>
          <w:p w14:paraId="4F805C14" w14:textId="3A6EFA3A" w:rsidR="002E5DBC" w:rsidRDefault="002E5DBC" w:rsidP="00632E3E">
            <w:pPr>
              <w:spacing w:after="120"/>
              <w:jc w:val="both"/>
              <w:rPr>
                <w:ins w:id="834" w:author="jonathan pritchard" w:date="2025-08-07T09:43:00Z" w16du:dateUtc="2025-08-07T08:43:00Z"/>
              </w:rPr>
            </w:pPr>
          </w:p>
        </w:tc>
        <w:tc>
          <w:tcPr>
            <w:tcW w:w="2384" w:type="dxa"/>
            <w:tcPrChange w:id="835" w:author="jonathan pritchard" w:date="2025-08-07T09:46:00Z" w16du:dateUtc="2025-08-07T08:46:00Z">
              <w:tcPr>
                <w:tcW w:w="3032" w:type="dxa"/>
                <w:gridSpan w:val="2"/>
              </w:tcPr>
            </w:tcPrChange>
          </w:tcPr>
          <w:p w14:paraId="0A5941F6" w14:textId="37CC03D6" w:rsidR="002E5DBC" w:rsidRDefault="002E5DBC" w:rsidP="00632E3E">
            <w:pPr>
              <w:spacing w:after="120"/>
              <w:jc w:val="both"/>
              <w:rPr>
                <w:ins w:id="836" w:author="jonathan pritchard" w:date="2025-08-07T09:43:00Z" w16du:dateUtc="2025-08-07T08:43:00Z"/>
              </w:rPr>
            </w:pPr>
          </w:p>
        </w:tc>
      </w:tr>
      <w:tr w:rsidR="00DE1106" w14:paraId="211DFD98" w14:textId="77777777" w:rsidTr="00DE1106">
        <w:trPr>
          <w:jc w:val="center"/>
          <w:ins w:id="837" w:author="jonathan pritchard" w:date="2025-08-07T09:46:00Z"/>
          <w:trPrChange w:id="838" w:author="jonathan pritchard" w:date="2025-08-07T09:46:00Z" w16du:dateUtc="2025-08-07T08:46:00Z">
            <w:trPr>
              <w:gridAfter w:val="0"/>
            </w:trPr>
          </w:trPrChange>
        </w:trPr>
        <w:tc>
          <w:tcPr>
            <w:tcW w:w="1838" w:type="dxa"/>
            <w:tcPrChange w:id="839" w:author="jonathan pritchard" w:date="2025-08-07T09:46:00Z" w16du:dateUtc="2025-08-07T08:46:00Z">
              <w:tcPr>
                <w:tcW w:w="1838" w:type="dxa"/>
              </w:tcPr>
            </w:tcPrChange>
          </w:tcPr>
          <w:p w14:paraId="0111A9F4" w14:textId="77777777" w:rsidR="00DE1106" w:rsidRPr="00DE1106" w:rsidRDefault="00DE1106" w:rsidP="00DE1106">
            <w:pPr>
              <w:spacing w:after="120"/>
              <w:jc w:val="both"/>
              <w:rPr>
                <w:ins w:id="840" w:author="jonathan pritchard" w:date="2025-08-07T09:46:00Z" w16du:dateUtc="2025-08-07T08:46:00Z"/>
                <w:b/>
                <w:bCs/>
              </w:rPr>
            </w:pPr>
          </w:p>
        </w:tc>
        <w:tc>
          <w:tcPr>
            <w:tcW w:w="2295" w:type="dxa"/>
            <w:tcPrChange w:id="841" w:author="jonathan pritchard" w:date="2025-08-07T09:46:00Z" w16du:dateUtc="2025-08-07T08:46:00Z">
              <w:tcPr>
                <w:tcW w:w="2295" w:type="dxa"/>
                <w:gridSpan w:val="2"/>
              </w:tcPr>
            </w:tcPrChange>
          </w:tcPr>
          <w:p w14:paraId="1DB1B243" w14:textId="4776C23E" w:rsidR="00DE1106" w:rsidRDefault="00DE1106" w:rsidP="00DE1106">
            <w:pPr>
              <w:spacing w:after="120"/>
              <w:jc w:val="both"/>
              <w:rPr>
                <w:ins w:id="842" w:author="jonathan pritchard" w:date="2025-08-07T09:46:00Z" w16du:dateUtc="2025-08-07T08:46:00Z"/>
              </w:rPr>
            </w:pPr>
            <w:ins w:id="843" w:author="jonathan pritchard" w:date="2025-08-07T09:46:00Z" w16du:dateUtc="2025-08-07T08:46:00Z">
              <w:r>
                <w:t>1:12,500</w:t>
              </w:r>
            </w:ins>
          </w:p>
        </w:tc>
        <w:tc>
          <w:tcPr>
            <w:tcW w:w="2384" w:type="dxa"/>
            <w:tcPrChange w:id="844" w:author="jonathan pritchard" w:date="2025-08-07T09:46:00Z" w16du:dateUtc="2025-08-07T08:46:00Z">
              <w:tcPr>
                <w:tcW w:w="2384" w:type="dxa"/>
                <w:gridSpan w:val="2"/>
              </w:tcPr>
            </w:tcPrChange>
          </w:tcPr>
          <w:p w14:paraId="451065CB" w14:textId="32069991" w:rsidR="00DE1106" w:rsidRDefault="00DE1106" w:rsidP="00DE1106">
            <w:pPr>
              <w:spacing w:after="120"/>
              <w:jc w:val="both"/>
              <w:rPr>
                <w:ins w:id="845" w:author="jonathan pritchard" w:date="2025-08-07T09:46:00Z" w16du:dateUtc="2025-08-07T08:46:00Z"/>
              </w:rPr>
            </w:pPr>
            <w:ins w:id="846" w:author="jonathan pritchard" w:date="2025-08-07T09:46:00Z" w16du:dateUtc="2025-08-07T08:46:00Z">
              <w:r>
                <w:t>1:4,000</w:t>
              </w:r>
            </w:ins>
            <w:commentRangeEnd w:id="802"/>
            <w:ins w:id="847" w:author="jonathan pritchard" w:date="2025-08-07T09:47:00Z" w16du:dateUtc="2025-08-07T08:47:00Z">
              <w:r>
                <w:rPr>
                  <w:rStyle w:val="CommentReference"/>
                </w:rPr>
                <w:commentReference w:id="802"/>
              </w:r>
            </w:ins>
          </w:p>
        </w:tc>
      </w:tr>
    </w:tbl>
    <w:p w14:paraId="4D7568C7" w14:textId="0FCB52BB" w:rsidR="002E5DBC" w:rsidRPr="00450770" w:rsidRDefault="002E5DBC" w:rsidP="00632E3E">
      <w:pPr>
        <w:spacing w:after="120" w:line="240" w:lineRule="auto"/>
        <w:jc w:val="both"/>
      </w:pPr>
    </w:p>
    <w:p w14:paraId="7876EC88" w14:textId="5164C4E1" w:rsidR="00E567B0" w:rsidRDefault="00B17B0C" w:rsidP="00E567B0">
      <w:pPr>
        <w:keepNext/>
        <w:spacing w:line="240" w:lineRule="auto"/>
        <w:jc w:val="center"/>
      </w:pPr>
      <w:bookmarkStart w:id="848" w:name="_Ref45642442"/>
      <w:r w:rsidRPr="00B17B0C">
        <w:t xml:space="preserve"> </w:t>
      </w:r>
      <w:commentRangeStart w:id="849"/>
      <w:commentRangeStart w:id="850"/>
      <w:r>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commentRangeEnd w:id="849"/>
      <w:r w:rsidR="007C34FB">
        <w:rPr>
          <w:rStyle w:val="CommentReference"/>
        </w:rPr>
        <w:commentReference w:id="849"/>
      </w:r>
      <w:commentRangeEnd w:id="850"/>
      <w:r w:rsidR="007C34FB">
        <w:rPr>
          <w:rStyle w:val="CommentReference"/>
        </w:rPr>
        <w:commentReference w:id="850"/>
      </w:r>
    </w:p>
    <w:p w14:paraId="2C38D67B" w14:textId="3890B20B" w:rsidR="00117C0F" w:rsidRPr="002D7DEE" w:rsidRDefault="00E567B0" w:rsidP="002D7DEE">
      <w:pPr>
        <w:pStyle w:val="Caption"/>
        <w:jc w:val="center"/>
        <w:rPr>
          <w:highlight w:val="yellow"/>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2D1873">
        <w:t>Illustration of overscale display</w:t>
      </w:r>
      <w:ins w:id="851" w:author="jonathan pritchard" w:date="2025-08-07T09:40:00Z" w16du:dateUtc="2025-08-07T08:40:00Z">
        <w:r w:rsidR="002E5DBC">
          <w:t xml:space="preserve"> </w:t>
        </w:r>
        <w:commentRangeStart w:id="852"/>
        <w:r w:rsidR="002E5DBC">
          <w:t>(MSVS=1:</w:t>
        </w:r>
      </w:ins>
      <w:ins w:id="853" w:author="jonathan pritchard" w:date="2025-08-07T09:42:00Z" w16du:dateUtc="2025-08-07T08:42:00Z">
        <w:r w:rsidR="002E5DBC">
          <w:t>12,500</w:t>
        </w:r>
      </w:ins>
      <w:ins w:id="854" w:author="jonathan pritchard" w:date="2025-08-07T09:41:00Z" w16du:dateUtc="2025-08-07T08:41:00Z">
        <w:r w:rsidR="002E5DBC">
          <w:t>)</w:t>
        </w:r>
      </w:ins>
      <w:commentRangeEnd w:id="852"/>
      <w:ins w:id="855" w:author="jonathan pritchard" w:date="2025-08-07T09:48:00Z" w16du:dateUtc="2025-08-07T08:48:00Z">
        <w:r w:rsidR="00DE1106">
          <w:rPr>
            <w:rStyle w:val="CommentReference"/>
            <w:b w:val="0"/>
          </w:rPr>
          <w:commentReference w:id="852"/>
        </w:r>
      </w:ins>
    </w:p>
    <w:bookmarkEnd w:id="848"/>
    <w:p w14:paraId="480C389F" w14:textId="5AAC567C" w:rsidR="008D10ED" w:rsidRPr="002C3AE5" w:rsidRDefault="008D10ED" w:rsidP="00AA1762">
      <w:pPr>
        <w:spacing w:after="120" w:line="240" w:lineRule="auto"/>
        <w:jc w:val="both"/>
      </w:pPr>
      <w:r w:rsidRPr="002C3AE5">
        <w:t xml:space="preserve">In this context, "grossly enlarged" and </w:t>
      </w:r>
      <w:commentRangeStart w:id="856"/>
      <w:r w:rsidRPr="002C3AE5">
        <w:t xml:space="preserve">"grossly overscale" </w:t>
      </w:r>
      <w:commentRangeEnd w:id="856"/>
      <w:r w:rsidR="008C7832">
        <w:rPr>
          <w:rStyle w:val="CommentReference"/>
        </w:rPr>
        <w:commentReference w:id="856"/>
      </w:r>
      <w:r w:rsidRPr="002C3AE5">
        <w:t xml:space="preserve">should be taken to mean that the display scale is enlarged/overscale with respect to the </w:t>
      </w:r>
      <w:proofErr w:type="spellStart"/>
      <w:r w:rsidRPr="00530F27">
        <w:rPr>
          <w:b/>
          <w:bCs/>
          <w:i/>
          <w:iCs/>
        </w:rPr>
        <w:t>maximumDisplayScale</w:t>
      </w:r>
      <w:proofErr w:type="spellEnd"/>
      <w:r w:rsidRPr="002C3AE5">
        <w:t xml:space="preserve">. For example, at the left edge </w:t>
      </w:r>
      <w:proofErr w:type="gramStart"/>
      <w:r w:rsidRPr="002C3AE5">
        <w:t>of  the</w:t>
      </w:r>
      <w:proofErr w:type="gramEnd"/>
      <w:r w:rsidRPr="002C3AE5">
        <w:t xml:space="preserve"> display</w:t>
      </w:r>
      <w:ins w:id="857" w:author="jonathan pritchard" w:date="2025-08-07T09:41:00Z" w16du:dateUtc="2025-08-07T08:41:00Z">
        <w:r w:rsidR="002E5DBC">
          <w:t>, the</w:t>
        </w:r>
      </w:ins>
      <w:r w:rsidRPr="002C3AE5">
        <w:t xml:space="preserve"> scale of 1</w:t>
      </w:r>
      <w:ins w:id="858" w:author="jonathan pritchard" w:date="2025-08-07T09:40:00Z" w16du:dateUtc="2025-08-07T08:40:00Z">
        <w:r w:rsidR="002E5DBC">
          <w:t>:</w:t>
        </w:r>
      </w:ins>
      <w:del w:id="859" w:author="jonathan pritchard" w:date="2025-08-07T09:40:00Z" w16du:dateUtc="2025-08-07T08:40:00Z">
        <w:r w:rsidRPr="002C3AE5" w:rsidDel="002E5DBC">
          <w:delText>/</w:delText>
        </w:r>
      </w:del>
      <w:r w:rsidRPr="002C3AE5">
        <w:t xml:space="preserve">12,500 is larger than the </w:t>
      </w:r>
      <w:proofErr w:type="spellStart"/>
      <w:r w:rsidRPr="00530F27">
        <w:rPr>
          <w:b/>
          <w:bCs/>
          <w:i/>
          <w:iCs/>
        </w:rPr>
        <w:t>maximumDisplayScale</w:t>
      </w:r>
      <w:proofErr w:type="spellEnd"/>
      <w:r w:rsidRPr="002C3AE5">
        <w:t xml:space="preserve"> of 1</w:t>
      </w:r>
      <w:ins w:id="860" w:author="jonathan pritchard" w:date="2025-08-07T09:40:00Z" w16du:dateUtc="2025-08-07T08:40:00Z">
        <w:r w:rsidR="002E5DBC">
          <w:t>:</w:t>
        </w:r>
      </w:ins>
      <w:del w:id="861" w:author="jonathan pritchard" w:date="2025-08-07T09:40:00Z" w16du:dateUtc="2025-08-07T08:40:00Z">
        <w:r w:rsidRPr="002C3AE5" w:rsidDel="002E5DBC">
          <w:delText>/</w:delText>
        </w:r>
      </w:del>
      <w:r w:rsidRPr="002C3AE5">
        <w:t>50,000, and so the overscale pattern is required.</w:t>
      </w:r>
    </w:p>
    <w:p w14:paraId="0A578FEC" w14:textId="0ACDA125" w:rsidR="00A36BF3" w:rsidRPr="002C3AE5" w:rsidRDefault="002A10D2" w:rsidP="00AA1762">
      <w:pPr>
        <w:spacing w:after="120" w:line="240" w:lineRule="auto"/>
        <w:jc w:val="both"/>
      </w:pPr>
      <w:r w:rsidRPr="002C3AE5">
        <w:t>Note that in this situation the OVERSC01</w:t>
      </w:r>
      <w:r w:rsidR="00546445" w:rsidRPr="002C3AE5">
        <w:t xml:space="preserve"> area fill</w:t>
      </w:r>
      <w:r w:rsidRPr="002C3AE5">
        <w:t xml:space="preserve"> should only be shown on the area compiled from the smaller scale ENC.  If the area from the larger scale ENC is also overscale, this should be indicated</w:t>
      </w:r>
      <w:r w:rsidR="00F20069">
        <w:t xml:space="preserve"> only</w:t>
      </w:r>
      <w:r w:rsidRPr="002C3AE5">
        <w:t xml:space="preserve"> by the "overscale indication". The OVERSC01</w:t>
      </w:r>
      <w:r w:rsidR="00546445" w:rsidRPr="002C3AE5">
        <w:t xml:space="preserve"> area fill</w:t>
      </w:r>
      <w:r w:rsidRPr="002C3AE5">
        <w:t xml:space="preserve"> should not be shown on the part of the display taken from the larger scale ENC</w:t>
      </w:r>
      <w:r w:rsidR="008972A2" w:rsidRPr="002C3AE5">
        <w:t xml:space="preserve"> </w:t>
      </w:r>
    </w:p>
    <w:p w14:paraId="485851D7" w14:textId="0FB9BF08" w:rsidR="002A10D2" w:rsidRPr="00D76083" w:rsidRDefault="002A10D2" w:rsidP="00AA1762">
      <w:pPr>
        <w:spacing w:after="120" w:line="240" w:lineRule="auto"/>
        <w:jc w:val="both"/>
      </w:pPr>
      <w:r w:rsidRPr="002D7DEE">
        <w:t xml:space="preserve">For </w:t>
      </w:r>
      <w:proofErr w:type="gramStart"/>
      <w:r w:rsidRPr="002D7DEE">
        <w:t>example</w:t>
      </w:r>
      <w:proofErr w:type="gramEnd"/>
      <w:r w:rsidRPr="002D7DEE">
        <w:t xml:space="preserve"> if the display scale </w:t>
      </w:r>
      <w:r w:rsidR="00513917" w:rsidRPr="002D7DEE">
        <w:t>(MSVS) 1:3,500 is selected,</w:t>
      </w:r>
      <w:r w:rsidRPr="002D7DEE">
        <w:t xml:space="preserve"> the area of </w:t>
      </w:r>
      <w:proofErr w:type="spellStart"/>
      <w:r w:rsidR="009A279C" w:rsidRPr="00530F27">
        <w:rPr>
          <w:b/>
          <w:bCs/>
          <w:i/>
          <w:iCs/>
        </w:rPr>
        <w:t>optimum</w:t>
      </w:r>
      <w:r w:rsidR="00117C0F" w:rsidRPr="00530F27">
        <w:rPr>
          <w:b/>
          <w:bCs/>
          <w:i/>
          <w:iCs/>
        </w:rPr>
        <w:t>D</w:t>
      </w:r>
      <w:r w:rsidR="009A279C" w:rsidRPr="00530F27">
        <w:rPr>
          <w:b/>
          <w:bCs/>
          <w:i/>
          <w:iCs/>
        </w:rPr>
        <w:t>isplay</w:t>
      </w:r>
      <w:r w:rsidR="00117C0F" w:rsidRPr="00530F27">
        <w:rPr>
          <w:b/>
          <w:bCs/>
          <w:i/>
          <w:iCs/>
        </w:rPr>
        <w:t>S</w:t>
      </w:r>
      <w:r w:rsidR="009A279C" w:rsidRPr="00530F27">
        <w:rPr>
          <w:b/>
          <w:bCs/>
          <w:i/>
          <w:iCs/>
        </w:rPr>
        <w:t>cale</w:t>
      </w:r>
      <w:proofErr w:type="spellEnd"/>
      <w:r w:rsidR="009A279C" w:rsidRPr="002D7DEE" w:rsidDel="009A279C">
        <w:t xml:space="preserve"> </w:t>
      </w:r>
      <w:r w:rsidRPr="002D7DEE">
        <w:t>1</w:t>
      </w:r>
      <w:r w:rsidR="00513917" w:rsidRPr="002D7DEE">
        <w:t>:</w:t>
      </w:r>
      <w:r w:rsidRPr="002D7DEE">
        <w:t>12,500 would have an overscale indication of X 3.6 but would have no OVERSC01</w:t>
      </w:r>
      <w:r w:rsidR="00214FE6" w:rsidRPr="002D7DEE">
        <w:t xml:space="preserve"> area fill</w:t>
      </w:r>
      <w:r w:rsidRPr="002D7DEE">
        <w:t>.</w:t>
      </w:r>
    </w:p>
    <w:p w14:paraId="72BD321A" w14:textId="2C827F5A" w:rsidR="002A10D2" w:rsidRPr="00450770" w:rsidRDefault="002A10D2" w:rsidP="00C8687E">
      <w:pPr>
        <w:pStyle w:val="Heading3"/>
      </w:pPr>
      <w:bookmarkStart w:id="862" w:name="_Ref49483424"/>
      <w:bookmarkStart w:id="863" w:name="_Toc194067114"/>
      <w:commentRangeStart w:id="864"/>
      <w:commentRangeStart w:id="865"/>
      <w:commentRangeStart w:id="866"/>
      <w:r w:rsidRPr="00450770">
        <w:t xml:space="preserve">Larger </w:t>
      </w:r>
      <w:r w:rsidR="0029068F" w:rsidRPr="00450770">
        <w:t>s</w:t>
      </w:r>
      <w:r w:rsidRPr="00450770">
        <w:t xml:space="preserve">cale </w:t>
      </w:r>
      <w:r w:rsidR="0029068F" w:rsidRPr="00450770">
        <w:t>d</w:t>
      </w:r>
      <w:r w:rsidRPr="00450770">
        <w:t xml:space="preserve">ata </w:t>
      </w:r>
      <w:r w:rsidR="0029068F" w:rsidRPr="00450770">
        <w:t>a</w:t>
      </w:r>
      <w:r w:rsidRPr="00450770">
        <w:t>vailable</w:t>
      </w:r>
      <w:bookmarkEnd w:id="862"/>
      <w:bookmarkEnd w:id="863"/>
    </w:p>
    <w:p w14:paraId="5AFF2DFD" w14:textId="08DC2571" w:rsidR="00A36BF3" w:rsidRPr="00DE1106" w:rsidRDefault="002A10D2" w:rsidP="00AA1762">
      <w:pPr>
        <w:spacing w:after="120" w:line="240" w:lineRule="auto"/>
        <w:jc w:val="both"/>
        <w:rPr>
          <w:ins w:id="867" w:author="jonathan pritchard" w:date="2025-08-07T09:48:00Z" w16du:dateUtc="2025-08-07T08:48:00Z"/>
          <w:strike/>
          <w:rPrChange w:id="868" w:author="jonathan pritchard" w:date="2025-08-07T09:49:00Z" w16du:dateUtc="2025-08-07T08:49:00Z">
            <w:rPr>
              <w:ins w:id="869" w:author="jonathan pritchard" w:date="2025-08-07T09:48:00Z" w16du:dateUtc="2025-08-07T08:48:00Z"/>
            </w:rPr>
          </w:rPrChange>
        </w:rPr>
      </w:pPr>
      <w:r w:rsidRPr="00DE1106">
        <w:rPr>
          <w:strike/>
          <w:rPrChange w:id="870" w:author="jonathan pritchard" w:date="2025-08-07T09:49:00Z" w16du:dateUtc="2025-08-07T08:49:00Z">
            <w:rPr/>
          </w:rPrChange>
        </w:rPr>
        <w:t>As the mariner</w:t>
      </w:r>
      <w:r w:rsidR="00FD24F2" w:rsidRPr="00DE1106">
        <w:rPr>
          <w:strike/>
          <w:rPrChange w:id="871" w:author="jonathan pritchard" w:date="2025-08-07T09:49:00Z" w16du:dateUtc="2025-08-07T08:49:00Z">
            <w:rPr/>
          </w:rPrChange>
        </w:rPr>
        <w:t>’</w:t>
      </w:r>
      <w:r w:rsidRPr="00DE1106">
        <w:rPr>
          <w:strike/>
          <w:rPrChange w:id="872" w:author="jonathan pritchard" w:date="2025-08-07T09:49:00Z" w16du:dateUtc="2025-08-07T08:49:00Z">
            <w:rPr/>
          </w:rPrChange>
        </w:rPr>
        <w:t xml:space="preserve">s display window moves and begins to cover </w:t>
      </w:r>
      <w:r w:rsidR="00725AA2" w:rsidRPr="00DE1106">
        <w:rPr>
          <w:strike/>
          <w:rPrChange w:id="873" w:author="jonathan pritchard" w:date="2025-08-07T09:49:00Z" w16du:dateUtc="2025-08-07T08:49:00Z">
            <w:rPr/>
          </w:rPrChange>
        </w:rPr>
        <w:t>a data coverage feature</w:t>
      </w:r>
      <w:r w:rsidRPr="00DE1106">
        <w:rPr>
          <w:strike/>
          <w:rPrChange w:id="874" w:author="jonathan pritchard" w:date="2025-08-07T09:49:00Z" w16du:dateUtc="2025-08-07T08:49:00Z">
            <w:rPr/>
          </w:rPrChange>
        </w:rPr>
        <w:t xml:space="preserve"> that is of a larger </w:t>
      </w:r>
      <w:proofErr w:type="spellStart"/>
      <w:r w:rsidR="009A279C" w:rsidRPr="00DE1106">
        <w:rPr>
          <w:b/>
          <w:bCs/>
          <w:i/>
          <w:iCs/>
          <w:strike/>
          <w:rPrChange w:id="875" w:author="jonathan pritchard" w:date="2025-08-07T09:49:00Z" w16du:dateUtc="2025-08-07T08:49:00Z">
            <w:rPr>
              <w:b/>
              <w:bCs/>
              <w:i/>
              <w:iCs/>
            </w:rPr>
          </w:rPrChange>
        </w:rPr>
        <w:t>optimumDisplayScale</w:t>
      </w:r>
      <w:proofErr w:type="spellEnd"/>
      <w:r w:rsidRPr="00DE1106">
        <w:rPr>
          <w:strike/>
          <w:rPrChange w:id="876" w:author="jonathan pritchard" w:date="2025-08-07T09:49:00Z" w16du:dateUtc="2025-08-07T08:49:00Z">
            <w:rPr/>
          </w:rPrChange>
        </w:rPr>
        <w:t>, the ECDIS must indicate</w:t>
      </w:r>
      <w:r w:rsidR="00A36BF3" w:rsidRPr="00DE1106">
        <w:rPr>
          <w:strike/>
          <w:rPrChange w:id="877" w:author="jonathan pritchard" w:date="2025-08-07T09:49:00Z" w16du:dateUtc="2025-08-07T08:49:00Z">
            <w:rPr/>
          </w:rPrChange>
        </w:rPr>
        <w:t xml:space="preserve"> when the ship’s position enters the larger scale </w:t>
      </w:r>
      <w:r w:rsidR="00725AA2" w:rsidRPr="00DE1106">
        <w:rPr>
          <w:strike/>
          <w:rPrChange w:id="878" w:author="jonathan pritchard" w:date="2025-08-07T09:49:00Z" w16du:dateUtc="2025-08-07T08:49:00Z">
            <w:rPr/>
          </w:rPrChange>
        </w:rPr>
        <w:t>data coverage</w:t>
      </w:r>
      <w:r w:rsidR="00A36BF3" w:rsidRPr="00DE1106">
        <w:rPr>
          <w:strike/>
          <w:rPrChange w:id="879" w:author="jonathan pritchard" w:date="2025-08-07T09:49:00Z" w16du:dateUtc="2025-08-07T08:49:00Z">
            <w:rPr/>
          </w:rPrChange>
        </w:rPr>
        <w:t xml:space="preserve">, as required by </w:t>
      </w:r>
      <w:r w:rsidR="0056040E" w:rsidRPr="00DE1106">
        <w:rPr>
          <w:strike/>
          <w:rPrChange w:id="880" w:author="jonathan pritchard" w:date="2025-08-07T09:49:00Z" w16du:dateUtc="2025-08-07T08:49:00Z">
            <w:rPr/>
          </w:rPrChange>
        </w:rPr>
        <w:t>MSC.530(106)/Rev.1</w:t>
      </w:r>
      <w:r w:rsidR="00A36BF3" w:rsidRPr="00DE1106">
        <w:rPr>
          <w:strike/>
          <w:rPrChange w:id="881" w:author="jonathan pritchard" w:date="2025-08-07T09:49:00Z" w16du:dateUtc="2025-08-07T08:49:00Z">
            <w:rPr/>
          </w:rPrChange>
        </w:rPr>
        <w:t xml:space="preserve"> 6.1.2.</w:t>
      </w:r>
      <w:commentRangeEnd w:id="864"/>
      <w:r w:rsidR="006950F1" w:rsidRPr="00DE1106">
        <w:rPr>
          <w:rStyle w:val="CommentReference"/>
          <w:strike/>
          <w:sz w:val="20"/>
          <w:lang w:val="en-GB"/>
          <w:rPrChange w:id="882" w:author="jonathan pritchard" w:date="2025-08-07T09:49:00Z" w16du:dateUtc="2025-08-07T08:49:00Z">
            <w:rPr>
              <w:rStyle w:val="CommentReference"/>
              <w:sz w:val="20"/>
              <w:lang w:val="en-GB"/>
            </w:rPr>
          </w:rPrChange>
        </w:rPr>
        <w:commentReference w:id="864"/>
      </w:r>
      <w:commentRangeEnd w:id="865"/>
      <w:r w:rsidR="00DE1106">
        <w:rPr>
          <w:rStyle w:val="CommentReference"/>
        </w:rPr>
        <w:commentReference w:id="865"/>
      </w:r>
      <w:commentRangeEnd w:id="866"/>
      <w:r w:rsidR="00DE1106">
        <w:rPr>
          <w:rStyle w:val="CommentReference"/>
        </w:rPr>
        <w:commentReference w:id="866"/>
      </w:r>
    </w:p>
    <w:p w14:paraId="331417C2" w14:textId="1137CD7F" w:rsidR="00DE1106" w:rsidRPr="00450770" w:rsidRDefault="00DE1106" w:rsidP="00AA1762">
      <w:pPr>
        <w:spacing w:after="120" w:line="240" w:lineRule="auto"/>
        <w:jc w:val="both"/>
      </w:pPr>
      <w:ins w:id="883" w:author="jonathan pritchard" w:date="2025-08-07T09:48:00Z" w16du:dateUtc="2025-08-07T08:48:00Z">
        <w:r w:rsidRPr="00CF174F">
          <w:rPr>
            <w:szCs w:val="18"/>
          </w:rPr>
          <w:t xml:space="preserve">The ECDIS must provide an indication when an ENC with a larger </w:t>
        </w:r>
        <w:proofErr w:type="spellStart"/>
        <w:r w:rsidRPr="00CF174F">
          <w:rPr>
            <w:b/>
            <w:bCs/>
            <w:i/>
            <w:iCs/>
            <w:szCs w:val="18"/>
          </w:rPr>
          <w:t>optimumDisplayScale</w:t>
        </w:r>
        <w:proofErr w:type="spellEnd"/>
        <w:r w:rsidRPr="00CF174F">
          <w:rPr>
            <w:szCs w:val="18"/>
          </w:rPr>
          <w:t xml:space="preserve"> than that provided by the display is available at own ship’s position</w:t>
        </w:r>
      </w:ins>
      <w:ins w:id="884" w:author="jonathan pritchard" w:date="2025-08-07T09:49:00Z" w16du:dateUtc="2025-08-07T08:49:00Z">
        <w:r>
          <w:rPr>
            <w:szCs w:val="18"/>
          </w:rPr>
          <w:t>.</w:t>
        </w:r>
      </w:ins>
    </w:p>
    <w:p w14:paraId="1F4D25D6" w14:textId="77777777" w:rsidR="00AA1762" w:rsidRPr="00450770" w:rsidRDefault="00AA1762" w:rsidP="00AA1762">
      <w:pPr>
        <w:spacing w:after="120" w:line="240" w:lineRule="auto"/>
        <w:jc w:val="both"/>
      </w:pPr>
    </w:p>
    <w:p w14:paraId="7878CFA3" w14:textId="2CAC36FA" w:rsidR="00910006" w:rsidRPr="00450770" w:rsidRDefault="00910006" w:rsidP="00DB7CFE">
      <w:pPr>
        <w:pStyle w:val="Heading2"/>
      </w:pPr>
      <w:bookmarkStart w:id="885" w:name="_Ref49376543"/>
      <w:bookmarkStart w:id="886" w:name="_Toc194067115"/>
      <w:r w:rsidRPr="00450770">
        <w:lastRenderedPageBreak/>
        <w:t>Graphical indexes</w:t>
      </w:r>
      <w:bookmarkEnd w:id="885"/>
      <w:bookmarkEnd w:id="886"/>
    </w:p>
    <w:p w14:paraId="704627B5" w14:textId="1C88F51F" w:rsidR="00910895" w:rsidRPr="00450770" w:rsidRDefault="002A10D2" w:rsidP="00C8687E">
      <w:pPr>
        <w:pStyle w:val="Heading3"/>
      </w:pPr>
      <w:bookmarkStart w:id="887" w:name="_Ref45727559"/>
      <w:bookmarkStart w:id="888" w:name="_Toc194067116"/>
      <w:r w:rsidRPr="00450770">
        <w:t xml:space="preserve">Graphical </w:t>
      </w:r>
      <w:r w:rsidR="0029068F" w:rsidRPr="00450770">
        <w:t>i</w:t>
      </w:r>
      <w:r w:rsidRPr="00450770">
        <w:t>ndex</w:t>
      </w:r>
      <w:r w:rsidR="00910895" w:rsidRPr="00450770">
        <w:t>es</w:t>
      </w:r>
      <w:r w:rsidRPr="00450770">
        <w:t xml:space="preserve"> of </w:t>
      </w:r>
      <w:r w:rsidR="00FA3CC0" w:rsidRPr="00450770">
        <w:t>ENCs</w:t>
      </w:r>
      <w:bookmarkEnd w:id="887"/>
      <w:bookmarkEnd w:id="888"/>
    </w:p>
    <w:p w14:paraId="1A519016" w14:textId="52024ADB" w:rsidR="00D66CA5" w:rsidRPr="00B77A92" w:rsidRDefault="00910895" w:rsidP="00AA1762">
      <w:pPr>
        <w:spacing w:after="120" w:line="240" w:lineRule="auto"/>
        <w:jc w:val="both"/>
      </w:pPr>
      <w:r w:rsidRPr="00B77A92">
        <w:t xml:space="preserve">The system </w:t>
      </w:r>
      <w:r w:rsidR="00C8687E" w:rsidRPr="00B77A92">
        <w:rPr>
          <w:b/>
          <w:bCs/>
        </w:rPr>
        <w:t xml:space="preserve">must </w:t>
      </w:r>
      <w:r w:rsidRPr="00B77A92">
        <w:t>be capable of displaying a graphical index of ENC</w:t>
      </w:r>
      <w:r w:rsidR="00D66CA5" w:rsidRPr="00B77A92">
        <w:t>s</w:t>
      </w:r>
      <w:r w:rsidR="00D66CA5" w:rsidRPr="00B77A92">
        <w:rPr>
          <w:strike/>
        </w:rPr>
        <w:t xml:space="preserve">. </w:t>
      </w:r>
    </w:p>
    <w:p w14:paraId="5E933842" w14:textId="6716CA5D" w:rsidR="00C46349" w:rsidRDefault="00D66CA5" w:rsidP="00AA1762">
      <w:pPr>
        <w:spacing w:after="120" w:line="240" w:lineRule="auto"/>
        <w:jc w:val="both"/>
      </w:pPr>
      <w:r w:rsidRPr="00450770">
        <w:t xml:space="preserve">All </w:t>
      </w:r>
      <w:r w:rsidRPr="00B77A92">
        <w:t>d</w:t>
      </w:r>
      <w:r w:rsidRPr="00450770">
        <w:t xml:space="preserve">atasets </w:t>
      </w:r>
      <w:r w:rsidR="00A2747F" w:rsidRPr="00B77A92">
        <w:t xml:space="preserve">installed on the system </w:t>
      </w:r>
      <w:r w:rsidR="00C8687E" w:rsidRPr="00B77A92">
        <w:t>must</w:t>
      </w:r>
      <w:r w:rsidR="00AF6AD6" w:rsidRPr="00B77A92">
        <w:t xml:space="preserve"> </w:t>
      </w:r>
      <w:r w:rsidR="00A2747F" w:rsidRPr="00B77A92">
        <w:t xml:space="preserve">be included in the graphical index. </w:t>
      </w:r>
    </w:p>
    <w:p w14:paraId="3B0383E9" w14:textId="764BF854" w:rsidR="004F0771" w:rsidRPr="00B77A92" w:rsidRDefault="004F0771" w:rsidP="00AA1762">
      <w:pPr>
        <w:spacing w:after="120" w:line="240" w:lineRule="auto"/>
        <w:jc w:val="both"/>
      </w:pPr>
      <w:r>
        <w:t>Additionally:</w:t>
      </w:r>
    </w:p>
    <w:p w14:paraId="58B07EC9" w14:textId="26934A6F" w:rsidR="00A36BF3" w:rsidRDefault="00D66CA5" w:rsidP="00A36BF3">
      <w:pPr>
        <w:pStyle w:val="ListParagraph"/>
        <w:numPr>
          <w:ilvl w:val="0"/>
          <w:numId w:val="157"/>
        </w:numPr>
        <w:spacing w:after="120" w:line="240" w:lineRule="auto"/>
        <w:jc w:val="both"/>
      </w:pPr>
      <w:r w:rsidRPr="00826214">
        <w:t xml:space="preserve">ENC </w:t>
      </w:r>
      <w:r w:rsidR="00A2747F" w:rsidRPr="00826214">
        <w:t>Discovery</w:t>
      </w:r>
      <w:r w:rsidR="00A2747F" w:rsidRPr="00B77A92">
        <w:t xml:space="preserve"> metadata from </w:t>
      </w:r>
      <w:r w:rsidR="007B6A6F" w:rsidRPr="00B77A92">
        <w:t>E</w:t>
      </w:r>
      <w:r w:rsidR="00A2747F" w:rsidRPr="00B77A92">
        <w:t xml:space="preserve">xchange </w:t>
      </w:r>
      <w:r w:rsidR="007B6A6F" w:rsidRPr="00B77A92">
        <w:t>C</w:t>
      </w:r>
      <w:r w:rsidR="00A2747F" w:rsidRPr="00B77A92">
        <w:t xml:space="preserve">atalogue files in </w:t>
      </w:r>
      <w:r w:rsidR="007B6A6F" w:rsidRPr="00B77A92">
        <w:t>E</w:t>
      </w:r>
      <w:r w:rsidR="00A2747F" w:rsidRPr="00B77A92">
        <w:t xml:space="preserve">xchange </w:t>
      </w:r>
      <w:r w:rsidR="007B6A6F" w:rsidRPr="00B77A92">
        <w:t>S</w:t>
      </w:r>
      <w:r w:rsidR="00A2747F" w:rsidRPr="00B77A92">
        <w:t>ets</w:t>
      </w:r>
    </w:p>
    <w:p w14:paraId="4035F0F2" w14:textId="7B9B42A9" w:rsidR="00826214" w:rsidRDefault="00A36BF3" w:rsidP="002D7DEE">
      <w:pPr>
        <w:pStyle w:val="ListParagraph"/>
        <w:numPr>
          <w:ilvl w:val="0"/>
          <w:numId w:val="157"/>
        </w:numPr>
        <w:spacing w:after="120" w:line="240" w:lineRule="auto"/>
        <w:jc w:val="both"/>
      </w:pPr>
      <w:r>
        <w:t>I</w:t>
      </w:r>
      <w:r w:rsidR="00D66CA5" w:rsidRPr="00B77A92">
        <w:t xml:space="preserve">nstalled </w:t>
      </w:r>
      <w:r w:rsidR="00C46349" w:rsidRPr="00450770">
        <w:t xml:space="preserve">S-128 </w:t>
      </w:r>
      <w:r w:rsidR="00D66CA5" w:rsidRPr="00450770">
        <w:t>datasets</w:t>
      </w:r>
      <w:r w:rsidR="00826214">
        <w:t xml:space="preserve"> </w:t>
      </w:r>
      <w:r w:rsidR="004F0771">
        <w:t xml:space="preserve">(data which may be available, but which is not installed) </w:t>
      </w:r>
      <w:r>
        <w:t>m</w:t>
      </w:r>
      <w:r w:rsidR="00AF6AD6" w:rsidRPr="00B77A92">
        <w:t>ay</w:t>
      </w:r>
      <w:r w:rsidR="00D66CA5" w:rsidRPr="00450770">
        <w:t xml:space="preserve"> </w:t>
      </w:r>
      <w:r w:rsidR="00A2747F" w:rsidRPr="00B77A92">
        <w:t>be used</w:t>
      </w:r>
      <w:r w:rsidR="00F65057" w:rsidRPr="00B812CA">
        <w:t xml:space="preserve"> </w:t>
      </w:r>
      <w:r>
        <w:t xml:space="preserve">to generate ENC graphical index </w:t>
      </w:r>
      <w:proofErr w:type="gramStart"/>
      <w:r w:rsidR="00D66CA5" w:rsidRPr="00B812CA">
        <w:t>as long as</w:t>
      </w:r>
      <w:proofErr w:type="gramEnd"/>
      <w:r w:rsidR="00D66CA5" w:rsidRPr="00B812CA">
        <w:t xml:space="preserve"> the graphical </w:t>
      </w:r>
      <w:r w:rsidR="00D66CA5" w:rsidRPr="00D76083">
        <w:t xml:space="preserve">index </w:t>
      </w:r>
      <w:r w:rsidR="00F65057" w:rsidRPr="00D76083">
        <w:t>distinguish</w:t>
      </w:r>
      <w:r w:rsidR="00D66CA5" w:rsidRPr="00D76083">
        <w:t>es them</w:t>
      </w:r>
      <w:r w:rsidR="00F65057" w:rsidRPr="00D76083">
        <w:t xml:space="preserve"> from </w:t>
      </w:r>
      <w:r w:rsidRPr="00D76083">
        <w:t xml:space="preserve">the </w:t>
      </w:r>
      <w:r w:rsidR="00F65057" w:rsidRPr="00D76083">
        <w:t>data</w:t>
      </w:r>
      <w:r w:rsidR="00D66CA5" w:rsidRPr="00D76083">
        <w:t>sets</w:t>
      </w:r>
      <w:r w:rsidR="00F65057" w:rsidRPr="00D76083">
        <w:t xml:space="preserve"> installed on the system</w:t>
      </w:r>
      <w:r w:rsidR="00D66CA5" w:rsidRPr="00D76083">
        <w:t>.</w:t>
      </w:r>
      <w:r w:rsidRPr="00D76083">
        <w:t xml:space="preserve"> </w:t>
      </w:r>
    </w:p>
    <w:p w14:paraId="1D072915" w14:textId="0E595265" w:rsidR="003937A2" w:rsidRPr="00D76083" w:rsidRDefault="003937A2" w:rsidP="00826214">
      <w:pPr>
        <w:spacing w:after="120" w:line="240" w:lineRule="auto"/>
        <w:jc w:val="both"/>
      </w:pPr>
      <w:r w:rsidRPr="00D76083">
        <w:t xml:space="preserve">The description of dataset extents in </w:t>
      </w:r>
      <w:r w:rsidR="00A36BF3" w:rsidRPr="00D76083">
        <w:t xml:space="preserve">S-101 </w:t>
      </w:r>
      <w:r w:rsidRPr="00D76083">
        <w:t xml:space="preserve">ENC discovery metadata in exchange catalogue files uses a fixed format, described </w:t>
      </w:r>
      <w:r w:rsidRPr="00A74A4F">
        <w:t xml:space="preserve">in Appendix </w:t>
      </w:r>
      <w:r w:rsidR="00A74A4F" w:rsidRPr="00530F27">
        <w:t>F</w:t>
      </w:r>
      <w:r w:rsidRPr="00A74A4F">
        <w:t>.</w:t>
      </w:r>
    </w:p>
    <w:p w14:paraId="7B7C4C8E" w14:textId="13BAB00E" w:rsidR="00A36BF3" w:rsidRPr="00450770" w:rsidRDefault="00A36BF3">
      <w:pPr>
        <w:spacing w:after="120" w:line="240" w:lineRule="auto"/>
      </w:pPr>
      <w:r w:rsidRPr="00D76083">
        <w:t xml:space="preserve">It must be possible to individually select the display of </w:t>
      </w:r>
      <w:r w:rsidR="00AA76AA">
        <w:t xml:space="preserve">the graphical index entries for the </w:t>
      </w:r>
      <w:r w:rsidRPr="00D76083">
        <w:t>installed S-57 and S-101 ENCs. The display of each data product must be differentiated.</w:t>
      </w:r>
    </w:p>
    <w:p w14:paraId="55BAFFA5" w14:textId="77777777" w:rsidR="00EC17AE" w:rsidRPr="00450770" w:rsidRDefault="00EC17AE" w:rsidP="00B812CA">
      <w:pPr>
        <w:spacing w:after="120" w:line="240" w:lineRule="auto"/>
      </w:pPr>
    </w:p>
    <w:p w14:paraId="570B89FF" w14:textId="3282D785" w:rsidR="00AF63FF" w:rsidRDefault="00AF63FF" w:rsidP="00226D98">
      <w:pPr>
        <w:pStyle w:val="Heading3"/>
      </w:pPr>
      <w:bookmarkStart w:id="889" w:name="_Ref45727563"/>
      <w:bookmarkStart w:id="890" w:name="_Toc194067117"/>
      <w:r w:rsidRPr="00450770">
        <w:t>Graphical indexes of other S-100 products</w:t>
      </w:r>
      <w:bookmarkEnd w:id="889"/>
      <w:bookmarkEnd w:id="890"/>
    </w:p>
    <w:p w14:paraId="68FD5F3A" w14:textId="58BC70D5" w:rsidR="00377E3F" w:rsidRPr="00E567B0" w:rsidRDefault="00A4022E" w:rsidP="002D7DEE">
      <w:pPr>
        <w:rPr>
          <w:strike/>
        </w:rPr>
      </w:pPr>
      <w:r w:rsidRPr="00E567B0">
        <w:t xml:space="preserve">The ECDIS must additionally implement a capability for displaying graphical indexes of S-102 and S-104 data products, and </w:t>
      </w:r>
      <w:r w:rsidR="00AF63FF" w:rsidRPr="00E567B0">
        <w:t xml:space="preserve">may implement a graphical index of </w:t>
      </w:r>
      <w:r w:rsidRPr="00E567B0">
        <w:t xml:space="preserve">other </w:t>
      </w:r>
      <w:r w:rsidR="00AF63FF" w:rsidRPr="00E567B0">
        <w:t>non-ENC data products</w:t>
      </w:r>
    </w:p>
    <w:p w14:paraId="12298C92" w14:textId="4500BE75" w:rsidR="00A4022E" w:rsidRDefault="00377E3F" w:rsidP="007B6A6F">
      <w:pPr>
        <w:spacing w:after="120" w:line="240" w:lineRule="auto"/>
        <w:jc w:val="both"/>
      </w:pPr>
      <w:r w:rsidRPr="00E567B0">
        <w:t>If the system displays graphical indexes for different products simultaneously</w:t>
      </w:r>
      <w:r w:rsidR="00A4022E" w:rsidRPr="00E567B0">
        <w:t xml:space="preserve"> it must be possible to individually select the display of each supported data product. </w:t>
      </w:r>
      <w:commentRangeStart w:id="891"/>
      <w:r w:rsidR="00A4022E" w:rsidRPr="00E567B0">
        <w:t>The display of each supported dat</w:t>
      </w:r>
      <w:r w:rsidR="00F52FB0">
        <w:t>a</w:t>
      </w:r>
      <w:r w:rsidR="00A4022E" w:rsidRPr="00E567B0">
        <w:t xml:space="preserve"> product shall be differentiated</w:t>
      </w:r>
      <w:commentRangeEnd w:id="891"/>
      <w:r w:rsidR="000F7D72">
        <w:rPr>
          <w:rStyle w:val="CommentReference"/>
        </w:rPr>
        <w:commentReference w:id="891"/>
      </w:r>
      <w:r w:rsidR="00A4022E" w:rsidRPr="00E567B0">
        <w:t>.</w:t>
      </w:r>
    </w:p>
    <w:p w14:paraId="22856E97" w14:textId="6B27E20D" w:rsidR="00910006" w:rsidRPr="00B77A92" w:rsidRDefault="00910006" w:rsidP="00DB7CFE">
      <w:pPr>
        <w:pStyle w:val="Heading2"/>
      </w:pPr>
      <w:bookmarkStart w:id="892" w:name="_Toc187673070"/>
      <w:bookmarkStart w:id="893" w:name="_Toc187673302"/>
      <w:bookmarkStart w:id="894" w:name="_Toc188368657"/>
      <w:bookmarkStart w:id="895" w:name="_Toc188621859"/>
      <w:bookmarkStart w:id="896" w:name="_Toc188950440"/>
      <w:bookmarkStart w:id="897" w:name="_Toc188968356"/>
      <w:bookmarkStart w:id="898" w:name="_Toc188968581"/>
      <w:bookmarkStart w:id="899" w:name="_Toc175130216"/>
      <w:bookmarkStart w:id="900" w:name="_Toc175130217"/>
      <w:bookmarkStart w:id="901" w:name="_Toc194067118"/>
      <w:bookmarkEnd w:id="892"/>
      <w:bookmarkEnd w:id="893"/>
      <w:bookmarkEnd w:id="894"/>
      <w:bookmarkEnd w:id="895"/>
      <w:bookmarkEnd w:id="896"/>
      <w:bookmarkEnd w:id="897"/>
      <w:bookmarkEnd w:id="898"/>
      <w:bookmarkEnd w:id="899"/>
      <w:bookmarkEnd w:id="900"/>
      <w:r w:rsidRPr="00B77A92">
        <w:t>Limits of data</w:t>
      </w:r>
      <w:bookmarkEnd w:id="901"/>
    </w:p>
    <w:p w14:paraId="1971E9CE" w14:textId="0B2AE818" w:rsidR="00115385" w:rsidRPr="00450770" w:rsidRDefault="007B18E6" w:rsidP="00115385">
      <w:pPr>
        <w:pStyle w:val="Heading3"/>
      </w:pPr>
      <w:bookmarkStart w:id="902" w:name="_Ref45730411"/>
      <w:bookmarkStart w:id="903" w:name="_Toc194067119"/>
      <w:r w:rsidRPr="00450770">
        <w:t xml:space="preserve">ENC </w:t>
      </w:r>
      <w:r w:rsidR="00115385" w:rsidRPr="00450770">
        <w:t>No data areas</w:t>
      </w:r>
      <w:bookmarkEnd w:id="902"/>
      <w:bookmarkEnd w:id="903"/>
    </w:p>
    <w:p w14:paraId="7C79065A" w14:textId="2BD46F45" w:rsidR="006577E0" w:rsidRPr="00D76083" w:rsidRDefault="006577E0" w:rsidP="00115385">
      <w:pPr>
        <w:spacing w:after="120" w:line="240" w:lineRule="auto"/>
        <w:jc w:val="both"/>
      </w:pPr>
      <w:r w:rsidRPr="00450770">
        <w:t xml:space="preserve">The ECDIS must fill any areas in which there is no </w:t>
      </w:r>
      <w:r w:rsidRPr="00D76083">
        <w:t xml:space="preserve">installed ENC coverage using area pattern NODATA03, using colour token NODTA. These areas are defined as no data areas. </w:t>
      </w:r>
    </w:p>
    <w:p w14:paraId="5EE7E8E2" w14:textId="5D850966" w:rsidR="00115385" w:rsidRPr="00D76083" w:rsidRDefault="006577E0" w:rsidP="00115385">
      <w:pPr>
        <w:spacing w:after="120" w:line="240" w:lineRule="auto"/>
        <w:jc w:val="both"/>
      </w:pPr>
      <w:r w:rsidRPr="00D76083">
        <w:t>The</w:t>
      </w:r>
      <w:r w:rsidR="00115385" w:rsidRPr="00D76083">
        <w:t xml:space="preserve"> indication </w:t>
      </w:r>
      <w:r w:rsidR="00115385" w:rsidRPr="00D76083">
        <w:rPr>
          <w:b/>
          <w:bCs/>
        </w:rPr>
        <w:t>"</w:t>
      </w:r>
      <w:bookmarkStart w:id="904" w:name="_Hlk188952838"/>
      <w:r w:rsidR="007763CD">
        <w:rPr>
          <w:b/>
          <w:bCs/>
          <w:i/>
          <w:iCs/>
        </w:rPr>
        <w:t>No ENC Available</w:t>
      </w:r>
      <w:r w:rsidR="00115385" w:rsidRPr="00D76083">
        <w:t xml:space="preserve">" </w:t>
      </w:r>
      <w:r w:rsidRPr="00D76083">
        <w:t xml:space="preserve">must </w:t>
      </w:r>
      <w:bookmarkEnd w:id="904"/>
      <w:r w:rsidRPr="00D76083">
        <w:t>be shown</w:t>
      </w:r>
      <w:r w:rsidR="00115385" w:rsidRPr="00D76083">
        <w:t xml:space="preserve"> if the display includes</w:t>
      </w:r>
      <w:r w:rsidRPr="00D76083">
        <w:t xml:space="preserve"> areas in which there are</w:t>
      </w:r>
      <w:r w:rsidR="00115385" w:rsidRPr="00D76083">
        <w:t xml:space="preserve"> waters </w:t>
      </w:r>
      <w:r w:rsidRPr="00D76083">
        <w:t>with</w:t>
      </w:r>
      <w:r w:rsidR="00115385" w:rsidRPr="00D76083">
        <w:t xml:space="preserve"> no ENCs </w:t>
      </w:r>
      <w:r w:rsidRPr="00D76083">
        <w:t>installed</w:t>
      </w:r>
      <w:r w:rsidR="004A6E2D">
        <w:t>.</w:t>
      </w:r>
      <w:r w:rsidR="001A3949" w:rsidRPr="00D76083">
        <w:t xml:space="preserve"> </w:t>
      </w:r>
    </w:p>
    <w:p w14:paraId="40BB63AA" w14:textId="5E8D3639" w:rsidR="00115385" w:rsidRPr="00450770" w:rsidRDefault="00115385" w:rsidP="00115385">
      <w:pPr>
        <w:spacing w:after="120" w:line="240" w:lineRule="auto"/>
        <w:jc w:val="both"/>
      </w:pPr>
      <w:r w:rsidRPr="00D76083">
        <w:t xml:space="preserve">An indication that the mariner must </w:t>
      </w:r>
      <w:r w:rsidRPr="00D81E16">
        <w:rPr>
          <w:highlight w:val="yellow"/>
          <w:rPrChange w:id="905" w:author="jonathan pritchard" w:date="2025-09-09T14:56:00Z" w16du:dateUtc="2025-09-09T13:56:00Z">
            <w:rPr/>
          </w:rPrChange>
        </w:rPr>
        <w:t xml:space="preserve">refer to the official </w:t>
      </w:r>
      <w:commentRangeStart w:id="906"/>
      <w:r w:rsidRPr="00D81E16">
        <w:rPr>
          <w:highlight w:val="yellow"/>
          <w:rPrChange w:id="907" w:author="jonathan pritchard" w:date="2025-09-09T14:56:00Z" w16du:dateUtc="2025-09-09T13:56:00Z">
            <w:rPr/>
          </w:rPrChange>
        </w:rPr>
        <w:t>chart</w:t>
      </w:r>
      <w:commentRangeEnd w:id="906"/>
      <w:r w:rsidR="00D81E16">
        <w:rPr>
          <w:rStyle w:val="CommentReference"/>
        </w:rPr>
        <w:commentReference w:id="906"/>
      </w:r>
      <w:r w:rsidRPr="00D76083">
        <w:t xml:space="preserve"> </w:t>
      </w:r>
      <w:r w:rsidR="006577E0" w:rsidRPr="00D76083">
        <w:t>must also</w:t>
      </w:r>
      <w:r w:rsidRPr="00D76083">
        <w:t xml:space="preserve"> be given whenever line style NONHODAT appears on the display, or whenever the display is comprised of other</w:t>
      </w:r>
      <w:r w:rsidRPr="00B812CA">
        <w:t xml:space="preserve"> than ENC data</w:t>
      </w:r>
      <w:r w:rsidR="006577E0" w:rsidRPr="00450770">
        <w:t xml:space="preserve"> </w:t>
      </w:r>
      <w:r w:rsidR="00A4022E">
        <w:t xml:space="preserve">as specified by Section </w:t>
      </w:r>
      <w:r w:rsidR="00A4022E">
        <w:fldChar w:fldCharType="begin"/>
      </w:r>
      <w:r w:rsidR="00A4022E">
        <w:instrText xml:space="preserve"> REF _Ref179768848 \r \h </w:instrText>
      </w:r>
      <w:r w:rsidR="00A4022E">
        <w:fldChar w:fldCharType="separate"/>
      </w:r>
      <w:r w:rsidR="00D76083">
        <w:t>9.1.1</w:t>
      </w:r>
      <w:r w:rsidR="00A4022E">
        <w:fldChar w:fldCharType="end"/>
      </w:r>
      <w:r w:rsidRPr="00450770">
        <w:t>.</w:t>
      </w:r>
    </w:p>
    <w:p w14:paraId="4DC1DFAF" w14:textId="4CC863CF" w:rsidR="002A10D2" w:rsidRPr="00D76083" w:rsidRDefault="002A10D2" w:rsidP="00226D98">
      <w:pPr>
        <w:pStyle w:val="Heading3"/>
      </w:pPr>
      <w:bookmarkStart w:id="908" w:name="_Toc194067120"/>
      <w:r w:rsidRPr="00D76083">
        <w:t xml:space="preserve">Limit of </w:t>
      </w:r>
      <w:r w:rsidR="00CF6F82">
        <w:t>official</w:t>
      </w:r>
      <w:r w:rsidRPr="00D76083">
        <w:t xml:space="preserve"> </w:t>
      </w:r>
      <w:r w:rsidR="004B305C" w:rsidRPr="00D76083">
        <w:t xml:space="preserve">S-101 </w:t>
      </w:r>
      <w:r w:rsidRPr="00D76083">
        <w:t>data</w:t>
      </w:r>
      <w:r w:rsidR="004B305C" w:rsidRPr="00D76083">
        <w:t xml:space="preserve"> and </w:t>
      </w:r>
      <w:proofErr w:type="spellStart"/>
      <w:proofErr w:type="gramStart"/>
      <w:r w:rsidR="00CF6F82">
        <w:t>non official</w:t>
      </w:r>
      <w:proofErr w:type="spellEnd"/>
      <w:proofErr w:type="gramEnd"/>
      <w:r w:rsidR="00CF6F82">
        <w:t xml:space="preserve"> S-101 </w:t>
      </w:r>
      <w:r w:rsidR="004B305C" w:rsidRPr="00D76083">
        <w:t>data</w:t>
      </w:r>
      <w:r w:rsidR="00C1640C" w:rsidRPr="00D76083">
        <w:t xml:space="preserve"> </w:t>
      </w:r>
      <w:bookmarkEnd w:id="908"/>
    </w:p>
    <w:p w14:paraId="21AF0B2D" w14:textId="55F81F14" w:rsidR="002A10D2" w:rsidRPr="00D76083" w:rsidRDefault="002A10D2" w:rsidP="0008472D">
      <w:pPr>
        <w:spacing w:after="120" w:line="240" w:lineRule="auto"/>
        <w:jc w:val="both"/>
      </w:pPr>
      <w:r w:rsidRPr="00D76083">
        <w:t xml:space="preserve">The </w:t>
      </w:r>
      <w:r w:rsidR="009F52AF" w:rsidRPr="00D76083">
        <w:t>limit</w:t>
      </w:r>
      <w:r w:rsidRPr="00D76083">
        <w:t xml:space="preserve"> of </w:t>
      </w:r>
      <w:r w:rsidR="00CF6F82">
        <w:t>official</w:t>
      </w:r>
      <w:r w:rsidR="00CF6F82" w:rsidRPr="00D76083">
        <w:t xml:space="preserve"> </w:t>
      </w:r>
      <w:r w:rsidR="004B305C" w:rsidRPr="00D76083">
        <w:t>S-101</w:t>
      </w:r>
      <w:r w:rsidRPr="00D76083">
        <w:t xml:space="preserve"> data on th</w:t>
      </w:r>
      <w:r w:rsidR="00FA3CC0" w:rsidRPr="00D76083">
        <w:t>e</w:t>
      </w:r>
      <w:r w:rsidRPr="00D76083">
        <w:t xml:space="preserve"> graphical index defines the limit of </w:t>
      </w:r>
      <w:r w:rsidR="00CF6F82">
        <w:t>official</w:t>
      </w:r>
      <w:r w:rsidR="00CF6F82" w:rsidRPr="00D76083">
        <w:t xml:space="preserve"> </w:t>
      </w:r>
      <w:r w:rsidRPr="00D76083">
        <w:t>ENC coverage.</w:t>
      </w:r>
      <w:r w:rsidR="008F1A27" w:rsidRPr="00D76083">
        <w:t xml:space="preserve"> The definition of </w:t>
      </w:r>
      <w:r w:rsidR="00CF6F82">
        <w:t>official</w:t>
      </w:r>
      <w:r w:rsidR="00CF6F82" w:rsidRPr="00D76083">
        <w:t xml:space="preserve"> </w:t>
      </w:r>
      <w:r w:rsidR="008F1A27" w:rsidRPr="00D76083">
        <w:t xml:space="preserve">data as opposed to </w:t>
      </w:r>
      <w:proofErr w:type="spellStart"/>
      <w:proofErr w:type="gramStart"/>
      <w:r w:rsidR="00CF6F82">
        <w:t>non official</w:t>
      </w:r>
      <w:proofErr w:type="spellEnd"/>
      <w:proofErr w:type="gramEnd"/>
      <w:r w:rsidR="00CF6F82" w:rsidRPr="00D76083">
        <w:t xml:space="preserve"> </w:t>
      </w:r>
      <w:r w:rsidR="008F1A27" w:rsidRPr="00D76083">
        <w:t xml:space="preserve">data is contained in </w:t>
      </w:r>
      <w:r w:rsidR="008F1A27" w:rsidRPr="00DF6704">
        <w:fldChar w:fldCharType="begin"/>
      </w:r>
      <w:r w:rsidR="008F1A27" w:rsidRPr="00D76083">
        <w:instrText xml:space="preserve"> REF _Ref178773055 \r \h </w:instrText>
      </w:r>
      <w:r w:rsidR="00FB5B93" w:rsidRPr="00D76083">
        <w:instrText xml:space="preserve"> \* MERGEFORMAT </w:instrText>
      </w:r>
      <w:r w:rsidR="008F1A27" w:rsidRPr="00DF6704">
        <w:fldChar w:fldCharType="separate"/>
      </w:r>
      <w:r w:rsidR="00FB64A7">
        <w:t>9.1.1</w:t>
      </w:r>
      <w:r w:rsidR="008F1A27" w:rsidRPr="00DF6704">
        <w:fldChar w:fldCharType="end"/>
      </w:r>
      <w:r w:rsidRPr="00D76083">
        <w:t xml:space="preserve"> </w:t>
      </w:r>
    </w:p>
    <w:p w14:paraId="39AD5C80" w14:textId="1CA767DC" w:rsidR="002A10D2" w:rsidRPr="00D76083" w:rsidRDefault="002A10D2" w:rsidP="0008472D">
      <w:pPr>
        <w:spacing w:after="120" w:line="240" w:lineRule="auto"/>
        <w:jc w:val="both"/>
      </w:pPr>
      <w:r w:rsidRPr="00D76083">
        <w:t>The appearance of the “No data” colour (</w:t>
      </w:r>
      <w:r w:rsidR="0021340E" w:rsidRPr="00D76083">
        <w:t xml:space="preserve">colour token </w:t>
      </w:r>
      <w:r w:rsidRPr="00D76083">
        <w:t xml:space="preserve">NODTA) </w:t>
      </w:r>
      <w:proofErr w:type="gramStart"/>
      <w:r w:rsidRPr="00D76083">
        <w:t>and  NODATA</w:t>
      </w:r>
      <w:proofErr w:type="gramEnd"/>
      <w:r w:rsidRPr="00D76083">
        <w:t xml:space="preserve">03 </w:t>
      </w:r>
      <w:r w:rsidR="0021340E" w:rsidRPr="00D76083">
        <w:t xml:space="preserve">area fill </w:t>
      </w:r>
      <w:r w:rsidR="00FA5784" w:rsidRPr="00D76083">
        <w:t xml:space="preserve">(see </w:t>
      </w:r>
      <w:r w:rsidR="00705A00" w:rsidRPr="00DF6704">
        <w:fldChar w:fldCharType="begin"/>
      </w:r>
      <w:r w:rsidR="00705A00" w:rsidRPr="00D76083">
        <w:instrText xml:space="preserve"> REF _Ref45730411 \r \h </w:instrText>
      </w:r>
      <w:r w:rsidR="0008472D" w:rsidRPr="00D76083">
        <w:instrText xml:space="preserve"> \* MERGEFORMAT </w:instrText>
      </w:r>
      <w:r w:rsidR="00705A00" w:rsidRPr="00DF6704">
        <w:fldChar w:fldCharType="separate"/>
      </w:r>
      <w:r w:rsidR="00FB64A7">
        <w:t>12.5.1</w:t>
      </w:r>
      <w:r w:rsidR="00705A00" w:rsidRPr="00DF6704">
        <w:fldChar w:fldCharType="end"/>
      </w:r>
      <w:r w:rsidR="00FA5784" w:rsidRPr="00D76083">
        <w:t xml:space="preserve">) </w:t>
      </w:r>
      <w:r w:rsidRPr="00D76083">
        <w:t xml:space="preserve">will indicate the end of </w:t>
      </w:r>
      <w:r w:rsidR="00CF6F82">
        <w:t>official</w:t>
      </w:r>
      <w:r w:rsidR="00CF6F82" w:rsidRPr="00D76083">
        <w:t xml:space="preserve"> </w:t>
      </w:r>
      <w:r w:rsidRPr="00D76083">
        <w:t>data.</w:t>
      </w:r>
    </w:p>
    <w:p w14:paraId="590867A2" w14:textId="1FCADF0B" w:rsidR="002A10D2" w:rsidRPr="00D76083" w:rsidRDefault="002A10D2" w:rsidP="0008472D">
      <w:pPr>
        <w:spacing w:after="120" w:line="240" w:lineRule="auto"/>
        <w:jc w:val="both"/>
      </w:pPr>
      <w:r w:rsidRPr="00D76083">
        <w:t>If non-</w:t>
      </w:r>
      <w:r w:rsidR="00CF6F82">
        <w:t>official</w:t>
      </w:r>
      <w:r w:rsidRPr="00D76083">
        <w:t xml:space="preserve"> </w:t>
      </w:r>
      <w:r w:rsidR="00775DDD" w:rsidRPr="00D76083">
        <w:t xml:space="preserve">chart </w:t>
      </w:r>
      <w:r w:rsidRPr="00D76083">
        <w:t xml:space="preserve">data is shown on the ECDIS display, its boundary </w:t>
      </w:r>
      <w:r w:rsidR="002C3002" w:rsidRPr="00D76083">
        <w:t xml:space="preserve">must </w:t>
      </w:r>
      <w:r w:rsidRPr="00D76083">
        <w:t xml:space="preserve">be </w:t>
      </w:r>
      <w:r w:rsidR="00CB20FE" w:rsidRPr="00D76083">
        <w:t>demarcated</w:t>
      </w:r>
      <w:r w:rsidRPr="00D76083">
        <w:t xml:space="preserve"> by the line</w:t>
      </w:r>
      <w:r w:rsidR="0021340E" w:rsidRPr="00D76083">
        <w:t xml:space="preserve"> </w:t>
      </w:r>
      <w:r w:rsidRPr="00D76083">
        <w:t>style NONHODAT. Note that the NONHODAT</w:t>
      </w:r>
      <w:r w:rsidR="00926B94" w:rsidRPr="00D76083">
        <w:t xml:space="preserve"> line style</w:t>
      </w:r>
      <w:r w:rsidRPr="00D76083">
        <w:t xml:space="preserve"> is a “one-sided” line and the boundary of the </w:t>
      </w:r>
      <w:proofErr w:type="spellStart"/>
      <w:proofErr w:type="gramStart"/>
      <w:r w:rsidRPr="00D76083">
        <w:t>non</w:t>
      </w:r>
      <w:r w:rsidR="00CF6F82">
        <w:t xml:space="preserve"> official</w:t>
      </w:r>
      <w:proofErr w:type="spellEnd"/>
      <w:proofErr w:type="gramEnd"/>
      <w:r w:rsidRPr="00D76083">
        <w:t xml:space="preserve"> data must be drawn according to S-101 rules to ensure that the diagonal stroke of the line is on the </w:t>
      </w:r>
      <w:proofErr w:type="spellStart"/>
      <w:proofErr w:type="gramStart"/>
      <w:r w:rsidRPr="00D76083">
        <w:t>non</w:t>
      </w:r>
      <w:r w:rsidR="00CF6F82">
        <w:t xml:space="preserve"> official</w:t>
      </w:r>
      <w:proofErr w:type="spellEnd"/>
      <w:proofErr w:type="gramEnd"/>
      <w:r w:rsidRPr="00D76083">
        <w:t xml:space="preserve"> data side of the line.</w:t>
      </w:r>
      <w:r w:rsidR="00CB20FE" w:rsidRPr="00D76083">
        <w:t xml:space="preserve"> </w:t>
      </w:r>
      <w:r w:rsidRPr="00D76083">
        <w:t xml:space="preserve">The </w:t>
      </w:r>
      <w:proofErr w:type="gramStart"/>
      <w:r w:rsidRPr="00D76083">
        <w:t>non</w:t>
      </w:r>
      <w:r w:rsidR="00CF6F82">
        <w:t xml:space="preserve"> official</w:t>
      </w:r>
      <w:proofErr w:type="gramEnd"/>
      <w:r w:rsidRPr="00D76083">
        <w:t xml:space="preserve"> data boundary </w:t>
      </w:r>
      <w:r w:rsidR="00926B94" w:rsidRPr="00D76083">
        <w:t xml:space="preserve">indicated by the </w:t>
      </w:r>
      <w:r w:rsidRPr="00D76083">
        <w:t>NONHODAT</w:t>
      </w:r>
      <w:r w:rsidR="00926B94" w:rsidRPr="00D76083">
        <w:t xml:space="preserve"> line style</w:t>
      </w:r>
      <w:r w:rsidRPr="00D76083">
        <w:t xml:space="preserve"> serves to separate </w:t>
      </w:r>
      <w:r w:rsidR="00CF6F82">
        <w:t xml:space="preserve">official </w:t>
      </w:r>
      <w:r w:rsidRPr="00D76083">
        <w:t xml:space="preserve">ENC data from </w:t>
      </w:r>
      <w:proofErr w:type="spellStart"/>
      <w:proofErr w:type="gramStart"/>
      <w:r w:rsidRPr="00D76083">
        <w:t>non</w:t>
      </w:r>
      <w:r w:rsidR="00CF6F82">
        <w:t xml:space="preserve"> official</w:t>
      </w:r>
      <w:proofErr w:type="spellEnd"/>
      <w:proofErr w:type="gramEnd"/>
      <w:r w:rsidRPr="00D76083">
        <w:t xml:space="preserve"> chart information.</w:t>
      </w:r>
    </w:p>
    <w:p w14:paraId="613CADD2" w14:textId="1D183A88" w:rsidR="00E90EC5" w:rsidRPr="00D76083" w:rsidRDefault="00E90EC5" w:rsidP="00793CB3">
      <w:pPr>
        <w:pStyle w:val="Heading3"/>
      </w:pPr>
      <w:bookmarkStart w:id="909" w:name="_Toc194067121"/>
      <w:r w:rsidRPr="00D76083">
        <w:t>Limits of other S-100 product data</w:t>
      </w:r>
      <w:bookmarkEnd w:id="909"/>
    </w:p>
    <w:p w14:paraId="5A79247B" w14:textId="26E94AFE" w:rsidR="00FB5B93" w:rsidRDefault="00FB5B93" w:rsidP="002D7DEE">
      <w:pPr>
        <w:jc w:val="both"/>
      </w:pPr>
      <w:r>
        <w:t>For all other supported data products, it must be possible for the mariner to be able to individually select for display the “no data” areas and “</w:t>
      </w:r>
      <w:proofErr w:type="gramStart"/>
      <w:r>
        <w:t>non</w:t>
      </w:r>
      <w:r w:rsidR="00CF6F82">
        <w:t xml:space="preserve"> official</w:t>
      </w:r>
      <w:proofErr w:type="gramEnd"/>
      <w:r>
        <w:t xml:space="preserve"> data” boundaries</w:t>
      </w:r>
      <w:ins w:id="910" w:author="jonathan pritchard" w:date="2025-08-07T09:56:00Z" w16du:dateUtc="2025-08-07T08:56:00Z">
        <w:r w:rsidR="007F7BF1">
          <w:t xml:space="preserve"> as defined by</w:t>
        </w:r>
      </w:ins>
      <w:ins w:id="911" w:author="jonathan pritchard" w:date="2025-08-07T09:58:00Z" w16du:dateUtc="2025-08-07T08:58:00Z">
        <w:r w:rsidR="007F7BF1">
          <w:t xml:space="preserve"> </w:t>
        </w:r>
        <w:r w:rsidR="007F7BF1">
          <w:fldChar w:fldCharType="begin"/>
        </w:r>
        <w:r w:rsidR="007F7BF1">
          <w:instrText xml:space="preserve"> REF _Ref49482794 \r \h </w:instrText>
        </w:r>
      </w:ins>
      <w:ins w:id="912" w:author="jonathan pritchard" w:date="2025-08-07T09:58:00Z" w16du:dateUtc="2025-08-07T08:58:00Z">
        <w:r w:rsidR="007F7BF1">
          <w:fldChar w:fldCharType="separate"/>
        </w:r>
        <w:r w:rsidR="007F7BF1">
          <w:t>9.1.1</w:t>
        </w:r>
        <w:r w:rsidR="007F7BF1">
          <w:fldChar w:fldCharType="end"/>
        </w:r>
      </w:ins>
      <w:ins w:id="913" w:author="jonathan pritchard" w:date="2025-08-07T09:56:00Z" w16du:dateUtc="2025-08-07T08:56:00Z">
        <w:r w:rsidR="007F7BF1">
          <w:t xml:space="preserve"> </w:t>
        </w:r>
      </w:ins>
      <w:r>
        <w:t>. The display for each supported data product must be differentiated.</w:t>
      </w:r>
    </w:p>
    <w:p w14:paraId="528E9580" w14:textId="74797A1E" w:rsidR="00FB5B93" w:rsidRPr="002D7DEE" w:rsidRDefault="00FB5B93" w:rsidP="002D7DEE">
      <w:pPr>
        <w:jc w:val="both"/>
        <w:rPr>
          <w:highlight w:val="yellow"/>
        </w:rPr>
      </w:pPr>
      <w:r>
        <w:lastRenderedPageBreak/>
        <w:t>For gridded data, the no-data area limits do not need to demarcate areas within the grid extent which are covered by fill values.</w:t>
      </w:r>
    </w:p>
    <w:p w14:paraId="09CC841A" w14:textId="52199898" w:rsidR="00A72FA4" w:rsidRPr="00450770" w:rsidRDefault="008325BE" w:rsidP="00A72FA4">
      <w:pPr>
        <w:spacing w:after="120" w:line="240" w:lineRule="auto"/>
        <w:jc w:val="both"/>
      </w:pPr>
      <w:r w:rsidRPr="00450770">
        <w:t xml:space="preserve">NOTE: </w:t>
      </w:r>
      <w:r w:rsidR="00F80433" w:rsidRPr="00450770">
        <w:t>F</w:t>
      </w:r>
      <w:r w:rsidRPr="00450770">
        <w:t xml:space="preserve">or </w:t>
      </w:r>
      <w:r w:rsidR="00F80433" w:rsidRPr="00450770">
        <w:t>some types of coverage products (for example gridded data)</w:t>
      </w:r>
      <w:r w:rsidRPr="00450770">
        <w:t xml:space="preserve">, no-data areas </w:t>
      </w:r>
      <w:r w:rsidR="00F80433" w:rsidRPr="00450770">
        <w:t>may</w:t>
      </w:r>
      <w:r w:rsidRPr="00450770">
        <w:t xml:space="preserve"> be </w:t>
      </w:r>
      <w:r w:rsidR="00F80433" w:rsidRPr="00450770">
        <w:t xml:space="preserve">easily distinguished by the lack of portrayal. </w:t>
      </w:r>
      <w:r w:rsidR="00D6305C" w:rsidRPr="00450770">
        <w:t xml:space="preserve">Nevertheless, consistent treatment of products is </w:t>
      </w:r>
      <w:r w:rsidR="00FB5B93">
        <w:t>required</w:t>
      </w:r>
      <w:r w:rsidR="00FB5B93" w:rsidRPr="00450770">
        <w:t xml:space="preserve"> </w:t>
      </w:r>
      <w:r w:rsidR="00D6305C" w:rsidRPr="00450770">
        <w:t>for the convenience of the mariner - either this clause should be implemented for all the non-ENC S-100 products, or for none of them.</w:t>
      </w:r>
      <w:r w:rsidR="00F80433" w:rsidRPr="00450770">
        <w:t xml:space="preserve"> </w:t>
      </w:r>
    </w:p>
    <w:p w14:paraId="3E065986" w14:textId="666AE9E1" w:rsidR="002A10D2" w:rsidRPr="00450770" w:rsidRDefault="002A10D2" w:rsidP="00DB7CFE">
      <w:pPr>
        <w:pStyle w:val="Heading2"/>
      </w:pPr>
      <w:bookmarkStart w:id="914" w:name="_Ref98335407"/>
      <w:bookmarkStart w:id="915" w:name="_Toc194067122"/>
      <w:r w:rsidRPr="00450770">
        <w:t>Special ECDIS chart symbols to identify unsafe depths</w:t>
      </w:r>
      <w:bookmarkEnd w:id="914"/>
      <w:bookmarkEnd w:id="915"/>
    </w:p>
    <w:p w14:paraId="14A536DC" w14:textId="59760402" w:rsidR="002A10D2" w:rsidRPr="00450770" w:rsidRDefault="002A10D2" w:rsidP="00A72FA4">
      <w:pPr>
        <w:spacing w:after="120" w:line="240" w:lineRule="auto"/>
        <w:jc w:val="both"/>
      </w:pPr>
      <w:r w:rsidRPr="00450770">
        <w:t xml:space="preserve">The ECDIS highlights four </w:t>
      </w:r>
      <w:r w:rsidR="00E40A4B">
        <w:t>concepts</w:t>
      </w:r>
      <w:r w:rsidR="00E40A4B" w:rsidRPr="00450770">
        <w:t xml:space="preserve"> </w:t>
      </w:r>
      <w:r w:rsidRPr="00450770">
        <w:t>that are important for safe navigation. These are the safety contour, depth shades, the safety depth and isolated dangers</w:t>
      </w:r>
      <w:r w:rsidR="00FB5B93">
        <w:t xml:space="preserve">. Depth </w:t>
      </w:r>
      <w:r w:rsidR="00D76083">
        <w:t>shades</w:t>
      </w:r>
      <w:r w:rsidR="00FB5B93">
        <w:t xml:space="preserve">, safety depth and isolated dangers are implemented in the portrayal catalogue. </w:t>
      </w:r>
    </w:p>
    <w:p w14:paraId="21364CD9" w14:textId="7BC1E763" w:rsidR="002A10D2" w:rsidRPr="00450770" w:rsidRDefault="002A10D2" w:rsidP="00793CB3">
      <w:pPr>
        <w:pStyle w:val="Heading3"/>
      </w:pPr>
      <w:bookmarkStart w:id="916" w:name="_Ref49484089"/>
      <w:bookmarkStart w:id="917" w:name="_Toc194067123"/>
      <w:r w:rsidRPr="00450770">
        <w:t>Safety Contour</w:t>
      </w:r>
      <w:bookmarkEnd w:id="916"/>
      <w:bookmarkEnd w:id="917"/>
    </w:p>
    <w:p w14:paraId="3B2ED9C7" w14:textId="761CAD30" w:rsidR="002A10D2" w:rsidRPr="00450770" w:rsidRDefault="002A10D2" w:rsidP="00A72FA4">
      <w:pPr>
        <w:spacing w:after="120" w:line="240" w:lineRule="auto"/>
        <w:jc w:val="both"/>
      </w:pPr>
      <w:r w:rsidRPr="00450770">
        <w:t>The own-ship safety contour is double-coded by a thick line and a prominent change in depth shade.</w:t>
      </w:r>
    </w:p>
    <w:p w14:paraId="0F6582EF" w14:textId="1F849E77" w:rsidR="002A10D2" w:rsidRPr="008F1A27" w:rsidRDefault="002A10D2" w:rsidP="00A72FA4">
      <w:pPr>
        <w:spacing w:after="120" w:line="240" w:lineRule="auto"/>
        <w:jc w:val="both"/>
      </w:pPr>
      <w:r w:rsidRPr="00450770">
        <w:t xml:space="preserve">If the safety contour selected by the mariner is not available in the </w:t>
      </w:r>
      <w:r w:rsidR="00071364" w:rsidRPr="00450770">
        <w:t>System Database</w:t>
      </w:r>
      <w:r w:rsidRPr="00450770">
        <w:t xml:space="preserve">, the ECDIS </w:t>
      </w:r>
      <w:r w:rsidR="00EC44E4" w:rsidRPr="00450770">
        <w:t xml:space="preserve">must </w:t>
      </w:r>
      <w:r w:rsidRPr="00450770">
        <w:t xml:space="preserve">default to next deeper contour </w:t>
      </w:r>
      <w:r w:rsidRPr="008F1A27">
        <w:t xml:space="preserve">and </w:t>
      </w:r>
      <w:r w:rsidRPr="00B812CA">
        <w:t>inform the mariner</w:t>
      </w:r>
      <w:r w:rsidRPr="008F1A27">
        <w:t>. If</w:t>
      </w:r>
      <w:r w:rsidR="00E40A4B">
        <w:t xml:space="preserve"> </w:t>
      </w:r>
      <w:r w:rsidRPr="00450770">
        <w:t xml:space="preserve">the ship moves onto a new chart, </w:t>
      </w:r>
      <w:r w:rsidR="00D92EF1" w:rsidRPr="00450770">
        <w:t xml:space="preserve">and </w:t>
      </w:r>
      <w:r w:rsidRPr="00450770">
        <w:t xml:space="preserve">the safety contour previously in use is no longer available, the ECDIS </w:t>
      </w:r>
      <w:r w:rsidR="00EC44E4" w:rsidRPr="00450770">
        <w:t xml:space="preserve">must </w:t>
      </w:r>
      <w:r w:rsidRPr="00450770">
        <w:t xml:space="preserve">again select the next deeper contour, </w:t>
      </w:r>
      <w:r w:rsidRPr="008F1A27">
        <w:t xml:space="preserve">and </w:t>
      </w:r>
      <w:r w:rsidRPr="00B812CA">
        <w:t>inform the mariner</w:t>
      </w:r>
      <w:r w:rsidRPr="008F1A27">
        <w:t>.</w:t>
      </w:r>
    </w:p>
    <w:p w14:paraId="6429ACDA" w14:textId="33E8756C" w:rsidR="00235BEA" w:rsidRPr="00450770" w:rsidRDefault="002A10D2" w:rsidP="00A72FA4">
      <w:pPr>
        <w:spacing w:after="120" w:line="240" w:lineRule="auto"/>
        <w:jc w:val="both"/>
      </w:pPr>
      <w:r w:rsidRPr="00450770">
        <w:t xml:space="preserve">If the mariner does not select a safety contour, the </w:t>
      </w:r>
      <w:r w:rsidRPr="00224FDE">
        <w:t xml:space="preserve">value </w:t>
      </w:r>
      <w:r w:rsidR="00EC44E4" w:rsidRPr="00224FDE">
        <w:t xml:space="preserve">must </w:t>
      </w:r>
      <w:r w:rsidRPr="002D7DEE">
        <w:t>default</w:t>
      </w:r>
      <w:r w:rsidRPr="00224FDE">
        <w:t xml:space="preserve"> to</w:t>
      </w:r>
      <w:r w:rsidRPr="00450770">
        <w:t xml:space="preserve"> 30 m</w:t>
      </w:r>
      <w:r w:rsidR="00235BEA" w:rsidRPr="00450770">
        <w:t>etres</w:t>
      </w:r>
      <w:r w:rsidRPr="00450770">
        <w:t>.</w:t>
      </w:r>
    </w:p>
    <w:p w14:paraId="0C277B55" w14:textId="1E5A3FBF" w:rsidR="000C4FCD" w:rsidRPr="00450770" w:rsidRDefault="000C4FCD" w:rsidP="00DB7CFE">
      <w:pPr>
        <w:pStyle w:val="Heading2"/>
      </w:pPr>
      <w:bookmarkStart w:id="918" w:name="_Toc194061734"/>
      <w:bookmarkStart w:id="919" w:name="_Toc194067124"/>
      <w:bookmarkStart w:id="920" w:name="_Toc178784384"/>
      <w:bookmarkStart w:id="921" w:name="_Toc178784385"/>
      <w:bookmarkStart w:id="922" w:name="_Toc178784386"/>
      <w:bookmarkStart w:id="923" w:name="_Toc178784387"/>
      <w:bookmarkStart w:id="924" w:name="_Toc178784388"/>
      <w:bookmarkStart w:id="925" w:name="_Toc178784389"/>
      <w:bookmarkStart w:id="926" w:name="_Toc178784390"/>
      <w:bookmarkStart w:id="927" w:name="_Toc178784391"/>
      <w:bookmarkStart w:id="928" w:name="_Toc175130228"/>
      <w:bookmarkStart w:id="929" w:name="_Toc175130229"/>
      <w:bookmarkStart w:id="930" w:name="_Toc175130230"/>
      <w:bookmarkStart w:id="931" w:name="_Toc175130231"/>
      <w:bookmarkStart w:id="932" w:name="_Toc175130232"/>
      <w:bookmarkStart w:id="933" w:name="_Toc175130233"/>
      <w:bookmarkStart w:id="934" w:name="_Ref49471603"/>
      <w:bookmarkStart w:id="935" w:name="_Toc194067125"/>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r w:rsidRPr="00450770">
        <w:t>Date-dependent features</w:t>
      </w:r>
      <w:bookmarkEnd w:id="934"/>
      <w:bookmarkEnd w:id="935"/>
    </w:p>
    <w:p w14:paraId="7C39E275" w14:textId="313ED1CA" w:rsidR="00C558E0" w:rsidRPr="00B77A92" w:rsidRDefault="00C558E0" w:rsidP="00DB0F1F">
      <w:pPr>
        <w:spacing w:after="120" w:line="240" w:lineRule="auto"/>
        <w:jc w:val="both"/>
      </w:pPr>
      <w:r w:rsidRPr="00B77A92">
        <w:t xml:space="preserve">There are </w:t>
      </w:r>
      <w:proofErr w:type="gramStart"/>
      <w:r w:rsidRPr="00B77A92">
        <w:t>a number of</w:t>
      </w:r>
      <w:proofErr w:type="gramEnd"/>
      <w:r w:rsidRPr="00B77A92">
        <w:t xml:space="preserve"> features within the Marine environment which are seasonal, such as racing buoys. These features are only to be displayed over a certain period, S-101 uses the complex attri</w:t>
      </w:r>
      <w:r w:rsidR="007F7449" w:rsidRPr="00B77A92">
        <w:t>bu</w:t>
      </w:r>
      <w:r w:rsidRPr="00B77A92">
        <w:t xml:space="preserve">te </w:t>
      </w:r>
      <w:proofErr w:type="spellStart"/>
      <w:r w:rsidRPr="00B77A92">
        <w:rPr>
          <w:i/>
          <w:iCs/>
        </w:rPr>
        <w:t>periodicDateRange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 periodic nature of the feature. Other features, such as traffic separation schemes, use the complex attribute </w:t>
      </w:r>
      <w:proofErr w:type="spellStart"/>
      <w:r w:rsidRPr="00B77A92">
        <w:rPr>
          <w:i/>
          <w:iCs/>
        </w:rPr>
        <w:t>fixedDateRange</w:t>
      </w:r>
      <w:proofErr w:type="spellEnd"/>
      <w:r w:rsidRPr="00B77A92">
        <w:t xml:space="preserve"> with the sub attributes </w:t>
      </w:r>
      <w:proofErr w:type="spellStart"/>
      <w:r w:rsidRPr="00B77A92">
        <w:rPr>
          <w:i/>
          <w:iCs/>
        </w:rPr>
        <w:t>dateStart</w:t>
      </w:r>
      <w:proofErr w:type="spellEnd"/>
      <w:r w:rsidRPr="00B77A92">
        <w:t xml:space="preserve"> and </w:t>
      </w:r>
      <w:proofErr w:type="spellStart"/>
      <w:r w:rsidRPr="00B77A92">
        <w:rPr>
          <w:i/>
          <w:iCs/>
        </w:rPr>
        <w:t>dateEnd</w:t>
      </w:r>
      <w:proofErr w:type="spellEnd"/>
      <w:r w:rsidRPr="00B77A92">
        <w:t xml:space="preserve"> to indicate their introduction or removal. </w:t>
      </w:r>
      <w:proofErr w:type="gramStart"/>
      <w:r w:rsidRPr="00B77A92">
        <w:t>In order for</w:t>
      </w:r>
      <w:proofErr w:type="gramEnd"/>
      <w:r w:rsidRPr="00B77A92">
        <w:t xml:space="preserve"> the Mariner to receive important changes to traffic separation schemes before the </w:t>
      </w:r>
      <w:r w:rsidR="00651368" w:rsidRPr="00B77A92">
        <w:t xml:space="preserve">event, </w:t>
      </w:r>
      <w:r w:rsidR="00F42EC6" w:rsidRPr="00B77A92">
        <w:t>HO</w:t>
      </w:r>
      <w:r w:rsidRPr="00B77A92">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B77A92" w:rsidRDefault="00296A81" w:rsidP="00B17B0C">
      <w:pPr>
        <w:pStyle w:val="Heading3"/>
      </w:pPr>
      <w:bookmarkStart w:id="936" w:name="_Toc194067126"/>
      <w:r w:rsidRPr="00B77A92">
        <w:t>Display of date-dependent features by mariner-selected date</w:t>
      </w:r>
      <w:bookmarkEnd w:id="936"/>
    </w:p>
    <w:p w14:paraId="5D54D29C" w14:textId="77777777" w:rsidR="00C558E0" w:rsidRPr="00B77A92" w:rsidRDefault="00C558E0" w:rsidP="00651368">
      <w:pPr>
        <w:spacing w:after="120" w:line="240" w:lineRule="auto"/>
        <w:jc w:val="both"/>
      </w:pPr>
      <w:r w:rsidRPr="00B77A92">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450770" w:rsidRDefault="00C558E0" w:rsidP="00651368">
      <w:pPr>
        <w:spacing w:after="120" w:line="240" w:lineRule="auto"/>
        <w:jc w:val="both"/>
      </w:pPr>
      <w:r w:rsidRPr="00B77A92">
        <w:t xml:space="preserve">During route planning and monitoring the Mariner must be able to select a date or date range to display all date dependent chart features. </w:t>
      </w:r>
    </w:p>
    <w:p w14:paraId="08AAB58F" w14:textId="7F8AD556" w:rsidR="00C558E0" w:rsidRPr="00B77A92" w:rsidRDefault="00C558E0" w:rsidP="00651368">
      <w:pPr>
        <w:spacing w:after="120" w:line="240" w:lineRule="auto"/>
        <w:jc w:val="both"/>
      </w:pPr>
      <w:r w:rsidRPr="00B77A92">
        <w:t xml:space="preserve">EXAMPLE: A new traffic separation scheme is coming into effect on 01.01.2013, it has been encoded by the ENC producer using the attribute </w:t>
      </w:r>
      <w:proofErr w:type="spellStart"/>
      <w:r w:rsidR="00004400" w:rsidRPr="00B77A92">
        <w:rPr>
          <w:i/>
          <w:iCs/>
        </w:rPr>
        <w:t>dateStart</w:t>
      </w:r>
      <w:proofErr w:type="spellEnd"/>
      <w:r w:rsidRPr="00B77A92">
        <w:t xml:space="preserve">. The current date is 12.12.2012 and the Mariner is planning a route that will cross this area over the effective start period. </w:t>
      </w:r>
    </w:p>
    <w:p w14:paraId="5CEC1D8A" w14:textId="0D062E19" w:rsidR="00DD4813" w:rsidRPr="00B77A92" w:rsidRDefault="002C3002" w:rsidP="00651368">
      <w:pPr>
        <w:spacing w:after="120" w:line="240" w:lineRule="auto"/>
        <w:jc w:val="both"/>
      </w:pPr>
      <w:r w:rsidRPr="00B77A92">
        <w:t>In this case t</w:t>
      </w:r>
      <w:r w:rsidR="00C558E0" w:rsidRPr="00B77A92">
        <w:t xml:space="preserve">he </w:t>
      </w:r>
      <w:r w:rsidR="00C558E0" w:rsidRPr="00523124">
        <w:t xml:space="preserve">ECDIS </w:t>
      </w:r>
      <w:r w:rsidR="00EB4A11" w:rsidRPr="00523124">
        <w:t xml:space="preserve">must </w:t>
      </w:r>
      <w:r w:rsidR="00C558E0" w:rsidRPr="00523124">
        <w:t xml:space="preserve">be capable of providing the Mariner the ability to set the date the vessel will be in the area </w:t>
      </w:r>
      <w:r w:rsidR="00C558E0" w:rsidRPr="00B812CA">
        <w:t>(</w:t>
      </w:r>
      <w:r w:rsidR="00EB4A11" w:rsidRPr="00B812CA">
        <w:t xml:space="preserve">e.g. </w:t>
      </w:r>
      <w:r w:rsidR="00C558E0" w:rsidRPr="00B812CA">
        <w:t>02.01.2013</w:t>
      </w:r>
      <w:r w:rsidR="00EB4A11" w:rsidRPr="00B812CA">
        <w:t xml:space="preserve"> in the above example</w:t>
      </w:r>
      <w:r w:rsidR="00C558E0" w:rsidRPr="00B812CA">
        <w:t>) and</w:t>
      </w:r>
      <w:r w:rsidR="00C558E0" w:rsidRPr="00B77A92">
        <w:t xml:space="preserve"> the system should show the new traffic scheme.</w:t>
      </w:r>
    </w:p>
    <w:p w14:paraId="3E4C5F4C" w14:textId="54717664" w:rsidR="00315014" w:rsidRPr="00B77A92" w:rsidRDefault="00315014" w:rsidP="00EC44E4">
      <w:pPr>
        <w:pStyle w:val="Heading3"/>
      </w:pPr>
      <w:bookmarkStart w:id="937" w:name="_Toc175130236"/>
      <w:bookmarkStart w:id="938" w:name="_Toc175130237"/>
      <w:bookmarkStart w:id="939" w:name="_Ref49481796"/>
      <w:bookmarkStart w:id="940" w:name="_Toc194067127"/>
      <w:bookmarkEnd w:id="937"/>
      <w:bookmarkEnd w:id="938"/>
      <w:r w:rsidRPr="00B77A92">
        <w:t>Indication of date adjustment</w:t>
      </w:r>
      <w:bookmarkEnd w:id="939"/>
      <w:bookmarkEnd w:id="940"/>
    </w:p>
    <w:p w14:paraId="074C39D6" w14:textId="58CB408E" w:rsidR="00C558E0" w:rsidRPr="00B77A92" w:rsidRDefault="00315014" w:rsidP="00651368">
      <w:pPr>
        <w:spacing w:after="120" w:line="240" w:lineRule="auto"/>
        <w:jc w:val="both"/>
      </w:pPr>
      <w:r w:rsidRPr="00B77A92">
        <w:t xml:space="preserve">When viewing date or date range do not include </w:t>
      </w:r>
      <w:r w:rsidR="00474DDF" w:rsidRPr="00B77A92">
        <w:t xml:space="preserve">the </w:t>
      </w:r>
      <w:r w:rsidRPr="00B77A92">
        <w:t>current date</w:t>
      </w:r>
      <w:r w:rsidR="00474DDF" w:rsidRPr="00B77A92">
        <w:t>,</w:t>
      </w:r>
      <w:r w:rsidRPr="00B77A92">
        <w:t xml:space="preserve"> </w:t>
      </w:r>
      <w:r w:rsidR="00F362A2" w:rsidRPr="00B77A92">
        <w:t>t</w:t>
      </w:r>
      <w:r w:rsidR="00DD4813" w:rsidRPr="00B77A92">
        <w:t xml:space="preserve">he </w:t>
      </w:r>
      <w:r w:rsidR="00C411E1" w:rsidRPr="00B77A92">
        <w:t xml:space="preserve">mariner </w:t>
      </w:r>
      <w:r w:rsidR="00DD4813" w:rsidRPr="00B77A92">
        <w:t>must be informed by a permanent indication on the chart display that the date has been adjusted.</w:t>
      </w:r>
      <w:r w:rsidRPr="00B77A92">
        <w:t xml:space="preserve"> </w:t>
      </w:r>
      <w:r w:rsidR="00223A07" w:rsidRPr="00B77A92">
        <w:t xml:space="preserve">The indication must </w:t>
      </w:r>
      <w:r w:rsidR="00474DDF" w:rsidRPr="00B77A92">
        <w:t>begin with</w:t>
      </w:r>
      <w:r w:rsidR="00223A07" w:rsidRPr="00B77A92">
        <w:t xml:space="preserve"> the text “</w:t>
      </w:r>
      <w:commentRangeStart w:id="941"/>
      <w:commentRangeStart w:id="942"/>
      <w:r w:rsidR="00223A07" w:rsidRPr="00B77A92">
        <w:t xml:space="preserve">Display Not </w:t>
      </w:r>
      <w:del w:id="943" w:author="jonathan pritchard" w:date="2025-08-07T10:02:00Z" w16du:dateUtc="2025-08-07T09:02:00Z">
        <w:r w:rsidR="00223A07" w:rsidRPr="00B77A92" w:rsidDel="007F7BF1">
          <w:delText xml:space="preserve">Real </w:delText>
        </w:r>
      </w:del>
      <w:ins w:id="944" w:author="jonathan pritchard" w:date="2025-08-07T10:02:00Z" w16du:dateUtc="2025-08-07T09:02:00Z">
        <w:r w:rsidR="007F7BF1">
          <w:t>Current</w:t>
        </w:r>
        <w:r w:rsidR="007F7BF1" w:rsidRPr="00B77A92">
          <w:t xml:space="preserve"> </w:t>
        </w:r>
      </w:ins>
      <w:r w:rsidR="00223A07" w:rsidRPr="00B77A92">
        <w:t>Time”</w:t>
      </w:r>
      <w:r w:rsidR="00474DDF" w:rsidRPr="00B77A92">
        <w:t xml:space="preserve"> </w:t>
      </w:r>
      <w:commentRangeEnd w:id="941"/>
      <w:r w:rsidR="006950F1" w:rsidRPr="00B77A92">
        <w:rPr>
          <w:rStyle w:val="CommentReference"/>
          <w:sz w:val="20"/>
          <w:lang w:val="en-GB"/>
        </w:rPr>
        <w:commentReference w:id="941"/>
      </w:r>
      <w:commentRangeEnd w:id="942"/>
      <w:r w:rsidR="007F7BF1">
        <w:rPr>
          <w:rStyle w:val="CommentReference"/>
        </w:rPr>
        <w:commentReference w:id="942"/>
      </w:r>
      <w:r w:rsidR="00474DDF" w:rsidRPr="00B77A92">
        <w:t>and</w:t>
      </w:r>
      <w:r w:rsidR="00223A07" w:rsidRPr="00B77A92">
        <w:t xml:space="preserve"> </w:t>
      </w:r>
      <w:r w:rsidR="00474DDF" w:rsidRPr="00B77A92">
        <w:t>t</w:t>
      </w:r>
      <w:r w:rsidR="009C5D16" w:rsidRPr="00B77A92">
        <w:t xml:space="preserve">he selected date or date range must be </w:t>
      </w:r>
      <w:commentRangeStart w:id="945"/>
      <w:del w:id="946" w:author="jonathan pritchard" w:date="2025-09-09T16:45:00Z" w16du:dateUtc="2025-09-09T15:45:00Z">
        <w:r w:rsidR="009C5D16" w:rsidRPr="00B77A92" w:rsidDel="00407755">
          <w:delText xml:space="preserve">readily </w:delText>
        </w:r>
      </w:del>
      <w:r w:rsidR="009C5D16" w:rsidRPr="00B77A92">
        <w:t>available</w:t>
      </w:r>
      <w:ins w:id="947" w:author="jonathan pritchard" w:date="2025-09-09T16:45:00Z" w16du:dateUtc="2025-09-09T15:45:00Z">
        <w:r w:rsidR="00407755">
          <w:t xml:space="preserve"> on demand</w:t>
        </w:r>
      </w:ins>
      <w:r w:rsidR="009C5D16" w:rsidRPr="00B77A92">
        <w:t>.</w:t>
      </w:r>
      <w:commentRangeEnd w:id="945"/>
      <w:r w:rsidR="00407755">
        <w:rPr>
          <w:rStyle w:val="CommentReference"/>
        </w:rPr>
        <w:commentReference w:id="945"/>
      </w:r>
      <w:r w:rsidR="00223A07" w:rsidRPr="00B77A92">
        <w:t xml:space="preserve"> </w:t>
      </w:r>
    </w:p>
    <w:p w14:paraId="39FFF95C" w14:textId="2A0FF4F2" w:rsidR="00223A07" w:rsidRPr="00B77A92" w:rsidRDefault="00223A07" w:rsidP="00651368">
      <w:pPr>
        <w:spacing w:after="60" w:line="240" w:lineRule="auto"/>
        <w:jc w:val="both"/>
      </w:pPr>
      <w:r w:rsidRPr="00B77A92">
        <w:t>The use of one of the following formats is recommended:</w:t>
      </w:r>
    </w:p>
    <w:p w14:paraId="37564338" w14:textId="6AFB9A6D" w:rsidR="00223A07" w:rsidRPr="00B77A92" w:rsidRDefault="00223A07" w:rsidP="00AE2737">
      <w:pPr>
        <w:pStyle w:val="ListParagraph"/>
        <w:numPr>
          <w:ilvl w:val="0"/>
          <w:numId w:val="54"/>
        </w:numPr>
        <w:spacing w:after="60" w:line="240" w:lineRule="auto"/>
        <w:jc w:val="both"/>
      </w:pPr>
      <w:r w:rsidRPr="00B77A92">
        <w:t xml:space="preserve">Display Not </w:t>
      </w:r>
      <w:del w:id="948" w:author="jonathan pritchard" w:date="2025-08-07T10:01:00Z" w16du:dateUtc="2025-08-07T09:01:00Z">
        <w:r w:rsidRPr="00B77A92" w:rsidDel="007F7BF1">
          <w:delText xml:space="preserve">Real </w:delText>
        </w:r>
      </w:del>
      <w:ins w:id="949" w:author="jonathan pritchard" w:date="2025-08-07T10:01:00Z" w16du:dateUtc="2025-08-07T09:01:00Z">
        <w:r w:rsidR="007F7BF1">
          <w:t>Current</w:t>
        </w:r>
        <w:r w:rsidR="007F7BF1" w:rsidRPr="00B77A92">
          <w:t xml:space="preserve"> </w:t>
        </w:r>
      </w:ins>
      <w:r w:rsidRPr="00B77A92">
        <w:t xml:space="preserve">Time – Display is based on date dd mmm </w:t>
      </w:r>
      <w:proofErr w:type="spellStart"/>
      <w:r w:rsidRPr="00B77A92">
        <w:t>yyyy</w:t>
      </w:r>
      <w:proofErr w:type="spellEnd"/>
    </w:p>
    <w:p w14:paraId="29683DEE" w14:textId="509C78C4" w:rsidR="00223A07" w:rsidRPr="00B77A92" w:rsidRDefault="00223A07" w:rsidP="00AE2737">
      <w:pPr>
        <w:pStyle w:val="ListParagraph"/>
        <w:numPr>
          <w:ilvl w:val="0"/>
          <w:numId w:val="54"/>
        </w:numPr>
        <w:spacing w:after="120" w:line="240" w:lineRule="auto"/>
        <w:ind w:left="714" w:hanging="357"/>
        <w:jc w:val="both"/>
      </w:pPr>
      <w:r w:rsidRPr="00B77A92">
        <w:t xml:space="preserve">Display Not </w:t>
      </w:r>
      <w:del w:id="950" w:author="jonathan pritchard" w:date="2025-08-07T10:01:00Z" w16du:dateUtc="2025-08-07T09:01:00Z">
        <w:r w:rsidRPr="00B77A92" w:rsidDel="007F7BF1">
          <w:delText xml:space="preserve">Real </w:delText>
        </w:r>
      </w:del>
      <w:ins w:id="951" w:author="jonathan pritchard" w:date="2025-08-07T10:01:00Z" w16du:dateUtc="2025-08-07T09:01:00Z">
        <w:r w:rsidR="007F7BF1">
          <w:t>Current</w:t>
        </w:r>
        <w:r w:rsidR="007F7BF1" w:rsidRPr="00B77A92">
          <w:t xml:space="preserve"> </w:t>
        </w:r>
      </w:ins>
      <w:r w:rsidRPr="00B77A92">
        <w:t xml:space="preserve">Time – Display is based on viewing date range from dd mmm </w:t>
      </w:r>
      <w:proofErr w:type="spellStart"/>
      <w:r w:rsidRPr="00B77A92">
        <w:t>yyyy</w:t>
      </w:r>
      <w:proofErr w:type="spellEnd"/>
      <w:r w:rsidRPr="00B77A92">
        <w:t xml:space="preserve"> to dd mmm </w:t>
      </w:r>
      <w:proofErr w:type="spellStart"/>
      <w:r w:rsidRPr="00B77A92">
        <w:t>yyyy</w:t>
      </w:r>
      <w:proofErr w:type="spellEnd"/>
    </w:p>
    <w:p w14:paraId="62957D6A" w14:textId="77777777" w:rsidR="00737C53" w:rsidRPr="00B77A92" w:rsidRDefault="00737C53" w:rsidP="00737C53">
      <w:pPr>
        <w:spacing w:after="120" w:line="240" w:lineRule="auto"/>
        <w:jc w:val="both"/>
      </w:pPr>
    </w:p>
    <w:p w14:paraId="60C904EA" w14:textId="4476B25B" w:rsidR="000C4FCD" w:rsidRPr="00450770" w:rsidRDefault="002D13C2" w:rsidP="00DB7CFE">
      <w:pPr>
        <w:pStyle w:val="Heading2"/>
        <w:rPr>
          <w:strike/>
        </w:rPr>
      </w:pPr>
      <w:bookmarkStart w:id="952" w:name="_Toc194067128"/>
      <w:r w:rsidRPr="00450770">
        <w:t>Decluttering the screen</w:t>
      </w:r>
      <w:bookmarkEnd w:id="952"/>
    </w:p>
    <w:p w14:paraId="2899302E" w14:textId="1052A709" w:rsidR="00D45CCF" w:rsidRPr="00B77A92" w:rsidRDefault="00C558E0" w:rsidP="00737C53">
      <w:pPr>
        <w:spacing w:after="120" w:line="240" w:lineRule="auto"/>
        <w:jc w:val="both"/>
      </w:pPr>
      <w:r w:rsidRPr="00B77A92">
        <w:t xml:space="preserve">To reduce </w:t>
      </w:r>
      <w:proofErr w:type="gramStart"/>
      <w:r w:rsidRPr="00B77A92">
        <w:t>screen</w:t>
      </w:r>
      <w:proofErr w:type="gramEnd"/>
      <w:r w:rsidRPr="00B77A92">
        <w:t xml:space="preserve"> clutter </w:t>
      </w:r>
      <w:r w:rsidR="00E02155" w:rsidRPr="00B77A92">
        <w:t xml:space="preserve">some </w:t>
      </w:r>
      <w:r w:rsidRPr="00B77A92">
        <w:t xml:space="preserve">features within ENC carry the attribute </w:t>
      </w:r>
      <w:proofErr w:type="spellStart"/>
      <w:r w:rsidRPr="00B77A92">
        <w:rPr>
          <w:i/>
          <w:iCs/>
        </w:rPr>
        <w:t>scaleMinimum</w:t>
      </w:r>
      <w:proofErr w:type="spellEnd"/>
      <w:r w:rsidRPr="00B77A92">
        <w:t xml:space="preserve"> to specify the smallest display scale at which they </w:t>
      </w:r>
      <w:r w:rsidR="00203820">
        <w:t xml:space="preserve">are </w:t>
      </w:r>
      <w:r w:rsidR="00004400" w:rsidRPr="00B77A92">
        <w:t>to be portrayed</w:t>
      </w:r>
      <w:r w:rsidRPr="00B77A92">
        <w:t xml:space="preserve">. At display scales smaller than </w:t>
      </w:r>
      <w:proofErr w:type="spellStart"/>
      <w:r w:rsidRPr="00B77A92">
        <w:rPr>
          <w:i/>
          <w:iCs/>
        </w:rPr>
        <w:t>scaleMinimum</w:t>
      </w:r>
      <w:proofErr w:type="spellEnd"/>
      <w:r w:rsidRPr="00B77A92">
        <w:t xml:space="preserve"> the </w:t>
      </w:r>
      <w:r w:rsidR="00004400" w:rsidRPr="00B77A92">
        <w:t xml:space="preserve">drawing instructions output from the portrayal engine </w:t>
      </w:r>
      <w:r w:rsidR="00450770">
        <w:t>must not be</w:t>
      </w:r>
      <w:r w:rsidR="00004400" w:rsidRPr="00B77A92">
        <w:t xml:space="preserve"> drawn</w:t>
      </w:r>
      <w:r w:rsidR="00203820">
        <w:t>.</w:t>
      </w:r>
      <w:r w:rsidR="008972A2">
        <w:t xml:space="preserve"> </w:t>
      </w:r>
    </w:p>
    <w:p w14:paraId="70373255" w14:textId="5552ADEB" w:rsidR="00E02155" w:rsidRPr="00B77A92" w:rsidRDefault="00C558E0" w:rsidP="00737C53">
      <w:pPr>
        <w:spacing w:after="120" w:line="240" w:lineRule="auto"/>
        <w:jc w:val="both"/>
      </w:pPr>
      <w:r w:rsidRPr="00B77A92">
        <w:t xml:space="preserve">For example, </w:t>
      </w:r>
      <w:r w:rsidR="00004400" w:rsidRPr="00B77A92">
        <w:t xml:space="preserve">the </w:t>
      </w:r>
      <w:r w:rsidR="00D45CCF" w:rsidRPr="00B77A92">
        <w:t>drawing instructions</w:t>
      </w:r>
      <w:r w:rsidR="00004400" w:rsidRPr="00B77A92">
        <w:t xml:space="preserve"> for</w:t>
      </w:r>
      <w:r w:rsidR="00D45CCF" w:rsidRPr="00B77A92">
        <w:t xml:space="preserve"> </w:t>
      </w:r>
      <w:r w:rsidRPr="00B77A92">
        <w:t xml:space="preserve">a feature with a </w:t>
      </w:r>
      <w:proofErr w:type="spellStart"/>
      <w:r w:rsidRPr="00B77A92">
        <w:rPr>
          <w:i/>
          <w:iCs/>
        </w:rPr>
        <w:t>scaleMinimum</w:t>
      </w:r>
      <w:proofErr w:type="spellEnd"/>
      <w:r w:rsidRPr="00B77A92">
        <w:t xml:space="preserve"> value of </w:t>
      </w:r>
      <w:r w:rsidR="00737C53" w:rsidRPr="00B77A92">
        <w:t>49999</w:t>
      </w:r>
      <w:r w:rsidRPr="00B77A92">
        <w:t xml:space="preserve">, </w:t>
      </w:r>
      <w:r w:rsidR="00004400" w:rsidRPr="00B77A92">
        <w:t>(</w:t>
      </w:r>
      <w:r w:rsidRPr="00B77A92">
        <w:t xml:space="preserve">indicating a </w:t>
      </w:r>
      <w:r w:rsidR="00004400" w:rsidRPr="00B77A92">
        <w:t xml:space="preserve">display </w:t>
      </w:r>
      <w:r w:rsidRPr="00B77A92">
        <w:t>scale of 1</w:t>
      </w:r>
      <w:r w:rsidR="00203820">
        <w:t>:</w:t>
      </w:r>
      <w:r w:rsidR="00737C53" w:rsidRPr="00B77A92">
        <w:t>49,999</w:t>
      </w:r>
      <w:r w:rsidR="00004400" w:rsidRPr="00B77A92">
        <w:t>)</w:t>
      </w:r>
      <w:r w:rsidRPr="00B77A92">
        <w:t xml:space="preserve">, </w:t>
      </w:r>
      <w:r w:rsidR="00795858" w:rsidRPr="00B77A92">
        <w:t>must</w:t>
      </w:r>
      <w:r w:rsidR="00E02155" w:rsidRPr="00B77A92">
        <w:t xml:space="preserve"> </w:t>
      </w:r>
      <w:r w:rsidRPr="00B77A92">
        <w:t xml:space="preserve">not </w:t>
      </w:r>
      <w:r w:rsidR="00795858" w:rsidRPr="00B77A92">
        <w:t xml:space="preserve">be </w:t>
      </w:r>
      <w:r w:rsidRPr="00B77A92">
        <w:t xml:space="preserve">drawn on an ECDIS </w:t>
      </w:r>
      <w:r w:rsidR="00004400" w:rsidRPr="00B77A92">
        <w:t xml:space="preserve">with a </w:t>
      </w:r>
      <w:r w:rsidRPr="00B77A92">
        <w:t xml:space="preserve">display </w:t>
      </w:r>
      <w:r w:rsidR="00004400" w:rsidRPr="00B77A92">
        <w:t xml:space="preserve">scale </w:t>
      </w:r>
      <w:r w:rsidRPr="00B77A92">
        <w:t>of 1</w:t>
      </w:r>
      <w:r w:rsidR="00203820">
        <w:t>:</w:t>
      </w:r>
      <w:r w:rsidR="00737C53" w:rsidRPr="00B77A92">
        <w:t>5</w:t>
      </w:r>
      <w:r w:rsidRPr="00B77A92">
        <w:t>0,000.</w:t>
      </w:r>
    </w:p>
    <w:p w14:paraId="18777C16" w14:textId="77777777" w:rsidR="00E02155" w:rsidRPr="00B77A92" w:rsidRDefault="00E02155" w:rsidP="00737C53">
      <w:pPr>
        <w:spacing w:after="120" w:line="240" w:lineRule="auto"/>
        <w:jc w:val="both"/>
      </w:pPr>
    </w:p>
    <w:p w14:paraId="3BAA6F89" w14:textId="53131133" w:rsidR="000C4FCD" w:rsidRPr="00450770" w:rsidRDefault="00203820" w:rsidP="00DB7CFE">
      <w:pPr>
        <w:pStyle w:val="Heading2"/>
      </w:pPr>
      <w:r>
        <w:t xml:space="preserve"> </w:t>
      </w:r>
      <w:bookmarkStart w:id="953" w:name="_Toc194067129"/>
      <w:r w:rsidR="000C4FCD" w:rsidRPr="00450770">
        <w:t>IMO presentation elements</w:t>
      </w:r>
      <w:bookmarkEnd w:id="953"/>
    </w:p>
    <w:p w14:paraId="29C46191" w14:textId="03679DFB" w:rsidR="0041139F" w:rsidRPr="00B77A92" w:rsidRDefault="0041139F" w:rsidP="00737C53">
      <w:pPr>
        <w:spacing w:after="120" w:line="240" w:lineRule="auto"/>
        <w:jc w:val="both"/>
      </w:pPr>
      <w:r w:rsidRPr="00B812CA">
        <w:t>In some cases</w:t>
      </w:r>
      <w:r w:rsidR="00203820">
        <w:t>,</w:t>
      </w:r>
      <w:r w:rsidRPr="00B812CA">
        <w:t xml:space="preserve"> S-101 does not provide a symbology instruction in the </w:t>
      </w:r>
      <w:r w:rsidR="00737C53" w:rsidRPr="00B812CA">
        <w:t>P</w:t>
      </w:r>
      <w:r w:rsidRPr="00B812CA">
        <w:t xml:space="preserve">ortrayal </w:t>
      </w:r>
      <w:r w:rsidR="00737C53" w:rsidRPr="00B812CA">
        <w:t>C</w:t>
      </w:r>
      <w:r w:rsidRPr="00B812CA">
        <w:t>atalogue that specifies how to present a specific feature on the ECDIS screen. The reason is</w:t>
      </w:r>
      <w:r w:rsidR="00474DDF" w:rsidRPr="00B812CA">
        <w:t xml:space="preserve"> </w:t>
      </w:r>
      <w:r w:rsidRPr="00B812CA">
        <w:t xml:space="preserve">that such a feature </w:t>
      </w:r>
      <w:r w:rsidR="00523124" w:rsidRPr="00B812CA">
        <w:t>is not defined</w:t>
      </w:r>
      <w:r w:rsidRPr="00B812CA">
        <w:t xml:space="preserve"> as an S-101 feature </w:t>
      </w:r>
      <w:proofErr w:type="gramStart"/>
      <w:r w:rsidR="00EF3E08">
        <w:t>type</w:t>
      </w:r>
      <w:proofErr w:type="gramEnd"/>
      <w:r w:rsidR="00EF3E08" w:rsidRPr="00B812CA">
        <w:t xml:space="preserve"> </w:t>
      </w:r>
      <w:r w:rsidRPr="00B812CA">
        <w:t xml:space="preserve">or it </w:t>
      </w:r>
      <w:r w:rsidR="00523124" w:rsidRPr="00B812CA">
        <w:t xml:space="preserve">would </w:t>
      </w:r>
      <w:r w:rsidR="00203820">
        <w:t xml:space="preserve">be </w:t>
      </w:r>
      <w:r w:rsidRPr="00B812CA">
        <w:t xml:space="preserve">illogical to include it </w:t>
      </w:r>
      <w:r w:rsidR="00203820">
        <w:t>in</w:t>
      </w:r>
      <w:r w:rsidR="00203820" w:rsidRPr="00B812CA">
        <w:t xml:space="preserve"> </w:t>
      </w:r>
      <w:r w:rsidRPr="00B812CA">
        <w:t xml:space="preserve">the Mariners' navigational feature </w:t>
      </w:r>
      <w:r w:rsidR="00EF3E08">
        <w:t>types</w:t>
      </w:r>
      <w:r w:rsidRPr="00B812CA">
        <w:t>.</w:t>
      </w:r>
    </w:p>
    <w:p w14:paraId="2C1964A3" w14:textId="3FC1DA66" w:rsidR="000C4FCD" w:rsidRPr="00B77A92" w:rsidRDefault="0041139F" w:rsidP="00737C53">
      <w:pPr>
        <w:spacing w:after="120" w:line="240" w:lineRule="auto"/>
        <w:jc w:val="both"/>
      </w:pPr>
      <w:r w:rsidRPr="00B77A92">
        <w:t xml:space="preserve">The following presentation instructions are </w:t>
      </w:r>
      <w:r w:rsidR="005158B8" w:rsidRPr="00B77A92">
        <w:t>therefore provided</w:t>
      </w:r>
      <w:r w:rsidRPr="00B77A92">
        <w:t xml:space="preserve"> </w:t>
      </w:r>
      <w:r w:rsidR="0086434A" w:rsidRPr="00B77A92">
        <w:t>to</w:t>
      </w:r>
      <w:r w:rsidRPr="00B77A92">
        <w:t xml:space="preserve"> assist the manufacturer.</w:t>
      </w:r>
    </w:p>
    <w:p w14:paraId="7F074E55" w14:textId="68C389A2" w:rsidR="00A9027F" w:rsidRPr="00450770" w:rsidRDefault="00A9027F" w:rsidP="00EC44E4">
      <w:pPr>
        <w:pStyle w:val="Heading3"/>
      </w:pPr>
      <w:bookmarkStart w:id="954" w:name="_Ref49482141"/>
      <w:bookmarkStart w:id="955" w:name="_Toc194067130"/>
      <w:r w:rsidRPr="00450770">
        <w:t xml:space="preserve">Scale bar </w:t>
      </w:r>
      <w:r w:rsidR="006455DA" w:rsidRPr="00450770">
        <w:t>and</w:t>
      </w:r>
      <w:r w:rsidRPr="00450770">
        <w:t xml:space="preserve"> latitude scale</w:t>
      </w:r>
      <w:bookmarkEnd w:id="954"/>
      <w:bookmarkEnd w:id="955"/>
    </w:p>
    <w:p w14:paraId="5655115B" w14:textId="67FB481A" w:rsidR="00A9027F" w:rsidRPr="00450770" w:rsidRDefault="00A9027F" w:rsidP="00737C53">
      <w:pPr>
        <w:spacing w:after="60" w:line="240" w:lineRule="auto"/>
        <w:jc w:val="both"/>
      </w:pPr>
      <w:bookmarkStart w:id="956" w:name="_Hlk47653421"/>
      <w:r w:rsidRPr="00450770">
        <w:t xml:space="preserve">The IMO </w:t>
      </w:r>
      <w:r w:rsidR="001F7977" w:rsidRPr="00450770">
        <w:t>Performance Standards</w:t>
      </w:r>
      <w:r w:rsidRPr="00450770">
        <w:t xml:space="preserve"> require an indication of scale and range as part of the Display Base.</w:t>
      </w:r>
      <w:bookmarkEnd w:id="956"/>
      <w:r w:rsidRPr="00450770">
        <w:t xml:space="preserve"> The display scale </w:t>
      </w:r>
      <w:r w:rsidR="001F7977" w:rsidRPr="00450770">
        <w:t>determines</w:t>
      </w:r>
      <w:r w:rsidRPr="00450770">
        <w:t xml:space="preserve"> which </w:t>
      </w:r>
      <w:r w:rsidR="002D13C2" w:rsidRPr="00450770">
        <w:t xml:space="preserve">must </w:t>
      </w:r>
      <w:r w:rsidRPr="00450770">
        <w:t>be used:</w:t>
      </w:r>
    </w:p>
    <w:p w14:paraId="1887C147" w14:textId="6D47B7E2" w:rsidR="00A9027F" w:rsidRPr="00450770" w:rsidRDefault="004E4751" w:rsidP="00AE2737">
      <w:pPr>
        <w:pStyle w:val="ListParagraph"/>
        <w:numPr>
          <w:ilvl w:val="0"/>
          <w:numId w:val="38"/>
        </w:numPr>
        <w:spacing w:after="60" w:line="240" w:lineRule="auto"/>
        <w:jc w:val="both"/>
      </w:pPr>
      <w:r w:rsidRPr="00450770">
        <w:t xml:space="preserve">Case 1: </w:t>
      </w:r>
      <w:r w:rsidR="00A9027F" w:rsidRPr="00450770">
        <w:t>for display scales larger than 1/</w:t>
      </w:r>
      <w:r w:rsidR="00224FDE">
        <w:t>8</w:t>
      </w:r>
      <w:r w:rsidR="00A9027F" w:rsidRPr="00450770">
        <w:t>0,000: always display the 1</w:t>
      </w:r>
      <w:r w:rsidR="007B2BE1" w:rsidRPr="00450770">
        <w:t xml:space="preserve"> Nautical</w:t>
      </w:r>
      <w:r w:rsidR="00A9027F" w:rsidRPr="00450770">
        <w:t xml:space="preserve"> </w:t>
      </w:r>
      <w:r w:rsidR="007B2BE1" w:rsidRPr="00450770">
        <w:t>M</w:t>
      </w:r>
      <w:r w:rsidR="00A9027F" w:rsidRPr="00450770">
        <w:t xml:space="preserve">ile scale bar provided in the </w:t>
      </w:r>
      <w:r w:rsidR="00737C53" w:rsidRPr="00450770">
        <w:t>P</w:t>
      </w:r>
      <w:r w:rsidR="00A9027F" w:rsidRPr="00450770">
        <w:t xml:space="preserve">ortrayal </w:t>
      </w:r>
      <w:r w:rsidR="00737C53" w:rsidRPr="00450770">
        <w:t>C</w:t>
      </w:r>
      <w:r w:rsidR="00A9027F" w:rsidRPr="00450770">
        <w:t>atalogue</w:t>
      </w:r>
    </w:p>
    <w:p w14:paraId="2B0E85E1" w14:textId="4FA22E6C" w:rsidR="00A9027F" w:rsidRPr="00450770" w:rsidRDefault="004E4751" w:rsidP="00AE2737">
      <w:pPr>
        <w:pStyle w:val="ListParagraph"/>
        <w:numPr>
          <w:ilvl w:val="0"/>
          <w:numId w:val="38"/>
        </w:numPr>
        <w:spacing w:line="240" w:lineRule="auto"/>
      </w:pPr>
      <w:r w:rsidRPr="00450770">
        <w:t xml:space="preserve">Case 2: </w:t>
      </w:r>
      <w:r w:rsidR="00A9027F" w:rsidRPr="00450770">
        <w:t>for display scales at 1/</w:t>
      </w:r>
      <w:r w:rsidR="00224FDE">
        <w:t>8</w:t>
      </w:r>
      <w:r w:rsidR="00A9027F" w:rsidRPr="00450770">
        <w:t xml:space="preserve">0,000 or smaller: always display the 10 </w:t>
      </w:r>
      <w:r w:rsidR="007B2BE1" w:rsidRPr="00450770">
        <w:t>Nautical M</w:t>
      </w:r>
      <w:r w:rsidR="00A9027F" w:rsidRPr="00450770">
        <w:t xml:space="preserve">ile latitude scale provided in the </w:t>
      </w:r>
      <w:r w:rsidR="00737C53" w:rsidRPr="00450770">
        <w:t>P</w:t>
      </w:r>
      <w:r w:rsidR="00A9027F" w:rsidRPr="00450770">
        <w:t xml:space="preserve">ortrayal </w:t>
      </w:r>
      <w:r w:rsidR="00737C53" w:rsidRPr="00450770">
        <w:t>C</w:t>
      </w:r>
      <w:r w:rsidR="00A9027F" w:rsidRPr="00450770">
        <w:t>atalogue.</w:t>
      </w:r>
    </w:p>
    <w:p w14:paraId="4D400A1B" w14:textId="1BDBBBEE" w:rsidR="00FA2769" w:rsidRPr="00450770" w:rsidRDefault="00FA2769" w:rsidP="00737C53">
      <w:pPr>
        <w:spacing w:after="120" w:line="240" w:lineRule="auto"/>
        <w:jc w:val="both"/>
      </w:pPr>
      <w:r w:rsidRPr="00450770">
        <w:t xml:space="preserve">The scale bar or latitude scale </w:t>
      </w:r>
      <w:r w:rsidR="002D13C2" w:rsidRPr="00450770">
        <w:t xml:space="preserve">must </w:t>
      </w:r>
      <w:r w:rsidRPr="00450770">
        <w:t xml:space="preserve">always be drawn vertically at the left side of the chart display, just clear of the border of the display. The symbols and </w:t>
      </w:r>
      <w:r w:rsidR="00421F29" w:rsidRPr="00450770">
        <w:t>drawing parameters</w:t>
      </w:r>
      <w:r w:rsidRPr="00450770">
        <w:t xml:space="preserve"> are described in </w:t>
      </w:r>
      <w:r w:rsidR="00B442B2" w:rsidRPr="00450770">
        <w:fldChar w:fldCharType="begin"/>
      </w:r>
      <w:r w:rsidR="00B442B2" w:rsidRPr="00450770">
        <w:instrText xml:space="preserve"> REF _Ref46837498 \h </w:instrText>
      </w:r>
      <w:r w:rsidR="00737C53" w:rsidRPr="00450770">
        <w:instrText xml:space="preserve"> \* MERGEFORMAT </w:instrText>
      </w:r>
      <w:r w:rsidR="00B442B2" w:rsidRPr="00450770">
        <w:fldChar w:fldCharType="separate"/>
      </w:r>
      <w:r w:rsidR="000553AC" w:rsidRPr="00B77A92">
        <w:t xml:space="preserve">Table </w:t>
      </w:r>
      <w:r w:rsidR="000553AC">
        <w:t>1</w:t>
      </w:r>
      <w:r w:rsidR="00B442B2" w:rsidRPr="00450770">
        <w:fldChar w:fldCharType="end"/>
      </w:r>
      <w:r w:rsidRPr="00450770">
        <w:t>.</w:t>
      </w:r>
    </w:p>
    <w:p w14:paraId="779F2568" w14:textId="5682FC75" w:rsidR="00FA2769" w:rsidRPr="00450770" w:rsidRDefault="00421F29" w:rsidP="00737C53">
      <w:pPr>
        <w:spacing w:after="120" w:line="240" w:lineRule="auto"/>
        <w:jc w:val="both"/>
      </w:pPr>
      <w:r w:rsidRPr="00450770">
        <w:t xml:space="preserve">The placement </w:t>
      </w:r>
      <w:r w:rsidR="002C3002" w:rsidRPr="00450770">
        <w:t xml:space="preserve">must </w:t>
      </w:r>
      <w:r w:rsidRPr="00450770">
        <w:t xml:space="preserve">be 3mm </w:t>
      </w:r>
      <w:r w:rsidR="00A9088D" w:rsidRPr="00450770">
        <w:t xml:space="preserve">in </w:t>
      </w:r>
      <w:r w:rsidRPr="00450770">
        <w:t>from the border of the display.</w:t>
      </w:r>
      <w:r w:rsidR="002C3002" w:rsidRPr="00450770">
        <w:t xml:space="preserve"> T</w:t>
      </w:r>
      <w:r w:rsidR="005C3A83" w:rsidRPr="00450770">
        <w:t xml:space="preserve">he symbol </w:t>
      </w:r>
      <w:r w:rsidR="002C3002" w:rsidRPr="00450770">
        <w:t xml:space="preserve">must be </w:t>
      </w:r>
      <w:r w:rsidR="005C3A83" w:rsidRPr="00450770">
        <w:t>properly sized to represent 1 nautical mile</w:t>
      </w:r>
      <w:r w:rsidR="004E4751" w:rsidRPr="00450770">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B77A92"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450770" w:rsidRDefault="00B67B2D" w:rsidP="00F42179">
            <w:pPr>
              <w:spacing w:before="60" w:after="60"/>
              <w:jc w:val="center"/>
              <w:rPr>
                <w:b/>
                <w:bCs/>
              </w:rPr>
            </w:pPr>
            <w:bookmarkStart w:id="957" w:name="_Hlk46861180"/>
            <w:r w:rsidRPr="00450770">
              <w:rPr>
                <w:b/>
                <w:bCs/>
              </w:rPr>
              <w:t>Scale range</w:t>
            </w:r>
          </w:p>
        </w:tc>
        <w:tc>
          <w:tcPr>
            <w:tcW w:w="1020" w:type="pct"/>
            <w:shd w:val="clear" w:color="auto" w:fill="D9D9D9" w:themeFill="background1" w:themeFillShade="D9"/>
            <w:vAlign w:val="center"/>
          </w:tcPr>
          <w:p w14:paraId="5B70B546" w14:textId="77777777" w:rsidR="00B67B2D" w:rsidRPr="00450770" w:rsidRDefault="00B67B2D" w:rsidP="00F42179">
            <w:pPr>
              <w:spacing w:before="60" w:after="60"/>
              <w:jc w:val="center"/>
              <w:rPr>
                <w:b/>
                <w:bCs/>
              </w:rPr>
            </w:pPr>
            <w:r w:rsidRPr="00450770">
              <w:rPr>
                <w:b/>
                <w:bCs/>
              </w:rPr>
              <w:t>Symbol</w:t>
            </w:r>
          </w:p>
        </w:tc>
        <w:tc>
          <w:tcPr>
            <w:tcW w:w="673" w:type="pct"/>
            <w:shd w:val="clear" w:color="auto" w:fill="D9D9D9" w:themeFill="background1" w:themeFillShade="D9"/>
            <w:vAlign w:val="center"/>
          </w:tcPr>
          <w:p w14:paraId="0DE71FD7" w14:textId="77777777" w:rsidR="00B67B2D" w:rsidRPr="00450770" w:rsidRDefault="00B67B2D" w:rsidP="00F42179">
            <w:pPr>
              <w:spacing w:before="60" w:after="60"/>
              <w:jc w:val="center"/>
              <w:rPr>
                <w:b/>
                <w:bCs/>
              </w:rPr>
            </w:pPr>
            <w:r w:rsidRPr="00450770">
              <w:rPr>
                <w:b/>
                <w:bCs/>
              </w:rPr>
              <w:t>Drawing priority</w:t>
            </w:r>
          </w:p>
        </w:tc>
        <w:tc>
          <w:tcPr>
            <w:tcW w:w="851" w:type="pct"/>
            <w:shd w:val="clear" w:color="auto" w:fill="D9D9D9" w:themeFill="background1" w:themeFillShade="D9"/>
            <w:vAlign w:val="center"/>
          </w:tcPr>
          <w:p w14:paraId="76BD33AC" w14:textId="77777777" w:rsidR="00B67B2D" w:rsidRPr="00450770" w:rsidRDefault="00B67B2D" w:rsidP="00F42179">
            <w:pPr>
              <w:spacing w:before="60" w:after="60"/>
              <w:jc w:val="center"/>
              <w:rPr>
                <w:b/>
                <w:bCs/>
              </w:rPr>
            </w:pPr>
            <w:r w:rsidRPr="00450770">
              <w:rPr>
                <w:b/>
                <w:bCs/>
              </w:rPr>
              <w:t>Display plane</w:t>
            </w:r>
          </w:p>
        </w:tc>
        <w:tc>
          <w:tcPr>
            <w:tcW w:w="831" w:type="pct"/>
            <w:shd w:val="clear" w:color="auto" w:fill="D9D9D9" w:themeFill="background1" w:themeFillShade="D9"/>
            <w:vAlign w:val="center"/>
          </w:tcPr>
          <w:p w14:paraId="53745301" w14:textId="77777777" w:rsidR="00B67B2D" w:rsidRPr="00450770" w:rsidRDefault="00B67B2D" w:rsidP="00F42179">
            <w:pPr>
              <w:spacing w:before="60" w:after="60"/>
              <w:jc w:val="center"/>
              <w:rPr>
                <w:b/>
                <w:bCs/>
              </w:rPr>
            </w:pPr>
            <w:r w:rsidRPr="00450770">
              <w:rPr>
                <w:b/>
                <w:bCs/>
              </w:rPr>
              <w:t>Display category</w:t>
            </w:r>
          </w:p>
        </w:tc>
        <w:tc>
          <w:tcPr>
            <w:tcW w:w="674" w:type="pct"/>
            <w:shd w:val="clear" w:color="auto" w:fill="D9D9D9" w:themeFill="background1" w:themeFillShade="D9"/>
            <w:vAlign w:val="center"/>
          </w:tcPr>
          <w:p w14:paraId="30A14194" w14:textId="77777777" w:rsidR="00B67B2D" w:rsidRPr="00450770" w:rsidRDefault="00B67B2D" w:rsidP="00F42179">
            <w:pPr>
              <w:spacing w:before="60" w:after="60"/>
              <w:jc w:val="center"/>
              <w:rPr>
                <w:b/>
                <w:bCs/>
              </w:rPr>
            </w:pPr>
            <w:r w:rsidRPr="00450770">
              <w:rPr>
                <w:b/>
                <w:bCs/>
              </w:rPr>
              <w:t>Viewing group</w:t>
            </w:r>
          </w:p>
        </w:tc>
      </w:tr>
      <w:tr w:rsidR="00B67B2D" w:rsidRPr="00B77A92" w14:paraId="6C94952A" w14:textId="1D6B0A64" w:rsidTr="00F42179">
        <w:trPr>
          <w:cantSplit/>
          <w:jc w:val="center"/>
        </w:trPr>
        <w:tc>
          <w:tcPr>
            <w:tcW w:w="951" w:type="pct"/>
          </w:tcPr>
          <w:p w14:paraId="62EB5237" w14:textId="34948417" w:rsidR="00B67B2D" w:rsidRPr="00450770" w:rsidRDefault="00B67B2D" w:rsidP="00F42179">
            <w:pPr>
              <w:spacing w:before="60" w:after="60"/>
            </w:pPr>
            <w:r w:rsidRPr="00450770">
              <w:t>1:</w:t>
            </w:r>
            <w:r w:rsidR="00224FDE">
              <w:t>7</w:t>
            </w:r>
            <w:r w:rsidRPr="00450770">
              <w:t>9999 and larger scale</w:t>
            </w:r>
          </w:p>
        </w:tc>
        <w:tc>
          <w:tcPr>
            <w:tcW w:w="1020" w:type="pct"/>
            <w:vAlign w:val="center"/>
          </w:tcPr>
          <w:p w14:paraId="78BDE6FD" w14:textId="77777777" w:rsidR="00B67B2D" w:rsidRPr="00D76083" w:rsidRDefault="00B67B2D" w:rsidP="00F42179">
            <w:pPr>
              <w:spacing w:before="60" w:after="60"/>
              <w:jc w:val="center"/>
            </w:pPr>
            <w:r w:rsidRPr="00D76083">
              <w:t>SCALEB10</w:t>
            </w:r>
          </w:p>
        </w:tc>
        <w:tc>
          <w:tcPr>
            <w:tcW w:w="673" w:type="pct"/>
            <w:vMerge w:val="restart"/>
            <w:vAlign w:val="center"/>
          </w:tcPr>
          <w:p w14:paraId="28535E0A" w14:textId="57C55301" w:rsidR="00B67B2D" w:rsidRPr="00D76083" w:rsidRDefault="002C0789" w:rsidP="00F42179">
            <w:pPr>
              <w:spacing w:before="60" w:after="60"/>
              <w:jc w:val="center"/>
            </w:pPr>
            <w:r>
              <w:t>27</w:t>
            </w:r>
          </w:p>
        </w:tc>
        <w:tc>
          <w:tcPr>
            <w:tcW w:w="851" w:type="pct"/>
            <w:vMerge w:val="restart"/>
            <w:vAlign w:val="center"/>
          </w:tcPr>
          <w:p w14:paraId="214B6F4A" w14:textId="23ABCEB4" w:rsidR="00B67B2D" w:rsidRPr="00D76083" w:rsidRDefault="002D13C2" w:rsidP="00F42179">
            <w:pPr>
              <w:spacing w:before="60" w:after="60"/>
              <w:jc w:val="center"/>
            </w:pPr>
            <w:proofErr w:type="spellStart"/>
            <w:r w:rsidRPr="00D76083">
              <w:t>OverRadar</w:t>
            </w:r>
            <w:proofErr w:type="spellEnd"/>
          </w:p>
        </w:tc>
        <w:tc>
          <w:tcPr>
            <w:tcW w:w="831" w:type="pct"/>
            <w:vMerge w:val="restart"/>
            <w:vAlign w:val="center"/>
          </w:tcPr>
          <w:p w14:paraId="65F93290" w14:textId="5541701F" w:rsidR="00B67B2D" w:rsidRPr="00D76083" w:rsidRDefault="00B67B2D" w:rsidP="00F42179">
            <w:pPr>
              <w:spacing w:before="60" w:after="60"/>
              <w:jc w:val="center"/>
            </w:pPr>
            <w:r w:rsidRPr="00D76083">
              <w:t xml:space="preserve">Display </w:t>
            </w:r>
            <w:r w:rsidR="00F42179" w:rsidRPr="00D76083">
              <w:t>B</w:t>
            </w:r>
            <w:r w:rsidRPr="00D76083">
              <w:t>ase</w:t>
            </w:r>
          </w:p>
        </w:tc>
        <w:tc>
          <w:tcPr>
            <w:tcW w:w="674" w:type="pct"/>
            <w:vMerge w:val="restart"/>
            <w:vAlign w:val="center"/>
          </w:tcPr>
          <w:p w14:paraId="24159F7F" w14:textId="77777777" w:rsidR="00B67B2D" w:rsidRPr="00D76083" w:rsidRDefault="00B67B2D" w:rsidP="00F42179">
            <w:pPr>
              <w:spacing w:before="60" w:after="60"/>
              <w:jc w:val="center"/>
            </w:pPr>
            <w:r w:rsidRPr="00D76083">
              <w:t>11030</w:t>
            </w:r>
          </w:p>
        </w:tc>
      </w:tr>
      <w:bookmarkEnd w:id="957"/>
      <w:tr w:rsidR="00B67B2D" w:rsidRPr="00B77A92" w14:paraId="12859820" w14:textId="26BDB0B5" w:rsidTr="00F42179">
        <w:trPr>
          <w:cantSplit/>
          <w:jc w:val="center"/>
        </w:trPr>
        <w:tc>
          <w:tcPr>
            <w:tcW w:w="951" w:type="pct"/>
          </w:tcPr>
          <w:p w14:paraId="1B2B57C8" w14:textId="431E25D0" w:rsidR="00B67B2D" w:rsidRPr="00450770" w:rsidRDefault="00B67B2D" w:rsidP="004E61EE">
            <w:r w:rsidRPr="00450770">
              <w:t>1:</w:t>
            </w:r>
            <w:r w:rsidR="00224FDE">
              <w:t>8</w:t>
            </w:r>
            <w:r w:rsidRPr="00450770">
              <w:t>0000 and smaller scale</w:t>
            </w:r>
          </w:p>
        </w:tc>
        <w:tc>
          <w:tcPr>
            <w:tcW w:w="1020" w:type="pct"/>
            <w:vAlign w:val="center"/>
          </w:tcPr>
          <w:p w14:paraId="68D3604E" w14:textId="77777777" w:rsidR="00B67B2D" w:rsidRPr="00450770" w:rsidRDefault="00B67B2D" w:rsidP="004E61EE">
            <w:pPr>
              <w:jc w:val="center"/>
            </w:pPr>
            <w:r w:rsidRPr="00450770">
              <w:t>SCALEB11</w:t>
            </w:r>
          </w:p>
        </w:tc>
        <w:tc>
          <w:tcPr>
            <w:tcW w:w="673" w:type="pct"/>
            <w:vMerge/>
          </w:tcPr>
          <w:p w14:paraId="10228993" w14:textId="1C11E140" w:rsidR="00B67B2D" w:rsidRPr="00450770" w:rsidRDefault="00B67B2D" w:rsidP="004E61EE"/>
        </w:tc>
        <w:tc>
          <w:tcPr>
            <w:tcW w:w="851" w:type="pct"/>
            <w:vMerge/>
          </w:tcPr>
          <w:p w14:paraId="18047BD6" w14:textId="77777777" w:rsidR="00B67B2D" w:rsidRPr="00450770" w:rsidRDefault="00B67B2D" w:rsidP="004E61EE"/>
        </w:tc>
        <w:tc>
          <w:tcPr>
            <w:tcW w:w="831" w:type="pct"/>
            <w:vMerge/>
          </w:tcPr>
          <w:p w14:paraId="7F0F7364" w14:textId="77777777" w:rsidR="00B67B2D" w:rsidRPr="00450770" w:rsidRDefault="00B67B2D" w:rsidP="004E61EE"/>
        </w:tc>
        <w:tc>
          <w:tcPr>
            <w:tcW w:w="674" w:type="pct"/>
            <w:vMerge/>
          </w:tcPr>
          <w:p w14:paraId="0ECABB71" w14:textId="77777777" w:rsidR="00B67B2D" w:rsidRPr="00450770" w:rsidRDefault="00B67B2D" w:rsidP="004E61EE">
            <w:pPr>
              <w:keepNext/>
            </w:pPr>
          </w:p>
        </w:tc>
      </w:tr>
    </w:tbl>
    <w:p w14:paraId="3AF2B384" w14:textId="16DA37E4" w:rsidR="0004238B" w:rsidRPr="00B77A92" w:rsidRDefault="0004238B" w:rsidP="00F42179">
      <w:pPr>
        <w:pStyle w:val="Caption"/>
        <w:spacing w:after="120" w:line="240" w:lineRule="auto"/>
        <w:jc w:val="center"/>
      </w:pPr>
      <w:bookmarkStart w:id="958" w:name="_Ref46837498"/>
      <w:bookmarkStart w:id="959" w:name="_Ref46837493"/>
      <w:r w:rsidRPr="00B77A92">
        <w:t xml:space="preserve">Table </w:t>
      </w:r>
      <w:r w:rsidR="00C56536">
        <w:fldChar w:fldCharType="begin"/>
      </w:r>
      <w:r w:rsidR="00C56536">
        <w:instrText xml:space="preserve"> SEQ Table \* ARABIC </w:instrText>
      </w:r>
      <w:r w:rsidR="00C56536">
        <w:fldChar w:fldCharType="separate"/>
      </w:r>
      <w:r w:rsidR="00C56536">
        <w:rPr>
          <w:noProof/>
        </w:rPr>
        <w:t>1</w:t>
      </w:r>
      <w:r w:rsidR="00C56536">
        <w:fldChar w:fldCharType="end"/>
      </w:r>
      <w:bookmarkEnd w:id="958"/>
      <w:r w:rsidRPr="00B77A92">
        <w:t xml:space="preserve"> - Scale bar presentation</w:t>
      </w:r>
      <w:bookmarkEnd w:id="959"/>
      <w:r w:rsidR="007B2046" w:rsidRPr="00B77A92">
        <w:t xml:space="preserve"> parameters</w:t>
      </w:r>
    </w:p>
    <w:p w14:paraId="3485200B" w14:textId="769D6384" w:rsidR="00FA2769" w:rsidRPr="00450770" w:rsidRDefault="00FA2769" w:rsidP="00F42179">
      <w:pPr>
        <w:spacing w:after="120" w:line="240" w:lineRule="auto"/>
        <w:jc w:val="both"/>
      </w:pPr>
      <w:r w:rsidRPr="00450770">
        <w:t xml:space="preserve">EXAMPLE 1: </w:t>
      </w:r>
      <w:r w:rsidR="001F7977" w:rsidRPr="00450770">
        <w:t xml:space="preserve">For </w:t>
      </w:r>
      <w:r w:rsidR="002D13C2" w:rsidRPr="00450770">
        <w:rPr>
          <w:i/>
          <w:iCs/>
        </w:rPr>
        <w:t>display scales</w:t>
      </w:r>
      <w:r w:rsidR="009C2EC8" w:rsidRPr="00450770">
        <w:t xml:space="preserve"> </w:t>
      </w:r>
      <w:r w:rsidR="001F7977" w:rsidRPr="00450770">
        <w:t>larger than 1/</w:t>
      </w:r>
      <w:r w:rsidR="00224FDE">
        <w:t>8</w:t>
      </w:r>
      <w:r w:rsidR="001F7977" w:rsidRPr="00450770">
        <w:t>0,000 (for example, a scale of 1/50,000) draw symbol 'SCALEB10' on the left side of the chart display, bottom justified and 3mm in from the border of the display. Make sure the symbo</w:t>
      </w:r>
      <w:r w:rsidR="00A94367" w:rsidRPr="00450770">
        <w:t xml:space="preserve">l should be </w:t>
      </w:r>
      <w:proofErr w:type="gramStart"/>
      <w:r w:rsidR="00A94367" w:rsidRPr="00450770">
        <w:t xml:space="preserve">sized </w:t>
      </w:r>
      <w:r w:rsidR="001F7977" w:rsidRPr="00450770">
        <w:t xml:space="preserve"> to</w:t>
      </w:r>
      <w:proofErr w:type="gramEnd"/>
      <w:r w:rsidR="001F7977" w:rsidRPr="00450770">
        <w:t xml:space="preserve"> represent 1 nautical mile (1852 m) at the scale of the display.</w:t>
      </w:r>
    </w:p>
    <w:p w14:paraId="4875647C" w14:textId="0EFFBFAF" w:rsidR="001F7977" w:rsidRPr="00450770" w:rsidRDefault="00FA2769" w:rsidP="00F42179">
      <w:pPr>
        <w:spacing w:after="120" w:line="240" w:lineRule="auto"/>
        <w:jc w:val="both"/>
      </w:pPr>
      <w:r w:rsidRPr="00450770">
        <w:t xml:space="preserve">EXAMPLE 2: </w:t>
      </w:r>
      <w:r w:rsidR="001F7977" w:rsidRPr="00450770">
        <w:t>For display scales of 1/</w:t>
      </w:r>
      <w:r w:rsidR="00224FDE">
        <w:t>8</w:t>
      </w:r>
      <w:r w:rsidR="001F7977" w:rsidRPr="00450770">
        <w:t>0,000 or smaller (for example, 1/250,000) use symbol 'SCALEB11', similarly located, and scaled to represent 10 miles at the scale of the display.</w:t>
      </w:r>
    </w:p>
    <w:p w14:paraId="07BFF4B7" w14:textId="332A9C99" w:rsidR="00CD6B3C" w:rsidRPr="00530F27" w:rsidRDefault="00CD6B3C" w:rsidP="00530F27">
      <w:pPr>
        <w:spacing w:after="60" w:line="240" w:lineRule="auto"/>
        <w:jc w:val="both"/>
        <w:rPr>
          <w:strike/>
        </w:rPr>
      </w:pPr>
      <w:r w:rsidRPr="00450770">
        <w:t>IEC define a requirement for indicating the location at which the scale is calculated under certain circumstances</w:t>
      </w:r>
      <w:r w:rsidR="004870F1">
        <w:t>.</w:t>
      </w:r>
    </w:p>
    <w:p w14:paraId="3F5D3C69" w14:textId="77777777" w:rsidR="00A9027F" w:rsidRPr="00450770" w:rsidRDefault="00A9027F" w:rsidP="00EC44E4">
      <w:pPr>
        <w:pStyle w:val="Heading3"/>
      </w:pPr>
      <w:bookmarkStart w:id="960" w:name="_Ref49482026"/>
      <w:bookmarkStart w:id="961" w:name="_Toc194067131"/>
      <w:r w:rsidRPr="00450770">
        <w:t>North arrow</w:t>
      </w:r>
      <w:bookmarkEnd w:id="960"/>
      <w:bookmarkEnd w:id="961"/>
    </w:p>
    <w:p w14:paraId="5100DC40" w14:textId="3306FA58" w:rsidR="00004400" w:rsidRPr="00B812CA" w:rsidRDefault="00224FDE" w:rsidP="00F42179">
      <w:pPr>
        <w:spacing w:after="120" w:line="240" w:lineRule="auto"/>
        <w:jc w:val="both"/>
      </w:pPr>
      <w:r>
        <w:t>A</w:t>
      </w:r>
      <w:r w:rsidR="00A9027F" w:rsidRPr="00B812CA">
        <w:t xml:space="preserve"> north arrow </w:t>
      </w:r>
      <w:r>
        <w:t xml:space="preserve">must be provided </w:t>
      </w:r>
      <w:r w:rsidR="00A9027F" w:rsidRPr="00B812CA">
        <w:t>as part of the Display Base</w:t>
      </w:r>
      <w:r>
        <w:t xml:space="preserve"> according to the IMO Performance Standard</w:t>
      </w:r>
      <w:r w:rsidR="00A9027F" w:rsidRPr="00B812CA">
        <w:t xml:space="preserve">. The north arrow </w:t>
      </w:r>
      <w:r w:rsidR="009C2EC8" w:rsidRPr="00B812CA">
        <w:t xml:space="preserve">must </w:t>
      </w:r>
      <w:r w:rsidR="00A9027F" w:rsidRPr="00B812CA">
        <w:t>always be shown at the top left corner of the chart display, just clear of the scale bar or latitude scale.</w:t>
      </w:r>
      <w:r w:rsidR="002A21D7" w:rsidRPr="00B812CA">
        <w:t xml:space="preserve"> Other requirements for the north arrow are defined in IEC 61174.</w:t>
      </w:r>
    </w:p>
    <w:p w14:paraId="3DFD4083" w14:textId="6FE93FF0" w:rsidR="00F47D5B" w:rsidRPr="00450770" w:rsidRDefault="00004400" w:rsidP="00F42179">
      <w:pPr>
        <w:spacing w:after="120" w:line="240" w:lineRule="auto"/>
        <w:jc w:val="both"/>
        <w:rPr>
          <w:strike/>
        </w:rPr>
      </w:pPr>
      <w:r w:rsidRPr="00B812CA">
        <w:t xml:space="preserve">The </w:t>
      </w:r>
      <w:r w:rsidR="005702A1" w:rsidRPr="00B812CA">
        <w:t xml:space="preserve">symbol 'NORTHAR1' </w:t>
      </w:r>
      <w:r w:rsidRPr="00B812CA">
        <w:t>must be used to</w:t>
      </w:r>
      <w:r w:rsidR="005702A1" w:rsidRPr="00B812CA">
        <w:t xml:space="preserve"> indicate true north. </w:t>
      </w:r>
      <w:r w:rsidRPr="00B812CA">
        <w:t>It must be p</w:t>
      </w:r>
      <w:r w:rsidR="005702A1" w:rsidRPr="00B812CA">
        <w:t>lace</w:t>
      </w:r>
      <w:r w:rsidRPr="00B812CA">
        <w:t>d</w:t>
      </w:r>
      <w:r w:rsidR="005702A1" w:rsidRPr="00B812CA">
        <w:t xml:space="preserve"> in the top left corner of the chart display, on the inner side of the scalebar. </w:t>
      </w:r>
      <w:r w:rsidR="004E69AF" w:rsidRPr="00B812CA">
        <w:t>It must be r</w:t>
      </w:r>
      <w:r w:rsidR="005702A1" w:rsidRPr="00B812CA">
        <w:t>otate</w:t>
      </w:r>
      <w:r w:rsidR="004E69AF" w:rsidRPr="00B812CA">
        <w:t>d</w:t>
      </w:r>
      <w:r w:rsidR="005702A1" w:rsidRPr="00B812CA">
        <w:t xml:space="preserve"> to true north if the display is other than north up, a</w:t>
      </w:r>
      <w:r w:rsidR="004E69AF" w:rsidRPr="00B812CA">
        <w:t>nd</w:t>
      </w:r>
      <w:r w:rsidR="005702A1" w:rsidRPr="00B812CA">
        <w:t xml:space="preserve"> clear of the scalebar even if the latter extends the full height of the display</w:t>
      </w:r>
      <w:r w:rsidR="005702A1" w:rsidRPr="00450770">
        <w:t>.</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B77A92"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450770" w:rsidRDefault="004E69AF" w:rsidP="00D343CC">
            <w:pPr>
              <w:spacing w:before="60" w:after="60"/>
              <w:jc w:val="center"/>
              <w:rPr>
                <w:b/>
                <w:bCs/>
              </w:rPr>
            </w:pPr>
            <w:r w:rsidRPr="00450770">
              <w:rPr>
                <w:b/>
                <w:bCs/>
              </w:rPr>
              <w:lastRenderedPageBreak/>
              <w:t>Symbol</w:t>
            </w:r>
          </w:p>
        </w:tc>
        <w:tc>
          <w:tcPr>
            <w:tcW w:w="831" w:type="pct"/>
            <w:shd w:val="clear" w:color="auto" w:fill="D9D9D9" w:themeFill="background1" w:themeFillShade="D9"/>
            <w:vAlign w:val="center"/>
          </w:tcPr>
          <w:p w14:paraId="1268FA80" w14:textId="77777777" w:rsidR="004E69AF" w:rsidRPr="00450770" w:rsidRDefault="004E69AF" w:rsidP="00D343CC">
            <w:pPr>
              <w:spacing w:before="60" w:after="60"/>
              <w:jc w:val="center"/>
              <w:rPr>
                <w:b/>
                <w:bCs/>
              </w:rPr>
            </w:pPr>
            <w:r w:rsidRPr="00450770">
              <w:rPr>
                <w:b/>
                <w:bCs/>
              </w:rPr>
              <w:t>Drawing priority</w:t>
            </w:r>
          </w:p>
        </w:tc>
        <w:tc>
          <w:tcPr>
            <w:tcW w:w="1051" w:type="pct"/>
            <w:shd w:val="clear" w:color="auto" w:fill="D9D9D9" w:themeFill="background1" w:themeFillShade="D9"/>
            <w:vAlign w:val="center"/>
          </w:tcPr>
          <w:p w14:paraId="605EBA58" w14:textId="77777777" w:rsidR="004E69AF" w:rsidRPr="00450770" w:rsidRDefault="004E69AF" w:rsidP="00D343CC">
            <w:pPr>
              <w:spacing w:before="60" w:after="60"/>
              <w:jc w:val="center"/>
              <w:rPr>
                <w:b/>
                <w:bCs/>
              </w:rPr>
            </w:pPr>
            <w:r w:rsidRPr="00450770">
              <w:rPr>
                <w:b/>
                <w:bCs/>
              </w:rPr>
              <w:t>Display plane</w:t>
            </w:r>
          </w:p>
        </w:tc>
        <w:tc>
          <w:tcPr>
            <w:tcW w:w="1026" w:type="pct"/>
            <w:shd w:val="clear" w:color="auto" w:fill="D9D9D9" w:themeFill="background1" w:themeFillShade="D9"/>
            <w:vAlign w:val="center"/>
          </w:tcPr>
          <w:p w14:paraId="2D1FA480" w14:textId="77777777" w:rsidR="004E69AF" w:rsidRPr="00450770" w:rsidRDefault="004E69AF" w:rsidP="00D343CC">
            <w:pPr>
              <w:spacing w:before="60" w:after="60"/>
              <w:jc w:val="center"/>
              <w:rPr>
                <w:b/>
                <w:bCs/>
              </w:rPr>
            </w:pPr>
            <w:r w:rsidRPr="00450770">
              <w:rPr>
                <w:b/>
                <w:bCs/>
              </w:rPr>
              <w:t>Display category</w:t>
            </w:r>
          </w:p>
        </w:tc>
        <w:tc>
          <w:tcPr>
            <w:tcW w:w="832" w:type="pct"/>
            <w:shd w:val="clear" w:color="auto" w:fill="D9D9D9" w:themeFill="background1" w:themeFillShade="D9"/>
            <w:vAlign w:val="center"/>
          </w:tcPr>
          <w:p w14:paraId="31F696DF" w14:textId="77777777" w:rsidR="004E69AF" w:rsidRPr="00450770" w:rsidRDefault="004E69AF" w:rsidP="00D343CC">
            <w:pPr>
              <w:spacing w:before="60" w:after="60"/>
              <w:jc w:val="center"/>
              <w:rPr>
                <w:b/>
                <w:bCs/>
              </w:rPr>
            </w:pPr>
            <w:r w:rsidRPr="00450770">
              <w:rPr>
                <w:b/>
                <w:bCs/>
              </w:rPr>
              <w:t>Viewing group</w:t>
            </w:r>
          </w:p>
        </w:tc>
      </w:tr>
      <w:tr w:rsidR="004E69AF" w:rsidRPr="00B77A92" w14:paraId="656C580B" w14:textId="77777777" w:rsidTr="00450770">
        <w:trPr>
          <w:cantSplit/>
          <w:jc w:val="center"/>
        </w:trPr>
        <w:tc>
          <w:tcPr>
            <w:tcW w:w="1260" w:type="pct"/>
            <w:vAlign w:val="center"/>
          </w:tcPr>
          <w:p w14:paraId="7914627F" w14:textId="62D9F0CB" w:rsidR="004E69AF" w:rsidRPr="00D76083" w:rsidRDefault="004E69AF" w:rsidP="00D343CC">
            <w:pPr>
              <w:spacing w:before="60" w:after="60"/>
              <w:jc w:val="center"/>
            </w:pPr>
            <w:r w:rsidRPr="00D76083">
              <w:t>NORTHAR1</w:t>
            </w:r>
          </w:p>
        </w:tc>
        <w:tc>
          <w:tcPr>
            <w:tcW w:w="831" w:type="pct"/>
            <w:vAlign w:val="center"/>
          </w:tcPr>
          <w:p w14:paraId="1E1388CA" w14:textId="6CC3F7F7" w:rsidR="004E69AF" w:rsidRPr="00D76083" w:rsidRDefault="00C84AB6" w:rsidP="00D343CC">
            <w:pPr>
              <w:spacing w:before="60" w:after="60"/>
              <w:jc w:val="center"/>
            </w:pPr>
            <w:r>
              <w:t>27</w:t>
            </w:r>
          </w:p>
        </w:tc>
        <w:tc>
          <w:tcPr>
            <w:tcW w:w="1051" w:type="pct"/>
            <w:vAlign w:val="center"/>
          </w:tcPr>
          <w:p w14:paraId="6E738186" w14:textId="77777777" w:rsidR="004E69AF" w:rsidRPr="00D76083" w:rsidRDefault="004E69AF" w:rsidP="00D343CC">
            <w:pPr>
              <w:spacing w:before="60" w:after="60"/>
              <w:jc w:val="center"/>
            </w:pPr>
            <w:proofErr w:type="spellStart"/>
            <w:r w:rsidRPr="00D76083">
              <w:t>OverRadar</w:t>
            </w:r>
            <w:proofErr w:type="spellEnd"/>
          </w:p>
        </w:tc>
        <w:tc>
          <w:tcPr>
            <w:tcW w:w="1026" w:type="pct"/>
            <w:vAlign w:val="center"/>
          </w:tcPr>
          <w:p w14:paraId="603CF135" w14:textId="77777777" w:rsidR="004E69AF" w:rsidRPr="00D76083" w:rsidRDefault="004E69AF" w:rsidP="00D343CC">
            <w:pPr>
              <w:spacing w:before="60" w:after="60"/>
              <w:jc w:val="center"/>
            </w:pPr>
            <w:r w:rsidRPr="00D76083">
              <w:t>Display Base</w:t>
            </w:r>
          </w:p>
        </w:tc>
        <w:tc>
          <w:tcPr>
            <w:tcW w:w="832" w:type="pct"/>
            <w:vAlign w:val="center"/>
          </w:tcPr>
          <w:p w14:paraId="1CFE5E17" w14:textId="350CA4DC" w:rsidR="004E69AF" w:rsidRPr="00D76083" w:rsidRDefault="004E69AF" w:rsidP="00D343CC">
            <w:pPr>
              <w:spacing w:before="60" w:after="60"/>
              <w:jc w:val="center"/>
            </w:pPr>
            <w:r w:rsidRPr="00D76083">
              <w:t>110</w:t>
            </w:r>
            <w:r w:rsidR="008B3FBB">
              <w:t>4</w:t>
            </w:r>
            <w:r w:rsidRPr="00D76083">
              <w:t>0</w:t>
            </w:r>
          </w:p>
        </w:tc>
      </w:tr>
    </w:tbl>
    <w:p w14:paraId="00C691DE" w14:textId="1D68D773" w:rsidR="004E69AF" w:rsidRPr="00B77A92" w:rsidRDefault="004E69AF" w:rsidP="004E69AF">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2</w:t>
      </w:r>
      <w:r w:rsidR="00C56536">
        <w:fldChar w:fldCharType="end"/>
      </w:r>
      <w:r w:rsidRPr="00B77A92">
        <w:t xml:space="preserve"> – North Arrow presentation parameters</w:t>
      </w:r>
    </w:p>
    <w:p w14:paraId="371824E5" w14:textId="77777777" w:rsidR="004E69AF" w:rsidRPr="00450770" w:rsidRDefault="004E69AF" w:rsidP="00F42179">
      <w:pPr>
        <w:spacing w:after="120" w:line="240" w:lineRule="auto"/>
        <w:jc w:val="both"/>
      </w:pPr>
    </w:p>
    <w:p w14:paraId="150E52E8" w14:textId="30F0EE00" w:rsidR="00A4679E" w:rsidRPr="00B77A92" w:rsidRDefault="00A4679E" w:rsidP="00EC44E4">
      <w:pPr>
        <w:pStyle w:val="Heading3"/>
      </w:pPr>
      <w:bookmarkStart w:id="962" w:name="_Toc194067132"/>
      <w:r w:rsidRPr="00B77A92">
        <w:t>Graticule</w:t>
      </w:r>
      <w:bookmarkEnd w:id="962"/>
    </w:p>
    <w:p w14:paraId="16C01CFF" w14:textId="4E95E49C" w:rsidR="00A4679E" w:rsidRPr="00B77A92" w:rsidRDefault="00A4679E" w:rsidP="00F53577">
      <w:pPr>
        <w:spacing w:after="120" w:line="240" w:lineRule="auto"/>
        <w:jc w:val="both"/>
      </w:pPr>
      <w:r w:rsidRPr="00B77A92">
        <w:t>If the ECDIS shows a graticule (</w:t>
      </w:r>
      <w:r w:rsidR="00F667CD" w:rsidRPr="00B77A92">
        <w:t xml:space="preserve">listed in “other information” in </w:t>
      </w:r>
      <w:r w:rsidRPr="00B77A92">
        <w:t xml:space="preserve">IMO Performance Standards </w:t>
      </w:r>
      <w:r w:rsidR="00F667CD" w:rsidRPr="00B77A92">
        <w:t>(</w:t>
      </w:r>
      <w:r w:rsidR="0056040E">
        <w:t>MSC.530(106)/Rev.1</w:t>
      </w:r>
      <w:r w:rsidRPr="00B77A92">
        <w:t xml:space="preserve">) the lines </w:t>
      </w:r>
      <w:r w:rsidR="002C3002" w:rsidRPr="00B77A92">
        <w:t xml:space="preserve">must </w:t>
      </w:r>
      <w:r w:rsidRPr="00B77A92">
        <w:t>use the colour token CHBLK.</w:t>
      </w:r>
    </w:p>
    <w:p w14:paraId="73727AD6" w14:textId="55A423AC" w:rsidR="00A4679E" w:rsidRPr="00B77A92" w:rsidRDefault="00F667CD" w:rsidP="00EC44E4">
      <w:pPr>
        <w:pStyle w:val="Heading3"/>
      </w:pPr>
      <w:bookmarkStart w:id="963" w:name="_Toc194067133"/>
      <w:r w:rsidRPr="00B77A92">
        <w:t>Display mode</w:t>
      </w:r>
      <w:bookmarkEnd w:id="963"/>
    </w:p>
    <w:p w14:paraId="14F9578E" w14:textId="538FEABD" w:rsidR="00F667CD" w:rsidRPr="00B77A92" w:rsidRDefault="00EC6135" w:rsidP="00F53577">
      <w:pPr>
        <w:spacing w:after="120" w:line="240" w:lineRule="auto"/>
        <w:jc w:val="both"/>
      </w:pPr>
      <w:r w:rsidRPr="00B77A92">
        <w:t xml:space="preserve">The ECDIS manufacturer </w:t>
      </w:r>
      <w:r w:rsidR="00A6043D" w:rsidRPr="00B77A92">
        <w:t xml:space="preserve">must </w:t>
      </w:r>
      <w:r w:rsidRPr="00B77A92">
        <w:t>provide the indication of display mode required in the display base by IMO Performance Standards (</w:t>
      </w:r>
      <w:r w:rsidR="0056040E">
        <w:t>MSC.530(106)/Rev.1</w:t>
      </w:r>
      <w:r w:rsidR="00D748C8" w:rsidRPr="00B77A92">
        <w:t xml:space="preserve"> Appendix 2</w:t>
      </w:r>
      <w:r w:rsidRPr="00B77A92">
        <w:t>).</w:t>
      </w:r>
    </w:p>
    <w:p w14:paraId="57305535" w14:textId="6C87A070" w:rsidR="004E69AF" w:rsidRPr="00450770" w:rsidRDefault="004E69AF" w:rsidP="00B812CA">
      <w:pPr>
        <w:spacing w:after="120" w:line="240" w:lineRule="auto"/>
        <w:jc w:val="both"/>
        <w:rPr>
          <w:strike/>
        </w:rPr>
      </w:pPr>
    </w:p>
    <w:p w14:paraId="4B9238FD" w14:textId="150F3839" w:rsidR="001275B6" w:rsidRPr="00B77A92" w:rsidRDefault="001275B6" w:rsidP="00EC44E4">
      <w:pPr>
        <w:pStyle w:val="Heading3"/>
      </w:pPr>
      <w:bookmarkStart w:id="964" w:name="_Toc194067134"/>
      <w:r w:rsidRPr="00B77A92">
        <w:t>Black level adjustment symbol</w:t>
      </w:r>
      <w:bookmarkEnd w:id="964"/>
    </w:p>
    <w:p w14:paraId="1FA380C5" w14:textId="2DBED01F" w:rsidR="004E69AF" w:rsidRPr="00B77A92" w:rsidRDefault="00584966" w:rsidP="00F53577">
      <w:pPr>
        <w:spacing w:after="120" w:line="240" w:lineRule="auto"/>
        <w:jc w:val="both"/>
      </w:pPr>
      <w:r w:rsidRPr="00B77A92">
        <w:t>Unless the brightness and c</w:t>
      </w:r>
      <w:r w:rsidR="00F53577" w:rsidRPr="00B77A92">
        <w:t>ontrast controls of the monitor</w:t>
      </w:r>
      <w:r w:rsidRPr="00B77A92">
        <w:t xml:space="preserve"> are properly adjusted there is a danger that information may be lost from the chart d</w:t>
      </w:r>
      <w:r w:rsidR="00F53577" w:rsidRPr="00B77A92">
        <w:t xml:space="preserve">isplay, particularly at night. </w:t>
      </w:r>
      <w:r w:rsidRPr="00B77A92">
        <w:t xml:space="preserve">Symbol BLKADJ is provided for checking correct adjustment and for re-adjusting as necessary. </w:t>
      </w:r>
      <w:r w:rsidR="004E69AF" w:rsidRPr="00B77A92">
        <w:t xml:space="preserve">The BLKADJ symbol is provided as a part of ECDIS Chart 1, see section </w:t>
      </w:r>
      <w:r w:rsidR="007750F0">
        <w:fldChar w:fldCharType="begin"/>
      </w:r>
      <w:r w:rsidR="007750F0">
        <w:instrText xml:space="preserve"> REF _Ref189057358 \r \h </w:instrText>
      </w:r>
      <w:r w:rsidR="007750F0">
        <w:fldChar w:fldCharType="separate"/>
      </w:r>
      <w:r w:rsidR="007750F0">
        <w:t>19.5</w:t>
      </w:r>
      <w:r w:rsidR="007750F0">
        <w:fldChar w:fldCharType="end"/>
      </w:r>
    </w:p>
    <w:p w14:paraId="0A7FEA69" w14:textId="7E3436F7" w:rsidR="001275B6" w:rsidRPr="00B77A92" w:rsidRDefault="001275B6" w:rsidP="00EC44E4">
      <w:pPr>
        <w:pStyle w:val="Heading3"/>
      </w:pPr>
      <w:bookmarkStart w:id="965" w:name="_Toc175130246"/>
      <w:bookmarkStart w:id="966" w:name="_Ref49340745"/>
      <w:bookmarkStart w:id="967" w:name="_Toc194067135"/>
      <w:bookmarkEnd w:id="965"/>
      <w:commentRangeStart w:id="968"/>
      <w:r w:rsidRPr="00B77A92">
        <w:t>Detection and notification of navigational hazards</w:t>
      </w:r>
      <w:bookmarkEnd w:id="966"/>
      <w:bookmarkEnd w:id="967"/>
      <w:commentRangeEnd w:id="968"/>
      <w:r w:rsidR="00407755">
        <w:rPr>
          <w:rStyle w:val="CommentReference"/>
          <w:b w:val="0"/>
          <w:bCs w:val="0"/>
        </w:rPr>
        <w:commentReference w:id="968"/>
      </w:r>
    </w:p>
    <w:p w14:paraId="632FEAE1" w14:textId="0B06CC04" w:rsidR="00584966" w:rsidRPr="00B77A92" w:rsidRDefault="00584966" w:rsidP="009D43C5">
      <w:pPr>
        <w:spacing w:after="60" w:line="240" w:lineRule="auto"/>
        <w:jc w:val="both"/>
      </w:pPr>
      <w:r w:rsidRPr="00B77A92">
        <w:t>The IMO Performance Standar</w:t>
      </w:r>
      <w:r w:rsidR="009D43C5" w:rsidRPr="00B77A92">
        <w:t xml:space="preserve">d for ECDIS </w:t>
      </w:r>
      <w:r w:rsidR="0056040E">
        <w:t>MSC.530(106)/Rev.1</w:t>
      </w:r>
      <w:r w:rsidR="009D43C5" w:rsidRPr="00B77A92">
        <w:t>, clause 11.3.</w:t>
      </w:r>
      <w:r w:rsidR="00224FDE">
        <w:t>7</w:t>
      </w:r>
      <w:r w:rsidR="009D43C5" w:rsidRPr="00B77A92">
        <w:t xml:space="preserve"> Route planning states:</w:t>
      </w:r>
    </w:p>
    <w:p w14:paraId="3EC5BA78" w14:textId="7AA61DE9" w:rsidR="00584966" w:rsidRPr="00B77A92" w:rsidRDefault="002C4C4D" w:rsidP="009D43C5">
      <w:pPr>
        <w:pStyle w:val="BlockQuote"/>
        <w:spacing w:after="120" w:line="240" w:lineRule="auto"/>
        <w:jc w:val="both"/>
      </w:pPr>
      <w:r w:rsidRPr="00B77A92">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B77A92" w:rsidRDefault="009D43C5" w:rsidP="009D43C5">
      <w:pPr>
        <w:spacing w:after="60" w:line="240" w:lineRule="auto"/>
        <w:jc w:val="both"/>
      </w:pPr>
      <w:r w:rsidRPr="00B77A92">
        <w:t>Clause 11.4.6 Route monitoring states:</w:t>
      </w:r>
    </w:p>
    <w:p w14:paraId="2453A7C4" w14:textId="3E48C49A" w:rsidR="00584966" w:rsidRPr="00B77A92" w:rsidRDefault="002C4C4D" w:rsidP="009D43C5">
      <w:pPr>
        <w:pStyle w:val="BlockQuote"/>
        <w:spacing w:after="120" w:line="240" w:lineRule="auto"/>
        <w:jc w:val="both"/>
      </w:pPr>
      <w:r w:rsidRPr="00B77A92">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B77A92">
        <w:t>.</w:t>
      </w:r>
    </w:p>
    <w:p w14:paraId="63FC6ACE" w14:textId="0EF5EAB0" w:rsidR="00730D49" w:rsidRPr="00B77A92" w:rsidRDefault="000F7EC7" w:rsidP="009D43C5">
      <w:pPr>
        <w:spacing w:after="120" w:line="240" w:lineRule="auto"/>
        <w:jc w:val="both"/>
      </w:pPr>
      <w:r w:rsidRPr="00B77A92">
        <w:t xml:space="preserve">Clause 11.4.8 Route Monitoring states: </w:t>
      </w:r>
    </w:p>
    <w:p w14:paraId="600E97DA" w14:textId="77777777" w:rsidR="003A53A9" w:rsidRDefault="000F7EC7" w:rsidP="002D7DEE">
      <w:pPr>
        <w:spacing w:after="120" w:line="240" w:lineRule="auto"/>
        <w:ind w:left="851"/>
        <w:jc w:val="both"/>
        <w:rPr>
          <w:i/>
          <w:iCs/>
        </w:rPr>
      </w:pPr>
      <w:r w:rsidRPr="002D7DEE">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2D7DEE">
        <w:rPr>
          <w:i/>
          <w:iCs/>
        </w:rPr>
        <w:t xml:space="preserve">. </w:t>
      </w:r>
    </w:p>
    <w:p w14:paraId="0092E6CD" w14:textId="080C6F18" w:rsidR="00730D49" w:rsidRPr="00530F27" w:rsidRDefault="00730D49" w:rsidP="00530F27">
      <w:pPr>
        <w:spacing w:after="120" w:line="240" w:lineRule="auto"/>
        <w:jc w:val="both"/>
      </w:pPr>
      <w:r w:rsidRPr="00530F27">
        <w:t xml:space="preserve">The ECDIS </w:t>
      </w:r>
      <w:r w:rsidR="00B15F52" w:rsidRPr="00530F27">
        <w:t>must</w:t>
      </w:r>
      <w:r w:rsidR="002C4C4D" w:rsidRPr="00530F27">
        <w:t xml:space="preserve"> </w:t>
      </w:r>
      <w:r w:rsidRPr="00530F27">
        <w:t xml:space="preserve">implement support for the </w:t>
      </w:r>
      <w:r w:rsidR="009D43C5" w:rsidRPr="00530F27">
        <w:t>A</w:t>
      </w:r>
      <w:r w:rsidRPr="00530F27">
        <w:t xml:space="preserve">lert and </w:t>
      </w:r>
      <w:r w:rsidR="009D43C5" w:rsidRPr="00530F27">
        <w:t>I</w:t>
      </w:r>
      <w:r w:rsidRPr="00530F27">
        <w:t xml:space="preserve">ndications </w:t>
      </w:r>
      <w:r w:rsidR="009D43C5" w:rsidRPr="00530F27">
        <w:t>Catalogue</w:t>
      </w:r>
      <w:r w:rsidRPr="00530F27">
        <w:t xml:space="preserve"> which may be provided within each product</w:t>
      </w:r>
      <w:r w:rsidR="009D43C5" w:rsidRPr="00530F27">
        <w:t>’</w:t>
      </w:r>
      <w:r w:rsidRPr="00530F27">
        <w:t xml:space="preserve">s </w:t>
      </w:r>
      <w:r w:rsidR="009D43C5" w:rsidRPr="00530F27">
        <w:t>P</w:t>
      </w:r>
      <w:r w:rsidRPr="00530F27">
        <w:t xml:space="preserve">ortrayal </w:t>
      </w:r>
      <w:r w:rsidR="009D43C5" w:rsidRPr="00530F27">
        <w:t>C</w:t>
      </w:r>
      <w:r w:rsidRPr="00530F27">
        <w:t xml:space="preserve">atalogue. </w:t>
      </w:r>
    </w:p>
    <w:p w14:paraId="4C60B4F3" w14:textId="5AB8A77D" w:rsidR="004F4995" w:rsidRPr="00B77A92" w:rsidRDefault="0099680D" w:rsidP="009D43C5">
      <w:pPr>
        <w:spacing w:after="120" w:line="240" w:lineRule="auto"/>
        <w:jc w:val="both"/>
      </w:pPr>
      <w:r w:rsidRPr="00B77A92">
        <w:t>The safety contour value is set by the user</w:t>
      </w:r>
      <w:r w:rsidR="004F4995" w:rsidRPr="00B77A92">
        <w:t xml:space="preserve">; in the absence of a user setting, its default value </w:t>
      </w:r>
      <w:r w:rsidR="00B15F52" w:rsidRPr="00B77A92">
        <w:t>must</w:t>
      </w:r>
      <w:r w:rsidR="002C4C4D" w:rsidRPr="00B77A92">
        <w:t xml:space="preserve"> </w:t>
      </w:r>
      <w:r w:rsidR="004F4995" w:rsidRPr="00B77A92">
        <w:t>be 30m</w:t>
      </w:r>
      <w:r w:rsidRPr="00B77A92">
        <w:t>.</w:t>
      </w:r>
    </w:p>
    <w:p w14:paraId="184A86F9" w14:textId="11154226" w:rsidR="0099680D" w:rsidRPr="00F06772" w:rsidRDefault="006A7A07" w:rsidP="009D43C5">
      <w:pPr>
        <w:spacing w:after="120" w:line="240" w:lineRule="auto"/>
        <w:jc w:val="both"/>
        <w:rPr>
          <w:ins w:id="969" w:author="jonathan pritchard" w:date="2025-08-07T07:21:00Z" w16du:dateUtc="2025-08-07T06:21:00Z"/>
          <w:strike/>
          <w:rPrChange w:id="970" w:author="jonathan pritchard" w:date="2025-08-07T07:22:00Z" w16du:dateUtc="2025-08-07T06:22:00Z">
            <w:rPr>
              <w:ins w:id="971" w:author="jonathan pritchard" w:date="2025-08-07T07:21:00Z" w16du:dateUtc="2025-08-07T06:21:00Z"/>
            </w:rPr>
          </w:rPrChange>
        </w:rPr>
      </w:pPr>
      <w:r w:rsidRPr="00F06772">
        <w:rPr>
          <w:strike/>
          <w:rPrChange w:id="972" w:author="jonathan pritchard" w:date="2025-08-07T07:22:00Z" w16du:dateUtc="2025-08-07T06:22:00Z">
            <w:rPr/>
          </w:rPrChange>
        </w:rPr>
        <w:t>T</w:t>
      </w:r>
      <w:r w:rsidR="004640A7" w:rsidRPr="00F06772">
        <w:rPr>
          <w:strike/>
          <w:rPrChange w:id="973" w:author="jonathan pritchard" w:date="2025-08-07T07:22:00Z" w16du:dateUtc="2025-08-07T06:22:00Z">
            <w:rPr/>
          </w:rPrChange>
        </w:rPr>
        <w:t xml:space="preserve">he highlight </w:t>
      </w:r>
      <w:r w:rsidR="00B15F52" w:rsidRPr="00F06772">
        <w:rPr>
          <w:strike/>
          <w:rPrChange w:id="974" w:author="jonathan pritchard" w:date="2025-08-07T07:22:00Z" w16du:dateUtc="2025-08-07T06:22:00Z">
            <w:rPr/>
          </w:rPrChange>
        </w:rPr>
        <w:t>must</w:t>
      </w:r>
      <w:r w:rsidR="002C4C4D" w:rsidRPr="00F06772">
        <w:rPr>
          <w:strike/>
          <w:rPrChange w:id="975" w:author="jonathan pritchard" w:date="2025-08-07T07:22:00Z" w16du:dateUtc="2025-08-07T06:22:00Z">
            <w:rPr/>
          </w:rPrChange>
        </w:rPr>
        <w:t xml:space="preserve"> </w:t>
      </w:r>
      <w:r w:rsidR="004640A7" w:rsidRPr="00F06772">
        <w:rPr>
          <w:strike/>
          <w:rPrChange w:id="976" w:author="jonathan pritchard" w:date="2025-08-07T07:22:00Z" w16du:dateUtc="2025-08-07T06:22:00Z">
            <w:rPr/>
          </w:rPrChange>
        </w:rPr>
        <w:t xml:space="preserve">indicate the intersection between the </w:t>
      </w:r>
      <w:r w:rsidR="004C4C4C" w:rsidRPr="00F06772">
        <w:rPr>
          <w:strike/>
          <w:rPrChange w:id="977" w:author="jonathan pritchard" w:date="2025-08-07T07:22:00Z" w16du:dateUtc="2025-08-07T06:22:00Z">
            <w:rPr/>
          </w:rPrChange>
        </w:rPr>
        <w:t>ship’s</w:t>
      </w:r>
      <w:r w:rsidR="004640A7" w:rsidRPr="00F06772">
        <w:rPr>
          <w:strike/>
          <w:rPrChange w:id="978" w:author="jonathan pritchard" w:date="2025-08-07T07:22:00Z" w16du:dateUtc="2025-08-07T06:22:00Z">
            <w:rPr/>
          </w:rPrChange>
        </w:rPr>
        <w:t xml:space="preserve"> </w:t>
      </w:r>
      <w:r w:rsidR="00CF7B61" w:rsidRPr="00F06772">
        <w:rPr>
          <w:strike/>
          <w:rPrChange w:id="979" w:author="jonathan pritchard" w:date="2025-08-07T07:22:00Z" w16du:dateUtc="2025-08-07T06:22:00Z">
            <w:rPr/>
          </w:rPrChange>
        </w:rPr>
        <w:t xml:space="preserve">look-ahead </w:t>
      </w:r>
      <w:r w:rsidR="004640A7" w:rsidRPr="00F06772">
        <w:rPr>
          <w:strike/>
          <w:rPrChange w:id="980" w:author="jonathan pritchard" w:date="2025-08-07T07:22:00Z" w16du:dateUtc="2025-08-07T06:22:00Z">
            <w:rPr/>
          </w:rPrChange>
        </w:rPr>
        <w:t xml:space="preserve">buffer (computed using </w:t>
      </w:r>
      <w:r w:rsidR="004C4C4C" w:rsidRPr="00F06772">
        <w:rPr>
          <w:strike/>
          <w:rPrChange w:id="981" w:author="jonathan pritchard" w:date="2025-08-07T07:22:00Z" w16du:dateUtc="2025-08-07T06:22:00Z">
            <w:rPr/>
          </w:rPrChange>
        </w:rPr>
        <w:t xml:space="preserve">speed, course, </w:t>
      </w:r>
      <w:r w:rsidR="00CF7B61" w:rsidRPr="00F06772">
        <w:rPr>
          <w:strike/>
          <w:rPrChange w:id="982" w:author="jonathan pritchard" w:date="2025-08-07T07:22:00Z" w16du:dateUtc="2025-08-07T06:22:00Z">
            <w:rPr/>
          </w:rPrChange>
        </w:rPr>
        <w:t>look-ahead</w:t>
      </w:r>
      <w:r w:rsidR="004640A7" w:rsidRPr="00F06772">
        <w:rPr>
          <w:strike/>
          <w:rPrChange w:id="983" w:author="jonathan pritchard" w:date="2025-08-07T07:22:00Z" w16du:dateUtc="2025-08-07T06:22:00Z">
            <w:rPr/>
          </w:rPrChange>
        </w:rPr>
        <w:t xml:space="preserve"> time and cross-track</w:t>
      </w:r>
      <w:r w:rsidR="004C4C4C" w:rsidRPr="00F06772">
        <w:rPr>
          <w:strike/>
          <w:rPrChange w:id="984" w:author="jonathan pritchard" w:date="2025-08-07T07:22:00Z" w16du:dateUtc="2025-08-07T06:22:00Z">
            <w:rPr/>
          </w:rPrChange>
        </w:rPr>
        <w:t xml:space="preserve"> deviation) and the</w:t>
      </w:r>
      <w:r w:rsidRPr="00F06772">
        <w:rPr>
          <w:strike/>
          <w:rPrChange w:id="985" w:author="jonathan pritchard" w:date="2025-08-07T07:22:00Z" w16du:dateUtc="2025-08-07T06:22:00Z">
            <w:rPr/>
          </w:rPrChange>
        </w:rPr>
        <w:t xml:space="preserve"> spatial components associated with alert instructions output by the portrayal</w:t>
      </w:r>
      <w:r w:rsidR="004C4C4C" w:rsidRPr="00F06772">
        <w:rPr>
          <w:strike/>
          <w:rPrChange w:id="986" w:author="jonathan pritchard" w:date="2025-08-07T07:22:00Z" w16du:dateUtc="2025-08-07T06:22:00Z">
            <w:rPr/>
          </w:rPrChange>
        </w:rPr>
        <w:t>.</w:t>
      </w:r>
    </w:p>
    <w:p w14:paraId="76F3208F" w14:textId="77777777" w:rsidR="00F06772" w:rsidRPr="00F06772" w:rsidRDefault="00F06772" w:rsidP="00F06772">
      <w:pPr>
        <w:pStyle w:val="ISOChange"/>
        <w:spacing w:before="60" w:after="60" w:line="240" w:lineRule="auto"/>
        <w:rPr>
          <w:ins w:id="987" w:author="jonathan pritchard" w:date="2025-08-07T07:22:00Z" w16du:dateUtc="2025-08-07T06:22:00Z"/>
          <w:sz w:val="20"/>
          <w:rPrChange w:id="988" w:author="jonathan pritchard" w:date="2025-08-07T07:22:00Z" w16du:dateUtc="2025-08-07T06:22:00Z">
            <w:rPr>
              <w:ins w:id="989" w:author="jonathan pritchard" w:date="2025-08-07T07:22:00Z" w16du:dateUtc="2025-08-07T06:22:00Z"/>
              <w:szCs w:val="18"/>
            </w:rPr>
          </w:rPrChange>
        </w:rPr>
      </w:pPr>
      <w:commentRangeStart w:id="990"/>
      <w:ins w:id="991" w:author="jonathan pritchard" w:date="2025-08-07T07:22:00Z" w16du:dateUtc="2025-08-07T06:22:00Z">
        <w:r w:rsidRPr="00F06772">
          <w:rPr>
            <w:sz w:val="20"/>
            <w:rPrChange w:id="992" w:author="jonathan pritchard" w:date="2025-08-07T07:22:00Z" w16du:dateUtc="2025-08-07T06:22:00Z">
              <w:rPr>
                <w:szCs w:val="18"/>
              </w:rPr>
            </w:rPrChange>
          </w:rPr>
          <w:t>When route planning, the ECDIS must provide a graphical indication of the intersection of:</w:t>
        </w:r>
      </w:ins>
    </w:p>
    <w:p w14:paraId="6834FAD1" w14:textId="77777777" w:rsidR="00F06772" w:rsidRPr="00F06772" w:rsidRDefault="00F06772" w:rsidP="00F06772">
      <w:pPr>
        <w:pStyle w:val="ISOChange"/>
        <w:numPr>
          <w:ilvl w:val="0"/>
          <w:numId w:val="247"/>
        </w:numPr>
        <w:spacing w:before="60" w:after="60" w:line="240" w:lineRule="auto"/>
        <w:rPr>
          <w:ins w:id="993" w:author="jonathan pritchard" w:date="2025-08-07T07:22:00Z" w16du:dateUtc="2025-08-07T06:22:00Z"/>
          <w:sz w:val="20"/>
          <w:rPrChange w:id="994" w:author="jonathan pritchard" w:date="2025-08-07T07:22:00Z" w16du:dateUtc="2025-08-07T06:22:00Z">
            <w:rPr>
              <w:ins w:id="995" w:author="jonathan pritchard" w:date="2025-08-07T07:22:00Z" w16du:dateUtc="2025-08-07T06:22:00Z"/>
              <w:szCs w:val="18"/>
            </w:rPr>
          </w:rPrChange>
        </w:rPr>
      </w:pPr>
      <w:ins w:id="996" w:author="jonathan pritchard" w:date="2025-08-07T07:22:00Z" w16du:dateUtc="2025-08-07T06:22:00Z">
        <w:r w:rsidRPr="00F06772">
          <w:rPr>
            <w:sz w:val="20"/>
            <w:rPrChange w:id="997" w:author="jonathan pritchard" w:date="2025-08-07T07:22:00Z" w16du:dateUtc="2025-08-07T06:22:00Z">
              <w:rPr>
                <w:szCs w:val="18"/>
              </w:rPr>
            </w:rPrChange>
          </w:rPr>
          <w:t xml:space="preserve">the area bounded by a user-specified distance from the route and </w:t>
        </w:r>
      </w:ins>
    </w:p>
    <w:p w14:paraId="53872148" w14:textId="77777777" w:rsidR="00F06772" w:rsidRPr="00F06772" w:rsidRDefault="00F06772" w:rsidP="00F06772">
      <w:pPr>
        <w:pStyle w:val="ISOChange"/>
        <w:numPr>
          <w:ilvl w:val="0"/>
          <w:numId w:val="247"/>
        </w:numPr>
        <w:spacing w:before="60" w:after="60" w:line="240" w:lineRule="auto"/>
        <w:rPr>
          <w:ins w:id="998" w:author="jonathan pritchard" w:date="2025-08-07T07:22:00Z" w16du:dateUtc="2025-08-07T06:22:00Z"/>
          <w:sz w:val="20"/>
          <w:rPrChange w:id="999" w:author="jonathan pritchard" w:date="2025-08-07T07:22:00Z" w16du:dateUtc="2025-08-07T06:22:00Z">
            <w:rPr>
              <w:ins w:id="1000" w:author="jonathan pritchard" w:date="2025-08-07T07:22:00Z" w16du:dateUtc="2025-08-07T06:22:00Z"/>
              <w:szCs w:val="18"/>
            </w:rPr>
          </w:rPrChange>
        </w:rPr>
      </w:pPr>
      <w:ins w:id="1001" w:author="jonathan pritchard" w:date="2025-08-07T07:22:00Z" w16du:dateUtc="2025-08-07T06:22:00Z">
        <w:r w:rsidRPr="00F06772">
          <w:rPr>
            <w:sz w:val="20"/>
            <w:rPrChange w:id="1002" w:author="jonathan pritchard" w:date="2025-08-07T07:22:00Z" w16du:dateUtc="2025-08-07T06:22:00Z">
              <w:rPr>
                <w:szCs w:val="18"/>
              </w:rPr>
            </w:rPrChange>
          </w:rPr>
          <w:t xml:space="preserve">the spatial components associated with alert instructions output by the portrayal. </w:t>
        </w:r>
      </w:ins>
    </w:p>
    <w:p w14:paraId="02149C94" w14:textId="77777777" w:rsidR="00F06772" w:rsidRPr="00F06772" w:rsidRDefault="00F06772" w:rsidP="00F06772">
      <w:pPr>
        <w:pStyle w:val="ISOChange"/>
        <w:spacing w:before="60" w:after="60" w:line="240" w:lineRule="auto"/>
        <w:rPr>
          <w:ins w:id="1003" w:author="jonathan pritchard" w:date="2025-08-07T07:22:00Z" w16du:dateUtc="2025-08-07T06:22:00Z"/>
          <w:sz w:val="20"/>
          <w:rPrChange w:id="1004" w:author="jonathan pritchard" w:date="2025-08-07T07:22:00Z" w16du:dateUtc="2025-08-07T06:22:00Z">
            <w:rPr>
              <w:ins w:id="1005" w:author="jonathan pritchard" w:date="2025-08-07T07:22:00Z" w16du:dateUtc="2025-08-07T06:22:00Z"/>
              <w:szCs w:val="18"/>
            </w:rPr>
          </w:rPrChange>
        </w:rPr>
      </w:pPr>
      <w:ins w:id="1006" w:author="jonathan pritchard" w:date="2025-08-07T07:22:00Z" w16du:dateUtc="2025-08-07T06:22:00Z">
        <w:r w:rsidRPr="00F06772">
          <w:rPr>
            <w:sz w:val="20"/>
            <w:rPrChange w:id="1007" w:author="jonathan pritchard" w:date="2025-08-07T07:22:00Z" w16du:dateUtc="2025-08-07T06:22:00Z">
              <w:rPr>
                <w:szCs w:val="18"/>
              </w:rPr>
            </w:rPrChange>
          </w:rPr>
          <w:t>When route monitoring, the ECDIS must provide a graphical indication of the intersection of:</w:t>
        </w:r>
      </w:ins>
    </w:p>
    <w:p w14:paraId="6BC78FF0" w14:textId="77777777" w:rsidR="00F06772" w:rsidRPr="00F06772" w:rsidRDefault="00F06772" w:rsidP="00F06772">
      <w:pPr>
        <w:pStyle w:val="ISOChange"/>
        <w:numPr>
          <w:ilvl w:val="0"/>
          <w:numId w:val="247"/>
        </w:numPr>
        <w:spacing w:before="60" w:after="60" w:line="240" w:lineRule="auto"/>
        <w:rPr>
          <w:ins w:id="1008" w:author="jonathan pritchard" w:date="2025-08-07T07:22:00Z" w16du:dateUtc="2025-08-07T06:22:00Z"/>
          <w:sz w:val="20"/>
          <w:rPrChange w:id="1009" w:author="jonathan pritchard" w:date="2025-08-07T07:22:00Z" w16du:dateUtc="2025-08-07T06:22:00Z">
            <w:rPr>
              <w:ins w:id="1010" w:author="jonathan pritchard" w:date="2025-08-07T07:22:00Z" w16du:dateUtc="2025-08-07T06:22:00Z"/>
              <w:szCs w:val="18"/>
            </w:rPr>
          </w:rPrChange>
        </w:rPr>
      </w:pPr>
      <w:ins w:id="1011" w:author="jonathan pritchard" w:date="2025-08-07T07:22:00Z" w16du:dateUtc="2025-08-07T06:22:00Z">
        <w:r w:rsidRPr="00F06772">
          <w:rPr>
            <w:sz w:val="20"/>
            <w:rPrChange w:id="1012" w:author="jonathan pritchard" w:date="2025-08-07T07:22:00Z" w16du:dateUtc="2025-08-07T06:22:00Z">
              <w:rPr>
                <w:szCs w:val="18"/>
              </w:rPr>
            </w:rPrChange>
          </w:rPr>
          <w:lastRenderedPageBreak/>
          <w:t xml:space="preserve">the area bounded by a user-specified distance from the current and next legs of the route (as a minimum) and </w:t>
        </w:r>
      </w:ins>
    </w:p>
    <w:p w14:paraId="61F233B2" w14:textId="4CEC2CB8" w:rsidR="00F06772" w:rsidRPr="00F06772" w:rsidRDefault="00F06772">
      <w:pPr>
        <w:pStyle w:val="ISOChange"/>
        <w:numPr>
          <w:ilvl w:val="0"/>
          <w:numId w:val="247"/>
        </w:numPr>
        <w:spacing w:before="60" w:after="60" w:line="240" w:lineRule="auto"/>
        <w:rPr>
          <w:ins w:id="1013" w:author="jonathan pritchard" w:date="2025-08-07T07:22:00Z" w16du:dateUtc="2025-08-07T06:22:00Z"/>
          <w:sz w:val="20"/>
          <w:rPrChange w:id="1014" w:author="jonathan pritchard" w:date="2025-08-07T07:23:00Z" w16du:dateUtc="2025-08-07T06:23:00Z">
            <w:rPr>
              <w:ins w:id="1015" w:author="jonathan pritchard" w:date="2025-08-07T07:22:00Z" w16du:dateUtc="2025-08-07T06:22:00Z"/>
              <w:szCs w:val="18"/>
            </w:rPr>
          </w:rPrChange>
        </w:rPr>
        <w:pPrChange w:id="1016" w:author="jonathan pritchard" w:date="2025-08-07T07:23:00Z" w16du:dateUtc="2025-08-07T06:23:00Z">
          <w:pPr>
            <w:pStyle w:val="ISOChange"/>
            <w:spacing w:before="60" w:after="60" w:line="240" w:lineRule="auto"/>
          </w:pPr>
        </w:pPrChange>
      </w:pPr>
      <w:ins w:id="1017" w:author="jonathan pritchard" w:date="2025-08-07T07:22:00Z" w16du:dateUtc="2025-08-07T06:22:00Z">
        <w:r w:rsidRPr="00F06772">
          <w:rPr>
            <w:sz w:val="20"/>
            <w:rPrChange w:id="1018" w:author="jonathan pritchard" w:date="2025-08-07T07:22:00Z" w16du:dateUtc="2025-08-07T06:22:00Z">
              <w:rPr>
                <w:szCs w:val="18"/>
              </w:rPr>
            </w:rPrChange>
          </w:rPr>
          <w:t xml:space="preserve">the spatial components associated with alert instructions output by the portrayal. </w:t>
        </w:r>
      </w:ins>
    </w:p>
    <w:p w14:paraId="23B60D48" w14:textId="77777777" w:rsidR="00F06772" w:rsidRPr="00F06772" w:rsidRDefault="00F06772" w:rsidP="00F06772">
      <w:pPr>
        <w:pStyle w:val="ISOChange"/>
        <w:spacing w:before="60" w:after="60" w:line="240" w:lineRule="auto"/>
        <w:rPr>
          <w:ins w:id="1019" w:author="jonathan pritchard" w:date="2025-08-07T07:22:00Z" w16du:dateUtc="2025-08-07T06:22:00Z"/>
          <w:sz w:val="20"/>
          <w:rPrChange w:id="1020" w:author="jonathan pritchard" w:date="2025-08-07T07:22:00Z" w16du:dateUtc="2025-08-07T06:22:00Z">
            <w:rPr>
              <w:ins w:id="1021" w:author="jonathan pritchard" w:date="2025-08-07T07:22:00Z" w16du:dateUtc="2025-08-07T06:22:00Z"/>
              <w:szCs w:val="18"/>
            </w:rPr>
          </w:rPrChange>
        </w:rPr>
      </w:pPr>
      <w:ins w:id="1022" w:author="jonathan pritchard" w:date="2025-08-07T07:22:00Z" w16du:dateUtc="2025-08-07T06:22:00Z">
        <w:r w:rsidRPr="00F06772">
          <w:rPr>
            <w:sz w:val="20"/>
            <w:rPrChange w:id="1023" w:author="jonathan pritchard" w:date="2025-08-07T07:22:00Z" w16du:dateUtc="2025-08-07T06:22:00Z">
              <w:rPr>
                <w:szCs w:val="18"/>
              </w:rPr>
            </w:rPrChange>
          </w:rPr>
          <w:t>When route monitoring, the ECDIS must provide an additional graphical indication of the intersection of:</w:t>
        </w:r>
      </w:ins>
    </w:p>
    <w:p w14:paraId="4E615960" w14:textId="01AFFC01" w:rsidR="00F06772" w:rsidRPr="00F06772" w:rsidRDefault="00F06772" w:rsidP="00F06772">
      <w:pPr>
        <w:pStyle w:val="ISOChange"/>
        <w:numPr>
          <w:ilvl w:val="0"/>
          <w:numId w:val="248"/>
        </w:numPr>
        <w:spacing w:before="60" w:after="60" w:line="240" w:lineRule="auto"/>
        <w:rPr>
          <w:ins w:id="1024" w:author="jonathan pritchard" w:date="2025-08-07T07:23:00Z" w16du:dateUtc="2025-08-07T06:23:00Z"/>
          <w:sz w:val="20"/>
        </w:rPr>
      </w:pPr>
      <w:ins w:id="1025" w:author="jonathan pritchard" w:date="2025-08-07T07:22:00Z" w16du:dateUtc="2025-08-07T06:22:00Z">
        <w:r w:rsidRPr="00F06772">
          <w:rPr>
            <w:sz w:val="20"/>
            <w:rPrChange w:id="1026" w:author="jonathan pritchard" w:date="2025-08-07T07:22:00Z" w16du:dateUtc="2025-08-07T06:22:00Z">
              <w:rPr>
                <w:szCs w:val="18"/>
              </w:rPr>
            </w:rPrChange>
          </w:rPr>
          <w:t xml:space="preserve">the area bounded by a user-specified distance from a vector extending from own ship in the direction of own ship’s course for a user-specified time or distance </w:t>
        </w:r>
        <w:proofErr w:type="gramStart"/>
        <w:r w:rsidRPr="00F06772">
          <w:rPr>
            <w:sz w:val="20"/>
            <w:rPrChange w:id="1027" w:author="jonathan pritchard" w:date="2025-08-07T07:22:00Z" w16du:dateUtc="2025-08-07T06:22:00Z">
              <w:rPr>
                <w:szCs w:val="18"/>
              </w:rPr>
            </w:rPrChange>
          </w:rPr>
          <w:t xml:space="preserve">and </w:t>
        </w:r>
        <w:r w:rsidRPr="00F06772">
          <w:rPr>
            <w:sz w:val="22"/>
            <w:szCs w:val="22"/>
            <w:rPrChange w:id="1028" w:author="jonathan pritchard" w:date="2025-08-07T07:23:00Z" w16du:dateUtc="2025-08-07T06:23:00Z">
              <w:rPr>
                <w:sz w:val="20"/>
              </w:rPr>
            </w:rPrChange>
          </w:rPr>
          <w:t xml:space="preserve"> </w:t>
        </w:r>
        <w:r w:rsidRPr="00F06772">
          <w:rPr>
            <w:sz w:val="20"/>
            <w:szCs w:val="22"/>
            <w:rPrChange w:id="1029" w:author="jonathan pritchard" w:date="2025-08-07T07:23:00Z" w16du:dateUtc="2025-08-07T06:23:00Z">
              <w:rPr/>
            </w:rPrChange>
          </w:rPr>
          <w:t>the</w:t>
        </w:r>
        <w:proofErr w:type="gramEnd"/>
        <w:r w:rsidRPr="00F06772">
          <w:rPr>
            <w:sz w:val="20"/>
            <w:szCs w:val="22"/>
            <w:rPrChange w:id="1030" w:author="jonathan pritchard" w:date="2025-08-07T07:23:00Z" w16du:dateUtc="2025-08-07T06:23:00Z">
              <w:rPr/>
            </w:rPrChange>
          </w:rPr>
          <w:t xml:space="preserve"> spatial components associated with alert instructions output by the portrayal.</w:t>
        </w:r>
      </w:ins>
      <w:commentRangeEnd w:id="990"/>
      <w:ins w:id="1031" w:author="jonathan pritchard" w:date="2025-08-07T07:23:00Z" w16du:dateUtc="2025-08-07T06:23:00Z">
        <w:r>
          <w:rPr>
            <w:rStyle w:val="CommentReference"/>
            <w:rFonts w:eastAsia="MS Mincho"/>
            <w:lang w:eastAsia="ja-JP"/>
          </w:rPr>
          <w:commentReference w:id="990"/>
        </w:r>
      </w:ins>
    </w:p>
    <w:p w14:paraId="2F25FE6F" w14:textId="77777777" w:rsidR="00F06772" w:rsidRPr="004307B9" w:rsidRDefault="00F06772">
      <w:pPr>
        <w:pStyle w:val="ISOChange"/>
        <w:spacing w:before="60" w:after="60" w:line="240" w:lineRule="auto"/>
        <w:pPrChange w:id="1032" w:author="jonathan pritchard" w:date="2025-08-07T07:23:00Z" w16du:dateUtc="2025-08-07T06:23:00Z">
          <w:pPr>
            <w:spacing w:after="120" w:line="240" w:lineRule="auto"/>
            <w:jc w:val="both"/>
          </w:pPr>
        </w:pPrChange>
      </w:pPr>
    </w:p>
    <w:p w14:paraId="091DB1DC" w14:textId="337A2684" w:rsidR="004640A7" w:rsidRPr="00B77A92" w:rsidRDefault="004640A7" w:rsidP="009D43C5">
      <w:pPr>
        <w:spacing w:after="120" w:line="240" w:lineRule="auto"/>
        <w:jc w:val="both"/>
      </w:pPr>
      <w:r w:rsidRPr="00B77A92">
        <w:fldChar w:fldCharType="begin"/>
      </w:r>
      <w:r w:rsidRPr="00B77A92">
        <w:instrText xml:space="preserve"> REF _Ref47321487 \h </w:instrText>
      </w:r>
      <w:r w:rsidR="009D43C5" w:rsidRPr="00B77A92">
        <w:instrText xml:space="preserve"> \* MERGEFORMAT </w:instrText>
      </w:r>
      <w:r w:rsidRPr="00B77A92">
        <w:fldChar w:fldCharType="separate"/>
      </w:r>
      <w:r w:rsidR="000553AC" w:rsidRPr="00B77A92">
        <w:t xml:space="preserve">Figure </w:t>
      </w:r>
      <w:r w:rsidR="000553AC">
        <w:t>2</w:t>
      </w:r>
      <w:r w:rsidRPr="00B77A92">
        <w:fldChar w:fldCharType="end"/>
      </w:r>
      <w:r w:rsidRPr="00B77A92">
        <w:t xml:space="preserve"> depicts indication highlights for points, curves, and surfaces.</w:t>
      </w:r>
    </w:p>
    <w:p w14:paraId="5DD3EFDC" w14:textId="77777777" w:rsidR="004640A7" w:rsidRPr="00B77A92" w:rsidRDefault="0020182E" w:rsidP="004E61EE">
      <w:pPr>
        <w:keepNext/>
        <w:spacing w:line="240" w:lineRule="auto"/>
        <w:jc w:val="center"/>
      </w:pPr>
      <w:r w:rsidRPr="00450770">
        <w:rPr>
          <w:noProof/>
          <w:lang w:eastAsia="fr-FR"/>
        </w:rPr>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4085948F" w:rsidR="002C4C4D" w:rsidRPr="00B77A92" w:rsidRDefault="004640A7" w:rsidP="00760179">
      <w:pPr>
        <w:pStyle w:val="Caption"/>
        <w:spacing w:after="120" w:line="240" w:lineRule="auto"/>
        <w:jc w:val="center"/>
      </w:pPr>
      <w:bookmarkStart w:id="1033" w:name="_Ref47321487"/>
      <w:bookmarkStart w:id="1034" w:name="_Ref47321483"/>
      <w:r w:rsidRPr="00B77A92">
        <w:t xml:space="preserve">Figure </w:t>
      </w:r>
      <w:r w:rsidRPr="00B77A92">
        <w:fldChar w:fldCharType="begin"/>
      </w:r>
      <w:r w:rsidRPr="00B77A92">
        <w:instrText xml:space="preserve"> SEQ Figure \* ARABIC </w:instrText>
      </w:r>
      <w:r w:rsidRPr="00B77A92">
        <w:fldChar w:fldCharType="separate"/>
      </w:r>
      <w:r w:rsidR="00B7137E">
        <w:rPr>
          <w:noProof/>
        </w:rPr>
        <w:t>2</w:t>
      </w:r>
      <w:r w:rsidRPr="00B77A92">
        <w:fldChar w:fldCharType="end"/>
      </w:r>
      <w:bookmarkEnd w:id="1033"/>
      <w:r w:rsidRPr="00B77A92">
        <w:t xml:space="preserve"> - Example</w:t>
      </w:r>
      <w:r w:rsidR="00A96A31" w:rsidRPr="00B77A92">
        <w:t>s</w:t>
      </w:r>
      <w:r w:rsidRPr="00B77A92">
        <w:t xml:space="preserve"> of indication highlight</w:t>
      </w:r>
      <w:bookmarkEnd w:id="1034"/>
      <w:r w:rsidR="00A96A31" w:rsidRPr="00B77A92">
        <w:t>s</w:t>
      </w:r>
    </w:p>
    <w:p w14:paraId="6BE855FC" w14:textId="77777777" w:rsidR="002C4C4D" w:rsidRPr="00B77A92" w:rsidRDefault="002C4C4D" w:rsidP="00EC44E4"/>
    <w:p w14:paraId="7310711E" w14:textId="08EFB574" w:rsidR="001275B6" w:rsidRPr="00B77A92" w:rsidRDefault="001275B6" w:rsidP="00EC44E4">
      <w:pPr>
        <w:pStyle w:val="Heading3"/>
      </w:pPr>
      <w:bookmarkStart w:id="1035" w:name="_Ref49340750"/>
      <w:bookmarkStart w:id="1036" w:name="_Toc194067136"/>
      <w:commentRangeStart w:id="1037"/>
      <w:r w:rsidRPr="00B77A92">
        <w:t>Detection of areas for which special conditions exist</w:t>
      </w:r>
      <w:bookmarkEnd w:id="1035"/>
      <w:bookmarkEnd w:id="1036"/>
      <w:commentRangeEnd w:id="1037"/>
      <w:r w:rsidR="00D81E16">
        <w:rPr>
          <w:rStyle w:val="CommentReference"/>
          <w:b w:val="0"/>
          <w:bCs w:val="0"/>
        </w:rPr>
        <w:commentReference w:id="1037"/>
      </w:r>
    </w:p>
    <w:p w14:paraId="5ACECE2E" w14:textId="49114634" w:rsidR="00FA374F" w:rsidRPr="00B77A92" w:rsidRDefault="00FA374F" w:rsidP="009D43C5">
      <w:pPr>
        <w:spacing w:after="60" w:line="240" w:lineRule="auto"/>
        <w:jc w:val="both"/>
      </w:pPr>
      <w:r w:rsidRPr="00B77A92">
        <w:t xml:space="preserve">The IMO Performance Standard for ECDIS </w:t>
      </w:r>
      <w:r w:rsidR="0056040E">
        <w:t>MSC.530(106)/Rev.1</w:t>
      </w:r>
      <w:r w:rsidR="009D43C5" w:rsidRPr="00B77A92">
        <w:t>,</w:t>
      </w:r>
      <w:r w:rsidRPr="00B77A92">
        <w:t xml:space="preserve"> clause 11.3.</w:t>
      </w:r>
      <w:r w:rsidR="00114860">
        <w:t>7</w:t>
      </w:r>
      <w:r w:rsidRPr="00B77A92">
        <w:t xml:space="preserve"> </w:t>
      </w:r>
      <w:r w:rsidR="002514B8" w:rsidRPr="00B77A92">
        <w:t xml:space="preserve">(which applies to </w:t>
      </w:r>
      <w:r w:rsidRPr="00B77A92">
        <w:t>Route Planning</w:t>
      </w:r>
      <w:r w:rsidR="002514B8" w:rsidRPr="00B77A92">
        <w:t>)</w:t>
      </w:r>
      <w:r w:rsidRPr="00B77A92">
        <w:t xml:space="preserve"> states</w:t>
      </w:r>
      <w:r w:rsidR="002514B8" w:rsidRPr="00B77A92">
        <w:t>:</w:t>
      </w:r>
    </w:p>
    <w:p w14:paraId="781DB970" w14:textId="4837DFD5" w:rsidR="00FA374F" w:rsidRPr="00B77A92" w:rsidRDefault="002514B8" w:rsidP="002514B8">
      <w:pPr>
        <w:pStyle w:val="BlockQuote"/>
        <w:spacing w:after="120" w:line="240" w:lineRule="auto"/>
        <w:jc w:val="both"/>
      </w:pPr>
      <w:r w:rsidRPr="00B77A92">
        <w:t>A graphical indication should be given if the mariner plans a route closer than a user-specified distance from the boundary of a user-selectable category of prohibited area or geographic area for which special conditions exist (see appendix 4</w:t>
      </w:r>
      <w:r w:rsidR="00EC48EE" w:rsidRPr="00B77A92">
        <w:t>)</w:t>
      </w:r>
      <w:r w:rsidR="00FA374F" w:rsidRPr="00B77A92">
        <w:t>.</w:t>
      </w:r>
    </w:p>
    <w:p w14:paraId="2981DB3B" w14:textId="1FE464F4" w:rsidR="00FA374F" w:rsidRPr="00B77A92" w:rsidRDefault="00FA374F" w:rsidP="009D43C5">
      <w:pPr>
        <w:spacing w:after="60" w:line="240" w:lineRule="auto"/>
        <w:jc w:val="both"/>
      </w:pPr>
      <w:r w:rsidRPr="00B77A92">
        <w:t xml:space="preserve">Clause 11.4.4 Route Monitoring </w:t>
      </w:r>
      <w:proofErr w:type="gramStart"/>
      <w:r w:rsidRPr="00B77A92">
        <w:t>states;</w:t>
      </w:r>
      <w:proofErr w:type="gramEnd"/>
    </w:p>
    <w:p w14:paraId="0272CB2B" w14:textId="400890DB" w:rsidR="00FA374F" w:rsidRPr="00B77A92" w:rsidRDefault="002514B8" w:rsidP="002514B8">
      <w:pPr>
        <w:pStyle w:val="BlockQuote"/>
        <w:spacing w:after="120" w:line="240" w:lineRule="auto"/>
        <w:jc w:val="both"/>
      </w:pPr>
      <w:r w:rsidRPr="00B77A92">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B77A92">
        <w:t>.</w:t>
      </w:r>
    </w:p>
    <w:p w14:paraId="58025AF5" w14:textId="3F9F408F" w:rsidR="00947715" w:rsidRPr="00B77A92" w:rsidRDefault="00947715" w:rsidP="009D43C5">
      <w:pPr>
        <w:spacing w:after="120" w:line="240" w:lineRule="auto"/>
        <w:jc w:val="both"/>
      </w:pPr>
      <w:r w:rsidRPr="00B77A92">
        <w:t xml:space="preserve">The ECDIS must implement support for </w:t>
      </w:r>
      <w:r w:rsidR="009D43C5" w:rsidRPr="00B77A92">
        <w:t>A</w:t>
      </w:r>
      <w:r w:rsidRPr="00B77A92">
        <w:t xml:space="preserve">lert and </w:t>
      </w:r>
      <w:r w:rsidR="009D43C5" w:rsidRPr="00B77A92">
        <w:t>I</w:t>
      </w:r>
      <w:r w:rsidRPr="00B77A92">
        <w:t xml:space="preserve">ndications </w:t>
      </w:r>
      <w:r w:rsidR="009D43C5" w:rsidRPr="00B77A92">
        <w:t>C</w:t>
      </w:r>
      <w:r w:rsidRPr="00B77A92">
        <w:t>ata</w:t>
      </w:r>
      <w:r w:rsidR="00DE6B83" w:rsidRPr="00B77A92">
        <w:t>logue</w:t>
      </w:r>
      <w:r w:rsidR="004E69AF" w:rsidRPr="00B77A92">
        <w:t>s.</w:t>
      </w:r>
    </w:p>
    <w:p w14:paraId="770FD465" w14:textId="5A35C00D" w:rsidR="001275B6" w:rsidRPr="00B77A92" w:rsidRDefault="004F2B53" w:rsidP="00EC44E4">
      <w:pPr>
        <w:pStyle w:val="Heading3"/>
      </w:pPr>
      <w:bookmarkStart w:id="1038" w:name="_Toc194067137"/>
      <w:r w:rsidRPr="00B77A92">
        <w:t>Definition</w:t>
      </w:r>
      <w:r w:rsidR="001275B6" w:rsidRPr="00B77A92">
        <w:t xml:space="preserve"> of safety contour</w:t>
      </w:r>
      <w:bookmarkEnd w:id="1038"/>
    </w:p>
    <w:p w14:paraId="5F89DCFF" w14:textId="17EA7F30" w:rsidR="001275B6" w:rsidRPr="00450770" w:rsidRDefault="001275B6" w:rsidP="00DA5A6F">
      <w:pPr>
        <w:spacing w:after="120" w:line="240" w:lineRule="auto"/>
        <w:jc w:val="both"/>
        <w:rPr>
          <w:i/>
          <w:iCs/>
        </w:rPr>
      </w:pPr>
      <w:r w:rsidRPr="00B77A92">
        <w:t xml:space="preserve">The safety contour is defined as </w:t>
      </w:r>
      <w:r w:rsidR="009242DA" w:rsidRPr="00B77A92">
        <w:t>the boundary</w:t>
      </w:r>
      <w:r w:rsidRPr="00B77A92">
        <w:t xml:space="preserve"> between safe and unsafe </w:t>
      </w:r>
      <w:r w:rsidR="009242DA" w:rsidRPr="00B77A92">
        <w:t xml:space="preserve">areas of the display. </w:t>
      </w:r>
    </w:p>
    <w:p w14:paraId="0455F0B7" w14:textId="6E6F934E" w:rsidR="001275B6" w:rsidRPr="00B77A92" w:rsidRDefault="001275B6" w:rsidP="00EC44E4">
      <w:pPr>
        <w:pStyle w:val="Heading3"/>
      </w:pPr>
      <w:bookmarkStart w:id="1039" w:name="_Ref49340754"/>
      <w:bookmarkStart w:id="1040" w:name="_Toc194067138"/>
      <w:r w:rsidRPr="00B77A92">
        <w:t>Detection of safety contour</w:t>
      </w:r>
      <w:bookmarkEnd w:id="1039"/>
      <w:bookmarkEnd w:id="1040"/>
    </w:p>
    <w:p w14:paraId="2C8092B5" w14:textId="598F3501" w:rsidR="001275B6" w:rsidRPr="00B77A92" w:rsidRDefault="001275B6" w:rsidP="00DA5A6F">
      <w:pPr>
        <w:spacing w:after="60" w:line="240" w:lineRule="auto"/>
        <w:jc w:val="both"/>
      </w:pPr>
      <w:r w:rsidRPr="00B77A92">
        <w:t xml:space="preserve">The IMO Performance Standard for ECDIS </w:t>
      </w:r>
      <w:r w:rsidR="0056040E">
        <w:t>MSC.530(106)/Rev.1</w:t>
      </w:r>
      <w:r w:rsidR="00DA5A6F" w:rsidRPr="00B77A92">
        <w:t>,</w:t>
      </w:r>
      <w:r w:rsidRPr="00B77A92">
        <w:t xml:space="preserve"> clause 11.3.</w:t>
      </w:r>
      <w:r w:rsidR="00114860">
        <w:t>6</w:t>
      </w:r>
      <w:r w:rsidRPr="00B77A92">
        <w:t xml:space="preserve"> Route Planning </w:t>
      </w:r>
      <w:proofErr w:type="gramStart"/>
      <w:r w:rsidRPr="00B77A92">
        <w:t>states;</w:t>
      </w:r>
      <w:proofErr w:type="gramEnd"/>
    </w:p>
    <w:p w14:paraId="31C9167D" w14:textId="65F14519" w:rsidR="001275B6" w:rsidRPr="00B77A92" w:rsidRDefault="0042577E" w:rsidP="00DA5A6F">
      <w:pPr>
        <w:pStyle w:val="BlockQuote"/>
        <w:spacing w:after="120" w:line="240" w:lineRule="auto"/>
        <w:jc w:val="both"/>
      </w:pPr>
      <w:r w:rsidRPr="00B77A92">
        <w:lastRenderedPageBreak/>
        <w:t>A graphical indication is required if the mariner plans a route closer than a user-specified distance from own ship's safety contour</w:t>
      </w:r>
      <w:r w:rsidR="00CC2379" w:rsidRPr="00B77A92">
        <w:t>.</w:t>
      </w:r>
    </w:p>
    <w:p w14:paraId="18BD133B" w14:textId="77777777" w:rsidR="001275B6" w:rsidRPr="00B77A92" w:rsidRDefault="001275B6" w:rsidP="00DA5A6F">
      <w:pPr>
        <w:spacing w:after="60" w:line="240" w:lineRule="auto"/>
        <w:jc w:val="both"/>
      </w:pPr>
      <w:r w:rsidRPr="00B77A92">
        <w:t xml:space="preserve">Clause 11.4.3 Route Monitoring </w:t>
      </w:r>
      <w:proofErr w:type="gramStart"/>
      <w:r w:rsidRPr="00B77A92">
        <w:t>states;</w:t>
      </w:r>
      <w:proofErr w:type="gramEnd"/>
    </w:p>
    <w:p w14:paraId="56C8947E" w14:textId="73F4B2D6" w:rsidR="001275B6" w:rsidRPr="00B77A92" w:rsidRDefault="0042577E" w:rsidP="00DA5A6F">
      <w:pPr>
        <w:pStyle w:val="BlockQuote"/>
        <w:spacing w:after="120" w:line="240" w:lineRule="auto"/>
        <w:jc w:val="both"/>
      </w:pPr>
      <w:r w:rsidRPr="00B77A92">
        <w:t>It should be possible to select that ECDIS gives an alarm and related graphical indication if, within a specified time or distance set by the mariner, own ship will pass closer than a user-selected distance from the safety contour</w:t>
      </w:r>
      <w:r w:rsidR="001275B6" w:rsidRPr="00B77A92">
        <w:t xml:space="preserve">. </w:t>
      </w:r>
    </w:p>
    <w:p w14:paraId="1B923973" w14:textId="77777777" w:rsidR="0042577E" w:rsidRPr="00B77A92" w:rsidRDefault="0042577E" w:rsidP="0042577E">
      <w:pPr>
        <w:spacing w:after="120" w:line="240" w:lineRule="auto"/>
        <w:jc w:val="both"/>
      </w:pPr>
      <w:r w:rsidRPr="00B77A92">
        <w:t>Clause 11.4.7 Route Monitoring states:</w:t>
      </w:r>
    </w:p>
    <w:p w14:paraId="7AC037E6" w14:textId="5FA0F5E8" w:rsidR="00114860" w:rsidRPr="00760179" w:rsidRDefault="0042577E" w:rsidP="00760179">
      <w:pPr>
        <w:spacing w:after="120" w:line="240" w:lineRule="auto"/>
        <w:ind w:left="709"/>
        <w:jc w:val="both"/>
        <w:rPr>
          <w:i/>
          <w:iCs/>
        </w:rPr>
      </w:pPr>
      <w:bookmarkStart w:id="1041" w:name="_Hlk189057382"/>
      <w:r w:rsidRPr="002D7DEE">
        <w:rPr>
          <w:i/>
          <w:iCs/>
        </w:rPr>
        <w:t>A graphical indication should be given if the current or the next leg of the selected route passes closer than a user-specified distance from the safety contour.</w:t>
      </w:r>
    </w:p>
    <w:bookmarkEnd w:id="1041"/>
    <w:p w14:paraId="61E2048B" w14:textId="126D00B1" w:rsidR="00947715" w:rsidRPr="001D7E15" w:rsidRDefault="00947715" w:rsidP="00DA5A6F">
      <w:pPr>
        <w:spacing w:after="120" w:line="240" w:lineRule="auto"/>
        <w:jc w:val="both"/>
      </w:pPr>
      <w:r w:rsidRPr="00B812CA">
        <w:t xml:space="preserve">The ECDIS must implement support for </w:t>
      </w:r>
      <w:r w:rsidR="00DA5A6F" w:rsidRPr="00B812CA">
        <w:t>A</w:t>
      </w:r>
      <w:r w:rsidRPr="00B812CA">
        <w:t xml:space="preserve">lert and </w:t>
      </w:r>
      <w:r w:rsidR="00DA5A6F" w:rsidRPr="00B812CA">
        <w:t>I</w:t>
      </w:r>
      <w:r w:rsidRPr="00B812CA">
        <w:t xml:space="preserve">ndications </w:t>
      </w:r>
      <w:r w:rsidR="00DA5A6F" w:rsidRPr="00B812CA">
        <w:t>Catalogue</w:t>
      </w:r>
      <w:r w:rsidR="004E69AF" w:rsidRPr="00B812CA">
        <w:t>s</w:t>
      </w:r>
      <w:r w:rsidRPr="00B812CA">
        <w:t xml:space="preserve"> </w:t>
      </w:r>
    </w:p>
    <w:p w14:paraId="4972FE83" w14:textId="0D7DA505" w:rsidR="001275B6" w:rsidRPr="001D7E15" w:rsidRDefault="001275B6" w:rsidP="00DA5A6F">
      <w:pPr>
        <w:spacing w:after="120" w:line="240" w:lineRule="auto"/>
        <w:jc w:val="both"/>
      </w:pPr>
      <w:r w:rsidRPr="00B812CA">
        <w:t xml:space="preserve">The point, </w:t>
      </w:r>
      <w:r w:rsidR="00FF731D" w:rsidRPr="00B812CA">
        <w:t xml:space="preserve">curve </w:t>
      </w:r>
      <w:r w:rsidRPr="00B812CA">
        <w:t xml:space="preserve">or surface </w:t>
      </w:r>
      <w:r w:rsidR="004E69AF" w:rsidRPr="00B812CA">
        <w:t xml:space="preserve">must </w:t>
      </w:r>
      <w:r w:rsidRPr="00B812CA">
        <w:t>be graphically indicated using the presentation named as “</w:t>
      </w:r>
      <w:r w:rsidR="000B797B" w:rsidRPr="00B812CA">
        <w:t>DNGHLT</w:t>
      </w:r>
      <w:r w:rsidRPr="00B812CA">
        <w:t xml:space="preserve">” in the </w:t>
      </w:r>
      <w:r w:rsidR="00FF731D" w:rsidRPr="00B812CA">
        <w:t xml:space="preserve">S-101 </w:t>
      </w:r>
      <w:r w:rsidR="009C3086" w:rsidRPr="00B812CA">
        <w:t>P</w:t>
      </w:r>
      <w:r w:rsidRPr="00B812CA">
        <w:t xml:space="preserve">ortrayal </w:t>
      </w:r>
      <w:r w:rsidR="009C3086" w:rsidRPr="00B812CA">
        <w:t>C</w:t>
      </w:r>
      <w:r w:rsidRPr="00B812CA">
        <w:t xml:space="preserve">atalogue, as depicted in </w:t>
      </w:r>
      <w:r w:rsidR="001F0B6C" w:rsidRPr="00B812CA">
        <w:fldChar w:fldCharType="begin"/>
      </w:r>
      <w:r w:rsidR="001F0B6C" w:rsidRPr="00B812CA">
        <w:instrText xml:space="preserve"> REF _Ref47324104 \h </w:instrText>
      </w:r>
      <w:r w:rsidR="00DA5A6F" w:rsidRPr="00B812CA">
        <w:instrText xml:space="preserve"> \* MERGEFORMAT </w:instrText>
      </w:r>
      <w:r w:rsidR="001F0B6C" w:rsidRPr="00B812CA">
        <w:fldChar w:fldCharType="separate"/>
      </w:r>
      <w:r w:rsidR="000553AC" w:rsidRPr="00B77A92">
        <w:t xml:space="preserve">Figure </w:t>
      </w:r>
      <w:r w:rsidR="000553AC">
        <w:t>3</w:t>
      </w:r>
      <w:r w:rsidR="001F0B6C" w:rsidRPr="00B812CA">
        <w:fldChar w:fldCharType="end"/>
      </w:r>
      <w:r w:rsidRPr="00B812CA">
        <w:t>.</w:t>
      </w:r>
    </w:p>
    <w:p w14:paraId="7957D30A" w14:textId="77777777" w:rsidR="001F0B6C" w:rsidRPr="00B77A92" w:rsidRDefault="001F0B6C" w:rsidP="004E61EE">
      <w:pPr>
        <w:keepNext/>
        <w:spacing w:line="240" w:lineRule="auto"/>
        <w:jc w:val="center"/>
      </w:pPr>
      <w:r w:rsidRPr="00450770">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28306C3C" w:rsidR="001F0B6C" w:rsidRPr="00B77A92" w:rsidRDefault="001F0B6C" w:rsidP="009C3086">
      <w:pPr>
        <w:pStyle w:val="Caption"/>
        <w:spacing w:after="120" w:line="240" w:lineRule="auto"/>
        <w:jc w:val="center"/>
      </w:pPr>
      <w:bookmarkStart w:id="1042" w:name="_Ref47324104"/>
      <w:r w:rsidRPr="00B77A92">
        <w:t xml:space="preserve">Figure </w:t>
      </w:r>
      <w:r w:rsidRPr="00B77A92">
        <w:fldChar w:fldCharType="begin"/>
      </w:r>
      <w:r w:rsidRPr="00B77A92">
        <w:instrText xml:space="preserve"> SEQ Figure \* ARABIC </w:instrText>
      </w:r>
      <w:r w:rsidRPr="00B77A92">
        <w:fldChar w:fldCharType="separate"/>
      </w:r>
      <w:r w:rsidR="00B7137E">
        <w:rPr>
          <w:noProof/>
        </w:rPr>
        <w:t>3</w:t>
      </w:r>
      <w:r w:rsidRPr="00B77A92">
        <w:fldChar w:fldCharType="end"/>
      </w:r>
      <w:bookmarkEnd w:id="1042"/>
      <w:r w:rsidRPr="00B77A92">
        <w:t xml:space="preserve"> - Example</w:t>
      </w:r>
      <w:r w:rsidR="00A96A31" w:rsidRPr="00B77A92">
        <w:t>s</w:t>
      </w:r>
      <w:r w:rsidRPr="00B77A92">
        <w:t xml:space="preserve"> of danger highlight</w:t>
      </w:r>
      <w:r w:rsidR="00A96A31" w:rsidRPr="00B77A92">
        <w:t>s</w:t>
      </w:r>
      <w:r w:rsidRPr="00B77A92">
        <w:t xml:space="preserve"> in ECDIS</w:t>
      </w:r>
    </w:p>
    <w:p w14:paraId="7DB3A481" w14:textId="77777777" w:rsidR="004256B9" w:rsidRPr="00B77A92" w:rsidRDefault="004256B9"/>
    <w:p w14:paraId="79FD5625" w14:textId="2AB142F5" w:rsidR="009A3284" w:rsidRPr="00733813" w:rsidRDefault="009A3284" w:rsidP="00B812CA">
      <w:pPr>
        <w:pStyle w:val="Heading3"/>
      </w:pPr>
      <w:bookmarkStart w:id="1043" w:name="_Toc194067139"/>
      <w:r w:rsidRPr="00733813">
        <w:t>Indications related to ENC accuracy</w:t>
      </w:r>
      <w:bookmarkEnd w:id="1043"/>
      <w:r w:rsidRPr="00733813">
        <w:t xml:space="preserve"> </w:t>
      </w:r>
    </w:p>
    <w:p w14:paraId="06DEBB43" w14:textId="05D4895F" w:rsidR="009A3284" w:rsidRDefault="009A3284" w:rsidP="009A3284">
      <w:pPr>
        <w:jc w:val="both"/>
      </w:pPr>
      <w:r w:rsidRPr="00733813">
        <w:t xml:space="preserve">The IMO Performance Standard for ECDIS </w:t>
      </w:r>
      <w:r w:rsidR="0056040E">
        <w:t>MSC.530(106)/Rev.1</w:t>
      </w:r>
      <w:r w:rsidRPr="00733813">
        <w:t>, clause 11.3.</w:t>
      </w:r>
      <w:r>
        <w:t>6</w:t>
      </w:r>
      <w:r w:rsidRPr="00733813">
        <w:t xml:space="preserve"> Route Planning </w:t>
      </w:r>
      <w:proofErr w:type="gramStart"/>
      <w:r w:rsidRPr="00733813">
        <w:t>states;</w:t>
      </w:r>
      <w:proofErr w:type="gramEnd"/>
    </w:p>
    <w:p w14:paraId="29C2A985" w14:textId="206AACF8" w:rsidR="009A3284" w:rsidRPr="00DB38D2" w:rsidRDefault="009A3284" w:rsidP="009A3284">
      <w:pPr>
        <w:spacing w:after="0" w:line="240" w:lineRule="auto"/>
        <w:jc w:val="both"/>
        <w:rPr>
          <w:i/>
          <w:iCs/>
        </w:rPr>
      </w:pPr>
      <w:r w:rsidRPr="00DB38D2">
        <w:rPr>
          <w:i/>
          <w:iCs/>
        </w:rPr>
        <w:t>11.3.</w:t>
      </w:r>
      <w:r w:rsidR="003A53A9">
        <w:rPr>
          <w:i/>
          <w:iCs/>
        </w:rPr>
        <w:t>8</w:t>
      </w:r>
      <w:r w:rsidRPr="00DB38D2">
        <w:rPr>
          <w:i/>
          <w:iCs/>
        </w:rPr>
        <w:t xml:space="preserve"> It should be possible for the mariner to select that the indications of 11.3.</w:t>
      </w:r>
      <w:r w:rsidR="003A53A9">
        <w:rPr>
          <w:i/>
          <w:iCs/>
        </w:rPr>
        <w:t>6</w:t>
      </w:r>
      <w:r w:rsidRPr="00DB38D2">
        <w:rPr>
          <w:i/>
          <w:iCs/>
        </w:rPr>
        <w:t xml:space="preserve"> and 11.3.</w:t>
      </w:r>
      <w:r w:rsidR="003A53A9">
        <w:rPr>
          <w:i/>
          <w:iCs/>
        </w:rPr>
        <w:t>7</w:t>
      </w:r>
    </w:p>
    <w:p w14:paraId="2BEE254A" w14:textId="77777777" w:rsidR="009A3284" w:rsidRPr="00DB38D2" w:rsidRDefault="009A3284" w:rsidP="009A3284">
      <w:pPr>
        <w:spacing w:after="0" w:line="240" w:lineRule="auto"/>
        <w:jc w:val="both"/>
        <w:rPr>
          <w:i/>
          <w:iCs/>
        </w:rPr>
      </w:pPr>
      <w:proofErr w:type="gramStart"/>
      <w:r w:rsidRPr="00DB38D2">
        <w:rPr>
          <w:i/>
          <w:iCs/>
        </w:rPr>
        <w:t>take into account</w:t>
      </w:r>
      <w:proofErr w:type="gramEnd"/>
      <w:r w:rsidRPr="00DB38D2">
        <w:rPr>
          <w:i/>
          <w:iCs/>
        </w:rPr>
        <w:t xml:space="preserve"> accuracy information of relevant hydrographic information, as defined by IHO</w:t>
      </w:r>
    </w:p>
    <w:p w14:paraId="6A1956C8" w14:textId="77777777" w:rsidR="009A3284" w:rsidRPr="00DB38D2" w:rsidRDefault="009A3284" w:rsidP="009A3284">
      <w:pPr>
        <w:spacing w:after="0" w:line="240" w:lineRule="auto"/>
        <w:jc w:val="both"/>
        <w:rPr>
          <w:i/>
          <w:iCs/>
        </w:rPr>
      </w:pPr>
      <w:r w:rsidRPr="00DB38D2">
        <w:rPr>
          <w:i/>
          <w:iCs/>
        </w:rPr>
        <w:t>standards.</w:t>
      </w:r>
    </w:p>
    <w:p w14:paraId="69231AC2" w14:textId="77777777" w:rsidR="009A3284" w:rsidRDefault="009A3284" w:rsidP="009A3284">
      <w:pPr>
        <w:spacing w:after="0" w:line="240" w:lineRule="auto"/>
        <w:jc w:val="both"/>
        <w:rPr>
          <w:ins w:id="1044" w:author="jonathan pritchard" w:date="2025-10-27T06:53:00Z" w16du:dateUtc="2025-10-27T06:53:00Z"/>
        </w:rPr>
      </w:pPr>
    </w:p>
    <w:p w14:paraId="6E2731DE" w14:textId="40EE34EB" w:rsidR="006E461B" w:rsidRPr="006E461B" w:rsidRDefault="006E461B" w:rsidP="009A3284">
      <w:pPr>
        <w:spacing w:after="0" w:line="240" w:lineRule="auto"/>
        <w:jc w:val="both"/>
        <w:rPr>
          <w:ins w:id="1045" w:author="jonathan pritchard" w:date="2025-10-27T06:53:00Z" w16du:dateUtc="2025-10-27T06:53:00Z"/>
        </w:rPr>
      </w:pPr>
      <w:ins w:id="1046" w:author="jonathan pritchard" w:date="2025-10-27T06:53:00Z" w16du:dateUtc="2025-10-27T06:53:00Z">
        <w:r w:rsidRPr="006E461B">
          <w:rPr>
            <w:highlight w:val="yellow"/>
            <w:rPrChange w:id="1047" w:author="jonathan pritchard" w:date="2025-10-27T06:55:00Z" w16du:dateUtc="2025-10-27T06:55:00Z">
              <w:rPr/>
            </w:rPrChange>
          </w:rPr>
          <w:t xml:space="preserve">The selector to </w:t>
        </w:r>
        <w:proofErr w:type="gramStart"/>
        <w:r w:rsidRPr="006E461B">
          <w:rPr>
            <w:highlight w:val="yellow"/>
            <w:rPrChange w:id="1048" w:author="jonathan pritchard" w:date="2025-10-27T06:55:00Z" w16du:dateUtc="2025-10-27T06:55:00Z">
              <w:rPr/>
            </w:rPrChange>
          </w:rPr>
          <w:t>take into account</w:t>
        </w:r>
        <w:proofErr w:type="gramEnd"/>
        <w:r w:rsidRPr="006E461B">
          <w:rPr>
            <w:highlight w:val="yellow"/>
            <w:rPrChange w:id="1049" w:author="jonathan pritchard" w:date="2025-10-27T06:55:00Z" w16du:dateUtc="2025-10-27T06:55:00Z">
              <w:rPr/>
            </w:rPrChange>
          </w:rPr>
          <w:t xml:space="preserve"> accuracy</w:t>
        </w:r>
      </w:ins>
      <w:ins w:id="1050" w:author="jonathan pritchard" w:date="2025-10-27T06:54:00Z" w16du:dateUtc="2025-10-27T06:54:00Z">
        <w:r w:rsidRPr="006E461B">
          <w:rPr>
            <w:highlight w:val="yellow"/>
            <w:rPrChange w:id="1051" w:author="jonathan pritchard" w:date="2025-10-27T06:55:00Z" w16du:dateUtc="2025-10-27T06:55:00Z">
              <w:rPr/>
            </w:rPrChange>
          </w:rPr>
          <w:t xml:space="preserve"> information must be called “Uncertainty”. The OEM may optionally split the uncertainty selector into </w:t>
        </w:r>
      </w:ins>
      <w:ins w:id="1052" w:author="jonathan pritchard" w:date="2025-10-27T07:59:00Z" w16du:dateUtc="2025-10-27T07:59:00Z">
        <w:r w:rsidR="00C70A48">
          <w:rPr>
            <w:highlight w:val="yellow"/>
          </w:rPr>
          <w:t xml:space="preserve">separate </w:t>
        </w:r>
      </w:ins>
      <w:ins w:id="1053" w:author="jonathan pritchard" w:date="2025-10-27T06:54:00Z" w16du:dateUtc="2025-10-27T06:54:00Z">
        <w:r w:rsidRPr="006E461B">
          <w:rPr>
            <w:highlight w:val="yellow"/>
            <w:rPrChange w:id="1054" w:author="jonathan pritchard" w:date="2025-10-27T06:55:00Z" w16du:dateUtc="2025-10-27T06:55:00Z">
              <w:rPr/>
            </w:rPrChange>
          </w:rPr>
          <w:t>horizontal and vertical components.</w:t>
        </w:r>
      </w:ins>
    </w:p>
    <w:p w14:paraId="41BF2029" w14:textId="77777777" w:rsidR="006E461B" w:rsidRDefault="006E461B" w:rsidP="009A3284">
      <w:pPr>
        <w:spacing w:after="0" w:line="240" w:lineRule="auto"/>
        <w:jc w:val="both"/>
      </w:pPr>
    </w:p>
    <w:p w14:paraId="02C67818" w14:textId="77777777" w:rsidR="009A3284" w:rsidRDefault="009A3284" w:rsidP="009A3284">
      <w:pPr>
        <w:spacing w:after="0" w:line="240" w:lineRule="auto"/>
        <w:jc w:val="both"/>
      </w:pPr>
      <w:r w:rsidRPr="00DB38D2">
        <w:t>Clause 11.4.</w:t>
      </w:r>
      <w:r>
        <w:t>9</w:t>
      </w:r>
      <w:r w:rsidRPr="00DB38D2">
        <w:t xml:space="preserve"> Route Monitoring </w:t>
      </w:r>
      <w:proofErr w:type="gramStart"/>
      <w:r w:rsidRPr="00DB38D2">
        <w:t>states;</w:t>
      </w:r>
      <w:proofErr w:type="gramEnd"/>
    </w:p>
    <w:p w14:paraId="12F9EE9D" w14:textId="77777777" w:rsidR="009A3284" w:rsidRDefault="009A3284" w:rsidP="009A3284">
      <w:pPr>
        <w:spacing w:after="0" w:line="240" w:lineRule="auto"/>
        <w:jc w:val="both"/>
      </w:pPr>
    </w:p>
    <w:p w14:paraId="1943B1DD" w14:textId="77777777" w:rsidR="009A3284" w:rsidRDefault="009A3284" w:rsidP="009A3284">
      <w:pPr>
        <w:spacing w:after="0" w:line="240" w:lineRule="auto"/>
        <w:jc w:val="both"/>
        <w:rPr>
          <w:i/>
          <w:iCs/>
        </w:rPr>
      </w:pPr>
      <w:r w:rsidRPr="00DB38D2">
        <w:rPr>
          <w:i/>
          <w:iCs/>
        </w:rPr>
        <w:t xml:space="preserve">11.4.9 It should be possible for the mariner to select that the indications of 11.4.3, 11.4.4, 11.4.6, 11.4.7 and 11.4.8 </w:t>
      </w:r>
      <w:proofErr w:type="gramStart"/>
      <w:r w:rsidRPr="00DB38D2">
        <w:rPr>
          <w:i/>
          <w:iCs/>
        </w:rPr>
        <w:t>take into account</w:t>
      </w:r>
      <w:proofErr w:type="gramEnd"/>
      <w:r w:rsidRPr="00DB38D2">
        <w:rPr>
          <w:i/>
          <w:iCs/>
        </w:rPr>
        <w:t xml:space="preserve"> accuracy information of relevant hydrographic information, as defined by IHO standards.</w:t>
      </w:r>
    </w:p>
    <w:p w14:paraId="550B37F0" w14:textId="77777777" w:rsidR="009A3284" w:rsidRDefault="009A3284" w:rsidP="009A3284">
      <w:pPr>
        <w:spacing w:after="0" w:line="240" w:lineRule="auto"/>
        <w:jc w:val="both"/>
        <w:rPr>
          <w:i/>
          <w:iCs/>
        </w:rPr>
      </w:pPr>
    </w:p>
    <w:p w14:paraId="2A6DC50F" w14:textId="77777777" w:rsidR="009A3284" w:rsidRDefault="009A3284" w:rsidP="009A3284">
      <w:pPr>
        <w:spacing w:after="0" w:line="240" w:lineRule="auto"/>
        <w:jc w:val="both"/>
      </w:pPr>
      <w:r>
        <w:t xml:space="preserve">When the Mariner has chosen to take accuracy of hydrographic information into account the ECDIS must use a </w:t>
      </w:r>
      <w:proofErr w:type="spellStart"/>
      <w:proofErr w:type="gramStart"/>
      <w:r w:rsidRPr="00155ADB">
        <w:rPr>
          <w:i/>
          <w:iCs/>
        </w:rPr>
        <w:t>zoneOfConfidence</w:t>
      </w:r>
      <w:proofErr w:type="spellEnd"/>
      <w:r w:rsidRPr="00184ABE">
        <w:rPr>
          <w:b/>
          <w:bCs/>
          <w:i/>
          <w:iCs/>
        </w:rPr>
        <w:t xml:space="preserve"> </w:t>
      </w:r>
      <w:r w:rsidRPr="00155ADB">
        <w:rPr>
          <w:b/>
          <w:bCs/>
          <w:i/>
          <w:iCs/>
        </w:rPr>
        <w:t xml:space="preserve"> </w:t>
      </w:r>
      <w:r w:rsidRPr="00184ABE">
        <w:t>attribute</w:t>
      </w:r>
      <w:proofErr w:type="gramEnd"/>
      <w:r>
        <w:t xml:space="preserve"> to extend the check area in a horizontal direction for route plans </w:t>
      </w:r>
      <w:r>
        <w:lastRenderedPageBreak/>
        <w:t>(</w:t>
      </w:r>
      <w:r w:rsidRPr="000530EB">
        <w:t>closer than a user-specified distance</w:t>
      </w:r>
      <w:r>
        <w:t>) and for own ship (</w:t>
      </w:r>
      <w:r w:rsidRPr="000530EB">
        <w:t>within a specified time or distance set by the mariner, own ship will pass closer than a user-selected distance</w:t>
      </w:r>
      <w:r>
        <w:t>).</w:t>
      </w:r>
    </w:p>
    <w:p w14:paraId="502DA63E" w14:textId="77777777" w:rsidR="009A3284" w:rsidRDefault="009A3284" w:rsidP="009A3284">
      <w:pPr>
        <w:spacing w:after="0" w:line="240" w:lineRule="auto"/>
        <w:jc w:val="both"/>
      </w:pPr>
    </w:p>
    <w:p w14:paraId="024F718B" w14:textId="6CB3DD3C" w:rsidR="009A3284" w:rsidRPr="00530F27" w:rsidRDefault="009A3284" w:rsidP="00530F27">
      <w:pPr>
        <w:pStyle w:val="Heading3"/>
        <w:numPr>
          <w:ilvl w:val="3"/>
          <w:numId w:val="188"/>
        </w:numPr>
        <w:rPr>
          <w:rFonts w:eastAsia="Calibri"/>
          <w:b w:val="0"/>
          <w:bCs w:val="0"/>
          <w:snapToGrid w:val="0"/>
          <w:lang w:eastAsia="fr-FR"/>
        </w:rPr>
      </w:pPr>
      <w:bookmarkStart w:id="1055" w:name="_Toc194067140"/>
      <w:r w:rsidRPr="00155ADB">
        <w:t>Check area extension value – S-101</w:t>
      </w:r>
      <w:r>
        <w:t xml:space="preserve"> only</w:t>
      </w:r>
      <w:bookmarkEnd w:id="1055"/>
    </w:p>
    <w:p w14:paraId="3CC38CE1" w14:textId="77777777" w:rsidR="009A3284" w:rsidRDefault="009A3284" w:rsidP="009A3284">
      <w:pPr>
        <w:spacing w:after="0" w:line="240" w:lineRule="auto"/>
        <w:jc w:val="both"/>
      </w:pPr>
    </w:p>
    <w:p w14:paraId="35007419" w14:textId="498BC5BA" w:rsidR="009A3284" w:rsidRDefault="009A3284" w:rsidP="009A3284">
      <w:pPr>
        <w:spacing w:after="0" w:line="240" w:lineRule="auto"/>
        <w:jc w:val="both"/>
      </w:pPr>
      <w:r>
        <w:t xml:space="preserve">When the ECDIS is using S-101 without any S-102 depth substitution or S-104 depth adjustment the S-101 </w:t>
      </w:r>
      <w:proofErr w:type="spellStart"/>
      <w:r>
        <w:t>QualityOfBathymetricData</w:t>
      </w:r>
      <w:proofErr w:type="spellEnd"/>
      <w:r>
        <w:t xml:space="preserve"> feature contains a </w:t>
      </w:r>
      <w:proofErr w:type="spellStart"/>
      <w:r>
        <w:t>zoneOfConfidence</w:t>
      </w:r>
      <w:proofErr w:type="spellEnd"/>
      <w:r>
        <w:t xml:space="preserve"> complex attribute. This provides either a </w:t>
      </w:r>
      <w:proofErr w:type="spellStart"/>
      <w:r w:rsidRPr="00155ADB">
        <w:rPr>
          <w:i/>
          <w:iCs/>
        </w:rPr>
        <w:t>horizontalPositionUncertainty</w:t>
      </w:r>
      <w:proofErr w:type="spellEnd"/>
      <w:r>
        <w:t xml:space="preserve"> sub-attribute</w:t>
      </w:r>
      <w:r w:rsidR="008972A2">
        <w:t xml:space="preserve"> </w:t>
      </w:r>
      <w:r>
        <w:t xml:space="preserve">If no </w:t>
      </w:r>
      <w:proofErr w:type="spellStart"/>
      <w:proofErr w:type="gramStart"/>
      <w:r w:rsidRPr="0097518F">
        <w:rPr>
          <w:i/>
          <w:iCs/>
        </w:rPr>
        <w:t>horizontalPositionUncertainty</w:t>
      </w:r>
      <w:proofErr w:type="spellEnd"/>
      <w:r>
        <w:t xml:space="preserve">  value</w:t>
      </w:r>
      <w:proofErr w:type="gramEnd"/>
      <w:r>
        <w:t xml:space="preserve"> is available then the amount of extension must be taken from the sub-attribute </w:t>
      </w:r>
      <w:proofErr w:type="spellStart"/>
      <w:r w:rsidRPr="00155ADB">
        <w:rPr>
          <w:i/>
          <w:iCs/>
        </w:rPr>
        <w:t>categoryOfZoneOfConfidence</w:t>
      </w:r>
      <w:proofErr w:type="spellEnd"/>
      <w:r>
        <w:t xml:space="preserve"> according to the following table of default values:</w:t>
      </w:r>
    </w:p>
    <w:p w14:paraId="6D72C430" w14:textId="77777777" w:rsidR="009A3284" w:rsidRDefault="009A3284" w:rsidP="009A3284">
      <w:pPr>
        <w:spacing w:after="0" w:line="240" w:lineRule="auto"/>
        <w:jc w:val="both"/>
      </w:pPr>
      <w:r>
        <w:t xml:space="preserve"> </w:t>
      </w:r>
    </w:p>
    <w:tbl>
      <w:tblPr>
        <w:tblStyle w:val="TableGrid"/>
        <w:tblW w:w="0" w:type="auto"/>
        <w:jc w:val="center"/>
        <w:tblLook w:val="04A0" w:firstRow="1" w:lastRow="0" w:firstColumn="1" w:lastColumn="0" w:noHBand="0" w:noVBand="1"/>
      </w:tblPr>
      <w:tblGrid>
        <w:gridCol w:w="3556"/>
        <w:gridCol w:w="2268"/>
      </w:tblGrid>
      <w:tr w:rsidR="009A3284" w14:paraId="23748FC0" w14:textId="77777777" w:rsidTr="00D343CC">
        <w:trPr>
          <w:jc w:val="center"/>
        </w:trPr>
        <w:tc>
          <w:tcPr>
            <w:tcW w:w="3556" w:type="dxa"/>
          </w:tcPr>
          <w:p w14:paraId="66DD4EDC" w14:textId="77777777" w:rsidR="009A3284" w:rsidRPr="00155ADB" w:rsidRDefault="009A3284" w:rsidP="00D343CC">
            <w:pPr>
              <w:rPr>
                <w:b/>
                <w:bCs/>
                <w:i/>
                <w:iCs/>
              </w:rPr>
            </w:pPr>
            <w:proofErr w:type="spellStart"/>
            <w:r w:rsidRPr="00155ADB">
              <w:rPr>
                <w:b/>
                <w:bCs/>
                <w:i/>
                <w:iCs/>
              </w:rPr>
              <w:t>categoryOfZoneOfConfidence</w:t>
            </w:r>
            <w:proofErr w:type="spellEnd"/>
            <w:r w:rsidRPr="00155ADB">
              <w:rPr>
                <w:b/>
                <w:bCs/>
                <w:i/>
                <w:iCs/>
              </w:rPr>
              <w:t xml:space="preserve"> value. </w:t>
            </w:r>
          </w:p>
        </w:tc>
        <w:tc>
          <w:tcPr>
            <w:tcW w:w="2268" w:type="dxa"/>
          </w:tcPr>
          <w:p w14:paraId="53273DA4" w14:textId="77777777" w:rsidR="009A3284" w:rsidRPr="00206CEB" w:rsidRDefault="009A3284" w:rsidP="00D343CC">
            <w:pPr>
              <w:rPr>
                <w:b/>
                <w:bCs/>
              </w:rPr>
            </w:pPr>
            <w:r w:rsidRPr="00206CEB">
              <w:rPr>
                <w:b/>
                <w:bCs/>
              </w:rPr>
              <w:t xml:space="preserve">Positional Accuracy </w:t>
            </w:r>
          </w:p>
        </w:tc>
      </w:tr>
      <w:tr w:rsidR="009A3284" w14:paraId="75A0E1A4" w14:textId="77777777" w:rsidTr="00D343CC">
        <w:trPr>
          <w:jc w:val="center"/>
        </w:trPr>
        <w:tc>
          <w:tcPr>
            <w:tcW w:w="3556" w:type="dxa"/>
          </w:tcPr>
          <w:p w14:paraId="49BB840D" w14:textId="77777777" w:rsidR="009A3284" w:rsidRDefault="009A3284" w:rsidP="002D7DEE">
            <w:pPr>
              <w:jc w:val="center"/>
            </w:pPr>
            <w:r>
              <w:t>A1</w:t>
            </w:r>
          </w:p>
        </w:tc>
        <w:tc>
          <w:tcPr>
            <w:tcW w:w="2268" w:type="dxa"/>
          </w:tcPr>
          <w:p w14:paraId="39C5D59E" w14:textId="77777777" w:rsidR="009A3284" w:rsidRDefault="009A3284" w:rsidP="002D7DEE">
            <w:pPr>
              <w:jc w:val="center"/>
            </w:pPr>
            <w:r>
              <w:t>5m</w:t>
            </w:r>
          </w:p>
        </w:tc>
      </w:tr>
      <w:tr w:rsidR="009A3284" w14:paraId="7BD29AB0" w14:textId="77777777" w:rsidTr="00D343CC">
        <w:trPr>
          <w:jc w:val="center"/>
        </w:trPr>
        <w:tc>
          <w:tcPr>
            <w:tcW w:w="3556" w:type="dxa"/>
          </w:tcPr>
          <w:p w14:paraId="37FD4937" w14:textId="77777777" w:rsidR="009A3284" w:rsidRDefault="009A3284" w:rsidP="002D7DEE">
            <w:pPr>
              <w:jc w:val="center"/>
            </w:pPr>
            <w:r>
              <w:t>A2</w:t>
            </w:r>
          </w:p>
        </w:tc>
        <w:tc>
          <w:tcPr>
            <w:tcW w:w="2268" w:type="dxa"/>
          </w:tcPr>
          <w:p w14:paraId="0AEE878B" w14:textId="77777777" w:rsidR="009A3284" w:rsidRDefault="009A3284" w:rsidP="002D7DEE">
            <w:pPr>
              <w:jc w:val="center"/>
            </w:pPr>
            <w:r>
              <w:t>20m</w:t>
            </w:r>
          </w:p>
        </w:tc>
      </w:tr>
      <w:tr w:rsidR="009A3284" w14:paraId="670EC738" w14:textId="77777777" w:rsidTr="00D343CC">
        <w:trPr>
          <w:jc w:val="center"/>
        </w:trPr>
        <w:tc>
          <w:tcPr>
            <w:tcW w:w="3556" w:type="dxa"/>
          </w:tcPr>
          <w:p w14:paraId="59853ECF" w14:textId="77777777" w:rsidR="009A3284" w:rsidRDefault="009A3284" w:rsidP="002D7DEE">
            <w:pPr>
              <w:jc w:val="center"/>
            </w:pPr>
            <w:r>
              <w:t>B</w:t>
            </w:r>
          </w:p>
        </w:tc>
        <w:tc>
          <w:tcPr>
            <w:tcW w:w="2268" w:type="dxa"/>
          </w:tcPr>
          <w:p w14:paraId="67C76230" w14:textId="77777777" w:rsidR="009A3284" w:rsidRDefault="009A3284" w:rsidP="002D7DEE">
            <w:pPr>
              <w:jc w:val="center"/>
            </w:pPr>
            <w:r>
              <w:t>50m</w:t>
            </w:r>
          </w:p>
        </w:tc>
      </w:tr>
      <w:tr w:rsidR="009A3284" w14:paraId="2E24D9D7" w14:textId="77777777" w:rsidTr="00D343CC">
        <w:trPr>
          <w:jc w:val="center"/>
        </w:trPr>
        <w:tc>
          <w:tcPr>
            <w:tcW w:w="3556" w:type="dxa"/>
          </w:tcPr>
          <w:p w14:paraId="3CFD8BE1" w14:textId="77777777" w:rsidR="009A3284" w:rsidRDefault="009A3284" w:rsidP="002D7DEE">
            <w:pPr>
              <w:jc w:val="center"/>
            </w:pPr>
            <w:r>
              <w:t>C</w:t>
            </w:r>
          </w:p>
        </w:tc>
        <w:tc>
          <w:tcPr>
            <w:tcW w:w="2268" w:type="dxa"/>
          </w:tcPr>
          <w:p w14:paraId="65EC1D17" w14:textId="77777777" w:rsidR="009A3284" w:rsidRDefault="009A3284" w:rsidP="002D7DEE">
            <w:pPr>
              <w:jc w:val="center"/>
            </w:pPr>
            <w:r>
              <w:t>500m</w:t>
            </w:r>
          </w:p>
        </w:tc>
      </w:tr>
      <w:tr w:rsidR="009A3284" w14:paraId="6025E226" w14:textId="77777777" w:rsidTr="00D343CC">
        <w:trPr>
          <w:jc w:val="center"/>
        </w:trPr>
        <w:tc>
          <w:tcPr>
            <w:tcW w:w="3556" w:type="dxa"/>
          </w:tcPr>
          <w:p w14:paraId="56C5E8D1" w14:textId="77777777" w:rsidR="009A3284" w:rsidRDefault="009A3284" w:rsidP="002D7DEE">
            <w:pPr>
              <w:jc w:val="center"/>
            </w:pPr>
            <w:r>
              <w:t>D</w:t>
            </w:r>
          </w:p>
        </w:tc>
        <w:tc>
          <w:tcPr>
            <w:tcW w:w="2268" w:type="dxa"/>
          </w:tcPr>
          <w:p w14:paraId="0181805B" w14:textId="77777777" w:rsidR="009A3284" w:rsidRDefault="009A3284" w:rsidP="002D7DEE">
            <w:pPr>
              <w:jc w:val="center"/>
            </w:pPr>
            <w:r w:rsidRPr="000C41C9">
              <w:t>500m</w:t>
            </w:r>
          </w:p>
        </w:tc>
      </w:tr>
      <w:tr w:rsidR="009A3284" w14:paraId="065CCFEC" w14:textId="77777777" w:rsidTr="00D343CC">
        <w:trPr>
          <w:jc w:val="center"/>
        </w:trPr>
        <w:tc>
          <w:tcPr>
            <w:tcW w:w="3556" w:type="dxa"/>
          </w:tcPr>
          <w:p w14:paraId="2861A366" w14:textId="77777777" w:rsidR="009A3284" w:rsidRDefault="009A3284" w:rsidP="002D7DEE">
            <w:pPr>
              <w:jc w:val="center"/>
            </w:pPr>
            <w:r>
              <w:t>U</w:t>
            </w:r>
          </w:p>
        </w:tc>
        <w:tc>
          <w:tcPr>
            <w:tcW w:w="2268" w:type="dxa"/>
          </w:tcPr>
          <w:p w14:paraId="44C64BF5" w14:textId="77777777" w:rsidR="009A3284" w:rsidRDefault="009A3284" w:rsidP="00530F27">
            <w:pPr>
              <w:keepNext/>
              <w:jc w:val="center"/>
            </w:pPr>
            <w:r w:rsidRPr="000C41C9">
              <w:t>500m</w:t>
            </w:r>
          </w:p>
        </w:tc>
      </w:tr>
    </w:tbl>
    <w:p w14:paraId="31A14303" w14:textId="5828768E" w:rsidR="009A3284" w:rsidRDefault="00C56536" w:rsidP="00530F27">
      <w:pPr>
        <w:pStyle w:val="Caption"/>
        <w:jc w:val="center"/>
      </w:pPr>
      <w:r>
        <w:t xml:space="preserve">Table </w:t>
      </w:r>
      <w:r>
        <w:fldChar w:fldCharType="begin"/>
      </w:r>
      <w:r>
        <w:instrText xml:space="preserve"> SEQ Table \* ARABIC </w:instrText>
      </w:r>
      <w:r>
        <w:fldChar w:fldCharType="separate"/>
      </w:r>
      <w:r>
        <w:rPr>
          <w:noProof/>
        </w:rPr>
        <w:t>3</w:t>
      </w:r>
      <w:r>
        <w:fldChar w:fldCharType="end"/>
      </w:r>
      <w:r>
        <w:t xml:space="preserve">: </w:t>
      </w:r>
      <w:proofErr w:type="spellStart"/>
      <w:r>
        <w:t>categoryOfZoneOfConfidence</w:t>
      </w:r>
      <w:proofErr w:type="spellEnd"/>
      <w:r>
        <w:t xml:space="preserve"> and Accuracy values.</w:t>
      </w:r>
    </w:p>
    <w:p w14:paraId="12949F5D" w14:textId="777D13F9" w:rsidR="009A3284" w:rsidRPr="00155ADB" w:rsidRDefault="00265357" w:rsidP="00530F27">
      <w:pPr>
        <w:pStyle w:val="Heading3"/>
        <w:numPr>
          <w:ilvl w:val="3"/>
          <w:numId w:val="188"/>
        </w:numPr>
      </w:pPr>
      <w:r>
        <w:rPr>
          <w:rFonts w:eastAsia="Calibri"/>
          <w:snapToGrid w:val="0"/>
          <w:highlight w:val="yellow"/>
          <w:lang w:eastAsia="fr-FR"/>
        </w:rPr>
        <w:t xml:space="preserve"> </w:t>
      </w:r>
      <w:bookmarkStart w:id="1056" w:name="_Toc194067141"/>
      <w:r w:rsidR="009A3284" w:rsidRPr="00155ADB">
        <w:t>Check are</w:t>
      </w:r>
      <w:r w:rsidR="009A3284">
        <w:t>a</w:t>
      </w:r>
      <w:r w:rsidR="009A3284" w:rsidRPr="00155ADB">
        <w:t xml:space="preserve"> extension</w:t>
      </w:r>
      <w:r w:rsidR="009A3284">
        <w:t xml:space="preserve"> </w:t>
      </w:r>
      <w:proofErr w:type="gramStart"/>
      <w:r w:rsidR="009A3284">
        <w:t xml:space="preserve">value </w:t>
      </w:r>
      <w:r w:rsidR="009A3284" w:rsidRPr="00155ADB">
        <w:t xml:space="preserve"> –</w:t>
      </w:r>
      <w:proofErr w:type="gramEnd"/>
      <w:r w:rsidR="009A3284" w:rsidRPr="00155ADB">
        <w:t xml:space="preserve"> S-102 depth substitution</w:t>
      </w:r>
      <w:bookmarkEnd w:id="1056"/>
    </w:p>
    <w:p w14:paraId="6AB25B05" w14:textId="564AF3D9" w:rsidR="009A3284" w:rsidRDefault="009A3284" w:rsidP="009A3284">
      <w:pPr>
        <w:spacing w:after="0" w:line="240" w:lineRule="auto"/>
      </w:pPr>
      <w:r>
        <w:t>When the depth information in the S-101 is substituted by S-</w:t>
      </w:r>
      <w:proofErr w:type="gramStart"/>
      <w:r>
        <w:t>102  the</w:t>
      </w:r>
      <w:proofErr w:type="gramEnd"/>
      <w:r>
        <w:t xml:space="preserve"> </w:t>
      </w:r>
      <w:proofErr w:type="spellStart"/>
      <w:proofErr w:type="gramStart"/>
      <w:r w:rsidRPr="00155ADB">
        <w:rPr>
          <w:i/>
          <w:iCs/>
        </w:rPr>
        <w:t>zoneOfConfidence.horizontalPositionUncertainty.</w:t>
      </w:r>
      <w:r w:rsidRPr="00530F27">
        <w:t>uncertaintyFixed</w:t>
      </w:r>
      <w:proofErr w:type="spellEnd"/>
      <w:proofErr w:type="gramEnd"/>
      <w:r w:rsidRPr="00155ADB">
        <w:rPr>
          <w:i/>
          <w:iCs/>
        </w:rPr>
        <w:t xml:space="preserve">  </w:t>
      </w:r>
      <w:r w:rsidR="00C56536">
        <w:t>in</w:t>
      </w:r>
      <w:r>
        <w:t xml:space="preserve"> the </w:t>
      </w:r>
      <w:proofErr w:type="spellStart"/>
      <w:r w:rsidRPr="00184ABE">
        <w:t>QualityOfBathymetryCoverage</w:t>
      </w:r>
      <w:proofErr w:type="spellEnd"/>
      <w:r>
        <w:t xml:space="preserve"> feature attribute table (S-100 Part 10c, 9.6.2</w:t>
      </w:r>
      <w:proofErr w:type="gramStart"/>
      <w:r>
        <w:t>)  from</w:t>
      </w:r>
      <w:proofErr w:type="gramEnd"/>
      <w:r>
        <w:t xml:space="preserve"> the S-102 must be used </w:t>
      </w:r>
      <w:proofErr w:type="gramStart"/>
      <w:r>
        <w:t>instead  of</w:t>
      </w:r>
      <w:proofErr w:type="gramEnd"/>
      <w:r>
        <w:t xml:space="preserve"> the S-101 feature information as defined in the last clause if it is set. If this value is not </w:t>
      </w:r>
      <w:proofErr w:type="gramStart"/>
      <w:r>
        <w:t>available  then</w:t>
      </w:r>
      <w:proofErr w:type="gramEnd"/>
      <w:r>
        <w:t xml:space="preserve"> the S-101 value defined in the previous clause must be used instead.</w:t>
      </w:r>
    </w:p>
    <w:p w14:paraId="575ABD69" w14:textId="77777777" w:rsidR="009A3284" w:rsidRDefault="009A3284" w:rsidP="009A3284">
      <w:pPr>
        <w:spacing w:after="0" w:line="240" w:lineRule="auto"/>
      </w:pPr>
    </w:p>
    <w:p w14:paraId="4F2142E1" w14:textId="190F3215" w:rsidR="009A3284" w:rsidRPr="00155ADB" w:rsidRDefault="009A3284" w:rsidP="00530F27">
      <w:pPr>
        <w:pStyle w:val="Heading3"/>
        <w:numPr>
          <w:ilvl w:val="3"/>
          <w:numId w:val="188"/>
        </w:numPr>
        <w:rPr>
          <w:lang w:val="en-US"/>
        </w:rPr>
      </w:pPr>
      <w:bookmarkStart w:id="1057" w:name="_Toc194067142"/>
      <w:commentRangeStart w:id="1058"/>
      <w:r w:rsidRPr="00155ADB">
        <w:t xml:space="preserve">Check area extension value – S-102 </w:t>
      </w:r>
      <w:r>
        <w:t xml:space="preserve">depth substitution </w:t>
      </w:r>
      <w:r w:rsidRPr="00155ADB">
        <w:t>and S-104</w:t>
      </w:r>
      <w:r>
        <w:t xml:space="preserve"> adjustment</w:t>
      </w:r>
      <w:bookmarkEnd w:id="1057"/>
      <w:commentRangeEnd w:id="1058"/>
      <w:r w:rsidR="00407755">
        <w:rPr>
          <w:rStyle w:val="CommentReference"/>
          <w:b w:val="0"/>
          <w:bCs w:val="0"/>
        </w:rPr>
        <w:commentReference w:id="1058"/>
      </w:r>
    </w:p>
    <w:p w14:paraId="4A0F947E" w14:textId="4BC6428C" w:rsidR="009A3284" w:rsidRPr="00202C16" w:rsidRDefault="009A3284" w:rsidP="00760179">
      <w:pPr>
        <w:spacing w:after="0" w:line="240" w:lineRule="auto"/>
      </w:pPr>
      <w:r>
        <w:t xml:space="preserve">When the depth values in the S-101 are substituted for S-102 and also adjusted by the S-104 values (as documented in </w:t>
      </w:r>
      <w:r w:rsidR="00265357" w:rsidRPr="00530F27">
        <w:t>Appendix</w:t>
      </w:r>
      <w:r w:rsidR="00265357" w:rsidRPr="00265357">
        <w:rPr>
          <w:b/>
          <w:bCs/>
        </w:rPr>
        <w:t xml:space="preserve"> </w:t>
      </w:r>
      <w:r w:rsidR="00265357" w:rsidRPr="00530F27">
        <w:t>D</w:t>
      </w:r>
      <w:r>
        <w:t xml:space="preserve">) then the total value for the extension of the check area, as defined in the previous clause must then be further adjusted by adding the uncertainty value in the S-104 feature attribute table </w:t>
      </w:r>
      <w:r w:rsidRPr="00202C16">
        <w:rPr>
          <w:i/>
          <w:iCs/>
        </w:rPr>
        <w:t>zoneOfConfidence.horizontalPositionUncertainty.uncertaintyFixed</w:t>
      </w:r>
      <w:r w:rsidRPr="00202C16">
        <w:rPr>
          <w:b/>
          <w:bCs/>
        </w:rPr>
        <w:t> </w:t>
      </w:r>
      <w:r>
        <w:t>if defined.</w:t>
      </w:r>
    </w:p>
    <w:p w14:paraId="52C08F0C" w14:textId="77777777" w:rsidR="009A3284" w:rsidRDefault="009A3284" w:rsidP="00760179">
      <w:pPr>
        <w:spacing w:after="0" w:line="240" w:lineRule="auto"/>
      </w:pPr>
    </w:p>
    <w:p w14:paraId="403CA111" w14:textId="77777777" w:rsidR="009A3284" w:rsidRDefault="009A3284" w:rsidP="00760179">
      <w:pPr>
        <w:spacing w:after="0" w:line="240" w:lineRule="auto"/>
      </w:pPr>
      <w:r>
        <w:t xml:space="preserve">For example, when the ECDIS is using S-101 only, if the value of “closer than user specified distance is 100 m and if the value of </w:t>
      </w:r>
      <w:proofErr w:type="spellStart"/>
      <w:r w:rsidRPr="00A51B43">
        <w:rPr>
          <w:i/>
          <w:iCs/>
        </w:rPr>
        <w:t>categoryOfZoneOfConfidence</w:t>
      </w:r>
      <w:proofErr w:type="spellEnd"/>
      <w:r>
        <w:rPr>
          <w:b/>
          <w:bCs/>
          <w:i/>
          <w:iCs/>
        </w:rPr>
        <w:t xml:space="preserve"> </w:t>
      </w:r>
      <w:r>
        <w:t>is A2 (a value of 20 m from the table of defaults) then the check is extended in the horizontal direction up to 120 m.</w:t>
      </w:r>
    </w:p>
    <w:p w14:paraId="70FBDD9E" w14:textId="77777777" w:rsidR="009A3284" w:rsidRDefault="009A3284" w:rsidP="009A3284">
      <w:pPr>
        <w:tabs>
          <w:tab w:val="left" w:pos="7629"/>
        </w:tabs>
        <w:spacing w:after="0" w:line="240" w:lineRule="auto"/>
      </w:pPr>
      <w:r>
        <w:tab/>
      </w:r>
    </w:p>
    <w:p w14:paraId="0971EB71" w14:textId="77777777" w:rsidR="009A3284" w:rsidRDefault="009A3284" w:rsidP="009A3284">
      <w:pPr>
        <w:spacing w:after="0" w:line="240" w:lineRule="auto"/>
      </w:pPr>
      <w:r>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Default="009A3284" w:rsidP="009A3284">
      <w:pPr>
        <w:spacing w:after="0" w:line="240" w:lineRule="auto"/>
      </w:pPr>
    </w:p>
    <w:p w14:paraId="334EFBD2" w14:textId="77777777" w:rsidR="009A3284" w:rsidRPr="005548BD"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5548BD">
        <w:rPr>
          <w:rFonts w:eastAsia="Calibri" w:cs="Arial"/>
          <w:b/>
          <w:bCs/>
          <w:lang w:eastAsia="fr-FR"/>
        </w:rPr>
        <w:t xml:space="preserve">Fig </w:t>
      </w:r>
      <w:r>
        <w:rPr>
          <w:rFonts w:eastAsia="Calibri" w:cs="Arial"/>
          <w:b/>
          <w:bCs/>
          <w:lang w:eastAsia="fr-FR"/>
        </w:rPr>
        <w:t>9</w:t>
      </w:r>
      <w:r w:rsidRPr="005548BD">
        <w:rPr>
          <w:rFonts w:eastAsia="Calibri" w:cs="Arial"/>
          <w:b/>
          <w:bCs/>
          <w:lang w:eastAsia="fr-FR"/>
        </w:rPr>
        <w:t xml:space="preserve">. Example Danger Highlight </w:t>
      </w:r>
      <w:r>
        <w:rPr>
          <w:rFonts w:eastAsia="Calibri" w:cs="Arial"/>
          <w:b/>
          <w:bCs/>
          <w:lang w:eastAsia="fr-FR"/>
        </w:rPr>
        <w:t xml:space="preserve">extended by underlaying value of </w:t>
      </w:r>
      <w:proofErr w:type="spellStart"/>
      <w:r w:rsidRPr="00155ADB">
        <w:rPr>
          <w:b/>
          <w:bCs/>
          <w:i/>
          <w:iCs/>
        </w:rPr>
        <w:t>categoryOfZoneOfConfidence</w:t>
      </w:r>
      <w:proofErr w:type="spellEnd"/>
      <w:r>
        <w:rPr>
          <w:rFonts w:eastAsia="Calibri" w:cs="Arial"/>
          <w:b/>
          <w:bCs/>
          <w:lang w:eastAsia="fr-FR"/>
        </w:rPr>
        <w:t>, left is without extension and right is with extension</w:t>
      </w:r>
    </w:p>
    <w:p w14:paraId="781F8253" w14:textId="77777777" w:rsidR="009A3284" w:rsidRDefault="009A3284" w:rsidP="009A3284">
      <w:pPr>
        <w:spacing w:after="0" w:line="240" w:lineRule="auto"/>
      </w:pPr>
    </w:p>
    <w:p w14:paraId="6BD79E97" w14:textId="77777777" w:rsidR="009A3284" w:rsidRDefault="009A3284" w:rsidP="009A3284">
      <w:pPr>
        <w:spacing w:after="0" w:line="240" w:lineRule="auto"/>
      </w:pPr>
      <w:r>
        <w:lastRenderedPageBreak/>
        <w:t xml:space="preserve">For the S-101 case, when multiple </w:t>
      </w:r>
      <w:proofErr w:type="spellStart"/>
      <w:r>
        <w:t>QualityOfBathymetricData</w:t>
      </w:r>
      <w:proofErr w:type="spellEnd"/>
      <w:r>
        <w:t xml:space="preserve"> features with </w:t>
      </w:r>
      <w:proofErr w:type="gramStart"/>
      <w:r>
        <w:t xml:space="preserve">different  </w:t>
      </w:r>
      <w:proofErr w:type="spellStart"/>
      <w:r w:rsidRPr="0097518F">
        <w:rPr>
          <w:i/>
          <w:iCs/>
        </w:rPr>
        <w:t>categoryOfZoneOfConfidence</w:t>
      </w:r>
      <w:proofErr w:type="spellEnd"/>
      <w:proofErr w:type="gramEnd"/>
      <w:r>
        <w:t xml:space="preserve">  values underlay the check area, then the value of extension changes at the point where the original non-extended check area crosses the boundary of the </w:t>
      </w:r>
      <w:proofErr w:type="spellStart"/>
      <w:r>
        <w:t>QualityOfBathymetricData</w:t>
      </w:r>
      <w:proofErr w:type="spellEnd"/>
      <w:r>
        <w:t xml:space="preserve"> areas with different </w:t>
      </w:r>
      <w:proofErr w:type="spellStart"/>
      <w:r w:rsidRPr="0097518F">
        <w:rPr>
          <w:i/>
          <w:iCs/>
        </w:rPr>
        <w:t>categoryOfZoneOfConfidence</w:t>
      </w:r>
      <w:proofErr w:type="spellEnd"/>
      <w:r>
        <w:t xml:space="preserve"> values, see the example below:</w:t>
      </w:r>
    </w:p>
    <w:p w14:paraId="49EBEB2F" w14:textId="77777777" w:rsidR="009A3284" w:rsidRDefault="009A3284" w:rsidP="009A3284">
      <w:pPr>
        <w:spacing w:after="0" w:line="240" w:lineRule="auto"/>
      </w:pPr>
    </w:p>
    <w:p w14:paraId="7AAA4C4D" w14:textId="77777777" w:rsidR="009A3284" w:rsidRDefault="009A3284" w:rsidP="009A3284">
      <w:pPr>
        <w:spacing w:after="0" w:line="240" w:lineRule="auto"/>
      </w:pPr>
      <w:r>
        <w:rPr>
          <w:noProof/>
        </w:rPr>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Default="009A3284" w:rsidP="009A3284">
      <w:pPr>
        <w:spacing w:after="0" w:line="240" w:lineRule="auto"/>
      </w:pPr>
    </w:p>
    <w:p w14:paraId="560BF581" w14:textId="77777777" w:rsidR="009A3284" w:rsidRPr="00155ADB"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155ADB">
        <w:rPr>
          <w:rFonts w:eastAsia="Calibri" w:cs="Arial"/>
          <w:b/>
          <w:bCs/>
          <w:lang w:eastAsia="fr-FR"/>
        </w:rPr>
        <w:t xml:space="preserve">Fig 10. Example Extension of check-area by multiple underlaying </w:t>
      </w:r>
      <w:proofErr w:type="spellStart"/>
      <w:r w:rsidRPr="00155ADB">
        <w:rPr>
          <w:b/>
          <w:bCs/>
        </w:rPr>
        <w:t>QualityOfBathymetricData</w:t>
      </w:r>
      <w:proofErr w:type="spellEnd"/>
      <w:r w:rsidRPr="00155ADB">
        <w:rPr>
          <w:b/>
          <w:bCs/>
        </w:rPr>
        <w:t xml:space="preserve"> </w:t>
      </w:r>
      <w:r w:rsidRPr="00155ADB">
        <w:rPr>
          <w:rFonts w:eastAsia="Calibri" w:cs="Arial"/>
          <w:b/>
          <w:bCs/>
          <w:lang w:eastAsia="fr-FR"/>
        </w:rPr>
        <w:t xml:space="preserve">areas with different values of </w:t>
      </w:r>
      <w:proofErr w:type="spellStart"/>
      <w:r w:rsidRPr="00155ADB">
        <w:rPr>
          <w:b/>
          <w:bCs/>
          <w:i/>
          <w:iCs/>
        </w:rPr>
        <w:t>categoryOfZoneOfConfidence</w:t>
      </w:r>
      <w:proofErr w:type="spellEnd"/>
      <w:r w:rsidRPr="00155ADB">
        <w:rPr>
          <w:b/>
          <w:bCs/>
        </w:rPr>
        <w:t xml:space="preserve"> </w:t>
      </w:r>
    </w:p>
    <w:p w14:paraId="12B3F1A4" w14:textId="77777777" w:rsidR="00AB2742" w:rsidRPr="00B77A92" w:rsidRDefault="00AB2742" w:rsidP="00450770"/>
    <w:p w14:paraId="638D6DCB" w14:textId="0FF3DB5D" w:rsidR="00927EBE" w:rsidRPr="00B77A92" w:rsidRDefault="00C5483B" w:rsidP="00EC44E4">
      <w:pPr>
        <w:pStyle w:val="Heading3"/>
      </w:pPr>
      <w:bookmarkStart w:id="1059" w:name="_Ref88060090"/>
      <w:bookmarkStart w:id="1060" w:name="_Toc194067143"/>
      <w:r>
        <w:t>Enhanced</w:t>
      </w:r>
      <w:r w:rsidR="00927EBE" w:rsidRPr="00B77A92">
        <w:t xml:space="preserve"> Safety Contour</w:t>
      </w:r>
      <w:bookmarkEnd w:id="1059"/>
      <w:r w:rsidR="007D1C60" w:rsidRPr="00B77A92">
        <w:t xml:space="preserve"> and Water Level Adjustment.</w:t>
      </w:r>
      <w:bookmarkEnd w:id="1060"/>
    </w:p>
    <w:p w14:paraId="16BA64E1" w14:textId="50871A6A" w:rsidR="00DE0E6F" w:rsidRPr="00B77A92" w:rsidRDefault="00C56536" w:rsidP="009C3086">
      <w:pPr>
        <w:spacing w:after="120" w:line="240" w:lineRule="auto"/>
        <w:jc w:val="both"/>
      </w:pPr>
      <w:r>
        <w:t>The term “</w:t>
      </w:r>
      <w:r w:rsidR="00C5483B">
        <w:t>Enhanced</w:t>
      </w:r>
      <w:r w:rsidR="00927EBE" w:rsidRPr="00B77A92">
        <w:t xml:space="preserve"> </w:t>
      </w:r>
      <w:r w:rsidR="00826214">
        <w:t>S</w:t>
      </w:r>
      <w:r w:rsidR="00927EBE" w:rsidRPr="00B77A92">
        <w:t xml:space="preserve">afety </w:t>
      </w:r>
      <w:r w:rsidR="00826214">
        <w:t>C</w:t>
      </w:r>
      <w:r w:rsidR="00927EBE" w:rsidRPr="00B77A92">
        <w:t>ontour</w:t>
      </w:r>
      <w:r>
        <w:t>”</w:t>
      </w:r>
      <w:r w:rsidR="00927EBE" w:rsidRPr="00B77A92">
        <w:t xml:space="preserve"> means </w:t>
      </w:r>
      <w:r>
        <w:t>a</w:t>
      </w:r>
      <w:r w:rsidR="00927EBE" w:rsidRPr="00B77A92">
        <w:t xml:space="preserve"> safety contour </w:t>
      </w:r>
      <w:r>
        <w:t xml:space="preserve">created </w:t>
      </w:r>
      <w:r w:rsidR="00927EBE" w:rsidRPr="00B77A92">
        <w:t xml:space="preserve">from bathymetric grid data </w:t>
      </w:r>
      <w:r>
        <w:t>using</w:t>
      </w:r>
      <w:r w:rsidR="00927EBE" w:rsidRPr="00B77A92">
        <w:t xml:space="preserve"> </w:t>
      </w:r>
      <w:r w:rsidR="00826214">
        <w:t>the</w:t>
      </w:r>
      <w:r w:rsidR="00927EBE" w:rsidRPr="00B77A92">
        <w:t xml:space="preserve"> value set by the user. </w:t>
      </w:r>
      <w:r w:rsidR="007D1C60" w:rsidRPr="00B77A92">
        <w:t>With</w:t>
      </w:r>
      <w:r w:rsidR="00DE0E6F" w:rsidRPr="00B77A92">
        <w:t xml:space="preserve"> ENCs the u</w:t>
      </w:r>
      <w:r w:rsidR="007D1C60" w:rsidRPr="00B77A92">
        <w:t>ser set</w:t>
      </w:r>
      <w:r w:rsidR="00DE0E6F" w:rsidRPr="00B77A92">
        <w:t>s</w:t>
      </w:r>
      <w:r w:rsidR="007D1C60" w:rsidRPr="00B77A92">
        <w:t xml:space="preserve"> </w:t>
      </w:r>
      <w:r w:rsidR="00DE0E6F" w:rsidRPr="00B77A92">
        <w:t>a</w:t>
      </w:r>
      <w:r w:rsidR="007D1C60" w:rsidRPr="00B77A92">
        <w:t xml:space="preserve"> value for the safety contour, but if </w:t>
      </w:r>
      <w:r>
        <w:t xml:space="preserve">a contour of that value </w:t>
      </w:r>
      <w:r w:rsidR="007D1C60" w:rsidRPr="00B77A92">
        <w:t xml:space="preserve">is not found in </w:t>
      </w:r>
      <w:r w:rsidR="00DE0E6F" w:rsidRPr="00B77A92">
        <w:t>the ENC t</w:t>
      </w:r>
      <w:r w:rsidR="007D1C60" w:rsidRPr="00B77A92">
        <w:t xml:space="preserve">hen the safety contour defaults to the next deepest </w:t>
      </w:r>
      <w:r>
        <w:t xml:space="preserve">available contour </w:t>
      </w:r>
      <w:r w:rsidR="007D1C60" w:rsidRPr="00B77A92">
        <w:t xml:space="preserve">which </w:t>
      </w:r>
      <w:r w:rsidR="00DE0E6F" w:rsidRPr="00B77A92">
        <w:t>can be substantially deeper th</w:t>
      </w:r>
      <w:r w:rsidR="007D1C60" w:rsidRPr="00B77A92">
        <w:t xml:space="preserve">an the </w:t>
      </w:r>
      <w:r w:rsidR="00DE0E6F" w:rsidRPr="00B77A92">
        <w:t>v</w:t>
      </w:r>
      <w:r w:rsidR="007D1C60" w:rsidRPr="00B77A92">
        <w:t xml:space="preserve">alue </w:t>
      </w:r>
      <w:r w:rsidR="00256259" w:rsidRPr="00B77A92">
        <w:t>requested</w:t>
      </w:r>
      <w:r w:rsidR="007D1C60" w:rsidRPr="00B77A92">
        <w:t xml:space="preserve"> by the user.</w:t>
      </w:r>
      <w:r w:rsidR="00DE0E6F" w:rsidRPr="00B77A92">
        <w:t xml:space="preserve"> </w:t>
      </w:r>
    </w:p>
    <w:p w14:paraId="72614166" w14:textId="6183F4BF" w:rsidR="007D1C60" w:rsidRPr="009A3284" w:rsidRDefault="00DE0E6F" w:rsidP="009C3086">
      <w:pPr>
        <w:spacing w:after="120" w:line="240" w:lineRule="auto"/>
        <w:jc w:val="both"/>
      </w:pPr>
      <w:r w:rsidRPr="00B77A92">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w:t>
      </w:r>
      <w:r w:rsidRPr="009A3284">
        <w:t>from the bathymetric grid to present the user a harmonised picture.</w:t>
      </w:r>
    </w:p>
    <w:p w14:paraId="4AED00C6" w14:textId="4E7EBC43" w:rsidR="00DE0E6F" w:rsidRPr="00B77A92" w:rsidRDefault="007D1C60" w:rsidP="009C3086">
      <w:pPr>
        <w:spacing w:after="120" w:line="240" w:lineRule="auto"/>
        <w:jc w:val="both"/>
      </w:pPr>
      <w:r w:rsidRPr="009A3284">
        <w:t xml:space="preserve">The combination of S-101 with </w:t>
      </w:r>
      <w:r w:rsidR="00EA43FD" w:rsidRPr="00B812CA">
        <w:t xml:space="preserve">S-102 and </w:t>
      </w:r>
      <w:r w:rsidRPr="00B812CA">
        <w:t>S-104</w:t>
      </w:r>
      <w:r w:rsidRPr="009A3284">
        <w:t xml:space="preserve"> </w:t>
      </w:r>
      <w:r w:rsidR="00F135E7" w:rsidRPr="009A3284">
        <w:t>together</w:t>
      </w:r>
      <w:r w:rsidRPr="00B77A92">
        <w:t xml:space="preserve"> enable Water Level Adjustment (WLA), allowing the water level data contained in S-104 to complement the </w:t>
      </w:r>
      <w:r w:rsidR="00F135E7" w:rsidRPr="00B77A92">
        <w:t xml:space="preserve">S-102 and </w:t>
      </w:r>
      <w:r w:rsidRPr="00B77A92">
        <w:t xml:space="preserve">S-101 chart data. </w:t>
      </w:r>
      <w:r w:rsidR="00DE0E6F" w:rsidRPr="00B77A92">
        <w:t xml:space="preserve">As with depth information, WLA processes adjust attribute values in the ENC </w:t>
      </w:r>
      <w:r w:rsidR="00F135E7" w:rsidRPr="00B77A92">
        <w:t xml:space="preserve">data </w:t>
      </w:r>
      <w:r w:rsidR="00DE0E6F" w:rsidRPr="00B77A92">
        <w:t xml:space="preserve">to present the user </w:t>
      </w:r>
      <w:r w:rsidR="004256B9" w:rsidRPr="00B77A92">
        <w:t xml:space="preserve">with </w:t>
      </w:r>
      <w:r w:rsidR="00DE0E6F" w:rsidRPr="00B77A92">
        <w:t>a harmonised picture.</w:t>
      </w:r>
    </w:p>
    <w:p w14:paraId="27DB4762" w14:textId="50AEDE52" w:rsidR="00853C83" w:rsidRPr="00B77A92" w:rsidRDefault="007D1C60" w:rsidP="00530F27">
      <w:pPr>
        <w:spacing w:after="120" w:line="240" w:lineRule="auto"/>
        <w:jc w:val="both"/>
      </w:pPr>
      <w:r w:rsidRPr="00B77A92">
        <w:t xml:space="preserve">Appendix </w:t>
      </w:r>
      <w:r w:rsidR="00760179">
        <w:t>D</w:t>
      </w:r>
      <w:r w:rsidRPr="00B77A92">
        <w:t xml:space="preserve"> defines the</w:t>
      </w:r>
      <w:r w:rsidR="00DE0E6F" w:rsidRPr="00B77A92">
        <w:t xml:space="preserve"> detailed mechanisms for </w:t>
      </w:r>
      <w:r w:rsidR="00C5483B">
        <w:t>Enhanced</w:t>
      </w:r>
      <w:r w:rsidR="00DE0E6F" w:rsidRPr="00B77A92">
        <w:t xml:space="preserve"> </w:t>
      </w:r>
      <w:r w:rsidR="00C5483B">
        <w:t>S</w:t>
      </w:r>
      <w:r w:rsidR="00DE0E6F" w:rsidRPr="00B77A92">
        <w:t xml:space="preserve">afety </w:t>
      </w:r>
      <w:r w:rsidR="00C5483B">
        <w:t>C</w:t>
      </w:r>
      <w:r w:rsidR="00DE0E6F" w:rsidRPr="00B77A92">
        <w:t xml:space="preserve">ontour and </w:t>
      </w:r>
      <w:r w:rsidR="009D5976">
        <w:t>Water Level Adjustment</w:t>
      </w:r>
      <w:r w:rsidR="00DE0E6F" w:rsidRPr="00B77A92">
        <w:t>.</w:t>
      </w:r>
      <w:r w:rsidR="00826214">
        <w:t xml:space="preserve"> </w:t>
      </w:r>
      <w:r w:rsidR="00114860" w:rsidRPr="00760179">
        <w:t xml:space="preserve">The ECDIS must support </w:t>
      </w:r>
      <w:r w:rsidR="00265357">
        <w:t>th</w:t>
      </w:r>
      <w:r w:rsidR="00826214">
        <w:t xml:space="preserve">e </w:t>
      </w:r>
      <w:r w:rsidR="00C5483B">
        <w:t>Enhanced</w:t>
      </w:r>
      <w:r w:rsidR="00114860" w:rsidRPr="00760179">
        <w:t xml:space="preserve"> Safety Contour and Water Level Adjustment features.</w:t>
      </w:r>
      <w:r w:rsidR="00C5483B">
        <w:t xml:space="preserve"> </w:t>
      </w:r>
    </w:p>
    <w:p w14:paraId="64B96ED8" w14:textId="3B72FCE7" w:rsidR="00647464" w:rsidRPr="00450770" w:rsidRDefault="00A841E5" w:rsidP="00DB7CFE">
      <w:pPr>
        <w:pStyle w:val="Heading2"/>
        <w:rPr>
          <w:strike/>
        </w:rPr>
      </w:pPr>
      <w:r>
        <w:t xml:space="preserve"> </w:t>
      </w:r>
      <w:bookmarkStart w:id="1061" w:name="_Toc194067144"/>
      <w:r w:rsidR="004F141B">
        <w:t>Other</w:t>
      </w:r>
      <w:r w:rsidR="00286BF8" w:rsidRPr="00B77A92">
        <w:t xml:space="preserve"> specified display features</w:t>
      </w:r>
      <w:bookmarkStart w:id="1062" w:name="_Toc175130256"/>
      <w:bookmarkStart w:id="1063" w:name="_Toc175130257"/>
      <w:bookmarkStart w:id="1064" w:name="_Toc175130258"/>
      <w:bookmarkStart w:id="1065" w:name="_Toc175130259"/>
      <w:bookmarkStart w:id="1066" w:name="_Toc175130260"/>
      <w:bookmarkStart w:id="1067" w:name="_Toc175130261"/>
      <w:bookmarkStart w:id="1068" w:name="_Toc175130262"/>
      <w:bookmarkEnd w:id="1061"/>
      <w:bookmarkEnd w:id="1062"/>
      <w:bookmarkEnd w:id="1063"/>
      <w:bookmarkEnd w:id="1064"/>
      <w:bookmarkEnd w:id="1065"/>
      <w:bookmarkEnd w:id="1066"/>
      <w:bookmarkEnd w:id="1067"/>
      <w:bookmarkEnd w:id="1068"/>
      <w:r w:rsidR="001A432B" w:rsidRPr="00450770">
        <w:rPr>
          <w:strike/>
        </w:rPr>
        <w:t xml:space="preserve"> </w:t>
      </w:r>
    </w:p>
    <w:p w14:paraId="413066EB" w14:textId="52B7C055" w:rsidR="00411F4B" w:rsidRPr="00B812CA" w:rsidRDefault="00411F4B" w:rsidP="00411F4B">
      <w:pPr>
        <w:pStyle w:val="Heading3"/>
      </w:pPr>
      <w:bookmarkStart w:id="1069" w:name="_Toc194067145"/>
      <w:bookmarkStart w:id="1070" w:name="_Ref48912766"/>
      <w:r w:rsidRPr="00A527F0">
        <w:t>Legend</w:t>
      </w:r>
      <w:bookmarkEnd w:id="1069"/>
    </w:p>
    <w:p w14:paraId="78E91611" w14:textId="1C169300" w:rsidR="00411F4B" w:rsidRPr="00A527F0" w:rsidRDefault="00411F4B" w:rsidP="00411F4B">
      <w:pPr>
        <w:spacing w:after="60" w:line="240" w:lineRule="auto"/>
        <w:jc w:val="both"/>
      </w:pPr>
      <w:r w:rsidRPr="00B812CA">
        <w:t xml:space="preserve">A standard legend of </w:t>
      </w:r>
      <w:r w:rsidRPr="00530F27">
        <w:t>general information</w:t>
      </w:r>
      <w:r w:rsidRPr="00B812CA">
        <w:t xml:space="preserve"> relating to the area displayed, applicable to the position selected by the mariner, must be shown on a graphic or text display. This legend must </w:t>
      </w:r>
      <w:r w:rsidRPr="00A527F0">
        <w:t>contain at minimum (and, as applicable):</w:t>
      </w:r>
    </w:p>
    <w:p w14:paraId="2E6E8B01" w14:textId="791362D2" w:rsidR="001822E6" w:rsidRPr="001822E6" w:rsidRDefault="001822E6" w:rsidP="00530F27">
      <w:pPr>
        <w:pStyle w:val="ListParagraph"/>
        <w:numPr>
          <w:ilvl w:val="0"/>
          <w:numId w:val="246"/>
        </w:numPr>
        <w:spacing w:after="60" w:line="240" w:lineRule="auto"/>
        <w:jc w:val="both"/>
        <w:rPr>
          <w:ins w:id="1071" w:author="jonathan pritchard" w:date="2025-07-23T13:37:00Z" w16du:dateUtc="2025-07-23T12:37:00Z"/>
          <w:highlight w:val="yellow"/>
          <w:rPrChange w:id="1072" w:author="jonathan pritchard" w:date="2025-07-23T13:39:00Z" w16du:dateUtc="2025-07-23T12:39:00Z">
            <w:rPr>
              <w:ins w:id="1073" w:author="jonathan pritchard" w:date="2025-07-23T13:37:00Z" w16du:dateUtc="2025-07-23T12:37:00Z"/>
            </w:rPr>
          </w:rPrChange>
        </w:rPr>
      </w:pPr>
      <w:ins w:id="1074" w:author="jonathan pritchard" w:date="2025-07-23T13:37:00Z" w16du:dateUtc="2025-07-23T12:37:00Z">
        <w:r w:rsidRPr="001822E6">
          <w:rPr>
            <w:highlight w:val="yellow"/>
            <w:rPrChange w:id="1075" w:author="jonathan pritchard" w:date="2025-07-23T13:39:00Z" w16du:dateUtc="2025-07-23T12:39:00Z">
              <w:rPr/>
            </w:rPrChange>
          </w:rPr>
          <w:t>Units for Depth</w:t>
        </w:r>
      </w:ins>
    </w:p>
    <w:p w14:paraId="06600D7A" w14:textId="4AE40166" w:rsidR="001822E6" w:rsidRPr="001822E6" w:rsidRDefault="001822E6" w:rsidP="00530F27">
      <w:pPr>
        <w:pStyle w:val="ListParagraph"/>
        <w:numPr>
          <w:ilvl w:val="0"/>
          <w:numId w:val="246"/>
        </w:numPr>
        <w:spacing w:after="60" w:line="240" w:lineRule="auto"/>
        <w:jc w:val="both"/>
        <w:rPr>
          <w:ins w:id="1076" w:author="jonathan pritchard" w:date="2025-07-23T13:37:00Z" w16du:dateUtc="2025-07-23T12:37:00Z"/>
          <w:highlight w:val="yellow"/>
          <w:rPrChange w:id="1077" w:author="jonathan pritchard" w:date="2025-07-23T13:39:00Z" w16du:dateUtc="2025-07-23T12:39:00Z">
            <w:rPr>
              <w:ins w:id="1078" w:author="jonathan pritchard" w:date="2025-07-23T13:37:00Z" w16du:dateUtc="2025-07-23T12:37:00Z"/>
            </w:rPr>
          </w:rPrChange>
        </w:rPr>
      </w:pPr>
      <w:ins w:id="1079" w:author="jonathan pritchard" w:date="2025-07-23T13:37:00Z" w16du:dateUtc="2025-07-23T12:37:00Z">
        <w:r w:rsidRPr="001822E6">
          <w:rPr>
            <w:highlight w:val="yellow"/>
            <w:rPrChange w:id="1080" w:author="jonathan pritchard" w:date="2025-07-23T13:39:00Z" w16du:dateUtc="2025-07-23T12:39:00Z">
              <w:rPr/>
            </w:rPrChange>
          </w:rPr>
          <w:t>Units for Height</w:t>
        </w:r>
      </w:ins>
    </w:p>
    <w:p w14:paraId="21007C12" w14:textId="3202BF38" w:rsidR="00411F4B" w:rsidRPr="00A527F0" w:rsidRDefault="00411F4B" w:rsidP="00530F27">
      <w:pPr>
        <w:pStyle w:val="ListParagraph"/>
        <w:numPr>
          <w:ilvl w:val="0"/>
          <w:numId w:val="246"/>
        </w:numPr>
        <w:spacing w:after="60" w:line="240" w:lineRule="auto"/>
        <w:jc w:val="both"/>
      </w:pPr>
      <w:r w:rsidRPr="00A527F0">
        <w:lastRenderedPageBreak/>
        <w:t xml:space="preserve">Scale of display; </w:t>
      </w:r>
      <w:r w:rsidRPr="001822E6">
        <w:rPr>
          <w:strike/>
          <w:rPrChange w:id="1081" w:author="jonathan pritchard" w:date="2025-07-23T13:37:00Z" w16du:dateUtc="2025-07-23T12:37:00Z">
            <w:rPr/>
          </w:rPrChange>
        </w:rPr>
        <w:t xml:space="preserve">in </w:t>
      </w:r>
      <w:proofErr w:type="gramStart"/>
      <w:r w:rsidRPr="001822E6">
        <w:rPr>
          <w:strike/>
          <w:rPrChange w:id="1082" w:author="jonathan pritchard" w:date="2025-07-23T13:37:00Z" w16du:dateUtc="2025-07-23T12:37:00Z">
            <w:rPr/>
          </w:rPrChange>
        </w:rPr>
        <w:t>addition</w:t>
      </w:r>
      <w:proofErr w:type="gramEnd"/>
      <w:r w:rsidRPr="001822E6">
        <w:rPr>
          <w:strike/>
          <w:rPrChange w:id="1083" w:author="jonathan pritchard" w:date="2025-07-23T13:37:00Z" w16du:dateUtc="2025-07-23T12:37:00Z">
            <w:rPr/>
          </w:rPrChange>
        </w:rPr>
        <w:t xml:space="preserve"> overscale indication where </w:t>
      </w:r>
      <w:proofErr w:type="gramStart"/>
      <w:r w:rsidRPr="001822E6">
        <w:rPr>
          <w:strike/>
          <w:rPrChange w:id="1084" w:author="jonathan pritchard" w:date="2025-07-23T13:37:00Z" w16du:dateUtc="2025-07-23T12:37:00Z">
            <w:rPr/>
          </w:rPrChange>
        </w:rPr>
        <w:t>appropriate;</w:t>
      </w:r>
      <w:proofErr w:type="gramEnd"/>
    </w:p>
    <w:p w14:paraId="2AA4759D" w14:textId="77777777" w:rsidR="00411F4B" w:rsidRPr="00A527F0" w:rsidRDefault="00411F4B" w:rsidP="00530F27">
      <w:pPr>
        <w:pStyle w:val="ListParagraph"/>
        <w:numPr>
          <w:ilvl w:val="0"/>
          <w:numId w:val="246"/>
        </w:numPr>
        <w:spacing w:after="60" w:line="240" w:lineRule="auto"/>
        <w:jc w:val="both"/>
      </w:pPr>
      <w:r w:rsidRPr="00A527F0">
        <w:t xml:space="preserve">Data quality </w:t>
      </w:r>
      <w:proofErr w:type="gramStart"/>
      <w:r w:rsidRPr="00A527F0">
        <w:t>indicator;</w:t>
      </w:r>
      <w:proofErr w:type="gramEnd"/>
    </w:p>
    <w:p w14:paraId="0240CEEC" w14:textId="77777777" w:rsidR="00411F4B" w:rsidRPr="00A527F0" w:rsidRDefault="00411F4B" w:rsidP="00530F27">
      <w:pPr>
        <w:pStyle w:val="ListParagraph"/>
        <w:numPr>
          <w:ilvl w:val="0"/>
          <w:numId w:val="246"/>
        </w:numPr>
        <w:spacing w:after="60" w:line="240" w:lineRule="auto"/>
        <w:jc w:val="both"/>
      </w:pPr>
      <w:r w:rsidRPr="00A527F0">
        <w:t xml:space="preserve">Sounding/vertical </w:t>
      </w:r>
      <w:proofErr w:type="gramStart"/>
      <w:r w:rsidRPr="00A527F0">
        <w:t>datum;</w:t>
      </w:r>
      <w:proofErr w:type="gramEnd"/>
    </w:p>
    <w:p w14:paraId="0B4EE0C5" w14:textId="77777777" w:rsidR="00411F4B" w:rsidRPr="00A527F0" w:rsidRDefault="00411F4B" w:rsidP="00530F27">
      <w:pPr>
        <w:pStyle w:val="ListParagraph"/>
        <w:numPr>
          <w:ilvl w:val="0"/>
          <w:numId w:val="246"/>
        </w:numPr>
        <w:spacing w:after="60" w:line="240" w:lineRule="auto"/>
        <w:jc w:val="both"/>
      </w:pPr>
      <w:r w:rsidRPr="00A527F0">
        <w:t xml:space="preserve">Horizontal </w:t>
      </w:r>
      <w:proofErr w:type="gramStart"/>
      <w:r w:rsidRPr="00A527F0">
        <w:t>datum;</w:t>
      </w:r>
      <w:proofErr w:type="gramEnd"/>
    </w:p>
    <w:p w14:paraId="0F672DAE" w14:textId="62B70F7A" w:rsidR="001822E6" w:rsidRDefault="00411F4B" w:rsidP="001822E6">
      <w:pPr>
        <w:pStyle w:val="ListParagraph"/>
        <w:numPr>
          <w:ilvl w:val="0"/>
          <w:numId w:val="246"/>
        </w:numPr>
        <w:spacing w:after="60" w:line="240" w:lineRule="auto"/>
        <w:jc w:val="both"/>
        <w:rPr>
          <w:ins w:id="1085" w:author="jonathan pritchard" w:date="2025-07-23T13:37:00Z" w16du:dateUtc="2025-07-23T12:37:00Z"/>
        </w:rPr>
      </w:pPr>
      <w:r w:rsidRPr="00B94DFF">
        <w:t xml:space="preserve">The value of the safety depth </w:t>
      </w:r>
      <w:ins w:id="1086" w:author="jonathan pritchard" w:date="2025-07-23T13:37:00Z" w16du:dateUtc="2025-07-23T12:37:00Z">
        <w:r w:rsidR="001822E6" w:rsidRPr="00B94DFF">
          <w:t>selected by the mariner</w:t>
        </w:r>
        <w:r w:rsidR="001822E6" w:rsidRPr="001822E6">
          <w:rPr>
            <w:highlight w:val="yellow"/>
            <w:rPrChange w:id="1087" w:author="jonathan pritchard" w:date="2025-07-23T13:38:00Z" w16du:dateUtc="2025-07-23T12:38:00Z">
              <w:rPr/>
            </w:rPrChange>
          </w:rPr>
          <w:t xml:space="preserve">, </w:t>
        </w:r>
        <w:r w:rsidR="001822E6" w:rsidRPr="001822E6">
          <w:rPr>
            <w:strike/>
            <w:highlight w:val="yellow"/>
            <w:rPrChange w:id="1088" w:author="jonathan pritchard" w:date="2025-07-23T13:38:00Z" w16du:dateUtc="2025-07-23T12:38:00Z">
              <w:rPr/>
            </w:rPrChange>
          </w:rPr>
          <w:t>if used</w:t>
        </w:r>
      </w:ins>
    </w:p>
    <w:p w14:paraId="6C119F69" w14:textId="0EC155E1" w:rsidR="00411F4B" w:rsidRPr="00B94DFF" w:rsidDel="001822E6" w:rsidRDefault="00411F4B">
      <w:pPr>
        <w:pStyle w:val="ListParagraph"/>
        <w:numPr>
          <w:ilvl w:val="0"/>
          <w:numId w:val="246"/>
        </w:numPr>
        <w:spacing w:after="60" w:line="240" w:lineRule="auto"/>
        <w:jc w:val="both"/>
        <w:rPr>
          <w:del w:id="1089" w:author="jonathan pritchard" w:date="2025-07-23T13:37:00Z" w16du:dateUtc="2025-07-23T12:37:00Z"/>
        </w:rPr>
      </w:pPr>
      <w:del w:id="1090" w:author="jonathan pritchard" w:date="2025-07-23T13:37:00Z" w16du:dateUtc="2025-07-23T12:37:00Z">
        <w:r w:rsidRPr="00B94DFF" w:rsidDel="001822E6">
          <w:delText>if used;</w:delText>
        </w:r>
      </w:del>
    </w:p>
    <w:p w14:paraId="27F00FF4" w14:textId="77777777" w:rsidR="001822E6" w:rsidRDefault="00411F4B" w:rsidP="001822E6">
      <w:pPr>
        <w:pStyle w:val="ListParagraph"/>
        <w:numPr>
          <w:ilvl w:val="0"/>
          <w:numId w:val="246"/>
        </w:numPr>
        <w:spacing w:after="60" w:line="240" w:lineRule="auto"/>
        <w:jc w:val="both"/>
        <w:rPr>
          <w:ins w:id="1091" w:author="jonathan pritchard" w:date="2025-07-23T13:36:00Z" w16du:dateUtc="2025-07-23T12:36:00Z"/>
        </w:rPr>
      </w:pPr>
      <w:r w:rsidRPr="00B94DFF">
        <w:t xml:space="preserve">The value of the safety contour selected by the mariner, </w:t>
      </w:r>
    </w:p>
    <w:p w14:paraId="7B1D78AA" w14:textId="704989E5" w:rsidR="00411F4B" w:rsidRPr="002D7DEE" w:rsidRDefault="00411F4B" w:rsidP="00530F27">
      <w:pPr>
        <w:pStyle w:val="ListParagraph"/>
        <w:numPr>
          <w:ilvl w:val="0"/>
          <w:numId w:val="246"/>
        </w:numPr>
        <w:spacing w:after="60" w:line="240" w:lineRule="auto"/>
        <w:jc w:val="both"/>
      </w:pPr>
      <w:del w:id="1092" w:author="jonathan pritchard" w:date="2025-07-23T13:37:00Z" w16du:dateUtc="2025-07-23T12:37:00Z">
        <w:r w:rsidRPr="00B94DFF" w:rsidDel="001822E6">
          <w:delText>as well as t</w:delText>
        </w:r>
      </w:del>
      <w:ins w:id="1093" w:author="jonathan pritchard" w:date="2025-07-23T13:37:00Z" w16du:dateUtc="2025-07-23T12:37:00Z">
        <w:r w:rsidR="001822E6">
          <w:t>T</w:t>
        </w:r>
      </w:ins>
      <w:r w:rsidRPr="00B94DFF">
        <w:t>he value of the safety contour displayed (which may be different from that selected by the mariner</w:t>
      </w:r>
      <w:proofErr w:type="gramStart"/>
      <w:r w:rsidRPr="00B94DFF">
        <w:t>);</w:t>
      </w:r>
      <w:proofErr w:type="gramEnd"/>
    </w:p>
    <w:p w14:paraId="34AB1AA7" w14:textId="77777777" w:rsidR="00411F4B" w:rsidRPr="00B94DFF" w:rsidRDefault="00411F4B" w:rsidP="00530F27">
      <w:pPr>
        <w:pStyle w:val="ListParagraph"/>
        <w:numPr>
          <w:ilvl w:val="0"/>
          <w:numId w:val="246"/>
        </w:numPr>
        <w:spacing w:after="60" w:line="240" w:lineRule="auto"/>
        <w:jc w:val="both"/>
      </w:pPr>
      <w:r w:rsidRPr="002D7DEE">
        <w:t>Method of Water Level Adjustment (if enabled)</w:t>
      </w:r>
    </w:p>
    <w:p w14:paraId="232A4D1D" w14:textId="77777777" w:rsidR="00411F4B" w:rsidRPr="00A527F0" w:rsidRDefault="00411F4B" w:rsidP="00530F27">
      <w:pPr>
        <w:pStyle w:val="ListParagraph"/>
        <w:numPr>
          <w:ilvl w:val="0"/>
          <w:numId w:val="246"/>
        </w:numPr>
        <w:spacing w:after="60" w:line="240" w:lineRule="auto"/>
        <w:jc w:val="both"/>
      </w:pPr>
      <w:r w:rsidRPr="00A527F0">
        <w:t xml:space="preserve">Magnetic </w:t>
      </w:r>
      <w:proofErr w:type="gramStart"/>
      <w:r w:rsidRPr="00A527F0">
        <w:t>variation;</w:t>
      </w:r>
      <w:proofErr w:type="gramEnd"/>
    </w:p>
    <w:p w14:paraId="28DD2036" w14:textId="77777777" w:rsidR="00411F4B" w:rsidRPr="00A527F0" w:rsidRDefault="00411F4B" w:rsidP="00530F27">
      <w:pPr>
        <w:pStyle w:val="ListParagraph"/>
        <w:numPr>
          <w:ilvl w:val="0"/>
          <w:numId w:val="246"/>
        </w:numPr>
        <w:spacing w:after="60" w:line="240" w:lineRule="auto"/>
        <w:jc w:val="both"/>
      </w:pPr>
      <w:r w:rsidRPr="00A527F0">
        <w:t xml:space="preserve">Date and number of last update(s) affecting the datasets currently in </w:t>
      </w:r>
      <w:proofErr w:type="gramStart"/>
      <w:r w:rsidRPr="00A527F0">
        <w:t>use;</w:t>
      </w:r>
      <w:proofErr w:type="gramEnd"/>
    </w:p>
    <w:p w14:paraId="462986D1" w14:textId="77777777" w:rsidR="00411F4B" w:rsidRPr="00A527F0" w:rsidRDefault="00411F4B" w:rsidP="00530F27">
      <w:pPr>
        <w:pStyle w:val="ListParagraph"/>
        <w:numPr>
          <w:ilvl w:val="0"/>
          <w:numId w:val="246"/>
        </w:numPr>
        <w:spacing w:after="60" w:line="240" w:lineRule="auto"/>
        <w:jc w:val="both"/>
      </w:pPr>
      <w:r w:rsidRPr="00A527F0">
        <w:t>Edition number and date of issue of the datasets</w:t>
      </w:r>
      <w:r>
        <w:t xml:space="preserve"> currently in </w:t>
      </w:r>
      <w:proofErr w:type="gramStart"/>
      <w:r>
        <w:t>use</w:t>
      </w:r>
      <w:r w:rsidRPr="00A527F0">
        <w:t>;</w:t>
      </w:r>
      <w:proofErr w:type="gramEnd"/>
    </w:p>
    <w:p w14:paraId="4225D98A" w14:textId="1F5E1733" w:rsidR="00411F4B" w:rsidRPr="00AF5CDD" w:rsidRDefault="00AF5CDD" w:rsidP="00530F27">
      <w:pPr>
        <w:pStyle w:val="ListParagraph"/>
        <w:numPr>
          <w:ilvl w:val="0"/>
          <w:numId w:val="246"/>
        </w:numPr>
        <w:spacing w:after="120" w:line="240" w:lineRule="auto"/>
        <w:jc w:val="both"/>
      </w:pPr>
      <w:r w:rsidRPr="00530F27">
        <w:t>Display</w:t>
      </w:r>
      <w:r w:rsidR="00411F4B" w:rsidRPr="00530F27">
        <w:t xml:space="preserve"> projection</w:t>
      </w:r>
      <w:r w:rsidR="00411F4B" w:rsidRPr="00AF5CDD">
        <w:t>.</w:t>
      </w:r>
    </w:p>
    <w:p w14:paraId="0F181901" w14:textId="2DD1C871" w:rsidR="00411F4B" w:rsidRDefault="00411F4B" w:rsidP="00530F27">
      <w:pPr>
        <w:spacing w:after="120" w:line="240" w:lineRule="auto"/>
        <w:jc w:val="both"/>
      </w:pPr>
      <w:r w:rsidRPr="00A527F0">
        <w:t xml:space="preserve">Since attempting to display all the above items for all displayed data products may lead to an unduly large legend, manufacturers may suppress information from data products other than ENCs. If this is done, the suppressed information should be available through </w:t>
      </w:r>
      <w:commentRangeStart w:id="1094"/>
      <w:r w:rsidRPr="00A527F0">
        <w:t>simple operator action</w:t>
      </w:r>
      <w:commentRangeEnd w:id="1094"/>
      <w:r w:rsidR="00407755">
        <w:rPr>
          <w:rStyle w:val="CommentReference"/>
        </w:rPr>
        <w:commentReference w:id="1094"/>
      </w:r>
      <w:r w:rsidRPr="00A527F0">
        <w:t xml:space="preserve">, such as a temporary expansion of the legend activated by clicking on a target in the legend. (Note that some of the items will be the same for all data products - in particular, units and datums should be the same for all products, or converted to present the same display result, </w:t>
      </w:r>
      <w:proofErr w:type="gramStart"/>
      <w:r w:rsidRPr="00A527F0">
        <w:t>in order to</w:t>
      </w:r>
      <w:proofErr w:type="gramEnd"/>
      <w:r w:rsidRPr="00A527F0">
        <w:t xml:space="preserve"> reduce the chances of user error.)</w:t>
      </w:r>
    </w:p>
    <w:p w14:paraId="2A83EBC5" w14:textId="678D25C0" w:rsidR="00411F4B" w:rsidRDefault="00411F4B" w:rsidP="00411F4B">
      <w:pPr>
        <w:pStyle w:val="Heading3"/>
      </w:pPr>
      <w:bookmarkStart w:id="1095" w:name="_Toc194067146"/>
      <w:r>
        <w:t>Legend details</w:t>
      </w:r>
      <w:bookmarkEnd w:id="1095"/>
    </w:p>
    <w:p w14:paraId="3440D655" w14:textId="2CEE2F76" w:rsidR="00411F4B" w:rsidRDefault="00411F4B" w:rsidP="00530F27">
      <w:r>
        <w:t xml:space="preserve">The legend must additionally indicate the vertical datum of </w:t>
      </w:r>
      <w:r w:rsidR="00A841E5">
        <w:t xml:space="preserve">any </w:t>
      </w:r>
      <w:r>
        <w:t>S-102 and S-104</w:t>
      </w:r>
      <w:r w:rsidR="00A841E5">
        <w:t xml:space="preserve"> used for </w:t>
      </w:r>
      <w:r w:rsidR="00FF7A4B">
        <w:t>E</w:t>
      </w:r>
      <w:r w:rsidR="00A841E5">
        <w:t xml:space="preserve">nhanced </w:t>
      </w:r>
      <w:r w:rsidR="00826214">
        <w:t>Safety Contour and Water Level Adjustment</w:t>
      </w:r>
      <w:r w:rsidR="00A841E5">
        <w:t xml:space="preserve"> on the display</w:t>
      </w:r>
      <w:r w:rsidR="00283798">
        <w:t>.</w:t>
      </w:r>
      <w:r w:rsidR="00A841E5">
        <w:t xml:space="preserve"> </w:t>
      </w:r>
      <w:r>
        <w:t>If the vertical datums are the same then a single indication is enough to cover S-101, S-102 and S-104.</w:t>
      </w:r>
    </w:p>
    <w:p w14:paraId="597986F9" w14:textId="73019FCD" w:rsidR="008042A0" w:rsidRPr="00530F27" w:rsidRDefault="008042A0" w:rsidP="00EC44E4">
      <w:pPr>
        <w:pStyle w:val="Heading3"/>
        <w:rPr>
          <w:strike/>
        </w:rPr>
      </w:pPr>
      <w:bookmarkStart w:id="1096" w:name="_Toc194067147"/>
      <w:r w:rsidRPr="00450770">
        <w:t>ECDIS Legend</w:t>
      </w:r>
      <w:bookmarkEnd w:id="1070"/>
      <w:bookmarkEnd w:id="1096"/>
    </w:p>
    <w:p w14:paraId="2419E469" w14:textId="500A4882" w:rsidR="001E2115" w:rsidRPr="00450770" w:rsidRDefault="00AA63B2" w:rsidP="000A67D1">
      <w:pPr>
        <w:spacing w:after="120" w:line="240" w:lineRule="auto"/>
        <w:jc w:val="both"/>
        <w:rPr>
          <w:strike/>
        </w:rPr>
      </w:pPr>
      <w:r w:rsidRPr="00B77A92">
        <w:t xml:space="preserve">The ECDIS chart legend containing the </w:t>
      </w:r>
      <w:r w:rsidR="00C56536">
        <w:t xml:space="preserve">items in Table 4 </w:t>
      </w:r>
      <w:r w:rsidR="00A14827" w:rsidRPr="00B77A92">
        <w:t xml:space="preserve">must </w:t>
      </w:r>
      <w:r w:rsidRPr="00B77A92">
        <w:t xml:space="preserve">be available for display </w:t>
      </w:r>
      <w:r w:rsidR="00C56536">
        <w:t>for</w:t>
      </w:r>
      <w:r w:rsidR="002121DE" w:rsidRPr="00B77A92">
        <w:t xml:space="preserve"> </w:t>
      </w:r>
      <w:r w:rsidRPr="00B77A92">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B77A92"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B77A92" w:rsidRDefault="007B5B9A" w:rsidP="000A67D1">
            <w:pPr>
              <w:spacing w:before="60" w:after="60"/>
              <w:rPr>
                <w:b/>
                <w:bCs/>
              </w:rPr>
            </w:pPr>
            <w:r w:rsidRPr="00B77A92">
              <w:rPr>
                <w:b/>
                <w:bCs/>
              </w:rPr>
              <w:t>ECDIS Legend</w:t>
            </w:r>
            <w:r w:rsidR="00236C1D" w:rsidRPr="00B77A92">
              <w:rPr>
                <w:b/>
                <w:bCs/>
              </w:rPr>
              <w:t xml:space="preserve"> Item</w:t>
            </w:r>
          </w:p>
        </w:tc>
        <w:tc>
          <w:tcPr>
            <w:tcW w:w="5791" w:type="dxa"/>
            <w:shd w:val="clear" w:color="auto" w:fill="D9D9D9" w:themeFill="background1" w:themeFillShade="D9"/>
          </w:tcPr>
          <w:p w14:paraId="0818E249" w14:textId="77777777" w:rsidR="007B5B9A" w:rsidRPr="00B77A92" w:rsidRDefault="007B5B9A" w:rsidP="000A67D1">
            <w:pPr>
              <w:spacing w:before="60" w:after="60"/>
              <w:rPr>
                <w:b/>
                <w:bCs/>
              </w:rPr>
            </w:pPr>
            <w:r w:rsidRPr="00B77A92">
              <w:rPr>
                <w:b/>
                <w:bCs/>
              </w:rPr>
              <w:t>Values</w:t>
            </w:r>
          </w:p>
        </w:tc>
      </w:tr>
      <w:tr w:rsidR="007B5B9A" w:rsidRPr="00B77A92" w14:paraId="1005B1EA" w14:textId="77777777" w:rsidTr="007A2540">
        <w:trPr>
          <w:cantSplit/>
          <w:jc w:val="center"/>
        </w:trPr>
        <w:tc>
          <w:tcPr>
            <w:tcW w:w="3305" w:type="dxa"/>
          </w:tcPr>
          <w:p w14:paraId="4B9CD58C" w14:textId="77777777" w:rsidR="007B5B9A" w:rsidRPr="00D469E2" w:rsidRDefault="007B5B9A" w:rsidP="000A67D1">
            <w:pPr>
              <w:spacing w:before="60" w:after="60"/>
              <w:rPr>
                <w:highlight w:val="yellow"/>
                <w:rPrChange w:id="1097" w:author="jonathan pritchard" w:date="2025-10-14T12:32:00Z" w16du:dateUtc="2025-10-14T11:32:00Z">
                  <w:rPr/>
                </w:rPrChange>
              </w:rPr>
            </w:pPr>
            <w:r w:rsidRPr="00D469E2">
              <w:rPr>
                <w:highlight w:val="yellow"/>
                <w:rPrChange w:id="1098" w:author="jonathan pritchard" w:date="2025-10-14T12:32:00Z" w16du:dateUtc="2025-10-14T11:32:00Z">
                  <w:rPr/>
                </w:rPrChange>
              </w:rPr>
              <w:t>Units for depth</w:t>
            </w:r>
          </w:p>
        </w:tc>
        <w:tc>
          <w:tcPr>
            <w:tcW w:w="5791" w:type="dxa"/>
          </w:tcPr>
          <w:p w14:paraId="5AB94129" w14:textId="34C835D6" w:rsidR="007B5B9A" w:rsidRPr="00D469E2" w:rsidRDefault="001E2115" w:rsidP="000A67D1">
            <w:pPr>
              <w:spacing w:before="60" w:after="60"/>
              <w:rPr>
                <w:highlight w:val="yellow"/>
                <w:rPrChange w:id="1099" w:author="jonathan pritchard" w:date="2025-10-14T12:32:00Z" w16du:dateUtc="2025-10-14T11:32:00Z">
                  <w:rPr/>
                </w:rPrChange>
              </w:rPr>
            </w:pPr>
            <w:r w:rsidRPr="00D469E2">
              <w:rPr>
                <w:highlight w:val="yellow"/>
                <w:rPrChange w:id="1100" w:author="jonathan pritchard" w:date="2025-10-14T12:32:00Z" w16du:dateUtc="2025-10-14T11:32:00Z">
                  <w:rPr/>
                </w:rPrChange>
              </w:rPr>
              <w:t>Axis Unit of Measure (</w:t>
            </w:r>
            <w:r w:rsidR="007B5B9A" w:rsidRPr="00D469E2">
              <w:rPr>
                <w:highlight w:val="yellow"/>
                <w:rPrChange w:id="1101" w:author="jonathan pritchard" w:date="2025-10-14T12:32:00Z" w16du:dateUtc="2025-10-14T11:32:00Z">
                  <w:rPr/>
                </w:rPrChange>
              </w:rPr>
              <w:t>AXUM</w:t>
            </w:r>
            <w:r w:rsidRPr="00D469E2">
              <w:rPr>
                <w:highlight w:val="yellow"/>
                <w:rPrChange w:id="1102" w:author="jonathan pritchard" w:date="2025-10-14T12:32:00Z" w16du:dateUtc="2025-10-14T11:32:00Z">
                  <w:rPr/>
                </w:rPrChange>
              </w:rPr>
              <w:t>)</w:t>
            </w:r>
            <w:r w:rsidR="007B5B9A" w:rsidRPr="00D469E2">
              <w:rPr>
                <w:highlight w:val="yellow"/>
                <w:rPrChange w:id="1103" w:author="jonathan pritchard" w:date="2025-10-14T12:32:00Z" w16du:dateUtc="2025-10-14T11:32:00Z">
                  <w:rPr/>
                </w:rPrChange>
              </w:rPr>
              <w:t xml:space="preserve"> subfield in the </w:t>
            </w:r>
            <w:r w:rsidRPr="00D469E2">
              <w:rPr>
                <w:highlight w:val="yellow"/>
                <w:rPrChange w:id="1104" w:author="jonathan pritchard" w:date="2025-10-14T12:32:00Z" w16du:dateUtc="2025-10-14T11:32:00Z">
                  <w:rPr/>
                </w:rPrChange>
              </w:rPr>
              <w:t>Coordinate System Axes (</w:t>
            </w:r>
            <w:r w:rsidR="007B5B9A" w:rsidRPr="00D469E2">
              <w:rPr>
                <w:highlight w:val="yellow"/>
                <w:rPrChange w:id="1105" w:author="jonathan pritchard" w:date="2025-10-14T12:32:00Z" w16du:dateUtc="2025-10-14T11:32:00Z">
                  <w:rPr/>
                </w:rPrChange>
              </w:rPr>
              <w:t>CSAX</w:t>
            </w:r>
            <w:r w:rsidRPr="00D469E2">
              <w:rPr>
                <w:highlight w:val="yellow"/>
                <w:rPrChange w:id="1106" w:author="jonathan pritchard" w:date="2025-10-14T12:32:00Z" w16du:dateUtc="2025-10-14T11:32:00Z">
                  <w:rPr/>
                </w:rPrChange>
              </w:rPr>
              <w:t>)</w:t>
            </w:r>
            <w:r w:rsidR="007B5B9A" w:rsidRPr="00D469E2">
              <w:rPr>
                <w:highlight w:val="yellow"/>
                <w:rPrChange w:id="1107" w:author="jonathan pritchard" w:date="2025-10-14T12:32:00Z" w16du:dateUtc="2025-10-14T11:32:00Z">
                  <w:rPr/>
                </w:rPrChange>
              </w:rPr>
              <w:t xml:space="preserve"> field</w:t>
            </w:r>
          </w:p>
        </w:tc>
      </w:tr>
      <w:tr w:rsidR="007B5B9A" w:rsidRPr="00B77A92" w14:paraId="0424E24B" w14:textId="77777777" w:rsidTr="007A2540">
        <w:trPr>
          <w:cantSplit/>
          <w:jc w:val="center"/>
        </w:trPr>
        <w:tc>
          <w:tcPr>
            <w:tcW w:w="3305" w:type="dxa"/>
          </w:tcPr>
          <w:p w14:paraId="458726B0" w14:textId="77777777" w:rsidR="007B5B9A" w:rsidRPr="00D469E2" w:rsidRDefault="007B5B9A" w:rsidP="000A67D1">
            <w:pPr>
              <w:spacing w:before="60" w:after="60"/>
              <w:rPr>
                <w:highlight w:val="yellow"/>
                <w:rPrChange w:id="1108" w:author="jonathan pritchard" w:date="2025-10-14T12:32:00Z" w16du:dateUtc="2025-10-14T11:32:00Z">
                  <w:rPr/>
                </w:rPrChange>
              </w:rPr>
            </w:pPr>
            <w:r w:rsidRPr="00D469E2">
              <w:rPr>
                <w:highlight w:val="yellow"/>
                <w:rPrChange w:id="1109" w:author="jonathan pritchard" w:date="2025-10-14T12:32:00Z" w16du:dateUtc="2025-10-14T11:32:00Z">
                  <w:rPr/>
                </w:rPrChange>
              </w:rPr>
              <w:t>Units for height</w:t>
            </w:r>
          </w:p>
        </w:tc>
        <w:tc>
          <w:tcPr>
            <w:tcW w:w="5791" w:type="dxa"/>
          </w:tcPr>
          <w:p w14:paraId="6CE40F1E" w14:textId="77777777" w:rsidR="007B5B9A" w:rsidRPr="00D469E2" w:rsidRDefault="007B5B9A" w:rsidP="000A67D1">
            <w:pPr>
              <w:spacing w:before="60" w:after="60"/>
              <w:rPr>
                <w:highlight w:val="yellow"/>
                <w:rPrChange w:id="1110" w:author="jonathan pritchard" w:date="2025-10-14T12:32:00Z" w16du:dateUtc="2025-10-14T11:32:00Z">
                  <w:rPr/>
                </w:rPrChange>
              </w:rPr>
            </w:pPr>
            <w:r w:rsidRPr="00D469E2">
              <w:rPr>
                <w:highlight w:val="yellow"/>
                <w:rPrChange w:id="1111" w:author="jonathan pritchard" w:date="2025-10-14T12:32:00Z" w16du:dateUtc="2025-10-14T11:32:00Z">
                  <w:rPr/>
                </w:rPrChange>
              </w:rPr>
              <w:t>AXUM subfield in the CSAX field</w:t>
            </w:r>
          </w:p>
        </w:tc>
      </w:tr>
      <w:tr w:rsidR="003E1CAF" w:rsidRPr="00B77A92" w14:paraId="53922B53" w14:textId="77777777" w:rsidTr="000A67D1">
        <w:trPr>
          <w:cantSplit/>
          <w:jc w:val="center"/>
        </w:trPr>
        <w:tc>
          <w:tcPr>
            <w:tcW w:w="9096" w:type="dxa"/>
            <w:gridSpan w:val="2"/>
          </w:tcPr>
          <w:p w14:paraId="1CF08E5C" w14:textId="7A44C9F6" w:rsidR="003E1CAF" w:rsidRPr="00B77A92" w:rsidRDefault="00A14827" w:rsidP="004B2A18">
            <w:pPr>
              <w:spacing w:before="60" w:after="60"/>
            </w:pPr>
            <w:r w:rsidRPr="00B77A92">
              <w:t>A</w:t>
            </w:r>
            <w:r w:rsidR="003E1CAF" w:rsidRPr="00B77A92">
              <w:t xml:space="preserve">lthough the S-101 </w:t>
            </w:r>
            <w:r w:rsidR="004B2A18" w:rsidRPr="00B77A92">
              <w:t xml:space="preserve">ENC Product Specification </w:t>
            </w:r>
            <w:r w:rsidR="003E1CAF" w:rsidRPr="00B77A92">
              <w:t>does not allow any</w:t>
            </w:r>
            <w:r w:rsidR="006A7A07" w:rsidRPr="00B77A92">
              <w:t xml:space="preserve"> units</w:t>
            </w:r>
            <w:r w:rsidR="003E1CAF" w:rsidRPr="00B77A92">
              <w:t xml:space="preserve"> other than </w:t>
            </w:r>
            <w:r w:rsidR="006A7A07" w:rsidRPr="00B77A92">
              <w:t xml:space="preserve">metres for </w:t>
            </w:r>
            <w:r w:rsidR="003E1CAF" w:rsidRPr="00B77A92">
              <w:t xml:space="preserve">depths and heights, these two elements </w:t>
            </w:r>
            <w:r w:rsidRPr="00B77A92">
              <w:t xml:space="preserve">must </w:t>
            </w:r>
            <w:r w:rsidR="003E1CAF" w:rsidRPr="00B77A92">
              <w:t>be stated for clarity for the Mariner</w:t>
            </w:r>
          </w:p>
        </w:tc>
      </w:tr>
      <w:tr w:rsidR="007B5B9A" w:rsidRPr="00B77A92" w14:paraId="258B6C32" w14:textId="77777777" w:rsidTr="007A2540">
        <w:trPr>
          <w:cantSplit/>
          <w:jc w:val="center"/>
        </w:trPr>
        <w:tc>
          <w:tcPr>
            <w:tcW w:w="3305" w:type="dxa"/>
          </w:tcPr>
          <w:p w14:paraId="2994E911" w14:textId="77777777" w:rsidR="007B5B9A" w:rsidRPr="00B77A92" w:rsidRDefault="007B5B9A" w:rsidP="000A67D1">
            <w:pPr>
              <w:spacing w:before="60" w:after="60"/>
            </w:pPr>
            <w:r w:rsidRPr="00B77A92">
              <w:t>Scale of display</w:t>
            </w:r>
          </w:p>
        </w:tc>
        <w:tc>
          <w:tcPr>
            <w:tcW w:w="5791" w:type="dxa"/>
          </w:tcPr>
          <w:p w14:paraId="50BE09D1" w14:textId="62BA2284" w:rsidR="003E1CAF" w:rsidRPr="00B77A92" w:rsidRDefault="007B5B9A" w:rsidP="000A67D1">
            <w:pPr>
              <w:spacing w:before="60" w:after="60"/>
            </w:pPr>
            <w:r w:rsidRPr="00B77A92">
              <w:t xml:space="preserve">Selected by </w:t>
            </w:r>
            <w:r w:rsidR="00B46FB0" w:rsidRPr="00B77A92">
              <w:t>m</w:t>
            </w:r>
            <w:r w:rsidR="004B2A18" w:rsidRPr="00B77A92">
              <w:t>ariner</w:t>
            </w:r>
          </w:p>
        </w:tc>
      </w:tr>
      <w:tr w:rsidR="007B5B9A" w:rsidRPr="00B77A92" w14:paraId="0238EBDC" w14:textId="77777777" w:rsidTr="007A2540">
        <w:trPr>
          <w:cantSplit/>
          <w:jc w:val="center"/>
        </w:trPr>
        <w:tc>
          <w:tcPr>
            <w:tcW w:w="3305" w:type="dxa"/>
          </w:tcPr>
          <w:p w14:paraId="27B6E948" w14:textId="77777777" w:rsidR="007B5B9A" w:rsidRPr="00B77A92" w:rsidRDefault="007B5B9A" w:rsidP="000A67D1">
            <w:pPr>
              <w:spacing w:before="60" w:after="60"/>
            </w:pPr>
            <w:r w:rsidRPr="00B77A92">
              <w:lastRenderedPageBreak/>
              <w:t>Data quality indicator</w:t>
            </w:r>
          </w:p>
        </w:tc>
        <w:tc>
          <w:tcPr>
            <w:tcW w:w="5791" w:type="dxa"/>
          </w:tcPr>
          <w:p w14:paraId="7422FB96" w14:textId="19F903B5" w:rsidR="007B5B9A" w:rsidRPr="00B77A92" w:rsidRDefault="00426D8A" w:rsidP="00EC44E4">
            <w:pPr>
              <w:pStyle w:val="ListParagraph"/>
              <w:numPr>
                <w:ilvl w:val="0"/>
                <w:numId w:val="111"/>
              </w:numPr>
              <w:spacing w:before="60" w:after="60"/>
            </w:pPr>
            <w:proofErr w:type="spellStart"/>
            <w:r w:rsidRPr="00B77A92">
              <w:t>zoneOfConfidence.categoryOfZoneOfConfidence</w:t>
            </w:r>
            <w:proofErr w:type="spellEnd"/>
            <w:r w:rsidRPr="00B77A92">
              <w:t xml:space="preserve"> (CATZOC) </w:t>
            </w:r>
            <w:r w:rsidR="007B5B9A" w:rsidRPr="00B77A92">
              <w:t xml:space="preserve">attribute of the </w:t>
            </w:r>
            <w:r w:rsidR="0028392F" w:rsidRPr="00B77A92">
              <w:rPr>
                <w:b/>
                <w:bCs/>
              </w:rPr>
              <w:t>Quality</w:t>
            </w:r>
            <w:r w:rsidR="004F3C6C" w:rsidRPr="00B77A92">
              <w:rPr>
                <w:b/>
                <w:bCs/>
              </w:rPr>
              <w:t xml:space="preserve"> </w:t>
            </w:r>
            <w:proofErr w:type="gramStart"/>
            <w:r w:rsidR="0028392F" w:rsidRPr="00B77A92">
              <w:rPr>
                <w:b/>
                <w:bCs/>
              </w:rPr>
              <w:t>Of</w:t>
            </w:r>
            <w:proofErr w:type="gramEnd"/>
            <w:r w:rsidR="004F3C6C" w:rsidRPr="00B77A92">
              <w:rPr>
                <w:b/>
                <w:bCs/>
              </w:rPr>
              <w:t xml:space="preserve"> </w:t>
            </w:r>
            <w:r w:rsidR="0028392F" w:rsidRPr="00B77A92">
              <w:rPr>
                <w:b/>
                <w:bCs/>
              </w:rPr>
              <w:t>Bathymetric</w:t>
            </w:r>
            <w:r w:rsidR="004F3C6C" w:rsidRPr="00B77A92">
              <w:rPr>
                <w:b/>
                <w:bCs/>
              </w:rPr>
              <w:t xml:space="preserve"> </w:t>
            </w:r>
            <w:r w:rsidR="0028392F" w:rsidRPr="00B77A92">
              <w:rPr>
                <w:b/>
                <w:bCs/>
              </w:rPr>
              <w:t>Data</w:t>
            </w:r>
            <w:r w:rsidR="0028392F" w:rsidRPr="00B77A92">
              <w:t xml:space="preserve"> (</w:t>
            </w:r>
            <w:r w:rsidR="007B5B9A" w:rsidRPr="00B77A92">
              <w:t>M_QUAL</w:t>
            </w:r>
            <w:r w:rsidR="0028392F" w:rsidRPr="00B77A92">
              <w:t>)</w:t>
            </w:r>
            <w:r w:rsidR="00970467" w:rsidRPr="00B77A92">
              <w:t xml:space="preserve"> meta-feature</w:t>
            </w:r>
            <w:r w:rsidR="007B5B9A" w:rsidRPr="00B77A92">
              <w:t>.</w:t>
            </w:r>
          </w:p>
          <w:p w14:paraId="557B9B7F" w14:textId="36B29204" w:rsidR="00426D8A" w:rsidRPr="00B77A92" w:rsidRDefault="00426D8A" w:rsidP="00426D8A">
            <w:pPr>
              <w:pStyle w:val="ListParagraph"/>
              <w:spacing w:before="60" w:after="60"/>
            </w:pPr>
            <w:r w:rsidRPr="00B77A92">
              <w:t>When multiple temporal attributes are present:</w:t>
            </w:r>
          </w:p>
          <w:p w14:paraId="73D594D7" w14:textId="7F4891A2" w:rsidR="00426D8A" w:rsidRPr="00B77A92" w:rsidRDefault="00426D8A" w:rsidP="00426D8A">
            <w:pPr>
              <w:pStyle w:val="ListParagraph"/>
              <w:spacing w:before="60" w:after="60"/>
            </w:pPr>
            <w:r w:rsidRPr="00B77A92">
              <w:t xml:space="preserve">- If a single attribute value is valid for the selected viewing date range, that value </w:t>
            </w:r>
            <w:r w:rsidR="00D3352A" w:rsidRPr="00B77A92">
              <w:t>must</w:t>
            </w:r>
            <w:r w:rsidRPr="00B77A92">
              <w:t xml:space="preserve"> be displayed.</w:t>
            </w:r>
          </w:p>
          <w:p w14:paraId="0866764F" w14:textId="6F4FC61B" w:rsidR="00426D8A" w:rsidRPr="00B77A92" w:rsidRDefault="00426D8A" w:rsidP="00426D8A">
            <w:pPr>
              <w:pStyle w:val="ListParagraph"/>
              <w:spacing w:before="60" w:after="60"/>
            </w:pPr>
            <w:r w:rsidRPr="00B77A92">
              <w:t xml:space="preserve">If multiple values are valid for the selected viewing date range, the worst-case value </w:t>
            </w:r>
            <w:r w:rsidR="00D3352A" w:rsidRPr="00B77A92">
              <w:t>must</w:t>
            </w:r>
            <w:r w:rsidRPr="00B77A92">
              <w:t xml:space="preserve"> be displayed.</w:t>
            </w:r>
          </w:p>
          <w:p w14:paraId="3AD9B1BF" w14:textId="1AF10CD9" w:rsidR="00426D8A" w:rsidRPr="00B77A92" w:rsidRDefault="00426D8A" w:rsidP="00426D8A">
            <w:pPr>
              <w:pStyle w:val="ListParagraph"/>
              <w:spacing w:before="60" w:after="60"/>
            </w:pPr>
            <w:r w:rsidRPr="00B77A92">
              <w:t>When multiple features are present (to indicate bathymetric data quality at various depths):</w:t>
            </w:r>
          </w:p>
          <w:p w14:paraId="45B278CA" w14:textId="532057CD" w:rsidR="00426D8A" w:rsidRPr="00B77A92" w:rsidRDefault="00426D8A" w:rsidP="00EC44E4">
            <w:pPr>
              <w:pStyle w:val="ListParagraph"/>
              <w:spacing w:before="60" w:after="60"/>
            </w:pPr>
            <w:r w:rsidRPr="00B77A92">
              <w:t xml:space="preserve">- The feature which intersects the specified safety contour value </w:t>
            </w:r>
            <w:r w:rsidR="00D3352A" w:rsidRPr="00B77A92">
              <w:t>must</w:t>
            </w:r>
            <w:r w:rsidRPr="00B77A92">
              <w:t xml:space="preserve"> be used.</w:t>
            </w:r>
          </w:p>
          <w:p w14:paraId="276D6539" w14:textId="77777777" w:rsidR="003E1CAF" w:rsidRDefault="004123D5" w:rsidP="004B2A18">
            <w:pPr>
              <w:spacing w:before="60" w:after="60"/>
            </w:pPr>
            <w:r w:rsidRPr="00B77A92">
              <w:t>(</w:t>
            </w:r>
            <w:r w:rsidR="003E1CAF" w:rsidRPr="00B77A92">
              <w:t>b</w:t>
            </w:r>
            <w:r w:rsidRPr="00B77A92">
              <w:t>)</w:t>
            </w:r>
            <w:r w:rsidR="003E1CAF" w:rsidRPr="00B77A92">
              <w:t xml:space="preserve"> </w:t>
            </w:r>
            <w:r w:rsidR="00426D8A" w:rsidRPr="00B77A92">
              <w:t xml:space="preserve">Total </w:t>
            </w:r>
            <w:proofErr w:type="spellStart"/>
            <w:proofErr w:type="gramStart"/>
            <w:r w:rsidR="00C0542A" w:rsidRPr="00B77A92">
              <w:rPr>
                <w:i/>
                <w:iCs/>
              </w:rPr>
              <w:t>horizontalPositionUncertainty</w:t>
            </w:r>
            <w:proofErr w:type="spellEnd"/>
            <w:r w:rsidR="00426D8A" w:rsidRPr="00B77A92">
              <w:t xml:space="preserve"> </w:t>
            </w:r>
            <w:r w:rsidR="003E1CAF" w:rsidRPr="00B77A92">
              <w:t xml:space="preserve"> of</w:t>
            </w:r>
            <w:proofErr w:type="gramEnd"/>
            <w:r w:rsidR="003E1CAF" w:rsidRPr="00B77A92">
              <w:t xml:space="preserve"> the </w:t>
            </w:r>
            <w:r w:rsidR="005B78DC" w:rsidRPr="00B77A92">
              <w:rPr>
                <w:b/>
                <w:bCs/>
              </w:rPr>
              <w:t>Quality</w:t>
            </w:r>
            <w:r w:rsidR="004F3C6C" w:rsidRPr="00B77A92">
              <w:rPr>
                <w:b/>
                <w:bCs/>
              </w:rPr>
              <w:t xml:space="preserve"> </w:t>
            </w:r>
            <w:proofErr w:type="gramStart"/>
            <w:r w:rsidR="005B78DC" w:rsidRPr="00B77A92">
              <w:rPr>
                <w:b/>
                <w:bCs/>
              </w:rPr>
              <w:t>Of</w:t>
            </w:r>
            <w:proofErr w:type="gramEnd"/>
            <w:r w:rsidR="004F3C6C" w:rsidRPr="00B77A92">
              <w:rPr>
                <w:b/>
                <w:bCs/>
              </w:rPr>
              <w:t xml:space="preserve"> </w:t>
            </w:r>
            <w:r w:rsidR="005B78DC" w:rsidRPr="00B77A92">
              <w:rPr>
                <w:b/>
                <w:bCs/>
              </w:rPr>
              <w:t>Non</w:t>
            </w:r>
            <w:r w:rsidR="004B2A18" w:rsidRPr="00B77A92">
              <w:rPr>
                <w:b/>
                <w:bCs/>
              </w:rPr>
              <w:t>-B</w:t>
            </w:r>
            <w:r w:rsidR="005B78DC" w:rsidRPr="00B77A92">
              <w:rPr>
                <w:b/>
                <w:bCs/>
              </w:rPr>
              <w:t>athymetric</w:t>
            </w:r>
            <w:r w:rsidR="004F3C6C" w:rsidRPr="00B77A92">
              <w:rPr>
                <w:b/>
                <w:bCs/>
              </w:rPr>
              <w:t xml:space="preserve"> </w:t>
            </w:r>
            <w:r w:rsidR="005B78DC" w:rsidRPr="00B77A92">
              <w:rPr>
                <w:b/>
                <w:bCs/>
              </w:rPr>
              <w:t>Data</w:t>
            </w:r>
            <w:r w:rsidR="005B78DC" w:rsidRPr="00B77A92">
              <w:t xml:space="preserve"> </w:t>
            </w:r>
            <w:r w:rsidR="00970467" w:rsidRPr="00B77A92">
              <w:t xml:space="preserve">(M_ACCY) </w:t>
            </w:r>
            <w:r w:rsidR="005B78DC" w:rsidRPr="00B77A92">
              <w:t>meta-feature if available</w:t>
            </w:r>
            <w:r w:rsidR="003E1CAF" w:rsidRPr="00B77A92">
              <w:t>.</w:t>
            </w:r>
          </w:p>
          <w:p w14:paraId="2465BE09" w14:textId="77777777" w:rsidR="00A94BB4" w:rsidRDefault="00A94BB4" w:rsidP="004B2A18">
            <w:pPr>
              <w:spacing w:before="60" w:after="60"/>
            </w:pPr>
          </w:p>
          <w:p w14:paraId="2F203909" w14:textId="0D84F1AA" w:rsidR="00A94BB4" w:rsidRPr="00530F27" w:rsidRDefault="00A94BB4" w:rsidP="004B2A18">
            <w:pPr>
              <w:spacing w:before="60" w:after="60"/>
              <w:rPr>
                <w:i/>
                <w:iCs/>
              </w:rPr>
            </w:pPr>
            <w:r w:rsidRPr="00530F27">
              <w:rPr>
                <w:i/>
                <w:iCs/>
              </w:rPr>
              <w:t>Note: Due to the way quality is encoded in the ENC, both values (a and b) must be provided</w:t>
            </w:r>
          </w:p>
        </w:tc>
      </w:tr>
      <w:tr w:rsidR="003E1CAF" w:rsidRPr="00B77A92" w14:paraId="051628F5" w14:textId="77777777" w:rsidTr="000A67D1">
        <w:trPr>
          <w:cantSplit/>
          <w:jc w:val="center"/>
        </w:trPr>
        <w:tc>
          <w:tcPr>
            <w:tcW w:w="9096" w:type="dxa"/>
            <w:gridSpan w:val="2"/>
          </w:tcPr>
          <w:p w14:paraId="77F174AE" w14:textId="47D8A486" w:rsidR="003E1CAF" w:rsidRPr="00B77A92" w:rsidRDefault="003E1CAF" w:rsidP="000A67D1">
            <w:pPr>
              <w:spacing w:before="60" w:after="60"/>
            </w:pPr>
          </w:p>
        </w:tc>
      </w:tr>
      <w:tr w:rsidR="007B5B9A" w:rsidRPr="00B77A92" w14:paraId="4F497D51" w14:textId="77777777" w:rsidTr="007A2540">
        <w:trPr>
          <w:cantSplit/>
          <w:jc w:val="center"/>
        </w:trPr>
        <w:tc>
          <w:tcPr>
            <w:tcW w:w="3305" w:type="dxa"/>
          </w:tcPr>
          <w:p w14:paraId="3E2DE84A" w14:textId="77777777" w:rsidR="007B5B9A" w:rsidRPr="00B77A92" w:rsidRDefault="007B5B9A" w:rsidP="000A67D1">
            <w:pPr>
              <w:spacing w:before="60" w:after="60"/>
            </w:pPr>
            <w:r w:rsidRPr="00B77A92">
              <w:t>Sounding/vertical datum</w:t>
            </w:r>
          </w:p>
        </w:tc>
        <w:tc>
          <w:tcPr>
            <w:tcW w:w="5791" w:type="dxa"/>
          </w:tcPr>
          <w:p w14:paraId="4885C923" w14:textId="0975091E" w:rsidR="007B5B9A" w:rsidRPr="00B77A92" w:rsidRDefault="002121DE" w:rsidP="000A67D1">
            <w:pPr>
              <w:spacing w:before="60" w:after="60"/>
            </w:pPr>
            <w:r w:rsidRPr="00B77A92">
              <w:t xml:space="preserve">The </w:t>
            </w:r>
            <w:proofErr w:type="spellStart"/>
            <w:r w:rsidR="007B5B9A" w:rsidRPr="00B77A92">
              <w:rPr>
                <w:i/>
                <w:iCs/>
              </w:rPr>
              <w:t>verticalDatum</w:t>
            </w:r>
            <w:proofErr w:type="spellEnd"/>
            <w:r w:rsidR="007B5B9A" w:rsidRPr="00B77A92">
              <w:t xml:space="preserve"> attribute of the </w:t>
            </w:r>
            <w:proofErr w:type="spellStart"/>
            <w:r w:rsidR="007B5B9A" w:rsidRPr="00B77A92">
              <w:rPr>
                <w:b/>
                <w:bCs/>
              </w:rPr>
              <w:t>SoundingDatum</w:t>
            </w:r>
            <w:proofErr w:type="spellEnd"/>
            <w:r w:rsidR="007B5B9A" w:rsidRPr="00B77A92">
              <w:t xml:space="preserve"> feature and </w:t>
            </w:r>
            <w:proofErr w:type="spellStart"/>
            <w:r w:rsidR="007B5B9A" w:rsidRPr="00B77A92">
              <w:rPr>
                <w:b/>
                <w:bCs/>
              </w:rPr>
              <w:t>VerticalDatum</w:t>
            </w:r>
            <w:r w:rsidR="00D3352A" w:rsidRPr="00B77A92">
              <w:rPr>
                <w:b/>
                <w:bCs/>
              </w:rPr>
              <w:t>OfData</w:t>
            </w:r>
            <w:proofErr w:type="spellEnd"/>
            <w:r w:rsidR="007B5B9A" w:rsidRPr="00B77A92">
              <w:t xml:space="preserve"> feature when </w:t>
            </w:r>
            <w:commentRangeStart w:id="1112"/>
            <w:r w:rsidR="007B5B9A" w:rsidRPr="00B77A92">
              <w:t>available</w:t>
            </w:r>
            <w:commentRangeEnd w:id="1112"/>
            <w:r w:rsidR="00C97614">
              <w:rPr>
                <w:rStyle w:val="CommentReference"/>
              </w:rPr>
              <w:commentReference w:id="1112"/>
            </w:r>
            <w:r w:rsidR="007B5B9A" w:rsidRPr="00B77A92">
              <w:t>.</w:t>
            </w:r>
          </w:p>
          <w:p w14:paraId="02353BF3" w14:textId="69EB81F0" w:rsidR="00066F3D" w:rsidRPr="00B77A92" w:rsidRDefault="00066F3D" w:rsidP="000A67D1">
            <w:pPr>
              <w:spacing w:before="60" w:after="60"/>
            </w:pPr>
            <w:r w:rsidRPr="00C97614">
              <w:rPr>
                <w:highlight w:val="yellow"/>
                <w:rPrChange w:id="1113" w:author="jonathan pritchard" w:date="2025-10-07T22:25:00Z" w16du:dateUtc="2025-10-07T21:25:00Z">
                  <w:rPr/>
                </w:rPrChange>
              </w:rPr>
              <w:t>(</w:t>
            </w:r>
            <w:proofErr w:type="spellStart"/>
            <w:r w:rsidRPr="00C97614">
              <w:rPr>
                <w:i/>
                <w:iCs/>
                <w:highlight w:val="yellow"/>
                <w:rPrChange w:id="1114" w:author="jonathan pritchard" w:date="2025-10-07T22:25:00Z" w16du:dateUtc="2025-10-07T21:25:00Z">
                  <w:rPr>
                    <w:i/>
                    <w:iCs/>
                  </w:rPr>
                </w:rPrChange>
              </w:rPr>
              <w:t>verticalDatum</w:t>
            </w:r>
            <w:proofErr w:type="spellEnd"/>
            <w:r w:rsidRPr="00C97614">
              <w:rPr>
                <w:highlight w:val="yellow"/>
                <w:rPrChange w:id="1115" w:author="jonathan pritchard" w:date="2025-10-07T22:25:00Z" w16du:dateUtc="2025-10-07T21:25:00Z">
                  <w:rPr/>
                </w:rPrChange>
              </w:rPr>
              <w:t xml:space="preserve"> attributes of individual features </w:t>
            </w:r>
            <w:r w:rsidR="00A14827" w:rsidRPr="00C97614">
              <w:rPr>
                <w:highlight w:val="yellow"/>
                <w:rPrChange w:id="1116" w:author="jonathan pritchard" w:date="2025-10-07T22:25:00Z" w16du:dateUtc="2025-10-07T21:25:00Z">
                  <w:rPr/>
                </w:rPrChange>
              </w:rPr>
              <w:t xml:space="preserve">must </w:t>
            </w:r>
            <w:r w:rsidRPr="00C97614">
              <w:rPr>
                <w:highlight w:val="yellow"/>
                <w:rPrChange w:id="1117" w:author="jonathan pritchard" w:date="2025-10-07T22:25:00Z" w16du:dateUtc="2025-10-07T21:25:00Z">
                  <w:rPr/>
                </w:rPrChange>
              </w:rPr>
              <w:t>not be used for the legend.)</w:t>
            </w:r>
          </w:p>
        </w:tc>
      </w:tr>
      <w:tr w:rsidR="007B5B9A" w:rsidRPr="00B77A92" w14:paraId="6F19A772" w14:textId="77777777" w:rsidTr="007A2540">
        <w:trPr>
          <w:cantSplit/>
          <w:jc w:val="center"/>
        </w:trPr>
        <w:tc>
          <w:tcPr>
            <w:tcW w:w="3305" w:type="dxa"/>
          </w:tcPr>
          <w:p w14:paraId="6CA58DC2" w14:textId="77777777" w:rsidR="007B5B9A" w:rsidRPr="00B77A92" w:rsidRDefault="007B5B9A" w:rsidP="000A67D1">
            <w:pPr>
              <w:spacing w:before="60" w:after="60"/>
            </w:pPr>
            <w:r w:rsidRPr="00B77A92">
              <w:t>Horizontal datum</w:t>
            </w:r>
          </w:p>
        </w:tc>
        <w:tc>
          <w:tcPr>
            <w:tcW w:w="5791" w:type="dxa"/>
          </w:tcPr>
          <w:p w14:paraId="263C3713" w14:textId="77777777" w:rsidR="007B5B9A" w:rsidRPr="00B77A92" w:rsidRDefault="007B5B9A" w:rsidP="000A67D1">
            <w:pPr>
              <w:spacing w:before="60" w:after="60"/>
            </w:pPr>
            <w:r w:rsidRPr="00B77A92">
              <w:t>WGS84</w:t>
            </w:r>
          </w:p>
        </w:tc>
      </w:tr>
      <w:tr w:rsidR="007B5B9A" w:rsidRPr="00B77A92" w14:paraId="17FF7F06" w14:textId="77777777" w:rsidTr="007A2540">
        <w:trPr>
          <w:cantSplit/>
          <w:jc w:val="center"/>
        </w:trPr>
        <w:tc>
          <w:tcPr>
            <w:tcW w:w="3305" w:type="dxa"/>
          </w:tcPr>
          <w:p w14:paraId="4639AE8F" w14:textId="77777777" w:rsidR="007B5B9A" w:rsidRPr="00B77A92" w:rsidRDefault="007B5B9A" w:rsidP="000A67D1">
            <w:pPr>
              <w:spacing w:before="60" w:after="60"/>
            </w:pPr>
            <w:r w:rsidRPr="00B77A92">
              <w:t>Value of safety depth</w:t>
            </w:r>
          </w:p>
        </w:tc>
        <w:tc>
          <w:tcPr>
            <w:tcW w:w="5791" w:type="dxa"/>
          </w:tcPr>
          <w:p w14:paraId="2DEA7E64" w14:textId="4B3FCB8B" w:rsidR="007B5B9A" w:rsidRPr="00B77A92" w:rsidRDefault="007B5B9A" w:rsidP="000A67D1">
            <w:pPr>
              <w:spacing w:before="60" w:after="60"/>
            </w:pPr>
            <w:r w:rsidRPr="00B77A92">
              <w:t>Selected b</w:t>
            </w:r>
            <w:r w:rsidR="004B2A18" w:rsidRPr="00B77A92">
              <w:t>y Mariner. Default is 30 metres</w:t>
            </w:r>
          </w:p>
        </w:tc>
      </w:tr>
      <w:tr w:rsidR="007B5B9A" w:rsidRPr="00B77A92" w14:paraId="38A80191" w14:textId="77777777" w:rsidTr="007A2540">
        <w:trPr>
          <w:cantSplit/>
          <w:jc w:val="center"/>
        </w:trPr>
        <w:tc>
          <w:tcPr>
            <w:tcW w:w="3305" w:type="dxa"/>
          </w:tcPr>
          <w:p w14:paraId="3FB8C19A" w14:textId="77777777" w:rsidR="007B5B9A" w:rsidRPr="00B77A92" w:rsidRDefault="007B5B9A" w:rsidP="000A67D1">
            <w:pPr>
              <w:spacing w:before="60" w:after="60"/>
            </w:pPr>
            <w:r w:rsidRPr="00B77A92">
              <w:t>Value of safety contour</w:t>
            </w:r>
          </w:p>
        </w:tc>
        <w:tc>
          <w:tcPr>
            <w:tcW w:w="5791" w:type="dxa"/>
          </w:tcPr>
          <w:p w14:paraId="4227C73C" w14:textId="77777777" w:rsidR="007B5B9A" w:rsidRDefault="007B5B9A" w:rsidP="000A67D1">
            <w:pPr>
              <w:spacing w:before="60" w:after="60"/>
            </w:pPr>
            <w:r w:rsidRPr="00B77A92">
              <w:t>Selected b</w:t>
            </w:r>
            <w:r w:rsidR="004B2A18" w:rsidRPr="00B77A92">
              <w:t>y Mariner. Default is 30 metres</w:t>
            </w:r>
          </w:p>
          <w:p w14:paraId="4C76D350" w14:textId="77777777" w:rsidR="00374334" w:rsidRDefault="00374334" w:rsidP="000A67D1">
            <w:pPr>
              <w:spacing w:before="60" w:after="60"/>
            </w:pPr>
          </w:p>
          <w:p w14:paraId="2DE8022B" w14:textId="56603F97" w:rsidR="00374334" w:rsidRPr="00530F27" w:rsidRDefault="00374334" w:rsidP="000A67D1">
            <w:pPr>
              <w:spacing w:before="60" w:after="60"/>
              <w:rPr>
                <w:i/>
                <w:iCs/>
              </w:rPr>
            </w:pPr>
            <w:commentRangeStart w:id="1118"/>
            <w:r w:rsidRPr="00530F27">
              <w:rPr>
                <w:i/>
                <w:iCs/>
              </w:rPr>
              <w:t>Note: If the Mariner has selected a contour that is not available in the ENC and the ECDIS displays a default contour, both the contour selected and the contour displayed must be quoted</w:t>
            </w:r>
            <w:commentRangeEnd w:id="1118"/>
            <w:r w:rsidR="00407755">
              <w:rPr>
                <w:rStyle w:val="CommentReference"/>
              </w:rPr>
              <w:commentReference w:id="1118"/>
            </w:r>
          </w:p>
        </w:tc>
      </w:tr>
      <w:tr w:rsidR="009810BB" w:rsidRPr="00B77A92" w14:paraId="55069771" w14:textId="77777777" w:rsidTr="007A2540">
        <w:trPr>
          <w:cantSplit/>
          <w:jc w:val="center"/>
        </w:trPr>
        <w:tc>
          <w:tcPr>
            <w:tcW w:w="3305" w:type="dxa"/>
          </w:tcPr>
          <w:p w14:paraId="3D8F70A5" w14:textId="644AD55E" w:rsidR="009810BB" w:rsidRPr="00A841E5" w:rsidRDefault="009810BB" w:rsidP="000A67D1">
            <w:pPr>
              <w:spacing w:before="60" w:after="60"/>
            </w:pPr>
            <w:r w:rsidRPr="00A841E5">
              <w:t>WLA method</w:t>
            </w:r>
          </w:p>
        </w:tc>
        <w:tc>
          <w:tcPr>
            <w:tcW w:w="5791" w:type="dxa"/>
          </w:tcPr>
          <w:p w14:paraId="5613383D" w14:textId="77777777" w:rsidR="009810BB" w:rsidRDefault="009810BB" w:rsidP="000A67D1">
            <w:pPr>
              <w:spacing w:before="60" w:after="60"/>
            </w:pPr>
            <w:r w:rsidRPr="00530F27">
              <w:t>Method of Water Level Adjustment selected.</w:t>
            </w:r>
          </w:p>
          <w:p w14:paraId="42E136F8" w14:textId="07D83724" w:rsidR="0082094D" w:rsidRPr="000B51DF" w:rsidRDefault="0082094D" w:rsidP="000A67D1">
            <w:pPr>
              <w:spacing w:before="60" w:after="60"/>
              <w:rPr>
                <w:rPrChange w:id="1119" w:author="jonathan pritchard" w:date="2025-08-07T11:26:00Z" w16du:dateUtc="2025-08-07T10:26:00Z">
                  <w:rPr>
                    <w:i/>
                    <w:iCs/>
                  </w:rPr>
                </w:rPrChange>
              </w:rPr>
            </w:pPr>
            <w:r w:rsidRPr="000B51DF">
              <w:rPr>
                <w:rPrChange w:id="1120" w:author="jonathan pritchard" w:date="2025-08-07T11:26:00Z" w16du:dateUtc="2025-08-07T10:26:00Z">
                  <w:rPr>
                    <w:i/>
                    <w:iCs/>
                  </w:rPr>
                </w:rPrChange>
              </w:rPr>
              <w:t xml:space="preserve">The value of the dataset metadata attribute </w:t>
            </w:r>
            <w:proofErr w:type="spellStart"/>
            <w:r w:rsidRPr="000B51DF">
              <w:rPr>
                <w:rPrChange w:id="1121" w:author="jonathan pritchard" w:date="2025-08-07T11:26:00Z" w16du:dateUtc="2025-08-07T10:26:00Z">
                  <w:rPr>
                    <w:i/>
                    <w:iCs/>
                  </w:rPr>
                </w:rPrChange>
              </w:rPr>
              <w:t>dataDynamicity</w:t>
            </w:r>
            <w:proofErr w:type="spellEnd"/>
            <w:r w:rsidRPr="000B51DF">
              <w:rPr>
                <w:rPrChange w:id="1122" w:author="jonathan pritchard" w:date="2025-08-07T11:26:00Z" w16du:dateUtc="2025-08-07T10:26:00Z">
                  <w:rPr>
                    <w:i/>
                    <w:iCs/>
                  </w:rPr>
                </w:rPrChange>
              </w:rPr>
              <w:t xml:space="preserve"> of any S-111, or of any S-104 used for Water Level Adjustment on the display.</w:t>
            </w:r>
          </w:p>
        </w:tc>
      </w:tr>
      <w:tr w:rsidR="007B5B9A" w:rsidRPr="00B77A92" w14:paraId="16C268BD" w14:textId="77777777" w:rsidTr="007A2540">
        <w:trPr>
          <w:cantSplit/>
          <w:jc w:val="center"/>
        </w:trPr>
        <w:tc>
          <w:tcPr>
            <w:tcW w:w="3305" w:type="dxa"/>
          </w:tcPr>
          <w:p w14:paraId="1CC77ED9" w14:textId="77777777" w:rsidR="007B5B9A" w:rsidRPr="00B77A92" w:rsidRDefault="007B5B9A" w:rsidP="000A67D1">
            <w:pPr>
              <w:spacing w:before="60" w:after="60"/>
            </w:pPr>
            <w:r w:rsidRPr="00B77A92">
              <w:t>Magnetic variation</w:t>
            </w:r>
          </w:p>
        </w:tc>
        <w:tc>
          <w:tcPr>
            <w:tcW w:w="5791" w:type="dxa"/>
          </w:tcPr>
          <w:p w14:paraId="0AD394C2" w14:textId="216F9630" w:rsidR="004E0F3F" w:rsidRPr="00B77A92" w:rsidRDefault="004E0F3F" w:rsidP="000A67D1">
            <w:pPr>
              <w:spacing w:before="60" w:after="60"/>
            </w:pPr>
            <w:proofErr w:type="spellStart"/>
            <w:r w:rsidRPr="00B77A92">
              <w:rPr>
                <w:b/>
                <w:bCs/>
              </w:rPr>
              <w:t>MagneticVariation</w:t>
            </w:r>
            <w:proofErr w:type="spellEnd"/>
            <w:r w:rsidRPr="00B77A92">
              <w:t xml:space="preserve"> (MAGVAR) feature, attributes:</w:t>
            </w:r>
          </w:p>
          <w:p w14:paraId="3AF3FDF5" w14:textId="2C95D330" w:rsidR="004E0F3F" w:rsidRPr="00B77A92" w:rsidRDefault="007B5B9A" w:rsidP="000A67D1">
            <w:pPr>
              <w:spacing w:before="60" w:after="60"/>
            </w:pPr>
            <w:proofErr w:type="spellStart"/>
            <w:r w:rsidRPr="00B77A92">
              <w:rPr>
                <w:i/>
                <w:iCs/>
              </w:rPr>
              <w:t>referenceYearForMagneticVariation</w:t>
            </w:r>
            <w:proofErr w:type="spellEnd"/>
            <w:r w:rsidR="004E0F3F" w:rsidRPr="00B77A92">
              <w:rPr>
                <w:i/>
                <w:iCs/>
              </w:rPr>
              <w:t xml:space="preserve"> (RYRMGV)</w:t>
            </w:r>
            <w:r w:rsidRPr="00B77A92">
              <w:t>,</w:t>
            </w:r>
          </w:p>
          <w:p w14:paraId="04035B00" w14:textId="77777777" w:rsidR="004E0F3F" w:rsidRPr="00B77A92" w:rsidRDefault="007B5B9A" w:rsidP="000A67D1">
            <w:pPr>
              <w:spacing w:before="60" w:after="60"/>
            </w:pPr>
            <w:proofErr w:type="spellStart"/>
            <w:r w:rsidRPr="00B77A92">
              <w:rPr>
                <w:i/>
                <w:iCs/>
              </w:rPr>
              <w:t>valueofAnnualChangeInMagneticVariation</w:t>
            </w:r>
            <w:proofErr w:type="spellEnd"/>
            <w:r w:rsidR="004E0F3F" w:rsidRPr="00B77A92">
              <w:rPr>
                <w:i/>
                <w:iCs/>
              </w:rPr>
              <w:t xml:space="preserve"> (VALACM)</w:t>
            </w:r>
            <w:r w:rsidRPr="00B77A92">
              <w:t>,</w:t>
            </w:r>
          </w:p>
          <w:p w14:paraId="31BC2705" w14:textId="674C5792" w:rsidR="00B46FB0" w:rsidRPr="00B77A92" w:rsidRDefault="004E0F3F" w:rsidP="000A67D1">
            <w:pPr>
              <w:spacing w:before="60" w:after="60"/>
              <w:rPr>
                <w:i/>
                <w:iCs/>
              </w:rPr>
            </w:pPr>
            <w:r w:rsidRPr="00B77A92">
              <w:t>and</w:t>
            </w:r>
            <w:r w:rsidRPr="00B77A92">
              <w:rPr>
                <w:i/>
                <w:iCs/>
              </w:rPr>
              <w:t xml:space="preserve"> </w:t>
            </w:r>
            <w:proofErr w:type="spellStart"/>
            <w:r w:rsidR="007B5B9A" w:rsidRPr="00B77A92">
              <w:rPr>
                <w:i/>
                <w:iCs/>
              </w:rPr>
              <w:t>valueOfMagneticVariation</w:t>
            </w:r>
            <w:proofErr w:type="spellEnd"/>
            <w:r w:rsidRPr="00B77A92">
              <w:rPr>
                <w:i/>
                <w:iCs/>
              </w:rPr>
              <w:t xml:space="preserve"> (VALMAG)</w:t>
            </w:r>
          </w:p>
          <w:p w14:paraId="11630E17" w14:textId="5F48E19C" w:rsidR="00066F3D" w:rsidRPr="00B77A92" w:rsidRDefault="007B5B9A" w:rsidP="000A67D1">
            <w:pPr>
              <w:spacing w:before="60" w:after="60"/>
            </w:pPr>
            <w:r w:rsidRPr="00B77A92">
              <w:t xml:space="preserve">Item </w:t>
            </w:r>
            <w:r w:rsidR="002845EB" w:rsidRPr="00B77A92">
              <w:t xml:space="preserve">must </w:t>
            </w:r>
            <w:r w:rsidRPr="00B77A92">
              <w:t>be displayed as:</w:t>
            </w:r>
            <w:r w:rsidR="004E0F3F" w:rsidRPr="00B77A92">
              <w:t xml:space="preserve"> VALMAG RYRMGV</w:t>
            </w:r>
            <w:r w:rsidR="00066F3D" w:rsidRPr="00B77A92">
              <w:t xml:space="preserve"> (</w:t>
            </w:r>
            <w:r w:rsidR="004E0F3F" w:rsidRPr="00B77A92">
              <w:t>VALACM</w:t>
            </w:r>
            <w:r w:rsidR="00066F3D" w:rsidRPr="00B77A92">
              <w:t>)</w:t>
            </w:r>
          </w:p>
          <w:p w14:paraId="2C5A141D" w14:textId="20203756" w:rsidR="00066F3D" w:rsidRPr="00B77A92" w:rsidRDefault="00066F3D" w:rsidP="000A67D1">
            <w:pPr>
              <w:spacing w:before="60" w:after="60"/>
            </w:pPr>
            <w:r w:rsidRPr="00B77A92">
              <w:t>For example, 4°15W 1990 (8’E)</w:t>
            </w:r>
          </w:p>
        </w:tc>
      </w:tr>
      <w:tr w:rsidR="007B5B9A" w:rsidRPr="00B77A92" w14:paraId="19556FAD" w14:textId="77777777" w:rsidTr="007A2540">
        <w:trPr>
          <w:cantSplit/>
          <w:jc w:val="center"/>
        </w:trPr>
        <w:tc>
          <w:tcPr>
            <w:tcW w:w="3305" w:type="dxa"/>
          </w:tcPr>
          <w:p w14:paraId="1BA7F401" w14:textId="39D50F22" w:rsidR="007B5B9A" w:rsidRPr="00B77A92" w:rsidRDefault="007B5B9A" w:rsidP="000A67D1">
            <w:pPr>
              <w:spacing w:before="60" w:after="60"/>
            </w:pPr>
            <w:r w:rsidRPr="00B77A92">
              <w:t xml:space="preserve">Date and number of latest </w:t>
            </w:r>
            <w:proofErr w:type="gramStart"/>
            <w:r w:rsidRPr="00B77A92">
              <w:t>update</w:t>
            </w:r>
            <w:proofErr w:type="gramEnd"/>
            <w:r w:rsidR="00742588" w:rsidRPr="00B77A92">
              <w:t xml:space="preserve"> </w:t>
            </w:r>
            <w:r w:rsidRPr="00B77A92">
              <w:t xml:space="preserve">affecting </w:t>
            </w:r>
            <w:r w:rsidR="00002EA5">
              <w:t xml:space="preserve">each </w:t>
            </w:r>
            <w:r w:rsidRPr="00B77A92">
              <w:t>dataset currently in</w:t>
            </w:r>
            <w:r w:rsidR="00742588" w:rsidRPr="00B77A92">
              <w:t xml:space="preserve"> </w:t>
            </w:r>
            <w:r w:rsidR="004B2A18" w:rsidRPr="00B77A92">
              <w:t>use</w:t>
            </w:r>
          </w:p>
        </w:tc>
        <w:tc>
          <w:tcPr>
            <w:tcW w:w="5791" w:type="dxa"/>
          </w:tcPr>
          <w:p w14:paraId="15487FA4" w14:textId="57BD27B0" w:rsidR="007B5B9A" w:rsidRPr="00B77A92" w:rsidRDefault="001E2115" w:rsidP="000A67D1">
            <w:pPr>
              <w:spacing w:before="60" w:after="60"/>
            </w:pPr>
            <w:r w:rsidRPr="00B77A92">
              <w:t>Issue date and update number from the dataset discovery record</w:t>
            </w:r>
            <w:r w:rsidR="002121DE" w:rsidRPr="00B77A92">
              <w:t xml:space="preserve"> (S100_DatasetDiscoveryMetadata)</w:t>
            </w:r>
            <w:r w:rsidRPr="00B77A92">
              <w:t xml:space="preserve"> of the last update dataset applied. (See S-100 Part 17)</w:t>
            </w:r>
          </w:p>
        </w:tc>
      </w:tr>
      <w:tr w:rsidR="007B5B9A" w:rsidRPr="00B77A92" w14:paraId="1898BD15" w14:textId="77777777" w:rsidTr="007A2540">
        <w:trPr>
          <w:cantSplit/>
          <w:jc w:val="center"/>
        </w:trPr>
        <w:tc>
          <w:tcPr>
            <w:tcW w:w="3305" w:type="dxa"/>
          </w:tcPr>
          <w:p w14:paraId="7DAA030E" w14:textId="58A359F2" w:rsidR="007B5B9A" w:rsidRPr="00B77A92" w:rsidRDefault="007B5B9A" w:rsidP="000A67D1">
            <w:pPr>
              <w:spacing w:before="60" w:after="60"/>
            </w:pPr>
            <w:r w:rsidRPr="00B77A92">
              <w:t>Edition number and date of</w:t>
            </w:r>
            <w:r w:rsidR="00002EA5">
              <w:t xml:space="preserve"> each dataset</w:t>
            </w:r>
            <w:r w:rsidRPr="00B77A92">
              <w:t xml:space="preserve"> </w:t>
            </w:r>
            <w:r w:rsidR="002845EB" w:rsidRPr="00B77A92">
              <w:t>currently in use</w:t>
            </w:r>
          </w:p>
        </w:tc>
        <w:tc>
          <w:tcPr>
            <w:tcW w:w="5791" w:type="dxa"/>
          </w:tcPr>
          <w:p w14:paraId="7E442DAA" w14:textId="57266C76" w:rsidR="00066F3D" w:rsidRPr="00B77A92" w:rsidRDefault="001E2115" w:rsidP="000A67D1">
            <w:pPr>
              <w:spacing w:before="60" w:after="60"/>
            </w:pPr>
            <w:r w:rsidRPr="00B77A92">
              <w:t xml:space="preserve">Edition number and issue date from the dataset discovery record </w:t>
            </w:r>
            <w:r w:rsidR="002121DE" w:rsidRPr="00B77A92">
              <w:t xml:space="preserve">(S100_DatasetDiscoveryMetadata) </w:t>
            </w:r>
            <w:r w:rsidRPr="00B77A92">
              <w:t>of the current base issue of the ENC dataset. (See S-100 Part 17)</w:t>
            </w:r>
          </w:p>
        </w:tc>
      </w:tr>
      <w:tr w:rsidR="007B5B9A" w:rsidRPr="00B77A92" w14:paraId="2EB911C6" w14:textId="77777777" w:rsidTr="007A2540">
        <w:trPr>
          <w:cantSplit/>
          <w:jc w:val="center"/>
        </w:trPr>
        <w:tc>
          <w:tcPr>
            <w:tcW w:w="3305" w:type="dxa"/>
          </w:tcPr>
          <w:p w14:paraId="45C6E832" w14:textId="5D2C80DE" w:rsidR="007B5B9A" w:rsidRPr="00B77A92" w:rsidRDefault="00A841E5" w:rsidP="000A67D1">
            <w:pPr>
              <w:spacing w:before="60" w:after="60"/>
            </w:pPr>
            <w:r>
              <w:t>Display</w:t>
            </w:r>
            <w:r w:rsidRPr="00A841E5">
              <w:t xml:space="preserve"> </w:t>
            </w:r>
            <w:r w:rsidR="007B5B9A" w:rsidRPr="00A841E5">
              <w:t>projection</w:t>
            </w:r>
          </w:p>
        </w:tc>
        <w:tc>
          <w:tcPr>
            <w:tcW w:w="5791" w:type="dxa"/>
          </w:tcPr>
          <w:p w14:paraId="7AC69117" w14:textId="4C64B1C1" w:rsidR="007B5B9A" w:rsidRPr="00B77A92" w:rsidRDefault="007B5B9A" w:rsidP="000A67D1">
            <w:pPr>
              <w:keepNext/>
              <w:spacing w:before="60" w:after="60"/>
            </w:pPr>
            <w:r w:rsidRPr="00B77A92">
              <w:t xml:space="preserve">Projection used for the ECDIS display (For example, oblique azimuthal). This </w:t>
            </w:r>
            <w:r w:rsidR="00F447A0">
              <w:t>must</w:t>
            </w:r>
            <w:r w:rsidR="00F447A0" w:rsidRPr="00B77A92">
              <w:t xml:space="preserve"> </w:t>
            </w:r>
            <w:r w:rsidRPr="00B77A92">
              <w:t xml:space="preserve">be appropriate to the scale </w:t>
            </w:r>
            <w:r w:rsidR="004B2A18" w:rsidRPr="00B77A92">
              <w:t>and latitude of the data in use</w:t>
            </w:r>
          </w:p>
        </w:tc>
      </w:tr>
    </w:tbl>
    <w:p w14:paraId="206BFB80" w14:textId="0F58BCD6" w:rsidR="00AA63B2" w:rsidRPr="00B77A92" w:rsidRDefault="005D62A2" w:rsidP="004B2A18">
      <w:pPr>
        <w:pStyle w:val="Caption"/>
        <w:spacing w:after="120" w:line="240" w:lineRule="auto"/>
        <w:jc w:val="center"/>
      </w:pPr>
      <w:bookmarkStart w:id="1123" w:name="_Ref47362462"/>
      <w:r w:rsidRPr="00B77A92">
        <w:lastRenderedPageBreak/>
        <w:t xml:space="preserve">Table </w:t>
      </w:r>
      <w:r w:rsidR="00C56536">
        <w:fldChar w:fldCharType="begin"/>
      </w:r>
      <w:r w:rsidR="00C56536">
        <w:instrText xml:space="preserve"> SEQ Table \* ARABIC </w:instrText>
      </w:r>
      <w:r w:rsidR="00C56536">
        <w:fldChar w:fldCharType="separate"/>
      </w:r>
      <w:r w:rsidR="00C56536">
        <w:rPr>
          <w:noProof/>
        </w:rPr>
        <w:t>4</w:t>
      </w:r>
      <w:r w:rsidR="00C56536">
        <w:fldChar w:fldCharType="end"/>
      </w:r>
      <w:bookmarkEnd w:id="1123"/>
      <w:r w:rsidRPr="00B77A92">
        <w:t xml:space="preserve"> - Legend elements</w:t>
      </w:r>
    </w:p>
    <w:p w14:paraId="06DE5318" w14:textId="7B64800E" w:rsidR="00CA1CD1" w:rsidRPr="00B77A92" w:rsidRDefault="005D62A2" w:rsidP="004B2A18">
      <w:pPr>
        <w:spacing w:after="120" w:line="240" w:lineRule="auto"/>
        <w:jc w:val="both"/>
      </w:pPr>
      <w:r w:rsidRPr="00B77A92">
        <w:t xml:space="preserve">The list above is the minimum that </w:t>
      </w:r>
      <w:r w:rsidR="00114860">
        <w:t>must</w:t>
      </w:r>
      <w:r w:rsidR="00114860" w:rsidRPr="00B77A92">
        <w:t xml:space="preserve"> </w:t>
      </w:r>
      <w:r w:rsidRPr="00B77A92">
        <w:t>be available, but the complete list need not always be shown. Individual items may be picked by the mariner for display for a period; examples are magnetic variation, data quality for depths, etc.</w:t>
      </w:r>
    </w:p>
    <w:p w14:paraId="7B18038E" w14:textId="0DF55FBC" w:rsidR="00453DD3" w:rsidRPr="00453DD3" w:rsidRDefault="006E6A5F" w:rsidP="00DB7CFE">
      <w:pPr>
        <w:pStyle w:val="Heading2"/>
      </w:pPr>
      <w:bookmarkStart w:id="1124" w:name="_Ref49473397"/>
      <w:r>
        <w:t xml:space="preserve"> </w:t>
      </w:r>
      <w:bookmarkStart w:id="1125" w:name="_Toc194067148"/>
      <w:r w:rsidR="00627DB2" w:rsidRPr="00760179">
        <w:t>Displaying</w:t>
      </w:r>
      <w:r w:rsidR="00627DB2" w:rsidRPr="00B77A92">
        <w:t xml:space="preserve"> manual and automatic updates and added information</w:t>
      </w:r>
      <w:bookmarkEnd w:id="1124"/>
      <w:bookmarkEnd w:id="1125"/>
    </w:p>
    <w:p w14:paraId="0E293B91" w14:textId="6EEE2B6B" w:rsidR="00453DD3" w:rsidRPr="002D7DEE" w:rsidRDefault="00453DD3" w:rsidP="00453DD3">
      <w:pPr>
        <w:pStyle w:val="Heading3"/>
      </w:pPr>
      <w:bookmarkStart w:id="1126" w:name="_Toc194067149"/>
      <w:r w:rsidRPr="002D7DEE">
        <w:t>Manual updates</w:t>
      </w:r>
      <w:bookmarkEnd w:id="1126"/>
    </w:p>
    <w:p w14:paraId="5EDEDF9F" w14:textId="7D496E54" w:rsidR="00453DD3" w:rsidRPr="002D7DEE" w:rsidRDefault="00453DD3" w:rsidP="00453DD3">
      <w:r w:rsidRPr="002D7DEE">
        <w:t>It must be possible to make the following manual updates to an ENC:</w:t>
      </w:r>
    </w:p>
    <w:p w14:paraId="2735CE93" w14:textId="77777777" w:rsidR="00453DD3" w:rsidRPr="002D7DEE" w:rsidRDefault="00453DD3" w:rsidP="002D7DEE">
      <w:pPr>
        <w:pStyle w:val="ListParagraph"/>
        <w:numPr>
          <w:ilvl w:val="0"/>
          <w:numId w:val="159"/>
        </w:numPr>
      </w:pPr>
      <w:r w:rsidRPr="002D7DEE">
        <w:t>Add feature</w:t>
      </w:r>
    </w:p>
    <w:p w14:paraId="5642A1E3" w14:textId="77777777" w:rsidR="00453DD3" w:rsidRPr="002D7DEE" w:rsidRDefault="00453DD3" w:rsidP="002D7DEE">
      <w:pPr>
        <w:pStyle w:val="ListParagraph"/>
        <w:numPr>
          <w:ilvl w:val="0"/>
          <w:numId w:val="159"/>
        </w:numPr>
      </w:pPr>
      <w:r w:rsidRPr="002D7DEE">
        <w:t>Delete feature</w:t>
      </w:r>
    </w:p>
    <w:p w14:paraId="55495C0D" w14:textId="77777777" w:rsidR="00453DD3" w:rsidRPr="002D7DEE" w:rsidRDefault="00453DD3" w:rsidP="002D7DEE">
      <w:pPr>
        <w:pStyle w:val="ListParagraph"/>
        <w:numPr>
          <w:ilvl w:val="0"/>
          <w:numId w:val="159"/>
        </w:numPr>
      </w:pPr>
      <w:r w:rsidRPr="002D7DEE">
        <w:t>Modify feature</w:t>
      </w:r>
    </w:p>
    <w:p w14:paraId="7A5D4FB6" w14:textId="79EC986A" w:rsidR="00453DD3" w:rsidRPr="002D7DEE" w:rsidRDefault="00453DD3" w:rsidP="00D42BC9">
      <w:pPr>
        <w:jc w:val="both"/>
      </w:pPr>
      <w:r w:rsidRPr="002D7DEE">
        <w:t xml:space="preserve">A manually updated feature must be capable of the same performance in feature selection, response to cursor-picking, etc, as an ENC feature. In addition, it must provide updating information (identification and </w:t>
      </w:r>
      <w:commentRangeStart w:id="1127"/>
      <w:r w:rsidRPr="002D7DEE">
        <w:t>source of update</w:t>
      </w:r>
      <w:ins w:id="1128" w:author="jonathan pritchard" w:date="2025-08-07T07:34:00Z" w16du:dateUtc="2025-08-07T06:34:00Z">
        <w:r w:rsidR="00D27EFF">
          <w:t xml:space="preserve"> (i.e. manual update)</w:t>
        </w:r>
      </w:ins>
      <w:r w:rsidRPr="002D7DEE">
        <w:t xml:space="preserve">, when </w:t>
      </w:r>
      <w:del w:id="1129" w:author="jonathan pritchard" w:date="2025-08-07T07:34:00Z" w16du:dateUtc="2025-08-07T06:34:00Z">
        <w:r w:rsidRPr="002D7DEE" w:rsidDel="00D27EFF">
          <w:delText xml:space="preserve">and by whom </w:delText>
        </w:r>
      </w:del>
      <w:r w:rsidRPr="002D7DEE">
        <w:t>entered</w:t>
      </w:r>
      <w:del w:id="1130" w:author="jonathan pritchard" w:date="2025-08-07T07:34:00Z" w16du:dateUtc="2025-08-07T06:34:00Z">
        <w:r w:rsidRPr="002D7DEE" w:rsidDel="00D27EFF">
          <w:delText>,</w:delText>
        </w:r>
      </w:del>
      <w:r w:rsidRPr="002D7DEE">
        <w:t xml:space="preserve"> etc) on cursor picking</w:t>
      </w:r>
      <w:commentRangeEnd w:id="1127"/>
      <w:r w:rsidR="00D27EFF">
        <w:rPr>
          <w:rStyle w:val="CommentReference"/>
        </w:rPr>
        <w:commentReference w:id="1127"/>
      </w:r>
    </w:p>
    <w:p w14:paraId="59239C20" w14:textId="051A7D23" w:rsidR="00D42BC9" w:rsidRDefault="00D42BC9" w:rsidP="00D42BC9">
      <w:pPr>
        <w:spacing w:after="120" w:line="240" w:lineRule="auto"/>
        <w:jc w:val="both"/>
      </w:pPr>
      <w:r w:rsidRPr="00760179">
        <w:t xml:space="preserve">Manual chart updates, which are subject to human error, must be distinguished from </w:t>
      </w:r>
      <w:r w:rsidRPr="002D7DEE">
        <w:t xml:space="preserve">official </w:t>
      </w:r>
      <w:proofErr w:type="gramStart"/>
      <w:r w:rsidRPr="002D7DEE">
        <w:t xml:space="preserve">information </w:t>
      </w:r>
      <w:r>
        <w:t xml:space="preserve"> and</w:t>
      </w:r>
      <w:proofErr w:type="gramEnd"/>
      <w:r>
        <w:t xml:space="preserve"> </w:t>
      </w:r>
      <w:r w:rsidRPr="00760179">
        <w:t>updates applied automatically</w:t>
      </w:r>
      <w:r w:rsidR="00653128">
        <w:t>. Additionally:</w:t>
      </w:r>
    </w:p>
    <w:p w14:paraId="4BFA3AB6" w14:textId="2209314C" w:rsidR="00653128" w:rsidRPr="00B77A92" w:rsidRDefault="00653128" w:rsidP="00653128">
      <w:pPr>
        <w:pStyle w:val="ListParagraph"/>
        <w:numPr>
          <w:ilvl w:val="0"/>
          <w:numId w:val="60"/>
        </w:numPr>
        <w:spacing w:after="60" w:line="240" w:lineRule="auto"/>
        <w:jc w:val="both"/>
      </w:pPr>
      <w:r w:rsidRPr="00B77A92">
        <w:rPr>
          <w:b/>
          <w:bCs/>
        </w:rPr>
        <w:t>Keying and Symbology</w:t>
      </w:r>
      <w:r w:rsidRPr="00B77A92">
        <w:t xml:space="preserve">. </w:t>
      </w:r>
      <w:r w:rsidR="007B3E43">
        <w:t xml:space="preserve">The mariner must be able to enter manual updates </w:t>
      </w:r>
      <w:r w:rsidRPr="00B77A92">
        <w:t xml:space="preserve">for presentation on the display. A capacity </w:t>
      </w:r>
      <w:r w:rsidRPr="00A841E5">
        <w:t>should</w:t>
      </w:r>
      <w:r w:rsidRPr="00B77A92">
        <w:t xml:space="preserve"> exist to enable the mariner to:</w:t>
      </w:r>
    </w:p>
    <w:p w14:paraId="59AB47D6" w14:textId="77777777" w:rsidR="00653128" w:rsidRPr="00B77A92" w:rsidRDefault="00653128" w:rsidP="00653128">
      <w:pPr>
        <w:pStyle w:val="ListParagraph"/>
        <w:spacing w:after="60" w:line="240" w:lineRule="auto"/>
        <w:jc w:val="both"/>
      </w:pPr>
      <w:r w:rsidRPr="00B77A92">
        <w:rPr>
          <w:b/>
          <w:bCs/>
        </w:rPr>
        <w:t>.1</w:t>
      </w:r>
      <w:r w:rsidRPr="00B77A92">
        <w:t xml:space="preserve"> Enter the update so it can be displayed as described in this </w:t>
      </w:r>
      <w:r>
        <w:t>specification</w:t>
      </w:r>
      <w:r w:rsidRPr="00B77A92">
        <w:t>.</w:t>
      </w:r>
    </w:p>
    <w:p w14:paraId="1AEFAFEA" w14:textId="77777777" w:rsidR="00653128" w:rsidRPr="00B77A92" w:rsidRDefault="00653128" w:rsidP="00653128">
      <w:pPr>
        <w:pStyle w:val="ListParagraph"/>
        <w:spacing w:after="120" w:line="240" w:lineRule="auto"/>
        <w:jc w:val="both"/>
      </w:pPr>
      <w:r w:rsidRPr="00B77A92">
        <w:rPr>
          <w:b/>
          <w:bCs/>
        </w:rPr>
        <w:t>.2</w:t>
      </w:r>
      <w:r w:rsidRPr="00B77A92">
        <w:t xml:space="preserve"> Ensure all update text information relevant to the new condition and to the source of the update, as entered by the Mariner, is recorded by the system for display on demand.</w:t>
      </w:r>
    </w:p>
    <w:p w14:paraId="783C6F4F" w14:textId="63822828" w:rsidR="00653128" w:rsidRPr="00B77A92" w:rsidRDefault="00653128" w:rsidP="00653128">
      <w:pPr>
        <w:pStyle w:val="ListParagraph"/>
        <w:numPr>
          <w:ilvl w:val="0"/>
          <w:numId w:val="60"/>
        </w:numPr>
        <w:spacing w:after="120" w:line="240" w:lineRule="auto"/>
        <w:jc w:val="both"/>
      </w:pPr>
      <w:r w:rsidRPr="00B77A92">
        <w:rPr>
          <w:b/>
          <w:bCs/>
        </w:rPr>
        <w:t>Indications and Alerts</w:t>
      </w:r>
      <w:r w:rsidRPr="00B77A92">
        <w:t xml:space="preserve">. The ECDIS should </w:t>
      </w:r>
      <w:r>
        <w:t xml:space="preserve">provide </w:t>
      </w:r>
      <w:r w:rsidRPr="00B77A92">
        <w:t xml:space="preserve">indications and alerts related to manual updates, </w:t>
      </w:r>
      <w:r>
        <w:t>using the same criteria as for ENC features.</w:t>
      </w:r>
    </w:p>
    <w:p w14:paraId="41871898" w14:textId="087006DF" w:rsidR="00653128" w:rsidRPr="00B77A92" w:rsidRDefault="00653128" w:rsidP="00653128">
      <w:pPr>
        <w:pStyle w:val="ListParagraph"/>
        <w:numPr>
          <w:ilvl w:val="0"/>
          <w:numId w:val="60"/>
        </w:numPr>
        <w:spacing w:after="120" w:line="240" w:lineRule="auto"/>
        <w:jc w:val="both"/>
      </w:pPr>
      <w:r w:rsidRPr="00B77A92">
        <w:rPr>
          <w:b/>
          <w:bCs/>
        </w:rPr>
        <w:t>Presentation</w:t>
      </w:r>
      <w:r w:rsidRPr="00B77A92">
        <w:t xml:space="preserve">. </w:t>
      </w:r>
      <w:r w:rsidRPr="00D27EFF">
        <w:rPr>
          <w:strike/>
          <w:rPrChange w:id="1131" w:author="jonathan pritchard" w:date="2025-08-07T07:32:00Z" w16du:dateUtc="2025-08-07T06:32:00Z">
            <w:rPr/>
          </w:rPrChange>
        </w:rPr>
        <w:t xml:space="preserve">Manual updates must be displayed as described in this clause. A selection of standardised symbols must be made available for preparing </w:t>
      </w:r>
      <w:commentRangeStart w:id="1132"/>
      <w:commentRangeStart w:id="1133"/>
      <w:r w:rsidRPr="00D27EFF">
        <w:rPr>
          <w:strike/>
          <w:rPrChange w:id="1134" w:author="jonathan pritchard" w:date="2025-08-07T07:32:00Z" w16du:dateUtc="2025-08-07T06:32:00Z">
            <w:rPr/>
          </w:rPrChange>
        </w:rPr>
        <w:t>hand-entered chart corrections</w:t>
      </w:r>
      <w:commentRangeEnd w:id="1132"/>
      <w:r w:rsidR="001B4A0B" w:rsidRPr="00D27EFF">
        <w:rPr>
          <w:rStyle w:val="CommentReference"/>
          <w:strike/>
          <w:sz w:val="20"/>
          <w:lang w:val="en-GB"/>
          <w:rPrChange w:id="1135" w:author="jonathan pritchard" w:date="2025-08-07T07:32:00Z" w16du:dateUtc="2025-08-07T06:32:00Z">
            <w:rPr>
              <w:rStyle w:val="CommentReference"/>
              <w:sz w:val="20"/>
              <w:lang w:val="en-GB"/>
            </w:rPr>
          </w:rPrChange>
        </w:rPr>
        <w:commentReference w:id="1132"/>
      </w:r>
      <w:commentRangeEnd w:id="1133"/>
      <w:r w:rsidR="00D27EFF">
        <w:rPr>
          <w:rStyle w:val="CommentReference"/>
        </w:rPr>
        <w:commentReference w:id="1133"/>
      </w:r>
      <w:r w:rsidRPr="00D27EFF">
        <w:rPr>
          <w:strike/>
          <w:rPrChange w:id="1136" w:author="jonathan pritchard" w:date="2025-08-07T07:32:00Z" w16du:dateUtc="2025-08-07T06:32:00Z">
            <w:rPr/>
          </w:rPrChange>
        </w:rPr>
        <w:t xml:space="preserve">. </w:t>
      </w:r>
      <w:ins w:id="1137" w:author="jonathan pritchard" w:date="2025-08-07T07:32:00Z" w16du:dateUtc="2025-08-07T06:32:00Z">
        <w:r w:rsidR="00D27EFF" w:rsidRPr="002D302A">
          <w:rPr>
            <w:strike/>
          </w:rPr>
          <w:t>The original chart features must not be removed or altered</w:t>
        </w:r>
        <w:r w:rsidR="00D27EFF" w:rsidRPr="00D27EFF" w:rsidDel="00D27EFF">
          <w:rPr>
            <w:strike/>
          </w:rPr>
          <w:t xml:space="preserve"> </w:t>
        </w:r>
      </w:ins>
      <w:del w:id="1138" w:author="jonathan pritchard" w:date="2025-08-07T07:32:00Z" w16du:dateUtc="2025-08-07T06:32:00Z">
        <w:r w:rsidRPr="00D27EFF" w:rsidDel="00D27EFF">
          <w:rPr>
            <w:strike/>
            <w:rPrChange w:id="1139" w:author="jonathan pritchard" w:date="2025-08-07T07:32:00Z" w16du:dateUtc="2025-08-07T06:32:00Z">
              <w:rPr/>
            </w:rPrChange>
          </w:rPr>
          <w:delText>The original chart features must not be removed or altered</w:delText>
        </w:r>
      </w:del>
      <w:r w:rsidRPr="00D27EFF">
        <w:rPr>
          <w:strike/>
          <w:rPrChange w:id="1140" w:author="jonathan pritchard" w:date="2025-08-07T07:32:00Z" w16du:dateUtc="2025-08-07T06:32:00Z">
            <w:rPr/>
          </w:rPrChange>
        </w:rPr>
        <w:t>. A description and list of all symbols reserved for manual chart updates is contained in Appendix A</w:t>
      </w:r>
      <w:ins w:id="1141" w:author="jonathan pritchard" w:date="2025-08-07T07:31:00Z" w16du:dateUtc="2025-08-07T06:31:00Z">
        <w:r w:rsidR="00D27EFF" w:rsidRPr="00D27EFF">
          <w:rPr>
            <w:strike/>
            <w:rPrChange w:id="1142" w:author="jonathan pritchard" w:date="2025-08-07T07:32:00Z" w16du:dateUtc="2025-08-07T06:32:00Z">
              <w:rPr/>
            </w:rPrChange>
          </w:rPr>
          <w:t>.</w:t>
        </w:r>
        <w:r w:rsidR="00D27EFF">
          <w:t xml:space="preserve"> </w:t>
        </w:r>
        <w:r w:rsidR="00D27EFF" w:rsidRPr="00D27EFF">
          <w:t>The mariner must be able to enter manual updates to the chart using any of the symbols listed in Appendix A. Manual updates must support attribution, as well as the indications and alerts defined in Appendix A.</w:t>
        </w:r>
      </w:ins>
    </w:p>
    <w:p w14:paraId="57B37180" w14:textId="77777777" w:rsidR="00653128" w:rsidRPr="00B77A92" w:rsidRDefault="00653128" w:rsidP="00653128">
      <w:pPr>
        <w:pStyle w:val="ListParagraph"/>
        <w:numPr>
          <w:ilvl w:val="0"/>
          <w:numId w:val="60"/>
        </w:numPr>
        <w:spacing w:after="120" w:line="240" w:lineRule="auto"/>
        <w:jc w:val="both"/>
      </w:pPr>
      <w:r w:rsidRPr="00B77A92">
        <w:rPr>
          <w:b/>
          <w:bCs/>
        </w:rPr>
        <w:t>Archiving of Manual Updates</w:t>
      </w:r>
      <w:r w:rsidRPr="00B77A92">
        <w:t xml:space="preserve">. It should be possible to remove from the display any manual update. The removed update should be retained in the ECDIS for future review until commencement of the next </w:t>
      </w:r>
      <w:proofErr w:type="gramStart"/>
      <w:r w:rsidRPr="00B77A92">
        <w:t>voyage, but</w:t>
      </w:r>
      <w:proofErr w:type="gramEnd"/>
      <w:r w:rsidRPr="00B77A92">
        <w:t xml:space="preserve"> will not be otherwise displayed.</w:t>
      </w:r>
    </w:p>
    <w:p w14:paraId="003AEF17" w14:textId="77777777" w:rsidR="00653128" w:rsidRPr="00453DD3" w:rsidRDefault="00653128" w:rsidP="00D42BC9">
      <w:pPr>
        <w:spacing w:after="120" w:line="240" w:lineRule="auto"/>
        <w:jc w:val="both"/>
      </w:pPr>
    </w:p>
    <w:p w14:paraId="053B52D8" w14:textId="5D7CCFFE" w:rsidR="00523124" w:rsidRPr="00450770" w:rsidRDefault="00A94BB4" w:rsidP="002D7DEE">
      <w:pPr>
        <w:pStyle w:val="Heading3"/>
      </w:pPr>
      <w:bookmarkStart w:id="1143" w:name="_Toc194067150"/>
      <w:r>
        <w:t>Additional Mariner’s Information</w:t>
      </w:r>
      <w:bookmarkEnd w:id="1143"/>
    </w:p>
    <w:p w14:paraId="264E9C4B" w14:textId="77777777" w:rsidR="00D27EFF" w:rsidRDefault="00D27EFF" w:rsidP="00D27EFF">
      <w:pPr>
        <w:rPr>
          <w:ins w:id="1144" w:author="jonathan pritchard" w:date="2025-08-07T07:36:00Z" w16du:dateUtc="2025-08-07T06:36:00Z"/>
        </w:rPr>
      </w:pPr>
      <w:ins w:id="1145" w:author="jonathan pritchard" w:date="2025-08-07T07:36:00Z" w16du:dateUtc="2025-08-07T06:36:00Z">
        <w:r>
          <w:t>The mariner should be able to add:</w:t>
        </w:r>
      </w:ins>
    </w:p>
    <w:p w14:paraId="30CEA245" w14:textId="0DD5F017" w:rsidR="00D27EFF" w:rsidRDefault="00D27EFF">
      <w:pPr>
        <w:pStyle w:val="ListParagraph"/>
        <w:numPr>
          <w:ilvl w:val="0"/>
          <w:numId w:val="251"/>
        </w:numPr>
        <w:rPr>
          <w:ins w:id="1146" w:author="jonathan pritchard" w:date="2025-08-07T07:36:00Z" w16du:dateUtc="2025-08-07T06:36:00Z"/>
        </w:rPr>
        <w:pPrChange w:id="1147" w:author="jonathan pritchard" w:date="2025-08-07T07:36:00Z" w16du:dateUtc="2025-08-07T06:36:00Z">
          <w:pPr/>
        </w:pPrChange>
      </w:pPr>
      <w:ins w:id="1148" w:author="jonathan pritchard" w:date="2025-08-07T07:36:00Z" w16du:dateUtc="2025-08-07T06:36:00Z">
        <w:r>
          <w:t>simple point objects including the mariner’s caution note (!) or mariner’s information note[</w:t>
        </w:r>
        <w:proofErr w:type="spellStart"/>
        <w:r>
          <w:t>i</w:t>
        </w:r>
        <w:proofErr w:type="spellEnd"/>
        <w:r>
          <w:t>]</w:t>
        </w:r>
      </w:ins>
    </w:p>
    <w:p w14:paraId="0233ED50" w14:textId="4F5F739F" w:rsidR="00D27EFF" w:rsidRDefault="00D27EFF">
      <w:pPr>
        <w:pStyle w:val="ListParagraph"/>
        <w:numPr>
          <w:ilvl w:val="0"/>
          <w:numId w:val="251"/>
        </w:numPr>
        <w:rPr>
          <w:ins w:id="1149" w:author="jonathan pritchard" w:date="2025-08-07T07:36:00Z" w16du:dateUtc="2025-08-07T06:36:00Z"/>
        </w:rPr>
        <w:pPrChange w:id="1150" w:author="jonathan pritchard" w:date="2025-08-07T07:36:00Z" w16du:dateUtc="2025-08-07T06:36:00Z">
          <w:pPr/>
        </w:pPrChange>
      </w:pPr>
      <w:ins w:id="1151" w:author="jonathan pritchard" w:date="2025-08-07T07:36:00Z" w16du:dateUtc="2025-08-07T06:36:00Z">
        <w:r>
          <w:t>simple lines and areas</w:t>
        </w:r>
      </w:ins>
    </w:p>
    <w:p w14:paraId="1D23CB0A" w14:textId="3923803A" w:rsidR="00D27EFF" w:rsidRDefault="00D27EFF">
      <w:pPr>
        <w:pStyle w:val="ListParagraph"/>
        <w:numPr>
          <w:ilvl w:val="0"/>
          <w:numId w:val="251"/>
        </w:numPr>
        <w:rPr>
          <w:ins w:id="1152" w:author="jonathan pritchard" w:date="2025-08-07T07:36:00Z" w16du:dateUtc="2025-08-07T06:36:00Z"/>
        </w:rPr>
        <w:pPrChange w:id="1153" w:author="jonathan pritchard" w:date="2025-08-07T07:36:00Z" w16du:dateUtc="2025-08-07T06:36:00Z">
          <w:pPr/>
        </w:pPrChange>
      </w:pPr>
      <w:ins w:id="1154" w:author="jonathan pritchard" w:date="2025-08-07T07:36:00Z" w16du:dateUtc="2025-08-07T06:36:00Z">
        <w:r>
          <w:t xml:space="preserve">text notes </w:t>
        </w:r>
      </w:ins>
    </w:p>
    <w:p w14:paraId="59F18049" w14:textId="1F1609CA" w:rsidR="006668B5" w:rsidRDefault="00D27EFF" w:rsidP="00523124">
      <w:ins w:id="1155" w:author="jonathan pritchard" w:date="2025-08-07T07:36:00Z" w16du:dateUtc="2025-08-07T06:36:00Z">
        <w:r>
          <w:t>IEC 61174 adds further requirements for Additional Mariner’s Information.</w:t>
        </w:r>
      </w:ins>
      <w:ins w:id="1156" w:author="jonathan pritchard" w:date="2025-08-07T07:37:00Z" w16du:dateUtc="2025-08-07T06:37:00Z">
        <w:r>
          <w:t xml:space="preserve"> </w:t>
        </w:r>
      </w:ins>
      <w:r w:rsidR="006668B5" w:rsidRPr="006668B5">
        <w:t>Mariner’s Caution Notes and</w:t>
      </w:r>
      <w:del w:id="1157" w:author="jonathan pritchard" w:date="2025-08-07T07:36:00Z" w16du:dateUtc="2025-08-07T06:36:00Z">
        <w:r w:rsidR="006668B5" w:rsidRPr="006668B5" w:rsidDel="00D27EFF">
          <w:delText xml:space="preserve"> a</w:delText>
        </w:r>
      </w:del>
      <w:r w:rsidR="006668B5" w:rsidRPr="006668B5">
        <w:t xml:space="preserve"> Mariner’s Information Notes must be presented according to IEC 61174 or IEC 62288, as applicable </w:t>
      </w:r>
      <w:del w:id="1158" w:author="jonathan pritchard" w:date="2025-08-07T07:37:00Z" w16du:dateUtc="2025-08-07T06:37:00Z">
        <w:r w:rsidR="006668B5" w:rsidRPr="006668B5" w:rsidDel="00D27EFF">
          <w:delText>[</w:delText>
        </w:r>
      </w:del>
      <w:r w:rsidR="006668B5" w:rsidRPr="006668B5">
        <w:t>and available</w:t>
      </w:r>
      <w:del w:id="1159" w:author="jonathan pritchard" w:date="2025-08-07T07:37:00Z" w16du:dateUtc="2025-08-07T06:37:00Z">
        <w:r w:rsidR="006668B5" w:rsidRPr="006668B5" w:rsidDel="00D27EFF">
          <w:delText>]</w:delText>
        </w:r>
      </w:del>
      <w:r w:rsidR="006668B5" w:rsidRPr="006668B5">
        <w:t>.</w:t>
      </w:r>
    </w:p>
    <w:p w14:paraId="4FE5E097" w14:textId="4E8EDE43" w:rsidR="00523124" w:rsidRPr="00D27EFF" w:rsidRDefault="00523124" w:rsidP="00523124">
      <w:pPr>
        <w:rPr>
          <w:b/>
          <w:bCs/>
          <w:strike/>
        </w:rPr>
      </w:pPr>
      <w:commentRangeStart w:id="1160"/>
      <w:r w:rsidRPr="00D27EFF">
        <w:rPr>
          <w:strike/>
          <w:rPrChange w:id="1161" w:author="jonathan pritchard" w:date="2025-08-07T07:35:00Z" w16du:dateUtc="2025-08-07T06:35:00Z">
            <w:rPr/>
          </w:rPrChange>
        </w:rPr>
        <w:t xml:space="preserve">Point cautions and notes entered by the mariner and the manufacturer must be distinguished by the </w:t>
      </w:r>
      <w:proofErr w:type="gramStart"/>
      <w:r w:rsidRPr="00D27EFF">
        <w:rPr>
          <w:strike/>
          <w:rPrChange w:id="1162" w:author="jonathan pritchard" w:date="2025-08-07T07:35:00Z" w16du:dateUtc="2025-08-07T06:35:00Z">
            <w:rPr/>
          </w:rPrChange>
        </w:rPr>
        <w:t>colours</w:t>
      </w:r>
      <w:proofErr w:type="gramEnd"/>
      <w:r w:rsidRPr="00D27EFF">
        <w:rPr>
          <w:strike/>
          <w:rPrChange w:id="1163" w:author="jonathan pritchard" w:date="2025-08-07T07:35:00Z" w16du:dateUtc="2025-08-07T06:35:00Z">
            <w:rPr/>
          </w:rPrChange>
        </w:rPr>
        <w:t xml:space="preserve"> orange and yellow respectively.</w:t>
      </w:r>
      <w:commentRangeEnd w:id="1160"/>
      <w:r w:rsidR="00D27EFF">
        <w:rPr>
          <w:rStyle w:val="CommentReference"/>
        </w:rPr>
        <w:commentReference w:id="1160"/>
      </w:r>
    </w:p>
    <w:p w14:paraId="4AB76D16" w14:textId="04695F0F" w:rsidR="00A0054D" w:rsidRDefault="00A0054D" w:rsidP="00EC44E4">
      <w:pPr>
        <w:pStyle w:val="Heading3"/>
      </w:pPr>
      <w:bookmarkStart w:id="1164" w:name="_Toc188368685"/>
      <w:bookmarkStart w:id="1165" w:name="_Toc188621887"/>
      <w:bookmarkStart w:id="1166" w:name="_Toc188950468"/>
      <w:bookmarkStart w:id="1167" w:name="_Toc188968384"/>
      <w:bookmarkStart w:id="1168" w:name="_Toc188968609"/>
      <w:bookmarkStart w:id="1169" w:name="_Toc188368686"/>
      <w:bookmarkStart w:id="1170" w:name="_Toc188621888"/>
      <w:bookmarkStart w:id="1171" w:name="_Toc188950469"/>
      <w:bookmarkStart w:id="1172" w:name="_Toc188968385"/>
      <w:bookmarkStart w:id="1173" w:name="_Toc188968610"/>
      <w:bookmarkStart w:id="1174" w:name="_Toc194067151"/>
      <w:bookmarkStart w:id="1175" w:name="_Ref49450116"/>
      <w:bookmarkEnd w:id="1164"/>
      <w:bookmarkEnd w:id="1165"/>
      <w:bookmarkEnd w:id="1166"/>
      <w:bookmarkEnd w:id="1167"/>
      <w:bookmarkEnd w:id="1168"/>
      <w:bookmarkEnd w:id="1169"/>
      <w:bookmarkEnd w:id="1170"/>
      <w:bookmarkEnd w:id="1171"/>
      <w:bookmarkEnd w:id="1172"/>
      <w:bookmarkEnd w:id="1173"/>
      <w:r>
        <w:lastRenderedPageBreak/>
        <w:t>Automatic Updates</w:t>
      </w:r>
      <w:bookmarkEnd w:id="1174"/>
    </w:p>
    <w:p w14:paraId="11C6FA9E" w14:textId="18441998" w:rsidR="00A0054D" w:rsidRPr="00A0054D" w:rsidRDefault="00A0054D" w:rsidP="002D7DEE">
      <w:pPr>
        <w:spacing w:after="120" w:line="240" w:lineRule="auto"/>
        <w:jc w:val="both"/>
      </w:pPr>
      <w:r w:rsidRPr="00B77A92">
        <w:t xml:space="preserve">Only ISO8211 and GML encoded data can support updates, as described in </w:t>
      </w:r>
      <w:r w:rsidR="00453DD3">
        <w:t xml:space="preserve">S-100 </w:t>
      </w:r>
      <w:r w:rsidRPr="00B77A92">
        <w:t xml:space="preserve">Part 10a and 10b respectively. The use of GML updates as described in </w:t>
      </w:r>
      <w:r>
        <w:t xml:space="preserve">S-100 </w:t>
      </w:r>
      <w:r w:rsidRPr="00B77A92">
        <w:t xml:space="preserve">Part 10b is used, in particular, by S-128 </w:t>
      </w:r>
      <w:r w:rsidRPr="000740C7">
        <w:t xml:space="preserve">to update catalogue information used by the ECDIS to produce update Status Reports, as described in </w:t>
      </w:r>
      <w:r w:rsidRPr="000740C7">
        <w:fldChar w:fldCharType="begin"/>
      </w:r>
      <w:r w:rsidRPr="000740C7">
        <w:instrText xml:space="preserve"> REF _Ref158105624 \h </w:instrText>
      </w:r>
      <w:r>
        <w:instrText xml:space="preserve"> \* MERGEFORMAT </w:instrText>
      </w:r>
      <w:r w:rsidRPr="000740C7">
        <w:fldChar w:fldCharType="separate"/>
      </w:r>
      <w:r w:rsidR="000553AC" w:rsidRPr="00A527F0">
        <w:t>Appendix C - ECDIS Update Status Reports</w:t>
      </w:r>
      <w:r w:rsidRPr="000740C7">
        <w:fldChar w:fldCharType="end"/>
      </w:r>
      <w:r w:rsidRPr="00B77A92">
        <w:t xml:space="preserve">. </w:t>
      </w:r>
    </w:p>
    <w:p w14:paraId="56384CDA" w14:textId="444FC121" w:rsidR="000A049F" w:rsidRPr="00B77A92" w:rsidRDefault="00A0054D" w:rsidP="00F12027">
      <w:pPr>
        <w:pStyle w:val="Heading3"/>
      </w:pPr>
      <w:bookmarkStart w:id="1176" w:name="_Toc194067152"/>
      <w:r>
        <w:t>I</w:t>
      </w:r>
      <w:r w:rsidR="000A049F" w:rsidRPr="00B77A92">
        <w:t>dentifying automatic chart corrections on demand</w:t>
      </w:r>
      <w:bookmarkEnd w:id="1175"/>
      <w:bookmarkEnd w:id="1176"/>
    </w:p>
    <w:p w14:paraId="2E1F9237" w14:textId="27F17E31" w:rsidR="00A14827" w:rsidRPr="00450770" w:rsidRDefault="00BD50FC" w:rsidP="00D42BC9">
      <w:pPr>
        <w:spacing w:after="120" w:line="240" w:lineRule="auto"/>
        <w:jc w:val="both"/>
      </w:pPr>
      <w:r w:rsidRPr="00B77A92">
        <w:t xml:space="preserve">On </w:t>
      </w:r>
      <w:r w:rsidR="002516D0" w:rsidRPr="00B77A92">
        <w:t>M</w:t>
      </w:r>
      <w:r w:rsidRPr="00B77A92">
        <w:t xml:space="preserve">ariner demand automatic chart corrections of ENC information </w:t>
      </w:r>
      <w:r w:rsidR="002B1BBE" w:rsidRPr="00B77A92">
        <w:t xml:space="preserve">must </w:t>
      </w:r>
      <w:r w:rsidRPr="00B77A92">
        <w:t xml:space="preserve">be highlighted as </w:t>
      </w:r>
      <w:r w:rsidR="00557E2E" w:rsidRPr="00B77A92">
        <w:t xml:space="preserve">described in the following </w:t>
      </w:r>
      <w:r w:rsidR="003B00E6" w:rsidRPr="00B77A92">
        <w:t>sub-</w:t>
      </w:r>
      <w:r w:rsidR="00557E2E" w:rsidRPr="00B77A92">
        <w:t>clauses.</w:t>
      </w:r>
    </w:p>
    <w:p w14:paraId="1D83A88F" w14:textId="5440A325" w:rsidR="00557E2E" w:rsidRPr="00B77A92" w:rsidRDefault="00557E2E" w:rsidP="00024B10">
      <w:pPr>
        <w:pStyle w:val="Heading4"/>
      </w:pPr>
      <w:r w:rsidRPr="00B77A92">
        <w:t>Added Feature</w:t>
      </w:r>
      <w:r w:rsidR="00B9218D" w:rsidRPr="00B77A92">
        <w:t xml:space="preserve"> (automatic)</w:t>
      </w:r>
    </w:p>
    <w:p w14:paraId="4E25C3BA" w14:textId="27E4B8C5" w:rsidR="00557E2E" w:rsidRPr="00B77A92" w:rsidRDefault="00557E2E" w:rsidP="002516D0">
      <w:pPr>
        <w:spacing w:after="60" w:line="240" w:lineRule="auto"/>
        <w:ind w:left="2160" w:hanging="1440"/>
      </w:pPr>
      <w:r w:rsidRPr="00B77A92">
        <w:t xml:space="preserve">Point object: </w:t>
      </w:r>
      <w:r w:rsidRPr="00B77A92">
        <w:tab/>
        <w:t xml:space="preserve">Superimpose </w:t>
      </w:r>
      <w:r w:rsidR="0078225C" w:rsidRPr="00B77A92">
        <w:t xml:space="preserve">symbol </w:t>
      </w:r>
      <w:r w:rsidRPr="00B77A92">
        <w:t>CHRVID01.</w:t>
      </w:r>
    </w:p>
    <w:p w14:paraId="19D28B9E" w14:textId="5E7D8604" w:rsidR="00557E2E" w:rsidRPr="00B77A92" w:rsidRDefault="0007289C" w:rsidP="002516D0">
      <w:pPr>
        <w:spacing w:after="60" w:line="240" w:lineRule="auto"/>
        <w:ind w:left="2160" w:hanging="1440"/>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CHRVID02.</w:t>
      </w:r>
    </w:p>
    <w:p w14:paraId="4A81FB50" w14:textId="458BC047" w:rsidR="00557E2E" w:rsidRPr="00B77A92" w:rsidRDefault="0007289C" w:rsidP="002516D0">
      <w:pPr>
        <w:spacing w:after="120" w:line="240" w:lineRule="auto"/>
        <w:ind w:left="2160" w:hanging="1440"/>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CHRVID02 and superimpose </w:t>
      </w:r>
      <w:r w:rsidR="0078225C" w:rsidRPr="00B77A92">
        <w:t xml:space="preserve">symbol </w:t>
      </w:r>
      <w:r w:rsidR="00557E2E" w:rsidRPr="00B77A92">
        <w:t>CHRVID01 on any centred symbol.</w:t>
      </w:r>
    </w:p>
    <w:p w14:paraId="779308AC" w14:textId="4EBFB7DA" w:rsidR="00557E2E" w:rsidRPr="00B77A92" w:rsidRDefault="00557E2E" w:rsidP="00024B10">
      <w:pPr>
        <w:pStyle w:val="Heading4"/>
      </w:pPr>
      <w:r w:rsidRPr="00B77A92">
        <w:t>Deleted Feature</w:t>
      </w:r>
      <w:r w:rsidR="00B9218D" w:rsidRPr="00B77A92">
        <w:t xml:space="preserve"> (automatic)</w:t>
      </w:r>
    </w:p>
    <w:p w14:paraId="3418487C" w14:textId="25DD0FB2" w:rsidR="00557E2E" w:rsidRPr="00B77A92" w:rsidRDefault="00557E2E" w:rsidP="00737541">
      <w:pPr>
        <w:spacing w:after="60" w:line="240" w:lineRule="auto"/>
        <w:ind w:left="2160" w:hanging="1440"/>
        <w:jc w:val="both"/>
      </w:pPr>
      <w:r w:rsidRPr="00B77A92">
        <w:t xml:space="preserve">Point object: </w:t>
      </w:r>
      <w:r w:rsidRPr="00B77A92">
        <w:tab/>
        <w:t xml:space="preserve">Superimpose </w:t>
      </w:r>
      <w:r w:rsidR="0078225C" w:rsidRPr="00B77A92">
        <w:t xml:space="preserve">symbol </w:t>
      </w:r>
      <w:r w:rsidRPr="00B77A92">
        <w:t>CHRVDEL1.</w:t>
      </w:r>
    </w:p>
    <w:p w14:paraId="22A19BD5" w14:textId="788CAC50" w:rsidR="00557E2E" w:rsidRPr="00B77A92" w:rsidRDefault="0007289C" w:rsidP="00737541">
      <w:pPr>
        <w:spacing w:after="60" w:line="240" w:lineRule="auto"/>
        <w:ind w:left="2160" w:hanging="1440"/>
        <w:jc w:val="both"/>
      </w:pPr>
      <w:r w:rsidRPr="00B77A92">
        <w:t xml:space="preserve">Curve </w:t>
      </w:r>
      <w:r w:rsidR="00557E2E" w:rsidRPr="00B77A92">
        <w:t xml:space="preserve">object: </w:t>
      </w:r>
      <w:r w:rsidR="00557E2E" w:rsidRPr="00B77A92">
        <w:tab/>
        <w:t xml:space="preserve">Overwrite with line </w:t>
      </w:r>
      <w:r w:rsidR="0078225C" w:rsidRPr="00B77A92">
        <w:t xml:space="preserve">style </w:t>
      </w:r>
      <w:r w:rsidR="00557E2E" w:rsidRPr="00B77A92">
        <w:t>CHRVDEL2 (do not remove the original line).</w:t>
      </w:r>
    </w:p>
    <w:p w14:paraId="439DE8E3" w14:textId="7A8A6117" w:rsidR="00557E2E" w:rsidRPr="00B77A92" w:rsidRDefault="0007289C" w:rsidP="002516D0">
      <w:pPr>
        <w:spacing w:after="120" w:line="240" w:lineRule="auto"/>
        <w:ind w:left="2160" w:hanging="1440"/>
        <w:jc w:val="both"/>
      </w:pPr>
      <w:r w:rsidRPr="00B77A92">
        <w:t xml:space="preserve">Surface </w:t>
      </w:r>
      <w:r w:rsidR="00557E2E" w:rsidRPr="00B77A92">
        <w:t>object:</w:t>
      </w:r>
      <w:r w:rsidR="00557E2E" w:rsidRPr="00B77A92">
        <w:tab/>
        <w:t xml:space="preserve">Overwrite area boundary with line </w:t>
      </w:r>
      <w:r w:rsidR="0078225C" w:rsidRPr="00B77A92">
        <w:t xml:space="preserve">style </w:t>
      </w:r>
      <w:r w:rsidR="00557E2E" w:rsidRPr="00B77A92">
        <w:t xml:space="preserve">CHRVDEL2 and superimpose </w:t>
      </w:r>
      <w:r w:rsidR="0078225C" w:rsidRPr="00B77A92">
        <w:t xml:space="preserve">symbol </w:t>
      </w:r>
      <w:r w:rsidR="00557E2E" w:rsidRPr="00B77A92">
        <w:t>CHRVDEL1 on any centred symbol.</w:t>
      </w:r>
    </w:p>
    <w:p w14:paraId="5B7BBE9B" w14:textId="27143F22" w:rsidR="00557E2E" w:rsidRPr="00B77A92" w:rsidRDefault="00557E2E" w:rsidP="00024B10">
      <w:pPr>
        <w:pStyle w:val="Heading4"/>
      </w:pPr>
      <w:r w:rsidRPr="00B77A92">
        <w:t>Modified Feature</w:t>
      </w:r>
      <w:r w:rsidR="007608A5" w:rsidRPr="00B77A92">
        <w:t xml:space="preserve"> (automatic)</w:t>
      </w:r>
    </w:p>
    <w:p w14:paraId="668DEAC8" w14:textId="3D487459" w:rsidR="00557E2E" w:rsidRPr="00B77A92" w:rsidRDefault="00557E2E" w:rsidP="00737541">
      <w:pPr>
        <w:spacing w:after="60" w:line="240" w:lineRule="auto"/>
        <w:ind w:left="2160" w:hanging="1440"/>
        <w:jc w:val="both"/>
      </w:pPr>
      <w:r w:rsidRPr="00B77A92">
        <w:t xml:space="preserve">Point: </w:t>
      </w:r>
      <w:r w:rsidRPr="00B77A92">
        <w:tab/>
        <w:t xml:space="preserve">Superimpose </w:t>
      </w:r>
      <w:r w:rsidR="00BB3EBB" w:rsidRPr="00B77A92">
        <w:t xml:space="preserve">symbol </w:t>
      </w:r>
      <w:r w:rsidRPr="00B77A92">
        <w:t xml:space="preserve">CHRVID01 and </w:t>
      </w:r>
      <w:r w:rsidR="00BB3EBB" w:rsidRPr="00B77A92">
        <w:t xml:space="preserve">symbol </w:t>
      </w:r>
      <w:r w:rsidRPr="00B77A92">
        <w:t>CHRVDEL1.</w:t>
      </w:r>
    </w:p>
    <w:p w14:paraId="6D74E98C" w14:textId="29BBA658" w:rsidR="00557E2E" w:rsidRPr="00B77A92" w:rsidRDefault="0007289C" w:rsidP="00737541">
      <w:pPr>
        <w:spacing w:after="60" w:line="240" w:lineRule="auto"/>
        <w:ind w:left="2160" w:hanging="1440"/>
        <w:jc w:val="both"/>
      </w:pPr>
      <w:r w:rsidRPr="00B77A92">
        <w:t>Curve</w:t>
      </w:r>
      <w:r w:rsidR="00557E2E" w:rsidRPr="00B77A92">
        <w:t xml:space="preserve">: </w:t>
      </w:r>
      <w:r w:rsidR="00557E2E" w:rsidRPr="00B77A92">
        <w:tab/>
        <w:t xml:space="preserve">Overwrite with </w:t>
      </w:r>
      <w:r w:rsidR="00BB3EBB" w:rsidRPr="00B77A92">
        <w:t>line</w:t>
      </w:r>
      <w:r w:rsidR="00E16825" w:rsidRPr="00B77A92">
        <w:t xml:space="preserve"> </w:t>
      </w:r>
      <w:r w:rsidR="00BB3EBB" w:rsidRPr="00B77A92">
        <w:t xml:space="preserve">styles </w:t>
      </w:r>
      <w:r w:rsidR="00557E2E" w:rsidRPr="00B77A92">
        <w:t>CHRVID02 and CHRVDEL2.</w:t>
      </w:r>
    </w:p>
    <w:p w14:paraId="187C62F1" w14:textId="1EE94288" w:rsidR="00557E2E" w:rsidRPr="00B77A92" w:rsidRDefault="0007289C" w:rsidP="00737541">
      <w:pPr>
        <w:spacing w:after="120" w:line="240" w:lineRule="auto"/>
        <w:ind w:left="2160" w:hanging="1440"/>
        <w:jc w:val="both"/>
      </w:pPr>
      <w:r w:rsidRPr="00B77A92">
        <w:t>Surface</w:t>
      </w:r>
      <w:r w:rsidR="00557E2E" w:rsidRPr="00B77A92">
        <w:t xml:space="preserve">: </w:t>
      </w:r>
      <w:r w:rsidR="00557E2E" w:rsidRPr="00B77A92">
        <w:tab/>
        <w:t xml:space="preserve">Overwrite the boundary with </w:t>
      </w:r>
      <w:r w:rsidR="00AF51B8" w:rsidRPr="00B77A92">
        <w:t xml:space="preserve">line styles </w:t>
      </w:r>
      <w:r w:rsidR="00557E2E" w:rsidRPr="00B77A92">
        <w:t xml:space="preserve">CHRVID02 and CHRVDEL2 </w:t>
      </w:r>
      <w:proofErr w:type="gramStart"/>
      <w:r w:rsidR="00557E2E" w:rsidRPr="00B77A92">
        <w:t>and also</w:t>
      </w:r>
      <w:proofErr w:type="gramEnd"/>
      <w:r w:rsidR="00557E2E" w:rsidRPr="00B77A92">
        <w:t xml:space="preserve"> superimpose </w:t>
      </w:r>
      <w:r w:rsidR="00AF51B8" w:rsidRPr="00B77A92">
        <w:t xml:space="preserve">symbols </w:t>
      </w:r>
      <w:r w:rsidR="00557E2E" w:rsidRPr="00B77A92">
        <w:t>CHRVID01 and CHRVDEL1 on any centred symbol.</w:t>
      </w:r>
    </w:p>
    <w:p w14:paraId="4A7D0A9C" w14:textId="77777777" w:rsidR="004F141B" w:rsidRPr="00C01EFB" w:rsidRDefault="004F141B" w:rsidP="002D7DEE">
      <w:pPr>
        <w:pStyle w:val="Heading3"/>
      </w:pPr>
      <w:bookmarkStart w:id="1177" w:name="_Toc194067153"/>
      <w:bookmarkStart w:id="1178" w:name="_Ref49450002"/>
      <w:r w:rsidRPr="00C01EFB">
        <w:t>Update Information</w:t>
      </w:r>
      <w:bookmarkEnd w:id="1177"/>
    </w:p>
    <w:p w14:paraId="3A0CEB46" w14:textId="77777777" w:rsidR="004F141B" w:rsidRPr="00D42BC9" w:rsidRDefault="004F141B" w:rsidP="004F141B">
      <w:pPr>
        <w:spacing w:after="120" w:line="240" w:lineRule="auto"/>
        <w:jc w:val="both"/>
      </w:pPr>
      <w:r w:rsidRPr="00C01EFB">
        <w:t xml:space="preserve">The S-101 Feature Catalogue also provides encoders with an </w:t>
      </w:r>
      <w:r w:rsidRPr="00C01EFB">
        <w:rPr>
          <w:b/>
          <w:bCs/>
        </w:rPr>
        <w:t>Update Information</w:t>
      </w:r>
      <w:r w:rsidRPr="00C01EFB">
        <w:t xml:space="preserve"> feature that is used </w:t>
      </w:r>
      <w:r w:rsidRPr="00D42BC9">
        <w:t>to represent a change to the information shown.</w:t>
      </w:r>
    </w:p>
    <w:p w14:paraId="59003F24" w14:textId="5573CD4F" w:rsidR="004F141B" w:rsidRDefault="004F141B" w:rsidP="00B812CA">
      <w:pPr>
        <w:spacing w:after="120" w:line="240" w:lineRule="auto"/>
      </w:pPr>
      <w:r w:rsidRPr="00D42BC9">
        <w:t xml:space="preserve">The intention of the </w:t>
      </w:r>
      <w:r w:rsidRPr="00D42BC9">
        <w:rPr>
          <w:b/>
          <w:bCs/>
        </w:rPr>
        <w:t>Update Information</w:t>
      </w:r>
      <w:r w:rsidRPr="00D42BC9">
        <w:t xml:space="preserve"> feature is to show the extent of changes contained in either updates or new editions of S-101 datasets. This is separate to the highlighting mechanism described in </w:t>
      </w:r>
      <w:r w:rsidR="007750F0">
        <w:t xml:space="preserve">the previous </w:t>
      </w:r>
      <w:r w:rsidRPr="00D42BC9">
        <w:t>clause and is optionally included by data producers in ENCs</w:t>
      </w:r>
      <w:r w:rsidRPr="00D42BC9">
        <w:rPr>
          <w:i/>
          <w:iCs/>
        </w:rPr>
        <w:t>.</w:t>
      </w:r>
    </w:p>
    <w:p w14:paraId="234062D2" w14:textId="2BFD1A3D" w:rsidR="00D10598" w:rsidRPr="00530F27" w:rsidRDefault="00D10598" w:rsidP="00530F27">
      <w:pPr>
        <w:spacing w:after="120" w:line="240" w:lineRule="auto"/>
        <w:jc w:val="both"/>
      </w:pPr>
      <w:r>
        <w:t>For example, when an</w:t>
      </w:r>
      <w:r w:rsidRPr="00D42BC9">
        <w:t xml:space="preserve"> ENC update contains updates to various features that adjoin </w:t>
      </w:r>
      <w:r>
        <w:t>a</w:t>
      </w:r>
      <w:r w:rsidRPr="00D42BC9">
        <w:t xml:space="preserve"> feature that was </w:t>
      </w:r>
      <w:proofErr w:type="gramStart"/>
      <w:r w:rsidRPr="00D42BC9">
        <w:t>actually update</w:t>
      </w:r>
      <w:proofErr w:type="gramEnd"/>
      <w:r w:rsidRPr="00D42BC9">
        <w:t xml:space="preserve">, the producer will use an </w:t>
      </w:r>
      <w:r w:rsidRPr="00D42BC9">
        <w:rPr>
          <w:b/>
          <w:bCs/>
        </w:rPr>
        <w:t>Update Information</w:t>
      </w:r>
      <w:r w:rsidRPr="00D42BC9">
        <w:t xml:space="preserve"> feature to indicate the actual feature that was affected and a brief description of the changes.</w:t>
      </w:r>
    </w:p>
    <w:p w14:paraId="41AC0130" w14:textId="683F42AE" w:rsidR="001C665A" w:rsidRDefault="001C665A" w:rsidP="00B812CA">
      <w:pPr>
        <w:spacing w:after="120" w:line="240" w:lineRule="auto"/>
      </w:pPr>
      <w:r>
        <w:t xml:space="preserve">The </w:t>
      </w:r>
      <w:r w:rsidRPr="001C665A">
        <w:t>‘Update Review’ IMS</w:t>
      </w:r>
      <w:r>
        <w:t xml:space="preserve"> must be implemented to allow update information features to be portrayed </w:t>
      </w:r>
      <w:r w:rsidR="00D10598">
        <w:t xml:space="preserve">and </w:t>
      </w:r>
      <w:r w:rsidR="00C74D25">
        <w:t>reviewed</w:t>
      </w:r>
      <w:r w:rsidR="00D10598">
        <w:t xml:space="preserve"> on demand. </w:t>
      </w:r>
    </w:p>
    <w:p w14:paraId="6D81B45B" w14:textId="69FF78AC" w:rsidR="004F141B" w:rsidRPr="00D81E16" w:rsidRDefault="004F141B" w:rsidP="004F141B">
      <w:pPr>
        <w:pStyle w:val="Heading3"/>
        <w:rPr>
          <w:highlight w:val="yellow"/>
          <w:rPrChange w:id="1179" w:author="jonathan pritchard" w:date="2025-09-09T15:00:00Z" w16du:dateUtc="2025-09-09T14:00:00Z">
            <w:rPr/>
          </w:rPrChange>
        </w:rPr>
      </w:pPr>
      <w:bookmarkStart w:id="1180" w:name="_Toc194061764"/>
      <w:bookmarkStart w:id="1181" w:name="_Toc194067154"/>
      <w:bookmarkStart w:id="1182" w:name="_Toc194061765"/>
      <w:bookmarkStart w:id="1183" w:name="_Toc194067155"/>
      <w:bookmarkStart w:id="1184" w:name="_Toc178784413"/>
      <w:bookmarkStart w:id="1185" w:name="_Toc178784414"/>
      <w:bookmarkStart w:id="1186" w:name="_Toc178784415"/>
      <w:bookmarkStart w:id="1187" w:name="_Toc178784416"/>
      <w:bookmarkStart w:id="1188" w:name="_Toc178784417"/>
      <w:bookmarkStart w:id="1189" w:name="_Toc178784418"/>
      <w:bookmarkStart w:id="1190" w:name="_Toc178784419"/>
      <w:bookmarkStart w:id="1191" w:name="_Toc178784420"/>
      <w:bookmarkStart w:id="1192" w:name="_Toc178784421"/>
      <w:bookmarkStart w:id="1193" w:name="_Toc178784422"/>
      <w:bookmarkStart w:id="1194" w:name="_Toc178784423"/>
      <w:bookmarkStart w:id="1195" w:name="_Toc175130268"/>
      <w:bookmarkStart w:id="1196" w:name="_Toc175130291"/>
      <w:bookmarkStart w:id="1197" w:name="_Toc194067156"/>
      <w:bookmarkEnd w:id="1178"/>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commentRangeStart w:id="1198"/>
      <w:r w:rsidRPr="00D81E16">
        <w:rPr>
          <w:highlight w:val="yellow"/>
          <w:rPrChange w:id="1199" w:author="jonathan pritchard" w:date="2025-09-09T15:00:00Z" w16du:dateUtc="2025-09-09T14:00:00Z">
            <w:rPr/>
          </w:rPrChange>
        </w:rPr>
        <w:t>Non</w:t>
      </w:r>
      <w:r w:rsidR="00CF6F82" w:rsidRPr="00D81E16">
        <w:rPr>
          <w:highlight w:val="yellow"/>
          <w:rPrChange w:id="1200" w:author="jonathan pritchard" w:date="2025-09-09T15:00:00Z" w16du:dateUtc="2025-09-09T14:00:00Z">
            <w:rPr/>
          </w:rPrChange>
        </w:rPr>
        <w:t>-official</w:t>
      </w:r>
      <w:r w:rsidRPr="00D81E16">
        <w:rPr>
          <w:highlight w:val="yellow"/>
          <w:rPrChange w:id="1201" w:author="jonathan pritchard" w:date="2025-09-09T15:00:00Z" w16du:dateUtc="2025-09-09T14:00:00Z">
            <w:rPr/>
          </w:rPrChange>
        </w:rPr>
        <w:t xml:space="preserve"> (Non-ENC) Chart Information</w:t>
      </w:r>
      <w:bookmarkEnd w:id="1197"/>
      <w:commentRangeEnd w:id="1198"/>
      <w:r w:rsidR="00D81E16" w:rsidRPr="00D81E16">
        <w:rPr>
          <w:rStyle w:val="CommentReference"/>
          <w:b w:val="0"/>
          <w:bCs w:val="0"/>
          <w:highlight w:val="yellow"/>
          <w:rPrChange w:id="1202" w:author="jonathan pritchard" w:date="2025-09-09T15:00:00Z" w16du:dateUtc="2025-09-09T14:00:00Z">
            <w:rPr>
              <w:rStyle w:val="CommentReference"/>
              <w:b w:val="0"/>
              <w:bCs w:val="0"/>
            </w:rPr>
          </w:rPrChange>
        </w:rPr>
        <w:commentReference w:id="1198"/>
      </w:r>
    </w:p>
    <w:p w14:paraId="2B984CD0" w14:textId="6C17EBD1" w:rsidR="00BD50FC" w:rsidRPr="00D81E16" w:rsidRDefault="004F141B" w:rsidP="0092126F">
      <w:pPr>
        <w:spacing w:after="60" w:line="240" w:lineRule="auto"/>
        <w:jc w:val="both"/>
        <w:rPr>
          <w:highlight w:val="yellow"/>
          <w:rPrChange w:id="1203" w:author="jonathan pritchard" w:date="2025-09-09T15:00:00Z" w16du:dateUtc="2025-09-09T14:00:00Z">
            <w:rPr/>
          </w:rPrChange>
        </w:rPr>
      </w:pPr>
      <w:r w:rsidRPr="00D81E16">
        <w:rPr>
          <w:highlight w:val="yellow"/>
          <w:rPrChange w:id="1204" w:author="jonathan pritchard" w:date="2025-09-09T15:00:00Z" w16du:dateUtc="2025-09-09T14:00:00Z">
            <w:rPr/>
          </w:rPrChange>
        </w:rPr>
        <w:t>N</w:t>
      </w:r>
      <w:r w:rsidR="00BD50FC" w:rsidRPr="00D81E16">
        <w:rPr>
          <w:highlight w:val="yellow"/>
          <w:rPrChange w:id="1205" w:author="jonathan pritchard" w:date="2025-09-09T15:00:00Z" w16du:dateUtc="2025-09-09T14:00:00Z">
            <w:rPr/>
          </w:rPrChange>
        </w:rPr>
        <w:t>on-</w:t>
      </w:r>
      <w:r w:rsidR="00814DD0" w:rsidRPr="00D81E16">
        <w:rPr>
          <w:highlight w:val="yellow"/>
          <w:rPrChange w:id="1206" w:author="jonathan pritchard" w:date="2025-09-09T15:00:00Z" w16du:dateUtc="2025-09-09T14:00:00Z">
            <w:rPr/>
          </w:rPrChange>
        </w:rPr>
        <w:t xml:space="preserve">official </w:t>
      </w:r>
      <w:r w:rsidR="00BD50FC" w:rsidRPr="00D81E16">
        <w:rPr>
          <w:highlight w:val="yellow"/>
          <w:rPrChange w:id="1207" w:author="jonathan pritchard" w:date="2025-09-09T15:00:00Z" w16du:dateUtc="2025-09-09T14:00:00Z">
            <w:rPr/>
          </w:rPrChange>
        </w:rPr>
        <w:t xml:space="preserve">data added to existing </w:t>
      </w:r>
      <w:r w:rsidR="00814DD0" w:rsidRPr="00D81E16">
        <w:rPr>
          <w:highlight w:val="yellow"/>
          <w:rPrChange w:id="1208" w:author="jonathan pritchard" w:date="2025-09-09T15:00:00Z" w16du:dateUtc="2025-09-09T14:00:00Z">
            <w:rPr/>
          </w:rPrChange>
        </w:rPr>
        <w:t>official ENC</w:t>
      </w:r>
      <w:r w:rsidR="00BD50FC" w:rsidRPr="00D81E16">
        <w:rPr>
          <w:highlight w:val="yellow"/>
          <w:rPrChange w:id="1209" w:author="jonathan pritchard" w:date="2025-09-09T15:00:00Z" w16du:dateUtc="2025-09-09T14:00:00Z">
            <w:rPr/>
          </w:rPrChange>
        </w:rPr>
        <w:t xml:space="preserve"> data to augment the chart information </w:t>
      </w:r>
      <w:r w:rsidRPr="00D81E16">
        <w:rPr>
          <w:highlight w:val="yellow"/>
          <w:rPrChange w:id="1210" w:author="jonathan pritchard" w:date="2025-09-09T15:00:00Z" w16du:dateUtc="2025-09-09T14:00:00Z">
            <w:rPr/>
          </w:rPrChange>
        </w:rPr>
        <w:t xml:space="preserve">must </w:t>
      </w:r>
      <w:r w:rsidR="00BD50FC" w:rsidRPr="00D81E16">
        <w:rPr>
          <w:highlight w:val="yellow"/>
          <w:rPrChange w:id="1211" w:author="jonathan pritchard" w:date="2025-09-09T15:00:00Z" w16du:dateUtc="2025-09-09T14:00:00Z">
            <w:rPr/>
          </w:rPrChange>
        </w:rPr>
        <w:t xml:space="preserve">be distinguished from the </w:t>
      </w:r>
      <w:r w:rsidR="00814DD0" w:rsidRPr="00D81E16">
        <w:rPr>
          <w:highlight w:val="yellow"/>
          <w:rPrChange w:id="1212" w:author="jonathan pritchard" w:date="2025-09-09T15:00:00Z" w16du:dateUtc="2025-09-09T14:00:00Z">
            <w:rPr/>
          </w:rPrChange>
        </w:rPr>
        <w:t>official</w:t>
      </w:r>
      <w:r w:rsidR="00BD50FC" w:rsidRPr="00D81E16">
        <w:rPr>
          <w:highlight w:val="yellow"/>
          <w:rPrChange w:id="1213" w:author="jonathan pritchard" w:date="2025-09-09T15:00:00Z" w16du:dateUtc="2025-09-09T14:00:00Z">
            <w:rPr/>
          </w:rPrChange>
        </w:rPr>
        <w:t xml:space="preserve"> information as follows:</w:t>
      </w:r>
    </w:p>
    <w:p w14:paraId="0CC78349" w14:textId="3DF12124" w:rsidR="00BD50FC" w:rsidRPr="00D81E16" w:rsidRDefault="00BD50FC" w:rsidP="0092126F">
      <w:pPr>
        <w:spacing w:after="60" w:line="240" w:lineRule="auto"/>
        <w:ind w:left="2160" w:hanging="1440"/>
        <w:jc w:val="both"/>
        <w:rPr>
          <w:highlight w:val="yellow"/>
          <w:rPrChange w:id="1214" w:author="jonathan pritchard" w:date="2025-09-09T15:00:00Z" w16du:dateUtc="2025-09-09T14:00:00Z">
            <w:rPr/>
          </w:rPrChange>
        </w:rPr>
      </w:pPr>
      <w:r w:rsidRPr="00D81E16">
        <w:rPr>
          <w:highlight w:val="yellow"/>
          <w:rPrChange w:id="1215" w:author="jonathan pritchard" w:date="2025-09-09T15:00:00Z" w16du:dateUtc="2025-09-09T14:00:00Z">
            <w:rPr/>
          </w:rPrChange>
        </w:rPr>
        <w:t>Point feature:</w:t>
      </w:r>
      <w:r w:rsidRPr="00D81E16">
        <w:rPr>
          <w:highlight w:val="yellow"/>
          <w:rPrChange w:id="1216" w:author="jonathan pritchard" w:date="2025-09-09T15:00:00Z" w16du:dateUtc="2025-09-09T14:00:00Z">
            <w:rPr/>
          </w:rPrChange>
        </w:rPr>
        <w:tab/>
      </w:r>
      <w:r w:rsidR="0092126F" w:rsidRPr="00D81E16">
        <w:rPr>
          <w:highlight w:val="yellow"/>
          <w:rPrChange w:id="1217" w:author="jonathan pritchard" w:date="2025-09-09T15:00:00Z" w16du:dateUtc="2025-09-09T14:00:00Z">
            <w:rPr/>
          </w:rPrChange>
        </w:rPr>
        <w:t>S</w:t>
      </w:r>
      <w:r w:rsidRPr="00D81E16">
        <w:rPr>
          <w:highlight w:val="yellow"/>
          <w:rPrChange w:id="1218" w:author="jonathan pritchard" w:date="2025-09-09T15:00:00Z" w16du:dateUtc="2025-09-09T14:00:00Z">
            <w:rPr/>
          </w:rPrChange>
        </w:rPr>
        <w:t xml:space="preserve">uperimpose </w:t>
      </w:r>
      <w:r w:rsidR="00CD5542" w:rsidRPr="00D81E16">
        <w:rPr>
          <w:highlight w:val="yellow"/>
          <w:rPrChange w:id="1219" w:author="jonathan pritchard" w:date="2025-09-09T15:00:00Z" w16du:dateUtc="2025-09-09T14:00:00Z">
            <w:rPr/>
          </w:rPrChange>
        </w:rPr>
        <w:t xml:space="preserve">symbol </w:t>
      </w:r>
      <w:r w:rsidR="00814DD0" w:rsidRPr="00D81E16">
        <w:rPr>
          <w:highlight w:val="yellow"/>
          <w:rPrChange w:id="1220" w:author="jonathan pritchard" w:date="2025-09-09T15:00:00Z" w16du:dateUtc="2025-09-09T14:00:00Z">
            <w:rPr/>
          </w:rPrChange>
        </w:rPr>
        <w:t>CHCRID01</w:t>
      </w:r>
      <w:r w:rsidR="0092126F" w:rsidRPr="00D81E16">
        <w:rPr>
          <w:highlight w:val="yellow"/>
          <w:rPrChange w:id="1221" w:author="jonathan pritchard" w:date="2025-09-09T15:00:00Z" w16du:dateUtc="2025-09-09T14:00:00Z">
            <w:rPr/>
          </w:rPrChange>
        </w:rPr>
        <w:t>.</w:t>
      </w:r>
    </w:p>
    <w:p w14:paraId="5D043214" w14:textId="0AFDABBD" w:rsidR="00BD50FC" w:rsidRPr="00D81E16" w:rsidRDefault="00F42EC6" w:rsidP="0092126F">
      <w:pPr>
        <w:spacing w:after="60" w:line="240" w:lineRule="auto"/>
        <w:ind w:left="2160" w:hanging="1440"/>
        <w:jc w:val="both"/>
        <w:rPr>
          <w:highlight w:val="yellow"/>
          <w:rPrChange w:id="1222" w:author="jonathan pritchard" w:date="2025-09-09T15:00:00Z" w16du:dateUtc="2025-09-09T14:00:00Z">
            <w:rPr/>
          </w:rPrChange>
        </w:rPr>
      </w:pPr>
      <w:r w:rsidRPr="00D81E16">
        <w:rPr>
          <w:highlight w:val="yellow"/>
          <w:rPrChange w:id="1223" w:author="jonathan pritchard" w:date="2025-09-09T15:00:00Z" w16du:dateUtc="2025-09-09T14:00:00Z">
            <w:rPr/>
          </w:rPrChange>
        </w:rPr>
        <w:t xml:space="preserve">Curve </w:t>
      </w:r>
      <w:r w:rsidR="00BD50FC" w:rsidRPr="00D81E16">
        <w:rPr>
          <w:highlight w:val="yellow"/>
          <w:rPrChange w:id="1224" w:author="jonathan pritchard" w:date="2025-09-09T15:00:00Z" w16du:dateUtc="2025-09-09T14:00:00Z">
            <w:rPr/>
          </w:rPrChange>
        </w:rPr>
        <w:t>feature:</w:t>
      </w:r>
      <w:r w:rsidR="00BD50FC" w:rsidRPr="00D81E16">
        <w:rPr>
          <w:highlight w:val="yellow"/>
          <w:rPrChange w:id="1225" w:author="jonathan pritchard" w:date="2025-09-09T15:00:00Z" w16du:dateUtc="2025-09-09T14:00:00Z">
            <w:rPr/>
          </w:rPrChange>
        </w:rPr>
        <w:tab/>
      </w:r>
      <w:r w:rsidR="0092126F" w:rsidRPr="00D81E16">
        <w:rPr>
          <w:highlight w:val="yellow"/>
          <w:rPrChange w:id="1226" w:author="jonathan pritchard" w:date="2025-09-09T15:00:00Z" w16du:dateUtc="2025-09-09T14:00:00Z">
            <w:rPr/>
          </w:rPrChange>
        </w:rPr>
        <w:t>O</w:t>
      </w:r>
      <w:r w:rsidR="00BD50FC" w:rsidRPr="00D81E16">
        <w:rPr>
          <w:highlight w:val="yellow"/>
          <w:rPrChange w:id="1227" w:author="jonathan pritchard" w:date="2025-09-09T15:00:00Z" w16du:dateUtc="2025-09-09T14:00:00Z">
            <w:rPr/>
          </w:rPrChange>
        </w:rPr>
        <w:t xml:space="preserve">verwrite with line </w:t>
      </w:r>
      <w:r w:rsidR="00CD5542" w:rsidRPr="00D81E16">
        <w:rPr>
          <w:highlight w:val="yellow"/>
          <w:rPrChange w:id="1228" w:author="jonathan pritchard" w:date="2025-09-09T15:00:00Z" w16du:dateUtc="2025-09-09T14:00:00Z">
            <w:rPr/>
          </w:rPrChange>
        </w:rPr>
        <w:t xml:space="preserve">style </w:t>
      </w:r>
      <w:r w:rsidR="00814DD0" w:rsidRPr="00D81E16">
        <w:rPr>
          <w:highlight w:val="yellow"/>
          <w:rPrChange w:id="1229" w:author="jonathan pritchard" w:date="2025-09-09T15:00:00Z" w16du:dateUtc="2025-09-09T14:00:00Z">
            <w:rPr/>
          </w:rPrChange>
        </w:rPr>
        <w:t>CHCRID01</w:t>
      </w:r>
      <w:r w:rsidR="0092126F" w:rsidRPr="00D81E16">
        <w:rPr>
          <w:highlight w:val="yellow"/>
          <w:rPrChange w:id="1230" w:author="jonathan pritchard" w:date="2025-09-09T15:00:00Z" w16du:dateUtc="2025-09-09T14:00:00Z">
            <w:rPr/>
          </w:rPrChange>
        </w:rPr>
        <w:t>.</w:t>
      </w:r>
    </w:p>
    <w:p w14:paraId="3A3AE91A" w14:textId="4EDB300E" w:rsidR="00BD50FC" w:rsidRPr="00D81E16" w:rsidRDefault="00F42EC6" w:rsidP="0092126F">
      <w:pPr>
        <w:spacing w:after="120" w:line="240" w:lineRule="auto"/>
        <w:ind w:left="2160" w:hanging="1440"/>
        <w:jc w:val="both"/>
        <w:rPr>
          <w:highlight w:val="yellow"/>
          <w:rPrChange w:id="1231" w:author="jonathan pritchard" w:date="2025-09-09T15:00:00Z" w16du:dateUtc="2025-09-09T14:00:00Z">
            <w:rPr/>
          </w:rPrChange>
        </w:rPr>
      </w:pPr>
      <w:r w:rsidRPr="00D81E16">
        <w:rPr>
          <w:highlight w:val="yellow"/>
          <w:rPrChange w:id="1232" w:author="jonathan pritchard" w:date="2025-09-09T15:00:00Z" w16du:dateUtc="2025-09-09T14:00:00Z">
            <w:rPr/>
          </w:rPrChange>
        </w:rPr>
        <w:t xml:space="preserve">Surface </w:t>
      </w:r>
      <w:r w:rsidR="00BD50FC" w:rsidRPr="00D81E16">
        <w:rPr>
          <w:highlight w:val="yellow"/>
          <w:rPrChange w:id="1233" w:author="jonathan pritchard" w:date="2025-09-09T15:00:00Z" w16du:dateUtc="2025-09-09T14:00:00Z">
            <w:rPr/>
          </w:rPrChange>
        </w:rPr>
        <w:t>feature:</w:t>
      </w:r>
      <w:r w:rsidR="00BD50FC" w:rsidRPr="00D81E16">
        <w:rPr>
          <w:highlight w:val="yellow"/>
          <w:rPrChange w:id="1234" w:author="jonathan pritchard" w:date="2025-09-09T15:00:00Z" w16du:dateUtc="2025-09-09T14:00:00Z">
            <w:rPr/>
          </w:rPrChange>
        </w:rPr>
        <w:tab/>
      </w:r>
      <w:r w:rsidR="0092126F" w:rsidRPr="00D81E16">
        <w:rPr>
          <w:highlight w:val="yellow"/>
          <w:rPrChange w:id="1235" w:author="jonathan pritchard" w:date="2025-09-09T15:00:00Z" w16du:dateUtc="2025-09-09T14:00:00Z">
            <w:rPr/>
          </w:rPrChange>
        </w:rPr>
        <w:t>O</w:t>
      </w:r>
      <w:r w:rsidR="00BD50FC" w:rsidRPr="00D81E16">
        <w:rPr>
          <w:highlight w:val="yellow"/>
          <w:rPrChange w:id="1236" w:author="jonathan pritchard" w:date="2025-09-09T15:00:00Z" w16du:dateUtc="2025-09-09T14:00:00Z">
            <w:rPr/>
          </w:rPrChange>
        </w:rPr>
        <w:t xml:space="preserve">verwrite area boundary with line </w:t>
      </w:r>
      <w:r w:rsidR="00CD5542" w:rsidRPr="00D81E16">
        <w:rPr>
          <w:highlight w:val="yellow"/>
          <w:rPrChange w:id="1237" w:author="jonathan pritchard" w:date="2025-09-09T15:00:00Z" w16du:dateUtc="2025-09-09T14:00:00Z">
            <w:rPr/>
          </w:rPrChange>
        </w:rPr>
        <w:t xml:space="preserve">style </w:t>
      </w:r>
      <w:r w:rsidR="00814DD0" w:rsidRPr="00D81E16">
        <w:rPr>
          <w:highlight w:val="yellow"/>
          <w:rPrChange w:id="1238" w:author="jonathan pritchard" w:date="2025-09-09T15:00:00Z" w16du:dateUtc="2025-09-09T14:00:00Z">
            <w:rPr/>
          </w:rPrChange>
        </w:rPr>
        <w:t>CHCRID01</w:t>
      </w:r>
      <w:r w:rsidR="00BD50FC" w:rsidRPr="00D81E16">
        <w:rPr>
          <w:highlight w:val="yellow"/>
          <w:rPrChange w:id="1239" w:author="jonathan pritchard" w:date="2025-09-09T15:00:00Z" w16du:dateUtc="2025-09-09T14:00:00Z">
            <w:rPr/>
          </w:rPrChange>
        </w:rPr>
        <w:t xml:space="preserve"> and superimpose </w:t>
      </w:r>
      <w:r w:rsidR="00CD5542" w:rsidRPr="00D81E16">
        <w:rPr>
          <w:highlight w:val="yellow"/>
          <w:rPrChange w:id="1240" w:author="jonathan pritchard" w:date="2025-09-09T15:00:00Z" w16du:dateUtc="2025-09-09T14:00:00Z">
            <w:rPr/>
          </w:rPrChange>
        </w:rPr>
        <w:t xml:space="preserve">symbol </w:t>
      </w:r>
      <w:r w:rsidR="00814DD0" w:rsidRPr="00D81E16">
        <w:rPr>
          <w:highlight w:val="yellow"/>
          <w:rPrChange w:id="1241" w:author="jonathan pritchard" w:date="2025-09-09T15:00:00Z" w16du:dateUtc="2025-09-09T14:00:00Z">
            <w:rPr/>
          </w:rPrChange>
        </w:rPr>
        <w:t>CHCRID01</w:t>
      </w:r>
      <w:r w:rsidR="00BD50FC" w:rsidRPr="00D81E16">
        <w:rPr>
          <w:highlight w:val="yellow"/>
          <w:rPrChange w:id="1242" w:author="jonathan pritchard" w:date="2025-09-09T15:00:00Z" w16du:dateUtc="2025-09-09T14:00:00Z">
            <w:rPr/>
          </w:rPrChange>
        </w:rPr>
        <w:t xml:space="preserve"> on any centred symbol.</w:t>
      </w:r>
    </w:p>
    <w:p w14:paraId="7720F4F8" w14:textId="08C55D6B" w:rsidR="00BD50FC" w:rsidRPr="00D81E16" w:rsidRDefault="00BD50FC" w:rsidP="0092126F">
      <w:pPr>
        <w:spacing w:after="120" w:line="240" w:lineRule="auto"/>
        <w:jc w:val="both"/>
        <w:rPr>
          <w:highlight w:val="yellow"/>
          <w:rPrChange w:id="1243" w:author="jonathan pritchard" w:date="2025-09-09T15:00:00Z" w16du:dateUtc="2025-09-09T14:00:00Z">
            <w:rPr/>
          </w:rPrChange>
        </w:rPr>
      </w:pPr>
      <w:r w:rsidRPr="00D81E16">
        <w:rPr>
          <w:highlight w:val="yellow"/>
          <w:rPrChange w:id="1244" w:author="jonathan pritchard" w:date="2025-09-09T15:00:00Z" w16du:dateUtc="2025-09-09T14:00:00Z">
            <w:rPr/>
          </w:rPrChange>
        </w:rPr>
        <w:t>Non-</w:t>
      </w:r>
      <w:r w:rsidR="00814DD0" w:rsidRPr="00D81E16">
        <w:rPr>
          <w:highlight w:val="yellow"/>
          <w:rPrChange w:id="1245" w:author="jonathan pritchard" w:date="2025-09-09T15:00:00Z" w16du:dateUtc="2025-09-09T14:00:00Z">
            <w:rPr/>
          </w:rPrChange>
        </w:rPr>
        <w:t xml:space="preserve">official </w:t>
      </w:r>
      <w:r w:rsidRPr="00D81E16">
        <w:rPr>
          <w:highlight w:val="yellow"/>
          <w:rPrChange w:id="1246" w:author="jonathan pritchard" w:date="2025-09-09T15:00:00Z" w16du:dateUtc="2025-09-09T14:00:00Z">
            <w:rPr/>
          </w:rPrChange>
        </w:rPr>
        <w:t xml:space="preserve">data </w:t>
      </w:r>
      <w:r w:rsidR="007B3E43" w:rsidRPr="00D81E16">
        <w:rPr>
          <w:highlight w:val="yellow"/>
          <w:rPrChange w:id="1247" w:author="jonathan pritchard" w:date="2025-09-09T15:00:00Z" w16du:dateUtc="2025-09-09T14:00:00Z">
            <w:rPr/>
          </w:rPrChange>
        </w:rPr>
        <w:t xml:space="preserve">must </w:t>
      </w:r>
      <w:r w:rsidRPr="00D81E16">
        <w:rPr>
          <w:highlight w:val="yellow"/>
          <w:rPrChange w:id="1248" w:author="jonathan pritchard" w:date="2025-09-09T15:00:00Z" w16du:dateUtc="2025-09-09T14:00:00Z">
            <w:rPr/>
          </w:rPrChange>
        </w:rPr>
        <w:t>be distinguished from manually updated chart information, which uses the same identifiers, by cursor picking.</w:t>
      </w:r>
    </w:p>
    <w:p w14:paraId="5501B461" w14:textId="169D79D0" w:rsidR="00BD50FC" w:rsidRPr="00D81E16" w:rsidRDefault="00BD50FC" w:rsidP="0092126F">
      <w:pPr>
        <w:spacing w:after="120" w:line="240" w:lineRule="auto"/>
        <w:jc w:val="both"/>
        <w:rPr>
          <w:highlight w:val="yellow"/>
          <w:rPrChange w:id="1249" w:author="jonathan pritchard" w:date="2025-09-09T15:00:00Z" w16du:dateUtc="2025-09-09T14:00:00Z">
            <w:rPr/>
          </w:rPrChange>
        </w:rPr>
      </w:pPr>
      <w:r w:rsidRPr="00D81E16">
        <w:rPr>
          <w:highlight w:val="yellow"/>
          <w:rPrChange w:id="1250" w:author="jonathan pritchard" w:date="2025-09-09T15:00:00Z" w16du:dateUtc="2025-09-09T14:00:00Z">
            <w:rPr/>
          </w:rPrChange>
        </w:rPr>
        <w:t>Non-</w:t>
      </w:r>
      <w:r w:rsidR="00814DD0" w:rsidRPr="00D81E16">
        <w:rPr>
          <w:highlight w:val="yellow"/>
          <w:rPrChange w:id="1251" w:author="jonathan pritchard" w:date="2025-09-09T15:00:00Z" w16du:dateUtc="2025-09-09T14:00:00Z">
            <w:rPr/>
          </w:rPrChange>
        </w:rPr>
        <w:t xml:space="preserve">official </w:t>
      </w:r>
      <w:r w:rsidRPr="00D81E16">
        <w:rPr>
          <w:highlight w:val="yellow"/>
          <w:rPrChange w:id="1252" w:author="jonathan pritchard" w:date="2025-09-09T15:00:00Z" w16du:dateUtc="2025-09-09T14:00:00Z">
            <w:rPr/>
          </w:rPrChange>
        </w:rPr>
        <w:t xml:space="preserve">chart information may be updated by any systematic procedure. A record of updates </w:t>
      </w:r>
      <w:r w:rsidR="007B3E43" w:rsidRPr="00D81E16">
        <w:rPr>
          <w:highlight w:val="yellow"/>
          <w:rPrChange w:id="1253" w:author="jonathan pritchard" w:date="2025-09-09T15:00:00Z" w16du:dateUtc="2025-09-09T14:00:00Z">
            <w:rPr/>
          </w:rPrChange>
        </w:rPr>
        <w:t xml:space="preserve">must </w:t>
      </w:r>
      <w:r w:rsidRPr="00D81E16">
        <w:rPr>
          <w:highlight w:val="yellow"/>
          <w:rPrChange w:id="1254" w:author="jonathan pritchard" w:date="2025-09-09T15:00:00Z" w16du:dateUtc="2025-09-09T14:00:00Z">
            <w:rPr/>
          </w:rPrChange>
        </w:rPr>
        <w:t xml:space="preserve">be maintained. </w:t>
      </w:r>
    </w:p>
    <w:p w14:paraId="4A4997F9" w14:textId="1B046DB4" w:rsidR="0092126F" w:rsidRPr="00B77A92" w:rsidRDefault="00BD50FC" w:rsidP="0092126F">
      <w:pPr>
        <w:spacing w:after="120" w:line="240" w:lineRule="auto"/>
        <w:jc w:val="both"/>
      </w:pPr>
      <w:r w:rsidRPr="00D81E16">
        <w:rPr>
          <w:highlight w:val="yellow"/>
          <w:rPrChange w:id="1255" w:author="jonathan pritchard" w:date="2025-09-09T15:00:00Z" w16du:dateUtc="2025-09-09T14:00:00Z">
            <w:rPr/>
          </w:rPrChange>
        </w:rPr>
        <w:t xml:space="preserve">The </w:t>
      </w:r>
      <w:r w:rsidR="00EE3831" w:rsidRPr="00D81E16">
        <w:rPr>
          <w:highlight w:val="yellow"/>
          <w:rPrChange w:id="1256" w:author="jonathan pritchard" w:date="2025-09-09T15:00:00Z" w16du:dateUtc="2025-09-09T14:00:00Z">
            <w:rPr/>
          </w:rPrChange>
        </w:rPr>
        <w:t>m</w:t>
      </w:r>
      <w:r w:rsidRPr="00D81E16">
        <w:rPr>
          <w:highlight w:val="yellow"/>
          <w:rPrChange w:id="1257" w:author="jonathan pritchard" w:date="2025-09-09T15:00:00Z" w16du:dateUtc="2025-09-09T14:00:00Z">
            <w:rPr/>
          </w:rPrChange>
        </w:rPr>
        <w:t xml:space="preserve">ariner </w:t>
      </w:r>
      <w:r w:rsidR="007B3E43" w:rsidRPr="00D81E16">
        <w:rPr>
          <w:highlight w:val="yellow"/>
          <w:rPrChange w:id="1258" w:author="jonathan pritchard" w:date="2025-09-09T15:00:00Z" w16du:dateUtc="2025-09-09T14:00:00Z">
            <w:rPr/>
          </w:rPrChange>
        </w:rPr>
        <w:t xml:space="preserve">must </w:t>
      </w:r>
      <w:r w:rsidRPr="00D81E16">
        <w:rPr>
          <w:highlight w:val="yellow"/>
          <w:rPrChange w:id="1259" w:author="jonathan pritchard" w:date="2025-09-09T15:00:00Z" w16du:dateUtc="2025-09-09T14:00:00Z">
            <w:rPr/>
          </w:rPrChange>
        </w:rPr>
        <w:t>be able to remove all non-</w:t>
      </w:r>
      <w:r w:rsidR="00814DD0" w:rsidRPr="00D81E16">
        <w:rPr>
          <w:highlight w:val="yellow"/>
          <w:rPrChange w:id="1260" w:author="jonathan pritchard" w:date="2025-09-09T15:00:00Z" w16du:dateUtc="2025-09-09T14:00:00Z">
            <w:rPr/>
          </w:rPrChange>
        </w:rPr>
        <w:t xml:space="preserve">official </w:t>
      </w:r>
      <w:r w:rsidRPr="00D81E16">
        <w:rPr>
          <w:highlight w:val="yellow"/>
          <w:rPrChange w:id="1261" w:author="jonathan pritchard" w:date="2025-09-09T15:00:00Z" w16du:dateUtc="2025-09-09T14:00:00Z">
            <w:rPr/>
          </w:rPrChange>
        </w:rPr>
        <w:t>chart information if the need should arise.</w:t>
      </w:r>
    </w:p>
    <w:p w14:paraId="1AD9C8F3" w14:textId="690797B0" w:rsidR="00A13F5A" w:rsidRPr="00B77A92" w:rsidRDefault="00CF6F82" w:rsidP="00DB7CFE">
      <w:pPr>
        <w:pStyle w:val="Heading2"/>
      </w:pPr>
      <w:bookmarkStart w:id="1262" w:name="_Toc175130295"/>
      <w:bookmarkStart w:id="1263" w:name="_Toc175130296"/>
      <w:bookmarkStart w:id="1264" w:name="_Toc175130297"/>
      <w:bookmarkStart w:id="1265" w:name="_Toc175130298"/>
      <w:bookmarkStart w:id="1266" w:name="_Toc175130299"/>
      <w:bookmarkStart w:id="1267" w:name="_Ref189057024"/>
      <w:bookmarkEnd w:id="1262"/>
      <w:bookmarkEnd w:id="1263"/>
      <w:bookmarkEnd w:id="1264"/>
      <w:bookmarkEnd w:id="1265"/>
      <w:bookmarkEnd w:id="1266"/>
      <w:r>
        <w:lastRenderedPageBreak/>
        <w:t xml:space="preserve"> </w:t>
      </w:r>
      <w:bookmarkStart w:id="1268" w:name="_Toc194067157"/>
      <w:r w:rsidR="00A13F5A" w:rsidRPr="00B77A92">
        <w:t>Display and Management of Navigational Warnings</w:t>
      </w:r>
      <w:bookmarkEnd w:id="1267"/>
      <w:bookmarkEnd w:id="1268"/>
    </w:p>
    <w:p w14:paraId="0B7D8D82" w14:textId="7DDFE410" w:rsidR="00A13F5A" w:rsidRPr="00B77A92" w:rsidRDefault="00A13F5A" w:rsidP="00A13F5A">
      <w:r w:rsidRPr="00B77A92">
        <w:t>S-124 Navigational Warnings (NAVWARN) portrayal is provided by a portrayal catalogue that includes a symbol set and symbol instructions for the feature and attribute combinations.</w:t>
      </w:r>
    </w:p>
    <w:p w14:paraId="6AAA71F7" w14:textId="7BC4BFFD" w:rsidR="00A13F5A" w:rsidRPr="00B77A92" w:rsidRDefault="00A13F5A" w:rsidP="00A13F5A">
      <w:pPr>
        <w:pStyle w:val="Heading3"/>
      </w:pPr>
      <w:bookmarkStart w:id="1269" w:name="_Toc194067158"/>
      <w:commentRangeStart w:id="1270"/>
      <w:r w:rsidRPr="00B77A92">
        <w:t>Additional Portrayal requirements of the Graphical User Interface</w:t>
      </w:r>
      <w:bookmarkEnd w:id="1269"/>
      <w:r w:rsidRPr="00B77A92">
        <w:t xml:space="preserve"> </w:t>
      </w:r>
      <w:commentRangeEnd w:id="1270"/>
      <w:r w:rsidR="00407755">
        <w:rPr>
          <w:rStyle w:val="CommentReference"/>
          <w:b w:val="0"/>
          <w:bCs w:val="0"/>
        </w:rPr>
        <w:commentReference w:id="1270"/>
      </w:r>
    </w:p>
    <w:p w14:paraId="27E30459" w14:textId="13F14DF6" w:rsidR="00A13F5A" w:rsidRPr="00D42BC9" w:rsidRDefault="00A13F5A" w:rsidP="00A13F5A">
      <w:r w:rsidRPr="00B77A92">
        <w:t xml:space="preserve">A dedicated interface </w:t>
      </w:r>
      <w:r w:rsidR="00275C47" w:rsidRPr="00B77A92">
        <w:t>must be provided to allow</w:t>
      </w:r>
      <w:r w:rsidRPr="00B77A92">
        <w:t xml:space="preserve"> users </w:t>
      </w:r>
      <w:r w:rsidR="00275C47" w:rsidRPr="00B77A92">
        <w:t>to</w:t>
      </w:r>
      <w:r w:rsidRPr="00B77A92">
        <w:t xml:space="preserve"> interac</w:t>
      </w:r>
      <w:r w:rsidR="00275C47" w:rsidRPr="00B77A92">
        <w:t>t</w:t>
      </w:r>
      <w:r w:rsidRPr="00B77A92">
        <w:t xml:space="preserve"> with NAVWARN messages. This interface must, at a </w:t>
      </w:r>
      <w:r w:rsidRPr="00D42BC9">
        <w:t>minimum, provide</w:t>
      </w:r>
      <w:r w:rsidR="003A53A9">
        <w:t xml:space="preserve"> the following</w:t>
      </w:r>
      <w:r w:rsidRPr="00D42BC9">
        <w:t xml:space="preserve"> </w:t>
      </w:r>
      <w:proofErr w:type="gramStart"/>
      <w:r w:rsidRPr="00D42BC9">
        <w:t>functionality;</w:t>
      </w:r>
      <w:proofErr w:type="gramEnd"/>
    </w:p>
    <w:p w14:paraId="4B2A8839" w14:textId="7D5D40DC" w:rsidR="00A13F5A" w:rsidRPr="00D42BC9" w:rsidRDefault="00A13F5A" w:rsidP="00A13F5A">
      <w:pPr>
        <w:pStyle w:val="ListParagraph"/>
        <w:numPr>
          <w:ilvl w:val="0"/>
          <w:numId w:val="118"/>
        </w:numPr>
        <w:spacing w:after="152" w:line="247" w:lineRule="auto"/>
        <w:ind w:right="533"/>
        <w:contextualSpacing/>
        <w:jc w:val="both"/>
      </w:pPr>
      <w:r w:rsidRPr="00D42BC9">
        <w:t>The user must be able to tag individual messages according to the filtering requirements in section 12.</w:t>
      </w:r>
      <w:r w:rsidR="00D42BC9" w:rsidRPr="00D42BC9">
        <w:t>1</w:t>
      </w:r>
      <w:ins w:id="1271" w:author="jonathan pritchard" w:date="2025-10-29T14:31:00Z" w16du:dateUtc="2025-10-29T14:31:00Z">
        <w:r w:rsidR="00F8043A">
          <w:t>2</w:t>
        </w:r>
      </w:ins>
      <w:del w:id="1272" w:author="jonathan pritchard" w:date="2025-10-29T14:31:00Z" w16du:dateUtc="2025-10-29T14:31:00Z">
        <w:r w:rsidR="00654651" w:rsidRPr="00D42BC9" w:rsidDel="00F8043A">
          <w:delText>3</w:delText>
        </w:r>
      </w:del>
      <w:r w:rsidRPr="00D42BC9">
        <w:t>.</w:t>
      </w:r>
      <w:r w:rsidR="00D42BC9" w:rsidRPr="00D42BC9">
        <w:t>2</w:t>
      </w:r>
      <w:r w:rsidRPr="00D42BC9">
        <w:t xml:space="preserve"> </w:t>
      </w:r>
    </w:p>
    <w:p w14:paraId="39B8CDE5" w14:textId="77777777" w:rsidR="00A13F5A" w:rsidRPr="00B77A92" w:rsidRDefault="00A13F5A" w:rsidP="00A13F5A">
      <w:pPr>
        <w:pStyle w:val="ListParagraph"/>
        <w:numPr>
          <w:ilvl w:val="0"/>
          <w:numId w:val="118"/>
        </w:numPr>
        <w:spacing w:after="152" w:line="247" w:lineRule="auto"/>
        <w:ind w:right="533"/>
        <w:contextualSpacing/>
        <w:jc w:val="both"/>
      </w:pPr>
      <w:r w:rsidRPr="00B77A92">
        <w:t xml:space="preserve">A Capability for an </w:t>
      </w:r>
      <w:proofErr w:type="gramStart"/>
      <w:r w:rsidRPr="00B77A92">
        <w:t>on demand</w:t>
      </w:r>
      <w:proofErr w:type="gramEnd"/>
      <w:r w:rsidRPr="00B77A92">
        <w:t xml:space="preserve"> listing of all (S-124) NAVWARN messages in the </w:t>
      </w:r>
      <w:proofErr w:type="gramStart"/>
      <w:r w:rsidRPr="00B77A92">
        <w:t>system, and</w:t>
      </w:r>
      <w:proofErr w:type="gramEnd"/>
      <w:r w:rsidRPr="00B77A92">
        <w:t xml:space="preserve"> sorting these according </w:t>
      </w:r>
      <w:proofErr w:type="gramStart"/>
      <w:r w:rsidRPr="00B77A92">
        <w:t>to:</w:t>
      </w:r>
      <w:proofErr w:type="gramEnd"/>
      <w:r w:rsidRPr="00B77A92">
        <w:t xml:space="preserve"> </w:t>
      </w:r>
      <w:r w:rsidRPr="005F724E">
        <w:rPr>
          <w:highlight w:val="yellow"/>
          <w:rPrChange w:id="1273" w:author="jonathan pritchard" w:date="2025-10-29T15:39:00Z" w16du:dateUtc="2025-10-29T15:39:00Z">
            <w:rPr/>
          </w:rPrChange>
        </w:rPr>
        <w:t>received date and time, issue date and time, warning type, producer and series</w:t>
      </w:r>
      <w:r w:rsidRPr="00B77A92">
        <w:t xml:space="preserve">, must be provided. Additionally, a means to list according to </w:t>
      </w:r>
      <w:commentRangeStart w:id="1274"/>
      <w:commentRangeStart w:id="1275"/>
      <w:r w:rsidRPr="00B77A92">
        <w:t xml:space="preserve">user classification </w:t>
      </w:r>
      <w:commentRangeEnd w:id="1274"/>
      <w:r w:rsidR="00DB5891">
        <w:rPr>
          <w:rStyle w:val="CommentReference"/>
        </w:rPr>
        <w:commentReference w:id="1274"/>
      </w:r>
      <w:commentRangeEnd w:id="1275"/>
      <w:r w:rsidR="005F724E">
        <w:rPr>
          <w:rStyle w:val="CommentReference"/>
        </w:rPr>
        <w:commentReference w:id="1275"/>
      </w:r>
      <w:r w:rsidRPr="00B77A92">
        <w:t xml:space="preserve">should be provided. </w:t>
      </w:r>
    </w:p>
    <w:p w14:paraId="01BFA635" w14:textId="75AC9C0A" w:rsidR="00A13F5A" w:rsidRPr="00D42BC9" w:rsidRDefault="00A13F5A" w:rsidP="00A13F5A">
      <w:pPr>
        <w:pStyle w:val="ListParagraph"/>
        <w:numPr>
          <w:ilvl w:val="0"/>
          <w:numId w:val="118"/>
        </w:numPr>
        <w:spacing w:after="152" w:line="247" w:lineRule="auto"/>
        <w:ind w:right="533"/>
        <w:contextualSpacing/>
        <w:jc w:val="both"/>
      </w:pPr>
      <w:r w:rsidRPr="00B77A92">
        <w:t xml:space="preserve">Provide an indication when a new NAVWARN message is received until it has been </w:t>
      </w:r>
      <w:r w:rsidRPr="00D42BC9">
        <w:t>displayed or 24 hours have passed. This indication may be suppressed if the NAVWARN message does not meet filtering criteria set by the mariner (see 12.</w:t>
      </w:r>
      <w:r w:rsidR="00A94BB4">
        <w:t>1</w:t>
      </w:r>
      <w:ins w:id="1276" w:author="jonathan pritchard" w:date="2025-10-29T14:31:00Z" w16du:dateUtc="2025-10-29T14:31:00Z">
        <w:r w:rsidR="00F8043A">
          <w:t>2</w:t>
        </w:r>
      </w:ins>
      <w:del w:id="1277" w:author="jonathan pritchard" w:date="2025-10-29T14:31:00Z" w16du:dateUtc="2025-10-29T14:31:00Z">
        <w:r w:rsidR="00A94BB4" w:rsidDel="00F8043A">
          <w:delText>3</w:delText>
        </w:r>
      </w:del>
      <w:r w:rsidR="00A94BB4">
        <w:t>.2</w:t>
      </w:r>
      <w:r w:rsidRPr="00D42BC9">
        <w:t>)</w:t>
      </w:r>
      <w:proofErr w:type="gramStart"/>
      <w:r w:rsidRPr="00D42BC9">
        <w:t xml:space="preserve">. </w:t>
      </w:r>
      <w:ins w:id="1278" w:author="jonathan pritchard" w:date="2025-10-29T15:27:00Z" w16du:dateUtc="2025-10-29T15:27:00Z">
        <w:r w:rsidR="00DB5891">
          <w:t>.</w:t>
        </w:r>
      </w:ins>
      <w:proofErr w:type="gramEnd"/>
    </w:p>
    <w:p w14:paraId="3057F4D4" w14:textId="69844EB4" w:rsidR="00A13F5A" w:rsidRPr="00DB5891" w:rsidRDefault="00A13F5A" w:rsidP="00A13F5A">
      <w:pPr>
        <w:pStyle w:val="ListParagraph"/>
        <w:numPr>
          <w:ilvl w:val="0"/>
          <w:numId w:val="118"/>
        </w:numPr>
        <w:spacing w:after="152" w:line="247" w:lineRule="auto"/>
        <w:ind w:right="533"/>
        <w:contextualSpacing/>
        <w:jc w:val="both"/>
        <w:rPr>
          <w:b/>
          <w:bCs/>
          <w:rPrChange w:id="1279" w:author="jonathan pritchard" w:date="2025-10-29T15:31:00Z" w16du:dateUtc="2025-10-29T15:31:00Z">
            <w:rPr/>
          </w:rPrChange>
        </w:rPr>
      </w:pPr>
      <w:r w:rsidRPr="00DB5891">
        <w:rPr>
          <w:b/>
          <w:bCs/>
          <w:rPrChange w:id="1280" w:author="jonathan pritchard" w:date="2025-10-29T15:31:00Z" w16du:dateUtc="2025-10-29T15:31:00Z">
            <w:rPr/>
          </w:rPrChange>
        </w:rPr>
        <w:t xml:space="preserve">Means </w:t>
      </w:r>
      <w:r w:rsidR="00B15F52" w:rsidRPr="00DB5891">
        <w:rPr>
          <w:b/>
          <w:bCs/>
          <w:rPrChange w:id="1281" w:author="jonathan pritchard" w:date="2025-10-29T15:31:00Z" w16du:dateUtc="2025-10-29T15:31:00Z">
            <w:rPr/>
          </w:rPrChange>
        </w:rPr>
        <w:t>must</w:t>
      </w:r>
      <w:r w:rsidRPr="00DB5891">
        <w:rPr>
          <w:b/>
          <w:bCs/>
          <w:rPrChange w:id="1282" w:author="jonathan pritchard" w:date="2025-10-29T15:31:00Z" w16du:dateUtc="2025-10-29T15:31:00Z">
            <w:rPr/>
          </w:rPrChange>
        </w:rPr>
        <w:t xml:space="preserve"> be provided for the </w:t>
      </w:r>
      <w:r w:rsidR="00A94BB4" w:rsidRPr="00DB5891">
        <w:rPr>
          <w:b/>
          <w:bCs/>
          <w:rPrChange w:id="1283" w:author="jonathan pritchard" w:date="2025-10-29T15:31:00Z" w16du:dateUtc="2025-10-29T15:31:00Z">
            <w:rPr/>
          </w:rPrChange>
        </w:rPr>
        <w:t xml:space="preserve">mariner </w:t>
      </w:r>
      <w:r w:rsidRPr="00DB5891">
        <w:rPr>
          <w:b/>
          <w:bCs/>
          <w:rPrChange w:id="1284" w:author="jonathan pritchard" w:date="2025-10-29T15:31:00Z" w16du:dateUtc="2025-10-29T15:31:00Z">
            <w:rPr/>
          </w:rPrChange>
        </w:rPr>
        <w:t xml:space="preserve">to enter criteria for filtering of indication of </w:t>
      </w:r>
      <w:ins w:id="1285" w:author="jonathan pritchard" w:date="2025-10-29T15:33:00Z" w16du:dateUtc="2025-10-29T15:33:00Z">
        <w:r w:rsidR="00DB5891">
          <w:rPr>
            <w:b/>
            <w:bCs/>
          </w:rPr>
          <w:t>[</w:t>
        </w:r>
      </w:ins>
      <w:r w:rsidRPr="00DB5891">
        <w:rPr>
          <w:b/>
          <w:bCs/>
          <w:rPrChange w:id="1286" w:author="jonathan pritchard" w:date="2025-10-29T15:31:00Z" w16du:dateUtc="2025-10-29T15:31:00Z">
            <w:rPr/>
          </w:rPrChange>
        </w:rPr>
        <w:t>new</w:t>
      </w:r>
      <w:ins w:id="1287" w:author="jonathan pritchard" w:date="2025-10-29T15:33:00Z" w16du:dateUtc="2025-10-29T15:33:00Z">
        <w:r w:rsidR="00DB5891">
          <w:rPr>
            <w:b/>
            <w:bCs/>
          </w:rPr>
          <w:t>/act</w:t>
        </w:r>
      </w:ins>
      <w:ins w:id="1288" w:author="jonathan pritchard" w:date="2025-10-29T15:34:00Z" w16du:dateUtc="2025-10-29T15:34:00Z">
        <w:r w:rsidR="00DB5891">
          <w:rPr>
            <w:b/>
            <w:bCs/>
          </w:rPr>
          <w:t>ive/in-force</w:t>
        </w:r>
      </w:ins>
      <w:ins w:id="1289" w:author="jonathan pritchard" w:date="2025-10-29T15:33:00Z" w16du:dateUtc="2025-10-29T15:33:00Z">
        <w:r w:rsidR="00DB5891">
          <w:rPr>
            <w:b/>
            <w:bCs/>
          </w:rPr>
          <w:t>]</w:t>
        </w:r>
      </w:ins>
      <w:r w:rsidRPr="00DB5891">
        <w:rPr>
          <w:b/>
          <w:bCs/>
          <w:rPrChange w:id="1290" w:author="jonathan pritchard" w:date="2025-10-29T15:31:00Z" w16du:dateUtc="2025-10-29T15:31:00Z">
            <w:rPr/>
          </w:rPrChange>
        </w:rPr>
        <w:t xml:space="preserve"> NAVWARN messages based on time and maximum distance from own ship, monitored route or planned route (see 12.</w:t>
      </w:r>
      <w:r w:rsidR="00A94BB4" w:rsidRPr="00DB5891">
        <w:rPr>
          <w:b/>
          <w:bCs/>
          <w:rPrChange w:id="1291" w:author="jonathan pritchard" w:date="2025-10-29T15:31:00Z" w16du:dateUtc="2025-10-29T15:31:00Z">
            <w:rPr/>
          </w:rPrChange>
        </w:rPr>
        <w:t>1</w:t>
      </w:r>
      <w:ins w:id="1292" w:author="jonathan pritchard" w:date="2025-10-29T14:31:00Z" w16du:dateUtc="2025-10-29T14:31:00Z">
        <w:r w:rsidR="00F8043A" w:rsidRPr="00DB5891">
          <w:rPr>
            <w:b/>
            <w:bCs/>
            <w:rPrChange w:id="1293" w:author="jonathan pritchard" w:date="2025-10-29T15:31:00Z" w16du:dateUtc="2025-10-29T15:31:00Z">
              <w:rPr/>
            </w:rPrChange>
          </w:rPr>
          <w:t>2</w:t>
        </w:r>
      </w:ins>
      <w:del w:id="1294" w:author="jonathan pritchard" w:date="2025-10-29T14:31:00Z" w16du:dateUtc="2025-10-29T14:31:00Z">
        <w:r w:rsidR="00654651" w:rsidRPr="00DB5891" w:rsidDel="00F8043A">
          <w:rPr>
            <w:b/>
            <w:bCs/>
            <w:rPrChange w:id="1295" w:author="jonathan pritchard" w:date="2025-10-29T15:31:00Z" w16du:dateUtc="2025-10-29T15:31:00Z">
              <w:rPr/>
            </w:rPrChange>
          </w:rPr>
          <w:delText>3</w:delText>
        </w:r>
      </w:del>
      <w:r w:rsidR="00A94BB4" w:rsidRPr="00DB5891">
        <w:rPr>
          <w:b/>
          <w:bCs/>
          <w:rPrChange w:id="1296" w:author="jonathan pritchard" w:date="2025-10-29T15:31:00Z" w16du:dateUtc="2025-10-29T15:31:00Z">
            <w:rPr/>
          </w:rPrChange>
        </w:rPr>
        <w:t>.2</w:t>
      </w:r>
      <w:r w:rsidRPr="00DB5891">
        <w:rPr>
          <w:b/>
          <w:bCs/>
          <w:rPrChange w:id="1297" w:author="jonathan pritchard" w:date="2025-10-29T15:31:00Z" w16du:dateUtc="2025-10-29T15:31:00Z">
            <w:rPr/>
          </w:rPrChange>
        </w:rPr>
        <w:t xml:space="preserve">). Default setting must be no filtering. </w:t>
      </w:r>
    </w:p>
    <w:p w14:paraId="39583DFD" w14:textId="1AA4DED6" w:rsidR="00A13F5A" w:rsidRPr="00D42BC9" w:rsidRDefault="00A13F5A" w:rsidP="00A13F5A">
      <w:pPr>
        <w:pStyle w:val="ListParagraph"/>
        <w:numPr>
          <w:ilvl w:val="0"/>
          <w:numId w:val="118"/>
        </w:numPr>
        <w:spacing w:after="152" w:line="247" w:lineRule="auto"/>
        <w:ind w:right="533"/>
        <w:contextualSpacing/>
        <w:jc w:val="both"/>
      </w:pPr>
      <w:r w:rsidRPr="00D42BC9">
        <w:t xml:space="preserve">Details of the filtering options that have been enabled by user must be available </w:t>
      </w:r>
      <w:r w:rsidR="00BC6E03">
        <w:t xml:space="preserve">on demand </w:t>
      </w:r>
      <w:r w:rsidRPr="00D42BC9">
        <w:t xml:space="preserve">for inspection and modification. </w:t>
      </w:r>
    </w:p>
    <w:p w14:paraId="094EDCA5" w14:textId="1FEF8FE9" w:rsidR="00A13F5A" w:rsidRPr="00DB5891" w:rsidRDefault="00A13F5A" w:rsidP="00A13F5A">
      <w:pPr>
        <w:pStyle w:val="ListParagraph"/>
        <w:numPr>
          <w:ilvl w:val="0"/>
          <w:numId w:val="118"/>
        </w:numPr>
        <w:spacing w:after="152" w:line="247" w:lineRule="auto"/>
        <w:ind w:right="533"/>
        <w:contextualSpacing/>
        <w:jc w:val="both"/>
        <w:rPr>
          <w:b/>
          <w:bCs/>
          <w:rPrChange w:id="1298" w:author="jonathan pritchard" w:date="2025-10-29T15:34:00Z" w16du:dateUtc="2025-10-29T15:34:00Z">
            <w:rPr/>
          </w:rPrChange>
        </w:rPr>
      </w:pPr>
      <w:r w:rsidRPr="00DB5891">
        <w:rPr>
          <w:b/>
          <w:bCs/>
          <w:rPrChange w:id="1299" w:author="jonathan pritchard" w:date="2025-10-29T15:34:00Z" w16du:dateUtc="2025-10-29T15:34:00Z">
            <w:rPr/>
          </w:rPrChange>
        </w:rPr>
        <w:t xml:space="preserve">Means </w:t>
      </w:r>
      <w:r w:rsidR="00B15F52" w:rsidRPr="00DB5891">
        <w:rPr>
          <w:b/>
          <w:bCs/>
          <w:rPrChange w:id="1300" w:author="jonathan pritchard" w:date="2025-10-29T15:34:00Z" w16du:dateUtc="2025-10-29T15:34:00Z">
            <w:rPr/>
          </w:rPrChange>
        </w:rPr>
        <w:t>must</w:t>
      </w:r>
      <w:r w:rsidRPr="00DB5891">
        <w:rPr>
          <w:b/>
          <w:bCs/>
          <w:rPrChange w:id="1301" w:author="jonathan pritchard" w:date="2025-10-29T15:34:00Z" w16du:dateUtc="2025-10-29T15:34:00Z">
            <w:rPr/>
          </w:rPrChange>
        </w:rPr>
        <w:t xml:space="preserve"> be provided to view the most recent message, past messages, and to view messages associated with selection of NAVWARN symbols in the graphical display area. </w:t>
      </w:r>
    </w:p>
    <w:p w14:paraId="31734F3A" w14:textId="77777777" w:rsidR="00A13F5A" w:rsidRPr="00D42BC9" w:rsidRDefault="00A13F5A" w:rsidP="00A13F5A">
      <w:pPr>
        <w:pStyle w:val="ListParagraph"/>
        <w:numPr>
          <w:ilvl w:val="0"/>
          <w:numId w:val="118"/>
        </w:numPr>
        <w:spacing w:after="152" w:line="247" w:lineRule="auto"/>
        <w:ind w:right="533"/>
        <w:contextualSpacing/>
        <w:jc w:val="both"/>
      </w:pPr>
      <w:r w:rsidRPr="00D42BC9">
        <w:t xml:space="preserve">Listing of all NAVWARN must include means for viewing an abbreviated view of any </w:t>
      </w:r>
      <w:proofErr w:type="spellStart"/>
      <w:r w:rsidRPr="00D42BC9">
        <w:rPr>
          <w:b/>
        </w:rPr>
        <w:t>NAVWARNPart</w:t>
      </w:r>
      <w:proofErr w:type="spellEnd"/>
      <w:r w:rsidRPr="00D42BC9">
        <w:t xml:space="preserve">, </w:t>
      </w:r>
      <w:proofErr w:type="spellStart"/>
      <w:r w:rsidRPr="00D42BC9">
        <w:rPr>
          <w:b/>
        </w:rPr>
        <w:t>warningInformation</w:t>
      </w:r>
      <w:proofErr w:type="spellEnd"/>
      <w:r w:rsidRPr="00D42BC9">
        <w:t xml:space="preserve"> attributes present. </w:t>
      </w:r>
    </w:p>
    <w:p w14:paraId="05A4A900" w14:textId="77777777" w:rsidR="00A13F5A" w:rsidRPr="00B77A92" w:rsidRDefault="00A13F5A" w:rsidP="00A13F5A">
      <w:pPr>
        <w:rPr>
          <w:b/>
          <w:bCs/>
          <w:i/>
          <w:iCs/>
        </w:rPr>
      </w:pPr>
      <w:r w:rsidRPr="00F8043A">
        <w:rPr>
          <w:b/>
          <w:bCs/>
          <w:i/>
          <w:iCs/>
          <w:highlight w:val="yellow"/>
          <w:rPrChange w:id="1302" w:author="jonathan pritchard" w:date="2025-10-29T14:33:00Z" w16du:dateUtc="2025-10-29T14:33:00Z">
            <w:rPr>
              <w:b/>
              <w:bCs/>
              <w:i/>
              <w:iCs/>
            </w:rPr>
          </w:rPrChange>
        </w:rPr>
        <w:t>NOTE: It may be possible to create some of this functionality via portrayal context parameters,</w:t>
      </w:r>
      <w:r w:rsidRPr="00B77A92">
        <w:rPr>
          <w:b/>
          <w:bCs/>
          <w:i/>
          <w:iCs/>
        </w:rPr>
        <w:t xml:space="preserve"> </w:t>
      </w:r>
    </w:p>
    <w:p w14:paraId="0AD67FC2" w14:textId="57C041AF" w:rsidR="00A13F5A" w:rsidRPr="00B77A92" w:rsidRDefault="00A13F5A" w:rsidP="00A13F5A">
      <w:pPr>
        <w:pStyle w:val="Heading3"/>
      </w:pPr>
      <w:bookmarkStart w:id="1303" w:name="_Toc194067159"/>
      <w:r w:rsidRPr="00B77A92">
        <w:t>Filtering Navigational Warning information</w:t>
      </w:r>
      <w:bookmarkEnd w:id="1303"/>
      <w:r w:rsidRPr="00B77A92">
        <w:t xml:space="preserve"> </w:t>
      </w:r>
    </w:p>
    <w:p w14:paraId="7A59E45A" w14:textId="51D98AC9" w:rsidR="00EB71E2" w:rsidRPr="00B77A92" w:rsidRDefault="00EB71E2" w:rsidP="00450770">
      <w:pPr>
        <w:jc w:val="both"/>
      </w:pPr>
      <w:r>
        <w:t xml:space="preserve">The mariner must be able to select the graphical display of </w:t>
      </w:r>
      <w:r w:rsidRPr="00611964">
        <w:t>S-124 navigat</w:t>
      </w:r>
      <w:r>
        <w:t xml:space="preserve">ional warning (NAVWARN) dataset on or off. </w:t>
      </w:r>
    </w:p>
    <w:p w14:paraId="2EBF67E8" w14:textId="3E380AB8" w:rsidR="00EB71E2" w:rsidRPr="00B77A92" w:rsidRDefault="00EB71E2" w:rsidP="00450770">
      <w:pPr>
        <w:jc w:val="both"/>
      </w:pPr>
      <w:r>
        <w:t xml:space="preserve">To ensure only relevant information is displayed, and to ensure an uncluttered screen, the mariner must be able to filter the NAVWARNs as </w:t>
      </w:r>
      <w:proofErr w:type="gramStart"/>
      <w:r>
        <w:t>follows</w:t>
      </w:r>
      <w:r w:rsidRPr="00B77A92" w:rsidDel="00EB71E2">
        <w:t xml:space="preserve"> </w:t>
      </w:r>
      <w:r w:rsidR="00A94BB4">
        <w:t>:</w:t>
      </w:r>
      <w:proofErr w:type="gramEnd"/>
    </w:p>
    <w:p w14:paraId="792AAAA3" w14:textId="71996454" w:rsidR="00A13F5A" w:rsidRPr="00B77A92" w:rsidRDefault="00A13F5A" w:rsidP="00450770">
      <w:pPr>
        <w:jc w:val="both"/>
      </w:pPr>
      <w:commentRangeStart w:id="1304"/>
      <w:r w:rsidRPr="00B77A92">
        <w:t xml:space="preserve">At a minimum, filtering functionality must be included that allows the user to </w:t>
      </w:r>
      <w:r w:rsidRPr="00F8043A">
        <w:rPr>
          <w:highlight w:val="yellow"/>
          <w:rPrChange w:id="1305" w:author="jonathan pritchard" w:date="2025-10-29T14:33:00Z" w16du:dateUtc="2025-10-29T14:33:00Z">
            <w:rPr/>
          </w:rPrChange>
        </w:rPr>
        <w:t>classify the relevance</w:t>
      </w:r>
      <w:r w:rsidRPr="00B77A92">
        <w:t xml:space="preserve"> of a </w:t>
      </w:r>
      <w:ins w:id="1306" w:author="jonathan pritchard" w:date="2025-10-29T15:33:00Z" w16du:dateUtc="2025-10-29T15:33:00Z">
        <w:r w:rsidR="00DB5891">
          <w:t>[</w:t>
        </w:r>
        <w:r w:rsidR="00DB5891">
          <w:rPr>
            <w:b/>
            <w:bCs/>
          </w:rPr>
          <w:t xml:space="preserve">existing] </w:t>
        </w:r>
      </w:ins>
      <w:r w:rsidRPr="00B77A92">
        <w:t xml:space="preserve">NAVWARN against the intended route as: </w:t>
      </w:r>
      <w:commentRangeEnd w:id="1304"/>
      <w:r w:rsidR="005F724E">
        <w:rPr>
          <w:rStyle w:val="CommentReference"/>
        </w:rPr>
        <w:commentReference w:id="1304"/>
      </w:r>
    </w:p>
    <w:p w14:paraId="74E13436" w14:textId="77777777" w:rsidR="00A13F5A" w:rsidRPr="00DB5891" w:rsidRDefault="00A13F5A" w:rsidP="00A13F5A">
      <w:pPr>
        <w:pStyle w:val="ListParagraph"/>
        <w:numPr>
          <w:ilvl w:val="0"/>
          <w:numId w:val="119"/>
        </w:numPr>
        <w:spacing w:after="152" w:line="247" w:lineRule="auto"/>
        <w:ind w:right="533"/>
        <w:contextualSpacing/>
        <w:jc w:val="both"/>
        <w:rPr>
          <w:b/>
          <w:bCs/>
          <w:rPrChange w:id="1307" w:author="jonathan pritchard" w:date="2025-10-29T15:32:00Z" w16du:dateUtc="2025-10-29T15:32:00Z">
            <w:rPr/>
          </w:rPrChange>
        </w:rPr>
      </w:pPr>
      <w:r w:rsidRPr="00DB5891">
        <w:rPr>
          <w:b/>
          <w:bCs/>
          <w:rPrChange w:id="1308" w:author="jonathan pritchard" w:date="2025-10-29T15:32:00Z" w16du:dateUtc="2025-10-29T15:32:00Z">
            <w:rPr/>
          </w:rPrChange>
        </w:rPr>
        <w:t xml:space="preserve">on chart (relevant for the route, must always be visualized), </w:t>
      </w:r>
      <w:proofErr w:type="gramStart"/>
      <w:r w:rsidRPr="00DB5891">
        <w:rPr>
          <w:b/>
          <w:bCs/>
          <w:rPrChange w:id="1309" w:author="jonathan pritchard" w:date="2025-10-29T15:32:00Z" w16du:dateUtc="2025-10-29T15:32:00Z">
            <w:rPr/>
          </w:rPrChange>
        </w:rPr>
        <w:t>or;</w:t>
      </w:r>
      <w:proofErr w:type="gramEnd"/>
      <w:r w:rsidRPr="00DB5891">
        <w:rPr>
          <w:b/>
          <w:bCs/>
          <w:rPrChange w:id="1310" w:author="jonathan pritchard" w:date="2025-10-29T15:32:00Z" w16du:dateUtc="2025-10-29T15:32:00Z">
            <w:rPr/>
          </w:rPrChange>
        </w:rPr>
        <w:t xml:space="preserve"> </w:t>
      </w:r>
    </w:p>
    <w:p w14:paraId="7E9CE556" w14:textId="77777777" w:rsidR="00A13F5A" w:rsidRPr="00DB5891" w:rsidRDefault="00A13F5A" w:rsidP="00A13F5A">
      <w:pPr>
        <w:pStyle w:val="ListParagraph"/>
        <w:numPr>
          <w:ilvl w:val="0"/>
          <w:numId w:val="119"/>
        </w:numPr>
        <w:spacing w:after="152" w:line="247" w:lineRule="auto"/>
        <w:ind w:right="533"/>
        <w:contextualSpacing/>
        <w:jc w:val="both"/>
        <w:rPr>
          <w:b/>
          <w:bCs/>
          <w:rPrChange w:id="1311" w:author="jonathan pritchard" w:date="2025-10-29T15:32:00Z" w16du:dateUtc="2025-10-29T15:32:00Z">
            <w:rPr/>
          </w:rPrChange>
        </w:rPr>
      </w:pPr>
      <w:r w:rsidRPr="00DB5891">
        <w:rPr>
          <w:b/>
          <w:bCs/>
          <w:rPrChange w:id="1312" w:author="jonathan pritchard" w:date="2025-10-29T15:32:00Z" w16du:dateUtc="2025-10-29T15:32:00Z">
            <w:rPr/>
          </w:rPrChange>
        </w:rPr>
        <w:t xml:space="preserve">off chart (not relevant for the route, and need not be visualized), </w:t>
      </w:r>
      <w:proofErr w:type="gramStart"/>
      <w:r w:rsidRPr="00DB5891">
        <w:rPr>
          <w:b/>
          <w:bCs/>
          <w:rPrChange w:id="1313" w:author="jonathan pritchard" w:date="2025-10-29T15:32:00Z" w16du:dateUtc="2025-10-29T15:32:00Z">
            <w:rPr/>
          </w:rPrChange>
        </w:rPr>
        <w:t>or;</w:t>
      </w:r>
      <w:proofErr w:type="gramEnd"/>
      <w:r w:rsidRPr="00DB5891">
        <w:rPr>
          <w:b/>
          <w:bCs/>
          <w:rPrChange w:id="1314" w:author="jonathan pritchard" w:date="2025-10-29T15:32:00Z" w16du:dateUtc="2025-10-29T15:32:00Z">
            <w:rPr/>
          </w:rPrChange>
        </w:rPr>
        <w:t xml:space="preserve">  </w:t>
      </w:r>
    </w:p>
    <w:p w14:paraId="64171FD5" w14:textId="77777777" w:rsidR="00A13F5A" w:rsidRPr="00DB5891" w:rsidRDefault="00A13F5A" w:rsidP="00A13F5A">
      <w:pPr>
        <w:pStyle w:val="ListParagraph"/>
        <w:numPr>
          <w:ilvl w:val="0"/>
          <w:numId w:val="119"/>
        </w:numPr>
        <w:spacing w:after="152" w:line="247" w:lineRule="auto"/>
        <w:ind w:right="533"/>
        <w:contextualSpacing/>
        <w:jc w:val="both"/>
        <w:rPr>
          <w:b/>
          <w:bCs/>
          <w:rPrChange w:id="1315" w:author="jonathan pritchard" w:date="2025-10-29T15:32:00Z" w16du:dateUtc="2025-10-29T15:32:00Z">
            <w:rPr/>
          </w:rPrChange>
        </w:rPr>
      </w:pPr>
      <w:r w:rsidRPr="00DB5891">
        <w:rPr>
          <w:b/>
          <w:bCs/>
          <w:rPrChange w:id="1316" w:author="jonathan pritchard" w:date="2025-10-29T15:32:00Z" w16du:dateUtc="2025-10-29T15:32:00Z">
            <w:rPr/>
          </w:rPrChange>
        </w:rPr>
        <w:t xml:space="preserve">information (relevant for the route, but for information and need not be visualized). </w:t>
      </w:r>
    </w:p>
    <w:p w14:paraId="662D1780" w14:textId="77777777" w:rsidR="00A13F5A" w:rsidRDefault="00A13F5A" w:rsidP="00A13F5A">
      <w:r w:rsidRPr="00B77A92">
        <w:t xml:space="preserve">On chart should be the default classification for all NAVWARNs. </w:t>
      </w:r>
    </w:p>
    <w:p w14:paraId="07EE8A3A" w14:textId="14CC23DB" w:rsidR="00EB71E2" w:rsidRPr="00B77A92" w:rsidRDefault="00EB71E2" w:rsidP="002D7DEE">
      <w:pPr>
        <w:jc w:val="both"/>
      </w:pPr>
      <w:r w:rsidRPr="00B77A92">
        <w:t xml:space="preserve">NOTE: Even though the full extent of a navigational warning may not </w:t>
      </w:r>
      <w:r w:rsidR="008F1369">
        <w:t xml:space="preserve">be </w:t>
      </w:r>
      <w:r w:rsidRPr="00B77A92">
        <w:t>portrayed, it must still be available and discoverable in a list of NAVWARNs that can be recalled by user action at any time</w:t>
      </w:r>
      <w:r>
        <w:t xml:space="preserve"> </w:t>
      </w:r>
    </w:p>
    <w:p w14:paraId="6AEB83A1" w14:textId="77777777" w:rsidR="00A13F5A" w:rsidRPr="000905E8" w:rsidRDefault="00A13F5A" w:rsidP="00A13F5A">
      <w:pPr>
        <w:rPr>
          <w:b/>
          <w:bCs/>
          <w:rPrChange w:id="1317" w:author="jonathan pritchard" w:date="2025-10-29T16:26:00Z" w16du:dateUtc="2025-10-29T16:26:00Z">
            <w:rPr/>
          </w:rPrChange>
        </w:rPr>
      </w:pPr>
      <w:r w:rsidRPr="000905E8">
        <w:rPr>
          <w:b/>
          <w:bCs/>
          <w:rPrChange w:id="1318" w:author="jonathan pritchard" w:date="2025-10-29T16:26:00Z" w16du:dateUtc="2025-10-29T16:26:00Z">
            <w:rPr/>
          </w:rPrChange>
        </w:rPr>
        <w:t xml:space="preserve">Additional filtering functions </w:t>
      </w:r>
      <w:r w:rsidRPr="000905E8">
        <w:rPr>
          <w:b/>
          <w:bCs/>
          <w:u w:val="single"/>
          <w:rPrChange w:id="1319" w:author="jonathan pritchard" w:date="2025-10-29T16:26:00Z" w16du:dateUtc="2025-10-29T16:26:00Z">
            <w:rPr/>
          </w:rPrChange>
        </w:rPr>
        <w:t>may</w:t>
      </w:r>
      <w:r w:rsidRPr="000905E8">
        <w:rPr>
          <w:b/>
          <w:bCs/>
          <w:rPrChange w:id="1320" w:author="jonathan pritchard" w:date="2025-10-29T16:26:00Z" w16du:dateUtc="2025-10-29T16:26:00Z">
            <w:rPr/>
          </w:rPrChange>
        </w:rPr>
        <w:t xml:space="preserve"> include options such </w:t>
      </w:r>
      <w:proofErr w:type="gramStart"/>
      <w:r w:rsidRPr="000905E8">
        <w:rPr>
          <w:b/>
          <w:bCs/>
          <w:rPrChange w:id="1321" w:author="jonathan pritchard" w:date="2025-10-29T16:26:00Z" w16du:dateUtc="2025-10-29T16:26:00Z">
            <w:rPr/>
          </w:rPrChange>
        </w:rPr>
        <w:t>as;</w:t>
      </w:r>
      <w:proofErr w:type="gramEnd"/>
      <w:r w:rsidRPr="000905E8">
        <w:rPr>
          <w:b/>
          <w:bCs/>
          <w:rPrChange w:id="1322" w:author="jonathan pritchard" w:date="2025-10-29T16:26:00Z" w16du:dateUtc="2025-10-29T16:26:00Z">
            <w:rPr/>
          </w:rPrChange>
        </w:rPr>
        <w:t xml:space="preserve"> </w:t>
      </w:r>
    </w:p>
    <w:p w14:paraId="6825BA89" w14:textId="77777777" w:rsidR="00A13F5A" w:rsidRPr="000905E8" w:rsidRDefault="00A13F5A" w:rsidP="00A13F5A">
      <w:pPr>
        <w:pStyle w:val="ListParagraph"/>
        <w:numPr>
          <w:ilvl w:val="0"/>
          <w:numId w:val="117"/>
        </w:numPr>
        <w:spacing w:after="152" w:line="247" w:lineRule="auto"/>
        <w:ind w:right="533"/>
        <w:contextualSpacing/>
        <w:jc w:val="both"/>
        <w:rPr>
          <w:b/>
          <w:bCs/>
          <w:rPrChange w:id="1323" w:author="jonathan pritchard" w:date="2025-10-29T16:26:00Z" w16du:dateUtc="2025-10-29T16:26:00Z">
            <w:rPr/>
          </w:rPrChange>
        </w:rPr>
      </w:pPr>
      <w:commentRangeStart w:id="1324"/>
      <w:r w:rsidRPr="000905E8">
        <w:rPr>
          <w:b/>
          <w:bCs/>
          <w:rPrChange w:id="1325" w:author="jonathan pritchard" w:date="2025-10-29T16:26:00Z" w16du:dateUtc="2025-10-29T16:26:00Z">
            <w:rPr/>
          </w:rPrChange>
        </w:rPr>
        <w:t xml:space="preserve">Filtering on route with a buffer; </w:t>
      </w:r>
      <w:commentRangeEnd w:id="1324"/>
      <w:r w:rsidR="000905E8">
        <w:rPr>
          <w:rStyle w:val="CommentReference"/>
        </w:rPr>
        <w:commentReference w:id="1324"/>
      </w:r>
    </w:p>
    <w:p w14:paraId="0A720E23" w14:textId="77777777" w:rsidR="00A13F5A" w:rsidRPr="000905E8" w:rsidRDefault="00A13F5A" w:rsidP="00A13F5A">
      <w:pPr>
        <w:pStyle w:val="ListParagraph"/>
        <w:numPr>
          <w:ilvl w:val="0"/>
          <w:numId w:val="117"/>
        </w:numPr>
        <w:spacing w:after="152" w:line="247" w:lineRule="auto"/>
        <w:ind w:right="533"/>
        <w:contextualSpacing/>
        <w:jc w:val="both"/>
        <w:rPr>
          <w:b/>
          <w:bCs/>
          <w:rPrChange w:id="1326" w:author="jonathan pritchard" w:date="2025-10-29T16:26:00Z" w16du:dateUtc="2025-10-29T16:26:00Z">
            <w:rPr/>
          </w:rPrChange>
        </w:rPr>
      </w:pPr>
      <w:r w:rsidRPr="000905E8">
        <w:rPr>
          <w:b/>
          <w:bCs/>
          <w:rPrChange w:id="1327" w:author="jonathan pritchard" w:date="2025-10-29T16:26:00Z" w16du:dateUtc="2025-10-29T16:26:00Z">
            <w:rPr/>
          </w:rPrChange>
        </w:rPr>
        <w:t xml:space="preserve">Navigational warning </w:t>
      </w:r>
      <w:proofErr w:type="gramStart"/>
      <w:r w:rsidRPr="000905E8">
        <w:rPr>
          <w:b/>
          <w:bCs/>
          <w:rPrChange w:id="1328" w:author="jonathan pritchard" w:date="2025-10-29T16:26:00Z" w16du:dateUtc="2025-10-29T16:26:00Z">
            <w:rPr/>
          </w:rPrChange>
        </w:rPr>
        <w:t>topic;</w:t>
      </w:r>
      <w:proofErr w:type="gramEnd"/>
      <w:r w:rsidRPr="000905E8">
        <w:rPr>
          <w:b/>
          <w:bCs/>
          <w:rPrChange w:id="1329" w:author="jonathan pritchard" w:date="2025-10-29T16:26:00Z" w16du:dateUtc="2025-10-29T16:26:00Z">
            <w:rPr/>
          </w:rPrChange>
        </w:rPr>
        <w:t xml:space="preserve"> </w:t>
      </w:r>
    </w:p>
    <w:p w14:paraId="54950B90" w14:textId="77777777" w:rsidR="00A13F5A" w:rsidRPr="000905E8" w:rsidRDefault="00A13F5A" w:rsidP="00A13F5A">
      <w:pPr>
        <w:pStyle w:val="ListParagraph"/>
        <w:numPr>
          <w:ilvl w:val="0"/>
          <w:numId w:val="117"/>
        </w:numPr>
        <w:spacing w:after="152" w:line="247" w:lineRule="auto"/>
        <w:ind w:right="533"/>
        <w:contextualSpacing/>
        <w:jc w:val="both"/>
        <w:rPr>
          <w:b/>
          <w:bCs/>
          <w:rPrChange w:id="1330" w:author="jonathan pritchard" w:date="2025-10-29T16:26:00Z" w16du:dateUtc="2025-10-29T16:26:00Z">
            <w:rPr/>
          </w:rPrChange>
        </w:rPr>
      </w:pPr>
      <w:r w:rsidRPr="000905E8">
        <w:rPr>
          <w:b/>
          <w:bCs/>
          <w:rPrChange w:id="1331" w:author="jonathan pritchard" w:date="2025-10-29T16:26:00Z" w16du:dateUtc="2025-10-29T16:26:00Z">
            <w:rPr/>
          </w:rPrChange>
        </w:rPr>
        <w:t xml:space="preserve">Date range of the </w:t>
      </w:r>
      <w:proofErr w:type="gramStart"/>
      <w:r w:rsidRPr="000905E8">
        <w:rPr>
          <w:b/>
          <w:bCs/>
          <w:rPrChange w:id="1332" w:author="jonathan pritchard" w:date="2025-10-29T16:26:00Z" w16du:dateUtc="2025-10-29T16:26:00Z">
            <w:rPr/>
          </w:rPrChange>
        </w:rPr>
        <w:t>hazard;</w:t>
      </w:r>
      <w:proofErr w:type="gramEnd"/>
      <w:r w:rsidRPr="000905E8">
        <w:rPr>
          <w:b/>
          <w:bCs/>
          <w:rPrChange w:id="1333" w:author="jonathan pritchard" w:date="2025-10-29T16:26:00Z" w16du:dateUtc="2025-10-29T16:26:00Z">
            <w:rPr/>
          </w:rPrChange>
        </w:rPr>
        <w:t xml:space="preserve"> </w:t>
      </w:r>
    </w:p>
    <w:p w14:paraId="74E96BA6" w14:textId="77777777" w:rsidR="00A13F5A" w:rsidRPr="000905E8" w:rsidRDefault="00A13F5A" w:rsidP="00A13F5A">
      <w:pPr>
        <w:pStyle w:val="ListParagraph"/>
        <w:numPr>
          <w:ilvl w:val="0"/>
          <w:numId w:val="117"/>
        </w:numPr>
        <w:spacing w:after="152" w:line="247" w:lineRule="auto"/>
        <w:ind w:right="533"/>
        <w:contextualSpacing/>
        <w:jc w:val="both"/>
        <w:rPr>
          <w:b/>
          <w:bCs/>
          <w:rPrChange w:id="1334" w:author="jonathan pritchard" w:date="2025-10-29T16:26:00Z" w16du:dateUtc="2025-10-29T16:26:00Z">
            <w:rPr/>
          </w:rPrChange>
        </w:rPr>
      </w:pPr>
      <w:r w:rsidRPr="000905E8">
        <w:rPr>
          <w:b/>
          <w:bCs/>
          <w:rPrChange w:id="1335" w:author="jonathan pritchard" w:date="2025-10-29T16:26:00Z" w16du:dateUtc="2025-10-29T16:26:00Z">
            <w:rPr/>
          </w:rPrChange>
        </w:rPr>
        <w:t xml:space="preserve">Valid time of the navigational warning. </w:t>
      </w:r>
    </w:p>
    <w:p w14:paraId="39D3C56D" w14:textId="420283E2" w:rsidR="00A13F5A" w:rsidRPr="00B77A92" w:rsidRDefault="00A13F5A" w:rsidP="00A13F5A">
      <w:r w:rsidRPr="00B77A92">
        <w:lastRenderedPageBreak/>
        <w:t xml:space="preserve">These filters </w:t>
      </w:r>
      <w:r w:rsidR="002B693D" w:rsidRPr="00B77A92">
        <w:t>may then</w:t>
      </w:r>
      <w:r w:rsidRPr="00B77A92">
        <w:t xml:space="preserve"> be used to assist the navigator in classifying a NAVWARN according to its relevance for the route. </w:t>
      </w:r>
    </w:p>
    <w:p w14:paraId="0C49C5D6" w14:textId="77777777" w:rsidR="00A13F5A" w:rsidRPr="00B77A92" w:rsidRDefault="00A13F5A" w:rsidP="00A13F5A">
      <w:r w:rsidRPr="00B77A92">
        <w:rPr>
          <w:b/>
          <w:bCs/>
        </w:rPr>
        <w:t>Example 1:</w:t>
      </w:r>
      <w:r w:rsidRPr="00B77A92">
        <w:t xml:space="preserve"> A self-cancelling </w:t>
      </w:r>
      <w:proofErr w:type="gramStart"/>
      <w:r w:rsidRPr="00B77A92">
        <w:t>dataset :</w:t>
      </w:r>
      <w:proofErr w:type="gramEnd"/>
    </w:p>
    <w:p w14:paraId="0537510D" w14:textId="77777777" w:rsidR="00A13F5A" w:rsidRPr="00B77A92" w:rsidRDefault="00A13F5A" w:rsidP="00A13F5A">
      <w:pPr>
        <w:rPr>
          <w:b/>
          <w:bCs/>
        </w:rPr>
      </w:pPr>
      <w:proofErr w:type="spellStart"/>
      <w:r w:rsidRPr="00B77A92">
        <w:rPr>
          <w:b/>
          <w:bCs/>
        </w:rPr>
        <w:t>NAVWARNPreamble</w:t>
      </w:r>
      <w:proofErr w:type="spellEnd"/>
      <w:r w:rsidRPr="00B77A92">
        <w:rPr>
          <w:b/>
          <w:bCs/>
        </w:rPr>
        <w:t xml:space="preserve"> </w:t>
      </w:r>
    </w:p>
    <w:p w14:paraId="362D1CF1" w14:textId="77777777" w:rsidR="00A13F5A" w:rsidRPr="00B77A92" w:rsidRDefault="00A13F5A" w:rsidP="00A13F5A">
      <w:pPr>
        <w:spacing w:line="240" w:lineRule="auto"/>
        <w:ind w:left="-6" w:hanging="11"/>
        <w:contextualSpacing/>
        <w:rPr>
          <w:rFonts w:ascii="Courier New" w:hAnsi="Courier New" w:cs="Courier New"/>
          <w:sz w:val="24"/>
          <w:szCs w:val="28"/>
        </w:rPr>
      </w:pPr>
      <w:commentRangeStart w:id="1336"/>
      <w:proofErr w:type="spellStart"/>
      <w:r w:rsidRPr="00B77A92">
        <w:rPr>
          <w:rFonts w:ascii="Courier New" w:hAnsi="Courier New" w:cs="Courier New"/>
          <w:b/>
          <w:sz w:val="24"/>
          <w:szCs w:val="28"/>
        </w:rPr>
        <w:t>publicationTime</w:t>
      </w:r>
      <w:proofErr w:type="spellEnd"/>
      <w:r w:rsidRPr="00B77A92">
        <w:rPr>
          <w:rFonts w:ascii="Courier New" w:hAnsi="Courier New" w:cs="Courier New"/>
          <w:sz w:val="24"/>
          <w:szCs w:val="28"/>
        </w:rPr>
        <w:t xml:space="preserve"> of 20230704T010000Z </w:t>
      </w:r>
    </w:p>
    <w:p w14:paraId="7BBC0C62"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cancellationDate</w:t>
      </w:r>
      <w:proofErr w:type="spellEnd"/>
      <w:r w:rsidRPr="00B77A92">
        <w:rPr>
          <w:rFonts w:ascii="Courier New" w:hAnsi="Courier New" w:cs="Courier New"/>
          <w:sz w:val="24"/>
          <w:szCs w:val="28"/>
        </w:rPr>
        <w:t xml:space="preserve"> of 20230711T000000Z </w:t>
      </w:r>
    </w:p>
    <w:p w14:paraId="78340CB3" w14:textId="77777777" w:rsidR="00A13F5A" w:rsidRPr="00B77A92" w:rsidRDefault="00A13F5A" w:rsidP="00A13F5A">
      <w:pPr>
        <w:spacing w:line="240" w:lineRule="auto"/>
        <w:ind w:left="-6" w:hanging="11"/>
        <w:contextualSpacing/>
        <w:rPr>
          <w:rFonts w:ascii="Courier New" w:hAnsi="Courier New" w:cs="Courier New"/>
          <w:sz w:val="24"/>
          <w:szCs w:val="28"/>
        </w:rPr>
      </w:pPr>
      <w:proofErr w:type="spellStart"/>
      <w:r w:rsidRPr="00B77A92">
        <w:rPr>
          <w:rFonts w:ascii="Courier New" w:hAnsi="Courier New" w:cs="Courier New"/>
          <w:b/>
          <w:sz w:val="24"/>
          <w:szCs w:val="28"/>
        </w:rPr>
        <w:t>NAVWARNPart</w:t>
      </w:r>
      <w:proofErr w:type="spellEnd"/>
      <w:r w:rsidRPr="00B77A92">
        <w:rPr>
          <w:rFonts w:ascii="Courier New" w:hAnsi="Courier New" w:cs="Courier New"/>
          <w:b/>
          <w:sz w:val="24"/>
          <w:szCs w:val="28"/>
        </w:rPr>
        <w:t xml:space="preserve"> </w:t>
      </w:r>
      <w:proofErr w:type="spellStart"/>
      <w:r w:rsidRPr="00B77A92">
        <w:rPr>
          <w:rFonts w:ascii="Courier New" w:hAnsi="Courier New" w:cs="Courier New"/>
          <w:b/>
          <w:sz w:val="24"/>
          <w:szCs w:val="28"/>
        </w:rPr>
        <w:t>fixedDateRange</w:t>
      </w:r>
      <w:proofErr w:type="spellEnd"/>
      <w:r w:rsidRPr="00B77A92">
        <w:rPr>
          <w:rFonts w:ascii="Courier New" w:hAnsi="Courier New" w:cs="Courier New"/>
          <w:sz w:val="24"/>
          <w:szCs w:val="28"/>
        </w:rPr>
        <w:t xml:space="preserve"> of 20230706T010000Z to 20230710T010000Z </w:t>
      </w:r>
      <w:commentRangeEnd w:id="1336"/>
      <w:r w:rsidR="009502E6">
        <w:rPr>
          <w:rStyle w:val="CommentReference"/>
        </w:rPr>
        <w:commentReference w:id="1336"/>
      </w:r>
    </w:p>
    <w:p w14:paraId="05C05858" w14:textId="77777777" w:rsidR="002B693D" w:rsidRPr="00B77A92" w:rsidRDefault="002B693D" w:rsidP="00A13F5A"/>
    <w:p w14:paraId="236ABE40" w14:textId="03A5ABE6" w:rsidR="00A13F5A" w:rsidRPr="00B77A92" w:rsidRDefault="00A13F5A" w:rsidP="00A13F5A">
      <w:r w:rsidRPr="00B77A92">
        <w:t>is visible on navigation screen during 20230706T010000Z to 20230710T010000Z, unless removed by a filter set by user, and optionally visible during 20230704T010000Z to 20230706T005959Z.</w:t>
      </w:r>
    </w:p>
    <w:p w14:paraId="511172E4" w14:textId="15B40B9C" w:rsidR="00A13F5A" w:rsidRPr="007302E3" w:rsidRDefault="00A13F5A" w:rsidP="00A13F5A">
      <w:r w:rsidRPr="007302E3">
        <w:t xml:space="preserve">Note: It </w:t>
      </w:r>
      <w:r w:rsidR="003D789C" w:rsidRPr="007302E3">
        <w:t xml:space="preserve">must </w:t>
      </w:r>
      <w:r w:rsidRPr="007302E3">
        <w:t>be possible for user to recall cancelled messages for review purposes.</w:t>
      </w:r>
    </w:p>
    <w:p w14:paraId="25718646" w14:textId="0E087CC1" w:rsidR="00A13F5A" w:rsidRPr="00B77A92" w:rsidRDefault="00A13F5A" w:rsidP="00A13F5A">
      <w:r w:rsidRPr="00B77A92">
        <w:rPr>
          <w:b/>
          <w:bCs/>
        </w:rPr>
        <w:t>Example 2:</w:t>
      </w:r>
      <w:r w:rsidRPr="00B77A92">
        <w:t xml:space="preserve"> Any dangers that are in waters too shallow for the ship get classified as off chart </w:t>
      </w:r>
      <w:proofErr w:type="gramStart"/>
      <w:r w:rsidRPr="00B77A92">
        <w:t xml:space="preserve">warnings, </w:t>
      </w:r>
      <w:r w:rsidRPr="002D7DEE">
        <w:rPr>
          <w:i/>
          <w:iCs/>
        </w:rPr>
        <w:t>but</w:t>
      </w:r>
      <w:proofErr w:type="gramEnd"/>
      <w:r w:rsidRPr="002D7DEE">
        <w:rPr>
          <w:i/>
          <w:iCs/>
        </w:rPr>
        <w:t xml:space="preserve"> </w:t>
      </w:r>
      <w:r w:rsidR="003D789C" w:rsidRPr="002D7DEE">
        <w:rPr>
          <w:i/>
          <w:iCs/>
        </w:rPr>
        <w:t>must be</w:t>
      </w:r>
      <w:r w:rsidRPr="002D7DEE">
        <w:rPr>
          <w:i/>
          <w:iCs/>
        </w:rPr>
        <w:t xml:space="preserve"> discoverable</w:t>
      </w:r>
      <w:r w:rsidRPr="00B77A92">
        <w:t xml:space="preserve"> in the </w:t>
      </w:r>
      <w:proofErr w:type="gramStart"/>
      <w:r w:rsidRPr="00B77A92">
        <w:t>on demand</w:t>
      </w:r>
      <w:proofErr w:type="gramEnd"/>
      <w:r w:rsidRPr="00B77A92">
        <w:t xml:space="preserve"> listing of active NAVWARNs.</w:t>
      </w:r>
    </w:p>
    <w:p w14:paraId="0F38DF0F" w14:textId="63665C1F" w:rsidR="00A13F5A" w:rsidRPr="00B77A92" w:rsidRDefault="00A13F5A" w:rsidP="00A13F5A">
      <w:pPr>
        <w:pStyle w:val="Heading3"/>
      </w:pPr>
      <w:bookmarkStart w:id="1337" w:name="_Toc194067160"/>
      <w:r w:rsidRPr="00B77A92">
        <w:t>Cancelled datasets</w:t>
      </w:r>
      <w:bookmarkEnd w:id="1337"/>
      <w:r w:rsidRPr="00B77A92">
        <w:t xml:space="preserve"> </w:t>
      </w:r>
    </w:p>
    <w:p w14:paraId="13D1FBB3" w14:textId="3B1E9218" w:rsidR="00A13F5A" w:rsidRPr="00B77A92" w:rsidRDefault="00A13F5A" w:rsidP="00B812CA">
      <w:pPr>
        <w:jc w:val="both"/>
      </w:pPr>
      <w:commentRangeStart w:id="1338"/>
      <w:commentRangeStart w:id="1339"/>
      <w:r w:rsidRPr="00B77A92">
        <w:t xml:space="preserve">When </w:t>
      </w:r>
      <w:r w:rsidR="002B693D" w:rsidRPr="00B77A92">
        <w:t>a</w:t>
      </w:r>
      <w:r w:rsidRPr="00B77A92">
        <w:t xml:space="preserve"> S-124 dataset is cancelled it must not be </w:t>
      </w:r>
      <w:ins w:id="1340" w:author="jonathan pritchard" w:date="2025-10-29T16:11:00Z" w16du:dateUtc="2025-10-29T16:11:00Z">
        <w:r w:rsidR="00774F52">
          <w:rPr>
            <w:b/>
            <w:bCs/>
          </w:rPr>
          <w:t xml:space="preserve">[graphically] </w:t>
        </w:r>
      </w:ins>
      <w:r w:rsidRPr="00B77A92">
        <w:t xml:space="preserve">displayed on the navigation </w:t>
      </w:r>
      <w:proofErr w:type="gramStart"/>
      <w:r w:rsidRPr="00B77A92">
        <w:t>screen, but</w:t>
      </w:r>
      <w:proofErr w:type="gramEnd"/>
      <w:r w:rsidRPr="00B77A92">
        <w:t xml:space="preserve"> </w:t>
      </w:r>
      <w:r w:rsidR="002B693D" w:rsidRPr="00B77A92">
        <w:t>must</w:t>
      </w:r>
      <w:r w:rsidRPr="00B77A92">
        <w:t xml:space="preserve"> be available for review in the </w:t>
      </w:r>
      <w:proofErr w:type="gramStart"/>
      <w:r w:rsidRPr="00B77A92">
        <w:t>on demand</w:t>
      </w:r>
      <w:proofErr w:type="gramEnd"/>
      <w:r w:rsidRPr="00B77A92">
        <w:t xml:space="preserve"> listing of NAVWARNs in the navigation system and marked as cancelled.</w:t>
      </w:r>
      <w:commentRangeEnd w:id="1338"/>
      <w:r w:rsidR="009502E6">
        <w:rPr>
          <w:rStyle w:val="CommentReference"/>
        </w:rPr>
        <w:commentReference w:id="1338"/>
      </w:r>
      <w:commentRangeEnd w:id="1339"/>
      <w:r w:rsidR="00774F52">
        <w:rPr>
          <w:rStyle w:val="CommentReference"/>
        </w:rPr>
        <w:commentReference w:id="1339"/>
      </w:r>
    </w:p>
    <w:p w14:paraId="79B1ACCF" w14:textId="420586CB" w:rsidR="00A13F5A" w:rsidRPr="00B77A92" w:rsidRDefault="00A13F5A" w:rsidP="00A13F5A">
      <w:pPr>
        <w:pStyle w:val="Heading3"/>
      </w:pPr>
      <w:bookmarkStart w:id="1341" w:name="_Toc194067161"/>
      <w:r w:rsidRPr="00B77A92">
        <w:t xml:space="preserve">Portrayal of feature </w:t>
      </w:r>
      <w:r w:rsidR="00EF3E08">
        <w:t>types</w:t>
      </w:r>
      <w:bookmarkEnd w:id="1341"/>
      <w:r w:rsidR="00EF3E08" w:rsidRPr="00B77A92">
        <w:t xml:space="preserve"> </w:t>
      </w:r>
    </w:p>
    <w:p w14:paraId="303F768A" w14:textId="483E4B9B" w:rsidR="00A13F5A" w:rsidRPr="00B77A92" w:rsidRDefault="00A13F5A" w:rsidP="00A13F5A">
      <w:r w:rsidRPr="00B77A92">
        <w:t xml:space="preserve">The </w:t>
      </w:r>
      <w:proofErr w:type="spellStart"/>
      <w:r w:rsidRPr="00B77A92">
        <w:rPr>
          <w:b/>
        </w:rPr>
        <w:t>NAVWARNAreaAffected</w:t>
      </w:r>
      <w:proofErr w:type="spellEnd"/>
      <w:r w:rsidRPr="00B77A92">
        <w:t xml:space="preserve"> class does not have a portrayal defined to avoid causing significant cluttering on the navigation screen. Rather, the feature must be highlighted by the system if selected from a pick report or by other means for interrogation by user.</w:t>
      </w:r>
    </w:p>
    <w:p w14:paraId="5105DEAB" w14:textId="0BF5D5BA" w:rsidR="00A13F5A" w:rsidRPr="00B77A92" w:rsidRDefault="00A13F5A" w:rsidP="00B812CA">
      <w:r w:rsidRPr="00B77A92">
        <w:t xml:space="preserve">When a </w:t>
      </w:r>
      <w:proofErr w:type="spellStart"/>
      <w:r w:rsidRPr="00B77A92">
        <w:rPr>
          <w:b/>
        </w:rPr>
        <w:t>NAVWARNPart</w:t>
      </w:r>
      <w:proofErr w:type="spellEnd"/>
      <w:r w:rsidRPr="00B77A92">
        <w:t xml:space="preserve"> is not portrayed, such as when user selections mark it not to be visualized, any associated </w:t>
      </w:r>
      <w:proofErr w:type="spellStart"/>
      <w:r w:rsidRPr="00B77A92">
        <w:rPr>
          <w:b/>
        </w:rPr>
        <w:t>TextPlacement</w:t>
      </w:r>
      <w:proofErr w:type="spellEnd"/>
      <w:r w:rsidRPr="00B77A92">
        <w:t xml:space="preserve"> features must also not be portrayed. </w:t>
      </w:r>
    </w:p>
    <w:p w14:paraId="7B86782D" w14:textId="77777777" w:rsidR="005E0170" w:rsidRPr="00B812CA" w:rsidRDefault="005E0170">
      <w:pPr>
        <w:rPr>
          <w:rFonts w:eastAsia="Times New Roman"/>
          <w:b/>
          <w:bCs/>
          <w:sz w:val="24"/>
        </w:rPr>
      </w:pPr>
      <w:r w:rsidRPr="00B812CA">
        <w:br w:type="page"/>
      </w:r>
    </w:p>
    <w:p w14:paraId="30E805F1" w14:textId="1D36B2C0" w:rsidR="00F355AD" w:rsidRPr="00B812CA" w:rsidRDefault="00F355AD" w:rsidP="00BE68E8">
      <w:pPr>
        <w:pStyle w:val="Heading1"/>
      </w:pPr>
      <w:bookmarkStart w:id="1342" w:name="_Toc194067162"/>
      <w:bookmarkStart w:id="1343" w:name="_Hlk188622011"/>
      <w:r w:rsidRPr="00B812CA">
        <w:lastRenderedPageBreak/>
        <w:t>Coverage</w:t>
      </w:r>
      <w:r w:rsidR="00795CE2" w:rsidRPr="00B812CA">
        <w:t>s</w:t>
      </w:r>
      <w:r w:rsidR="0082087D" w:rsidRPr="00B812CA">
        <w:t xml:space="preserve"> and Time Series</w:t>
      </w:r>
      <w:r w:rsidR="000B3A59">
        <w:t xml:space="preserve"> for Gridded Data (S-102, S-104 and S-111)</w:t>
      </w:r>
      <w:bookmarkEnd w:id="1342"/>
    </w:p>
    <w:p w14:paraId="5BC33BAE" w14:textId="77A734EF" w:rsidR="00F355AD" w:rsidRPr="00B812CA" w:rsidRDefault="0082087D" w:rsidP="00923F11">
      <w:pPr>
        <w:spacing w:after="60" w:line="240" w:lineRule="auto"/>
        <w:jc w:val="both"/>
      </w:pPr>
      <w:r w:rsidRPr="00B812CA">
        <w:t xml:space="preserve">Coverage and time series features </w:t>
      </w:r>
      <w:r w:rsidR="0073125A" w:rsidRPr="00B812CA">
        <w:t>are</w:t>
      </w:r>
      <w:r w:rsidRPr="00B812CA">
        <w:t xml:space="preserve"> encoded in the HDF5 format (</w:t>
      </w:r>
      <w:r w:rsidR="009F2195" w:rsidRPr="00B812CA">
        <w:t xml:space="preserve">see </w:t>
      </w:r>
      <w:r w:rsidRPr="00B812CA">
        <w:t>S-100 Part 10c). S-100 provides for the following types of coverage and time series data:</w:t>
      </w:r>
    </w:p>
    <w:p w14:paraId="70CDAA27" w14:textId="0E11FE38" w:rsidR="0082087D" w:rsidRPr="00B812CA" w:rsidRDefault="0082087D" w:rsidP="00AE2737">
      <w:pPr>
        <w:pStyle w:val="ListParagraph"/>
        <w:numPr>
          <w:ilvl w:val="0"/>
          <w:numId w:val="36"/>
        </w:numPr>
        <w:spacing w:after="60" w:line="240" w:lineRule="auto"/>
        <w:jc w:val="both"/>
      </w:pPr>
      <w:r w:rsidRPr="00B812CA">
        <w:t xml:space="preserve">Gridded data with different types of </w:t>
      </w:r>
      <w:r w:rsidR="00723D63" w:rsidRPr="00B812CA">
        <w:t xml:space="preserve">spatial grid </w:t>
      </w:r>
      <w:proofErr w:type="gramStart"/>
      <w:r w:rsidR="00723D63" w:rsidRPr="00B812CA">
        <w:t>coverages</w:t>
      </w:r>
      <w:r w:rsidRPr="00B812CA">
        <w:t>;</w:t>
      </w:r>
      <w:proofErr w:type="gramEnd"/>
    </w:p>
    <w:p w14:paraId="6D6C80A5" w14:textId="38BD56A6" w:rsidR="00723D63" w:rsidRPr="00B812CA" w:rsidRDefault="00723D63" w:rsidP="00AE2737">
      <w:pPr>
        <w:pStyle w:val="ListParagraph"/>
        <w:numPr>
          <w:ilvl w:val="0"/>
          <w:numId w:val="36"/>
        </w:numPr>
        <w:spacing w:after="60" w:line="240" w:lineRule="auto"/>
        <w:jc w:val="both"/>
      </w:pPr>
      <w:r w:rsidRPr="00B812CA">
        <w:t xml:space="preserve">Data at a set of discrete fixed </w:t>
      </w:r>
      <w:proofErr w:type="gramStart"/>
      <w:r w:rsidRPr="00B812CA">
        <w:t>points;</w:t>
      </w:r>
      <w:proofErr w:type="gramEnd"/>
    </w:p>
    <w:p w14:paraId="2F297534" w14:textId="107CD15E" w:rsidR="00723D63" w:rsidRPr="00B812CA" w:rsidRDefault="00723D63" w:rsidP="00AE2737">
      <w:pPr>
        <w:pStyle w:val="ListParagraph"/>
        <w:numPr>
          <w:ilvl w:val="0"/>
          <w:numId w:val="36"/>
        </w:numPr>
        <w:spacing w:after="60" w:line="240" w:lineRule="auto"/>
        <w:jc w:val="both"/>
      </w:pPr>
      <w:r w:rsidRPr="00B812CA">
        <w:t xml:space="preserve">Data at a set of moving </w:t>
      </w:r>
      <w:proofErr w:type="gramStart"/>
      <w:r w:rsidRPr="00B812CA">
        <w:t>platforms;</w:t>
      </w:r>
      <w:proofErr w:type="gramEnd"/>
    </w:p>
    <w:p w14:paraId="01991D04" w14:textId="07818BE5" w:rsidR="00723D63" w:rsidRDefault="00723D63" w:rsidP="00AE2737">
      <w:pPr>
        <w:pStyle w:val="ListParagraph"/>
        <w:numPr>
          <w:ilvl w:val="0"/>
          <w:numId w:val="36"/>
        </w:numPr>
        <w:spacing w:after="120" w:line="240" w:lineRule="auto"/>
        <w:jc w:val="both"/>
      </w:pPr>
      <w:r w:rsidRPr="00B812CA">
        <w:t>Time series data at a set of fixed points.</w:t>
      </w:r>
    </w:p>
    <w:p w14:paraId="6CA6F198" w14:textId="38C62EC9" w:rsidR="00A841E5" w:rsidRDefault="00A841E5" w:rsidP="00B812CA">
      <w:pPr>
        <w:spacing w:after="120" w:line="240" w:lineRule="auto"/>
        <w:jc w:val="both"/>
      </w:pPr>
      <w:r w:rsidRPr="00A841E5">
        <w:t>For S-102 and S-104 datasets, ECDIS must support gridded data in DCF 2 format only.  For S-111 datasets, ECDIS must support gridded data in DCF 2 or DCF 3 format only</w:t>
      </w:r>
    </w:p>
    <w:p w14:paraId="2BED3CC9" w14:textId="589DDE65" w:rsidR="009F2195" w:rsidRPr="00B812CA" w:rsidRDefault="00677C3F" w:rsidP="00923F11">
      <w:pPr>
        <w:spacing w:after="120" w:line="240" w:lineRule="auto"/>
        <w:jc w:val="both"/>
      </w:pPr>
      <w:r w:rsidRPr="00B812CA">
        <w:t xml:space="preserve">Gridded data will specify either continuous or discrete interpolation </w:t>
      </w:r>
      <w:r w:rsidR="000B3A59">
        <w:t xml:space="preserve">(no interpolation between points) </w:t>
      </w:r>
      <w:r w:rsidRPr="00B812CA">
        <w:t>between grid points. Data for discret</w:t>
      </w:r>
      <w:r w:rsidR="009F2195" w:rsidRPr="00B812CA">
        <w:t>e fixed points, moving platform</w:t>
      </w:r>
      <w:r w:rsidRPr="00B812CA">
        <w:t xml:space="preserve"> and time series at fixed points is </w:t>
      </w:r>
      <w:r w:rsidR="00A53BC3" w:rsidRPr="00B812CA">
        <w:t>intrinsically</w:t>
      </w:r>
      <w:r w:rsidRPr="00B812CA">
        <w:t xml:space="preserve"> discrete.</w:t>
      </w:r>
      <w:r w:rsidR="000B3A59">
        <w:t xml:space="preserve"> </w:t>
      </w:r>
    </w:p>
    <w:p w14:paraId="3274D43D" w14:textId="68674D74" w:rsidR="000D6E41" w:rsidRPr="00B812CA" w:rsidRDefault="000D6E41" w:rsidP="00DB7CFE">
      <w:pPr>
        <w:pStyle w:val="Heading2"/>
      </w:pPr>
      <w:bookmarkStart w:id="1344" w:name="_Toc178784432"/>
      <w:bookmarkStart w:id="1345" w:name="_Toc178784433"/>
      <w:bookmarkStart w:id="1346" w:name="_Toc178784434"/>
      <w:bookmarkStart w:id="1347" w:name="_Toc178784435"/>
      <w:bookmarkStart w:id="1348" w:name="_Toc178784436"/>
      <w:bookmarkStart w:id="1349" w:name="_Toc178784437"/>
      <w:bookmarkStart w:id="1350" w:name="_Toc178784438"/>
      <w:bookmarkStart w:id="1351" w:name="_Toc178784439"/>
      <w:bookmarkStart w:id="1352" w:name="_Toc178784440"/>
      <w:bookmarkStart w:id="1353" w:name="_Toc178784455"/>
      <w:bookmarkStart w:id="1354" w:name="_Toc178784456"/>
      <w:bookmarkStart w:id="1355" w:name="_Toc178784457"/>
      <w:bookmarkStart w:id="1356" w:name="_Toc178784458"/>
      <w:bookmarkStart w:id="1357" w:name="_Toc178784459"/>
      <w:bookmarkStart w:id="1358" w:name="_Toc178784460"/>
      <w:bookmarkStart w:id="1359" w:name="_Toc178784461"/>
      <w:bookmarkStart w:id="1360" w:name="_Toc178784462"/>
      <w:bookmarkStart w:id="1361" w:name="_Toc178784463"/>
      <w:bookmarkStart w:id="1362" w:name="_Toc178784464"/>
      <w:bookmarkStart w:id="1363" w:name="_Toc178784465"/>
      <w:bookmarkStart w:id="1364" w:name="_Toc178784466"/>
      <w:bookmarkStart w:id="1365" w:name="_Toc178784467"/>
      <w:bookmarkStart w:id="1366" w:name="_Toc178784468"/>
      <w:bookmarkStart w:id="1367" w:name="_Toc178784469"/>
      <w:bookmarkStart w:id="1368" w:name="_Toc98339923"/>
      <w:bookmarkStart w:id="1369" w:name="_Toc98340299"/>
      <w:bookmarkStart w:id="1370" w:name="_Toc99104668"/>
      <w:bookmarkStart w:id="1371" w:name="_Toc99105110"/>
      <w:bookmarkStart w:id="1372" w:name="_Toc19406716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r w:rsidRPr="00B812CA">
        <w:t>Thinning</w:t>
      </w:r>
      <w:bookmarkEnd w:id="1372"/>
    </w:p>
    <w:bookmarkEnd w:id="1343"/>
    <w:p w14:paraId="1CB67D41" w14:textId="06F69413" w:rsidR="003F1FEF" w:rsidRPr="00B812CA" w:rsidRDefault="00CA4EEF" w:rsidP="001A67BD">
      <w:pPr>
        <w:spacing w:after="120" w:line="240" w:lineRule="auto"/>
        <w:jc w:val="both"/>
      </w:pPr>
      <w:r w:rsidRPr="00B812CA">
        <w:t xml:space="preserve">When gridded data is portrayed using discrete symbols at each data point, the effects of scaling the display must be considered. </w:t>
      </w:r>
      <w:r w:rsidR="003F1FEF" w:rsidRPr="00B812CA">
        <w:t>A high-resolution display (that is, zooming in) of regularly gridded data display produces a lower density of data</w:t>
      </w:r>
      <w:r w:rsidR="00B80625" w:rsidRPr="00B812CA">
        <w:t xml:space="preserve"> in the visual field</w:t>
      </w:r>
      <w:r w:rsidR="003F1FEF" w:rsidRPr="00B812CA">
        <w:t xml:space="preserve">. </w:t>
      </w:r>
    </w:p>
    <w:p w14:paraId="62FF7CB5" w14:textId="77777777" w:rsidR="00AB26E9" w:rsidRPr="00B812CA" w:rsidRDefault="003F1FEF" w:rsidP="001A67BD">
      <w:pPr>
        <w:spacing w:after="120" w:line="240" w:lineRule="auto"/>
        <w:jc w:val="both"/>
      </w:pPr>
      <w:r w:rsidRPr="00B812CA">
        <w:t>Displaying at a low resolution (that is, zooming out) increases the density of symbols</w:t>
      </w:r>
      <w:r w:rsidR="00B80625" w:rsidRPr="00B812CA">
        <w:t xml:space="preserve"> in the visual field</w:t>
      </w:r>
      <w:r w:rsidRPr="00B812CA">
        <w:t xml:space="preserve">. However, by applying a thinning algorithm, the number of </w:t>
      </w:r>
      <w:r w:rsidR="00B80625" w:rsidRPr="00B812CA">
        <w:t>symbols</w:t>
      </w:r>
      <w:r w:rsidRPr="00B812CA">
        <w:t xml:space="preserve"> may be reduced.</w:t>
      </w:r>
    </w:p>
    <w:p w14:paraId="56195F47" w14:textId="27911A07" w:rsidR="009217CC" w:rsidRDefault="00335D32" w:rsidP="001A67BD">
      <w:pPr>
        <w:spacing w:after="120" w:line="240" w:lineRule="auto"/>
        <w:jc w:val="both"/>
      </w:pPr>
      <w:r w:rsidRPr="00B812CA">
        <w:t>Thinning</w:t>
      </w:r>
      <w:r w:rsidR="00AB26E9" w:rsidRPr="00B812CA">
        <w:t xml:space="preserve"> </w:t>
      </w:r>
      <w:r w:rsidR="007E74BF" w:rsidRPr="00B812CA">
        <w:t xml:space="preserve">must </w:t>
      </w:r>
      <w:r w:rsidR="00E85AE1">
        <w:t xml:space="preserve">therefore </w:t>
      </w:r>
      <w:r w:rsidR="00AB26E9" w:rsidRPr="00B812CA">
        <w:t xml:space="preserve">be applied to reduce symbol density when the display is scaled. </w:t>
      </w:r>
    </w:p>
    <w:p w14:paraId="136221B5" w14:textId="782191A6" w:rsidR="00203BD0" w:rsidRPr="00B812CA" w:rsidRDefault="00AB26E9" w:rsidP="00203BD0">
      <w:pPr>
        <w:spacing w:after="120" w:line="240" w:lineRule="auto"/>
        <w:jc w:val="both"/>
      </w:pPr>
      <w:r w:rsidRPr="00B812CA">
        <w:t xml:space="preserve">Manufacturers may use the </w:t>
      </w:r>
      <w:r w:rsidR="00E85AE1">
        <w:t xml:space="preserve">recommended </w:t>
      </w:r>
      <w:r w:rsidRPr="00B812CA">
        <w:t xml:space="preserve">algorithm </w:t>
      </w:r>
      <w:r w:rsidR="00E85AE1">
        <w:t>contained</w:t>
      </w:r>
      <w:r w:rsidR="00E85AE1" w:rsidRPr="00B812CA">
        <w:t xml:space="preserve"> </w:t>
      </w:r>
      <w:r w:rsidR="00E85AE1">
        <w:t xml:space="preserve">in Appendix </w:t>
      </w:r>
      <w:r w:rsidR="004505B4">
        <w:t>G</w:t>
      </w:r>
      <w:r w:rsidR="00E85AE1" w:rsidRPr="00B812CA">
        <w:t xml:space="preserve"> </w:t>
      </w:r>
      <w:r w:rsidRPr="00B812CA">
        <w:t>or other algorithms of their own devising.</w:t>
      </w:r>
    </w:p>
    <w:p w14:paraId="70D27033" w14:textId="434D4D96" w:rsidR="00F22049" w:rsidRPr="00B812CA" w:rsidRDefault="00F22049" w:rsidP="00DB7CFE">
      <w:pPr>
        <w:pStyle w:val="Heading2"/>
      </w:pPr>
      <w:bookmarkStart w:id="1373" w:name="_Ref49451543"/>
      <w:bookmarkStart w:id="1374" w:name="_Ref49451559"/>
      <w:bookmarkStart w:id="1375" w:name="_Toc194067164"/>
      <w:r w:rsidRPr="00B812CA">
        <w:t>Temporal variation</w:t>
      </w:r>
      <w:bookmarkEnd w:id="1373"/>
      <w:bookmarkEnd w:id="1374"/>
      <w:bookmarkEnd w:id="1375"/>
    </w:p>
    <w:p w14:paraId="47075A25" w14:textId="4D4ABFC5" w:rsidR="003F1FEF" w:rsidRPr="00B812CA" w:rsidRDefault="003F1FEF" w:rsidP="00203BD0">
      <w:pPr>
        <w:spacing w:after="120" w:line="240" w:lineRule="auto"/>
        <w:jc w:val="both"/>
      </w:pPr>
      <w:r w:rsidRPr="00B812CA">
        <w:t xml:space="preserve">The metadata variables related to time are </w:t>
      </w:r>
      <w:proofErr w:type="spellStart"/>
      <w:r w:rsidRPr="00B812CA">
        <w:rPr>
          <w:i/>
          <w:iCs/>
        </w:rPr>
        <w:t>dateTimeOfFirstRecord</w:t>
      </w:r>
      <w:proofErr w:type="spellEnd"/>
      <w:r w:rsidRPr="00B812CA">
        <w:t xml:space="preserve">, </w:t>
      </w:r>
      <w:proofErr w:type="spellStart"/>
      <w:r w:rsidRPr="00B812CA">
        <w:rPr>
          <w:i/>
          <w:iCs/>
        </w:rPr>
        <w:t>dateTimeOfLastRecord</w:t>
      </w:r>
      <w:proofErr w:type="spellEnd"/>
      <w:r w:rsidRPr="00B812CA">
        <w:t xml:space="preserve">, </w:t>
      </w:r>
      <w:proofErr w:type="spellStart"/>
      <w:r w:rsidRPr="00B812CA">
        <w:rPr>
          <w:i/>
          <w:iCs/>
        </w:rPr>
        <w:t>timeRecordInterval</w:t>
      </w:r>
      <w:proofErr w:type="spellEnd"/>
      <w:r w:rsidRPr="00B812CA">
        <w:t xml:space="preserve">, </w:t>
      </w:r>
      <w:proofErr w:type="spellStart"/>
      <w:r w:rsidRPr="00B812CA">
        <w:rPr>
          <w:i/>
          <w:iCs/>
        </w:rPr>
        <w:t>numberOfTimes</w:t>
      </w:r>
      <w:proofErr w:type="spellEnd"/>
      <w:r w:rsidR="00957791" w:rsidRPr="00B812CA">
        <w:rPr>
          <w:i/>
          <w:iCs/>
        </w:rPr>
        <w:t xml:space="preserve">, </w:t>
      </w:r>
      <w:proofErr w:type="spellStart"/>
      <w:r w:rsidR="00957791" w:rsidRPr="00B812CA">
        <w:rPr>
          <w:i/>
          <w:iCs/>
        </w:rPr>
        <w:t>timeIntervalIndex</w:t>
      </w:r>
      <w:proofErr w:type="spellEnd"/>
      <w:r w:rsidR="00957791" w:rsidRPr="00B812CA">
        <w:rPr>
          <w:i/>
          <w:iCs/>
        </w:rPr>
        <w:t xml:space="preserve">, </w:t>
      </w:r>
      <w:proofErr w:type="spellStart"/>
      <w:r w:rsidR="00957791" w:rsidRPr="00B812CA">
        <w:rPr>
          <w:i/>
          <w:iCs/>
        </w:rPr>
        <w:t>timePoint</w:t>
      </w:r>
      <w:proofErr w:type="spellEnd"/>
      <w:r w:rsidR="00957791" w:rsidRPr="00B812CA">
        <w:rPr>
          <w:i/>
          <w:iCs/>
        </w:rPr>
        <w:t xml:space="preserve">, </w:t>
      </w:r>
      <w:proofErr w:type="spellStart"/>
      <w:r w:rsidR="00957791" w:rsidRPr="00B812CA">
        <w:rPr>
          <w:i/>
          <w:iCs/>
        </w:rPr>
        <w:t>startDateTime</w:t>
      </w:r>
      <w:proofErr w:type="spellEnd"/>
      <w:r w:rsidR="00957791" w:rsidRPr="00B812CA">
        <w:rPr>
          <w:i/>
          <w:iCs/>
        </w:rPr>
        <w:t xml:space="preserve">, </w:t>
      </w:r>
      <w:r w:rsidR="00957791" w:rsidRPr="00B812CA">
        <w:t>and</w:t>
      </w:r>
      <w:r w:rsidR="00957791" w:rsidRPr="00B812CA">
        <w:rPr>
          <w:i/>
          <w:iCs/>
        </w:rPr>
        <w:t xml:space="preserve"> </w:t>
      </w:r>
      <w:proofErr w:type="spellStart"/>
      <w:r w:rsidR="00957791" w:rsidRPr="00B812CA">
        <w:rPr>
          <w:i/>
          <w:iCs/>
        </w:rPr>
        <w:t>endDateTime</w:t>
      </w:r>
      <w:proofErr w:type="spellEnd"/>
      <w:r w:rsidR="00935A99" w:rsidRPr="00B812CA">
        <w:t xml:space="preserve"> (see S-100 </w:t>
      </w:r>
      <w:r w:rsidR="008C629C" w:rsidRPr="00B812CA">
        <w:t>Part 10c</w:t>
      </w:r>
      <w:r w:rsidR="00935A99" w:rsidRPr="00B812CA">
        <w:t>)</w:t>
      </w:r>
      <w:r w:rsidRPr="00B812CA">
        <w:t>. The time selected for display (that is</w:t>
      </w:r>
      <w:r w:rsidR="00957791" w:rsidRPr="00B812CA">
        <w:t>,</w:t>
      </w:r>
      <w:r w:rsidRPr="00B812CA">
        <w:t xml:space="preserve"> past</w:t>
      </w:r>
      <w:r w:rsidR="00957791" w:rsidRPr="00B812CA">
        <w:t>/</w:t>
      </w:r>
      <w:r w:rsidRPr="00B812CA">
        <w:t>present</w:t>
      </w:r>
      <w:r w:rsidR="00B42326" w:rsidRPr="00B812CA">
        <w:t>/</w:t>
      </w:r>
      <w:r w:rsidRPr="00B812CA">
        <w:t xml:space="preserve">future) will typically not correspond exactly to the timestamp </w:t>
      </w:r>
      <w:r w:rsidR="00957791" w:rsidRPr="00B812CA">
        <w:t xml:space="preserve">(metadata variable </w:t>
      </w:r>
      <w:proofErr w:type="spellStart"/>
      <w:r w:rsidR="00957791" w:rsidRPr="00B812CA">
        <w:rPr>
          <w:i/>
          <w:iCs/>
        </w:rPr>
        <w:t>timePoint</w:t>
      </w:r>
      <w:proofErr w:type="spellEnd"/>
      <w:r w:rsidR="00957791" w:rsidRPr="00B812CA">
        <w:t xml:space="preserve">) </w:t>
      </w:r>
      <w:r w:rsidRPr="00B812CA">
        <w:t xml:space="preserve">of the input data. For a correct display, the ECDIS </w:t>
      </w:r>
      <w:proofErr w:type="gramStart"/>
      <w:r w:rsidR="00E85AE1">
        <w:t xml:space="preserve">must </w:t>
      </w:r>
      <w:r w:rsidRPr="00B812CA">
        <w:t xml:space="preserve"> select</w:t>
      </w:r>
      <w:proofErr w:type="gramEnd"/>
      <w:r w:rsidRPr="00B812CA">
        <w:t xml:space="preserve"> the correct data.</w:t>
      </w:r>
    </w:p>
    <w:p w14:paraId="001A0CDF" w14:textId="47ABC04F" w:rsidR="003F1FEF" w:rsidRPr="00B812CA" w:rsidRDefault="003F1FEF" w:rsidP="00203BD0">
      <w:pPr>
        <w:spacing w:after="120" w:line="240" w:lineRule="auto"/>
        <w:jc w:val="both"/>
      </w:pPr>
      <w:r w:rsidRPr="00B812CA">
        <w:t xml:space="preserve">For data with only a single </w:t>
      </w:r>
      <w:r w:rsidR="000560A4" w:rsidRPr="00B812CA">
        <w:t xml:space="preserve">timed </w:t>
      </w:r>
      <w:r w:rsidRPr="00B812CA">
        <w:t xml:space="preserve">record (where the timestamp of the earliest value equals that of the latest value) such as real-time data, the </w:t>
      </w:r>
      <w:r w:rsidR="000560A4" w:rsidRPr="00B812CA">
        <w:t xml:space="preserve">data </w:t>
      </w:r>
      <w:r w:rsidRPr="00B812CA">
        <w:t xml:space="preserve">values </w:t>
      </w:r>
      <w:r w:rsidR="0036349A" w:rsidRPr="00E85AE1">
        <w:t>must be</w:t>
      </w:r>
      <w:r w:rsidR="0036349A" w:rsidRPr="00B812CA">
        <w:t xml:space="preserve"> </w:t>
      </w:r>
      <w:r w:rsidRPr="00B812CA">
        <w:t xml:space="preserve">displayed only if the display time is later than the timestamp and the absolute time difference between the display time and the data timestamp is less than a discrimination interval (for example 5 minutes). For a single record, the variable </w:t>
      </w:r>
      <w:proofErr w:type="spellStart"/>
      <w:proofErr w:type="gramStart"/>
      <w:r w:rsidRPr="00B812CA">
        <w:rPr>
          <w:i/>
          <w:iCs/>
        </w:rPr>
        <w:t>timeRecordInterval</w:t>
      </w:r>
      <w:proofErr w:type="spellEnd"/>
      <w:r w:rsidRPr="00B812CA">
        <w:t xml:space="preserve">  can</w:t>
      </w:r>
      <w:proofErr w:type="gramEnd"/>
      <w:r w:rsidRPr="00B812CA">
        <w:t xml:space="preserve"> be used to set the discrimination interval.</w:t>
      </w:r>
    </w:p>
    <w:p w14:paraId="7B39166A" w14:textId="77777777" w:rsidR="00B8329D" w:rsidRDefault="003F1FEF" w:rsidP="00203BD0">
      <w:pPr>
        <w:spacing w:after="120" w:line="240" w:lineRule="auto"/>
        <w:jc w:val="both"/>
        <w:rPr>
          <w:ins w:id="1376" w:author="jonathan pritchard" w:date="2025-08-07T10:05:00Z" w16du:dateUtc="2025-08-07T09:05:00Z"/>
        </w:rPr>
      </w:pPr>
      <w:r w:rsidRPr="00B812CA">
        <w:t>For data with multiple times, if the selected display time is later than the first timestamp and earlier than the last timestamp</w:t>
      </w:r>
      <w:r w:rsidR="000560A4" w:rsidRPr="00B812CA">
        <w:t>, or the selected display time is in the interval [</w:t>
      </w:r>
      <w:proofErr w:type="spellStart"/>
      <w:r w:rsidR="000560A4" w:rsidRPr="00B812CA">
        <w:rPr>
          <w:i/>
          <w:iCs/>
        </w:rPr>
        <w:t>startDateTime</w:t>
      </w:r>
      <w:proofErr w:type="spellEnd"/>
      <w:r w:rsidR="000560A4" w:rsidRPr="00B812CA">
        <w:rPr>
          <w:i/>
          <w:iCs/>
        </w:rPr>
        <w:t>,</w:t>
      </w:r>
      <w:r w:rsidR="000560A4" w:rsidRPr="00B812CA">
        <w:t xml:space="preserve"> </w:t>
      </w:r>
      <w:proofErr w:type="spellStart"/>
      <w:r w:rsidR="000560A4" w:rsidRPr="00B812CA">
        <w:rPr>
          <w:i/>
          <w:iCs/>
        </w:rPr>
        <w:t>endDateTime</w:t>
      </w:r>
      <w:proofErr w:type="spellEnd"/>
      <w:r w:rsidR="000560A4" w:rsidRPr="00B812CA">
        <w:rPr>
          <w:i/>
          <w:iCs/>
        </w:rPr>
        <w:t>]</w:t>
      </w:r>
      <w:r w:rsidRPr="00B812CA">
        <w:t xml:space="preserve">, then the closest but immediately preceding values in the data </w:t>
      </w:r>
      <w:r w:rsidR="0036349A" w:rsidRPr="00E85AE1">
        <w:t>must be</w:t>
      </w:r>
      <w:r w:rsidR="0036349A" w:rsidRPr="00B812CA">
        <w:t xml:space="preserve"> </w:t>
      </w:r>
      <w:r w:rsidRPr="00B812CA">
        <w:t>displayed</w:t>
      </w:r>
      <w:r w:rsidRPr="00A16003">
        <w:rPr>
          <w:b/>
          <w:bCs/>
          <w:i/>
          <w:iCs/>
          <w:rPrChange w:id="1377" w:author="jonathan pritchard" w:date="2025-07-22T09:58:00Z" w16du:dateUtc="2025-07-22T08:58:00Z">
            <w:rPr/>
          </w:rPrChange>
        </w:rPr>
        <w:t>.</w:t>
      </w:r>
      <w:del w:id="1378" w:author="jonathan pritchard" w:date="2025-08-07T10:04:00Z" w16du:dateUtc="2025-08-07T09:04:00Z">
        <w:r w:rsidRPr="00A16003" w:rsidDel="00B8329D">
          <w:rPr>
            <w:b/>
            <w:bCs/>
            <w:i/>
            <w:iCs/>
            <w:rPrChange w:id="1379" w:author="jonathan pritchard" w:date="2025-07-22T09:58:00Z" w16du:dateUtc="2025-07-22T08:58:00Z">
              <w:rPr/>
            </w:rPrChange>
          </w:rPr>
          <w:delText xml:space="preserve"> However, if the selected display time is earlier than the first timestamp</w:delText>
        </w:r>
        <w:r w:rsidR="000560A4" w:rsidRPr="00A16003" w:rsidDel="00B8329D">
          <w:rPr>
            <w:b/>
            <w:bCs/>
            <w:i/>
            <w:iCs/>
            <w:rPrChange w:id="1380" w:author="jonathan pritchard" w:date="2025-07-22T09:58:00Z" w16du:dateUtc="2025-07-22T08:58:00Z">
              <w:rPr/>
            </w:rPrChange>
          </w:rPr>
          <w:delText>, or outside the interval [</w:delText>
        </w:r>
        <w:r w:rsidR="000560A4" w:rsidRPr="00A16003" w:rsidDel="00B8329D">
          <w:rPr>
            <w:b/>
            <w:bCs/>
            <w:i/>
            <w:iCs/>
            <w:rPrChange w:id="1381" w:author="jonathan pritchard" w:date="2025-07-22T09:58:00Z" w16du:dateUtc="2025-07-22T08:58:00Z">
              <w:rPr>
                <w:i/>
                <w:iCs/>
              </w:rPr>
            </w:rPrChange>
          </w:rPr>
          <w:delText>startDateTime</w:delText>
        </w:r>
        <w:r w:rsidR="000560A4" w:rsidRPr="00A16003" w:rsidDel="00B8329D">
          <w:rPr>
            <w:b/>
            <w:bCs/>
            <w:i/>
            <w:iCs/>
            <w:rPrChange w:id="1382" w:author="jonathan pritchard" w:date="2025-07-22T09:58:00Z" w16du:dateUtc="2025-07-22T08:58:00Z">
              <w:rPr/>
            </w:rPrChange>
          </w:rPr>
          <w:delText xml:space="preserve">, </w:delText>
        </w:r>
        <w:r w:rsidR="000560A4" w:rsidRPr="00A16003" w:rsidDel="00B8329D">
          <w:rPr>
            <w:b/>
            <w:bCs/>
            <w:i/>
            <w:iCs/>
            <w:rPrChange w:id="1383" w:author="jonathan pritchard" w:date="2025-07-22T09:58:00Z" w16du:dateUtc="2025-07-22T08:58:00Z">
              <w:rPr>
                <w:i/>
                <w:iCs/>
              </w:rPr>
            </w:rPrChange>
          </w:rPr>
          <w:delText>endDateTime</w:delText>
        </w:r>
        <w:r w:rsidR="000560A4" w:rsidRPr="00A16003" w:rsidDel="00B8329D">
          <w:rPr>
            <w:b/>
            <w:bCs/>
            <w:i/>
            <w:iCs/>
            <w:rPrChange w:id="1384" w:author="jonathan pritchard" w:date="2025-07-22T09:58:00Z" w16du:dateUtc="2025-07-22T08:58:00Z">
              <w:rPr/>
            </w:rPrChange>
          </w:rPr>
          <w:delText>]</w:delText>
        </w:r>
        <w:r w:rsidRPr="00A16003" w:rsidDel="00B8329D">
          <w:rPr>
            <w:b/>
            <w:bCs/>
            <w:i/>
            <w:iCs/>
            <w:rPrChange w:id="1385" w:author="jonathan pritchard" w:date="2025-07-22T09:58:00Z" w16du:dateUtc="2025-07-22T08:58:00Z">
              <w:rPr/>
            </w:rPrChange>
          </w:rPr>
          <w:delText xml:space="preserve"> then the data </w:delText>
        </w:r>
        <w:r w:rsidR="0036349A" w:rsidRPr="00A16003" w:rsidDel="00B8329D">
          <w:rPr>
            <w:b/>
            <w:bCs/>
            <w:i/>
            <w:iCs/>
            <w:rPrChange w:id="1386" w:author="jonathan pritchard" w:date="2025-07-22T09:58:00Z" w16du:dateUtc="2025-07-22T08:58:00Z">
              <w:rPr/>
            </w:rPrChange>
          </w:rPr>
          <w:delText>must not be</w:delText>
        </w:r>
        <w:r w:rsidRPr="00A16003" w:rsidDel="00B8329D">
          <w:rPr>
            <w:b/>
            <w:bCs/>
            <w:i/>
            <w:iCs/>
            <w:rPrChange w:id="1387" w:author="jonathan pritchard" w:date="2025-07-22T09:58:00Z" w16du:dateUtc="2025-07-22T08:58:00Z">
              <w:rPr/>
            </w:rPrChange>
          </w:rPr>
          <w:delText xml:space="preserve"> displayed</w:delText>
        </w:r>
      </w:del>
      <w:commentRangeStart w:id="1388"/>
      <w:commentRangeStart w:id="1389"/>
      <w:commentRangeStart w:id="1390"/>
      <w:del w:id="1391" w:author="jonathan pritchard" w:date="2025-08-07T10:05:00Z" w16du:dateUtc="2025-08-07T09:05:00Z">
        <w:r w:rsidRPr="00B812CA" w:rsidDel="00B8329D">
          <w:delText>.</w:delText>
        </w:r>
      </w:del>
      <w:r w:rsidRPr="00B812CA">
        <w:t xml:space="preserve"> </w:t>
      </w:r>
    </w:p>
    <w:p w14:paraId="7826A022" w14:textId="4C9B17EE" w:rsidR="00B8329D" w:rsidRPr="005B42ED" w:rsidRDefault="003F1FEF" w:rsidP="00203BD0">
      <w:pPr>
        <w:spacing w:after="120" w:line="240" w:lineRule="auto"/>
        <w:jc w:val="both"/>
      </w:pPr>
      <w:r w:rsidRPr="00B812CA">
        <w:t>If the selected time is later than the last timestamp</w:t>
      </w:r>
      <w:r w:rsidR="000560A4" w:rsidRPr="00B812CA">
        <w:t xml:space="preserve"> or after </w:t>
      </w:r>
      <w:proofErr w:type="spellStart"/>
      <w:r w:rsidR="000560A4" w:rsidRPr="00B812CA">
        <w:rPr>
          <w:i/>
          <w:iCs/>
        </w:rPr>
        <w:t>endDateTime</w:t>
      </w:r>
      <w:proofErr w:type="spellEnd"/>
      <w:r w:rsidRPr="00B812CA">
        <w:t xml:space="preserve">, then </w:t>
      </w:r>
      <w:r w:rsidR="000560A4" w:rsidRPr="00B812CA">
        <w:t>data</w:t>
      </w:r>
      <w:r w:rsidRPr="00B812CA">
        <w:t xml:space="preserve"> values at that time </w:t>
      </w:r>
      <w:r w:rsidR="0036349A" w:rsidRPr="00E85AE1">
        <w:t>must be</w:t>
      </w:r>
      <w:r w:rsidR="0036349A" w:rsidRPr="00B812CA">
        <w:t xml:space="preserve"> </w:t>
      </w:r>
      <w:r w:rsidRPr="00B812CA">
        <w:t xml:space="preserve">displayed only if the absolute time difference between the display time and the data timestamp is less than a discrimination interval (for example the value of the variable </w:t>
      </w:r>
      <w:proofErr w:type="spellStart"/>
      <w:r w:rsidRPr="00B812CA">
        <w:rPr>
          <w:i/>
          <w:iCs/>
        </w:rPr>
        <w:t>timeRecordInterval</w:t>
      </w:r>
      <w:proofErr w:type="spellEnd"/>
      <w:r w:rsidRPr="00B812CA">
        <w:t>).</w:t>
      </w:r>
      <w:commentRangeEnd w:id="1388"/>
      <w:r w:rsidR="00A16003" w:rsidRPr="00B812CA">
        <w:rPr>
          <w:rStyle w:val="CommentReference"/>
          <w:sz w:val="20"/>
          <w:lang w:val="en-GB"/>
        </w:rPr>
        <w:commentReference w:id="1388"/>
      </w:r>
      <w:commentRangeEnd w:id="1389"/>
      <w:r w:rsidR="00A16003" w:rsidRPr="00B812CA">
        <w:rPr>
          <w:rStyle w:val="CommentReference"/>
          <w:sz w:val="20"/>
          <w:lang w:val="en-GB"/>
        </w:rPr>
        <w:commentReference w:id="1389"/>
      </w:r>
      <w:commentRangeEnd w:id="1390"/>
      <w:r w:rsidR="005B42ED">
        <w:rPr>
          <w:rStyle w:val="CommentReference"/>
        </w:rPr>
        <w:commentReference w:id="1390"/>
      </w:r>
      <w:ins w:id="1392" w:author="jonathan pritchard" w:date="2025-08-07T10:05:00Z" w16du:dateUtc="2025-08-07T09:05:00Z">
        <w:r w:rsidR="00B8329D" w:rsidRPr="00B8329D">
          <w:rPr>
            <w:i/>
            <w:iCs/>
            <w:rPrChange w:id="1393" w:author="jonathan pritchard" w:date="2025-08-07T10:06:00Z" w16du:dateUtc="2025-08-07T09:06:00Z">
              <w:rPr>
                <w:b/>
                <w:bCs/>
                <w:i/>
                <w:iCs/>
              </w:rPr>
            </w:rPrChange>
          </w:rPr>
          <w:t xml:space="preserve"> </w:t>
        </w:r>
      </w:ins>
      <w:ins w:id="1394" w:author="jonathan pritchard" w:date="2025-08-07T10:06:00Z" w16du:dateUtc="2025-08-07T09:06:00Z">
        <w:r w:rsidR="00B8329D" w:rsidRPr="005B42ED">
          <w:rPr>
            <w:rPrChange w:id="1395" w:author="jonathan pritchard" w:date="2025-08-07T10:06:00Z" w16du:dateUtc="2025-08-07T09:06:00Z">
              <w:rPr>
                <w:i/>
                <w:iCs/>
              </w:rPr>
            </w:rPrChange>
          </w:rPr>
          <w:t>I</w:t>
        </w:r>
      </w:ins>
      <w:ins w:id="1396" w:author="jonathan pritchard" w:date="2025-08-07T10:05:00Z" w16du:dateUtc="2025-08-07T09:05:00Z">
        <w:r w:rsidR="00B8329D" w:rsidRPr="005B42ED">
          <w:rPr>
            <w:rPrChange w:id="1397" w:author="jonathan pritchard" w:date="2025-08-07T10:06:00Z" w16du:dateUtc="2025-08-07T09:06:00Z">
              <w:rPr>
                <w:b/>
                <w:bCs/>
                <w:i/>
                <w:iCs/>
              </w:rPr>
            </w:rPrChange>
          </w:rPr>
          <w:t>f the selected display time is outside the interval [</w:t>
        </w:r>
      </w:ins>
      <w:ins w:id="1398" w:author="jonathan pritchard" w:date="2025-08-07T10:06:00Z" w16du:dateUtc="2025-08-07T09:06:00Z">
        <w:r w:rsidR="005B42ED" w:rsidRPr="005B42ED">
          <w:rPr>
            <w:rPrChange w:id="1399" w:author="jonathan pritchard" w:date="2025-08-07T10:06:00Z" w16du:dateUtc="2025-08-07T09:06:00Z">
              <w:rPr>
                <w:i/>
                <w:iCs/>
              </w:rPr>
            </w:rPrChange>
          </w:rPr>
          <w:t>(</w:t>
        </w:r>
      </w:ins>
      <w:proofErr w:type="spellStart"/>
      <w:ins w:id="1400" w:author="jonathan pritchard" w:date="2025-08-07T10:05:00Z" w16du:dateUtc="2025-08-07T09:05:00Z">
        <w:r w:rsidR="00B8329D" w:rsidRPr="005B42ED">
          <w:rPr>
            <w:rPrChange w:id="1401" w:author="jonathan pritchard" w:date="2025-08-07T10:06:00Z" w16du:dateUtc="2025-08-07T09:06:00Z">
              <w:rPr>
                <w:b/>
                <w:bCs/>
                <w:i/>
                <w:iCs/>
              </w:rPr>
            </w:rPrChange>
          </w:rPr>
          <w:t>startDateTime</w:t>
        </w:r>
        <w:proofErr w:type="spellEnd"/>
        <w:r w:rsidR="00B8329D" w:rsidRPr="005B42ED">
          <w:rPr>
            <w:rPrChange w:id="1402" w:author="jonathan pritchard" w:date="2025-08-07T10:06:00Z" w16du:dateUtc="2025-08-07T09:06:00Z">
              <w:rPr>
                <w:b/>
                <w:bCs/>
                <w:i/>
                <w:iCs/>
              </w:rPr>
            </w:rPrChange>
          </w:rPr>
          <w:t xml:space="preserve"> </w:t>
        </w:r>
      </w:ins>
      <w:ins w:id="1403" w:author="jonathan pritchard" w:date="2025-08-07T10:06:00Z" w16du:dateUtc="2025-08-07T09:06:00Z">
        <w:r w:rsidR="005B42ED" w:rsidRPr="005B42ED">
          <w:rPr>
            <w:rPrChange w:id="1404" w:author="jonathan pritchard" w:date="2025-08-07T10:06:00Z" w16du:dateUtc="2025-08-07T09:06:00Z">
              <w:rPr>
                <w:i/>
                <w:iCs/>
              </w:rPr>
            </w:rPrChange>
          </w:rPr>
          <w:t>–</w:t>
        </w:r>
      </w:ins>
      <w:ins w:id="1405" w:author="jonathan pritchard" w:date="2025-08-07T10:05:00Z" w16du:dateUtc="2025-08-07T09:05:00Z">
        <w:r w:rsidR="00B8329D" w:rsidRPr="005B42ED">
          <w:rPr>
            <w:rPrChange w:id="1406" w:author="jonathan pritchard" w:date="2025-08-07T10:06:00Z" w16du:dateUtc="2025-08-07T09:06:00Z">
              <w:rPr>
                <w:b/>
                <w:bCs/>
                <w:i/>
                <w:iCs/>
              </w:rPr>
            </w:rPrChange>
          </w:rPr>
          <w:t xml:space="preserve"> </w:t>
        </w:r>
        <w:proofErr w:type="spellStart"/>
        <w:r w:rsidR="00B8329D" w:rsidRPr="005B42ED">
          <w:rPr>
            <w:rPrChange w:id="1407" w:author="jonathan pritchard" w:date="2025-08-07T10:06:00Z" w16du:dateUtc="2025-08-07T09:06:00Z">
              <w:rPr>
                <w:b/>
                <w:bCs/>
                <w:i/>
                <w:iCs/>
              </w:rPr>
            </w:rPrChange>
          </w:rPr>
          <w:t>discriminationInterval</w:t>
        </w:r>
      </w:ins>
      <w:proofErr w:type="spellEnd"/>
      <w:ins w:id="1408" w:author="jonathan pritchard" w:date="2025-08-07T10:06:00Z" w16du:dateUtc="2025-08-07T09:06:00Z">
        <w:r w:rsidR="005B42ED" w:rsidRPr="005B42ED">
          <w:rPr>
            <w:rPrChange w:id="1409" w:author="jonathan pritchard" w:date="2025-08-07T10:06:00Z" w16du:dateUtc="2025-08-07T09:06:00Z">
              <w:rPr>
                <w:i/>
                <w:iCs/>
              </w:rPr>
            </w:rPrChange>
          </w:rPr>
          <w:t>)</w:t>
        </w:r>
      </w:ins>
      <w:ins w:id="1410" w:author="jonathan pritchard" w:date="2025-08-07T10:05:00Z" w16du:dateUtc="2025-08-07T09:05:00Z">
        <w:r w:rsidR="00B8329D" w:rsidRPr="005B42ED">
          <w:rPr>
            <w:rPrChange w:id="1411" w:author="jonathan pritchard" w:date="2025-08-07T10:06:00Z" w16du:dateUtc="2025-08-07T09:06:00Z">
              <w:rPr>
                <w:b/>
                <w:bCs/>
                <w:i/>
                <w:iCs/>
              </w:rPr>
            </w:rPrChange>
          </w:rPr>
          <w:t xml:space="preserve">, </w:t>
        </w:r>
      </w:ins>
      <w:ins w:id="1412" w:author="jonathan pritchard" w:date="2025-08-07T10:06:00Z" w16du:dateUtc="2025-08-07T09:06:00Z">
        <w:r w:rsidR="005B42ED" w:rsidRPr="005B42ED">
          <w:rPr>
            <w:rPrChange w:id="1413" w:author="jonathan pritchard" w:date="2025-08-07T10:06:00Z" w16du:dateUtc="2025-08-07T09:06:00Z">
              <w:rPr>
                <w:i/>
                <w:iCs/>
              </w:rPr>
            </w:rPrChange>
          </w:rPr>
          <w:t>(</w:t>
        </w:r>
      </w:ins>
      <w:proofErr w:type="spellStart"/>
      <w:ins w:id="1414" w:author="jonathan pritchard" w:date="2025-08-07T10:05:00Z" w16du:dateUtc="2025-08-07T09:05:00Z">
        <w:r w:rsidR="00B8329D" w:rsidRPr="005B42ED">
          <w:rPr>
            <w:rPrChange w:id="1415" w:author="jonathan pritchard" w:date="2025-08-07T10:06:00Z" w16du:dateUtc="2025-08-07T09:06:00Z">
              <w:rPr>
                <w:b/>
                <w:bCs/>
                <w:i/>
                <w:iCs/>
              </w:rPr>
            </w:rPrChange>
          </w:rPr>
          <w:t>endDateTime+discriminationInterval</w:t>
        </w:r>
      </w:ins>
      <w:proofErr w:type="spellEnd"/>
      <w:ins w:id="1416" w:author="jonathan pritchard" w:date="2025-08-07T10:06:00Z" w16du:dateUtc="2025-08-07T09:06:00Z">
        <w:r w:rsidR="005B42ED" w:rsidRPr="005B42ED">
          <w:rPr>
            <w:rPrChange w:id="1417" w:author="jonathan pritchard" w:date="2025-08-07T10:06:00Z" w16du:dateUtc="2025-08-07T09:06:00Z">
              <w:rPr>
                <w:i/>
                <w:iCs/>
              </w:rPr>
            </w:rPrChange>
          </w:rPr>
          <w:t>)</w:t>
        </w:r>
      </w:ins>
      <w:ins w:id="1418" w:author="jonathan pritchard" w:date="2025-08-07T10:05:00Z" w16du:dateUtc="2025-08-07T09:05:00Z">
        <w:r w:rsidR="00B8329D" w:rsidRPr="005B42ED">
          <w:rPr>
            <w:rPrChange w:id="1419" w:author="jonathan pritchard" w:date="2025-08-07T10:06:00Z" w16du:dateUtc="2025-08-07T09:06:00Z">
              <w:rPr>
                <w:b/>
                <w:bCs/>
                <w:i/>
                <w:iCs/>
              </w:rPr>
            </w:rPrChange>
          </w:rPr>
          <w:t>] then the data must not be displayed</w:t>
        </w:r>
      </w:ins>
    </w:p>
    <w:p w14:paraId="4C35AAE6" w14:textId="116020C5" w:rsidR="008D4877" w:rsidRPr="00B812CA" w:rsidRDefault="00B935EC" w:rsidP="00203BD0">
      <w:pPr>
        <w:spacing w:after="120" w:line="240" w:lineRule="auto"/>
        <w:jc w:val="both"/>
      </w:pPr>
      <w:r w:rsidRPr="00B812CA">
        <w:t>Some data</w:t>
      </w:r>
      <w:r w:rsidR="008D4877" w:rsidRPr="00B812CA">
        <w:t xml:space="preserve"> change rapidly, so more-or-less continual revision or updating of </w:t>
      </w:r>
      <w:r w:rsidRPr="00B812CA">
        <w:t>such</w:t>
      </w:r>
      <w:r w:rsidR="008D4877" w:rsidRPr="00B812CA">
        <w:t xml:space="preserve"> data is essential. For real-time observations, new values are periodically collected (</w:t>
      </w:r>
      <w:r w:rsidR="00203BD0" w:rsidRPr="00B812CA">
        <w:t>for example</w:t>
      </w:r>
      <w:r w:rsidR="00B8206E" w:rsidRPr="00B812CA">
        <w:t xml:space="preserve">, </w:t>
      </w:r>
      <w:r w:rsidR="008D4877" w:rsidRPr="00B812CA">
        <w:t>on the order of once every 5 minutes).</w:t>
      </w:r>
      <w:r w:rsidR="00E85AE1">
        <w:t xml:space="preserve"> </w:t>
      </w:r>
      <w:r w:rsidR="008D4877" w:rsidRPr="00B812CA">
        <w:t xml:space="preserve">For a forecast, the entire field </w:t>
      </w:r>
      <w:r w:rsidR="00B8206E" w:rsidRPr="00B812CA">
        <w:t>may be</w:t>
      </w:r>
      <w:r w:rsidR="008D4877" w:rsidRPr="00B812CA">
        <w:t xml:space="preserve"> created one or more times per day.</w:t>
      </w:r>
      <w:r w:rsidR="00E85AE1">
        <w:rPr>
          <w:strike/>
        </w:rPr>
        <w:t xml:space="preserve"> </w:t>
      </w:r>
      <w:r w:rsidR="00B8206E" w:rsidRPr="00B812CA">
        <w:t>Other data, such as t</w:t>
      </w:r>
      <w:r w:rsidR="008D4877" w:rsidRPr="00B812CA">
        <w:t>idal atlas or harmonic constant data are updated much less often, typically on an annual basis.</w:t>
      </w:r>
    </w:p>
    <w:p w14:paraId="17B3E5EF" w14:textId="181AF49F" w:rsidR="008D4877" w:rsidRDefault="00B8206E" w:rsidP="00203BD0">
      <w:pPr>
        <w:spacing w:after="120" w:line="240" w:lineRule="auto"/>
        <w:jc w:val="both"/>
        <w:rPr>
          <w:ins w:id="1420" w:author="jon pritchard" w:date="2025-09-17T13:49:00Z" w16du:dateUtc="2025-09-17T11:49:00Z"/>
          <w:strike/>
        </w:rPr>
      </w:pPr>
      <w:commentRangeStart w:id="1421"/>
      <w:r w:rsidRPr="005B42ED">
        <w:rPr>
          <w:strike/>
          <w:rPrChange w:id="1422" w:author="jonathan pritchard" w:date="2025-08-07T10:10:00Z" w16du:dateUtc="2025-08-07T09:10:00Z">
            <w:rPr/>
          </w:rPrChange>
        </w:rPr>
        <w:t>T</w:t>
      </w:r>
      <w:r w:rsidR="008D4877" w:rsidRPr="005B42ED">
        <w:rPr>
          <w:strike/>
          <w:rPrChange w:id="1423" w:author="jonathan pritchard" w:date="2025-08-07T10:10:00Z" w16du:dateUtc="2025-08-07T09:10:00Z">
            <w:rPr/>
          </w:rPrChange>
        </w:rPr>
        <w:t xml:space="preserve">he system </w:t>
      </w:r>
      <w:r w:rsidRPr="005B42ED">
        <w:rPr>
          <w:strike/>
          <w:rPrChange w:id="1424" w:author="jonathan pritchard" w:date="2025-08-07T10:10:00Z" w16du:dateUtc="2025-08-07T09:10:00Z">
            <w:rPr/>
          </w:rPrChange>
        </w:rPr>
        <w:t>should</w:t>
      </w:r>
      <w:r w:rsidR="008D4877" w:rsidRPr="005B42ED">
        <w:rPr>
          <w:strike/>
          <w:rPrChange w:id="1425" w:author="jonathan pritchard" w:date="2025-08-07T10:10:00Z" w16du:dateUtc="2025-08-07T09:10:00Z">
            <w:rPr/>
          </w:rPrChange>
        </w:rPr>
        <w:t xml:space="preserve"> check </w:t>
      </w:r>
      <w:r w:rsidRPr="005B42ED">
        <w:rPr>
          <w:strike/>
          <w:rPrChange w:id="1426" w:author="jonathan pritchard" w:date="2025-08-07T10:10:00Z" w16du:dateUtc="2025-08-07T09:10:00Z">
            <w:rPr/>
          </w:rPrChange>
        </w:rPr>
        <w:t>for</w:t>
      </w:r>
      <w:r w:rsidR="008D4877" w:rsidRPr="005B42ED">
        <w:rPr>
          <w:strike/>
          <w:rPrChange w:id="1427" w:author="jonathan pritchard" w:date="2025-08-07T10:10:00Z" w16du:dateUtc="2025-08-07T09:10:00Z">
            <w:rPr/>
          </w:rPrChange>
        </w:rPr>
        <w:t xml:space="preserve"> the availability of new data at a frequency</w:t>
      </w:r>
      <w:r w:rsidRPr="005B42ED">
        <w:rPr>
          <w:strike/>
          <w:rPrChange w:id="1428" w:author="jonathan pritchard" w:date="2025-08-07T10:10:00Z" w16du:dateUtc="2025-08-07T09:10:00Z">
            <w:rPr/>
          </w:rPrChange>
        </w:rPr>
        <w:t xml:space="preserve"> that matches the update frequency</w:t>
      </w:r>
      <w:r w:rsidR="008D4877" w:rsidRPr="005B42ED">
        <w:rPr>
          <w:strike/>
          <w:rPrChange w:id="1429" w:author="jonathan pritchard" w:date="2025-08-07T10:10:00Z" w16du:dateUtc="2025-08-07T09:10:00Z">
            <w:rPr/>
          </w:rPrChange>
        </w:rPr>
        <w:t>.</w:t>
      </w:r>
      <w:commentRangeEnd w:id="1421"/>
      <w:r w:rsidR="005B42ED">
        <w:rPr>
          <w:rStyle w:val="CommentReference"/>
        </w:rPr>
        <w:commentReference w:id="1421"/>
      </w:r>
    </w:p>
    <w:p w14:paraId="591C6E31" w14:textId="233BEB83" w:rsidR="00013C7E" w:rsidRDefault="00013C7E" w:rsidP="00013C7E">
      <w:pPr>
        <w:pStyle w:val="Heading2"/>
        <w:rPr>
          <w:ins w:id="1430" w:author="jon pritchard" w:date="2025-09-17T13:50:00Z" w16du:dateUtc="2025-09-17T11:50:00Z"/>
        </w:rPr>
      </w:pPr>
      <w:commentRangeStart w:id="1431"/>
      <w:ins w:id="1432" w:author="jon pritchard" w:date="2025-09-17T13:50:00Z" w16du:dateUtc="2025-09-17T11:50:00Z">
        <w:r>
          <w:lastRenderedPageBreak/>
          <w:t>Provision of sun illumination</w:t>
        </w:r>
      </w:ins>
    </w:p>
    <w:p w14:paraId="25B6982F" w14:textId="77777777" w:rsidR="00013C7E" w:rsidRDefault="00013C7E" w:rsidP="00013C7E">
      <w:pPr>
        <w:pStyle w:val="ISOChange"/>
        <w:spacing w:before="60" w:after="60" w:line="240" w:lineRule="auto"/>
        <w:rPr>
          <w:ins w:id="1433" w:author="jon pritchard" w:date="2025-09-17T13:50:00Z" w16du:dateUtc="2025-09-17T11:50:00Z"/>
        </w:rPr>
      </w:pPr>
      <w:ins w:id="1434" w:author="jon pritchard" w:date="2025-09-17T13:50:00Z" w16du:dateUtc="2025-09-17T11:50:00Z">
        <w:r>
          <w:t>Sun illumination may be provided. Where provided:</w:t>
        </w:r>
      </w:ins>
    </w:p>
    <w:p w14:paraId="68F90D7A" w14:textId="77777777" w:rsidR="00013C7E" w:rsidRDefault="00013C7E">
      <w:pPr>
        <w:pStyle w:val="ISOChange"/>
        <w:numPr>
          <w:ilvl w:val="0"/>
          <w:numId w:val="260"/>
        </w:numPr>
        <w:spacing w:before="60" w:after="60" w:line="240" w:lineRule="auto"/>
        <w:rPr>
          <w:ins w:id="1435" w:author="jon pritchard" w:date="2025-09-17T13:50:00Z" w16du:dateUtc="2025-09-17T11:50:00Z"/>
        </w:rPr>
        <w:pPrChange w:id="1436" w:author="jon pritchard" w:date="2025-09-17T13:50:00Z" w16du:dateUtc="2025-09-17T11:50:00Z">
          <w:pPr>
            <w:pStyle w:val="ISOChange"/>
            <w:numPr>
              <w:numId w:val="259"/>
            </w:numPr>
            <w:spacing w:before="60" w:after="60" w:line="240" w:lineRule="auto"/>
            <w:ind w:left="360" w:hanging="360"/>
          </w:pPr>
        </w:pPrChange>
      </w:pPr>
      <w:ins w:id="1437" w:author="jon pritchard" w:date="2025-09-17T13:50:00Z" w16du:dateUtc="2025-09-17T11:50:00Z">
        <w:r>
          <w:t xml:space="preserve">The mariner must be able to select whether it is enabled or not. </w:t>
        </w:r>
      </w:ins>
    </w:p>
    <w:p w14:paraId="3586E952" w14:textId="77777777" w:rsidR="00013C7E" w:rsidRDefault="00013C7E">
      <w:pPr>
        <w:pStyle w:val="ISOChange"/>
        <w:numPr>
          <w:ilvl w:val="0"/>
          <w:numId w:val="260"/>
        </w:numPr>
        <w:spacing w:before="60" w:after="60" w:line="240" w:lineRule="auto"/>
        <w:rPr>
          <w:ins w:id="1438" w:author="jon pritchard" w:date="2025-09-17T13:50:00Z" w16du:dateUtc="2025-09-17T11:50:00Z"/>
        </w:rPr>
        <w:pPrChange w:id="1439" w:author="jon pritchard" w:date="2025-09-17T13:50:00Z" w16du:dateUtc="2025-09-17T11:50:00Z">
          <w:pPr>
            <w:pStyle w:val="ISOChange"/>
            <w:numPr>
              <w:numId w:val="259"/>
            </w:numPr>
            <w:spacing w:before="60" w:after="60" w:line="240" w:lineRule="auto"/>
            <w:ind w:left="360" w:hanging="360"/>
          </w:pPr>
        </w:pPrChange>
      </w:pPr>
      <w:ins w:id="1440" w:author="jon pritchard" w:date="2025-09-17T13:50:00Z" w16du:dateUtc="2025-09-17T11:50:00Z">
        <w:r>
          <w:t>Selection of Base or Standard Display shall disable sun-illumination</w:t>
        </w:r>
      </w:ins>
    </w:p>
    <w:p w14:paraId="13B1CD20" w14:textId="77777777" w:rsidR="00013C7E" w:rsidRDefault="00013C7E">
      <w:pPr>
        <w:pStyle w:val="ISOChange"/>
        <w:numPr>
          <w:ilvl w:val="0"/>
          <w:numId w:val="260"/>
        </w:numPr>
        <w:spacing w:before="60" w:after="60" w:line="240" w:lineRule="auto"/>
        <w:rPr>
          <w:ins w:id="1441" w:author="jon pritchard" w:date="2025-09-17T13:50:00Z" w16du:dateUtc="2025-09-17T11:50:00Z"/>
        </w:rPr>
        <w:pPrChange w:id="1442" w:author="jon pritchard" w:date="2025-09-17T13:50:00Z" w16du:dateUtc="2025-09-17T11:50:00Z">
          <w:pPr>
            <w:pStyle w:val="ISOChange"/>
            <w:numPr>
              <w:numId w:val="259"/>
            </w:numPr>
            <w:spacing w:before="60" w:after="60" w:line="240" w:lineRule="auto"/>
            <w:ind w:left="360" w:hanging="360"/>
          </w:pPr>
        </w:pPrChange>
      </w:pPr>
      <w:ins w:id="1443" w:author="jon pritchard" w:date="2025-09-17T13:50:00Z" w16du:dateUtc="2025-09-17T11:50:00Z">
        <w:r>
          <w:t>The ECDIS must use a consistent s</w:t>
        </w:r>
        <w:r w:rsidRPr="009F6048">
          <w:t xml:space="preserve">un </w:t>
        </w:r>
        <w:r>
          <w:t>a</w:t>
        </w:r>
        <w:r w:rsidRPr="009F6048">
          <w:t xml:space="preserve">zimuth and </w:t>
        </w:r>
        <w:r>
          <w:t>e</w:t>
        </w:r>
        <w:r w:rsidRPr="009F6048">
          <w:t xml:space="preserve">levation </w:t>
        </w:r>
        <w:r>
          <w:t>v</w:t>
        </w:r>
        <w:r w:rsidRPr="009F6048">
          <w:t>alues</w:t>
        </w:r>
        <w:r>
          <w:t xml:space="preserve"> for all data portrayed</w:t>
        </w:r>
      </w:ins>
    </w:p>
    <w:p w14:paraId="2C496D12" w14:textId="5E36F7AC" w:rsidR="00013C7E" w:rsidRPr="00013C7E" w:rsidRDefault="00013C7E">
      <w:pPr>
        <w:pStyle w:val="ISOChange"/>
        <w:numPr>
          <w:ilvl w:val="0"/>
          <w:numId w:val="260"/>
        </w:numPr>
        <w:spacing w:before="60" w:after="60" w:line="240" w:lineRule="auto"/>
        <w:rPr>
          <w:ins w:id="1444" w:author="jon pritchard" w:date="2025-09-17T13:49:00Z" w16du:dateUtc="2025-09-17T11:49:00Z"/>
        </w:rPr>
        <w:pPrChange w:id="1445" w:author="jon pritchard" w:date="2025-09-17T13:50:00Z" w16du:dateUtc="2025-09-17T11:50:00Z">
          <w:pPr>
            <w:pStyle w:val="Heading2"/>
          </w:pPr>
        </w:pPrChange>
      </w:pPr>
      <w:ins w:id="1446" w:author="jon pritchard" w:date="2025-09-17T13:50:00Z" w16du:dateUtc="2025-09-17T11:50:00Z">
        <w:r>
          <w:t>The mariner may be able to vary the s</w:t>
        </w:r>
        <w:r w:rsidRPr="009F6048">
          <w:t xml:space="preserve">un </w:t>
        </w:r>
        <w:r>
          <w:t>a</w:t>
        </w:r>
        <w:r w:rsidRPr="009F6048">
          <w:t xml:space="preserve">zimuth and </w:t>
        </w:r>
        <w:r>
          <w:t>e</w:t>
        </w:r>
        <w:r w:rsidRPr="009F6048">
          <w:t xml:space="preserve">levation </w:t>
        </w:r>
        <w:r>
          <w:t>v</w:t>
        </w:r>
        <w:r w:rsidRPr="009F6048">
          <w:t>alues</w:t>
        </w:r>
        <w:r>
          <w:t xml:space="preserve">. </w:t>
        </w:r>
      </w:ins>
      <w:commentRangeEnd w:id="1431"/>
      <w:ins w:id="1447" w:author="jon pritchard" w:date="2025-09-17T13:51:00Z" w16du:dateUtc="2025-09-17T11:51:00Z">
        <w:r w:rsidR="00A366BC">
          <w:rPr>
            <w:rStyle w:val="CommentReference"/>
            <w:rFonts w:eastAsia="MS Mincho"/>
            <w:lang w:eastAsia="ja-JP"/>
          </w:rPr>
          <w:commentReference w:id="1431"/>
        </w:r>
      </w:ins>
    </w:p>
    <w:p w14:paraId="05BFCA78" w14:textId="77777777" w:rsidR="00013C7E" w:rsidRPr="005B42ED" w:rsidRDefault="00013C7E" w:rsidP="00203BD0">
      <w:pPr>
        <w:spacing w:after="120" w:line="240" w:lineRule="auto"/>
        <w:jc w:val="both"/>
        <w:rPr>
          <w:strike/>
          <w:rPrChange w:id="1448" w:author="jonathan pritchard" w:date="2025-08-07T10:10:00Z" w16du:dateUtc="2025-08-07T09:10:00Z">
            <w:rPr/>
          </w:rPrChange>
        </w:rPr>
      </w:pPr>
    </w:p>
    <w:p w14:paraId="70BEC009" w14:textId="77413F87" w:rsidR="00E00824" w:rsidRPr="00B812CA" w:rsidRDefault="00FD648E" w:rsidP="00D42BC9">
      <w:pPr>
        <w:pStyle w:val="Heading1"/>
      </w:pPr>
      <w:bookmarkStart w:id="1449" w:name="_Toc175130314"/>
      <w:bookmarkStart w:id="1450" w:name="_Toc178784472"/>
      <w:bookmarkStart w:id="1451" w:name="_Toc175130315"/>
      <w:bookmarkStart w:id="1452" w:name="_Toc178784473"/>
      <w:bookmarkStart w:id="1453" w:name="_Toc175130316"/>
      <w:bookmarkStart w:id="1454" w:name="_Toc178784474"/>
      <w:bookmarkStart w:id="1455" w:name="_Toc175130317"/>
      <w:bookmarkStart w:id="1456" w:name="_Toc178784475"/>
      <w:bookmarkStart w:id="1457" w:name="_Toc175130318"/>
      <w:bookmarkStart w:id="1458" w:name="_Toc178784476"/>
      <w:bookmarkStart w:id="1459" w:name="_Toc194067165"/>
      <w:bookmarkEnd w:id="1449"/>
      <w:bookmarkEnd w:id="1450"/>
      <w:bookmarkEnd w:id="1451"/>
      <w:bookmarkEnd w:id="1452"/>
      <w:bookmarkEnd w:id="1453"/>
      <w:bookmarkEnd w:id="1454"/>
      <w:bookmarkEnd w:id="1455"/>
      <w:bookmarkEnd w:id="1456"/>
      <w:bookmarkEnd w:id="1457"/>
      <w:bookmarkEnd w:id="1458"/>
      <w:r w:rsidRPr="00B77A92">
        <w:t>Colours</w:t>
      </w:r>
      <w:bookmarkStart w:id="1460" w:name="_Ref47571511"/>
      <w:bookmarkStart w:id="1461" w:name="_Ref47571525"/>
      <w:bookmarkStart w:id="1462" w:name="_Ref47571532"/>
      <w:bookmarkEnd w:id="1459"/>
    </w:p>
    <w:p w14:paraId="22B74343" w14:textId="19FA06AD" w:rsidR="00046CD2" w:rsidRPr="00B812CA" w:rsidRDefault="004B6C6C" w:rsidP="00DB7CFE">
      <w:pPr>
        <w:pStyle w:val="Heading2"/>
      </w:pPr>
      <w:bookmarkStart w:id="1463" w:name="_Toc194067166"/>
      <w:r w:rsidRPr="00B812CA">
        <w:t>C</w:t>
      </w:r>
      <w:r w:rsidR="00046CD2" w:rsidRPr="00B812CA">
        <w:t xml:space="preserve">olour </w:t>
      </w:r>
      <w:r w:rsidR="00F31F5D" w:rsidRPr="00B812CA">
        <w:t>palettes</w:t>
      </w:r>
      <w:bookmarkEnd w:id="1460"/>
      <w:bookmarkEnd w:id="1461"/>
      <w:bookmarkEnd w:id="1462"/>
      <w:r w:rsidRPr="00B812CA">
        <w:t xml:space="preserve"> implemented by the portrayal catalogue</w:t>
      </w:r>
      <w:bookmarkEnd w:id="1463"/>
      <w:r w:rsidR="00501A8C" w:rsidRPr="00B812CA">
        <w:t xml:space="preserve"> </w:t>
      </w:r>
    </w:p>
    <w:p w14:paraId="6B9C1497" w14:textId="1B5E8D17" w:rsidR="00046CD2" w:rsidRPr="00B812CA" w:rsidRDefault="00046CD2" w:rsidP="00E00824">
      <w:pPr>
        <w:spacing w:after="60" w:line="240" w:lineRule="auto"/>
        <w:jc w:val="both"/>
      </w:pPr>
      <w:r w:rsidRPr="00B812CA">
        <w:t xml:space="preserve">There are three colour </w:t>
      </w:r>
      <w:r w:rsidR="00F31F5D" w:rsidRPr="00B812CA">
        <w:t>palettes</w:t>
      </w:r>
      <w:r w:rsidRPr="00B812CA">
        <w:t xml:space="preserve">, all of which should be made available to the </w:t>
      </w:r>
      <w:r w:rsidR="00E00824" w:rsidRPr="00B812CA">
        <w:t>M</w:t>
      </w:r>
      <w:r w:rsidRPr="00B812CA">
        <w:t xml:space="preserve">ariner. They are specified as part of the </w:t>
      </w:r>
      <w:r w:rsidR="0012211B" w:rsidRPr="00B812CA">
        <w:t xml:space="preserve">colour profile file(s) in the </w:t>
      </w:r>
      <w:r w:rsidR="00E00824" w:rsidRPr="00B812CA">
        <w:t>P</w:t>
      </w:r>
      <w:r w:rsidRPr="00B812CA">
        <w:t xml:space="preserve">ortrayal </w:t>
      </w:r>
      <w:r w:rsidR="00E00824" w:rsidRPr="00B812CA">
        <w:t>C</w:t>
      </w:r>
      <w:r w:rsidRPr="00B812CA">
        <w:t>atal</w:t>
      </w:r>
      <w:r w:rsidR="006C5F51" w:rsidRPr="00B812CA">
        <w:t>o</w:t>
      </w:r>
      <w:r w:rsidRPr="00B812CA">
        <w:t>gue</w:t>
      </w:r>
      <w:r w:rsidR="006C5F51" w:rsidRPr="00B812CA">
        <w:t>s</w:t>
      </w:r>
      <w:r w:rsidRPr="00B812CA">
        <w:t xml:space="preserve">. They are as follows: </w:t>
      </w:r>
    </w:p>
    <w:p w14:paraId="5DCEC7FC" w14:textId="6AFA0A07" w:rsidR="00046CD2" w:rsidRPr="00B812CA" w:rsidRDefault="00046CD2" w:rsidP="00E00824">
      <w:pPr>
        <w:spacing w:after="60" w:line="240" w:lineRule="auto"/>
        <w:ind w:left="2160" w:hanging="1440"/>
        <w:jc w:val="both"/>
      </w:pPr>
      <w:r w:rsidRPr="00B812CA">
        <w:t>DAY</w:t>
      </w:r>
      <w:r w:rsidRPr="00B812CA">
        <w:tab/>
        <w:t xml:space="preserve">The "Day" </w:t>
      </w:r>
      <w:r w:rsidR="006C5F51" w:rsidRPr="00B812CA">
        <w:t>palette</w:t>
      </w:r>
      <w:r w:rsidRPr="00B812CA">
        <w:t xml:space="preserve"> uses a white background </w:t>
      </w:r>
      <w:proofErr w:type="gramStart"/>
      <w:r w:rsidRPr="00B812CA">
        <w:t>as a result of</w:t>
      </w:r>
      <w:proofErr w:type="gramEnd"/>
      <w:r w:rsidRPr="00B812CA">
        <w:t xml:space="preserve">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B812CA" w:rsidRDefault="00046CD2" w:rsidP="00E00824">
      <w:pPr>
        <w:spacing w:after="60" w:line="240" w:lineRule="auto"/>
        <w:ind w:left="2160" w:hanging="1440"/>
        <w:jc w:val="both"/>
      </w:pPr>
      <w:r w:rsidRPr="00B812CA">
        <w:t xml:space="preserve">DUSK </w:t>
      </w:r>
      <w:r w:rsidRPr="00B812CA">
        <w:tab/>
        <w:t xml:space="preserve">The "Dusk" colour </w:t>
      </w:r>
      <w:r w:rsidR="006C5F51" w:rsidRPr="00B812CA">
        <w:t>palette</w:t>
      </w:r>
      <w:r w:rsidRPr="00B812CA">
        <w:t xml:space="preserve"> </w:t>
      </w:r>
      <w:r w:rsidR="006C5F51" w:rsidRPr="00B812CA">
        <w:t>is based on using</w:t>
      </w:r>
      <w:r w:rsidRPr="00B812CA">
        <w:t xml:space="preserve"> a black background</w:t>
      </w:r>
      <w:r w:rsidR="006C5F51" w:rsidRPr="00B812CA">
        <w:t>; this palette</w:t>
      </w:r>
      <w:r w:rsidRPr="00B812CA">
        <w:t xml:space="preserve"> may also be used by day as a </w:t>
      </w:r>
      <w:r w:rsidR="008A5A9E" w:rsidRPr="00B812CA">
        <w:t>M</w:t>
      </w:r>
      <w:r w:rsidRPr="00B812CA">
        <w:t>ariner's option.</w:t>
      </w:r>
    </w:p>
    <w:p w14:paraId="33D9A989" w14:textId="27DED7D7" w:rsidR="008A5A9E" w:rsidRPr="00B812CA" w:rsidRDefault="00046CD2" w:rsidP="00B812CA">
      <w:pPr>
        <w:spacing w:after="120" w:line="240" w:lineRule="auto"/>
        <w:ind w:left="2160" w:hanging="1440"/>
        <w:jc w:val="both"/>
      </w:pPr>
      <w:r w:rsidRPr="00B812CA">
        <w:t xml:space="preserve">NIGHT </w:t>
      </w:r>
      <w:r w:rsidRPr="00B812CA">
        <w:tab/>
      </w:r>
      <w:r w:rsidR="00BD1000" w:rsidRPr="00B812CA">
        <w:t xml:space="preserve">The “Night” colour palette is intended for nighttime use. </w:t>
      </w:r>
      <w:r w:rsidRPr="00B812CA">
        <w:t xml:space="preserve">At night the light emitted by the display must be strictly limited to avoid impairing night vision. In case the luminance needs to be further reduced, the "Night" colour </w:t>
      </w:r>
      <w:r w:rsidR="00BD1000" w:rsidRPr="00B812CA">
        <w:t>palette</w:t>
      </w:r>
      <w:r w:rsidRPr="00B812CA">
        <w:t xml:space="preserve"> may be augmented by a luminance-reducing neutral density filter which should have 8 times attenuation, designated (logarithmically) "0.9 ND". (This is a manufacturer's option</w:t>
      </w:r>
      <w:r w:rsidR="00F31F5D" w:rsidRPr="00B812CA">
        <w:t>.</w:t>
      </w:r>
      <w:r w:rsidRPr="00B812CA">
        <w:t>)</w:t>
      </w:r>
    </w:p>
    <w:p w14:paraId="28FB84AB" w14:textId="77777777" w:rsidR="00131A59" w:rsidRPr="00B812CA" w:rsidRDefault="00131A59" w:rsidP="00997923">
      <w:pPr>
        <w:spacing w:after="120" w:line="240" w:lineRule="auto"/>
        <w:jc w:val="both"/>
      </w:pPr>
      <w:bookmarkStart w:id="1464" w:name="_Toc38829558"/>
      <w:bookmarkStart w:id="1465" w:name="_Toc38830061"/>
      <w:bookmarkStart w:id="1466" w:name="_Toc38936224"/>
      <w:bookmarkEnd w:id="1464"/>
      <w:bookmarkEnd w:id="1465"/>
      <w:bookmarkEnd w:id="1466"/>
    </w:p>
    <w:p w14:paraId="583774C1" w14:textId="5D48EB7A" w:rsidR="000A5F45" w:rsidRPr="00B812CA" w:rsidRDefault="00843133" w:rsidP="00BE68E8">
      <w:pPr>
        <w:pStyle w:val="Heading1"/>
      </w:pPr>
      <w:bookmarkStart w:id="1467" w:name="_Toc38829561"/>
      <w:bookmarkStart w:id="1468" w:name="_Toc38830064"/>
      <w:bookmarkStart w:id="1469" w:name="_Toc38936227"/>
      <w:bookmarkStart w:id="1470" w:name="_Toc40990418"/>
      <w:bookmarkStart w:id="1471" w:name="_Toc41235029"/>
      <w:bookmarkStart w:id="1472" w:name="_Toc41235073"/>
      <w:bookmarkStart w:id="1473" w:name="_Toc42694845"/>
      <w:bookmarkStart w:id="1474" w:name="_Toc42708806"/>
      <w:bookmarkStart w:id="1475" w:name="_Toc38829562"/>
      <w:bookmarkStart w:id="1476" w:name="_Toc38830065"/>
      <w:bookmarkStart w:id="1477" w:name="_Toc38936228"/>
      <w:bookmarkStart w:id="1478" w:name="_Toc40990419"/>
      <w:bookmarkStart w:id="1479" w:name="_Toc41235030"/>
      <w:bookmarkStart w:id="1480" w:name="_Toc41235074"/>
      <w:bookmarkStart w:id="1481" w:name="_Toc42694846"/>
      <w:bookmarkStart w:id="1482" w:name="_Toc42708807"/>
      <w:bookmarkStart w:id="1483" w:name="_Toc38829563"/>
      <w:bookmarkStart w:id="1484" w:name="_Toc38830066"/>
      <w:bookmarkStart w:id="1485" w:name="_Toc38936229"/>
      <w:bookmarkStart w:id="1486" w:name="_Toc40990420"/>
      <w:bookmarkStart w:id="1487" w:name="_Toc41235031"/>
      <w:bookmarkStart w:id="1488" w:name="_Toc41235075"/>
      <w:bookmarkStart w:id="1489" w:name="_Toc42694847"/>
      <w:bookmarkStart w:id="1490" w:name="_Toc42708808"/>
      <w:bookmarkStart w:id="1491" w:name="_Toc38829564"/>
      <w:bookmarkStart w:id="1492" w:name="_Toc38830067"/>
      <w:bookmarkStart w:id="1493" w:name="_Toc38936230"/>
      <w:bookmarkStart w:id="1494" w:name="_Toc40990421"/>
      <w:bookmarkStart w:id="1495" w:name="_Toc41235032"/>
      <w:bookmarkStart w:id="1496" w:name="_Toc41235076"/>
      <w:bookmarkStart w:id="1497" w:name="_Toc42694848"/>
      <w:bookmarkStart w:id="1498" w:name="_Toc42708809"/>
      <w:bookmarkStart w:id="1499" w:name="_Toc38829565"/>
      <w:bookmarkStart w:id="1500" w:name="_Toc38830068"/>
      <w:bookmarkStart w:id="1501" w:name="_Toc38936231"/>
      <w:bookmarkStart w:id="1502" w:name="_Toc40990422"/>
      <w:bookmarkStart w:id="1503" w:name="_Toc41235033"/>
      <w:bookmarkStart w:id="1504" w:name="_Toc41235077"/>
      <w:bookmarkStart w:id="1505" w:name="_Toc42694849"/>
      <w:bookmarkStart w:id="1506" w:name="_Toc42708810"/>
      <w:bookmarkStart w:id="1507" w:name="_Ref47470424"/>
      <w:bookmarkStart w:id="1508" w:name="_Toc194067167"/>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r w:rsidRPr="00B812CA">
        <w:t>Cursor Pick Reports and Displays in Interface Panels</w:t>
      </w:r>
      <w:bookmarkEnd w:id="1507"/>
      <w:bookmarkEnd w:id="1508"/>
    </w:p>
    <w:p w14:paraId="63416A9A" w14:textId="446DB9DA" w:rsidR="00677FCC" w:rsidRPr="00B812CA" w:rsidRDefault="00EF5BF4" w:rsidP="00997923">
      <w:pPr>
        <w:spacing w:after="120" w:line="240" w:lineRule="auto"/>
        <w:jc w:val="both"/>
      </w:pPr>
      <w:r w:rsidRPr="00073E85">
        <w:t xml:space="preserve">ECDIS must be capable of performing spatial queries on ENC and other </w:t>
      </w:r>
      <w:r w:rsidR="0014576E" w:rsidRPr="00B812CA">
        <w:t xml:space="preserve">S-100 </w:t>
      </w:r>
      <w:r w:rsidRPr="00073E85">
        <w:t>data</w:t>
      </w:r>
      <w:r w:rsidR="00073E85" w:rsidRPr="00B812CA">
        <w:t xml:space="preserve">. </w:t>
      </w:r>
      <w:r w:rsidRPr="00073E85">
        <w:t xml:space="preserve">Spatial query is understood as </w:t>
      </w:r>
      <w:r w:rsidR="004B6C6C" w:rsidRPr="00073E85">
        <w:t>the ability</w:t>
      </w:r>
      <w:r w:rsidRPr="00073E85">
        <w:t xml:space="preserve"> to inspect graphical position and numerical value of spatial coordinates asso</w:t>
      </w:r>
      <w:r w:rsidR="00997923" w:rsidRPr="00073E85">
        <w:t xml:space="preserve">ciated with a </w:t>
      </w:r>
      <w:r w:rsidR="00997923" w:rsidRPr="00FD2297">
        <w:rPr>
          <w:strike/>
          <w:rPrChange w:id="1509" w:author="jonathan pritchard" w:date="2025-07-22T10:03:00Z" w16du:dateUtc="2025-07-22T09:03:00Z">
            <w:rPr/>
          </w:rPrChange>
        </w:rPr>
        <w:t>charted</w:t>
      </w:r>
      <w:r w:rsidR="00997923" w:rsidRPr="00073E85">
        <w:t xml:space="preserve"> feature. </w:t>
      </w:r>
    </w:p>
    <w:p w14:paraId="3CAF5146" w14:textId="517E8D86" w:rsidR="00507556" w:rsidRPr="00B77A92" w:rsidRDefault="00EF5BF4" w:rsidP="00997923">
      <w:pPr>
        <w:spacing w:after="120" w:line="240" w:lineRule="auto"/>
        <w:jc w:val="both"/>
      </w:pPr>
      <w:r w:rsidRPr="00073E85">
        <w:t xml:space="preserve">Spatial query </w:t>
      </w:r>
      <w:r w:rsidR="00677FCC" w:rsidRPr="00B812CA">
        <w:t>must</w:t>
      </w:r>
      <w:r w:rsidR="002F1059" w:rsidRPr="00073E85">
        <w:t xml:space="preserve"> </w:t>
      </w:r>
      <w:r w:rsidRPr="00073E85">
        <w:t>be available by means of cursor pick</w:t>
      </w:r>
      <w:r w:rsidR="00073E85" w:rsidRPr="00B812CA">
        <w:t>.</w:t>
      </w:r>
    </w:p>
    <w:p w14:paraId="0DA21912" w14:textId="173AA460" w:rsidR="00843133" w:rsidRPr="00B77A92" w:rsidRDefault="00843133" w:rsidP="00DB7CFE">
      <w:pPr>
        <w:pStyle w:val="Heading2"/>
      </w:pPr>
      <w:bookmarkStart w:id="1510" w:name="_Toc194067168"/>
      <w:proofErr w:type="gramStart"/>
      <w:r w:rsidRPr="00B77A92">
        <w:t>Curso</w:t>
      </w:r>
      <w:r w:rsidR="00AB7E34" w:rsidRPr="00B77A92">
        <w:t>r</w:t>
      </w:r>
      <w:proofErr w:type="gramEnd"/>
      <w:r w:rsidR="00AB7E34" w:rsidRPr="00B77A92">
        <w:t xml:space="preserve"> pick r</w:t>
      </w:r>
      <w:r w:rsidRPr="00B77A92">
        <w:t>ules</w:t>
      </w:r>
      <w:bookmarkEnd w:id="1510"/>
    </w:p>
    <w:p w14:paraId="3575442C" w14:textId="1F4FE7F3" w:rsidR="007C15E6" w:rsidRPr="00B77A92" w:rsidRDefault="00CD538D" w:rsidP="00507556">
      <w:pPr>
        <w:spacing w:after="60" w:line="240" w:lineRule="auto"/>
        <w:jc w:val="both"/>
      </w:pPr>
      <w:r w:rsidRPr="00B77A92">
        <w:t>The</w:t>
      </w:r>
      <w:r w:rsidR="007C15E6" w:rsidRPr="00B77A92">
        <w:t xml:space="preserve"> rules </w:t>
      </w:r>
      <w:r w:rsidRPr="00B77A92">
        <w:t>below</w:t>
      </w:r>
      <w:r w:rsidR="007C15E6" w:rsidRPr="00B77A92">
        <w:t xml:space="preserve"> must be applied to all ECDIS cursor </w:t>
      </w:r>
      <w:r w:rsidR="00507556" w:rsidRPr="00B77A92">
        <w:t>P</w:t>
      </w:r>
      <w:r w:rsidR="007C15E6" w:rsidRPr="00B77A92">
        <w:t xml:space="preserve">ick </w:t>
      </w:r>
      <w:r w:rsidR="00507556" w:rsidRPr="00B77A92">
        <w:t>R</w:t>
      </w:r>
      <w:r w:rsidR="007C15E6" w:rsidRPr="00B77A92">
        <w:t>eports.</w:t>
      </w:r>
    </w:p>
    <w:p w14:paraId="1CAD7CCD" w14:textId="3F2091CD" w:rsidR="007C15E6" w:rsidRDefault="007C15E6" w:rsidP="00AE2737">
      <w:pPr>
        <w:pStyle w:val="ListParagraph"/>
        <w:numPr>
          <w:ilvl w:val="0"/>
          <w:numId w:val="34"/>
        </w:numPr>
        <w:spacing w:after="60" w:line="240" w:lineRule="auto"/>
        <w:jc w:val="both"/>
      </w:pPr>
      <w:r w:rsidRPr="00B77A92">
        <w:t xml:space="preserve">Full feature and </w:t>
      </w:r>
      <w:r w:rsidR="00553CD1" w:rsidRPr="00B77A92">
        <w:t>a</w:t>
      </w:r>
      <w:r w:rsidRPr="00B77A92">
        <w:t xml:space="preserve">ttribute names </w:t>
      </w:r>
      <w:r w:rsidR="0014576E">
        <w:t>must</w:t>
      </w:r>
      <w:r w:rsidR="0014576E" w:rsidRPr="00B77A92">
        <w:t xml:space="preserve"> </w:t>
      </w:r>
      <w:r w:rsidRPr="00B77A92">
        <w:t>be displayed</w:t>
      </w:r>
      <w:r w:rsidR="00CD538D" w:rsidRPr="00B77A92">
        <w:t>.</w:t>
      </w:r>
      <w:r w:rsidR="00E03B21" w:rsidRPr="00B77A92">
        <w:t xml:space="preserve"> If a language pack is installed then the feature and attribute names </w:t>
      </w:r>
      <w:r w:rsidR="0014576E">
        <w:t>must</w:t>
      </w:r>
      <w:r w:rsidR="00E03B21" w:rsidRPr="00B77A92">
        <w:t xml:space="preserve"> use the translated names contained in the language pack according to user preference</w:t>
      </w:r>
      <w:r w:rsidR="00453DD3">
        <w:t xml:space="preserve"> – user language preferences are described in clause</w:t>
      </w:r>
      <w:r w:rsidR="00F12027">
        <w:t xml:space="preserve"> </w:t>
      </w:r>
      <w:r w:rsidR="00F12027" w:rsidRPr="00AA57CD">
        <w:rPr>
          <w:highlight w:val="yellow"/>
          <w:rPrChange w:id="1511" w:author="jonathan pritchard" w:date="2025-10-07T19:54:00Z" w16du:dateUtc="2025-10-07T18:54:00Z">
            <w:rPr/>
          </w:rPrChange>
        </w:rPr>
        <w:fldChar w:fldCharType="begin"/>
      </w:r>
      <w:r w:rsidR="00F12027" w:rsidRPr="00AA57CD">
        <w:rPr>
          <w:highlight w:val="yellow"/>
          <w:rPrChange w:id="1512" w:author="jonathan pritchard" w:date="2025-10-07T19:54:00Z" w16du:dateUtc="2025-10-07T18:54:00Z">
            <w:rPr/>
          </w:rPrChange>
        </w:rPr>
        <w:instrText xml:space="preserve"> REF _Ref189057755 \r \h </w:instrText>
      </w:r>
      <w:r w:rsidR="00AA57CD">
        <w:rPr>
          <w:highlight w:val="yellow"/>
        </w:rPr>
        <w:instrText xml:space="preserve"> \* MERGEFORMAT </w:instrText>
      </w:r>
      <w:r w:rsidR="00F12027" w:rsidRPr="0020392D">
        <w:rPr>
          <w:highlight w:val="yellow"/>
        </w:rPr>
      </w:r>
      <w:r w:rsidR="00F12027" w:rsidRPr="00AA57CD">
        <w:rPr>
          <w:highlight w:val="yellow"/>
          <w:rPrChange w:id="1513" w:author="jonathan pritchard" w:date="2025-10-07T19:54:00Z" w16du:dateUtc="2025-10-07T18:54:00Z">
            <w:rPr/>
          </w:rPrChange>
        </w:rPr>
        <w:fldChar w:fldCharType="separate"/>
      </w:r>
      <w:r w:rsidR="00F12027" w:rsidRPr="00AA57CD">
        <w:rPr>
          <w:highlight w:val="yellow"/>
          <w:rPrChange w:id="1514" w:author="jonathan pritchard" w:date="2025-10-07T19:54:00Z" w16du:dateUtc="2025-10-07T18:54:00Z">
            <w:rPr/>
          </w:rPrChange>
        </w:rPr>
        <w:t>10.3</w:t>
      </w:r>
      <w:r w:rsidR="00F12027" w:rsidRPr="00AA57CD">
        <w:rPr>
          <w:highlight w:val="yellow"/>
          <w:rPrChange w:id="1515" w:author="jonathan pritchard" w:date="2025-10-07T19:54:00Z" w16du:dateUtc="2025-10-07T18:54:00Z">
            <w:rPr/>
          </w:rPrChange>
        </w:rPr>
        <w:fldChar w:fldCharType="end"/>
      </w:r>
      <w:r w:rsidR="00E03B21" w:rsidRPr="00AA57CD">
        <w:rPr>
          <w:highlight w:val="yellow"/>
          <w:rPrChange w:id="1516" w:author="jonathan pritchard" w:date="2025-10-07T19:54:00Z" w16du:dateUtc="2025-10-07T18:54:00Z">
            <w:rPr/>
          </w:rPrChange>
        </w:rPr>
        <w:t>.</w:t>
      </w:r>
    </w:p>
    <w:p w14:paraId="469980CA" w14:textId="6E1A888A" w:rsidR="007C15E6" w:rsidRPr="00B77A92" w:rsidRDefault="00CD538D" w:rsidP="00AE2737">
      <w:pPr>
        <w:pStyle w:val="ListParagraph"/>
        <w:numPr>
          <w:ilvl w:val="0"/>
          <w:numId w:val="34"/>
        </w:numPr>
        <w:spacing w:after="60" w:line="240" w:lineRule="auto"/>
        <w:jc w:val="both"/>
      </w:pPr>
      <w:r w:rsidRPr="00B77A92">
        <w:t>Listed</w:t>
      </w:r>
      <w:r w:rsidR="007C15E6" w:rsidRPr="00B77A92">
        <w:t xml:space="preserve"> value names </w:t>
      </w:r>
      <w:r w:rsidR="0014576E">
        <w:t>must</w:t>
      </w:r>
      <w:r w:rsidR="0014576E" w:rsidRPr="00B77A92">
        <w:t xml:space="preserve"> </w:t>
      </w:r>
      <w:r w:rsidR="007C15E6" w:rsidRPr="00B77A92">
        <w:t>be displayed</w:t>
      </w:r>
      <w:r w:rsidR="0014576E">
        <w:t xml:space="preserve"> instead of the numerical code</w:t>
      </w:r>
      <w:r w:rsidRPr="00B77A92">
        <w:t>.</w:t>
      </w:r>
    </w:p>
    <w:p w14:paraId="09EEA7B1" w14:textId="7422388C" w:rsidR="007C15E6" w:rsidRPr="00B77A92" w:rsidRDefault="007C15E6" w:rsidP="00AE2737">
      <w:pPr>
        <w:pStyle w:val="ListParagraph"/>
        <w:numPr>
          <w:ilvl w:val="0"/>
          <w:numId w:val="34"/>
        </w:numPr>
        <w:spacing w:after="60" w:line="240" w:lineRule="auto"/>
        <w:jc w:val="both"/>
      </w:pPr>
      <w:r w:rsidRPr="00B77A92">
        <w:t xml:space="preserve">There </w:t>
      </w:r>
      <w:r w:rsidR="0014576E">
        <w:t>must</w:t>
      </w:r>
      <w:r w:rsidR="0014576E" w:rsidRPr="00B77A92">
        <w:t xml:space="preserve"> </w:t>
      </w:r>
      <w:r w:rsidRPr="00B77A92">
        <w:t xml:space="preserve">not be any padding of attribute values, for example, a height of 10 metres </w:t>
      </w:r>
      <w:r w:rsidR="0014576E">
        <w:t>must</w:t>
      </w:r>
      <w:r w:rsidR="0014576E" w:rsidRPr="00B77A92">
        <w:t xml:space="preserve"> </w:t>
      </w:r>
      <w:r w:rsidRPr="00B77A92">
        <w:t>not be padded to 10.000000 metres as this could potentially confuse or mislead the Mariner.</w:t>
      </w:r>
    </w:p>
    <w:p w14:paraId="23A3F0C4" w14:textId="2B591446" w:rsidR="007C15E6" w:rsidRPr="00B77A92" w:rsidRDefault="007C15E6" w:rsidP="00AE2737">
      <w:pPr>
        <w:pStyle w:val="ListParagraph"/>
        <w:numPr>
          <w:ilvl w:val="0"/>
          <w:numId w:val="34"/>
        </w:numPr>
        <w:spacing w:after="60" w:line="240" w:lineRule="auto"/>
        <w:jc w:val="both"/>
      </w:pPr>
      <w:r w:rsidRPr="00B77A92">
        <w:t xml:space="preserve">Units of measure </w:t>
      </w:r>
      <w:r w:rsidR="0014576E">
        <w:t>must</w:t>
      </w:r>
      <w:r w:rsidR="0014576E" w:rsidRPr="00B77A92">
        <w:t xml:space="preserve"> </w:t>
      </w:r>
      <w:r w:rsidRPr="00B77A92">
        <w:t xml:space="preserve">be included after all attribute values </w:t>
      </w:r>
      <w:r w:rsidR="0014576E">
        <w:t>when available.</w:t>
      </w:r>
    </w:p>
    <w:p w14:paraId="63586345" w14:textId="20984A1B" w:rsidR="007C15E6" w:rsidRPr="00B77A92" w:rsidRDefault="007C15E6" w:rsidP="00AE2737">
      <w:pPr>
        <w:pStyle w:val="ListParagraph"/>
        <w:numPr>
          <w:ilvl w:val="0"/>
          <w:numId w:val="34"/>
        </w:numPr>
        <w:spacing w:after="60" w:line="240" w:lineRule="auto"/>
        <w:jc w:val="both"/>
      </w:pPr>
      <w:r w:rsidRPr="00B77A92">
        <w:t xml:space="preserve">Cursor </w:t>
      </w:r>
      <w:r w:rsidR="0014576E">
        <w:t>pick report</w:t>
      </w:r>
      <w:r w:rsidR="0014576E" w:rsidRPr="00B77A92">
        <w:t xml:space="preserve"> </w:t>
      </w:r>
      <w:r w:rsidR="0014576E">
        <w:t>must</w:t>
      </w:r>
      <w:r w:rsidR="0014576E" w:rsidRPr="00B77A92">
        <w:t xml:space="preserve"> </w:t>
      </w:r>
      <w:r w:rsidRPr="00B77A92">
        <w:t>extend to include both information association</w:t>
      </w:r>
      <w:r w:rsidR="004B7EF4" w:rsidRPr="00B77A92">
        <w:t xml:space="preserve">s and </w:t>
      </w:r>
      <w:r w:rsidRPr="00B77A92">
        <w:t xml:space="preserve">feature associations, </w:t>
      </w:r>
      <w:r w:rsidR="004B7EF4" w:rsidRPr="00B77A92">
        <w:t xml:space="preserve">including </w:t>
      </w:r>
      <w:r w:rsidRPr="00B77A92">
        <w:t xml:space="preserve">aggregations and compositions, </w:t>
      </w:r>
      <w:r w:rsidRPr="00E85AE1">
        <w:t xml:space="preserve">which may </w:t>
      </w:r>
      <w:r w:rsidR="009466E9" w:rsidRPr="00E85AE1">
        <w:t xml:space="preserve">link </w:t>
      </w:r>
      <w:r w:rsidR="00D60608" w:rsidRPr="00E85AE1">
        <w:t xml:space="preserve">to information types or features that </w:t>
      </w:r>
      <w:r w:rsidRPr="00E85AE1">
        <w:t>carry additional information such</w:t>
      </w:r>
      <w:r w:rsidR="004B7EF4" w:rsidRPr="00E85AE1">
        <w:t xml:space="preserve"> as</w:t>
      </w:r>
      <w:r w:rsidRPr="00E85AE1">
        <w:t xml:space="preserve"> a </w:t>
      </w:r>
      <w:proofErr w:type="spellStart"/>
      <w:r w:rsidRPr="00E85AE1">
        <w:rPr>
          <w:i/>
          <w:iCs/>
        </w:rPr>
        <w:t>featureName</w:t>
      </w:r>
      <w:proofErr w:type="spellEnd"/>
      <w:r w:rsidRPr="00E85AE1">
        <w:t>.</w:t>
      </w:r>
      <w:r w:rsidRPr="00B77A92">
        <w:t xml:space="preserve"> </w:t>
      </w:r>
    </w:p>
    <w:p w14:paraId="20CA07A5" w14:textId="0D5FAA94" w:rsidR="00CD538D" w:rsidRPr="00B77A92" w:rsidRDefault="007C15E6" w:rsidP="00AE2737">
      <w:pPr>
        <w:pStyle w:val="ListParagraph"/>
        <w:numPr>
          <w:ilvl w:val="0"/>
          <w:numId w:val="34"/>
        </w:numPr>
        <w:spacing w:after="60" w:line="240" w:lineRule="auto"/>
        <w:jc w:val="both"/>
      </w:pPr>
      <w:r w:rsidRPr="00B77A92">
        <w:t xml:space="preserve">Dates </w:t>
      </w:r>
      <w:r w:rsidR="00677FCC">
        <w:t>must</w:t>
      </w:r>
      <w:r w:rsidR="00677FCC" w:rsidRPr="00B77A92">
        <w:t xml:space="preserve"> </w:t>
      </w:r>
      <w:r w:rsidRPr="00B77A92">
        <w:t>be given in the form “Day Month Year” DD-MMM-YYYY.</w:t>
      </w:r>
    </w:p>
    <w:p w14:paraId="7314C133" w14:textId="2A1FAF28" w:rsidR="007C15E6" w:rsidRPr="00B77A92" w:rsidRDefault="00CD538D" w:rsidP="00507556">
      <w:pPr>
        <w:pStyle w:val="ListParagraph"/>
        <w:spacing w:after="60" w:line="240" w:lineRule="auto"/>
        <w:jc w:val="both"/>
      </w:pPr>
      <w:r w:rsidRPr="00B77A92">
        <w:t xml:space="preserve">Month abbreviations </w:t>
      </w:r>
      <w:r w:rsidR="00677FCC">
        <w:t>must</w:t>
      </w:r>
      <w:r w:rsidR="00677FCC" w:rsidRPr="00B77A92">
        <w:t xml:space="preserve"> </w:t>
      </w:r>
      <w:proofErr w:type="gramStart"/>
      <w:r w:rsidRPr="00B77A92">
        <w:t>be:</w:t>
      </w:r>
      <w:proofErr w:type="gramEnd"/>
      <w:r w:rsidRPr="00B77A92">
        <w:t xml:space="preserve"> </w:t>
      </w:r>
      <w:r w:rsidR="007C15E6" w:rsidRPr="00B77A92">
        <w:t>JAN, FEB, MAR, APR, MAY, JUN, JUL, AUG, SEP, OCT, NOV,</w:t>
      </w:r>
      <w:r w:rsidR="00553CD1" w:rsidRPr="00B77A92">
        <w:t xml:space="preserve"> </w:t>
      </w:r>
      <w:r w:rsidR="007C15E6" w:rsidRPr="00B77A92">
        <w:t>DEC</w:t>
      </w:r>
      <w:r w:rsidR="00553CD1" w:rsidRPr="00B77A92">
        <w:t>.</w:t>
      </w:r>
    </w:p>
    <w:p w14:paraId="064D2E3F" w14:textId="337C49FD" w:rsidR="007C15E6" w:rsidRPr="00B77A92" w:rsidRDefault="007C15E6" w:rsidP="00AE2737">
      <w:pPr>
        <w:pStyle w:val="ListParagraph"/>
        <w:numPr>
          <w:ilvl w:val="0"/>
          <w:numId w:val="34"/>
        </w:numPr>
        <w:spacing w:after="60" w:line="240" w:lineRule="auto"/>
        <w:jc w:val="both"/>
      </w:pPr>
      <w:r w:rsidRPr="00AA57CD">
        <w:rPr>
          <w:highlight w:val="yellow"/>
          <w:rPrChange w:id="1517" w:author="jonathan pritchard" w:date="2025-10-07T19:55:00Z" w16du:dateUtc="2025-10-07T18:55:00Z">
            <w:rPr/>
          </w:rPrChange>
        </w:rPr>
        <w:t xml:space="preserve">The </w:t>
      </w:r>
      <w:r w:rsidR="00507556" w:rsidRPr="00AA57CD">
        <w:rPr>
          <w:highlight w:val="yellow"/>
          <w:rPrChange w:id="1518" w:author="jonathan pritchard" w:date="2025-10-07T19:55:00Z" w16du:dateUtc="2025-10-07T18:55:00Z">
            <w:rPr/>
          </w:rPrChange>
        </w:rPr>
        <w:t>P</w:t>
      </w:r>
      <w:r w:rsidRPr="00AA57CD">
        <w:rPr>
          <w:highlight w:val="yellow"/>
          <w:rPrChange w:id="1519" w:author="jonathan pritchard" w:date="2025-10-07T19:55:00Z" w16du:dateUtc="2025-10-07T18:55:00Z">
            <w:rPr/>
          </w:rPrChange>
        </w:rPr>
        <w:t xml:space="preserve">ick </w:t>
      </w:r>
      <w:r w:rsidR="00507556" w:rsidRPr="00AA57CD">
        <w:rPr>
          <w:highlight w:val="yellow"/>
          <w:rPrChange w:id="1520" w:author="jonathan pritchard" w:date="2025-10-07T19:55:00Z" w16du:dateUtc="2025-10-07T18:55:00Z">
            <w:rPr/>
          </w:rPrChange>
        </w:rPr>
        <w:t>R</w:t>
      </w:r>
      <w:r w:rsidRPr="00AA57CD">
        <w:rPr>
          <w:highlight w:val="yellow"/>
          <w:rPrChange w:id="1521" w:author="jonathan pritchard" w:date="2025-10-07T19:55:00Z" w16du:dateUtc="2025-10-07T18:55:00Z">
            <w:rPr/>
          </w:rPrChange>
        </w:rPr>
        <w:t xml:space="preserve">eport </w:t>
      </w:r>
      <w:r w:rsidR="00677FCC" w:rsidRPr="00AA57CD">
        <w:rPr>
          <w:highlight w:val="yellow"/>
          <w:rPrChange w:id="1522" w:author="jonathan pritchard" w:date="2025-10-07T19:55:00Z" w16du:dateUtc="2025-10-07T18:55:00Z">
            <w:rPr/>
          </w:rPrChange>
        </w:rPr>
        <w:t xml:space="preserve">must </w:t>
      </w:r>
      <w:r w:rsidRPr="00C71637">
        <w:rPr>
          <w:strike/>
          <w:highlight w:val="yellow"/>
          <w:rPrChange w:id="1523" w:author="jonathan pritchard" w:date="2025-10-24T14:11:00Z" w16du:dateUtc="2025-10-24T13:11:00Z">
            <w:rPr/>
          </w:rPrChange>
        </w:rPr>
        <w:t>only</w:t>
      </w:r>
      <w:r w:rsidRPr="00AA57CD">
        <w:rPr>
          <w:highlight w:val="yellow"/>
          <w:rPrChange w:id="1524" w:author="jonathan pritchard" w:date="2025-10-07T19:55:00Z" w16du:dateUtc="2025-10-07T18:55:00Z">
            <w:rPr/>
          </w:rPrChange>
        </w:rPr>
        <w:t xml:space="preserve"> return information about the visible features on the ECDIS display</w:t>
      </w:r>
      <w:r w:rsidRPr="00B77A92">
        <w:t>.</w:t>
      </w:r>
      <w:r w:rsidR="00CD538D" w:rsidRPr="00B77A92">
        <w:t xml:space="preserve"> </w:t>
      </w:r>
      <w:r w:rsidRPr="00B77A92">
        <w:t>If the viewing group is turned on all features</w:t>
      </w:r>
      <w:r w:rsidR="00677FCC">
        <w:t>,</w:t>
      </w:r>
      <w:r w:rsidRPr="00B77A92">
        <w:t xml:space="preserve"> even </w:t>
      </w:r>
      <w:r w:rsidR="0007289C" w:rsidRPr="00B77A92">
        <w:t>“</w:t>
      </w:r>
      <w:r w:rsidRPr="00B77A92">
        <w:t>no symbol</w:t>
      </w:r>
      <w:r w:rsidR="0007289C" w:rsidRPr="00B77A92">
        <w:t>”</w:t>
      </w:r>
      <w:r w:rsidRPr="00B77A92">
        <w:t xml:space="preserve"> features</w:t>
      </w:r>
      <w:r w:rsidR="0007289C" w:rsidRPr="00B77A92">
        <w:t xml:space="preserve"> </w:t>
      </w:r>
      <w:r w:rsidRPr="00B77A92">
        <w:t>without visible presentation within that viewing group</w:t>
      </w:r>
      <w:r w:rsidR="00677FCC">
        <w:t>,</w:t>
      </w:r>
      <w:r w:rsidRPr="00B77A92">
        <w:t xml:space="preserve"> </w:t>
      </w:r>
      <w:r w:rsidR="00677FCC">
        <w:t>must be provided in</w:t>
      </w:r>
      <w:r w:rsidRPr="00B77A92">
        <w:t xml:space="preserve"> the cursor </w:t>
      </w:r>
      <w:r w:rsidR="00507556" w:rsidRPr="00B77A92">
        <w:t>P</w:t>
      </w:r>
      <w:r w:rsidRPr="00B77A92">
        <w:t xml:space="preserve">ick </w:t>
      </w:r>
      <w:r w:rsidR="00507556" w:rsidRPr="00B77A92">
        <w:t>R</w:t>
      </w:r>
      <w:r w:rsidRPr="00B77A92">
        <w:t>eport</w:t>
      </w:r>
      <w:r w:rsidR="00677FCC">
        <w:t>, i.e. only active drawing instructions must be included.</w:t>
      </w:r>
    </w:p>
    <w:p w14:paraId="4D67E97B" w14:textId="4358E0F0" w:rsidR="00B37DA9" w:rsidRPr="00B37DA9" w:rsidRDefault="00B37DA9" w:rsidP="00D343CC">
      <w:pPr>
        <w:pStyle w:val="ListParagraph"/>
        <w:numPr>
          <w:ilvl w:val="0"/>
          <w:numId w:val="34"/>
        </w:numPr>
        <w:spacing w:after="120" w:line="240" w:lineRule="auto"/>
        <w:jc w:val="both"/>
      </w:pPr>
      <w:r w:rsidRPr="00B812CA">
        <w:lastRenderedPageBreak/>
        <w:t>Pick Report must include the information associated with the spatial object limited to the area of the cursor pick. For example, information related to accuracy.</w:t>
      </w:r>
      <w:r w:rsidR="00507556" w:rsidRPr="00B37DA9">
        <w:t xml:space="preserve"> </w:t>
      </w:r>
    </w:p>
    <w:p w14:paraId="3351AFAD" w14:textId="58EC9737" w:rsidR="00B224C2" w:rsidRPr="00B812CA" w:rsidRDefault="00B224C2" w:rsidP="00AE2737">
      <w:pPr>
        <w:pStyle w:val="ListParagraph"/>
        <w:numPr>
          <w:ilvl w:val="0"/>
          <w:numId w:val="34"/>
        </w:numPr>
        <w:spacing w:after="120" w:line="240" w:lineRule="auto"/>
        <w:jc w:val="both"/>
      </w:pPr>
      <w:r w:rsidRPr="00B812CA">
        <w:t xml:space="preserve">Complex or Simple Attributes with private </w:t>
      </w:r>
      <w:r w:rsidR="00EF3E08">
        <w:t xml:space="preserve">feature catalogue </w:t>
      </w:r>
      <w:r w:rsidRPr="00B812CA">
        <w:t>visibility</w:t>
      </w:r>
      <w:r w:rsidR="00D42BC9">
        <w:t xml:space="preserve"> </w:t>
      </w:r>
      <w:r w:rsidRPr="00B812CA">
        <w:t>must not be included.</w:t>
      </w:r>
      <w:r w:rsidR="00EF3E08">
        <w:t xml:space="preserve"> If visibility is not </w:t>
      </w:r>
      <w:proofErr w:type="gramStart"/>
      <w:r w:rsidR="00EF3E08">
        <w:t>defined</w:t>
      </w:r>
      <w:proofErr w:type="gramEnd"/>
      <w:r w:rsidR="00EF3E08">
        <w:t xml:space="preserve"> then it must be assumed to be public.</w:t>
      </w:r>
    </w:p>
    <w:p w14:paraId="338449D4" w14:textId="47AB2B16" w:rsidR="00101C16" w:rsidRPr="00AA57CD" w:rsidRDefault="00101C16" w:rsidP="00AE2737">
      <w:pPr>
        <w:pStyle w:val="ListParagraph"/>
        <w:numPr>
          <w:ilvl w:val="0"/>
          <w:numId w:val="34"/>
        </w:numPr>
        <w:spacing w:after="120" w:line="240" w:lineRule="auto"/>
        <w:jc w:val="both"/>
        <w:rPr>
          <w:highlight w:val="yellow"/>
          <w:rPrChange w:id="1525" w:author="jonathan pritchard" w:date="2025-10-07T19:55:00Z" w16du:dateUtc="2025-10-07T18:55:00Z">
            <w:rPr/>
          </w:rPrChange>
        </w:rPr>
      </w:pPr>
      <w:r w:rsidRPr="00B812CA">
        <w:t xml:space="preserve"> </w:t>
      </w:r>
      <w:ins w:id="1526" w:author="jonathan pritchard" w:date="2025-10-24T14:10:00Z" w16du:dateUtc="2025-10-24T13:10:00Z">
        <w:r w:rsidR="00C71637">
          <w:t xml:space="preserve">In addition to information returned about visible features on the ECDIS display, </w:t>
        </w:r>
      </w:ins>
      <w:del w:id="1527" w:author="jonathan pritchard" w:date="2025-10-24T14:10:00Z" w16du:dateUtc="2025-10-24T13:10:00Z">
        <w:r w:rsidR="00380FF3" w:rsidRPr="00AA57CD" w:rsidDel="00C71637">
          <w:rPr>
            <w:highlight w:val="yellow"/>
            <w:rPrChange w:id="1528" w:author="jonathan pritchard" w:date="2025-10-07T19:55:00Z" w16du:dateUtc="2025-10-07T18:55:00Z">
              <w:rPr/>
            </w:rPrChange>
          </w:rPr>
          <w:delText>A</w:delText>
        </w:r>
      </w:del>
      <w:ins w:id="1529" w:author="jonathan pritchard" w:date="2025-10-24T14:10:00Z" w16du:dateUtc="2025-10-24T13:10:00Z">
        <w:r w:rsidR="00C71637">
          <w:rPr>
            <w:highlight w:val="yellow"/>
          </w:rPr>
          <w:t>a</w:t>
        </w:r>
      </w:ins>
      <w:r w:rsidR="00B37DA9" w:rsidRPr="00AA57CD">
        <w:rPr>
          <w:highlight w:val="yellow"/>
          <w:rPrChange w:id="1530" w:author="jonathan pritchard" w:date="2025-10-07T19:55:00Z" w16du:dateUtc="2025-10-07T18:55:00Z">
            <w:rPr/>
          </w:rPrChange>
        </w:rPr>
        <w:t>ll f</w:t>
      </w:r>
      <w:r w:rsidRPr="00AA57CD">
        <w:rPr>
          <w:highlight w:val="yellow"/>
          <w:rPrChange w:id="1531" w:author="jonathan pritchard" w:date="2025-10-07T19:55:00Z" w16du:dateUtc="2025-10-07T18:55:00Z">
            <w:rPr/>
          </w:rPrChange>
        </w:rPr>
        <w:t xml:space="preserve">eatures with identical </w:t>
      </w:r>
      <w:proofErr w:type="spellStart"/>
      <w:r w:rsidRPr="00AA57CD">
        <w:rPr>
          <w:i/>
          <w:iCs/>
          <w:highlight w:val="yellow"/>
          <w:rPrChange w:id="1532" w:author="jonathan pritchard" w:date="2025-10-07T19:55:00Z" w16du:dateUtc="2025-10-07T18:55:00Z">
            <w:rPr>
              <w:i/>
              <w:iCs/>
            </w:rPr>
          </w:rPrChange>
        </w:rPr>
        <w:t>interoperabilityIdentifier</w:t>
      </w:r>
      <w:proofErr w:type="spellEnd"/>
      <w:r w:rsidRPr="00AA57CD">
        <w:rPr>
          <w:highlight w:val="yellow"/>
          <w:rPrChange w:id="1533" w:author="jonathan pritchard" w:date="2025-10-07T19:55:00Z" w16du:dateUtc="2025-10-07T18:55:00Z">
            <w:rPr/>
          </w:rPrChange>
        </w:rPr>
        <w:t xml:space="preserve"> values must be </w:t>
      </w:r>
      <w:r w:rsidR="00380FF3" w:rsidRPr="00AA57CD">
        <w:rPr>
          <w:highlight w:val="yellow"/>
          <w:rPrChange w:id="1534" w:author="jonathan pritchard" w:date="2025-10-07T19:55:00Z" w16du:dateUtc="2025-10-07T18:55:00Z">
            <w:rPr/>
          </w:rPrChange>
        </w:rPr>
        <w:t>presented together and merged</w:t>
      </w:r>
      <w:r w:rsidR="00DB4AA7" w:rsidRPr="00AA57CD">
        <w:rPr>
          <w:highlight w:val="yellow"/>
          <w:rPrChange w:id="1535" w:author="jonathan pritchard" w:date="2025-10-07T19:55:00Z" w16du:dateUtc="2025-10-07T18:55:00Z">
            <w:rPr/>
          </w:rPrChange>
        </w:rPr>
        <w:t>.</w:t>
      </w:r>
    </w:p>
    <w:p w14:paraId="7010ABEB" w14:textId="7312389F" w:rsidR="00C0545F" w:rsidRDefault="00072E6E" w:rsidP="00530F27">
      <w:pPr>
        <w:pStyle w:val="ListParagraph"/>
        <w:numPr>
          <w:ilvl w:val="0"/>
          <w:numId w:val="34"/>
        </w:numPr>
        <w:spacing w:after="120" w:line="240" w:lineRule="auto"/>
        <w:jc w:val="both"/>
        <w:rPr>
          <w:ins w:id="1536" w:author="jonathan pritchard" w:date="2025-10-24T14:11:00Z" w16du:dateUtc="2025-10-24T13:11:00Z"/>
        </w:rPr>
      </w:pPr>
      <w:r>
        <w:t xml:space="preserve"> Descriptions of attributes and their values, available in the feature catalogue, must be shown on demand.</w:t>
      </w:r>
    </w:p>
    <w:p w14:paraId="3C9DD17F" w14:textId="3B237B43" w:rsidR="00C71637" w:rsidRPr="00D642E5" w:rsidRDefault="00C71637" w:rsidP="00C71637">
      <w:pPr>
        <w:pStyle w:val="ListParagraph"/>
        <w:numPr>
          <w:ilvl w:val="0"/>
          <w:numId w:val="34"/>
        </w:numPr>
        <w:spacing w:after="120" w:line="240" w:lineRule="auto"/>
        <w:jc w:val="both"/>
        <w:rPr>
          <w:ins w:id="1537" w:author="jonathan pritchard" w:date="2025-10-24T14:12:00Z" w16du:dateUtc="2025-10-24T13:12:00Z"/>
          <w:strike/>
          <w:highlight w:val="yellow"/>
          <w:rPrChange w:id="1538" w:author="jonathan pritchard" w:date="2025-10-27T15:55:00Z" w16du:dateUtc="2025-10-27T15:55:00Z">
            <w:rPr>
              <w:ins w:id="1539" w:author="jonathan pritchard" w:date="2025-10-24T14:12:00Z" w16du:dateUtc="2025-10-24T13:12:00Z"/>
              <w:highlight w:val="yellow"/>
            </w:rPr>
          </w:rPrChange>
        </w:rPr>
      </w:pPr>
      <w:ins w:id="1540" w:author="jonathan pritchard" w:date="2025-10-24T14:12:00Z" w16du:dateUtc="2025-10-24T13:12:00Z">
        <w:r w:rsidRPr="00D642E5">
          <w:rPr>
            <w:strike/>
            <w:rPrChange w:id="1541" w:author="jonathan pritchard" w:date="2025-10-27T15:55:00Z" w16du:dateUtc="2025-10-27T15:55:00Z">
              <w:rPr/>
            </w:rPrChange>
          </w:rPr>
          <w:t xml:space="preserve">In addition to information returned about visible features on the ECDIS display, </w:t>
        </w:r>
        <w:r w:rsidRPr="00D642E5">
          <w:rPr>
            <w:strike/>
            <w:highlight w:val="yellow"/>
            <w:rPrChange w:id="1542" w:author="jonathan pritchard" w:date="2025-10-27T15:55:00Z" w16du:dateUtc="2025-10-27T15:55:00Z">
              <w:rPr>
                <w:highlight w:val="yellow"/>
              </w:rPr>
            </w:rPrChange>
          </w:rPr>
          <w:t xml:space="preserve">all S-104 </w:t>
        </w:r>
      </w:ins>
      <w:ins w:id="1543" w:author="jonathan pritchard" w:date="2025-10-24T14:13:00Z" w16du:dateUtc="2025-10-24T13:13:00Z">
        <w:r w:rsidRPr="00D642E5">
          <w:rPr>
            <w:strike/>
            <w:highlight w:val="yellow"/>
            <w:rPrChange w:id="1544" w:author="jonathan pritchard" w:date="2025-10-27T15:55:00Z" w16du:dateUtc="2025-10-27T15:55:00Z">
              <w:rPr>
                <w:highlight w:val="yellow"/>
              </w:rPr>
            </w:rPrChange>
          </w:rPr>
          <w:t xml:space="preserve">depth and uncertainty </w:t>
        </w:r>
      </w:ins>
      <w:ins w:id="1545" w:author="jonathan pritchard" w:date="2025-10-24T14:12:00Z" w16du:dateUtc="2025-10-24T13:12:00Z">
        <w:r w:rsidRPr="00D642E5">
          <w:rPr>
            <w:strike/>
            <w:highlight w:val="yellow"/>
            <w:rPrChange w:id="1546" w:author="jonathan pritchard" w:date="2025-10-27T15:55:00Z" w16du:dateUtc="2025-10-27T15:55:00Z">
              <w:rPr>
                <w:highlight w:val="yellow"/>
              </w:rPr>
            </w:rPrChange>
          </w:rPr>
          <w:t>information must be presented</w:t>
        </w:r>
      </w:ins>
      <w:ins w:id="1547" w:author="jonathan pritchard" w:date="2025-10-24T14:13:00Z" w16du:dateUtc="2025-10-24T13:13:00Z">
        <w:r w:rsidRPr="00D642E5">
          <w:rPr>
            <w:strike/>
            <w:highlight w:val="yellow"/>
            <w:rPrChange w:id="1548" w:author="jonathan pritchard" w:date="2025-10-27T15:55:00Z" w16du:dateUtc="2025-10-27T15:55:00Z">
              <w:rPr>
                <w:highlight w:val="yellow"/>
              </w:rPr>
            </w:rPrChange>
          </w:rPr>
          <w:t xml:space="preserve"> if available at the </w:t>
        </w:r>
        <w:proofErr w:type="spellStart"/>
        <w:r w:rsidRPr="00D642E5">
          <w:rPr>
            <w:strike/>
            <w:highlight w:val="yellow"/>
            <w:rPrChange w:id="1549" w:author="jonathan pritchard" w:date="2025-10-27T15:55:00Z" w16du:dateUtc="2025-10-27T15:55:00Z">
              <w:rPr>
                <w:highlight w:val="yellow"/>
              </w:rPr>
            </w:rPrChange>
          </w:rPr>
          <w:t>cusor</w:t>
        </w:r>
        <w:proofErr w:type="spellEnd"/>
        <w:r w:rsidRPr="00D642E5">
          <w:rPr>
            <w:strike/>
            <w:highlight w:val="yellow"/>
            <w:rPrChange w:id="1550" w:author="jonathan pritchard" w:date="2025-10-27T15:55:00Z" w16du:dateUtc="2025-10-27T15:55:00Z">
              <w:rPr>
                <w:highlight w:val="yellow"/>
              </w:rPr>
            </w:rPrChange>
          </w:rPr>
          <w:t xml:space="preserve"> pick location</w:t>
        </w:r>
      </w:ins>
    </w:p>
    <w:p w14:paraId="19A8DCFF" w14:textId="59E83749" w:rsidR="00C71637" w:rsidRPr="00DE19F5" w:rsidDel="00C71637" w:rsidRDefault="00C71637" w:rsidP="00530F27">
      <w:pPr>
        <w:pStyle w:val="ListParagraph"/>
        <w:numPr>
          <w:ilvl w:val="0"/>
          <w:numId w:val="34"/>
        </w:numPr>
        <w:spacing w:after="120" w:line="240" w:lineRule="auto"/>
        <w:jc w:val="both"/>
        <w:rPr>
          <w:del w:id="1551" w:author="jonathan pritchard" w:date="2025-10-24T14:12:00Z" w16du:dateUtc="2025-10-24T13:12:00Z"/>
        </w:rPr>
      </w:pPr>
    </w:p>
    <w:p w14:paraId="6C02EA90" w14:textId="77777777" w:rsidR="00507556" w:rsidRPr="00B77A92" w:rsidRDefault="00507556" w:rsidP="00507556">
      <w:pPr>
        <w:spacing w:after="120" w:line="240" w:lineRule="auto"/>
        <w:jc w:val="both"/>
      </w:pPr>
    </w:p>
    <w:p w14:paraId="11278E59" w14:textId="7DA4168E" w:rsidR="007C15E6" w:rsidRPr="00073E85" w:rsidRDefault="0087682E" w:rsidP="00530F27">
      <w:pPr>
        <w:pStyle w:val="Heading2"/>
      </w:pPr>
      <w:bookmarkStart w:id="1552" w:name="_Toc178784481"/>
      <w:bookmarkStart w:id="1553" w:name="_Toc178784482"/>
      <w:bookmarkStart w:id="1554" w:name="_Toc178784483"/>
      <w:bookmarkStart w:id="1555" w:name="_Toc194067169"/>
      <w:bookmarkEnd w:id="1552"/>
      <w:bookmarkEnd w:id="1553"/>
      <w:bookmarkEnd w:id="1554"/>
      <w:r w:rsidRPr="0087682E">
        <w:t xml:space="preserve">Display of </w:t>
      </w:r>
      <w:r>
        <w:t xml:space="preserve">dataset </w:t>
      </w:r>
      <w:r w:rsidRPr="0087682E">
        <w:t>supp</w:t>
      </w:r>
      <w:r>
        <w:t>ort</w:t>
      </w:r>
      <w:r w:rsidRPr="0087682E">
        <w:t xml:space="preserve"> files</w:t>
      </w:r>
      <w:bookmarkEnd w:id="1555"/>
    </w:p>
    <w:p w14:paraId="5A26BB6E" w14:textId="4E86C170" w:rsidR="0010683F" w:rsidRPr="00B77A92" w:rsidRDefault="0010683F" w:rsidP="0010683F">
      <w:pPr>
        <w:spacing w:after="120" w:line="240" w:lineRule="auto"/>
        <w:jc w:val="both"/>
      </w:pPr>
      <w:r w:rsidRPr="00B77A92">
        <w:t>S-10</w:t>
      </w:r>
      <w:r w:rsidR="00072E6E">
        <w:t>0</w:t>
      </w:r>
      <w:r w:rsidRPr="00B77A92">
        <w:t xml:space="preserve"> datasets encode </w:t>
      </w:r>
      <w:r w:rsidR="006141C0">
        <w:t xml:space="preserve">textual or </w:t>
      </w:r>
      <w:r w:rsidRPr="00B77A92">
        <w:t xml:space="preserve">graphical information such as diagrams and photographs in </w:t>
      </w:r>
      <w:r w:rsidR="00072E6E">
        <w:t xml:space="preserve">dataset </w:t>
      </w:r>
      <w:r w:rsidRPr="00B77A92">
        <w:t xml:space="preserve">support files using one of the S-100 </w:t>
      </w:r>
      <w:r w:rsidR="006141C0">
        <w:t>dataset support file</w:t>
      </w:r>
      <w:r w:rsidRPr="00B77A92">
        <w:t xml:space="preserve"> formats.</w:t>
      </w:r>
    </w:p>
    <w:p w14:paraId="46FDAB4C" w14:textId="7F463569" w:rsidR="0010683F" w:rsidRDefault="006141C0" w:rsidP="00213CC6">
      <w:pPr>
        <w:spacing w:after="120" w:line="240" w:lineRule="auto"/>
        <w:jc w:val="both"/>
      </w:pPr>
      <w:r>
        <w:t>The pick report</w:t>
      </w:r>
      <w:r w:rsidR="0010683F" w:rsidRPr="00B77A92">
        <w:t xml:space="preserve"> must enable </w:t>
      </w:r>
      <w:r>
        <w:t xml:space="preserve">text and graphical information </w:t>
      </w:r>
      <w:r w:rsidR="0010683F" w:rsidRPr="00B77A92">
        <w:t xml:space="preserve">to be displayed without affecting the night vision of the user. </w:t>
      </w:r>
      <w:r w:rsidR="0010683F" w:rsidRPr="00B812CA">
        <w:t>The luminance of the displayed i</w:t>
      </w:r>
      <w:r>
        <w:t>nformation</w:t>
      </w:r>
      <w:r w:rsidR="0010683F" w:rsidRPr="00B812CA">
        <w:t xml:space="preserve"> must be in the same band as the current palette in use at the time </w:t>
      </w:r>
      <w:r>
        <w:t>it</w:t>
      </w:r>
      <w:r w:rsidR="0010683F" w:rsidRPr="00B812CA">
        <w:t xml:space="preserve"> is displayed</w:t>
      </w:r>
      <w:r w:rsidR="0010683F" w:rsidRPr="006141C0">
        <w:t>.</w:t>
      </w:r>
    </w:p>
    <w:p w14:paraId="30EB3227" w14:textId="77777777" w:rsidR="00073E85" w:rsidRPr="00B77A92" w:rsidRDefault="00073E85" w:rsidP="00213CC6">
      <w:pPr>
        <w:spacing w:after="120" w:line="240" w:lineRule="auto"/>
        <w:jc w:val="both"/>
      </w:pPr>
    </w:p>
    <w:p w14:paraId="16C2CE9D" w14:textId="1B023E4C" w:rsidR="00427676" w:rsidRPr="00EA3A73" w:rsidRDefault="00EF3E08" w:rsidP="00DB7CFE">
      <w:pPr>
        <w:pStyle w:val="Heading2"/>
      </w:pPr>
      <w:bookmarkStart w:id="1556" w:name="_Toc194067170"/>
      <w:r>
        <w:t>Pick report organisation</w:t>
      </w:r>
      <w:r w:rsidR="00427676" w:rsidRPr="00EA3A73">
        <w:t>.</w:t>
      </w:r>
      <w:bookmarkEnd w:id="1556"/>
    </w:p>
    <w:p w14:paraId="1CDFCB69" w14:textId="226E43C3" w:rsidR="007C15E6" w:rsidRPr="00B77A92" w:rsidRDefault="007C15E6" w:rsidP="00E673D5">
      <w:pPr>
        <w:pStyle w:val="Heading3"/>
      </w:pPr>
      <w:bookmarkStart w:id="1557" w:name="_Toc178784486"/>
      <w:bookmarkStart w:id="1558" w:name="_Toc194067171"/>
      <w:bookmarkEnd w:id="1557"/>
      <w:r w:rsidRPr="00B77A92">
        <w:t xml:space="preserve">Sorting </w:t>
      </w:r>
      <w:r w:rsidR="009674CE" w:rsidRPr="00B77A92">
        <w:t>o</w:t>
      </w:r>
      <w:r w:rsidR="00EE7A2C" w:rsidRPr="00B77A92">
        <w:t>rder</w:t>
      </w:r>
      <w:r w:rsidR="009674CE" w:rsidRPr="00B77A92">
        <w:t xml:space="preserve"> of results</w:t>
      </w:r>
      <w:bookmarkEnd w:id="1558"/>
    </w:p>
    <w:p w14:paraId="537AF173" w14:textId="5D2E1718" w:rsidR="00213CC6" w:rsidRPr="00B77A92" w:rsidRDefault="003307D2" w:rsidP="00213CC6">
      <w:pPr>
        <w:spacing w:after="120" w:line="240" w:lineRule="auto"/>
        <w:jc w:val="both"/>
        <w:rPr>
          <w:rFonts w:cs="Arial"/>
          <w:shd w:val="clear" w:color="auto" w:fill="FFFFFF"/>
        </w:rPr>
      </w:pPr>
      <w:r w:rsidRPr="00B77A92">
        <w:rPr>
          <w:rFonts w:cs="Arial"/>
          <w:shd w:val="clear" w:color="auto" w:fill="FFFFFF"/>
        </w:rPr>
        <w:t xml:space="preserve">The </w:t>
      </w:r>
      <w:r w:rsidR="00213CC6" w:rsidRPr="00B77A92">
        <w:rPr>
          <w:rFonts w:cs="Arial"/>
          <w:shd w:val="clear" w:color="auto" w:fill="FFFFFF"/>
        </w:rPr>
        <w:t>P</w:t>
      </w:r>
      <w:r w:rsidRPr="00B77A92">
        <w:rPr>
          <w:rFonts w:cs="Arial"/>
          <w:shd w:val="clear" w:color="auto" w:fill="FFFFFF"/>
        </w:rPr>
        <w:t xml:space="preserve">ick </w:t>
      </w:r>
      <w:r w:rsidR="00213CC6" w:rsidRPr="00B77A92">
        <w:rPr>
          <w:rFonts w:cs="Arial"/>
          <w:shd w:val="clear" w:color="auto" w:fill="FFFFFF"/>
        </w:rPr>
        <w:t>R</w:t>
      </w:r>
      <w:r w:rsidRPr="00B77A92">
        <w:rPr>
          <w:rFonts w:cs="Arial"/>
          <w:shd w:val="clear" w:color="auto" w:fill="FFFFFF"/>
        </w:rPr>
        <w:t>eport must be organized to facilitate navigation through complex reports in a manner logically consistent with the layering presented on the screen.</w:t>
      </w:r>
    </w:p>
    <w:p w14:paraId="4128BFDC" w14:textId="22B7BF87" w:rsidR="00213CC6" w:rsidRPr="00B77A92" w:rsidRDefault="003307D2" w:rsidP="00213CC6">
      <w:pPr>
        <w:spacing w:after="120" w:line="240" w:lineRule="auto"/>
        <w:jc w:val="both"/>
        <w:rPr>
          <w:rFonts w:cs="Arial"/>
          <w:shd w:val="clear" w:color="auto" w:fill="FFFFFF"/>
        </w:rPr>
      </w:pPr>
      <w:r w:rsidRPr="00C0545F">
        <w:rPr>
          <w:rFonts w:cs="Arial"/>
          <w:shd w:val="clear" w:color="auto" w:fill="FFFFFF"/>
        </w:rPr>
        <w:t>The order of features must correspond to the drawing order</w:t>
      </w:r>
      <w:r w:rsidRPr="00B77A92">
        <w:rPr>
          <w:rFonts w:cs="Arial"/>
          <w:shd w:val="clear" w:color="auto" w:fill="FFFFFF"/>
        </w:rPr>
        <w:t xml:space="preserve">. Features must be prioritized using the </w:t>
      </w:r>
      <w:r w:rsidR="00EA3A73">
        <w:rPr>
          <w:rFonts w:cs="Arial"/>
          <w:shd w:val="clear" w:color="auto" w:fill="FFFFFF"/>
        </w:rPr>
        <w:t>highest priority</w:t>
      </w:r>
      <w:r w:rsidRPr="00B77A92">
        <w:rPr>
          <w:rFonts w:cs="Arial"/>
          <w:shd w:val="clear" w:color="auto" w:fill="FFFFFF"/>
        </w:rPr>
        <w:t xml:space="preserve"> </w:t>
      </w:r>
      <w:r w:rsidR="00EA3A73">
        <w:rPr>
          <w:rFonts w:cs="Arial"/>
          <w:shd w:val="clear" w:color="auto" w:fill="FFFFFF"/>
        </w:rPr>
        <w:t xml:space="preserve">active </w:t>
      </w:r>
      <w:r w:rsidRPr="00B77A92">
        <w:rPr>
          <w:rFonts w:cs="Arial"/>
          <w:shd w:val="clear" w:color="auto" w:fill="FFFFFF"/>
        </w:rPr>
        <w:t>drawing instruction associated with the feature. Only active drawing instructions which intersect the pick area should be evaluated during sorting.</w:t>
      </w:r>
    </w:p>
    <w:p w14:paraId="063D9ECD" w14:textId="3AFFEDDC" w:rsidR="007C15E6" w:rsidRPr="00B77A92" w:rsidRDefault="007C15E6" w:rsidP="00E673D5">
      <w:pPr>
        <w:pStyle w:val="Heading3"/>
      </w:pPr>
      <w:bookmarkStart w:id="1559" w:name="_Toc178784488"/>
      <w:bookmarkStart w:id="1560" w:name="_Ref47277288"/>
      <w:bookmarkStart w:id="1561" w:name="_Ref47298226"/>
      <w:bookmarkStart w:id="1562" w:name="_Toc194067172"/>
      <w:bookmarkEnd w:id="1559"/>
      <w:r w:rsidRPr="00B77A92">
        <w:t xml:space="preserve">Hover-over </w:t>
      </w:r>
      <w:r w:rsidR="009674CE" w:rsidRPr="00B77A92">
        <w:t>f</w:t>
      </w:r>
      <w:r w:rsidRPr="00B77A92">
        <w:t>unction</w:t>
      </w:r>
      <w:bookmarkEnd w:id="1560"/>
      <w:bookmarkEnd w:id="1561"/>
      <w:bookmarkEnd w:id="1562"/>
    </w:p>
    <w:p w14:paraId="083D0661" w14:textId="77C4916C" w:rsidR="00073E85" w:rsidRPr="00B77A92" w:rsidRDefault="0045215E" w:rsidP="00213CC6">
      <w:pPr>
        <w:spacing w:after="120" w:line="240" w:lineRule="auto"/>
        <w:jc w:val="both"/>
      </w:pPr>
      <w:r>
        <w:t xml:space="preserve">The ECDIS </w:t>
      </w:r>
      <w:r w:rsidR="007C15E6" w:rsidRPr="00B77A92">
        <w:t xml:space="preserve">may </w:t>
      </w:r>
      <w:r>
        <w:t>provide a</w:t>
      </w:r>
      <w:r w:rsidR="007C15E6" w:rsidRPr="00B77A92">
        <w:t xml:space="preserve"> hover-over function for Mariners to access important charted feature details without having to select a </w:t>
      </w:r>
      <w:r w:rsidR="00213CC6" w:rsidRPr="00B77A92">
        <w:t>P</w:t>
      </w:r>
      <w:r w:rsidR="007C15E6" w:rsidRPr="00B77A92">
        <w:t xml:space="preserve">ick </w:t>
      </w:r>
      <w:r w:rsidR="00213CC6" w:rsidRPr="00B77A92">
        <w:t>R</w:t>
      </w:r>
      <w:r w:rsidR="007C15E6" w:rsidRPr="00B77A92">
        <w:t>eport. If this function is implemented within an ECDIS</w:t>
      </w:r>
      <w:r w:rsidR="00C64605" w:rsidRPr="00B77A92">
        <w:t>,</w:t>
      </w:r>
      <w:r w:rsidR="007C15E6" w:rsidRPr="00B77A92">
        <w:t xml:space="preserve"> the Mariner </w:t>
      </w:r>
      <w:r>
        <w:t>must</w:t>
      </w:r>
      <w:r w:rsidRPr="00B77A92">
        <w:t xml:space="preserve"> </w:t>
      </w:r>
      <w:r w:rsidR="007C15E6" w:rsidRPr="00B77A92">
        <w:t xml:space="preserve">be able to </w:t>
      </w:r>
      <w:r w:rsidR="00C64605" w:rsidRPr="00B77A92">
        <w:t>turn hover-over</w:t>
      </w:r>
      <w:r w:rsidR="007C15E6" w:rsidRPr="00B77A92">
        <w:t xml:space="preserve"> function</w:t>
      </w:r>
      <w:r w:rsidR="00C64605" w:rsidRPr="00B77A92">
        <w:t>ality</w:t>
      </w:r>
      <w:r w:rsidR="007C15E6" w:rsidRPr="00B77A92">
        <w:t xml:space="preserve"> on </w:t>
      </w:r>
      <w:r w:rsidR="00C64605" w:rsidRPr="00B77A92">
        <w:t>and</w:t>
      </w:r>
      <w:r w:rsidR="007C15E6" w:rsidRPr="00B77A92">
        <w:t xml:space="preserve"> off.</w:t>
      </w:r>
    </w:p>
    <w:p w14:paraId="52CF1A76" w14:textId="77777777" w:rsidR="00A05AE2" w:rsidRPr="00B77A92" w:rsidRDefault="00A05AE2" w:rsidP="00A05AE2">
      <w:pPr>
        <w:spacing w:after="120" w:line="240" w:lineRule="auto"/>
        <w:jc w:val="both"/>
      </w:pPr>
    </w:p>
    <w:p w14:paraId="3E47AF94" w14:textId="07D73066" w:rsidR="007C15E6" w:rsidRPr="00B77A92" w:rsidRDefault="007C15E6" w:rsidP="00DB7CFE">
      <w:pPr>
        <w:pStyle w:val="Heading2"/>
      </w:pPr>
      <w:bookmarkStart w:id="1563" w:name="_Toc194067173"/>
      <w:r w:rsidRPr="00B77A92">
        <w:t xml:space="preserve">Tidal </w:t>
      </w:r>
      <w:r w:rsidR="002519D7" w:rsidRPr="00B77A92">
        <w:t>s</w:t>
      </w:r>
      <w:r w:rsidRPr="00B77A92">
        <w:t xml:space="preserve">tream </w:t>
      </w:r>
      <w:r w:rsidR="002519D7" w:rsidRPr="00B77A92">
        <w:t>d</w:t>
      </w:r>
      <w:r w:rsidR="00CB2740" w:rsidRPr="00B77A92">
        <w:t xml:space="preserve">ata </w:t>
      </w:r>
      <w:r w:rsidR="002519D7" w:rsidRPr="00B77A92">
        <w:t>p</w:t>
      </w:r>
      <w:r w:rsidRPr="00B77A92">
        <w:t>anels</w:t>
      </w:r>
      <w:bookmarkEnd w:id="1563"/>
    </w:p>
    <w:p w14:paraId="2973D070" w14:textId="36649122" w:rsidR="009E353B" w:rsidRPr="00B77A92" w:rsidRDefault="00C64961" w:rsidP="00A05AE2">
      <w:pPr>
        <w:spacing w:after="120" w:line="240" w:lineRule="auto"/>
        <w:jc w:val="both"/>
      </w:pPr>
      <w:r w:rsidRPr="00B77A92">
        <w:t xml:space="preserve">S-101 </w:t>
      </w:r>
      <w:r w:rsidR="008C710E" w:rsidRPr="00B77A92">
        <w:t>Tidal stream</w:t>
      </w:r>
      <w:r w:rsidR="00B51EC9" w:rsidRPr="00B77A92">
        <w:t xml:space="preserve"> </w:t>
      </w:r>
      <w:r w:rsidR="008C710E" w:rsidRPr="00B77A92">
        <w:t xml:space="preserve">information </w:t>
      </w:r>
      <w:r w:rsidR="00B51EC9" w:rsidRPr="00B77A92">
        <w:t xml:space="preserve">in the form of speed and direction at intervals </w:t>
      </w:r>
      <w:r w:rsidR="00612B85" w:rsidRPr="00B77A92">
        <w:t>relative to the time of</w:t>
      </w:r>
      <w:r w:rsidR="00B51EC9" w:rsidRPr="00B77A92">
        <w:t xml:space="preserve"> a “reference tide” (generally high or low water)</w:t>
      </w:r>
      <w:r w:rsidR="007C15E6" w:rsidRPr="00B77A92">
        <w:t xml:space="preserve"> </w:t>
      </w:r>
      <w:r w:rsidRPr="00B77A92">
        <w:t xml:space="preserve">must </w:t>
      </w:r>
      <w:r w:rsidR="007C15E6" w:rsidRPr="00B77A92">
        <w:t xml:space="preserve">be formatted for display in the ECDIS cursor </w:t>
      </w:r>
      <w:r w:rsidR="00A05AE2" w:rsidRPr="00B77A92">
        <w:t>P</w:t>
      </w:r>
      <w:r w:rsidR="007C15E6" w:rsidRPr="00B77A92">
        <w:t xml:space="preserve">ick </w:t>
      </w:r>
      <w:r w:rsidR="00A05AE2" w:rsidRPr="00B77A92">
        <w:t>R</w:t>
      </w:r>
      <w:r w:rsidR="007C15E6" w:rsidRPr="00B77A92">
        <w:t>eport</w:t>
      </w:r>
      <w:r w:rsidR="006A1B52" w:rsidRPr="00B77A92">
        <w:t xml:space="preserve"> (or </w:t>
      </w:r>
      <w:proofErr w:type="gramStart"/>
      <w:r w:rsidR="006A1B52" w:rsidRPr="00B77A92">
        <w:t>other</w:t>
      </w:r>
      <w:proofErr w:type="gramEnd"/>
      <w:r w:rsidR="006A1B52" w:rsidRPr="00B77A92">
        <w:t xml:space="preserve"> UI panel)</w:t>
      </w:r>
      <w:r w:rsidR="007C15E6" w:rsidRPr="00B77A92">
        <w:t xml:space="preserve">. </w:t>
      </w:r>
    </w:p>
    <w:p w14:paraId="330CFADB" w14:textId="4751CABD" w:rsidR="009E353B" w:rsidRDefault="009E353B" w:rsidP="009E353B">
      <w:pPr>
        <w:spacing w:after="120" w:line="240" w:lineRule="auto"/>
        <w:jc w:val="both"/>
      </w:pPr>
      <w:r>
        <w:t>Table 6 s</w:t>
      </w:r>
      <w:r w:rsidRPr="00B77A92">
        <w:t xml:space="preserve">hows the </w:t>
      </w:r>
      <w:r>
        <w:t>layout</w:t>
      </w:r>
      <w:r w:rsidRPr="00B77A92">
        <w:t xml:space="preserve"> that must be used for displaying the values, encoded in the </w:t>
      </w:r>
      <w:r w:rsidRPr="00B77A92">
        <w:rPr>
          <w:b/>
          <w:bCs/>
        </w:rPr>
        <w:t>Tidal Stream Panel Data</w:t>
      </w:r>
      <w:r w:rsidRPr="00B77A92">
        <w:t xml:space="preserve"> S-101 feature.</w:t>
      </w:r>
    </w:p>
    <w:p w14:paraId="703B0448" w14:textId="576196E0" w:rsidR="009E353B" w:rsidRPr="009E353B" w:rsidRDefault="009E353B" w:rsidP="009E353B">
      <w:pPr>
        <w:spacing w:after="120" w:line="240" w:lineRule="auto"/>
        <w:jc w:val="both"/>
      </w:pPr>
      <w:r w:rsidRPr="009E353B">
        <w:t>M</w:t>
      </w:r>
      <w:r w:rsidR="006162E4" w:rsidRPr="009E353B">
        <w:t xml:space="preserve">ultiple instances of </w:t>
      </w:r>
      <w:r>
        <w:rPr>
          <w:b/>
          <w:bCs/>
        </w:rPr>
        <w:t>T</w:t>
      </w:r>
      <w:r w:rsidRPr="00B77A92">
        <w:rPr>
          <w:b/>
          <w:bCs/>
        </w:rPr>
        <w:t>idal Stream Panel Data</w:t>
      </w:r>
      <w:r w:rsidRPr="00B77A92">
        <w:t xml:space="preserve"> </w:t>
      </w:r>
      <w:r>
        <w:t>features</w:t>
      </w:r>
      <w:r w:rsidRPr="009E353B">
        <w:t xml:space="preserve"> must be shown as separate tables</w:t>
      </w:r>
    </w:p>
    <w:p w14:paraId="26CE0824" w14:textId="3AEA2A9B" w:rsidR="009E353B" w:rsidRDefault="009E353B" w:rsidP="00764DCF">
      <w:pPr>
        <w:spacing w:after="120" w:line="240" w:lineRule="auto"/>
        <w:jc w:val="both"/>
      </w:pPr>
      <w:bookmarkStart w:id="1564" w:name="_Ref46758820"/>
      <w:r>
        <w:t>The table</w:t>
      </w:r>
      <w:r w:rsidR="00764DCF" w:rsidRPr="00B77A92">
        <w:fldChar w:fldCharType="begin"/>
      </w:r>
      <w:r w:rsidR="00764DCF" w:rsidRPr="00B77A92">
        <w:instrText xml:space="preserve"> REF _Ref46758217 \h  \* MERGEFORMAT </w:instrText>
      </w:r>
      <w:r w:rsidR="00764DCF" w:rsidRPr="00B77A92">
        <w:fldChar w:fldCharType="end"/>
      </w:r>
      <w:r w:rsidR="00764DCF" w:rsidRPr="00B77A92">
        <w:t xml:space="preserve"> shows how a </w:t>
      </w:r>
      <w:r w:rsidR="00764DCF" w:rsidRPr="00B77A92">
        <w:rPr>
          <w:b/>
        </w:rPr>
        <w:t>Tidal Stream Panel Data</w:t>
      </w:r>
      <w:r w:rsidR="00764DCF" w:rsidRPr="00B77A92">
        <w:t xml:space="preserve"> feature and its attributes are used in the ECDIS display. Complex attributes are in </w:t>
      </w:r>
      <w:r w:rsidR="00764DCF" w:rsidRPr="00507E48">
        <w:t>italics and encoded values are in blue text.</w:t>
      </w:r>
    </w:p>
    <w:p w14:paraId="7452ACC3" w14:textId="77777777" w:rsidR="00764DCF" w:rsidRDefault="00764DCF" w:rsidP="00764DCF"/>
    <w:tbl>
      <w:tblPr>
        <w:tblW w:w="7361" w:type="dxa"/>
        <w:jc w:val="center"/>
        <w:tblLook w:val="04A0" w:firstRow="1" w:lastRow="0" w:firstColumn="1" w:lastColumn="0" w:noHBand="0" w:noVBand="1"/>
      </w:tblPr>
      <w:tblGrid>
        <w:gridCol w:w="1295"/>
        <w:gridCol w:w="784"/>
        <w:gridCol w:w="2873"/>
        <w:gridCol w:w="2409"/>
      </w:tblGrid>
      <w:tr w:rsidR="00764DCF" w:rsidRPr="00764DC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764DCF" w:rsidRDefault="00764DCF" w:rsidP="00764DCF">
            <w:pPr>
              <w:spacing w:after="0" w:line="240" w:lineRule="auto"/>
              <w:rPr>
                <w:rFonts w:ascii="Aptos Narrow" w:eastAsia="Times New Roman" w:hAnsi="Aptos Narrow"/>
                <w:color w:val="000000"/>
                <w:sz w:val="22"/>
                <w:szCs w:val="22"/>
                <w:lang w:eastAsia="en-GB"/>
              </w:rPr>
            </w:pPr>
            <w:bookmarkStart w:id="1565" w:name="_Hlk211514913"/>
            <w:r w:rsidRPr="00764DCF">
              <w:rPr>
                <w:rFonts w:ascii="Aptos Narrow" w:eastAsia="Times New Roman" w:hAnsi="Aptos Narrow"/>
                <w:color w:val="000000"/>
                <w:sz w:val="22"/>
                <w:szCs w:val="22"/>
                <w:lang w:eastAsia="en-GB"/>
              </w:rPr>
              <w:t xml:space="preserve">Tidal Station: </w:t>
            </w:r>
            <w:r w:rsidRPr="00764DCF">
              <w:rPr>
                <w:rFonts w:ascii="Aptos Narrow" w:eastAsia="Times New Roman" w:hAnsi="Aptos Narrow"/>
                <w:i/>
                <w:iCs/>
                <w:color w:val="000000"/>
                <w:sz w:val="22"/>
                <w:szCs w:val="22"/>
                <w:lang w:eastAsia="en-GB"/>
              </w:rPr>
              <w:t>(station name)</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Plymouth Devonport</w:t>
            </w:r>
          </w:p>
        </w:tc>
      </w:tr>
      <w:tr w:rsidR="00764DCF" w:rsidRPr="00764DC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764DCF" w:rsidRDefault="00764DCF"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lastRenderedPageBreak/>
              <w:t>Tidal Station Identifier</w:t>
            </w:r>
            <w:proofErr w:type="gramStart"/>
            <w:r w:rsidRPr="00764DCF">
              <w:rPr>
                <w:rFonts w:ascii="Aptos Narrow" w:eastAsia="Times New Roman" w:hAnsi="Aptos Narrow"/>
                <w:color w:val="000000"/>
                <w:sz w:val="22"/>
                <w:szCs w:val="22"/>
                <w:lang w:eastAsia="en-GB"/>
              </w:rPr>
              <w:t xml:space="preserve">: </w:t>
            </w:r>
            <w:r w:rsidRPr="00764DCF">
              <w:rPr>
                <w:rFonts w:ascii="Aptos Narrow" w:eastAsia="Times New Roman" w:hAnsi="Aptos Narrow"/>
                <w:i/>
                <w:iCs/>
                <w:color w:val="000000"/>
                <w:sz w:val="22"/>
                <w:szCs w:val="22"/>
                <w:lang w:eastAsia="en-GB"/>
              </w:rPr>
              <w:t xml:space="preserve"> (</w:t>
            </w:r>
            <w:proofErr w:type="gramEnd"/>
            <w:r w:rsidRPr="00764DCF">
              <w:rPr>
                <w:rFonts w:ascii="Aptos Narrow" w:eastAsia="Times New Roman" w:hAnsi="Aptos Narrow"/>
                <w:i/>
                <w:iCs/>
                <w:color w:val="000000"/>
                <w:sz w:val="22"/>
                <w:szCs w:val="22"/>
                <w:lang w:eastAsia="en-GB"/>
              </w:rPr>
              <w:t>station identifier)</w:t>
            </w:r>
            <w:r w:rsidR="00507E48">
              <w:rPr>
                <w:rFonts w:ascii="Aptos Narrow" w:eastAsia="Times New Roman" w:hAnsi="Aptos Narrow"/>
                <w:i/>
                <w:iCs/>
                <w:color w:val="000000"/>
                <w:sz w:val="22"/>
                <w:szCs w:val="22"/>
                <w:lang w:eastAsia="en-GB"/>
              </w:rPr>
              <w:t xml:space="preserve"> </w:t>
            </w:r>
            <w:r w:rsidR="00507E48" w:rsidRPr="00530F27">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764DCF" w:rsidRDefault="00764DCF" w:rsidP="00764DCF">
            <w:pPr>
              <w:spacing w:after="0" w:line="240" w:lineRule="auto"/>
              <w:jc w:val="center"/>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 xml:space="preserve">Data From: </w:t>
            </w:r>
            <w:r w:rsidRPr="00764DCF">
              <w:rPr>
                <w:rFonts w:ascii="Aptos Narrow" w:eastAsia="Times New Roman" w:hAnsi="Aptos Narrow"/>
                <w:i/>
                <w:iCs/>
                <w:color w:val="000000"/>
                <w:sz w:val="22"/>
                <w:szCs w:val="22"/>
                <w:lang w:eastAsia="en-GB"/>
              </w:rPr>
              <w:t xml:space="preserve">(data product, from dataset </w:t>
            </w:r>
            <w:proofErr w:type="gramStart"/>
            <w:r w:rsidRPr="00764DCF">
              <w:rPr>
                <w:rFonts w:ascii="Aptos Narrow" w:eastAsia="Times New Roman" w:hAnsi="Aptos Narrow"/>
                <w:i/>
                <w:iCs/>
                <w:color w:val="000000"/>
                <w:sz w:val="22"/>
                <w:szCs w:val="22"/>
                <w:lang w:eastAsia="en-GB"/>
              </w:rPr>
              <w:t>metadata)</w:t>
            </w:r>
            <w:r w:rsidR="00507E48" w:rsidRPr="00530F27">
              <w:rPr>
                <w:rFonts w:ascii="Aptos Narrow" w:eastAsia="Times New Roman" w:hAnsi="Aptos Narrow"/>
                <w:b/>
                <w:bCs/>
                <w:color w:val="00B0F0"/>
                <w:sz w:val="22"/>
                <w:szCs w:val="22"/>
                <w:lang w:eastAsia="en-GB"/>
              </w:rPr>
              <w:t>S</w:t>
            </w:r>
            <w:proofErr w:type="gramEnd"/>
            <w:r w:rsidR="00507E48" w:rsidRPr="00530F27">
              <w:rPr>
                <w:rFonts w:ascii="Aptos Narrow" w:eastAsia="Times New Roman" w:hAnsi="Aptos Narrow"/>
                <w:b/>
                <w:bCs/>
                <w:color w:val="00B0F0"/>
                <w:sz w:val="22"/>
                <w:szCs w:val="22"/>
                <w:lang w:eastAsia="en-GB"/>
              </w:rPr>
              <w:t>-101</w:t>
            </w:r>
          </w:p>
        </w:tc>
      </w:tr>
      <w:tr w:rsidR="00853316" w:rsidRPr="00764DC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764DCF" w:rsidRDefault="00853316" w:rsidP="00764DCF">
            <w:pPr>
              <w:spacing w:after="0" w:line="240" w:lineRule="auto"/>
              <w:rPr>
                <w:rFonts w:ascii="Aptos Narrow" w:eastAsia="Times New Roman" w:hAnsi="Aptos Narrow"/>
                <w:color w:val="000000"/>
                <w:sz w:val="22"/>
                <w:szCs w:val="22"/>
                <w:lang w:eastAsia="en-GB"/>
              </w:rPr>
            </w:pPr>
            <w:r>
              <w:rPr>
                <w:rFonts w:ascii="Aptos Narrow" w:eastAsia="Times New Roman" w:hAnsi="Aptos Narrow"/>
                <w:color w:val="000000"/>
                <w:sz w:val="22"/>
                <w:szCs w:val="22"/>
                <w:lang w:eastAsia="en-GB"/>
              </w:rPr>
              <w:t xml:space="preserve"> Stream Depth: </w:t>
            </w:r>
            <w:r w:rsidRPr="00853316">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r w:rsidRPr="00764DCF">
              <w:rPr>
                <w:rFonts w:ascii="Aptos Narrow" w:eastAsia="Times New Roman" w:hAnsi="Aptos Narrow"/>
                <w:color w:val="000000"/>
                <w:sz w:val="22"/>
                <w:szCs w:val="22"/>
                <w:lang w:eastAsia="en-GB"/>
              </w:rPr>
              <w:t>Rates (knots)</w:t>
            </w:r>
          </w:p>
        </w:tc>
      </w:tr>
      <w:tr w:rsidR="00853316" w:rsidRPr="00764DC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764DC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764DCF" w:rsidRDefault="00853316" w:rsidP="00764DCF">
            <w:pPr>
              <w:spacing w:after="0" w:line="240" w:lineRule="auto"/>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springs</w:t>
            </w:r>
          </w:p>
        </w:tc>
      </w:tr>
      <w:tr w:rsidR="00853316" w:rsidRPr="00764DC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507E48" w:rsidRDefault="00853316" w:rsidP="00764DCF">
            <w:pPr>
              <w:spacing w:after="0" w:line="240" w:lineRule="auto"/>
              <w:jc w:val="center"/>
              <w:rPr>
                <w:rFonts w:ascii="Aptos Narrow" w:eastAsia="Times New Roman" w:hAnsi="Aptos Narrow"/>
                <w:b/>
                <w:bCs/>
                <w:color w:val="000000"/>
                <w:sz w:val="22"/>
                <w:szCs w:val="22"/>
                <w:lang w:eastAsia="en-GB"/>
              </w:rPr>
            </w:pPr>
            <w:r w:rsidRPr="00507E48">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507E48" w:rsidRDefault="00853316" w:rsidP="00764DCF">
            <w:pPr>
              <w:spacing w:after="0" w:line="240" w:lineRule="auto"/>
              <w:jc w:val="center"/>
              <w:rPr>
                <w:rFonts w:ascii="Aptos Narrow" w:eastAsia="Times New Roman" w:hAnsi="Aptos Narrow"/>
                <w:i/>
                <w:iCs/>
                <w:color w:val="000000"/>
                <w:sz w:val="22"/>
                <w:szCs w:val="22"/>
                <w:lang w:eastAsia="en-GB"/>
              </w:rPr>
            </w:pPr>
            <w:r w:rsidRPr="00507E48">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0.1</w:t>
            </w:r>
          </w:p>
        </w:tc>
      </w:tr>
      <w:tr w:rsidR="00853316" w:rsidRPr="00764DC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0.7</w:t>
            </w:r>
          </w:p>
        </w:tc>
      </w:tr>
      <w:tr w:rsidR="00853316" w:rsidRPr="00764DC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0.5</w:t>
            </w:r>
          </w:p>
        </w:tc>
      </w:tr>
      <w:tr w:rsidR="00853316" w:rsidRPr="00764DC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764DCF" w:rsidRDefault="00853316" w:rsidP="00764DCF">
            <w:pPr>
              <w:spacing w:after="0" w:line="240" w:lineRule="auto"/>
              <w:jc w:val="center"/>
              <w:rPr>
                <w:rFonts w:ascii="Aptos Narrow" w:eastAsia="Times New Roman" w:hAnsi="Aptos Narrow"/>
                <w:b/>
                <w:bCs/>
                <w:color w:val="000000"/>
                <w:sz w:val="22"/>
                <w:szCs w:val="22"/>
                <w:lang w:eastAsia="en-GB"/>
              </w:rPr>
            </w:pPr>
            <w:r w:rsidRPr="00764DC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tr w:rsidR="00853316" w:rsidRPr="00764DC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0.6</w:t>
            </w:r>
          </w:p>
        </w:tc>
      </w:tr>
      <w:tr w:rsidR="00853316" w:rsidRPr="00764DC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1.0</w:t>
            </w:r>
          </w:p>
        </w:tc>
      </w:tr>
      <w:tr w:rsidR="00853316" w:rsidRPr="00764DC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1.1</w:t>
            </w:r>
          </w:p>
        </w:tc>
      </w:tr>
      <w:tr w:rsidR="00853316" w:rsidRPr="00764DC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0.8</w:t>
            </w:r>
          </w:p>
        </w:tc>
      </w:tr>
      <w:tr w:rsidR="00853316" w:rsidRPr="00764DC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764DC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764DCF" w:rsidRDefault="00853316" w:rsidP="00764DCF">
            <w:pPr>
              <w:spacing w:after="0" w:line="240" w:lineRule="auto"/>
              <w:jc w:val="center"/>
              <w:rPr>
                <w:rFonts w:ascii="Aptos Narrow" w:eastAsia="Times New Roman" w:hAnsi="Aptos Narrow"/>
                <w:i/>
                <w:iCs/>
                <w:color w:val="000000"/>
                <w:sz w:val="22"/>
                <w:szCs w:val="22"/>
                <w:lang w:eastAsia="en-GB"/>
              </w:rPr>
            </w:pPr>
            <w:r w:rsidRPr="00764DC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530F27" w:rsidRDefault="00853316" w:rsidP="00530F27">
            <w:pPr>
              <w:spacing w:after="0" w:line="240" w:lineRule="auto"/>
              <w:jc w:val="center"/>
              <w:rPr>
                <w:rFonts w:ascii="Aptos Narrow" w:eastAsia="Times New Roman" w:hAnsi="Aptos Narrow"/>
                <w:b/>
                <w:bCs/>
                <w:color w:val="00B0F0"/>
                <w:sz w:val="22"/>
                <w:szCs w:val="22"/>
                <w:lang w:eastAsia="en-GB"/>
              </w:rPr>
            </w:pPr>
            <w:r w:rsidRPr="00530F27">
              <w:rPr>
                <w:rFonts w:ascii="Aptos Narrow" w:eastAsia="Times New Roman" w:hAnsi="Aptos Narrow"/>
                <w:b/>
                <w:bCs/>
                <w:color w:val="00B0F0"/>
                <w:sz w:val="22"/>
                <w:szCs w:val="22"/>
                <w:lang w:eastAsia="en-GB"/>
              </w:rPr>
              <w:t>0.3</w:t>
            </w:r>
          </w:p>
        </w:tc>
      </w:tr>
      <w:bookmarkEnd w:id="1565"/>
    </w:tbl>
    <w:p w14:paraId="1C90FFB0" w14:textId="77777777" w:rsidR="00764DCF" w:rsidRPr="00764DCF" w:rsidRDefault="00764DCF" w:rsidP="002D7DEE"/>
    <w:p w14:paraId="79A9F07D" w14:textId="401CB510" w:rsidR="006D3D53" w:rsidRPr="00B812CA" w:rsidRDefault="005E3EB6" w:rsidP="00A05AE2">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6</w:t>
      </w:r>
      <w:r w:rsidR="00C56536">
        <w:fldChar w:fldCharType="end"/>
      </w:r>
      <w:bookmarkEnd w:id="1564"/>
      <w:r w:rsidRPr="00B77A92">
        <w:t xml:space="preserve"> - </w:t>
      </w:r>
      <w:r w:rsidRPr="00B812CA">
        <w:t>Template for tidal stream values</w:t>
      </w:r>
    </w:p>
    <w:p w14:paraId="68C114A8" w14:textId="77777777" w:rsidR="00A05AE2" w:rsidRPr="00B77A92" w:rsidRDefault="00A05AE2" w:rsidP="00A05AE2">
      <w:pPr>
        <w:spacing w:after="120" w:line="240" w:lineRule="auto"/>
      </w:pPr>
    </w:p>
    <w:p w14:paraId="3F2CBAD0" w14:textId="518E9E8B" w:rsidR="00A80530" w:rsidRPr="00B77A92" w:rsidRDefault="005F2B6F" w:rsidP="00BE68E8">
      <w:pPr>
        <w:pStyle w:val="Heading1"/>
      </w:pPr>
      <w:bookmarkStart w:id="1566" w:name="_Toc178784491"/>
      <w:bookmarkStart w:id="1567" w:name="_Toc178784492"/>
      <w:bookmarkStart w:id="1568" w:name="_Toc178784493"/>
      <w:bookmarkStart w:id="1569" w:name="_Toc178784494"/>
      <w:bookmarkStart w:id="1570" w:name="_Toc178784495"/>
      <w:bookmarkStart w:id="1571" w:name="_Toc178784496"/>
      <w:bookmarkStart w:id="1572" w:name="_Toc178784497"/>
      <w:bookmarkStart w:id="1573" w:name="_Toc178784498"/>
      <w:bookmarkStart w:id="1574" w:name="_Toc38829567"/>
      <w:bookmarkStart w:id="1575" w:name="_Toc38830070"/>
      <w:bookmarkStart w:id="1576" w:name="_Toc38936233"/>
      <w:bookmarkStart w:id="1577" w:name="_Toc40990424"/>
      <w:bookmarkStart w:id="1578" w:name="_Toc41235035"/>
      <w:bookmarkStart w:id="1579" w:name="_Toc41235079"/>
      <w:bookmarkStart w:id="1580" w:name="_Toc42694851"/>
      <w:bookmarkStart w:id="1581" w:name="_Toc42708812"/>
      <w:bookmarkStart w:id="1582" w:name="_Toc194067174"/>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r w:rsidRPr="00B77A92">
        <w:t xml:space="preserve">Alerts </w:t>
      </w:r>
      <w:r w:rsidR="00A80530" w:rsidRPr="00B77A92">
        <w:t>and Indications</w:t>
      </w:r>
      <w:bookmarkEnd w:id="1582"/>
    </w:p>
    <w:p w14:paraId="345CA945" w14:textId="45B37E29" w:rsidR="005F2B6F" w:rsidRDefault="00A80530" w:rsidP="004710ED">
      <w:pPr>
        <w:spacing w:after="120" w:line="240" w:lineRule="auto"/>
        <w:jc w:val="both"/>
      </w:pPr>
      <w:r w:rsidRPr="00B77A92">
        <w:t xml:space="preserve">IMO Resolution </w:t>
      </w:r>
      <w:r w:rsidR="0056040E">
        <w:t>MSC.530(106)/Rev.1</w:t>
      </w:r>
      <w:r w:rsidR="005A72AB">
        <w:t xml:space="preserve"> </w:t>
      </w:r>
      <w:r w:rsidRPr="00B77A92">
        <w:t>states</w:t>
      </w:r>
      <w:r w:rsidR="004710ED" w:rsidRPr="00B77A92">
        <w:t xml:space="preserve"> in 11.3 and 11.4 and their sub-</w:t>
      </w:r>
      <w:r w:rsidRPr="00B77A92">
        <w:t xml:space="preserve">paragraphs how an ECDIS </w:t>
      </w:r>
      <w:r w:rsidR="00887426">
        <w:t>should</w:t>
      </w:r>
      <w:r w:rsidR="00887426" w:rsidRPr="00B77A92">
        <w:t xml:space="preserve"> </w:t>
      </w:r>
      <w:r w:rsidRPr="00B77A92">
        <w:t>respond to risk of crossing, dangers, prohibited areas or areas with special conditions</w:t>
      </w:r>
      <w:r w:rsidR="005C7BA9" w:rsidRPr="00B77A92">
        <w:t>, during route planning (11.3) or route monitoring (11.4)</w:t>
      </w:r>
      <w:r w:rsidRPr="00B77A92">
        <w:t xml:space="preserve">. Appendix 4 and Appendix 5 of the same resolution </w:t>
      </w:r>
      <w:r w:rsidR="005F2B6F" w:rsidRPr="00B77A92">
        <w:t xml:space="preserve">provide details about the areas for which an </w:t>
      </w:r>
      <w:r w:rsidRPr="00B77A92">
        <w:t xml:space="preserve">ECDIS should detect </w:t>
      </w:r>
      <w:r w:rsidR="005F2B6F" w:rsidRPr="00B77A92">
        <w:t xml:space="preserve">incursions </w:t>
      </w:r>
      <w:r w:rsidRPr="00B77A92">
        <w:t xml:space="preserve">and provide an </w:t>
      </w:r>
      <w:r w:rsidR="00B879E4" w:rsidRPr="00B77A92">
        <w:t xml:space="preserve">alert </w:t>
      </w:r>
      <w:r w:rsidRPr="00B77A92">
        <w:t>or indication.</w:t>
      </w:r>
    </w:p>
    <w:p w14:paraId="1C501EFC" w14:textId="2C492A3F" w:rsidR="00F12027" w:rsidRDefault="00F12027" w:rsidP="002D7DEE">
      <w:pPr>
        <w:pStyle w:val="Heading2"/>
      </w:pPr>
      <w:bookmarkStart w:id="1583" w:name="_Toc194067175"/>
      <w:r>
        <w:t>Multiple spatial objects.</w:t>
      </w:r>
      <w:bookmarkEnd w:id="1583"/>
    </w:p>
    <w:p w14:paraId="4999E7FB" w14:textId="20BBD170" w:rsidR="00F12027" w:rsidRDefault="00F12027" w:rsidP="004710ED">
      <w:pPr>
        <w:spacing w:after="120" w:line="240" w:lineRule="auto"/>
        <w:jc w:val="both"/>
      </w:pPr>
      <w:r>
        <w:t xml:space="preserve">If multiple spatial objects are </w:t>
      </w:r>
      <w:proofErr w:type="gramStart"/>
      <w:r>
        <w:t>identified</w:t>
      </w:r>
      <w:proofErr w:type="gramEnd"/>
      <w:r>
        <w:t xml:space="preserve"> then the union of those spatial objects must be highlighted. If the same spatial object identifies an alert and an </w:t>
      </w:r>
      <w:proofErr w:type="gramStart"/>
      <w:r>
        <w:t>indication</w:t>
      </w:r>
      <w:proofErr w:type="gramEnd"/>
      <w:r>
        <w:t xml:space="preserve"> then the drawing order must be the alert highlight followed by the drawing highlight.</w:t>
      </w:r>
    </w:p>
    <w:p w14:paraId="0128D316" w14:textId="3838624D" w:rsidR="005A72AB" w:rsidRPr="00B812CA" w:rsidRDefault="005A72AB" w:rsidP="005A72AB">
      <w:pPr>
        <w:spacing w:after="120" w:line="240" w:lineRule="auto"/>
        <w:jc w:val="both"/>
        <w:rPr>
          <w:highlight w:val="yellow"/>
        </w:rPr>
      </w:pPr>
    </w:p>
    <w:p w14:paraId="289665F2" w14:textId="2A7BAF0B" w:rsidR="00F42A19" w:rsidRPr="00B77A92" w:rsidRDefault="00201DB6" w:rsidP="00BE68E8">
      <w:pPr>
        <w:pStyle w:val="Heading1"/>
      </w:pPr>
      <w:bookmarkStart w:id="1584" w:name="_Toc178784500"/>
      <w:bookmarkStart w:id="1585" w:name="_Ref44433395"/>
      <w:bookmarkStart w:id="1586" w:name="_Toc194067176"/>
      <w:bookmarkEnd w:id="1584"/>
      <w:r w:rsidRPr="00B77A92">
        <w:t xml:space="preserve">Use of </w:t>
      </w:r>
      <w:r w:rsidR="00F42A19" w:rsidRPr="00B77A92">
        <w:t xml:space="preserve">Context </w:t>
      </w:r>
      <w:r w:rsidRPr="00B77A92">
        <w:t>P</w:t>
      </w:r>
      <w:r w:rsidR="00F42A19" w:rsidRPr="00B77A92">
        <w:t>arameters</w:t>
      </w:r>
      <w:bookmarkEnd w:id="1585"/>
      <w:bookmarkEnd w:id="1586"/>
    </w:p>
    <w:p w14:paraId="6BEE0AC7" w14:textId="773F9EE8" w:rsidR="00F42A19" w:rsidRPr="00B77A92" w:rsidRDefault="00422AF5" w:rsidP="00194607">
      <w:pPr>
        <w:spacing w:after="120" w:line="240" w:lineRule="auto"/>
        <w:jc w:val="both"/>
      </w:pPr>
      <w:r w:rsidRPr="00B77A92">
        <w:t xml:space="preserve">The </w:t>
      </w:r>
      <w:r w:rsidR="00C82694" w:rsidRPr="00B77A92">
        <w:t>P</w:t>
      </w:r>
      <w:r w:rsidRPr="00B77A92">
        <w:t xml:space="preserve">ortrayal </w:t>
      </w:r>
      <w:r w:rsidR="00C82694" w:rsidRPr="00B77A92">
        <w:t>C</w:t>
      </w:r>
      <w:r w:rsidRPr="00B77A92">
        <w:t xml:space="preserve">atalogue </w:t>
      </w:r>
      <w:r w:rsidR="000C18F8" w:rsidRPr="00B77A92">
        <w:t xml:space="preserve">for a product contains </w:t>
      </w:r>
      <w:r w:rsidR="007B4404" w:rsidRPr="00B77A92">
        <w:t>the</w:t>
      </w:r>
      <w:r w:rsidR="000C18F8" w:rsidRPr="00B77A92">
        <w:t xml:space="preserve"> set of parameters which </w:t>
      </w:r>
      <w:r w:rsidR="00900E0C">
        <w:t>are</w:t>
      </w:r>
      <w:r w:rsidR="000C18F8" w:rsidRPr="00B77A92">
        <w:t xml:space="preserve"> used in the portrayal </w:t>
      </w:r>
      <w:r w:rsidR="007B4404" w:rsidRPr="00B77A92">
        <w:t>processing for that product</w:t>
      </w:r>
      <w:r w:rsidR="000C18F8" w:rsidRPr="00B77A92">
        <w:t>. Th</w:t>
      </w:r>
      <w:r w:rsidR="003A70CA" w:rsidRPr="00B77A92">
        <w:t>is set</w:t>
      </w:r>
      <w:r w:rsidR="000C18F8" w:rsidRPr="00B77A92">
        <w:t xml:space="preserve"> may be different for different products.</w:t>
      </w:r>
      <w:r w:rsidR="007B4404" w:rsidRPr="00B77A92">
        <w:t xml:space="preserve"> Context parameters </w:t>
      </w:r>
      <w:r w:rsidR="003A70CA" w:rsidRPr="00B77A92">
        <w:t xml:space="preserve">are used for passing portrayal-related configuration </w:t>
      </w:r>
      <w:r w:rsidR="00A54533" w:rsidRPr="00B77A92">
        <w:t>information and user settings</w:t>
      </w:r>
      <w:r w:rsidR="003A70CA" w:rsidRPr="00B77A92">
        <w:t xml:space="preserve"> to portrayal processing, and </w:t>
      </w:r>
      <w:r w:rsidR="00A54533" w:rsidRPr="00B77A92">
        <w:t>the values of context parameters may therefore</w:t>
      </w:r>
      <w:r w:rsidR="007B4404" w:rsidRPr="00B77A92">
        <w:t xml:space="preserve"> be changed by user functions</w:t>
      </w:r>
      <w:r w:rsidR="003A70CA" w:rsidRPr="00B77A92">
        <w:t>, including those</w:t>
      </w:r>
      <w:r w:rsidR="007B4404" w:rsidRPr="00B77A92">
        <w:t xml:space="preserve"> defined in the IMO </w:t>
      </w:r>
      <w:r w:rsidR="00C82694" w:rsidRPr="00B77A92">
        <w:t>P</w:t>
      </w:r>
      <w:r w:rsidR="007B4404" w:rsidRPr="00B77A92">
        <w:t xml:space="preserve">erformance </w:t>
      </w:r>
      <w:r w:rsidR="00C82694" w:rsidRPr="00B77A92">
        <w:t>S</w:t>
      </w:r>
      <w:r w:rsidR="007B4404" w:rsidRPr="00B77A92">
        <w:t>tandards</w:t>
      </w:r>
      <w:r w:rsidR="00A54533" w:rsidRPr="00B77A92">
        <w:t>,</w:t>
      </w:r>
      <w:r w:rsidR="007B4404" w:rsidRPr="00B77A92">
        <w:t xml:space="preserve"> in this document</w:t>
      </w:r>
      <w:r w:rsidR="003A70CA" w:rsidRPr="00B77A92">
        <w:t xml:space="preserve">, or manufacturers’ custom </w:t>
      </w:r>
      <w:r w:rsidR="00A54533" w:rsidRPr="00B77A92">
        <w:t xml:space="preserve">user </w:t>
      </w:r>
      <w:r w:rsidR="003A70CA" w:rsidRPr="00B77A92">
        <w:t>functions</w:t>
      </w:r>
      <w:r w:rsidR="007B4404" w:rsidRPr="00B77A92">
        <w:t>.</w:t>
      </w:r>
    </w:p>
    <w:p w14:paraId="338CD6FA" w14:textId="769946C8" w:rsidR="006616FA" w:rsidRPr="00B812CA" w:rsidRDefault="006616FA" w:rsidP="00194607">
      <w:pPr>
        <w:spacing w:after="120" w:line="240" w:lineRule="auto"/>
        <w:jc w:val="both"/>
        <w:rPr>
          <w:b/>
          <w:bCs/>
        </w:rPr>
      </w:pPr>
      <w:proofErr w:type="gramStart"/>
      <w:r w:rsidRPr="00B77A92">
        <w:t>In order to</w:t>
      </w:r>
      <w:proofErr w:type="gramEnd"/>
      <w:r w:rsidRPr="00B77A92">
        <w:t xml:space="preserve"> be able to </w:t>
      </w:r>
      <w:r w:rsidR="004E2E7C" w:rsidRPr="00B77A92">
        <w:t xml:space="preserve">use the official </w:t>
      </w:r>
      <w:r w:rsidR="00C82694" w:rsidRPr="00B77A92">
        <w:t>P</w:t>
      </w:r>
      <w:r w:rsidR="004E2E7C" w:rsidRPr="00B77A92">
        <w:t xml:space="preserve">ortrayal </w:t>
      </w:r>
      <w:r w:rsidR="00C82694" w:rsidRPr="00B77A92">
        <w:t>C</w:t>
      </w:r>
      <w:r w:rsidR="004E2E7C" w:rsidRPr="00B77A92">
        <w:t xml:space="preserve">atalogue for a data product, manufacturers must implement all the context parameters listed in the </w:t>
      </w:r>
      <w:r w:rsidR="00C82694" w:rsidRPr="00B77A92">
        <w:t>P</w:t>
      </w:r>
      <w:r w:rsidR="004E2E7C" w:rsidRPr="00B77A92">
        <w:t xml:space="preserve">ortrayal </w:t>
      </w:r>
      <w:r w:rsidR="00C82694" w:rsidRPr="00B77A92">
        <w:t>C</w:t>
      </w:r>
      <w:r w:rsidR="004E2E7C" w:rsidRPr="00B77A92">
        <w:t xml:space="preserve">atalogue. </w:t>
      </w:r>
    </w:p>
    <w:p w14:paraId="74DD2BEA" w14:textId="5EAA3600" w:rsidR="00594DC5" w:rsidRPr="00B77A92" w:rsidRDefault="00594DC5" w:rsidP="00194607">
      <w:pPr>
        <w:pStyle w:val="ISOChange"/>
        <w:spacing w:before="0" w:after="120" w:line="240" w:lineRule="auto"/>
        <w:jc w:val="both"/>
        <w:rPr>
          <w:sz w:val="20"/>
        </w:rPr>
      </w:pPr>
      <w:commentRangeStart w:id="1587"/>
      <w:r w:rsidRPr="00B77A92">
        <w:rPr>
          <w:sz w:val="20"/>
        </w:rPr>
        <w:t xml:space="preserve">Context parameters may be added or removed by updates to the </w:t>
      </w:r>
      <w:r w:rsidR="00C82694" w:rsidRPr="00B77A92">
        <w:rPr>
          <w:sz w:val="20"/>
        </w:rPr>
        <w:t>P</w:t>
      </w:r>
      <w:r w:rsidRPr="00B77A92">
        <w:rPr>
          <w:sz w:val="20"/>
        </w:rPr>
        <w:t xml:space="preserve">ortrayal </w:t>
      </w:r>
      <w:r w:rsidR="00C82694" w:rsidRPr="00B77A92">
        <w:rPr>
          <w:sz w:val="20"/>
        </w:rPr>
        <w:t>C</w:t>
      </w:r>
      <w:r w:rsidRPr="00B77A92">
        <w:rPr>
          <w:sz w:val="20"/>
        </w:rPr>
        <w:t xml:space="preserve">atalogue. </w:t>
      </w:r>
      <w:r w:rsidRPr="005A72AB">
        <w:rPr>
          <w:sz w:val="20"/>
        </w:rPr>
        <w:t xml:space="preserve">Context parameters which cannot be automatically associated with ECDIS display functions or user interface features must be exposed to the </w:t>
      </w:r>
      <w:r w:rsidR="00C82694" w:rsidRPr="005A72AB">
        <w:rPr>
          <w:sz w:val="20"/>
        </w:rPr>
        <w:t>M</w:t>
      </w:r>
      <w:r w:rsidRPr="005A72AB">
        <w:rPr>
          <w:sz w:val="20"/>
        </w:rPr>
        <w:t>ariner for use.</w:t>
      </w:r>
      <w:r w:rsidR="002547AB">
        <w:rPr>
          <w:sz w:val="20"/>
        </w:rPr>
        <w:t xml:space="preserve"> </w:t>
      </w:r>
      <w:commentRangeEnd w:id="1587"/>
      <w:r w:rsidR="00FD2297" w:rsidRPr="00B77A92">
        <w:rPr>
          <w:rStyle w:val="CommentReference"/>
          <w:sz w:val="20"/>
          <w:lang w:val="en-GB"/>
        </w:rPr>
        <w:commentReference w:id="1587"/>
      </w:r>
    </w:p>
    <w:p w14:paraId="2CC5C693" w14:textId="77777777" w:rsidR="004E2E7C" w:rsidRPr="00B77A92" w:rsidRDefault="004E2E7C" w:rsidP="00C82694">
      <w:pPr>
        <w:spacing w:after="120" w:line="240" w:lineRule="auto"/>
        <w:jc w:val="both"/>
      </w:pPr>
    </w:p>
    <w:p w14:paraId="55B4468F" w14:textId="705A20C8" w:rsidR="006869F9" w:rsidRPr="00B77A92" w:rsidRDefault="006869F9" w:rsidP="00BE68E8">
      <w:pPr>
        <w:pStyle w:val="Heading1"/>
      </w:pPr>
      <w:bookmarkStart w:id="1588" w:name="_Ref45143486"/>
      <w:bookmarkStart w:id="1589" w:name="_Ref171161739"/>
      <w:bookmarkStart w:id="1590" w:name="_Toc194067177"/>
      <w:r w:rsidRPr="00B77A92">
        <w:lastRenderedPageBreak/>
        <w:t>Dual-fuel systems</w:t>
      </w:r>
      <w:bookmarkEnd w:id="1588"/>
      <w:bookmarkEnd w:id="1589"/>
      <w:bookmarkEnd w:id="1590"/>
    </w:p>
    <w:p w14:paraId="7EDF681A" w14:textId="4CE8146C" w:rsidR="002519D7" w:rsidRPr="00B77A92" w:rsidRDefault="002519D7" w:rsidP="00E20C82">
      <w:pPr>
        <w:spacing w:after="120" w:line="240" w:lineRule="auto"/>
        <w:jc w:val="both"/>
      </w:pPr>
      <w:r w:rsidRPr="00B77A92">
        <w:t>Dual-fuel systems are systems that use both older (pre-S-100) and newer (S-100) data products that contain the same type of information (for example, S-57 and S-101 ENCs).</w:t>
      </w:r>
    </w:p>
    <w:p w14:paraId="0ACA3196" w14:textId="79DCF853" w:rsidR="000F539D" w:rsidRPr="00B77A92" w:rsidRDefault="002519D7" w:rsidP="00E20C82">
      <w:pPr>
        <w:spacing w:after="120" w:line="240" w:lineRule="auto"/>
        <w:jc w:val="both"/>
      </w:pPr>
      <w:r w:rsidRPr="00B77A92">
        <w:t>All stakeholders should anticipate a transition period during which new S-100 formats</w:t>
      </w:r>
      <w:r w:rsidR="00EB71E2">
        <w:t xml:space="preserve"> are increasingly published to</w:t>
      </w:r>
      <w:r w:rsidRPr="00B77A92">
        <w:t xml:space="preserve"> </w:t>
      </w:r>
      <w:r w:rsidR="00900E0C">
        <w:t>co-exist with</w:t>
      </w:r>
      <w:r w:rsidRPr="00B77A92">
        <w:t xml:space="preserve"> older formats.</w:t>
      </w:r>
      <w:r w:rsidR="005A72AB">
        <w:t xml:space="preserve"> </w:t>
      </w:r>
      <w:r w:rsidR="00E20C82" w:rsidRPr="00B77A92">
        <w:t>An</w:t>
      </w:r>
      <w:r w:rsidRPr="00B77A92">
        <w:t xml:space="preserve"> </w:t>
      </w:r>
      <w:r w:rsidR="00E20C82" w:rsidRPr="00B77A92">
        <w:t>S-100</w:t>
      </w:r>
      <w:r w:rsidRPr="00B77A92">
        <w:t xml:space="preserve"> ECDIS must be able to handle both S-57 and S-101 ENC</w:t>
      </w:r>
      <w:r w:rsidR="006D24EE" w:rsidRPr="00B77A92">
        <w:t>s</w:t>
      </w:r>
      <w:r w:rsidRPr="00B77A92">
        <w:t xml:space="preserve"> during the transition period.</w:t>
      </w:r>
    </w:p>
    <w:p w14:paraId="6A0774F6" w14:textId="77777777" w:rsidR="00E20C82" w:rsidRPr="00B77A92" w:rsidRDefault="00E20C82" w:rsidP="00E20C82">
      <w:pPr>
        <w:spacing w:after="120" w:line="240" w:lineRule="auto"/>
        <w:jc w:val="both"/>
      </w:pPr>
    </w:p>
    <w:p w14:paraId="7426E1DB" w14:textId="1F07D844" w:rsidR="00302EC5" w:rsidRPr="00A73DCC" w:rsidRDefault="00302EC5" w:rsidP="00DB7CFE">
      <w:pPr>
        <w:pStyle w:val="Heading2"/>
        <w:rPr>
          <w:strike/>
          <w:rPrChange w:id="1591" w:author="jonathan pritchard" w:date="2025-08-07T10:40:00Z" w16du:dateUtc="2025-08-07T09:40:00Z">
            <w:rPr/>
          </w:rPrChange>
        </w:rPr>
      </w:pPr>
      <w:bookmarkStart w:id="1592" w:name="_Toc178784503"/>
      <w:bookmarkStart w:id="1593" w:name="_Toc178784504"/>
      <w:bookmarkStart w:id="1594" w:name="_Toc178784505"/>
      <w:bookmarkStart w:id="1595" w:name="_Toc178784506"/>
      <w:bookmarkStart w:id="1596" w:name="_Toc178784507"/>
      <w:bookmarkStart w:id="1597" w:name="_Toc178784508"/>
      <w:bookmarkStart w:id="1598" w:name="_Toc178784509"/>
      <w:bookmarkStart w:id="1599" w:name="_Toc178784510"/>
      <w:bookmarkStart w:id="1600" w:name="_Toc194067178"/>
      <w:bookmarkEnd w:id="1592"/>
      <w:bookmarkEnd w:id="1593"/>
      <w:bookmarkEnd w:id="1594"/>
      <w:bookmarkEnd w:id="1595"/>
      <w:bookmarkEnd w:id="1596"/>
      <w:bookmarkEnd w:id="1597"/>
      <w:bookmarkEnd w:id="1598"/>
      <w:bookmarkEnd w:id="1599"/>
      <w:r w:rsidRPr="00A73DCC">
        <w:rPr>
          <w:strike/>
          <w:rPrChange w:id="1601" w:author="jonathan pritchard" w:date="2025-08-07T10:40:00Z" w16du:dateUtc="2025-08-07T09:40:00Z">
            <w:rPr/>
          </w:rPrChange>
        </w:rPr>
        <w:t>Display of additional information layers</w:t>
      </w:r>
      <w:bookmarkEnd w:id="1600"/>
    </w:p>
    <w:p w14:paraId="4D6818EF" w14:textId="78355B94" w:rsidR="004B7D03" w:rsidRPr="00A73DCC" w:rsidRDefault="00A5689D" w:rsidP="00A13E02">
      <w:pPr>
        <w:spacing w:after="120" w:line="240" w:lineRule="auto"/>
        <w:jc w:val="both"/>
        <w:rPr>
          <w:strike/>
          <w:rPrChange w:id="1602" w:author="jonathan pritchard" w:date="2025-08-07T10:40:00Z" w16du:dateUtc="2025-08-07T09:40:00Z">
            <w:rPr/>
          </w:rPrChange>
        </w:rPr>
      </w:pPr>
      <w:r w:rsidRPr="00A73DCC">
        <w:rPr>
          <w:strike/>
          <w:rPrChange w:id="1603" w:author="jonathan pritchard" w:date="2025-08-07T10:40:00Z" w16du:dateUtc="2025-08-07T09:40:00Z">
            <w:rPr/>
          </w:rPrChange>
        </w:rPr>
        <w:t xml:space="preserve">The display of additional information layers is generally driven by mariner need. The </w:t>
      </w:r>
      <w:r w:rsidR="00A13E02" w:rsidRPr="00A73DCC">
        <w:rPr>
          <w:strike/>
          <w:rPrChange w:id="1604" w:author="jonathan pritchard" w:date="2025-08-07T10:40:00Z" w16du:dateUtc="2025-08-07T09:40:00Z">
            <w:rPr/>
          </w:rPrChange>
        </w:rPr>
        <w:t>I</w:t>
      </w:r>
      <w:r w:rsidRPr="00A73DCC">
        <w:rPr>
          <w:strike/>
          <w:rPrChange w:id="1605" w:author="jonathan pritchard" w:date="2025-08-07T10:40:00Z" w16du:dateUtc="2025-08-07T09:40:00Z">
            <w:rPr/>
          </w:rPrChange>
        </w:rPr>
        <w:t xml:space="preserve">nteroperability </w:t>
      </w:r>
      <w:r w:rsidR="00A13E02" w:rsidRPr="00A73DCC">
        <w:rPr>
          <w:strike/>
          <w:rPrChange w:id="1606" w:author="jonathan pritchard" w:date="2025-08-07T10:40:00Z" w16du:dateUtc="2025-08-07T09:40:00Z">
            <w:rPr/>
          </w:rPrChange>
        </w:rPr>
        <w:t>C</w:t>
      </w:r>
      <w:r w:rsidRPr="00A73DCC">
        <w:rPr>
          <w:strike/>
          <w:rPrChange w:id="1607" w:author="jonathan pritchard" w:date="2025-08-07T10:40:00Z" w16du:dateUtc="2025-08-07T09:40:00Z">
            <w:rPr/>
          </w:rPrChange>
        </w:rPr>
        <w:t xml:space="preserve">atalogue concept for ECDIS (see S-100 Part 16 and S-98) is based on </w:t>
      </w:r>
      <w:r w:rsidR="00075907" w:rsidRPr="00A73DCC">
        <w:rPr>
          <w:strike/>
          <w:rPrChange w:id="1608" w:author="jonathan pritchard" w:date="2025-08-07T10:40:00Z" w16du:dateUtc="2025-08-07T09:40:00Z">
            <w:rPr/>
          </w:rPrChange>
        </w:rPr>
        <w:t xml:space="preserve">the use of </w:t>
      </w:r>
      <w:r w:rsidRPr="00A73DCC">
        <w:rPr>
          <w:strike/>
          <w:rPrChange w:id="1609" w:author="jonathan pritchard" w:date="2025-08-07T10:40:00Z" w16du:dateUtc="2025-08-07T09:40:00Z">
            <w:rPr/>
          </w:rPrChange>
        </w:rPr>
        <w:t xml:space="preserve">S-101 ENCs as the base layer. </w:t>
      </w:r>
    </w:p>
    <w:p w14:paraId="2CACCA9C" w14:textId="77777777" w:rsidR="004C121F" w:rsidRPr="00B77A92" w:rsidRDefault="004C121F" w:rsidP="00A13E02">
      <w:pPr>
        <w:spacing w:after="120" w:line="240" w:lineRule="auto"/>
        <w:jc w:val="both"/>
      </w:pPr>
    </w:p>
    <w:p w14:paraId="7DA8858C" w14:textId="40262A7A" w:rsidR="007A21C9" w:rsidRPr="00B77A92" w:rsidRDefault="007A21C9" w:rsidP="00DB7CFE">
      <w:pPr>
        <w:pStyle w:val="Heading2"/>
      </w:pPr>
      <w:bookmarkStart w:id="1610" w:name="_Toc194067179"/>
      <w:r w:rsidRPr="00B77A92">
        <w:t>Concurrent applicability of S-</w:t>
      </w:r>
      <w:r w:rsidR="00962723" w:rsidRPr="00B77A92">
        <w:t>52</w:t>
      </w:r>
      <w:r w:rsidR="00390D83" w:rsidRPr="00B77A92">
        <w:t xml:space="preserve"> and S-57</w:t>
      </w:r>
      <w:bookmarkEnd w:id="1610"/>
    </w:p>
    <w:p w14:paraId="16FAA11D" w14:textId="689BC6FD" w:rsidR="00075907" w:rsidRPr="009E353B" w:rsidRDefault="007A21C9" w:rsidP="004C121F">
      <w:pPr>
        <w:spacing w:after="120" w:line="240" w:lineRule="auto"/>
        <w:jc w:val="both"/>
      </w:pPr>
      <w:r w:rsidRPr="00B77A92">
        <w:t xml:space="preserve">Dual-fuel </w:t>
      </w:r>
      <w:r w:rsidR="004C121F" w:rsidRPr="00B77A92">
        <w:t xml:space="preserve">capable </w:t>
      </w:r>
      <w:r w:rsidRPr="00B77A92">
        <w:t xml:space="preserve">systems </w:t>
      </w:r>
      <w:r w:rsidR="00822789">
        <w:t>must</w:t>
      </w:r>
      <w:r w:rsidR="00822789" w:rsidRPr="00B77A92">
        <w:t xml:space="preserve"> </w:t>
      </w:r>
      <w:r w:rsidRPr="00B77A92">
        <w:t xml:space="preserve">continue to use the principles </w:t>
      </w:r>
      <w:r w:rsidR="005822CB" w:rsidRPr="00B77A92">
        <w:t>defined in</w:t>
      </w:r>
      <w:r w:rsidRPr="00B77A92">
        <w:t xml:space="preserve"> S-57 and S-52 </w:t>
      </w:r>
      <w:r w:rsidR="005822CB" w:rsidRPr="00B77A92">
        <w:t>for the presentation of chart data that conforms to S-57 instead of S-101</w:t>
      </w:r>
      <w:r w:rsidRPr="00B77A92">
        <w:t>.</w:t>
      </w:r>
      <w:r w:rsidR="005822CB" w:rsidRPr="00B77A92">
        <w:t xml:space="preserve"> </w:t>
      </w:r>
      <w:r w:rsidR="003300DF" w:rsidRPr="00B77A92">
        <w:t>T</w:t>
      </w:r>
      <w:r w:rsidR="003F3566" w:rsidRPr="00B77A92">
        <w:t xml:space="preserve">he principles </w:t>
      </w:r>
      <w:r w:rsidR="002F1059" w:rsidRPr="00B77A92">
        <w:t xml:space="preserve">of </w:t>
      </w:r>
      <w:r w:rsidR="003F3566" w:rsidRPr="00B77A92">
        <w:t xml:space="preserve">S-101 and this </w:t>
      </w:r>
      <w:r w:rsidR="007048BF">
        <w:t>specification</w:t>
      </w:r>
      <w:r w:rsidR="007048BF" w:rsidRPr="00B77A92">
        <w:t xml:space="preserve"> </w:t>
      </w:r>
      <w:r w:rsidR="009C1569">
        <w:t>must</w:t>
      </w:r>
      <w:r w:rsidR="009C1569" w:rsidRPr="00B77A92">
        <w:t xml:space="preserve"> </w:t>
      </w:r>
      <w:r w:rsidR="003F3566" w:rsidRPr="00B77A92">
        <w:t xml:space="preserve">be </w:t>
      </w:r>
      <w:r w:rsidR="003300DF" w:rsidRPr="00B77A92">
        <w:t xml:space="preserve">concurrently </w:t>
      </w:r>
      <w:r w:rsidR="003F3566" w:rsidRPr="00B77A92">
        <w:t xml:space="preserve">applied where S-101 data </w:t>
      </w:r>
      <w:r w:rsidR="00165336" w:rsidRPr="00B77A92">
        <w:t>is displayed</w:t>
      </w:r>
      <w:r w:rsidR="003F3566" w:rsidRPr="00B77A92">
        <w:t xml:space="preserve">. This includes the case where one part of the chart window has S-101 data as the chart </w:t>
      </w:r>
      <w:proofErr w:type="gramStart"/>
      <w:r w:rsidR="003F3566" w:rsidRPr="00B77A92">
        <w:t>layer</w:t>
      </w:r>
      <w:proofErr w:type="gramEnd"/>
      <w:r w:rsidR="003F3566" w:rsidRPr="00B77A92">
        <w:t xml:space="preserve"> and another has S-57 data as the chart layer </w:t>
      </w:r>
      <w:r w:rsidR="009C1569">
        <w:t>–</w:t>
      </w:r>
      <w:r w:rsidR="003F3566" w:rsidRPr="00B77A92">
        <w:t xml:space="preserve"> S</w:t>
      </w:r>
      <w:r w:rsidR="009C1569">
        <w:t>-</w:t>
      </w:r>
      <w:r w:rsidR="003F3566" w:rsidRPr="00B77A92">
        <w:t>57/S-52 appl</w:t>
      </w:r>
      <w:r w:rsidR="002F1059" w:rsidRPr="00B77A92">
        <w:t>ies</w:t>
      </w:r>
      <w:r w:rsidR="003F3566" w:rsidRPr="00B77A92">
        <w:t xml:space="preserve"> to the portion where S-57 data is the </w:t>
      </w:r>
      <w:r w:rsidR="003300DF" w:rsidRPr="00B77A92">
        <w:t xml:space="preserve">chart </w:t>
      </w:r>
      <w:r w:rsidR="003F3566" w:rsidRPr="00B77A92">
        <w:t>layer and S-</w:t>
      </w:r>
      <w:proofErr w:type="gramStart"/>
      <w:r w:rsidR="003F3566" w:rsidRPr="00B77A92">
        <w:t>101</w:t>
      </w:r>
      <w:proofErr w:type="gramEnd"/>
      <w:r w:rsidR="003F3566" w:rsidRPr="00B77A92">
        <w:t xml:space="preserve"> and this </w:t>
      </w:r>
      <w:r w:rsidR="007048BF">
        <w:t>specification</w:t>
      </w:r>
      <w:r w:rsidR="007048BF" w:rsidRPr="00B77A92">
        <w:t xml:space="preserve"> </w:t>
      </w:r>
      <w:r w:rsidR="003F3566" w:rsidRPr="00B77A92">
        <w:t xml:space="preserve">apply where </w:t>
      </w:r>
      <w:r w:rsidR="00F909F1" w:rsidRPr="00B77A92">
        <w:t>S-</w:t>
      </w:r>
      <w:r w:rsidR="00F909F1" w:rsidRPr="009E353B">
        <w:t xml:space="preserve">101 data is the </w:t>
      </w:r>
      <w:r w:rsidR="003300DF" w:rsidRPr="009E353B">
        <w:t xml:space="preserve">chart </w:t>
      </w:r>
      <w:r w:rsidR="00F909F1" w:rsidRPr="009E353B">
        <w:t>layer.</w:t>
      </w:r>
      <w:r w:rsidR="002F1059" w:rsidRPr="009E353B">
        <w:t xml:space="preserve"> </w:t>
      </w:r>
    </w:p>
    <w:p w14:paraId="32F5B97E" w14:textId="78EBD87F" w:rsidR="00F909F1" w:rsidRPr="009E353B" w:rsidRDefault="002F1059" w:rsidP="004C121F">
      <w:pPr>
        <w:spacing w:after="120" w:line="240" w:lineRule="auto"/>
        <w:jc w:val="both"/>
      </w:pPr>
      <w:r w:rsidRPr="009E353B">
        <w:t xml:space="preserve">Seamless portrayal of S-57 and S-101 data is described in </w:t>
      </w:r>
      <w:commentRangeStart w:id="1611"/>
      <w:r w:rsidRPr="009E353B">
        <w:t xml:space="preserve">Appendix </w:t>
      </w:r>
      <w:r w:rsidR="003D0589">
        <w:t>E</w:t>
      </w:r>
      <w:r w:rsidRPr="009E353B">
        <w:t>.</w:t>
      </w:r>
      <w:commentRangeEnd w:id="1611"/>
      <w:r w:rsidR="0026275E">
        <w:rPr>
          <w:rStyle w:val="CommentReference"/>
        </w:rPr>
        <w:commentReference w:id="1611"/>
      </w:r>
    </w:p>
    <w:p w14:paraId="51F129B2" w14:textId="2C9E70D3" w:rsidR="00FD0C9C" w:rsidRPr="009E353B" w:rsidRDefault="00FD0C9C" w:rsidP="004C121F">
      <w:pPr>
        <w:spacing w:after="120" w:line="240" w:lineRule="auto"/>
        <w:jc w:val="both"/>
      </w:pPr>
      <w:r w:rsidRPr="009E353B">
        <w:t>Overlays of S-100-based non-ENC data over S-57 chart data are left to manufacturer discretion</w:t>
      </w:r>
      <w:r w:rsidR="00003FC8" w:rsidRPr="009E353B">
        <w:t xml:space="preserve"> within IMO guidance</w:t>
      </w:r>
      <w:r w:rsidRPr="009E353B">
        <w:t xml:space="preserve">. Any overlays over S-57 chart data must not interact with or modify the underlying chart data, in particular the </w:t>
      </w:r>
      <w:r w:rsidR="00415C1B">
        <w:t>Enhanced</w:t>
      </w:r>
      <w:r w:rsidRPr="009E353B">
        <w:t xml:space="preserve"> </w:t>
      </w:r>
      <w:r w:rsidR="00415C1B">
        <w:t>S</w:t>
      </w:r>
      <w:r w:rsidRPr="009E353B">
        <w:t xml:space="preserve">afety </w:t>
      </w:r>
      <w:r w:rsidR="00415C1B">
        <w:t>C</w:t>
      </w:r>
      <w:r w:rsidRPr="009E353B">
        <w:t xml:space="preserve">ontour and </w:t>
      </w:r>
      <w:r w:rsidR="009D5976">
        <w:t>Water Level Adjustment</w:t>
      </w:r>
      <w:r w:rsidRPr="009E353B">
        <w:t xml:space="preserve"> features must only be implemented over S-101 charts.</w:t>
      </w:r>
    </w:p>
    <w:p w14:paraId="6ECF0C12" w14:textId="3B2DC0E3" w:rsidR="00F821B0" w:rsidRPr="00B77A92" w:rsidRDefault="00F821B0" w:rsidP="004C121F">
      <w:pPr>
        <w:spacing w:after="60" w:line="240" w:lineRule="auto"/>
        <w:jc w:val="both"/>
      </w:pPr>
      <w:r w:rsidRPr="009E353B">
        <w:t xml:space="preserve">This </w:t>
      </w:r>
      <w:r w:rsidR="007048BF" w:rsidRPr="009E353B">
        <w:t xml:space="preserve">specification </w:t>
      </w:r>
      <w:r w:rsidRPr="009E353B">
        <w:t>is designed to allow</w:t>
      </w:r>
      <w:r w:rsidRPr="00B77A92">
        <w:t xml:space="preserve"> such integrated displays. Note in particular:</w:t>
      </w:r>
    </w:p>
    <w:p w14:paraId="61F0F4F9" w14:textId="654D8A4C" w:rsidR="00C47198" w:rsidRPr="00B77A92" w:rsidRDefault="00C47198" w:rsidP="00AE2737">
      <w:pPr>
        <w:pStyle w:val="ListParagraph"/>
        <w:numPr>
          <w:ilvl w:val="0"/>
          <w:numId w:val="55"/>
        </w:numPr>
        <w:spacing w:after="60" w:line="240" w:lineRule="auto"/>
        <w:jc w:val="both"/>
      </w:pPr>
      <w:r w:rsidRPr="00B77A92">
        <w:t xml:space="preserve">The IMO functions continue to be used. This </w:t>
      </w:r>
      <w:r w:rsidR="007048BF">
        <w:t>specification</w:t>
      </w:r>
      <w:r w:rsidR="007048BF" w:rsidRPr="00B77A92">
        <w:t xml:space="preserve"> </w:t>
      </w:r>
      <w:r w:rsidRPr="00B77A92">
        <w:t>describes their applicability to S-100-based data and defines additional functions for S-100-based data. Any additional functions that apply only to S-100-data should be deactivated for S-57 data.</w:t>
      </w:r>
    </w:p>
    <w:p w14:paraId="44064F8D" w14:textId="6ABF6A89" w:rsidR="007B171D" w:rsidRPr="00B77A92" w:rsidRDefault="007B171D" w:rsidP="00AE2737">
      <w:pPr>
        <w:pStyle w:val="ListParagraph"/>
        <w:numPr>
          <w:ilvl w:val="0"/>
          <w:numId w:val="55"/>
        </w:numPr>
        <w:spacing w:after="60" w:line="240" w:lineRule="auto"/>
        <w:jc w:val="both"/>
      </w:pPr>
      <w:r w:rsidRPr="00B77A92">
        <w:t>The principles for chart furniture and miscellaneous display elements (scale boundaries, limits of data, safety contour</w:t>
      </w:r>
      <w:r w:rsidR="00060A04" w:rsidRPr="00B77A92">
        <w:t>, depth zones, upd</w:t>
      </w:r>
      <w:r w:rsidR="00451E17" w:rsidRPr="00B77A92">
        <w:t>ate identification, legend, etc</w:t>
      </w:r>
      <w:r w:rsidR="00060A04" w:rsidRPr="00B77A92">
        <w:t xml:space="preserve">) </w:t>
      </w:r>
      <w:r w:rsidRPr="00B77A92">
        <w:t xml:space="preserve">are the same in S-52 and this </w:t>
      </w:r>
      <w:r w:rsidR="007048BF">
        <w:t>specification</w:t>
      </w:r>
      <w:r w:rsidRPr="00B77A92">
        <w:t>.</w:t>
      </w:r>
    </w:p>
    <w:p w14:paraId="75D4AF8A" w14:textId="4C66FD4F" w:rsidR="003300DF" w:rsidRDefault="00012A5A" w:rsidP="00AE2737">
      <w:pPr>
        <w:pStyle w:val="ListParagraph"/>
        <w:numPr>
          <w:ilvl w:val="0"/>
          <w:numId w:val="55"/>
        </w:numPr>
        <w:spacing w:after="120" w:line="240" w:lineRule="auto"/>
        <w:jc w:val="both"/>
      </w:pPr>
      <w:r w:rsidRPr="00B77A92">
        <w:t xml:space="preserve">The names of colour tokens are the same. (Future versions of this </w:t>
      </w:r>
      <w:r w:rsidR="007048BF">
        <w:t>specification</w:t>
      </w:r>
      <w:r w:rsidR="007048BF" w:rsidRPr="00B77A92">
        <w:t xml:space="preserve"> </w:t>
      </w:r>
      <w:r w:rsidRPr="00B77A92">
        <w:t xml:space="preserve">may add additional colour </w:t>
      </w:r>
      <w:proofErr w:type="gramStart"/>
      <w:r w:rsidRPr="00B77A92">
        <w:t>tokens, but</w:t>
      </w:r>
      <w:proofErr w:type="gramEnd"/>
      <w:r w:rsidRPr="00B77A92">
        <w:t xml:space="preserve"> should retain the S-52 set.)</w:t>
      </w:r>
    </w:p>
    <w:p w14:paraId="682D2959" w14:textId="1C82F22E" w:rsidR="002C2BC6" w:rsidRPr="003D0589" w:rsidRDefault="002C2BC6" w:rsidP="00AE2737">
      <w:pPr>
        <w:pStyle w:val="ListParagraph"/>
        <w:numPr>
          <w:ilvl w:val="0"/>
          <w:numId w:val="55"/>
        </w:numPr>
        <w:spacing w:after="120" w:line="240" w:lineRule="auto"/>
        <w:jc w:val="both"/>
      </w:pPr>
      <w:r w:rsidRPr="003D0589">
        <w:t>Management of viewing groups must be combined between S-57 and S-100. Viewing groups common to S-57 and S-100 should be managed as a single group across all S-100 products.</w:t>
      </w:r>
    </w:p>
    <w:p w14:paraId="3345A3AD" w14:textId="26109CFD" w:rsidR="002C2BC6" w:rsidRDefault="00BA1423" w:rsidP="00451E17">
      <w:pPr>
        <w:spacing w:after="120" w:line="240" w:lineRule="auto"/>
        <w:jc w:val="both"/>
      </w:pPr>
      <w:r w:rsidRPr="00FD0C9C">
        <w:t xml:space="preserve">Note that some </w:t>
      </w:r>
      <w:r w:rsidR="0019369A" w:rsidRPr="00B812CA">
        <w:t>elements</w:t>
      </w:r>
      <w:r w:rsidR="0019369A" w:rsidRPr="00FD0C9C">
        <w:t xml:space="preserve"> </w:t>
      </w:r>
      <w:r w:rsidRPr="00FD0C9C">
        <w:t xml:space="preserve">required for complete compatibility of S-57/S-52 and S-101 presentations </w:t>
      </w:r>
      <w:r w:rsidR="00012A5A" w:rsidRPr="00FD0C9C">
        <w:t>cannot be controlled in</w:t>
      </w:r>
      <w:r w:rsidRPr="00FD0C9C">
        <w:t xml:space="preserve"> this </w:t>
      </w:r>
      <w:r w:rsidR="007048BF">
        <w:t>specification</w:t>
      </w:r>
      <w:r w:rsidRPr="00FD0C9C">
        <w:t xml:space="preserve">, depending as they do on the harmonisation of </w:t>
      </w:r>
      <w:r w:rsidR="00451E17" w:rsidRPr="00FD0C9C">
        <w:t>P</w:t>
      </w:r>
      <w:r w:rsidRPr="00FD0C9C">
        <w:t xml:space="preserve">ortrayal </w:t>
      </w:r>
      <w:r w:rsidR="00451E17" w:rsidRPr="00FD0C9C">
        <w:t>C</w:t>
      </w:r>
      <w:r w:rsidRPr="00FD0C9C">
        <w:t>atalogues with S-52</w:t>
      </w:r>
      <w:r w:rsidR="00012A5A" w:rsidRPr="00FD0C9C">
        <w:t xml:space="preserve"> symbology, colour tables, and lookup tables</w:t>
      </w:r>
      <w:r w:rsidRPr="00FD0C9C">
        <w:t xml:space="preserve">. Among these are the </w:t>
      </w:r>
      <w:r w:rsidR="00012A5A" w:rsidRPr="00FD0C9C">
        <w:t xml:space="preserve">shapes and dimensions of </w:t>
      </w:r>
      <w:r w:rsidRPr="00FD0C9C">
        <w:t>symbols and the colour</w:t>
      </w:r>
      <w:r w:rsidR="00012A5A" w:rsidRPr="00FD0C9C">
        <w:t xml:space="preserve"> coordinates assigned to colour tokens.</w:t>
      </w:r>
    </w:p>
    <w:p w14:paraId="6D40AF41" w14:textId="77777777" w:rsidR="0061638E" w:rsidRPr="00B77A92" w:rsidRDefault="0061638E" w:rsidP="00451E17">
      <w:pPr>
        <w:spacing w:after="120" w:line="240" w:lineRule="auto"/>
        <w:jc w:val="both"/>
      </w:pPr>
    </w:p>
    <w:p w14:paraId="1B664EBD" w14:textId="688FEA11" w:rsidR="004F7D3B" w:rsidRPr="00B77A92" w:rsidRDefault="004F7D3B" w:rsidP="00BE68E8">
      <w:pPr>
        <w:pStyle w:val="Heading1"/>
      </w:pPr>
      <w:bookmarkStart w:id="1612" w:name="_Toc194067180"/>
      <w:r w:rsidRPr="00B812CA">
        <w:t>Specifications for the display screen</w:t>
      </w:r>
      <w:bookmarkEnd w:id="1612"/>
    </w:p>
    <w:p w14:paraId="7AAA8BD5" w14:textId="2B70B9A4" w:rsidR="00874728" w:rsidRPr="00B77A92" w:rsidRDefault="00725E1B" w:rsidP="00DB7CFE">
      <w:pPr>
        <w:pStyle w:val="Heading2"/>
      </w:pPr>
      <w:bookmarkStart w:id="1613" w:name="_Ref47552325"/>
      <w:bookmarkStart w:id="1614" w:name="_Ref47552331"/>
      <w:bookmarkStart w:id="1615" w:name="_Ref47553093"/>
      <w:bookmarkStart w:id="1616" w:name="_Toc194067181"/>
      <w:r w:rsidRPr="00B77A92">
        <w:t>Physical display requirements</w:t>
      </w:r>
      <w:bookmarkEnd w:id="1613"/>
      <w:bookmarkEnd w:id="1614"/>
      <w:bookmarkEnd w:id="1615"/>
      <w:bookmarkEnd w:id="1616"/>
    </w:p>
    <w:p w14:paraId="0A34F28F" w14:textId="146C3F16" w:rsidR="001913C0" w:rsidRPr="00B77A92" w:rsidRDefault="001913C0" w:rsidP="00D64790">
      <w:pPr>
        <w:spacing w:after="60" w:line="240" w:lineRule="auto"/>
        <w:jc w:val="both"/>
      </w:pPr>
      <w:r w:rsidRPr="00B77A92">
        <w:t>The requirements for the main graphic display are:</w:t>
      </w:r>
    </w:p>
    <w:p w14:paraId="2C4A09EE" w14:textId="3E7EA774" w:rsidR="001913C0" w:rsidRPr="00B77A92" w:rsidRDefault="001913C0" w:rsidP="00D64790">
      <w:pPr>
        <w:spacing w:after="60" w:line="240" w:lineRule="auto"/>
        <w:ind w:left="2160" w:hanging="1440"/>
        <w:jc w:val="both"/>
      </w:pPr>
      <w:r w:rsidRPr="00B77A92">
        <w:t>Size</w:t>
      </w:r>
      <w:r w:rsidR="0042409E" w:rsidRPr="00B77A92">
        <w:t>:</w:t>
      </w:r>
      <w:r w:rsidR="0042409E" w:rsidRPr="00B77A92">
        <w:tab/>
      </w:r>
      <w:r w:rsidR="00D64790" w:rsidRPr="00B77A92">
        <w:t>M</w:t>
      </w:r>
      <w:r w:rsidRPr="00B77A92">
        <w:t>inimum effective size of the area for chart display: 270 x 270 mm</w:t>
      </w:r>
      <w:r w:rsidR="003035C4" w:rsidRPr="00B77A92">
        <w:t xml:space="preserve"> (IMO MSC </w:t>
      </w:r>
      <w:r w:rsidR="00C50708" w:rsidRPr="00B77A92">
        <w:t>530(106)</w:t>
      </w:r>
      <w:r w:rsidR="003035C4" w:rsidRPr="00B77A92">
        <w:t xml:space="preserve"> 10.2)</w:t>
      </w:r>
      <w:r w:rsidRPr="00B77A92">
        <w:t>.</w:t>
      </w:r>
    </w:p>
    <w:p w14:paraId="6AEFAA4E" w14:textId="1A708A81" w:rsidR="001913C0" w:rsidRPr="00B77A92" w:rsidRDefault="001913C0" w:rsidP="00D64790">
      <w:pPr>
        <w:spacing w:after="60" w:line="240" w:lineRule="auto"/>
        <w:ind w:left="2160" w:hanging="1440"/>
        <w:jc w:val="both"/>
      </w:pPr>
      <w:r w:rsidRPr="00B77A92">
        <w:t>Resolution</w:t>
      </w:r>
      <w:r w:rsidR="0042409E" w:rsidRPr="00B77A92">
        <w:t>:</w:t>
      </w:r>
      <w:r w:rsidR="0042409E" w:rsidRPr="00B77A92">
        <w:tab/>
      </w:r>
      <w:r w:rsidR="00D64790" w:rsidRPr="00B77A92">
        <w:t>M</w:t>
      </w:r>
      <w:r w:rsidRPr="00B77A92">
        <w:t>inimum lines per mm (L) given by L=864/s, where s is the smaller dimension of the chart display area. (e.g. for the minimum chart area, s=270 mm</w:t>
      </w:r>
      <w:r w:rsidR="002C3265" w:rsidRPr="00B77A92">
        <w:t xml:space="preserve">, </w:t>
      </w:r>
      <w:r w:rsidRPr="00B77A92">
        <w:t xml:space="preserve">the </w:t>
      </w:r>
      <w:r w:rsidRPr="00B77A92">
        <w:lastRenderedPageBreak/>
        <w:t>resolution L</w:t>
      </w:r>
      <w:r w:rsidR="002C3265" w:rsidRPr="00B77A92">
        <w:t xml:space="preserve"> </w:t>
      </w:r>
      <w:r w:rsidRPr="00B77A92">
        <w:t>=</w:t>
      </w:r>
      <w:r w:rsidR="002C3265" w:rsidRPr="00B77A92">
        <w:t xml:space="preserve"> 864/270 = </w:t>
      </w:r>
      <w:r w:rsidRPr="00B77A92">
        <w:t>3.20 lines per mm, giving a "picture unit" size of 0.312 mm)</w:t>
      </w:r>
    </w:p>
    <w:p w14:paraId="70C765F5" w14:textId="555B189B" w:rsidR="00A83B37" w:rsidRPr="003D0589" w:rsidRDefault="00A83B37" w:rsidP="00D64790">
      <w:pPr>
        <w:spacing w:after="120" w:line="240" w:lineRule="auto"/>
        <w:jc w:val="both"/>
      </w:pPr>
      <w:r w:rsidRPr="00B77A92">
        <w:t xml:space="preserve">The specifications above permit a chart display whose minimum resolution (lines/mm) may vary depending on the size of the display. Maintaining a clearly readable chart display under this flexibility </w:t>
      </w:r>
      <w:r w:rsidR="00D600F5" w:rsidRPr="003D0589">
        <w:t>imposes certain requirements</w:t>
      </w:r>
      <w:r w:rsidRPr="003D0589">
        <w:t xml:space="preserve"> on the </w:t>
      </w:r>
      <w:r w:rsidR="00D600F5" w:rsidRPr="003D0589">
        <w:t>display</w:t>
      </w:r>
      <w:r w:rsidRPr="003D0589">
        <w:t xml:space="preserve"> software, which are described in clause </w:t>
      </w:r>
      <w:r w:rsidRPr="003D0589">
        <w:fldChar w:fldCharType="begin"/>
      </w:r>
      <w:r w:rsidRPr="003D0589">
        <w:instrText xml:space="preserve"> REF _Ref49261612 \r \h </w:instrText>
      </w:r>
      <w:r w:rsidR="00D64790" w:rsidRPr="003D0589">
        <w:instrText xml:space="preserve"> \* MERGEFORMAT </w:instrText>
      </w:r>
      <w:r w:rsidRPr="003D0589">
        <w:fldChar w:fldCharType="separate"/>
      </w:r>
      <w:r w:rsidR="00A74A4F">
        <w:t>10.2</w:t>
      </w:r>
      <w:r w:rsidRPr="003D0589">
        <w:fldChar w:fldCharType="end"/>
      </w:r>
      <w:r w:rsidRPr="003D0589">
        <w:t>.</w:t>
      </w:r>
    </w:p>
    <w:p w14:paraId="636FCBCC" w14:textId="06D1AA45" w:rsidR="001913C0" w:rsidRPr="00C71637" w:rsidRDefault="001913C0" w:rsidP="00D64790">
      <w:pPr>
        <w:spacing w:after="120" w:line="240" w:lineRule="auto"/>
        <w:jc w:val="both"/>
        <w:rPr>
          <w:lang w:val="en-US"/>
          <w:rPrChange w:id="1617" w:author="jonathan pritchard" w:date="2025-10-24T09:57:00Z" w16du:dateUtc="2025-10-24T08:57:00Z">
            <w:rPr/>
          </w:rPrChange>
        </w:rPr>
      </w:pPr>
      <w:r w:rsidRPr="003D0589">
        <w:t xml:space="preserve">Information should be displayed in the ECDIS on one or more physical screens, which may be divided into more than one chart display. Information may be displayed automatically, on demand or </w:t>
      </w:r>
      <w:proofErr w:type="gramStart"/>
      <w:r w:rsidRPr="003D0589">
        <w:t>as a result of</w:t>
      </w:r>
      <w:proofErr w:type="gramEnd"/>
      <w:r w:rsidRPr="003D0589">
        <w:t xml:space="preserve"> </w:t>
      </w:r>
      <w:r w:rsidR="00D64790" w:rsidRPr="003D0589">
        <w:t>M</w:t>
      </w:r>
      <w:r w:rsidRPr="003D0589">
        <w:t>ariner's selection.</w:t>
      </w:r>
    </w:p>
    <w:p w14:paraId="6AE776DD" w14:textId="5EF97EC2" w:rsidR="00714823" w:rsidRPr="003D0589" w:rsidRDefault="00714823" w:rsidP="00D64790">
      <w:pPr>
        <w:spacing w:after="120" w:line="240" w:lineRule="auto"/>
        <w:jc w:val="both"/>
      </w:pPr>
      <w:r w:rsidRPr="003D0589">
        <w:t xml:space="preserve">The physical size of the screen(s) should be appropriate to viewing conditions. Larger </w:t>
      </w:r>
      <w:r w:rsidR="00AF0BC3" w:rsidRPr="003D0589">
        <w:t>screens</w:t>
      </w:r>
      <w:r w:rsidRPr="003D0589">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3D0589" w:rsidRDefault="001913C0" w:rsidP="00D64790">
      <w:pPr>
        <w:spacing w:after="60" w:line="240" w:lineRule="auto"/>
        <w:jc w:val="both"/>
      </w:pPr>
      <w:r w:rsidRPr="003D0589">
        <w:t xml:space="preserve">Redraw during route monitoring to follow the ship's progress, including scale changes due to change in the scale of the chart information, should take less than 5 seconds. Demands by the </w:t>
      </w:r>
      <w:r w:rsidR="00D64790" w:rsidRPr="003D0589">
        <w:t>M</w:t>
      </w:r>
      <w:r w:rsidRPr="003D0589">
        <w:t>ariner that cannot be predicted by the ECDIS, such as draw at a different scale or in a different area may take more than 5 seconds. In the latter case:</w:t>
      </w:r>
    </w:p>
    <w:p w14:paraId="5F6256E7" w14:textId="2010130B" w:rsidR="001913C0" w:rsidRPr="003D0589" w:rsidRDefault="00D64790" w:rsidP="00AE2737">
      <w:pPr>
        <w:pStyle w:val="ListParagraph"/>
        <w:numPr>
          <w:ilvl w:val="0"/>
          <w:numId w:val="45"/>
        </w:numPr>
        <w:spacing w:after="60" w:line="240" w:lineRule="auto"/>
        <w:jc w:val="both"/>
      </w:pPr>
      <w:r w:rsidRPr="003D0589">
        <w:t>T</w:t>
      </w:r>
      <w:r w:rsidR="001913C0" w:rsidRPr="003D0589">
        <w:t xml:space="preserve">he </w:t>
      </w:r>
      <w:r w:rsidRPr="003D0589">
        <w:t>M</w:t>
      </w:r>
      <w:r w:rsidR="001913C0" w:rsidRPr="003D0589">
        <w:t xml:space="preserve">ariner should be </w:t>
      </w:r>
      <w:proofErr w:type="gramStart"/>
      <w:r w:rsidR="001913C0" w:rsidRPr="003D0589">
        <w:t>informed;</w:t>
      </w:r>
      <w:proofErr w:type="gramEnd"/>
    </w:p>
    <w:p w14:paraId="39046F5C" w14:textId="5F6D534B" w:rsidR="001913C0" w:rsidRPr="003D0589" w:rsidRDefault="00D64790" w:rsidP="00AE2737">
      <w:pPr>
        <w:pStyle w:val="ListParagraph"/>
        <w:numPr>
          <w:ilvl w:val="0"/>
          <w:numId w:val="45"/>
        </w:numPr>
        <w:spacing w:after="120" w:line="240" w:lineRule="auto"/>
        <w:jc w:val="both"/>
      </w:pPr>
      <w:r w:rsidRPr="003D0589">
        <w:t>T</w:t>
      </w:r>
      <w:r w:rsidR="001913C0" w:rsidRPr="003D0589">
        <w:t xml:space="preserve">he display should continue route monitoring </w:t>
      </w:r>
    </w:p>
    <w:p w14:paraId="23B7596D" w14:textId="77777777" w:rsidR="00D64790" w:rsidRPr="00B77A92" w:rsidRDefault="00D64790" w:rsidP="00D64790">
      <w:pPr>
        <w:spacing w:after="120" w:line="240" w:lineRule="auto"/>
        <w:jc w:val="both"/>
      </w:pPr>
    </w:p>
    <w:p w14:paraId="66975542" w14:textId="77777777" w:rsidR="00E07B88" w:rsidRPr="00B77A92" w:rsidRDefault="00E07B88" w:rsidP="00DB7CFE">
      <w:pPr>
        <w:pStyle w:val="Heading2"/>
      </w:pPr>
      <w:bookmarkStart w:id="1618" w:name="_Toc194067182"/>
      <w:r w:rsidRPr="00B77A92">
        <w:t>Colour reproduction</w:t>
      </w:r>
      <w:bookmarkEnd w:id="1618"/>
    </w:p>
    <w:p w14:paraId="64BD0612" w14:textId="00215504" w:rsidR="00E07B88" w:rsidRPr="00B77A92" w:rsidRDefault="00E07B88" w:rsidP="00D64790">
      <w:pPr>
        <w:spacing w:after="120" w:line="240" w:lineRule="auto"/>
        <w:jc w:val="both"/>
      </w:pPr>
      <w:r w:rsidRPr="00B77A92">
        <w:t xml:space="preserve">Absolute accuracy in colour reproduction is not required but relative colour fidelity is important. To ensure clear contrast between colour-coded features the display screen </w:t>
      </w:r>
      <w:r w:rsidR="00822789">
        <w:t>must</w:t>
      </w:r>
      <w:r w:rsidR="00822789" w:rsidRPr="00B77A92">
        <w:t xml:space="preserve"> </w:t>
      </w:r>
      <w:r w:rsidRPr="00B77A92">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B77A92" w:rsidRDefault="006F7BA7" w:rsidP="00DB7CFE">
      <w:pPr>
        <w:pStyle w:val="Heading2"/>
      </w:pPr>
      <w:bookmarkStart w:id="1619" w:name="_Ref49462011"/>
      <w:bookmarkStart w:id="1620" w:name="_Toc194067183"/>
      <w:r w:rsidRPr="00B77A92">
        <w:t>Display requirements for colours</w:t>
      </w:r>
      <w:bookmarkEnd w:id="1619"/>
      <w:bookmarkEnd w:id="1620"/>
    </w:p>
    <w:p w14:paraId="3CB3320E" w14:textId="50B40509" w:rsidR="00334FE9" w:rsidRPr="00B77A92" w:rsidRDefault="00334FE9" w:rsidP="00E673D5">
      <w:pPr>
        <w:pStyle w:val="Heading3"/>
      </w:pPr>
      <w:bookmarkStart w:id="1621" w:name="_Toc178784517"/>
      <w:bookmarkStart w:id="1622" w:name="_Toc178784518"/>
      <w:bookmarkStart w:id="1623" w:name="_Toc178784519"/>
      <w:bookmarkStart w:id="1624" w:name="_Toc178784520"/>
      <w:bookmarkStart w:id="1625" w:name="_Toc178784521"/>
      <w:bookmarkStart w:id="1626" w:name="_Toc178784522"/>
      <w:bookmarkStart w:id="1627" w:name="_Toc178784523"/>
      <w:bookmarkStart w:id="1628" w:name="_Toc178784524"/>
      <w:bookmarkStart w:id="1629" w:name="_Toc178784525"/>
      <w:bookmarkStart w:id="1630" w:name="_Toc178784526"/>
      <w:bookmarkStart w:id="1631" w:name="_Toc178784527"/>
      <w:bookmarkStart w:id="1632" w:name="_Toc178784528"/>
      <w:bookmarkStart w:id="1633" w:name="_Toc194067184"/>
      <w:bookmarkEnd w:id="1621"/>
      <w:bookmarkEnd w:id="1622"/>
      <w:bookmarkEnd w:id="1623"/>
      <w:bookmarkEnd w:id="1624"/>
      <w:bookmarkEnd w:id="1625"/>
      <w:bookmarkEnd w:id="1626"/>
      <w:bookmarkEnd w:id="1627"/>
      <w:bookmarkEnd w:id="1628"/>
      <w:bookmarkEnd w:id="1629"/>
      <w:bookmarkEnd w:id="1630"/>
      <w:bookmarkEnd w:id="1631"/>
      <w:bookmarkEnd w:id="1632"/>
      <w:r w:rsidRPr="00B77A92">
        <w:t>General</w:t>
      </w:r>
      <w:bookmarkEnd w:id="1633"/>
    </w:p>
    <w:p w14:paraId="3F3D2767" w14:textId="00FEACFD" w:rsidR="008E6C83" w:rsidRPr="00B77A92" w:rsidRDefault="008E6C83" w:rsidP="00203CD4">
      <w:pPr>
        <w:spacing w:after="120" w:line="240" w:lineRule="auto"/>
        <w:jc w:val="both"/>
      </w:pPr>
      <w:r w:rsidRPr="00B77A92">
        <w:t xml:space="preserve">The ECDIS manufacturer can use any technology to build </w:t>
      </w:r>
      <w:r w:rsidR="00FA7228" w:rsidRPr="00B77A92">
        <w:t xml:space="preserve">the </w:t>
      </w:r>
      <w:r w:rsidRPr="00B77A92">
        <w:t xml:space="preserve">display </w:t>
      </w:r>
      <w:proofErr w:type="gramStart"/>
      <w:r w:rsidRPr="00B77A92">
        <w:t>as long as</w:t>
      </w:r>
      <w:proofErr w:type="gramEnd"/>
      <w:r w:rsidR="0070743A" w:rsidRPr="00B77A92">
        <w:t xml:space="preserve"> </w:t>
      </w:r>
      <w:r w:rsidR="00A94367" w:rsidRPr="00B77A92">
        <w:t>their</w:t>
      </w:r>
      <w:r w:rsidRPr="00B77A92">
        <w:t xml:space="preserve"> display fulfils the requirements of this </w:t>
      </w:r>
      <w:r w:rsidR="00BB11A2">
        <w:t>s</w:t>
      </w:r>
      <w:r w:rsidR="00BB11A2" w:rsidRPr="00B77A92">
        <w:t>pecification</w:t>
      </w:r>
      <w:r w:rsidRPr="00B77A92">
        <w:t>.</w:t>
      </w:r>
      <w:r w:rsidR="003035C4" w:rsidRPr="00B77A92" w:rsidDel="003035C4">
        <w:t xml:space="preserve"> </w:t>
      </w:r>
    </w:p>
    <w:p w14:paraId="285A3A85" w14:textId="48CB40A6" w:rsidR="00334FE9" w:rsidRPr="00B77A92" w:rsidRDefault="00334FE9" w:rsidP="00E673D5">
      <w:pPr>
        <w:pStyle w:val="Heading3"/>
      </w:pPr>
      <w:bookmarkStart w:id="1634" w:name="_Toc49466645"/>
      <w:bookmarkStart w:id="1635" w:name="_Toc49466891"/>
      <w:bookmarkStart w:id="1636" w:name="_Toc178784530"/>
      <w:bookmarkStart w:id="1637" w:name="_Toc178784531"/>
      <w:bookmarkStart w:id="1638" w:name="_Toc178784532"/>
      <w:bookmarkStart w:id="1639" w:name="_Toc178784533"/>
      <w:bookmarkStart w:id="1640" w:name="_Toc178784534"/>
      <w:bookmarkStart w:id="1641" w:name="_Toc178784535"/>
      <w:bookmarkStart w:id="1642" w:name="_Toc194067185"/>
      <w:bookmarkEnd w:id="1634"/>
      <w:bookmarkEnd w:id="1635"/>
      <w:bookmarkEnd w:id="1636"/>
      <w:bookmarkEnd w:id="1637"/>
      <w:bookmarkEnd w:id="1638"/>
      <w:bookmarkEnd w:id="1639"/>
      <w:bookmarkEnd w:id="1640"/>
      <w:bookmarkEnd w:id="1641"/>
      <w:r w:rsidRPr="00B77A92">
        <w:t>Display calibration and verification</w:t>
      </w:r>
      <w:bookmarkEnd w:id="1642"/>
    </w:p>
    <w:p w14:paraId="717F7B5B" w14:textId="77BB2F6E" w:rsidR="008E6C83" w:rsidRPr="00B77A92" w:rsidRDefault="008E6C83" w:rsidP="00472D6D">
      <w:pPr>
        <w:spacing w:after="120" w:line="240" w:lineRule="auto"/>
        <w:jc w:val="both"/>
      </w:pPr>
      <w:r w:rsidRPr="00B77A92">
        <w:t xml:space="preserve">The ECDIS display </w:t>
      </w:r>
      <w:r w:rsidR="00B23114">
        <w:t>must</w:t>
      </w:r>
      <w:r w:rsidR="00B23114" w:rsidRPr="00B77A92">
        <w:t xml:space="preserve"> </w:t>
      </w:r>
      <w:r w:rsidRPr="00B77A92">
        <w:t xml:space="preserve">be calibrated initially </w:t>
      </w:r>
      <w:proofErr w:type="gramStart"/>
      <w:r w:rsidRPr="00B77A92">
        <w:t>in order to</w:t>
      </w:r>
      <w:proofErr w:type="gramEnd"/>
      <w:r w:rsidRPr="00B77A92">
        <w:t xml:space="preserve"> transform the CIE</w:t>
      </w:r>
      <w:r w:rsidR="00D3473A" w:rsidRPr="00B77A92">
        <w:t xml:space="preserve"> </w:t>
      </w:r>
      <w:r w:rsidRPr="00B77A92">
        <w:t>colour table coordinates to screen coordinates. The main components of the</w:t>
      </w:r>
      <w:r w:rsidR="00D3473A" w:rsidRPr="00B77A92">
        <w:t xml:space="preserve"> </w:t>
      </w:r>
      <w:r w:rsidRPr="00B77A92">
        <w:t>ECDIS display are the monitor and the image generator. Both the monitor and the</w:t>
      </w:r>
      <w:r w:rsidR="00D3473A" w:rsidRPr="00B77A92">
        <w:t xml:space="preserve"> </w:t>
      </w:r>
      <w:r w:rsidRPr="00B77A92">
        <w:t>image generator used to drive the ECDIS display can be calibrated together as a</w:t>
      </w:r>
      <w:r w:rsidR="00D3473A" w:rsidRPr="00B77A92">
        <w:t xml:space="preserve"> </w:t>
      </w:r>
      <w:r w:rsidRPr="00B77A92">
        <w:t>colour generating unit. Another alternative is to calibrate separately both the</w:t>
      </w:r>
      <w:r w:rsidR="00D3473A" w:rsidRPr="00B77A92">
        <w:t xml:space="preserve"> </w:t>
      </w:r>
      <w:r w:rsidRPr="00B77A92">
        <w:t>monitor and image generator</w:t>
      </w:r>
      <w:r w:rsidR="00D3473A" w:rsidRPr="00B77A92">
        <w:t>.</w:t>
      </w:r>
    </w:p>
    <w:p w14:paraId="522E9389" w14:textId="4FCD1366" w:rsidR="008E6C83" w:rsidRPr="00B77A92" w:rsidRDefault="008E6C83" w:rsidP="00472D6D">
      <w:pPr>
        <w:spacing w:after="60" w:line="240" w:lineRule="auto"/>
        <w:jc w:val="both"/>
      </w:pPr>
      <w:r w:rsidRPr="00B77A92">
        <w:t>The following international standards describe methods for calibration of a</w:t>
      </w:r>
      <w:r w:rsidR="00D3473A" w:rsidRPr="00B77A92">
        <w:t xml:space="preserve"> </w:t>
      </w:r>
      <w:r w:rsidRPr="00B77A92">
        <w:t>monitor’s RGB values to produce an output. Other methodologies may be</w:t>
      </w:r>
      <w:r w:rsidR="00D3473A" w:rsidRPr="00B77A92">
        <w:t xml:space="preserve"> </w:t>
      </w:r>
      <w:r w:rsidRPr="00B77A92">
        <w:t>followed, but the same verification test requirements apply regardless of method.</w:t>
      </w:r>
    </w:p>
    <w:p w14:paraId="67B6E677" w14:textId="0D61FDE9" w:rsidR="00D3473A" w:rsidRPr="00B77A92" w:rsidRDefault="00D3473A" w:rsidP="00472D6D">
      <w:pPr>
        <w:spacing w:after="60" w:line="240" w:lineRule="auto"/>
        <w:ind w:left="720"/>
        <w:jc w:val="both"/>
      </w:pPr>
      <w:r w:rsidRPr="00B77A92">
        <w:t>CIE 122-1996</w:t>
      </w:r>
      <w:r w:rsidR="00461197" w:rsidRPr="00B77A92">
        <w:tab/>
      </w:r>
      <w:r w:rsidR="00461197" w:rsidRPr="00B77A92">
        <w:tab/>
      </w:r>
      <w:r w:rsidRPr="00B77A92">
        <w:rPr>
          <w:i/>
        </w:rPr>
        <w:t>Technical Report: The Relationship between Digital and Colorimetric Data for Computer-Controlled CRT Displays</w:t>
      </w:r>
      <w:r w:rsidR="00461197" w:rsidRPr="00B77A92">
        <w:rPr>
          <w:i/>
        </w:rPr>
        <w:t>.</w:t>
      </w:r>
    </w:p>
    <w:p w14:paraId="67EB867B" w14:textId="2E36F501" w:rsidR="00D3473A" w:rsidRPr="00B77A92" w:rsidRDefault="00D3473A" w:rsidP="00472D6D">
      <w:pPr>
        <w:spacing w:after="60" w:line="240" w:lineRule="auto"/>
        <w:ind w:left="720"/>
        <w:jc w:val="both"/>
      </w:pPr>
      <w:r w:rsidRPr="00B77A92">
        <w:t>IEC 61966-3</w:t>
      </w:r>
      <w:r w:rsidR="00461197" w:rsidRPr="00B77A92">
        <w:t>:</w:t>
      </w:r>
      <w:r w:rsidRPr="00B77A92">
        <w:t>2000</w:t>
      </w:r>
      <w:r w:rsidR="00461197" w:rsidRPr="00B77A92">
        <w:tab/>
      </w:r>
      <w:r w:rsidRPr="00B77A92">
        <w:rPr>
          <w:i/>
        </w:rPr>
        <w:t>Multimedia systems and equipment -Colour measurement and management -</w:t>
      </w:r>
      <w:r w:rsidR="00461197" w:rsidRPr="00B77A92">
        <w:rPr>
          <w:i/>
        </w:rPr>
        <w:t xml:space="preserve"> </w:t>
      </w:r>
      <w:r w:rsidRPr="00B77A92">
        <w:rPr>
          <w:i/>
        </w:rPr>
        <w:t>Part 3: Equipment using cathode ray tubes</w:t>
      </w:r>
      <w:r w:rsidRPr="00B77A92">
        <w:t>, Edition 1</w:t>
      </w:r>
      <w:r w:rsidR="00461197" w:rsidRPr="00B77A92">
        <w:t>.</w:t>
      </w:r>
    </w:p>
    <w:p w14:paraId="0E83DECB" w14:textId="3313A9E7" w:rsidR="00D3473A" w:rsidRPr="00B77A92" w:rsidRDefault="00D3473A" w:rsidP="00472D6D">
      <w:pPr>
        <w:spacing w:after="120" w:line="240" w:lineRule="auto"/>
        <w:ind w:left="720"/>
        <w:jc w:val="both"/>
      </w:pPr>
      <w:r w:rsidRPr="00B77A92">
        <w:t>IEC 61966-4</w:t>
      </w:r>
      <w:r w:rsidR="00461197" w:rsidRPr="00B77A92">
        <w:t>:</w:t>
      </w:r>
      <w:r w:rsidRPr="00B77A92">
        <w:t>2000</w:t>
      </w:r>
      <w:r w:rsidR="00461197" w:rsidRPr="00B77A92">
        <w:tab/>
      </w:r>
      <w:r w:rsidRPr="00B77A92">
        <w:rPr>
          <w:i/>
        </w:rPr>
        <w:t>Multimedia systems and equipment-Colour measurement and</w:t>
      </w:r>
      <w:r w:rsidR="00461197" w:rsidRPr="00B77A92">
        <w:rPr>
          <w:i/>
        </w:rPr>
        <w:t xml:space="preserve"> </w:t>
      </w:r>
      <w:r w:rsidRPr="00B77A92">
        <w:rPr>
          <w:i/>
        </w:rPr>
        <w:t xml:space="preserve">management </w:t>
      </w:r>
      <w:r w:rsidR="00A87705" w:rsidRPr="00B77A92">
        <w:rPr>
          <w:i/>
        </w:rPr>
        <w:t>–</w:t>
      </w:r>
      <w:r w:rsidRPr="00B77A92">
        <w:rPr>
          <w:i/>
        </w:rPr>
        <w:t xml:space="preserve"> Part</w:t>
      </w:r>
      <w:r w:rsidR="00A87705" w:rsidRPr="00B77A92">
        <w:rPr>
          <w:i/>
        </w:rPr>
        <w:t xml:space="preserve"> </w:t>
      </w:r>
      <w:r w:rsidRPr="00B77A92">
        <w:rPr>
          <w:i/>
        </w:rPr>
        <w:t>4: Equipment using liquid crystal display panels</w:t>
      </w:r>
      <w:r w:rsidRPr="00B77A92">
        <w:t>, Edition 1</w:t>
      </w:r>
      <w:r w:rsidR="00461197" w:rsidRPr="00B77A92">
        <w:t>.</w:t>
      </w:r>
    </w:p>
    <w:p w14:paraId="7CFE5C10" w14:textId="77777777" w:rsidR="00A94BB4" w:rsidRDefault="00D3473A" w:rsidP="00472D6D">
      <w:pPr>
        <w:spacing w:after="120" w:line="240" w:lineRule="auto"/>
        <w:jc w:val="both"/>
      </w:pPr>
      <w:r w:rsidRPr="00B77A92">
        <w:t xml:space="preserve">The ECDIS display calibration </w:t>
      </w:r>
      <w:r w:rsidR="00B23114">
        <w:t>must</w:t>
      </w:r>
      <w:r w:rsidR="00B23114" w:rsidRPr="00B77A92">
        <w:t xml:space="preserve"> </w:t>
      </w:r>
      <w:r w:rsidRPr="00B77A92">
        <w:t>be verified for type approval of all monitors</w:t>
      </w:r>
      <w:r w:rsidR="00762AB0" w:rsidRPr="00B77A92">
        <w:t>.</w:t>
      </w:r>
      <w:r w:rsidR="00461197" w:rsidRPr="00B77A92">
        <w:t xml:space="preserve"> </w:t>
      </w:r>
    </w:p>
    <w:p w14:paraId="2747ABBF" w14:textId="6F99DE9F" w:rsidR="00334FE9" w:rsidRPr="00B77A92" w:rsidRDefault="00A87705" w:rsidP="00530F27">
      <w:pPr>
        <w:pStyle w:val="Heading3"/>
      </w:pPr>
      <w:bookmarkStart w:id="1643" w:name="_Toc194067186"/>
      <w:r w:rsidRPr="00B77A92">
        <w:t>Colour control,</w:t>
      </w:r>
      <w:r w:rsidR="00334FE9" w:rsidRPr="00B77A92">
        <w:t xml:space="preserve"> contrast and brightness controls</w:t>
      </w:r>
      <w:bookmarkEnd w:id="1643"/>
    </w:p>
    <w:p w14:paraId="76854F2A" w14:textId="78AE31E9" w:rsidR="008E6C83" w:rsidRPr="00B77A92" w:rsidRDefault="008E6C83" w:rsidP="00472D6D">
      <w:pPr>
        <w:spacing w:after="120" w:line="240" w:lineRule="auto"/>
        <w:jc w:val="both"/>
      </w:pPr>
      <w:r w:rsidRPr="00B77A92">
        <w:t>There are a variety of technologies available for monitors to be used for ECDIS</w:t>
      </w:r>
      <w:r w:rsidR="00461197" w:rsidRPr="00B77A92">
        <w:t xml:space="preserve"> </w:t>
      </w:r>
      <w:r w:rsidRPr="00B77A92">
        <w:t>display. Different technologies have different methods to control colour, contrast</w:t>
      </w:r>
      <w:r w:rsidR="00461197" w:rsidRPr="00B77A92">
        <w:t xml:space="preserve"> </w:t>
      </w:r>
      <w:r w:rsidRPr="00B77A92">
        <w:t>and brightness, but some basic rules apply for all of them.</w:t>
      </w:r>
    </w:p>
    <w:p w14:paraId="2057F64D" w14:textId="453F0B13" w:rsidR="00334FE9" w:rsidRPr="00B77A92" w:rsidRDefault="00334FE9" w:rsidP="003D0589">
      <w:pPr>
        <w:pStyle w:val="Heading3"/>
      </w:pPr>
      <w:bookmarkStart w:id="1644" w:name="_Toc194067187"/>
      <w:r w:rsidRPr="00B77A92">
        <w:lastRenderedPageBreak/>
        <w:t>Effect of controls</w:t>
      </w:r>
      <w:bookmarkEnd w:id="1644"/>
    </w:p>
    <w:p w14:paraId="781946BA" w14:textId="03D25FAE" w:rsidR="008E6C83" w:rsidRPr="00B77A92" w:rsidRDefault="008E6C83" w:rsidP="00A87705">
      <w:pPr>
        <w:spacing w:after="120" w:line="240" w:lineRule="auto"/>
        <w:jc w:val="both"/>
      </w:pPr>
      <w:r w:rsidRPr="00B77A92">
        <w:t>The contrast control of a display generally shortens or extends the range of</w:t>
      </w:r>
      <w:r w:rsidR="00461197" w:rsidRPr="00B77A92">
        <w:t xml:space="preserve"> </w:t>
      </w:r>
      <w:r w:rsidRPr="00B77A92">
        <w:t>luminance available, making the display appear darker or brighter.</w:t>
      </w:r>
    </w:p>
    <w:p w14:paraId="253558C9" w14:textId="2B689DD4" w:rsidR="008E6C83" w:rsidRPr="00B77A92" w:rsidRDefault="008E6C83" w:rsidP="00A87705">
      <w:pPr>
        <w:spacing w:after="120" w:line="240" w:lineRule="auto"/>
        <w:jc w:val="both"/>
      </w:pPr>
      <w:r w:rsidRPr="00B77A92">
        <w:t>On the other hand, the brightness control shortens or extends the range of colour</w:t>
      </w:r>
      <w:r w:rsidR="00461197" w:rsidRPr="00B77A92">
        <w:t xml:space="preserve"> </w:t>
      </w:r>
      <w:r w:rsidRPr="00B77A92">
        <w:t>saturation available by adding white (which extends the range by making colours</w:t>
      </w:r>
      <w:r w:rsidR="00461197" w:rsidRPr="00B77A92">
        <w:t xml:space="preserve"> </w:t>
      </w:r>
      <w:r w:rsidRPr="00B77A92">
        <w:t>other than black less saturated), or subtracting white (colours become darker,</w:t>
      </w:r>
      <w:r w:rsidR="00461197" w:rsidRPr="00B77A92">
        <w:t xml:space="preserve"> </w:t>
      </w:r>
      <w:r w:rsidRPr="00B77A92">
        <w:t>more saturated.)</w:t>
      </w:r>
    </w:p>
    <w:p w14:paraId="3A76A7B5" w14:textId="00B2A813" w:rsidR="008E6C83" w:rsidRPr="00B77A92" w:rsidRDefault="008E6C83" w:rsidP="00A87705">
      <w:pPr>
        <w:spacing w:after="120" w:line="240" w:lineRule="auto"/>
        <w:jc w:val="both"/>
      </w:pPr>
      <w:r w:rsidRPr="00B77A92">
        <w:t>To the viewer, it has much the same apparent effect as contrast, but it achieves</w:t>
      </w:r>
      <w:r w:rsidR="00461197" w:rsidRPr="00B77A92">
        <w:t xml:space="preserve"> </w:t>
      </w:r>
      <w:r w:rsidRPr="00B77A92">
        <w:t>this by altering the colour contrast of the colour tables between foreground and</w:t>
      </w:r>
      <w:r w:rsidR="00461197" w:rsidRPr="00B77A92">
        <w:t xml:space="preserve"> </w:t>
      </w:r>
      <w:r w:rsidRPr="00B77A92">
        <w:t>background colours, and this may result in some features becoming harder to see,</w:t>
      </w:r>
      <w:r w:rsidR="00461197" w:rsidRPr="00B77A92">
        <w:t xml:space="preserve"> </w:t>
      </w:r>
      <w:r w:rsidRPr="00B77A92">
        <w:t>particularly at night. More importantly, making the night display more saturated</w:t>
      </w:r>
      <w:r w:rsidR="00461197" w:rsidRPr="00B77A92">
        <w:t xml:space="preserve"> </w:t>
      </w:r>
      <w:r w:rsidRPr="00B77A92">
        <w:t>may drop some dark colours below the cut-off point, into black, thus losing</w:t>
      </w:r>
      <w:r w:rsidR="00461197" w:rsidRPr="00B77A92">
        <w:t xml:space="preserve"> </w:t>
      </w:r>
      <w:r w:rsidRPr="00B77A92">
        <w:t>distinctions such as shallow versus deep water.</w:t>
      </w:r>
    </w:p>
    <w:p w14:paraId="689359A4" w14:textId="1E98B557" w:rsidR="008E6C83" w:rsidRPr="00B77A92" w:rsidRDefault="00334FE9" w:rsidP="003D0589">
      <w:pPr>
        <w:pStyle w:val="Heading3"/>
      </w:pPr>
      <w:bookmarkStart w:id="1645" w:name="_Toc194067188"/>
      <w:r w:rsidRPr="00B77A92">
        <w:t>Use of the controls</w:t>
      </w:r>
      <w:bookmarkEnd w:id="1645"/>
    </w:p>
    <w:p w14:paraId="7537B699" w14:textId="0932C5C3" w:rsidR="008E6C83" w:rsidRPr="00B77A92" w:rsidRDefault="008E6C83" w:rsidP="00A87705">
      <w:pPr>
        <w:spacing w:after="120" w:line="240" w:lineRule="auto"/>
        <w:jc w:val="both"/>
      </w:pPr>
      <w:r w:rsidRPr="00B77A92">
        <w:t xml:space="preserve">Colour tables are provided for day, dusk and night. The mariner </w:t>
      </w:r>
      <w:r w:rsidR="00B23114">
        <w:t>must</w:t>
      </w:r>
      <w:r w:rsidR="00B23114" w:rsidRPr="00B77A92">
        <w:t xml:space="preserve"> </w:t>
      </w:r>
      <w:r w:rsidRPr="00B77A92">
        <w:t>be</w:t>
      </w:r>
      <w:r w:rsidR="003E64AD" w:rsidRPr="00B77A92">
        <w:t xml:space="preserve"> </w:t>
      </w:r>
      <w:r w:rsidRPr="00B77A92">
        <w:t>provided with the control to make fine adjustments between these tables; the</w:t>
      </w:r>
      <w:r w:rsidR="003E64AD" w:rsidRPr="00B77A92">
        <w:t xml:space="preserve"> </w:t>
      </w:r>
      <w:r w:rsidRPr="00B77A92">
        <w:t xml:space="preserve">calibration position </w:t>
      </w:r>
      <w:r w:rsidR="00B23114">
        <w:t>must</w:t>
      </w:r>
      <w:r w:rsidR="00B23114" w:rsidRPr="00B77A92">
        <w:t xml:space="preserve"> </w:t>
      </w:r>
      <w:r w:rsidRPr="00B77A92">
        <w:t>be marked as a reference for this.</w:t>
      </w:r>
    </w:p>
    <w:p w14:paraId="717BDCB8" w14:textId="425CF315" w:rsidR="008E6C83" w:rsidRPr="00B77A92" w:rsidRDefault="008E6C83" w:rsidP="00A87705">
      <w:pPr>
        <w:spacing w:after="120" w:line="240" w:lineRule="auto"/>
        <w:jc w:val="both"/>
      </w:pPr>
      <w:r w:rsidRPr="00B23114">
        <w:t>The general</w:t>
      </w:r>
      <w:r w:rsidR="00461197" w:rsidRPr="00B23114">
        <w:t xml:space="preserve"> </w:t>
      </w:r>
      <w:r w:rsidRPr="00B23114">
        <w:t xml:space="preserve">principle is that all </w:t>
      </w:r>
      <w:r w:rsidR="00B23114">
        <w:t>colour calibration</w:t>
      </w:r>
      <w:r w:rsidRPr="00B23114">
        <w:t xml:space="preserve"> controls </w:t>
      </w:r>
      <w:r w:rsidR="00B23114">
        <w:t>must</w:t>
      </w:r>
      <w:r w:rsidR="00B23114" w:rsidRPr="00B23114">
        <w:t xml:space="preserve"> </w:t>
      </w:r>
      <w:r w:rsidRPr="00B23114">
        <w:t>have a provision to return to the</w:t>
      </w:r>
      <w:r w:rsidR="00461197" w:rsidRPr="00B23114">
        <w:t xml:space="preserve"> </w:t>
      </w:r>
      <w:r w:rsidRPr="00B23114">
        <w:t>calibrated settings</w:t>
      </w:r>
      <w:r w:rsidR="00B23114">
        <w:t xml:space="preserve">. </w:t>
      </w:r>
    </w:p>
    <w:p w14:paraId="7B89BE5D" w14:textId="4E8987FF" w:rsidR="00334FE9" w:rsidRPr="00B77A92" w:rsidRDefault="008E6C83" w:rsidP="00A87705">
      <w:pPr>
        <w:spacing w:after="120" w:line="240" w:lineRule="auto"/>
        <w:jc w:val="both"/>
      </w:pPr>
      <w:r w:rsidRPr="00B77A92">
        <w:t xml:space="preserve">The ECDIS manual </w:t>
      </w:r>
      <w:r w:rsidR="00B23114">
        <w:t xml:space="preserve">must </w:t>
      </w:r>
      <w:r w:rsidRPr="00B77A92">
        <w:t xml:space="preserve">carry a warning that </w:t>
      </w:r>
      <w:r w:rsidR="00B23114">
        <w:t>use of the ECDIS with uncalibrated settings</w:t>
      </w:r>
      <w:r w:rsidR="001C7387">
        <w:t xml:space="preserve"> </w:t>
      </w:r>
      <w:r w:rsidRPr="00B77A92">
        <w:t>may adversely affect the visibility of information on the display.</w:t>
      </w:r>
    </w:p>
    <w:p w14:paraId="71D1D062" w14:textId="1E2CEC67" w:rsidR="00334FE9" w:rsidRPr="00B77A92" w:rsidRDefault="00334FE9" w:rsidP="003D0589">
      <w:pPr>
        <w:pStyle w:val="Heading3"/>
      </w:pPr>
      <w:bookmarkStart w:id="1646" w:name="_Toc194067189"/>
      <w:r w:rsidRPr="00B77A92">
        <w:t>Setting the controls for route monitoring</w:t>
      </w:r>
      <w:bookmarkEnd w:id="1646"/>
    </w:p>
    <w:p w14:paraId="2308E49E" w14:textId="0ED2F430" w:rsidR="00670209" w:rsidRPr="00B77A92" w:rsidRDefault="00670209" w:rsidP="00A87705">
      <w:pPr>
        <w:spacing w:after="120" w:line="240" w:lineRule="auto"/>
        <w:jc w:val="both"/>
      </w:pPr>
      <w:r w:rsidRPr="00B77A92">
        <w:t xml:space="preserve">The ECDIS display carries far more detail than a radar </w:t>
      </w:r>
      <w:proofErr w:type="gramStart"/>
      <w:r w:rsidRPr="00B77A92">
        <w:t>display, and</w:t>
      </w:r>
      <w:proofErr w:type="gramEnd"/>
      <w:r w:rsidRPr="00B77A92">
        <w:t xml:space="preserve"> requires</w:t>
      </w:r>
      <w:r w:rsidR="00461197" w:rsidRPr="00B77A92">
        <w:t xml:space="preserve"> </w:t>
      </w:r>
      <w:r w:rsidRPr="00B77A92">
        <w:t>correspondingly more attention to the correct selection of colour table and the</w:t>
      </w:r>
      <w:r w:rsidR="00461197" w:rsidRPr="00B77A92">
        <w:t xml:space="preserve"> </w:t>
      </w:r>
      <w:r w:rsidRPr="00B77A92">
        <w:t>correct adjustment of the controls.</w:t>
      </w:r>
    </w:p>
    <w:p w14:paraId="023582E1" w14:textId="66F0D7D5" w:rsidR="00670209" w:rsidRPr="00B77A92" w:rsidRDefault="00670209" w:rsidP="00A87705">
      <w:pPr>
        <w:spacing w:after="120" w:line="240" w:lineRule="auto"/>
        <w:jc w:val="both"/>
      </w:pPr>
      <w:r w:rsidRPr="00B77A92">
        <w:t>This particularly affects the black-background displays, and is critically important</w:t>
      </w:r>
      <w:r w:rsidR="00461197" w:rsidRPr="00B77A92">
        <w:t xml:space="preserve"> </w:t>
      </w:r>
      <w:r w:rsidRPr="00B77A92">
        <w:t>at night, because all colours of the night table, particularly those for large areas,</w:t>
      </w:r>
      <w:r w:rsidR="00461197" w:rsidRPr="00B77A92">
        <w:t xml:space="preserve"> </w:t>
      </w:r>
      <w:proofErr w:type="gramStart"/>
      <w:r w:rsidRPr="00B77A92">
        <w:t>have to</w:t>
      </w:r>
      <w:proofErr w:type="gramEnd"/>
      <w:r w:rsidRPr="00B77A92">
        <w:t xml:space="preserve"> be set very dark to avoid loss of night vision, and if the control is turned</w:t>
      </w:r>
      <w:r w:rsidR="00461197" w:rsidRPr="00B77A92">
        <w:t xml:space="preserve"> </w:t>
      </w:r>
      <w:r w:rsidRPr="00B77A92">
        <w:t>down too far these colours will disappear into the black background. As a result,</w:t>
      </w:r>
      <w:r w:rsidR="00461197" w:rsidRPr="00B77A92">
        <w:t xml:space="preserve"> </w:t>
      </w:r>
      <w:r w:rsidRPr="00B77A92">
        <w:t>chart information will be lost.</w:t>
      </w:r>
    </w:p>
    <w:p w14:paraId="170B009A" w14:textId="2E27CAF4" w:rsidR="00670209" w:rsidRPr="00B77A92" w:rsidRDefault="00670209" w:rsidP="00A87705">
      <w:pPr>
        <w:spacing w:after="120" w:line="240" w:lineRule="auto"/>
        <w:jc w:val="both"/>
      </w:pPr>
      <w:r w:rsidRPr="00B77A92">
        <w:t>The situation will be worse if one of the day tables is improperly dimmed for use at</w:t>
      </w:r>
      <w:r w:rsidR="00461197" w:rsidRPr="00B77A92">
        <w:t xml:space="preserve"> </w:t>
      </w:r>
      <w:r w:rsidRPr="00B77A92">
        <w:t>night, instead of switching to the night table.</w:t>
      </w:r>
    </w:p>
    <w:p w14:paraId="4926ED5B" w14:textId="4EBBC964" w:rsidR="00670209" w:rsidRPr="00B77A92" w:rsidRDefault="00670209" w:rsidP="00A87705">
      <w:pPr>
        <w:spacing w:after="120" w:line="240" w:lineRule="auto"/>
        <w:jc w:val="both"/>
      </w:pPr>
      <w:r w:rsidRPr="00B77A92">
        <w:t>It is important that the display be adapted to lighting conditions on the bridge by</w:t>
      </w:r>
      <w:r w:rsidR="00461197" w:rsidRPr="00B77A92">
        <w:t xml:space="preserve"> </w:t>
      </w:r>
      <w:r w:rsidRPr="00B77A92">
        <w:t>selecting the correct colour table: "Day" for bright sunlight; "Day” or "Dusk" for</w:t>
      </w:r>
      <w:r w:rsidR="00461197" w:rsidRPr="00B77A92">
        <w:t xml:space="preserve"> </w:t>
      </w:r>
      <w:r w:rsidRPr="00B77A92">
        <w:t>general daylight viewing; "Dusk" for twilight; and "Night" for the night-darkened</w:t>
      </w:r>
      <w:r w:rsidR="00461197" w:rsidRPr="00B77A92">
        <w:t xml:space="preserve"> </w:t>
      </w:r>
      <w:r w:rsidRPr="00B77A92">
        <w:t>bridge.</w:t>
      </w:r>
    </w:p>
    <w:p w14:paraId="62748214" w14:textId="05420A56" w:rsidR="00670209" w:rsidRPr="00B77A92" w:rsidRDefault="00670209" w:rsidP="00A87705">
      <w:pPr>
        <w:spacing w:after="120" w:line="240" w:lineRule="auto"/>
        <w:jc w:val="both"/>
      </w:pPr>
      <w:r w:rsidRPr="00B77A92">
        <w:t>The controls should only be used for fine adjustment within the appropriate colour</w:t>
      </w:r>
      <w:r w:rsidR="00461197" w:rsidRPr="00B77A92">
        <w:t xml:space="preserve"> </w:t>
      </w:r>
      <w:r w:rsidRPr="00B77A92">
        <w:t>table.</w:t>
      </w:r>
    </w:p>
    <w:p w14:paraId="5672ACF5" w14:textId="6B17EB9E" w:rsidR="00670209" w:rsidRPr="00B77A92" w:rsidRDefault="00670209" w:rsidP="00A87705">
      <w:pPr>
        <w:spacing w:after="120" w:line="240" w:lineRule="auto"/>
        <w:jc w:val="both"/>
      </w:pPr>
      <w:r w:rsidRPr="00B77A92">
        <w:t>To ensure that the controls are always set to a level above that at which</w:t>
      </w:r>
      <w:r w:rsidR="00461197" w:rsidRPr="00B77A92">
        <w:t xml:space="preserve"> </w:t>
      </w:r>
      <w:r w:rsidRPr="00B77A92">
        <w:t xml:space="preserve">information will be lost, the black-adjust symbol BLKADJ </w:t>
      </w:r>
      <w:r w:rsidR="0063657D">
        <w:t>must</w:t>
      </w:r>
      <w:r w:rsidR="0063657D" w:rsidRPr="00B77A92">
        <w:t xml:space="preserve"> </w:t>
      </w:r>
      <w:r w:rsidRPr="00B77A92">
        <w:t>be available to</w:t>
      </w:r>
      <w:r w:rsidR="00461197" w:rsidRPr="00B77A92">
        <w:t xml:space="preserve"> </w:t>
      </w:r>
      <w:r w:rsidRPr="00B77A92">
        <w:t xml:space="preserve">the </w:t>
      </w:r>
      <w:r w:rsidR="00834DA8" w:rsidRPr="00B77A92">
        <w:t>M</w:t>
      </w:r>
      <w:r w:rsidRPr="00B77A92">
        <w:t>ariner, treated as "Standard display", to be called up at any convenient point</w:t>
      </w:r>
      <w:r w:rsidR="00461197" w:rsidRPr="00B77A92">
        <w:t xml:space="preserve"> </w:t>
      </w:r>
      <w:r w:rsidRPr="00B77A92">
        <w:t xml:space="preserve">on the screen. The instructions for its use by the </w:t>
      </w:r>
      <w:r w:rsidR="00834DA8" w:rsidRPr="00B77A92">
        <w:t>M</w:t>
      </w:r>
      <w:r w:rsidRPr="00B77A92">
        <w:t xml:space="preserve">ariner </w:t>
      </w:r>
      <w:r w:rsidR="0063657D">
        <w:t>must</w:t>
      </w:r>
      <w:r w:rsidR="0063657D" w:rsidRPr="00B77A92">
        <w:t xml:space="preserve"> </w:t>
      </w:r>
      <w:r w:rsidRPr="00B77A92">
        <w:t>be incorporated in</w:t>
      </w:r>
      <w:r w:rsidR="00461197" w:rsidRPr="00B77A92">
        <w:t xml:space="preserve"> </w:t>
      </w:r>
      <w:r w:rsidRPr="00B77A92">
        <w:t xml:space="preserve">the </w:t>
      </w:r>
      <w:r w:rsidR="0063657D">
        <w:t>ECDIS manual</w:t>
      </w:r>
      <w:r w:rsidRPr="00B77A92">
        <w:t>.</w:t>
      </w:r>
    </w:p>
    <w:p w14:paraId="222EC1CE" w14:textId="0EDB84FF" w:rsidR="00334FE9" w:rsidRPr="003D0589" w:rsidRDefault="001C7387" w:rsidP="003D0589">
      <w:pPr>
        <w:spacing w:after="60" w:line="240" w:lineRule="auto"/>
        <w:jc w:val="both"/>
      </w:pPr>
      <w:r w:rsidRPr="00B812CA">
        <w:t>The following text box contains</w:t>
      </w:r>
      <w:r w:rsidR="00670209" w:rsidRPr="00B77A92">
        <w:t xml:space="preserve"> an example of instruction for</w:t>
      </w:r>
      <w:r>
        <w:t xml:space="preserve"> an</w:t>
      </w:r>
      <w:r w:rsidR="00670209" w:rsidRPr="00B77A92">
        <w:t xml:space="preserve"> LCD type of Monitor. The LCD type of</w:t>
      </w:r>
      <w:r w:rsidR="00461197" w:rsidRPr="00B77A92">
        <w:t xml:space="preserve"> </w:t>
      </w:r>
      <w:r w:rsidR="00670209" w:rsidRPr="00B77A92">
        <w:t>monitor used in this example has only one mariner control, called</w:t>
      </w:r>
      <w:r w:rsidR="00461197" w:rsidRPr="00B77A92">
        <w:t xml:space="preserve"> </w:t>
      </w:r>
      <w:r>
        <w:t>“</w:t>
      </w:r>
      <w:r w:rsidR="00670209" w:rsidRPr="00B77A92">
        <w:t>brilliance</w:t>
      </w:r>
      <w:r>
        <w:t>”</w:t>
      </w:r>
      <w:r w:rsidR="00670209" w:rsidRPr="00B77A92">
        <w:t>. Internally the monitor has also other controls available for service</w:t>
      </w:r>
      <w:r w:rsidR="00461197" w:rsidRPr="00B77A92">
        <w:t xml:space="preserve"> </w:t>
      </w:r>
      <w:r w:rsidR="00670209" w:rsidRPr="00B77A92">
        <w:t>engineers. These internal controls include also controls named as contrast and</w:t>
      </w:r>
      <w:r w:rsidR="00461197" w:rsidRPr="00B77A92">
        <w:t xml:space="preserve"> </w:t>
      </w:r>
      <w:r w:rsidR="00670209" w:rsidRPr="00B77A92">
        <w:t>brightness.</w:t>
      </w:r>
    </w:p>
    <w:p w14:paraId="7BAF2D5D" w14:textId="77777777" w:rsidR="00834DA8" w:rsidRPr="00B77A92" w:rsidRDefault="00834DA8" w:rsidP="00A87705">
      <w:pPr>
        <w:spacing w:after="120" w:line="240" w:lineRule="auto"/>
        <w:jc w:val="both"/>
      </w:pPr>
    </w:p>
    <w:p w14:paraId="24AC6B9E" w14:textId="6CBD9855" w:rsidR="00725E1B" w:rsidRPr="00B77A92" w:rsidRDefault="003A3C6A" w:rsidP="00DB7CFE">
      <w:pPr>
        <w:pStyle w:val="Heading2"/>
      </w:pPr>
      <w:bookmarkStart w:id="1647" w:name="_Toc194067190"/>
      <w:r>
        <w:rPr>
          <w:noProof/>
        </w:rPr>
        <w:lastRenderedPageBreak/>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 xml:space="preserve">If the centre square is not visible, turn up the brilliance until it just </w:t>
                            </w:r>
                            <w:proofErr w:type="gramStart"/>
                            <w:r w:rsidRPr="00B812CA">
                              <w:t>appears;</w:t>
                            </w:r>
                            <w:proofErr w:type="gramEnd"/>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 xml:space="preserve">If the centre square is not visible, turn up the brilliance until it just </w:t>
                      </w:r>
                      <w:proofErr w:type="gramStart"/>
                      <w:r w:rsidRPr="00B812CA">
                        <w:t>appears;</w:t>
                      </w:r>
                      <w:proofErr w:type="gramEnd"/>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B77A92">
        <w:t>Colour display capability</w:t>
      </w:r>
      <w:bookmarkEnd w:id="1647"/>
    </w:p>
    <w:p w14:paraId="282AEB84" w14:textId="3FBF2B28" w:rsidR="00AF4100" w:rsidRPr="00B77A92" w:rsidRDefault="008D2934" w:rsidP="00BF733E">
      <w:pPr>
        <w:spacing w:after="120" w:line="240" w:lineRule="auto"/>
        <w:jc w:val="both"/>
      </w:pPr>
      <w:r w:rsidRPr="00B77A92">
        <w:t>Colour d</w:t>
      </w:r>
      <w:r w:rsidR="00765071" w:rsidRPr="00B77A92">
        <w:t>isplay</w:t>
      </w:r>
      <w:r w:rsidRPr="00B77A92">
        <w:t xml:space="preserve">s </w:t>
      </w:r>
      <w:r w:rsidR="0063657D">
        <w:t>must</w:t>
      </w:r>
      <w:r w:rsidR="0063657D" w:rsidRPr="00B77A92">
        <w:t xml:space="preserve"> </w:t>
      </w:r>
      <w:r w:rsidR="00765071" w:rsidRPr="00B77A92">
        <w:t>be capable of at least 256 luminance steps in each of red</w:t>
      </w:r>
      <w:r w:rsidRPr="00B77A92">
        <w:t>,</w:t>
      </w:r>
      <w:r w:rsidR="00765071" w:rsidRPr="00B77A92">
        <w:t xml:space="preserve"> green and blue.</w:t>
      </w:r>
    </w:p>
    <w:p w14:paraId="7DB48E78" w14:textId="30A2C202" w:rsidR="00660A0E" w:rsidRPr="00B77A92" w:rsidRDefault="00660A0E" w:rsidP="00E673D5">
      <w:pPr>
        <w:pStyle w:val="Heading3"/>
      </w:pPr>
      <w:bookmarkStart w:id="1648" w:name="_Toc178784538"/>
      <w:bookmarkStart w:id="1649" w:name="_Toc178784539"/>
      <w:bookmarkStart w:id="1650" w:name="_Ref49465180"/>
      <w:bookmarkStart w:id="1651" w:name="_Toc194067191"/>
      <w:bookmarkEnd w:id="1648"/>
      <w:bookmarkEnd w:id="1649"/>
      <w:r w:rsidRPr="00B77A92">
        <w:t>Colour conversion tolerances and tests</w:t>
      </w:r>
      <w:bookmarkEnd w:id="1650"/>
      <w:bookmarkEnd w:id="1651"/>
    </w:p>
    <w:p w14:paraId="6EF999D2" w14:textId="18D8873D" w:rsidR="00670209" w:rsidRPr="00B77A92" w:rsidRDefault="00670209" w:rsidP="00024B10">
      <w:pPr>
        <w:pStyle w:val="Heading4"/>
      </w:pPr>
      <w:r w:rsidRPr="00B77A92">
        <w:t>Tolerances</w:t>
      </w:r>
    </w:p>
    <w:p w14:paraId="1227D156" w14:textId="5C5C55B9" w:rsidR="00A52AE0" w:rsidRPr="00B77A92" w:rsidRDefault="00670209" w:rsidP="00BF733E">
      <w:pPr>
        <w:spacing w:after="120" w:line="240" w:lineRule="auto"/>
        <w:jc w:val="both"/>
      </w:pPr>
      <w:r w:rsidRPr="00B77A92">
        <w:t>The tolerances quoted below apply only to the process of converting</w:t>
      </w:r>
      <w:r w:rsidR="00A52AE0" w:rsidRPr="00B77A92">
        <w:t xml:space="preserve"> </w:t>
      </w:r>
      <w:r w:rsidRPr="00B77A92">
        <w:t>CIE colour coordinates to RGB values</w:t>
      </w:r>
    </w:p>
    <w:p w14:paraId="53335FBD" w14:textId="3B308731" w:rsidR="00670209" w:rsidRPr="00B77A92" w:rsidRDefault="00670209" w:rsidP="00BF733E">
      <w:pPr>
        <w:spacing w:after="120" w:line="240" w:lineRule="auto"/>
        <w:jc w:val="both"/>
      </w:pPr>
      <w:r w:rsidRPr="00B77A92">
        <w:t>Considerable operational experience will be needed before it will be possible to</w:t>
      </w:r>
      <w:r w:rsidR="00A52AE0" w:rsidRPr="00B77A92">
        <w:t xml:space="preserve"> </w:t>
      </w:r>
      <w:r w:rsidRPr="00B77A92">
        <w:t xml:space="preserve">state colour maintenance tolerances for ECDIS </w:t>
      </w:r>
      <w:r w:rsidR="00BF733E" w:rsidRPr="00B77A92">
        <w:t>on-board</w:t>
      </w:r>
      <w:r w:rsidRPr="00B77A92">
        <w:t xml:space="preserve"> ship.</w:t>
      </w:r>
    </w:p>
    <w:p w14:paraId="0486C7AC" w14:textId="05DDFA2E" w:rsidR="00670209" w:rsidRPr="00B77A92" w:rsidRDefault="00670209" w:rsidP="00BF733E">
      <w:pPr>
        <w:spacing w:after="60" w:line="240" w:lineRule="auto"/>
        <w:jc w:val="both"/>
      </w:pPr>
      <w:r w:rsidRPr="00B77A92">
        <w:t>The colour tables developed have been selected to ensure maximum colour</w:t>
      </w:r>
      <w:r w:rsidR="00A52AE0" w:rsidRPr="00B77A92">
        <w:t xml:space="preserve"> </w:t>
      </w:r>
      <w:r w:rsidRPr="00B77A92">
        <w:t>discrimination between features. Colour discrimination depends on both the colour</w:t>
      </w:r>
      <w:r w:rsidR="00A52AE0" w:rsidRPr="00B77A92">
        <w:t xml:space="preserve"> </w:t>
      </w:r>
      <w:r w:rsidRPr="00B77A92">
        <w:t>difference and the luminance difference between two colours. Colour science (as</w:t>
      </w:r>
      <w:r w:rsidR="00A52AE0" w:rsidRPr="00B77A92">
        <w:t xml:space="preserve"> </w:t>
      </w:r>
      <w:r w:rsidR="00BF733E" w:rsidRPr="00B77A92">
        <w:t>represented by the CI</w:t>
      </w:r>
      <w:r w:rsidRPr="00B77A92">
        <w:t>E colour convention) has defined colour difference units</w:t>
      </w:r>
      <w:r w:rsidR="00A52AE0" w:rsidRPr="00B77A92">
        <w:t xml:space="preserve"> </w:t>
      </w:r>
      <w:r w:rsidRPr="00B77A92">
        <w:t>ΔE*. The ΔE* metric is a measure of the overall discrimination (including both</w:t>
      </w:r>
      <w:r w:rsidR="00A52AE0" w:rsidRPr="00B77A92">
        <w:t xml:space="preserve"> </w:t>
      </w:r>
      <w:r w:rsidRPr="00B77A92">
        <w:t>colour and luminance differences). As a metric for ECDIS colour accuracy, a</w:t>
      </w:r>
      <w:r w:rsidR="00A52AE0" w:rsidRPr="00B77A92">
        <w:t xml:space="preserve"> </w:t>
      </w:r>
      <w:r w:rsidRPr="00B77A92">
        <w:t>measure of the discrimination in colour alone, excluding luminance differences</w:t>
      </w:r>
      <w:r w:rsidR="00A52AE0" w:rsidRPr="00B77A92">
        <w:t xml:space="preserve"> </w:t>
      </w:r>
      <w:r w:rsidRPr="00B77A92">
        <w:t>has been defined as a subset of ΔE* referred to as Δ(u</w:t>
      </w:r>
      <w:proofErr w:type="gramStart"/>
      <w:r w:rsidRPr="00B77A92">
        <w:t>*,v</w:t>
      </w:r>
      <w:proofErr w:type="gramEnd"/>
      <w:r w:rsidRPr="00B77A92">
        <w:t>*).</w:t>
      </w:r>
    </w:p>
    <w:p w14:paraId="41A6C2B6" w14:textId="77777777" w:rsidR="00670209" w:rsidRPr="00B812CA" w:rsidRDefault="00670209" w:rsidP="00BF733E">
      <w:pPr>
        <w:spacing w:after="60" w:line="240" w:lineRule="auto"/>
        <w:ind w:left="426"/>
        <w:jc w:val="both"/>
      </w:pPr>
      <w:r w:rsidRPr="00B77A92">
        <w:t>Δ</w:t>
      </w:r>
      <w:r w:rsidRPr="00B812CA">
        <w:t>(u</w:t>
      </w:r>
      <w:proofErr w:type="gramStart"/>
      <w:r w:rsidRPr="00B812CA">
        <w:t>*,v</w:t>
      </w:r>
      <w:proofErr w:type="gramEnd"/>
      <w:r w:rsidRPr="00B812CA">
        <w:t>*) = SQRT [ (u2*-u1*)</w:t>
      </w:r>
      <w:r w:rsidRPr="00B812CA">
        <w:rPr>
          <w:vertAlign w:val="superscript"/>
        </w:rPr>
        <w:t>2</w:t>
      </w:r>
      <w:r w:rsidRPr="00B812CA">
        <w:t xml:space="preserve"> + (v2*-v1*)</w:t>
      </w:r>
      <w:proofErr w:type="gramStart"/>
      <w:r w:rsidRPr="00B812CA">
        <w:rPr>
          <w:vertAlign w:val="superscript"/>
        </w:rPr>
        <w:t>2</w:t>
      </w:r>
      <w:r w:rsidRPr="00B812CA">
        <w:t xml:space="preserve"> ]</w:t>
      </w:r>
      <w:proofErr w:type="gramEnd"/>
    </w:p>
    <w:p w14:paraId="3588A6EB" w14:textId="23FC1B4D" w:rsidR="00670209" w:rsidRPr="00B812CA" w:rsidRDefault="00670209" w:rsidP="00BF733E">
      <w:pPr>
        <w:spacing w:after="120" w:line="240" w:lineRule="auto"/>
        <w:ind w:left="426"/>
        <w:jc w:val="both"/>
      </w:pPr>
      <w:r w:rsidRPr="00B77A92">
        <w:t>Δ</w:t>
      </w:r>
      <w:r w:rsidRPr="00B812CA">
        <w:t>E* = SQRT [ (L2*-L1*)</w:t>
      </w:r>
      <w:r w:rsidR="00B912FF" w:rsidRPr="00B812CA">
        <w:rPr>
          <w:vertAlign w:val="superscript"/>
        </w:rPr>
        <w:t>2</w:t>
      </w:r>
      <w:r w:rsidRPr="00B812CA">
        <w:t xml:space="preserve"> + (u2*-u1*)</w:t>
      </w:r>
      <w:r w:rsidRPr="00B812CA">
        <w:rPr>
          <w:vertAlign w:val="superscript"/>
        </w:rPr>
        <w:t>2</w:t>
      </w:r>
      <w:r w:rsidRPr="00B812CA">
        <w:t xml:space="preserve"> + (v2*-v1*)</w:t>
      </w:r>
      <w:r w:rsidR="00B912FF" w:rsidRPr="00B812CA">
        <w:rPr>
          <w:vertAlign w:val="superscript"/>
        </w:rPr>
        <w:t>2</w:t>
      </w:r>
      <w:r w:rsidRPr="00B812CA">
        <w:t>]</w:t>
      </w:r>
    </w:p>
    <w:p w14:paraId="769D1D8D" w14:textId="0059929A" w:rsidR="00670209" w:rsidRPr="00B77A92" w:rsidRDefault="00670209" w:rsidP="00BF733E">
      <w:pPr>
        <w:spacing w:after="120" w:line="240" w:lineRule="auto"/>
        <w:jc w:val="both"/>
      </w:pPr>
      <w:r w:rsidRPr="00B77A92">
        <w:t>Calculations of L*, u*, and v* must be made using as reference the chromaticity</w:t>
      </w:r>
      <w:r w:rsidR="00A52AE0" w:rsidRPr="00B77A92">
        <w:t xml:space="preserve"> </w:t>
      </w:r>
      <w:r w:rsidRPr="00B77A92">
        <w:t>and luminance specified for the brightest white colour token in the respective</w:t>
      </w:r>
      <w:r w:rsidR="00A52AE0" w:rsidRPr="00B77A92">
        <w:t xml:space="preserve"> </w:t>
      </w:r>
      <w:r w:rsidRPr="00B77A92">
        <w:t>colour table (Y0, u0, y0); where Y0 is the luminance in units of cd/m2. Note: this is</w:t>
      </w:r>
      <w:r w:rsidR="00A52AE0" w:rsidRPr="00B77A92">
        <w:t xml:space="preserve"> </w:t>
      </w:r>
      <w:r w:rsidRPr="00B77A92">
        <w:t>not the brightest white of the monitor.</w:t>
      </w:r>
    </w:p>
    <w:p w14:paraId="488FFBF8" w14:textId="1B9E8F97" w:rsidR="00670209" w:rsidRPr="00B77A92" w:rsidRDefault="00670209" w:rsidP="00BF733E">
      <w:pPr>
        <w:spacing w:after="120" w:line="240" w:lineRule="auto"/>
        <w:jc w:val="both"/>
      </w:pPr>
      <w:r w:rsidRPr="00B77A92">
        <w:t>Note: “Δ” represents the Greek letter “Delta”, although it may appear differently</w:t>
      </w:r>
      <w:r w:rsidR="00A52AE0" w:rsidRPr="00B77A92">
        <w:t xml:space="preserve"> </w:t>
      </w:r>
      <w:r w:rsidRPr="00B77A92">
        <w:t>on some computers.</w:t>
      </w:r>
    </w:p>
    <w:p w14:paraId="4E5777C1" w14:textId="189F0805" w:rsidR="00670209" w:rsidRPr="00B77A92" w:rsidRDefault="00670209" w:rsidP="0086100F">
      <w:pPr>
        <w:spacing w:after="60" w:line="240" w:lineRule="auto"/>
        <w:jc w:val="both"/>
      </w:pPr>
      <w:r w:rsidRPr="00B77A92">
        <w:t>The tolerances for the conversion of the colour tables from the CIE colours</w:t>
      </w:r>
      <w:r w:rsidR="00A52AE0" w:rsidRPr="00B77A92">
        <w:t xml:space="preserve"> </w:t>
      </w:r>
      <w:r w:rsidRPr="00B77A92">
        <w:t>defined in these specifications to the actual RGB values for the ECDIS</w:t>
      </w:r>
      <w:r w:rsidR="004505B4">
        <w:t xml:space="preserve"> display</w:t>
      </w:r>
      <w:r w:rsidRPr="00B77A92">
        <w:t xml:space="preserve"> are</w:t>
      </w:r>
      <w:r w:rsidR="00A52AE0" w:rsidRPr="00B77A92">
        <w:t xml:space="preserve"> </w:t>
      </w:r>
      <w:r w:rsidRPr="00B77A92">
        <w:t>defined in three terms:</w:t>
      </w:r>
    </w:p>
    <w:p w14:paraId="48184693" w14:textId="2AC55F9F" w:rsidR="00670209" w:rsidRPr="00B77A92" w:rsidRDefault="00670209" w:rsidP="0086100F">
      <w:pPr>
        <w:spacing w:after="60" w:line="240" w:lineRule="auto"/>
        <w:ind w:left="426"/>
        <w:jc w:val="both"/>
      </w:pPr>
      <w:r w:rsidRPr="00B77A92">
        <w:t>1. Overall discrimination between actual colours within the converted table: ΔE*.</w:t>
      </w:r>
      <w:r w:rsidR="00A52AE0" w:rsidRPr="00B77A92">
        <w:t xml:space="preserve"> </w:t>
      </w:r>
      <w:r w:rsidRPr="00B77A92">
        <w:t>This is to ensure that all the colours within the RGB table remain discriminably</w:t>
      </w:r>
      <w:r w:rsidR="00A52AE0" w:rsidRPr="00B77A92">
        <w:t xml:space="preserve"> </w:t>
      </w:r>
      <w:r w:rsidRPr="00B77A92">
        <w:t>separate</w:t>
      </w:r>
      <w:r w:rsidR="0086100F" w:rsidRPr="00B77A92">
        <w:t>; that is,</w:t>
      </w:r>
      <w:r w:rsidRPr="00B77A92">
        <w:t xml:space="preserve"> that the relative colour distinctions have been maintained.</w:t>
      </w:r>
    </w:p>
    <w:p w14:paraId="09DD576D" w14:textId="55EDA811" w:rsidR="00670209" w:rsidRPr="00B77A92" w:rsidRDefault="00670209" w:rsidP="0086100F">
      <w:pPr>
        <w:spacing w:after="60" w:line="240" w:lineRule="auto"/>
        <w:ind w:left="426"/>
        <w:jc w:val="both"/>
      </w:pPr>
      <w:r w:rsidRPr="00B77A92">
        <w:t>2. Colour discrimination differences between the defined and the actual values:</w:t>
      </w:r>
      <w:r w:rsidR="00A52AE0" w:rsidRPr="00B77A92">
        <w:t xml:space="preserve"> </w:t>
      </w:r>
      <w:r w:rsidRPr="00B77A92">
        <w:t>Δ(u</w:t>
      </w:r>
      <w:proofErr w:type="gramStart"/>
      <w:r w:rsidRPr="00B77A92">
        <w:t>*,v</w:t>
      </w:r>
      <w:proofErr w:type="gramEnd"/>
      <w:r w:rsidRPr="00B77A92">
        <w:t>*). This is to ensure that the actual RGB colours resulting from the</w:t>
      </w:r>
      <w:r w:rsidR="00A52AE0" w:rsidRPr="00B77A92">
        <w:t xml:space="preserve"> </w:t>
      </w:r>
      <w:r w:rsidRPr="00B77A92">
        <w:t>conversion remain reasonably close to the CIE colours defined in the</w:t>
      </w:r>
      <w:r w:rsidR="00A52AE0" w:rsidRPr="00B77A92">
        <w:t xml:space="preserve"> </w:t>
      </w:r>
      <w:r w:rsidRPr="00B77A92">
        <w:t>specifications</w:t>
      </w:r>
      <w:r w:rsidR="0086100F" w:rsidRPr="00B77A92">
        <w:t>; that is,</w:t>
      </w:r>
      <w:r w:rsidRPr="00B77A92">
        <w:t xml:space="preserve"> that the blues stay blue and the greens stay green.</w:t>
      </w:r>
    </w:p>
    <w:p w14:paraId="45C8FA9D" w14:textId="0EA38166" w:rsidR="00670209" w:rsidRPr="00B77A92" w:rsidRDefault="00670209" w:rsidP="0086100F">
      <w:pPr>
        <w:spacing w:after="120" w:line="240" w:lineRule="auto"/>
        <w:ind w:left="426"/>
        <w:jc w:val="both"/>
      </w:pPr>
      <w:r w:rsidRPr="00B77A92">
        <w:t>3. Luminance differences between the defined values and the actual values: L.</w:t>
      </w:r>
      <w:r w:rsidR="00A52AE0" w:rsidRPr="00B77A92">
        <w:t xml:space="preserve"> </w:t>
      </w:r>
      <w:r w:rsidRPr="00B77A92">
        <w:t>This is to ensure that the luminance remains the same within acceptable</w:t>
      </w:r>
      <w:r w:rsidR="00A52AE0" w:rsidRPr="00B77A92">
        <w:t xml:space="preserve"> </w:t>
      </w:r>
      <w:r w:rsidRPr="00B77A92">
        <w:t>limits.</w:t>
      </w:r>
    </w:p>
    <w:p w14:paraId="2A6B936E" w14:textId="7DCC1CB9" w:rsidR="00670209" w:rsidRPr="00B77A92" w:rsidRDefault="00670209" w:rsidP="00BF733E">
      <w:pPr>
        <w:spacing w:after="120" w:line="240" w:lineRule="auto"/>
        <w:jc w:val="both"/>
      </w:pPr>
      <w:r w:rsidRPr="00B77A92">
        <w:lastRenderedPageBreak/>
        <w:t>Note: The CIE L*u*v* human perception colour model, which is the source of the</w:t>
      </w:r>
      <w:r w:rsidR="00A52AE0" w:rsidRPr="00B77A92">
        <w:t xml:space="preserve"> </w:t>
      </w:r>
      <w:r w:rsidRPr="00B77A92">
        <w:t xml:space="preserve">tolerances described above, has not yet been evaluated at the low </w:t>
      </w:r>
      <w:proofErr w:type="spellStart"/>
      <w:r w:rsidRPr="00B77A92">
        <w:t>luminances</w:t>
      </w:r>
      <w:proofErr w:type="spellEnd"/>
      <w:r w:rsidRPr="00B77A92">
        <w:t xml:space="preserve"> of</w:t>
      </w:r>
      <w:r w:rsidR="00A52AE0" w:rsidRPr="00B77A92">
        <w:t xml:space="preserve"> </w:t>
      </w:r>
      <w:r w:rsidRPr="00B77A92">
        <w:t>the night colour table, at which the less colour-sensitive rods of the eye take over</w:t>
      </w:r>
      <w:r w:rsidR="00A52AE0" w:rsidRPr="00B77A92">
        <w:t xml:space="preserve"> </w:t>
      </w:r>
      <w:r w:rsidRPr="00B77A92">
        <w:t xml:space="preserve">from the daytime cones. </w:t>
      </w:r>
      <w:proofErr w:type="gramStart"/>
      <w:r w:rsidRPr="00B77A92">
        <w:t>Consequently</w:t>
      </w:r>
      <w:proofErr w:type="gramEnd"/>
      <w:r w:rsidRPr="00B77A92">
        <w:t xml:space="preserve"> these tolerances should not be applied to</w:t>
      </w:r>
      <w:r w:rsidR="00A52AE0" w:rsidRPr="00B77A92">
        <w:t xml:space="preserve"> </w:t>
      </w:r>
      <w:r w:rsidR="0086100F" w:rsidRPr="00B77A92">
        <w:t>the night table;</w:t>
      </w:r>
      <w:r w:rsidRPr="00B77A92">
        <w:t xml:space="preserve"> and for type-approval purposes they are restricted to the bright sun</w:t>
      </w:r>
      <w:r w:rsidR="00A52AE0" w:rsidRPr="00B77A92">
        <w:t xml:space="preserve"> </w:t>
      </w:r>
      <w:r w:rsidRPr="00B77A92">
        <w:t>table.</w:t>
      </w:r>
    </w:p>
    <w:p w14:paraId="7C039AA1" w14:textId="77777777" w:rsidR="00670209" w:rsidRPr="00B77A92" w:rsidRDefault="00670209" w:rsidP="00BF733E">
      <w:pPr>
        <w:spacing w:after="120" w:line="240" w:lineRule="auto"/>
        <w:jc w:val="both"/>
      </w:pPr>
      <w:r w:rsidRPr="00B77A92">
        <w:t>Colour tolerance values:</w:t>
      </w:r>
    </w:p>
    <w:p w14:paraId="67AD84D6" w14:textId="5D517ADD" w:rsidR="00670209" w:rsidRPr="00B77A92" w:rsidRDefault="00670209" w:rsidP="00BF733E">
      <w:pPr>
        <w:spacing w:after="120" w:line="240" w:lineRule="auto"/>
        <w:jc w:val="both"/>
      </w:pPr>
      <w:r w:rsidRPr="00B77A92">
        <w:t>1. The discrimination difference between any two colours displayed (except</w:t>
      </w:r>
      <w:r w:rsidR="00A52AE0" w:rsidRPr="00B77A92">
        <w:t xml:space="preserve"> </w:t>
      </w:r>
      <w:r w:rsidRPr="00B77A92">
        <w:t xml:space="preserve">those </w:t>
      </w:r>
      <w:r w:rsidR="00B754AA">
        <w:t xml:space="preserve">listed </w:t>
      </w:r>
      <w:r w:rsidRPr="00B77A92">
        <w:t xml:space="preserve">with a tabular ΔE* less than 20) </w:t>
      </w:r>
      <w:r w:rsidR="00B754AA">
        <w:t>must</w:t>
      </w:r>
      <w:r w:rsidR="00B754AA" w:rsidRPr="00B77A92">
        <w:t xml:space="preserve"> </w:t>
      </w:r>
      <w:r w:rsidRPr="00B77A92">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B77A92" w14:paraId="4262EDF0" w14:textId="77777777" w:rsidTr="0086100F">
        <w:trPr>
          <w:cantSplit/>
          <w:jc w:val="center"/>
        </w:trPr>
        <w:tc>
          <w:tcPr>
            <w:tcW w:w="0" w:type="auto"/>
            <w:shd w:val="clear" w:color="auto" w:fill="D9D9D9" w:themeFill="background1" w:themeFillShade="D9"/>
          </w:tcPr>
          <w:p w14:paraId="0ABC7465"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7ACA052E" w14:textId="5C20EEB2" w:rsidR="001238EC" w:rsidRPr="00B77A92" w:rsidRDefault="001238EC" w:rsidP="0086100F">
            <w:pPr>
              <w:spacing w:before="60" w:after="60"/>
              <w:rPr>
                <w:b/>
                <w:bCs/>
              </w:rPr>
            </w:pPr>
            <w:r w:rsidRPr="00B77A92">
              <w:rPr>
                <w:b/>
                <w:bCs/>
              </w:rPr>
              <w:t>Colour</w:t>
            </w:r>
            <w:r w:rsidR="00082C11" w:rsidRPr="00B77A92">
              <w:rPr>
                <w:b/>
                <w:bCs/>
              </w:rPr>
              <w:t xml:space="preserve"> (</w:t>
            </w:r>
            <w:r w:rsidRPr="00B77A92">
              <w:rPr>
                <w:b/>
                <w:bCs/>
              </w:rPr>
              <w:t>x, y, L</w:t>
            </w:r>
            <w:r w:rsidR="00082C11" w:rsidRPr="00B77A92">
              <w:rPr>
                <w:b/>
                <w:bCs/>
              </w:rPr>
              <w:t>)</w:t>
            </w:r>
          </w:p>
        </w:tc>
        <w:tc>
          <w:tcPr>
            <w:tcW w:w="0" w:type="auto"/>
            <w:shd w:val="clear" w:color="auto" w:fill="D9D9D9" w:themeFill="background1" w:themeFillShade="D9"/>
          </w:tcPr>
          <w:p w14:paraId="3335A248" w14:textId="77777777" w:rsidR="001238EC" w:rsidRPr="00B77A92" w:rsidRDefault="001238EC" w:rsidP="0086100F">
            <w:pPr>
              <w:spacing w:before="60" w:after="60"/>
              <w:rPr>
                <w:b/>
                <w:bCs/>
              </w:rPr>
            </w:pPr>
            <w:r w:rsidRPr="00B77A92">
              <w:rPr>
                <w:b/>
                <w:bCs/>
              </w:rPr>
              <w:t>Token</w:t>
            </w:r>
          </w:p>
        </w:tc>
        <w:tc>
          <w:tcPr>
            <w:tcW w:w="0" w:type="auto"/>
            <w:shd w:val="clear" w:color="auto" w:fill="D9D9D9" w:themeFill="background1" w:themeFillShade="D9"/>
          </w:tcPr>
          <w:p w14:paraId="2B9F85A4" w14:textId="10D3714D" w:rsidR="001238EC" w:rsidRPr="00B77A92" w:rsidRDefault="001238EC" w:rsidP="0086100F">
            <w:pPr>
              <w:spacing w:before="60" w:after="60"/>
              <w:rPr>
                <w:b/>
                <w:bCs/>
              </w:rPr>
            </w:pPr>
            <w:r w:rsidRPr="00B77A92">
              <w:rPr>
                <w:b/>
                <w:bCs/>
              </w:rPr>
              <w:t xml:space="preserve">Colour </w:t>
            </w:r>
            <w:r w:rsidR="00082C11" w:rsidRPr="00B77A92">
              <w:rPr>
                <w:b/>
                <w:bCs/>
              </w:rPr>
              <w:t>(</w:t>
            </w:r>
            <w:r w:rsidRPr="00B77A92">
              <w:rPr>
                <w:b/>
                <w:bCs/>
              </w:rPr>
              <w:t>x, y, L</w:t>
            </w:r>
            <w:r w:rsidR="00082C11" w:rsidRPr="00B77A92">
              <w:rPr>
                <w:b/>
                <w:bCs/>
              </w:rPr>
              <w:t>)</w:t>
            </w:r>
          </w:p>
        </w:tc>
        <w:tc>
          <w:tcPr>
            <w:tcW w:w="0" w:type="auto"/>
            <w:shd w:val="clear" w:color="auto" w:fill="D9D9D9" w:themeFill="background1" w:themeFillShade="D9"/>
          </w:tcPr>
          <w:p w14:paraId="21D6A41F" w14:textId="77777777" w:rsidR="001238EC" w:rsidRPr="00B77A92" w:rsidRDefault="001238EC" w:rsidP="0086100F">
            <w:pPr>
              <w:spacing w:before="60" w:after="60"/>
              <w:rPr>
                <w:b/>
                <w:bCs/>
              </w:rPr>
            </w:pPr>
            <w:r w:rsidRPr="00B77A92">
              <w:rPr>
                <w:b/>
                <w:bCs/>
              </w:rPr>
              <w:t>ΔE*</w:t>
            </w:r>
          </w:p>
        </w:tc>
      </w:tr>
      <w:tr w:rsidR="00082C11" w:rsidRPr="00B77A92" w14:paraId="5352B92C" w14:textId="77777777" w:rsidTr="0086100F">
        <w:trPr>
          <w:cantSplit/>
          <w:jc w:val="center"/>
        </w:trPr>
        <w:tc>
          <w:tcPr>
            <w:tcW w:w="0" w:type="auto"/>
          </w:tcPr>
          <w:p w14:paraId="684EDE43" w14:textId="77777777" w:rsidR="001238EC" w:rsidRPr="00B77A92" w:rsidRDefault="001238EC" w:rsidP="0086100F">
            <w:pPr>
              <w:spacing w:before="60" w:after="60"/>
            </w:pPr>
            <w:r w:rsidRPr="00B77A92">
              <w:t>DEPMD</w:t>
            </w:r>
          </w:p>
        </w:tc>
        <w:tc>
          <w:tcPr>
            <w:tcW w:w="0" w:type="auto"/>
          </w:tcPr>
          <w:p w14:paraId="2615F581" w14:textId="77777777" w:rsidR="00D128A2" w:rsidRPr="00B77A92" w:rsidRDefault="001238EC" w:rsidP="0086100F">
            <w:pPr>
              <w:spacing w:before="60" w:after="60"/>
            </w:pPr>
            <w:r w:rsidRPr="00B77A92">
              <w:t>(.27 .30 65)</w:t>
            </w:r>
          </w:p>
          <w:p w14:paraId="34B19485" w14:textId="6C30C582" w:rsidR="001238EC" w:rsidRPr="00B77A92" w:rsidRDefault="001238EC" w:rsidP="0086100F">
            <w:pPr>
              <w:spacing w:before="60" w:after="60"/>
            </w:pPr>
            <w:r w:rsidRPr="00B77A92">
              <w:t>pale blue</w:t>
            </w:r>
          </w:p>
        </w:tc>
        <w:tc>
          <w:tcPr>
            <w:tcW w:w="0" w:type="auto"/>
          </w:tcPr>
          <w:p w14:paraId="2D0EC5A4" w14:textId="77777777" w:rsidR="00082C11" w:rsidRPr="00B77A92" w:rsidRDefault="001238EC" w:rsidP="0086100F">
            <w:pPr>
              <w:spacing w:before="60" w:after="60"/>
            </w:pPr>
            <w:r w:rsidRPr="00B77A92">
              <w:t>CHWHT</w:t>
            </w:r>
          </w:p>
          <w:p w14:paraId="4C256AFE" w14:textId="77777777" w:rsidR="00082C11" w:rsidRPr="00B77A92" w:rsidRDefault="001238EC" w:rsidP="0086100F">
            <w:pPr>
              <w:spacing w:before="60" w:after="60"/>
            </w:pPr>
            <w:r w:rsidRPr="00B77A92">
              <w:t>DEPDW</w:t>
            </w:r>
          </w:p>
          <w:p w14:paraId="1B9B868A" w14:textId="483248F3" w:rsidR="001238EC" w:rsidRPr="00B77A92" w:rsidRDefault="001238EC" w:rsidP="0086100F">
            <w:pPr>
              <w:spacing w:before="60" w:after="60"/>
            </w:pPr>
            <w:r w:rsidRPr="00B77A92">
              <w:t>UIBCK</w:t>
            </w:r>
          </w:p>
        </w:tc>
        <w:tc>
          <w:tcPr>
            <w:tcW w:w="0" w:type="auto"/>
          </w:tcPr>
          <w:p w14:paraId="3FBC324E" w14:textId="77777777" w:rsidR="00D128A2" w:rsidRPr="00B77A92" w:rsidRDefault="001238EC" w:rsidP="0086100F">
            <w:pPr>
              <w:spacing w:before="60" w:after="60"/>
            </w:pPr>
            <w:r w:rsidRPr="00B77A92">
              <w:t>(.28 .31 80)</w:t>
            </w:r>
          </w:p>
          <w:p w14:paraId="388515E7" w14:textId="768DF9FC" w:rsidR="001238EC" w:rsidRPr="00B77A92" w:rsidRDefault="001238EC" w:rsidP="0086100F">
            <w:pPr>
              <w:spacing w:before="60" w:after="60"/>
            </w:pPr>
            <w:r w:rsidRPr="00B77A92">
              <w:t>white</w:t>
            </w:r>
          </w:p>
        </w:tc>
        <w:tc>
          <w:tcPr>
            <w:tcW w:w="0" w:type="auto"/>
          </w:tcPr>
          <w:p w14:paraId="64A61A7A" w14:textId="77777777" w:rsidR="001238EC" w:rsidRPr="00B77A92" w:rsidRDefault="001238EC" w:rsidP="0086100F">
            <w:pPr>
              <w:spacing w:before="60" w:after="60"/>
            </w:pPr>
            <w:r w:rsidRPr="00B77A92">
              <w:t>11</w:t>
            </w:r>
          </w:p>
        </w:tc>
      </w:tr>
      <w:tr w:rsidR="00082C11" w:rsidRPr="00B77A92" w14:paraId="0E9C9C8E" w14:textId="77777777" w:rsidTr="0086100F">
        <w:trPr>
          <w:cantSplit/>
          <w:jc w:val="center"/>
        </w:trPr>
        <w:tc>
          <w:tcPr>
            <w:tcW w:w="0" w:type="auto"/>
          </w:tcPr>
          <w:p w14:paraId="2796BAAE" w14:textId="77777777" w:rsidR="001238EC" w:rsidRPr="00B77A92" w:rsidRDefault="001238EC" w:rsidP="0086100F">
            <w:pPr>
              <w:spacing w:before="60" w:after="60"/>
            </w:pPr>
            <w:r w:rsidRPr="00B77A92">
              <w:t>CHBRN</w:t>
            </w:r>
          </w:p>
        </w:tc>
        <w:tc>
          <w:tcPr>
            <w:tcW w:w="0" w:type="auto"/>
          </w:tcPr>
          <w:p w14:paraId="0865A8C2" w14:textId="77777777" w:rsidR="00D128A2" w:rsidRPr="00B77A92" w:rsidRDefault="001238EC" w:rsidP="0086100F">
            <w:pPr>
              <w:spacing w:before="60" w:after="60"/>
            </w:pPr>
            <w:r w:rsidRPr="00B77A92">
              <w:t>(.42 .45 30)</w:t>
            </w:r>
          </w:p>
          <w:p w14:paraId="5C847C0D" w14:textId="21F67EA8" w:rsidR="001238EC" w:rsidRPr="00B77A92" w:rsidRDefault="001238EC" w:rsidP="0086100F">
            <w:pPr>
              <w:spacing w:before="60" w:after="60"/>
            </w:pPr>
            <w:r w:rsidRPr="00B77A92">
              <w:t>brown</w:t>
            </w:r>
          </w:p>
        </w:tc>
        <w:tc>
          <w:tcPr>
            <w:tcW w:w="0" w:type="auto"/>
          </w:tcPr>
          <w:p w14:paraId="6197EC91" w14:textId="77777777" w:rsidR="001238EC" w:rsidRPr="00B77A92" w:rsidRDefault="001238EC" w:rsidP="0086100F">
            <w:pPr>
              <w:spacing w:before="60" w:after="60"/>
            </w:pPr>
            <w:r w:rsidRPr="00B77A92">
              <w:t>ADINF</w:t>
            </w:r>
          </w:p>
        </w:tc>
        <w:tc>
          <w:tcPr>
            <w:tcW w:w="0" w:type="auto"/>
          </w:tcPr>
          <w:p w14:paraId="3A13CFCE" w14:textId="77777777" w:rsidR="00D128A2" w:rsidRPr="00B77A92" w:rsidRDefault="001238EC" w:rsidP="0086100F">
            <w:pPr>
              <w:spacing w:before="60" w:after="60"/>
            </w:pPr>
            <w:r w:rsidRPr="00B77A92">
              <w:t>(.41, .47 35)</w:t>
            </w:r>
          </w:p>
          <w:p w14:paraId="1C5B5B75" w14:textId="621E28E5" w:rsidR="001238EC" w:rsidRPr="00B77A92" w:rsidRDefault="001238EC" w:rsidP="0086100F">
            <w:pPr>
              <w:spacing w:before="60" w:after="60"/>
            </w:pPr>
            <w:r w:rsidRPr="00B77A92">
              <w:t>yellow</w:t>
            </w:r>
          </w:p>
        </w:tc>
        <w:tc>
          <w:tcPr>
            <w:tcW w:w="0" w:type="auto"/>
          </w:tcPr>
          <w:p w14:paraId="77D056BE" w14:textId="77777777" w:rsidR="001238EC" w:rsidRPr="00B77A92" w:rsidRDefault="001238EC" w:rsidP="0086100F">
            <w:pPr>
              <w:spacing w:before="60" w:after="60"/>
            </w:pPr>
            <w:r w:rsidRPr="00B77A92">
              <w:t>14</w:t>
            </w:r>
          </w:p>
        </w:tc>
      </w:tr>
      <w:tr w:rsidR="00082C11" w:rsidRPr="00B77A92" w14:paraId="64F382B8" w14:textId="77777777" w:rsidTr="0086100F">
        <w:trPr>
          <w:cantSplit/>
          <w:jc w:val="center"/>
        </w:trPr>
        <w:tc>
          <w:tcPr>
            <w:tcW w:w="0" w:type="auto"/>
          </w:tcPr>
          <w:p w14:paraId="292EABDC" w14:textId="77777777" w:rsidR="001238EC" w:rsidRPr="00B77A92" w:rsidRDefault="001238EC" w:rsidP="0086100F">
            <w:pPr>
              <w:spacing w:before="60" w:after="60"/>
            </w:pPr>
            <w:r w:rsidRPr="00B77A92">
              <w:t>DEPMS</w:t>
            </w:r>
          </w:p>
        </w:tc>
        <w:tc>
          <w:tcPr>
            <w:tcW w:w="0" w:type="auto"/>
          </w:tcPr>
          <w:p w14:paraId="22567239" w14:textId="77777777" w:rsidR="00D128A2" w:rsidRPr="00B77A92" w:rsidRDefault="001238EC" w:rsidP="0086100F">
            <w:pPr>
              <w:spacing w:before="60" w:after="60"/>
            </w:pPr>
            <w:r w:rsidRPr="00B77A92">
              <w:t>(.24 .26 55)</w:t>
            </w:r>
          </w:p>
          <w:p w14:paraId="7E83DA34" w14:textId="2AD0ABAA" w:rsidR="001238EC" w:rsidRPr="00B77A92" w:rsidRDefault="001238EC" w:rsidP="0086100F">
            <w:pPr>
              <w:spacing w:before="60" w:after="60"/>
            </w:pPr>
            <w:r w:rsidRPr="00B77A92">
              <w:t>medium blue</w:t>
            </w:r>
          </w:p>
        </w:tc>
        <w:tc>
          <w:tcPr>
            <w:tcW w:w="0" w:type="auto"/>
          </w:tcPr>
          <w:p w14:paraId="62A11525" w14:textId="77777777" w:rsidR="00082C11" w:rsidRPr="00B77A92" w:rsidRDefault="001238EC" w:rsidP="0086100F">
            <w:pPr>
              <w:spacing w:before="60" w:after="60"/>
            </w:pPr>
            <w:r w:rsidRPr="00B77A92">
              <w:t>DEPVS</w:t>
            </w:r>
          </w:p>
          <w:p w14:paraId="23570171" w14:textId="0A4A6212" w:rsidR="001238EC" w:rsidRPr="00B77A92" w:rsidRDefault="001238EC" w:rsidP="0086100F">
            <w:pPr>
              <w:spacing w:before="60" w:after="60"/>
            </w:pPr>
            <w:r w:rsidRPr="00B77A92">
              <w:t>UIAFD</w:t>
            </w:r>
          </w:p>
        </w:tc>
        <w:tc>
          <w:tcPr>
            <w:tcW w:w="0" w:type="auto"/>
          </w:tcPr>
          <w:p w14:paraId="3E7E489E" w14:textId="77777777" w:rsidR="00D128A2" w:rsidRPr="00B77A92" w:rsidRDefault="001238EC" w:rsidP="0086100F">
            <w:pPr>
              <w:spacing w:before="60" w:after="60"/>
            </w:pPr>
            <w:r w:rsidRPr="00B77A92">
              <w:t>(.22 .24 45)</w:t>
            </w:r>
          </w:p>
          <w:p w14:paraId="5BDF0BF7" w14:textId="1F0FDC2C" w:rsidR="001238EC" w:rsidRPr="00B77A92" w:rsidRDefault="001238EC" w:rsidP="0086100F">
            <w:pPr>
              <w:spacing w:before="60" w:after="60"/>
            </w:pPr>
            <w:r w:rsidRPr="00B77A92">
              <w:t>medium blue</w:t>
            </w:r>
          </w:p>
        </w:tc>
        <w:tc>
          <w:tcPr>
            <w:tcW w:w="0" w:type="auto"/>
          </w:tcPr>
          <w:p w14:paraId="16DADA40" w14:textId="77777777" w:rsidR="001238EC" w:rsidRPr="00B77A92" w:rsidRDefault="001238EC" w:rsidP="0086100F">
            <w:pPr>
              <w:spacing w:before="60" w:after="60"/>
            </w:pPr>
            <w:r w:rsidRPr="00B77A92">
              <w:t>17</w:t>
            </w:r>
          </w:p>
        </w:tc>
      </w:tr>
      <w:tr w:rsidR="00082C11" w:rsidRPr="00B77A92" w14:paraId="5ECE2B6A" w14:textId="77777777" w:rsidTr="0086100F">
        <w:trPr>
          <w:cantSplit/>
          <w:jc w:val="center"/>
        </w:trPr>
        <w:tc>
          <w:tcPr>
            <w:tcW w:w="0" w:type="auto"/>
          </w:tcPr>
          <w:p w14:paraId="6CEAB2E5" w14:textId="77777777" w:rsidR="001238EC" w:rsidRPr="00B77A92" w:rsidRDefault="001238EC" w:rsidP="0086100F">
            <w:pPr>
              <w:spacing w:before="60" w:after="60"/>
            </w:pPr>
            <w:r w:rsidRPr="00B77A92">
              <w:t>DEPMD</w:t>
            </w:r>
          </w:p>
        </w:tc>
        <w:tc>
          <w:tcPr>
            <w:tcW w:w="0" w:type="auto"/>
          </w:tcPr>
          <w:p w14:paraId="1B026F94" w14:textId="77777777" w:rsidR="00D128A2" w:rsidRPr="00B77A92" w:rsidRDefault="001238EC" w:rsidP="0086100F">
            <w:pPr>
              <w:spacing w:before="60" w:after="60"/>
            </w:pPr>
            <w:r w:rsidRPr="00B77A92">
              <w:t>(.27 .30 65)</w:t>
            </w:r>
          </w:p>
          <w:p w14:paraId="02DDE42C" w14:textId="74166A8C" w:rsidR="001238EC" w:rsidRPr="00B77A92" w:rsidRDefault="001238EC" w:rsidP="0086100F">
            <w:pPr>
              <w:spacing w:before="60" w:after="60"/>
            </w:pPr>
            <w:r w:rsidRPr="00B77A92">
              <w:t>pale blue</w:t>
            </w:r>
          </w:p>
        </w:tc>
        <w:tc>
          <w:tcPr>
            <w:tcW w:w="0" w:type="auto"/>
          </w:tcPr>
          <w:p w14:paraId="60B1B4DB" w14:textId="77777777" w:rsidR="00082C11" w:rsidRPr="00B77A92" w:rsidRDefault="001238EC" w:rsidP="0086100F">
            <w:pPr>
              <w:spacing w:before="60" w:after="60"/>
            </w:pPr>
            <w:r w:rsidRPr="00B77A92">
              <w:t>CHGRF</w:t>
            </w:r>
          </w:p>
          <w:p w14:paraId="15870B88" w14:textId="3B7EFC9A" w:rsidR="001238EC" w:rsidRPr="00B812CA" w:rsidRDefault="001238EC" w:rsidP="0086100F">
            <w:pPr>
              <w:spacing w:before="60" w:after="60"/>
              <w:rPr>
                <w:strike/>
              </w:rPr>
            </w:pPr>
            <w:r w:rsidRPr="00B77A92">
              <w:t>NODTA</w:t>
            </w:r>
          </w:p>
        </w:tc>
        <w:tc>
          <w:tcPr>
            <w:tcW w:w="0" w:type="auto"/>
          </w:tcPr>
          <w:p w14:paraId="5B7E3F56" w14:textId="77777777" w:rsidR="00D128A2" w:rsidRPr="00B77A92" w:rsidRDefault="001238EC" w:rsidP="0086100F">
            <w:pPr>
              <w:spacing w:before="60" w:after="60"/>
            </w:pPr>
            <w:r w:rsidRPr="00B77A92">
              <w:t>(.28 .31 45)</w:t>
            </w:r>
          </w:p>
          <w:p w14:paraId="78D225F0" w14:textId="69E6EF7B" w:rsidR="001238EC" w:rsidRPr="00B77A92" w:rsidRDefault="001238EC" w:rsidP="0086100F">
            <w:pPr>
              <w:spacing w:before="60" w:after="60"/>
            </w:pPr>
            <w:r w:rsidRPr="00B77A92">
              <w:t>faint grey</w:t>
            </w:r>
          </w:p>
        </w:tc>
        <w:tc>
          <w:tcPr>
            <w:tcW w:w="0" w:type="auto"/>
          </w:tcPr>
          <w:p w14:paraId="31066E9C" w14:textId="77777777" w:rsidR="001238EC" w:rsidRPr="00B77A92" w:rsidRDefault="001238EC" w:rsidP="0086100F">
            <w:pPr>
              <w:keepNext/>
              <w:spacing w:before="60" w:after="60"/>
            </w:pPr>
            <w:r w:rsidRPr="00B77A92">
              <w:t>18</w:t>
            </w:r>
          </w:p>
        </w:tc>
      </w:tr>
    </w:tbl>
    <w:p w14:paraId="75923A29" w14:textId="28052D8D" w:rsidR="001238EC" w:rsidRPr="00B77A92" w:rsidRDefault="00082C11" w:rsidP="00DF09FE">
      <w:pPr>
        <w:pStyle w:val="Caption"/>
        <w:spacing w:after="120" w:line="240" w:lineRule="auto"/>
        <w:jc w:val="center"/>
      </w:pPr>
      <w:r w:rsidRPr="00B77A92">
        <w:t xml:space="preserve">Table </w:t>
      </w:r>
      <w:r w:rsidR="00C56536">
        <w:fldChar w:fldCharType="begin"/>
      </w:r>
      <w:r w:rsidR="00C56536">
        <w:instrText xml:space="preserve"> SEQ Table \* ARABIC </w:instrText>
      </w:r>
      <w:r w:rsidR="00C56536">
        <w:fldChar w:fldCharType="separate"/>
      </w:r>
      <w:r w:rsidR="00C56536">
        <w:rPr>
          <w:noProof/>
        </w:rPr>
        <w:t>7</w:t>
      </w:r>
      <w:r w:rsidR="00C56536">
        <w:fldChar w:fldCharType="end"/>
      </w:r>
      <w:r w:rsidRPr="00B77A92">
        <w:t xml:space="preserve"> - </w:t>
      </w:r>
      <w:r w:rsidR="009B5DE3" w:rsidRPr="00B812CA">
        <w:t>T</w:t>
      </w:r>
      <w:r w:rsidRPr="00B812CA">
        <w:t>olerance exceptions</w:t>
      </w:r>
    </w:p>
    <w:p w14:paraId="43FF5B6B" w14:textId="4500DE65" w:rsidR="00670209" w:rsidRPr="00B77A92" w:rsidRDefault="00670209" w:rsidP="00DF09FE">
      <w:pPr>
        <w:spacing w:after="120" w:line="240" w:lineRule="auto"/>
        <w:jc w:val="both"/>
      </w:pPr>
      <w:r w:rsidRPr="00B77A92">
        <w:t>2. The difference between the colour displayed and the CIE colour defined in</w:t>
      </w:r>
      <w:r w:rsidR="00A52AE0" w:rsidRPr="00B77A92">
        <w:t xml:space="preserve"> </w:t>
      </w:r>
      <w:r w:rsidRPr="00B77A92">
        <w:t xml:space="preserve">these specifications </w:t>
      </w:r>
      <w:r w:rsidR="00B754AA">
        <w:t>must</w:t>
      </w:r>
      <w:r w:rsidR="00B754AA" w:rsidRPr="00B77A92">
        <w:t xml:space="preserve"> </w:t>
      </w:r>
      <w:r w:rsidRPr="00B77A92">
        <w:t>be not greater than 16 Δ(u</w:t>
      </w:r>
      <w:proofErr w:type="gramStart"/>
      <w:r w:rsidRPr="00B77A92">
        <w:t>*,v</w:t>
      </w:r>
      <w:proofErr w:type="gramEnd"/>
      <w:r w:rsidRPr="00B77A92">
        <w:t>*) units. If a monitor</w:t>
      </w:r>
      <w:r w:rsidR="00A52AE0" w:rsidRPr="00B77A92">
        <w:t xml:space="preserve"> </w:t>
      </w:r>
      <w:r w:rsidRPr="00B77A92">
        <w:t>is independently tested, then the difference must not be greater than 8</w:t>
      </w:r>
      <w:r w:rsidR="00A52AE0" w:rsidRPr="00B77A92">
        <w:t xml:space="preserve"> </w:t>
      </w:r>
      <w:r w:rsidRPr="00B77A92">
        <w:t>Δ(u</w:t>
      </w:r>
      <w:proofErr w:type="gramStart"/>
      <w:r w:rsidRPr="00B77A92">
        <w:t>*,v</w:t>
      </w:r>
      <w:proofErr w:type="gramEnd"/>
      <w:r w:rsidRPr="00B77A92">
        <w:t>*)</w:t>
      </w:r>
      <w:r w:rsidR="00844B63" w:rsidRPr="00B77A92">
        <w:t xml:space="preserve"> </w:t>
      </w:r>
      <w:r w:rsidRPr="00B77A92">
        <w:t>units.</w:t>
      </w:r>
    </w:p>
    <w:p w14:paraId="30F008DA" w14:textId="4D608F93" w:rsidR="00670209" w:rsidRPr="00B77A92" w:rsidRDefault="00670209" w:rsidP="00DF09FE">
      <w:pPr>
        <w:spacing w:after="120" w:line="240" w:lineRule="auto"/>
        <w:jc w:val="both"/>
      </w:pPr>
      <w:r w:rsidRPr="00B77A92">
        <w:t xml:space="preserve">3. The luminance of the colour displayed </w:t>
      </w:r>
      <w:r w:rsidR="00B754AA">
        <w:t>must</w:t>
      </w:r>
      <w:r w:rsidR="00B754AA" w:rsidRPr="00B77A92">
        <w:t xml:space="preserve"> </w:t>
      </w:r>
      <w:r w:rsidRPr="00B77A92">
        <w:t>be within 20% of its specified</w:t>
      </w:r>
      <w:r w:rsidR="00A52AE0" w:rsidRPr="00B77A92">
        <w:t xml:space="preserve"> </w:t>
      </w:r>
      <w:r w:rsidRPr="00B77A92">
        <w:t>value. Black is a special case and the luminance of it must not be greater than</w:t>
      </w:r>
      <w:r w:rsidR="00A52AE0" w:rsidRPr="00B77A92">
        <w:t xml:space="preserve"> </w:t>
      </w:r>
      <w:r w:rsidRPr="00B77A92">
        <w:t>0.52 cd/m² for bright sun colour table.</w:t>
      </w:r>
    </w:p>
    <w:p w14:paraId="597878D4" w14:textId="6CAC2D16" w:rsidR="00670209" w:rsidRPr="00B77A92" w:rsidRDefault="00670209" w:rsidP="00024B10">
      <w:pPr>
        <w:pStyle w:val="Heading4"/>
      </w:pPr>
      <w:r w:rsidRPr="00B77A92">
        <w:t>Instrumental calibration verification test</w:t>
      </w:r>
    </w:p>
    <w:p w14:paraId="60676C4B" w14:textId="2DF6058C" w:rsidR="002B49F2" w:rsidRDefault="002B49F2" w:rsidP="00DF09FE">
      <w:pPr>
        <w:spacing w:after="120" w:line="240" w:lineRule="auto"/>
        <w:jc w:val="both"/>
      </w:pPr>
      <w:r w:rsidRPr="00B77A92">
        <w:t xml:space="preserve">For </w:t>
      </w:r>
      <w:r>
        <w:t>LCD</w:t>
      </w:r>
      <w:r w:rsidRPr="00B77A92">
        <w:t xml:space="preserve"> displays, an instrumental test to check that the results of the colour conversion calibration are within tolerance should be made by </w:t>
      </w:r>
    </w:p>
    <w:p w14:paraId="773EFC3E" w14:textId="77777777" w:rsidR="002B49F2" w:rsidRDefault="002B49F2" w:rsidP="002B49F2">
      <w:pPr>
        <w:pStyle w:val="ListParagraph"/>
        <w:numPr>
          <w:ilvl w:val="0"/>
          <w:numId w:val="134"/>
        </w:numPr>
        <w:spacing w:after="120" w:line="240" w:lineRule="auto"/>
        <w:jc w:val="both"/>
      </w:pPr>
      <w:r>
        <w:t>D</w:t>
      </w:r>
      <w:r w:rsidRPr="00B77A92">
        <w:t xml:space="preserve">isplaying the colours of </w:t>
      </w:r>
      <w:r>
        <w:t>all three colour tables</w:t>
      </w:r>
      <w:r w:rsidRPr="00B77A92">
        <w:t xml:space="preserve"> (restricted to colour pairs of tabular ΔE* greater than 20)</w:t>
      </w:r>
    </w:p>
    <w:p w14:paraId="025132ED" w14:textId="77777777" w:rsidR="002B49F2" w:rsidRDefault="002B49F2" w:rsidP="002B49F2">
      <w:pPr>
        <w:pStyle w:val="ListParagraph"/>
        <w:numPr>
          <w:ilvl w:val="0"/>
          <w:numId w:val="134"/>
        </w:numPr>
        <w:spacing w:after="120" w:line="240" w:lineRule="auto"/>
        <w:jc w:val="both"/>
      </w:pPr>
      <w:r>
        <w:t>M</w:t>
      </w:r>
      <w:r w:rsidRPr="00B77A92">
        <w:t xml:space="preserve">easuring their CIE coordinates </w:t>
      </w:r>
      <w:proofErr w:type="spellStart"/>
      <w:proofErr w:type="gramStart"/>
      <w:r w:rsidRPr="00B77A92">
        <w:t>x,y</w:t>
      </w:r>
      <w:proofErr w:type="spellEnd"/>
      <w:proofErr w:type="gramEnd"/>
      <w:r w:rsidRPr="00B77A92">
        <w:t xml:space="preserve"> and L</w:t>
      </w:r>
    </w:p>
    <w:p w14:paraId="4C65778E" w14:textId="47F03943" w:rsidR="002B49F2" w:rsidRPr="00B77A92" w:rsidRDefault="002B49F2" w:rsidP="00B812CA">
      <w:pPr>
        <w:pStyle w:val="ListParagraph"/>
        <w:numPr>
          <w:ilvl w:val="0"/>
          <w:numId w:val="134"/>
        </w:numPr>
        <w:spacing w:after="120" w:line="240" w:lineRule="auto"/>
        <w:jc w:val="both"/>
      </w:pPr>
      <w:r>
        <w:t>A</w:t>
      </w:r>
      <w:r w:rsidRPr="00B77A92">
        <w:t>pplying a tolerance test.</w:t>
      </w:r>
    </w:p>
    <w:p w14:paraId="43187254" w14:textId="060753FC" w:rsidR="00670209" w:rsidRPr="00B77A92" w:rsidRDefault="00670209" w:rsidP="00DF09FE">
      <w:pPr>
        <w:spacing w:after="120" w:line="240" w:lineRule="auto"/>
        <w:jc w:val="both"/>
      </w:pPr>
      <w:r w:rsidRPr="00B77A92">
        <w:t>Note that since the tolerance test is intended solely to check successful colour</w:t>
      </w:r>
      <w:r w:rsidR="00E551AD" w:rsidRPr="00B77A92">
        <w:t xml:space="preserve"> </w:t>
      </w:r>
      <w:r w:rsidRPr="00B77A92">
        <w:t>calibration, and not to test colour maintenance at sea, this test should be</w:t>
      </w:r>
      <w:r w:rsidR="00E551AD" w:rsidRPr="00B77A92">
        <w:t xml:space="preserve"> </w:t>
      </w:r>
      <w:r w:rsidRPr="00B77A92">
        <w:t xml:space="preserve">performed on the bench in the </w:t>
      </w:r>
      <w:proofErr w:type="gramStart"/>
      <w:r w:rsidRPr="00B77A92">
        <w:t>manufacturer's</w:t>
      </w:r>
      <w:proofErr w:type="gramEnd"/>
      <w:r w:rsidRPr="00B77A92">
        <w:t xml:space="preserve"> or type-approval authority's plant</w:t>
      </w:r>
      <w:r w:rsidR="00E551AD" w:rsidRPr="00B77A92">
        <w:t xml:space="preserve"> </w:t>
      </w:r>
      <w:r w:rsidRPr="00B77A92">
        <w:t>under normal conditions of temperature, humidity and vibration.</w:t>
      </w:r>
    </w:p>
    <w:p w14:paraId="40BD7F61" w14:textId="77777777" w:rsidR="00E551AD" w:rsidRPr="00B77A92" w:rsidRDefault="00670209" w:rsidP="00DF09FE">
      <w:pPr>
        <w:spacing w:after="120" w:line="240" w:lineRule="auto"/>
        <w:jc w:val="both"/>
      </w:pPr>
      <w:r w:rsidRPr="00B77A92">
        <w:t>Manufacturers of ECDIS can choose between two different methods of colour</w:t>
      </w:r>
      <w:r w:rsidR="00E551AD" w:rsidRPr="00B77A92">
        <w:t xml:space="preserve"> </w:t>
      </w:r>
      <w:r w:rsidRPr="00B77A92">
        <w:t>calibration.</w:t>
      </w:r>
    </w:p>
    <w:p w14:paraId="5BE8B291" w14:textId="77777777" w:rsidR="00E551AD" w:rsidRPr="00B77A92" w:rsidRDefault="00670209" w:rsidP="00DF09FE">
      <w:pPr>
        <w:spacing w:after="120" w:line="240" w:lineRule="auto"/>
        <w:jc w:val="both"/>
      </w:pPr>
      <w:r w:rsidRPr="00B77A92">
        <w:t>The first method is a test of a monitor as part of an integrated system.</w:t>
      </w:r>
      <w:r w:rsidR="00E551AD" w:rsidRPr="00B77A92">
        <w:t xml:space="preserve"> </w:t>
      </w:r>
      <w:r w:rsidRPr="00B77A92">
        <w:t>In this method both the monitor and the image generator parts of ECDIS display</w:t>
      </w:r>
      <w:r w:rsidR="00E551AD" w:rsidRPr="00B77A92">
        <w:t xml:space="preserve"> </w:t>
      </w:r>
      <w:r w:rsidRPr="00B77A92">
        <w:t>are tested together.</w:t>
      </w:r>
    </w:p>
    <w:p w14:paraId="050D2FB7" w14:textId="56F92EFB" w:rsidR="00670209" w:rsidRPr="00B77A92" w:rsidRDefault="00670209" w:rsidP="00DF09FE">
      <w:pPr>
        <w:spacing w:after="120" w:line="240" w:lineRule="auto"/>
        <w:jc w:val="both"/>
      </w:pPr>
      <w:r w:rsidRPr="00B77A92">
        <w:t>The second method is an independent test of the monitor. In</w:t>
      </w:r>
      <w:r w:rsidR="00E551AD" w:rsidRPr="00B77A92">
        <w:t xml:space="preserve"> </w:t>
      </w:r>
      <w:r w:rsidRPr="00B77A92">
        <w:t>this method the monitor and the image generator of ECDIS display are separately</w:t>
      </w:r>
      <w:r w:rsidR="00E551AD" w:rsidRPr="00B77A92">
        <w:t xml:space="preserve"> </w:t>
      </w:r>
      <w:r w:rsidRPr="00B77A92">
        <w:t>tested against a reference (</w:t>
      </w:r>
      <w:r w:rsidR="00DF09FE" w:rsidRPr="00B77A92">
        <w:t>that is,</w:t>
      </w:r>
      <w:r w:rsidRPr="00B77A92">
        <w:t xml:space="preserve"> the monitor is tested against a reference image</w:t>
      </w:r>
      <w:r w:rsidR="00E551AD" w:rsidRPr="00B77A92">
        <w:t xml:space="preserve"> </w:t>
      </w:r>
      <w:proofErr w:type="gramStart"/>
      <w:r w:rsidRPr="00B77A92">
        <w:t>generator</w:t>
      </w:r>
      <w:proofErr w:type="gramEnd"/>
      <w:r w:rsidRPr="00B77A92">
        <w:t xml:space="preserve"> and the image generator is tested against a reference monitor). The</w:t>
      </w:r>
      <w:r w:rsidR="00E551AD" w:rsidRPr="00B77A92">
        <w:t xml:space="preserve"> </w:t>
      </w:r>
      <w:r w:rsidRPr="00B77A92">
        <w:t>second method has tighter tolerance for displayed colour than the first method</w:t>
      </w:r>
      <w:r w:rsidR="00BC7A29">
        <w:t>.</w:t>
      </w:r>
    </w:p>
    <w:p w14:paraId="39678691" w14:textId="77777777" w:rsidR="00DF09FE" w:rsidRPr="00B77A92" w:rsidRDefault="00DF09FE" w:rsidP="00DF09FE">
      <w:pPr>
        <w:spacing w:after="120" w:line="240" w:lineRule="auto"/>
        <w:jc w:val="both"/>
      </w:pPr>
    </w:p>
    <w:p w14:paraId="13A5162F" w14:textId="192DDAD4" w:rsidR="009B5792" w:rsidRPr="00B77A92" w:rsidRDefault="009B5792" w:rsidP="00DB7CFE">
      <w:pPr>
        <w:pStyle w:val="Heading2"/>
      </w:pPr>
      <w:bookmarkStart w:id="1652" w:name="_Ref189057358"/>
      <w:bookmarkStart w:id="1653" w:name="_Toc194067192"/>
      <w:bookmarkStart w:id="1654" w:name="_Ref47573996"/>
      <w:r w:rsidRPr="00B77A92">
        <w:t>ECDIS Chart 1</w:t>
      </w:r>
      <w:r w:rsidR="00DF1BB9">
        <w:t xml:space="preserve"> and Colour </w:t>
      </w:r>
      <w:r w:rsidR="00D91D56">
        <w:t>(</w:t>
      </w:r>
      <w:r w:rsidR="00DF1BB9">
        <w:t>Differentiation</w:t>
      </w:r>
      <w:r w:rsidR="00D91D56">
        <w:t>)</w:t>
      </w:r>
      <w:r w:rsidR="00DF1BB9">
        <w:t xml:space="preserve"> Test Diagram</w:t>
      </w:r>
      <w:bookmarkEnd w:id="1652"/>
      <w:bookmarkEnd w:id="1653"/>
    </w:p>
    <w:p w14:paraId="60530710" w14:textId="6C6F1E30" w:rsidR="002B0668" w:rsidRPr="00B77A92" w:rsidRDefault="009B5792" w:rsidP="00EA38BE">
      <w:pPr>
        <w:spacing w:after="120" w:line="240" w:lineRule="auto"/>
        <w:jc w:val="both"/>
      </w:pPr>
      <w:r w:rsidRPr="00B77A92">
        <w:t xml:space="preserve">The IHO provides ECDIS Chart 1 in digital form, a graphical index of </w:t>
      </w:r>
      <w:r w:rsidR="002B0668" w:rsidRPr="00B77A92">
        <w:t xml:space="preserve">selected </w:t>
      </w:r>
      <w:r w:rsidRPr="00B77A92">
        <w:t xml:space="preserve">ECDIS symbols and symbolized lines and area boundary </w:t>
      </w:r>
      <w:proofErr w:type="spellStart"/>
      <w:r w:rsidRPr="00B77A92">
        <w:t>linestyles</w:t>
      </w:r>
      <w:proofErr w:type="spellEnd"/>
      <w:r w:rsidRPr="00B77A92">
        <w:t xml:space="preserve">. This is intended to familiarize the </w:t>
      </w:r>
      <w:r w:rsidR="008017CF" w:rsidRPr="00B77A92">
        <w:t>M</w:t>
      </w:r>
      <w:r w:rsidRPr="00B77A92">
        <w:t xml:space="preserve">ariner with the colour </w:t>
      </w:r>
      <w:r w:rsidRPr="00B77A92">
        <w:lastRenderedPageBreak/>
        <w:t xml:space="preserve">and symbol coding used by the ECDIS. The symbols are grouped according to INT1, which is familiar to the </w:t>
      </w:r>
      <w:r w:rsidR="008017CF" w:rsidRPr="00B77A92">
        <w:t>M</w:t>
      </w:r>
      <w:r w:rsidRPr="00B77A92">
        <w:t xml:space="preserve">ariner, but are numbered with a look-up sheet, not labelled. </w:t>
      </w:r>
    </w:p>
    <w:p w14:paraId="189790CD" w14:textId="0D45B2A8" w:rsidR="009B5792" w:rsidRPr="00B77A92" w:rsidRDefault="009B5792" w:rsidP="00EA38BE">
      <w:pPr>
        <w:spacing w:after="120" w:line="240" w:lineRule="auto"/>
        <w:jc w:val="both"/>
      </w:pPr>
      <w:r w:rsidRPr="00B77A92">
        <w:t xml:space="preserve">Since </w:t>
      </w:r>
      <w:r w:rsidR="008017CF" w:rsidRPr="00B77A92">
        <w:t>P</w:t>
      </w:r>
      <w:r w:rsidRPr="00B77A92">
        <w:t xml:space="preserve">roduct </w:t>
      </w:r>
      <w:r w:rsidR="008017CF" w:rsidRPr="00B77A92">
        <w:t>S</w:t>
      </w:r>
      <w:r w:rsidRPr="00B77A92">
        <w:t xml:space="preserve">pecifications for data products used on ECDIS will be updated at different times, there </w:t>
      </w:r>
      <w:r w:rsidR="003222A6" w:rsidRPr="00B77A92">
        <w:t xml:space="preserve">may </w:t>
      </w:r>
      <w:r w:rsidRPr="00B77A92">
        <w:t xml:space="preserve">be a supplementary “Chart 1” for each data product other than ENC that is intended for use </w:t>
      </w:r>
      <w:r w:rsidR="008017CF" w:rsidRPr="00B77A92">
        <w:t>i</w:t>
      </w:r>
      <w:r w:rsidRPr="00B77A92">
        <w:t>n ECDIS.</w:t>
      </w:r>
    </w:p>
    <w:p w14:paraId="099AC6AB" w14:textId="4608E61B" w:rsidR="009B5792" w:rsidRPr="00B77A92" w:rsidRDefault="009B5792" w:rsidP="00EA38BE">
      <w:pPr>
        <w:spacing w:after="120" w:line="240" w:lineRule="auto"/>
        <w:jc w:val="both"/>
      </w:pPr>
      <w:r w:rsidRPr="00B77A92">
        <w:t xml:space="preserve">The ECDIS Chart 1 and </w:t>
      </w:r>
      <w:r w:rsidR="003222A6" w:rsidRPr="00B77A92">
        <w:t xml:space="preserve">any </w:t>
      </w:r>
      <w:r w:rsidRPr="00B77A92">
        <w:t xml:space="preserve">supplements are intended for use in route planning. They are not needed during route monitoring, when the </w:t>
      </w:r>
      <w:r w:rsidR="008017CF" w:rsidRPr="00B77A92">
        <w:t>M</w:t>
      </w:r>
      <w:r w:rsidRPr="00B77A92">
        <w:t xml:space="preserve">ariner can use cursor enquiry to find the meaning of </w:t>
      </w:r>
      <w:r w:rsidRPr="002B49F2">
        <w:t>symbols</w:t>
      </w:r>
      <w:r w:rsidRPr="00B77A92">
        <w:t>.</w:t>
      </w:r>
    </w:p>
    <w:p w14:paraId="3619ED6C" w14:textId="308C2A2D" w:rsidR="008017CF" w:rsidRPr="00B77A92" w:rsidRDefault="009B5792" w:rsidP="00EA38BE">
      <w:pPr>
        <w:spacing w:after="120" w:line="240" w:lineRule="auto"/>
        <w:jc w:val="both"/>
      </w:pPr>
      <w:r w:rsidRPr="00B77A92">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fldChar w:fldCharType="begin"/>
      </w:r>
      <w:r w:rsidR="004505B4">
        <w:instrText xml:space="preserve"> REF _Ref192502093 \r \h </w:instrText>
      </w:r>
      <w:r w:rsidR="004505B4">
        <w:fldChar w:fldCharType="separate"/>
      </w:r>
      <w:r w:rsidR="004505B4">
        <w:t>19.6.2</w:t>
      </w:r>
      <w:r w:rsidR="004505B4">
        <w:fldChar w:fldCharType="end"/>
      </w:r>
    </w:p>
    <w:p w14:paraId="34A544B9" w14:textId="3CD00612" w:rsidR="00883232" w:rsidRPr="00B77A92" w:rsidRDefault="00346791" w:rsidP="00DB7CFE">
      <w:pPr>
        <w:pStyle w:val="Heading2"/>
      </w:pPr>
      <w:bookmarkStart w:id="1655" w:name="_Ref49458949"/>
      <w:bookmarkStart w:id="1656" w:name="_Toc194067193"/>
      <w:r w:rsidRPr="00B77A92">
        <w:t>Use of ECDIS Chart 1 and Colour Test Diagram</w:t>
      </w:r>
      <w:bookmarkEnd w:id="1654"/>
      <w:bookmarkEnd w:id="1655"/>
      <w:bookmarkEnd w:id="1656"/>
    </w:p>
    <w:p w14:paraId="1360AB5D" w14:textId="2ED40663" w:rsidR="00883232" w:rsidRPr="00B77A92" w:rsidRDefault="00883232" w:rsidP="00E673D5">
      <w:pPr>
        <w:pStyle w:val="Heading3"/>
      </w:pPr>
      <w:bookmarkStart w:id="1657" w:name="_Toc194067194"/>
      <w:r w:rsidRPr="00B77A92">
        <w:t>Specification for ECDIS Chart 1 and the Colour Test Diagram</w:t>
      </w:r>
      <w:bookmarkEnd w:id="1657"/>
    </w:p>
    <w:p w14:paraId="7E9ABF43" w14:textId="1D7FCE27" w:rsidR="00883232" w:rsidRPr="00B77A92" w:rsidRDefault="00883232" w:rsidP="00024B10">
      <w:pPr>
        <w:pStyle w:val="Heading4"/>
      </w:pPr>
      <w:r w:rsidRPr="00B77A92">
        <w:t>Definition</w:t>
      </w:r>
    </w:p>
    <w:p w14:paraId="02BEFF02" w14:textId="6A17CFE9" w:rsidR="00883232" w:rsidRPr="00B77A92" w:rsidRDefault="00C904EF" w:rsidP="008017CF">
      <w:pPr>
        <w:spacing w:after="120" w:line="240" w:lineRule="auto"/>
        <w:jc w:val="both"/>
      </w:pPr>
      <w:r w:rsidRPr="00B77A92">
        <w:t>Each</w:t>
      </w:r>
      <w:r w:rsidR="00883232" w:rsidRPr="00B77A92">
        <w:t xml:space="preserve"> Chart 1 data</w:t>
      </w:r>
      <w:r w:rsidR="00E3380A" w:rsidRPr="00B77A92">
        <w:t>set</w:t>
      </w:r>
      <w:r w:rsidR="00883232" w:rsidRPr="00B77A92">
        <w:t xml:space="preserve"> must</w:t>
      </w:r>
      <w:r w:rsidR="00E92D97" w:rsidRPr="00B77A92">
        <w:t xml:space="preserve"> </w:t>
      </w:r>
      <w:r w:rsidR="00883232" w:rsidRPr="00B77A92">
        <w:t xml:space="preserve">be </w:t>
      </w:r>
      <w:r w:rsidR="00513480">
        <w:t xml:space="preserve">initially </w:t>
      </w:r>
      <w:r w:rsidR="00883232" w:rsidRPr="00B77A92">
        <w:t xml:space="preserve">displayed </w:t>
      </w:r>
      <w:r w:rsidR="00513480">
        <w:t xml:space="preserve">at the </w:t>
      </w:r>
      <w:proofErr w:type="spellStart"/>
      <w:r w:rsidR="00513480">
        <w:t>optimumDisplayScale</w:t>
      </w:r>
      <w:proofErr w:type="spellEnd"/>
      <w:r w:rsidR="00513480">
        <w:t xml:space="preserve">, </w:t>
      </w:r>
      <w:proofErr w:type="gramStart"/>
      <w:r w:rsidR="00883232" w:rsidRPr="00B77A92">
        <w:t>so as to</w:t>
      </w:r>
      <w:proofErr w:type="gramEnd"/>
      <w:r w:rsidR="00883232" w:rsidRPr="00B77A92">
        <w:t xml:space="preserve"> fill </w:t>
      </w:r>
      <w:proofErr w:type="gramStart"/>
      <w:r w:rsidR="00883232" w:rsidRPr="00B77A92">
        <w:t>all of</w:t>
      </w:r>
      <w:proofErr w:type="gramEnd"/>
      <w:r w:rsidR="00883232" w:rsidRPr="00B77A92">
        <w:t xml:space="preserve"> the standard ECDIS display area (that is, the min</w:t>
      </w:r>
      <w:r w:rsidR="00C62B8D" w:rsidRPr="00B77A92">
        <w:t>imum</w:t>
      </w:r>
      <w:r w:rsidR="00883232" w:rsidRPr="00B77A92">
        <w:t xml:space="preserve"> 270 x 270 mm chart area).</w:t>
      </w:r>
    </w:p>
    <w:p w14:paraId="74499689" w14:textId="22886D5D" w:rsidR="00883232" w:rsidRPr="00B77A92" w:rsidRDefault="00883232" w:rsidP="00024B10">
      <w:pPr>
        <w:pStyle w:val="Heading4"/>
      </w:pPr>
      <w:r w:rsidRPr="00B77A92">
        <w:t>Description and purpose</w:t>
      </w:r>
    </w:p>
    <w:p w14:paraId="7C73442E" w14:textId="0CF01F42" w:rsidR="00883232" w:rsidRPr="00B77A92" w:rsidRDefault="00883232" w:rsidP="008017CF">
      <w:pPr>
        <w:spacing w:after="120" w:line="240" w:lineRule="auto"/>
        <w:jc w:val="both"/>
      </w:pPr>
      <w:r w:rsidRPr="00B77A92">
        <w:t>The ECDIS Chart 1 and the Colour Differentiation Test are</w:t>
      </w:r>
      <w:r w:rsidR="009A1BD2" w:rsidRPr="00B77A92">
        <w:t xml:space="preserve"> </w:t>
      </w:r>
      <w:r w:rsidRPr="00B77A92">
        <w:t xml:space="preserve">for use by the Mariner </w:t>
      </w:r>
      <w:r w:rsidR="002B49F2">
        <w:t>and</w:t>
      </w:r>
      <w:r w:rsidR="002B49F2" w:rsidRPr="00B77A92">
        <w:t xml:space="preserve"> </w:t>
      </w:r>
      <w:r w:rsidRPr="00B77A92">
        <w:t>are provided in the form of</w:t>
      </w:r>
      <w:r w:rsidR="00E92D97" w:rsidRPr="00B77A92">
        <w:t xml:space="preserve"> a</w:t>
      </w:r>
      <w:r w:rsidR="00513480">
        <w:t xml:space="preserve">n Exchange Set containing </w:t>
      </w:r>
      <w:proofErr w:type="gramStart"/>
      <w:r w:rsidR="00513480">
        <w:t>a number of</w:t>
      </w:r>
      <w:proofErr w:type="gramEnd"/>
      <w:r w:rsidR="00513480">
        <w:t xml:space="preserve"> S-100 datasets</w:t>
      </w:r>
      <w:r w:rsidR="002B49F2">
        <w:t>.</w:t>
      </w:r>
    </w:p>
    <w:p w14:paraId="6FDF475F" w14:textId="5CE0890B" w:rsidR="00883232" w:rsidRPr="00B77A92" w:rsidRDefault="00883232" w:rsidP="008017CF">
      <w:pPr>
        <w:spacing w:after="120" w:line="240" w:lineRule="auto"/>
        <w:jc w:val="both"/>
      </w:pPr>
      <w:r w:rsidRPr="00B77A92">
        <w:t>The ECDIS chart 1 is intended to familiarise the Mariner with the symbology used on ECDIS. The Mariner must</w:t>
      </w:r>
      <w:r w:rsidR="00E92D97" w:rsidRPr="00B77A92">
        <w:t xml:space="preserve"> </w:t>
      </w:r>
      <w:r w:rsidRPr="00B77A92">
        <w:t xml:space="preserve">be able to display each cell, and by cursor-pick get a read-out of the meaning of any </w:t>
      </w:r>
      <w:r w:rsidR="00E92D97" w:rsidRPr="00B77A92">
        <w:t xml:space="preserve">feature </w:t>
      </w:r>
      <w:r w:rsidRPr="00B77A92">
        <w:t>shown.</w:t>
      </w:r>
    </w:p>
    <w:p w14:paraId="2461583B" w14:textId="66634EDB" w:rsidR="00883232" w:rsidRPr="00B77A92" w:rsidRDefault="00883232" w:rsidP="008017CF">
      <w:pPr>
        <w:spacing w:after="120" w:line="240" w:lineRule="auto"/>
        <w:jc w:val="both"/>
      </w:pPr>
      <w:r w:rsidRPr="00B77A92">
        <w:t xml:space="preserve">The Colour Differentiation Test diagram is intended for display using the day or dusk colour tables so that the Mariner can check that the ECDIS </w:t>
      </w:r>
      <w:r w:rsidR="00E92D97" w:rsidRPr="00B77A92">
        <w:t xml:space="preserve">display </w:t>
      </w:r>
      <w:r w:rsidRPr="00B77A92">
        <w:t>is providing adequate colour performance</w:t>
      </w:r>
      <w:r w:rsidR="008972A2">
        <w:t xml:space="preserve"> </w:t>
      </w:r>
      <w:r w:rsidRPr="00B77A92">
        <w:t xml:space="preserve">It is also used in type-approval testing. Instructions for its use are given in the </w:t>
      </w:r>
      <w:r w:rsidR="002C2BC6">
        <w:t>following clauses</w:t>
      </w:r>
      <w:r w:rsidRPr="00B77A92">
        <w:t>.</w:t>
      </w:r>
    </w:p>
    <w:p w14:paraId="3E856C8B" w14:textId="66EE89B0" w:rsidR="00883232" w:rsidRPr="00B77A92" w:rsidRDefault="00883232" w:rsidP="008017CF">
      <w:pPr>
        <w:spacing w:after="120" w:line="240" w:lineRule="auto"/>
        <w:jc w:val="both"/>
      </w:pPr>
      <w:r w:rsidRPr="00B77A92">
        <w:t xml:space="preserve">The ECDIS </w:t>
      </w:r>
      <w:r w:rsidR="00C62B8D" w:rsidRPr="00B77A92">
        <w:t>C</w:t>
      </w:r>
      <w:r w:rsidRPr="00B77A92">
        <w:t xml:space="preserve">hart 1 includes the CHKSYM </w:t>
      </w:r>
      <w:r w:rsidR="007652ED" w:rsidRPr="00B77A92">
        <w:t xml:space="preserve">symbol </w:t>
      </w:r>
      <w:r w:rsidRPr="00B77A92">
        <w:t xml:space="preserve">which is intended for checking the correct size of the symbols during the </w:t>
      </w:r>
      <w:proofErr w:type="gramStart"/>
      <w:r w:rsidRPr="00B77A92">
        <w:t>type</w:t>
      </w:r>
      <w:proofErr w:type="gramEnd"/>
      <w:r w:rsidRPr="00B77A92">
        <w:t xml:space="preserve"> approval</w:t>
      </w:r>
      <w:r w:rsidR="004505B4">
        <w:t>.</w:t>
      </w:r>
      <w:r w:rsidR="008972A2">
        <w:t xml:space="preserve"> </w:t>
      </w:r>
      <w:r w:rsidRPr="00B77A92">
        <w:t>The width and height of the CHKSYM is 5.0 mm.</w:t>
      </w:r>
    </w:p>
    <w:p w14:paraId="235403A6" w14:textId="7DAE71E7" w:rsidR="00883232" w:rsidRPr="00B77A92" w:rsidRDefault="00883232" w:rsidP="008017CF">
      <w:pPr>
        <w:spacing w:after="120" w:line="240" w:lineRule="auto"/>
        <w:jc w:val="both"/>
      </w:pPr>
      <w:r w:rsidRPr="00B77A92">
        <w:t>The line width of the diagonal line</w:t>
      </w:r>
      <w:r w:rsidR="00E92D97" w:rsidRPr="00B77A92">
        <w:t>s</w:t>
      </w:r>
      <w:r w:rsidRPr="00B77A92">
        <w:t xml:space="preserve"> in the Colour Differentiation Test diagram </w:t>
      </w:r>
      <w:r w:rsidR="00C904EF" w:rsidRPr="00B77A92">
        <w:t xml:space="preserve">are </w:t>
      </w:r>
      <w:r w:rsidRPr="00B77A92">
        <w:t>specified as 0.6 mm wide.</w:t>
      </w:r>
    </w:p>
    <w:p w14:paraId="691CAA1B" w14:textId="21AFF2E0" w:rsidR="00883232" w:rsidRPr="00B77A92" w:rsidRDefault="00883232" w:rsidP="00024B10">
      <w:pPr>
        <w:pStyle w:val="Heading4"/>
      </w:pPr>
      <w:r w:rsidRPr="00B77A92">
        <w:t>Mode of use</w:t>
      </w:r>
    </w:p>
    <w:p w14:paraId="3ACAA1BC" w14:textId="2210A17F" w:rsidR="00883232" w:rsidRPr="00B77A92" w:rsidRDefault="00883232" w:rsidP="008017CF">
      <w:pPr>
        <w:spacing w:after="120" w:line="240" w:lineRule="auto"/>
        <w:jc w:val="both"/>
      </w:pPr>
      <w:r w:rsidRPr="00B77A92">
        <w:t xml:space="preserve">The operation of these diagrams is not subject to </w:t>
      </w:r>
      <w:r w:rsidR="00C904EF" w:rsidRPr="00B77A92">
        <w:t xml:space="preserve">any </w:t>
      </w:r>
      <w:r w:rsidRPr="00B77A92">
        <w:t>draw-speed requirements of route monitoring.</w:t>
      </w:r>
    </w:p>
    <w:p w14:paraId="0AAB75E1" w14:textId="74F934A4" w:rsidR="00883232" w:rsidRPr="00B77A92" w:rsidRDefault="00883232" w:rsidP="00024B10">
      <w:pPr>
        <w:pStyle w:val="Heading4"/>
      </w:pPr>
      <w:r w:rsidRPr="00B77A92">
        <w:t>Content and Encoding</w:t>
      </w:r>
    </w:p>
    <w:p w14:paraId="0BF28837" w14:textId="73104E44" w:rsidR="00883232" w:rsidRPr="00B812CA" w:rsidRDefault="00927C2B" w:rsidP="00C84C10">
      <w:pPr>
        <w:spacing w:after="120" w:line="240" w:lineRule="auto"/>
      </w:pPr>
      <w:r w:rsidRPr="00B812CA">
        <w:t>Chart 1 is released as a</w:t>
      </w:r>
      <w:r w:rsidR="00C904EF" w:rsidRPr="00B77A92">
        <w:t xml:space="preserve">n exchange set comprising </w:t>
      </w:r>
      <w:proofErr w:type="gramStart"/>
      <w:r w:rsidR="00C904EF" w:rsidRPr="00B77A92">
        <w:t>a</w:t>
      </w:r>
      <w:r w:rsidRPr="00B812CA">
        <w:t xml:space="preserve"> number of</w:t>
      </w:r>
      <w:proofErr w:type="gramEnd"/>
      <w:r w:rsidRPr="00B812CA">
        <w:t xml:space="preserve"> S-10</w:t>
      </w:r>
      <w:r w:rsidR="009A1BD2" w:rsidRPr="00B812CA">
        <w:t>0</w:t>
      </w:r>
      <w:r w:rsidRPr="00B812CA">
        <w:t xml:space="preserve"> datasets within the S-164 </w:t>
      </w:r>
      <w:r w:rsidR="00E9416E" w:rsidRPr="00B812CA">
        <w:t>suite of test data. Portrayal and content are defined wholly by feature and portrayal catalogues.</w:t>
      </w:r>
    </w:p>
    <w:p w14:paraId="726054BC" w14:textId="2E324FCF" w:rsidR="00883232" w:rsidRPr="00B77A92" w:rsidRDefault="00883232" w:rsidP="00024B10">
      <w:pPr>
        <w:pStyle w:val="Heading4"/>
      </w:pPr>
      <w:r w:rsidRPr="00B77A92">
        <w:t>Revisions</w:t>
      </w:r>
    </w:p>
    <w:p w14:paraId="297D1BB4" w14:textId="4EC0BD82" w:rsidR="00883232" w:rsidRPr="00B77A92" w:rsidRDefault="00883232" w:rsidP="00C84C10">
      <w:pPr>
        <w:spacing w:after="120" w:line="240" w:lineRule="auto"/>
        <w:jc w:val="both"/>
      </w:pPr>
      <w:r w:rsidRPr="00B77A92">
        <w:t>Revisions will be</w:t>
      </w:r>
      <w:r w:rsidR="00C84C10" w:rsidRPr="00B77A92">
        <w:t xml:space="preserve"> made by whole file replacement;</w:t>
      </w:r>
      <w:r w:rsidRPr="00B77A92">
        <w:t xml:space="preserve"> that is</w:t>
      </w:r>
      <w:r w:rsidR="00C84C10" w:rsidRPr="00B77A92">
        <w:t>,</w:t>
      </w:r>
      <w:r w:rsidRPr="00B77A92">
        <w:t xml:space="preserve"> by </w:t>
      </w:r>
      <w:r w:rsidR="002B49F2">
        <w:t xml:space="preserve">the </w:t>
      </w:r>
      <w:r w:rsidRPr="00B77A92">
        <w:t xml:space="preserve">issuing </w:t>
      </w:r>
      <w:r w:rsidR="002B49F2">
        <w:t>of</w:t>
      </w:r>
      <w:r w:rsidRPr="00B77A92">
        <w:t xml:space="preserve"> new edition</w:t>
      </w:r>
      <w:r w:rsidR="002B49F2">
        <w:t>s</w:t>
      </w:r>
      <w:r w:rsidRPr="00B77A92">
        <w:t>.</w:t>
      </w:r>
      <w:r w:rsidR="0019369A">
        <w:t xml:space="preserve"> The user must be able to access the revision information of Chart 1 and the Colour Test Diagram</w:t>
      </w:r>
      <w:r w:rsidR="00A94BB4">
        <w:t>.</w:t>
      </w:r>
    </w:p>
    <w:p w14:paraId="1585B297" w14:textId="22A95E1E" w:rsidR="00883232" w:rsidRPr="00B77A92" w:rsidRDefault="00883232" w:rsidP="00024B10">
      <w:pPr>
        <w:pStyle w:val="Heading4"/>
      </w:pPr>
      <w:r w:rsidRPr="00B77A92">
        <w:t>Presentation</w:t>
      </w:r>
      <w:r w:rsidR="00E9416E" w:rsidRPr="00B77A92">
        <w:t xml:space="preserve"> and parameter settings</w:t>
      </w:r>
    </w:p>
    <w:p w14:paraId="3FF48D87" w14:textId="08C95526" w:rsidR="00883232" w:rsidRPr="00B77A92" w:rsidRDefault="00C904EF" w:rsidP="00B812CA">
      <w:r w:rsidRPr="00B77A92">
        <w:t>Refer to the S-164 test dataset manual for ECDIS parameter settings for portrayal of Chart 1 datasets</w:t>
      </w:r>
      <w:r w:rsidR="00A94BB4">
        <w:t>.</w:t>
      </w:r>
    </w:p>
    <w:p w14:paraId="2EF40CBD" w14:textId="204A9D59" w:rsidR="00883232" w:rsidRDefault="00DF1BB9" w:rsidP="00525920">
      <w:pPr>
        <w:pStyle w:val="Heading3"/>
      </w:pPr>
      <w:bookmarkStart w:id="1658" w:name="_Toc175130365"/>
      <w:bookmarkStart w:id="1659" w:name="_Toc178784545"/>
      <w:bookmarkStart w:id="1660" w:name="_Toc175130366"/>
      <w:bookmarkStart w:id="1661" w:name="_Toc178784546"/>
      <w:bookmarkStart w:id="1662" w:name="_Ref192502093"/>
      <w:bookmarkStart w:id="1663" w:name="_Toc194067195"/>
      <w:bookmarkEnd w:id="1658"/>
      <w:bookmarkEnd w:id="1659"/>
      <w:bookmarkEnd w:id="1660"/>
      <w:bookmarkEnd w:id="1661"/>
      <w:r>
        <w:t>The</w:t>
      </w:r>
      <w:r w:rsidR="00883232" w:rsidRPr="00B77A92">
        <w:t xml:space="preserve"> Colour Test Diagram</w:t>
      </w:r>
      <w:bookmarkEnd w:id="1662"/>
      <w:bookmarkEnd w:id="1663"/>
    </w:p>
    <w:p w14:paraId="36F6D02B" w14:textId="0C3AD5C5" w:rsidR="00DF1BB9" w:rsidRPr="00B77A92" w:rsidRDefault="00DF1BB9" w:rsidP="00DF1BB9">
      <w:pPr>
        <w:spacing w:after="120" w:line="240" w:lineRule="auto"/>
        <w:jc w:val="both"/>
      </w:pPr>
      <w:r w:rsidRPr="00B77A92">
        <w:t xml:space="preserve">A multi-purpose colour differentiation test diagram is illustrated in </w:t>
      </w:r>
      <w:r w:rsidRPr="00B77A92">
        <w:fldChar w:fldCharType="begin"/>
      </w:r>
      <w:r w:rsidRPr="00B77A92">
        <w:instrText xml:space="preserve"> REF _Ref49456149 \h  \* MERGEFORMAT </w:instrText>
      </w:r>
      <w:r w:rsidRPr="00B77A92">
        <w:fldChar w:fldCharType="separate"/>
      </w:r>
      <w:r w:rsidR="000553AC" w:rsidRPr="00B77A92">
        <w:t xml:space="preserve">Figure </w:t>
      </w:r>
      <w:r w:rsidR="000553AC">
        <w:t>4</w:t>
      </w:r>
      <w:r w:rsidRPr="00B77A92">
        <w:fldChar w:fldCharType="end"/>
      </w:r>
      <w:r w:rsidRPr="00B77A92">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B77A92" w:rsidRDefault="00DF1BB9" w:rsidP="00DF1BB9">
      <w:pPr>
        <w:spacing w:after="60" w:line="240" w:lineRule="auto"/>
        <w:jc w:val="both"/>
      </w:pPr>
      <w:r w:rsidRPr="00B77A92">
        <w:t>The diagram is in the form of a dataset and so can be displayed using any of the three colour palettes. This diagram is intended:</w:t>
      </w:r>
    </w:p>
    <w:p w14:paraId="5E11EA3C" w14:textId="77777777" w:rsidR="00DF1BB9" w:rsidRPr="00B77A92" w:rsidRDefault="00DF1BB9" w:rsidP="00DF1BB9">
      <w:pPr>
        <w:pStyle w:val="ListParagraph"/>
        <w:numPr>
          <w:ilvl w:val="0"/>
          <w:numId w:val="10"/>
        </w:numPr>
        <w:spacing w:after="60" w:line="240" w:lineRule="auto"/>
        <w:jc w:val="both"/>
      </w:pPr>
      <w:r w:rsidRPr="00B77A92">
        <w:t xml:space="preserve">For use by the Mariner to check and if </w:t>
      </w:r>
      <w:proofErr w:type="gramStart"/>
      <w:r w:rsidRPr="00B77A92">
        <w:t>necessary</w:t>
      </w:r>
      <w:proofErr w:type="gramEnd"/>
      <w:r w:rsidRPr="00B77A92">
        <w:t xml:space="preserve"> re-adjust the controls, particularly for use at </w:t>
      </w:r>
      <w:proofErr w:type="gramStart"/>
      <w:r w:rsidRPr="00B77A92">
        <w:t>night;</w:t>
      </w:r>
      <w:proofErr w:type="gramEnd"/>
    </w:p>
    <w:p w14:paraId="7053F009" w14:textId="77777777" w:rsidR="00DF1BB9" w:rsidRPr="00B77A92" w:rsidRDefault="00DF1BB9" w:rsidP="00DF1BB9">
      <w:pPr>
        <w:pStyle w:val="ListParagraph"/>
        <w:numPr>
          <w:ilvl w:val="0"/>
          <w:numId w:val="10"/>
        </w:numPr>
        <w:spacing w:after="60" w:line="240" w:lineRule="auto"/>
        <w:jc w:val="both"/>
      </w:pPr>
      <w:r w:rsidRPr="00B77A92">
        <w:lastRenderedPageBreak/>
        <w:t>For use by the Mariner to verify that an ageing display remains capable of providing the necessary colour differentiation; and</w:t>
      </w:r>
    </w:p>
    <w:p w14:paraId="5F2C8D37" w14:textId="77777777" w:rsidR="00DF1BB9" w:rsidRPr="00B77A92" w:rsidRDefault="00DF1BB9" w:rsidP="00DF1BB9">
      <w:pPr>
        <w:pStyle w:val="ListParagraph"/>
        <w:numPr>
          <w:ilvl w:val="0"/>
          <w:numId w:val="10"/>
        </w:numPr>
        <w:spacing w:after="120" w:line="240" w:lineRule="auto"/>
        <w:jc w:val="both"/>
      </w:pPr>
      <w:r w:rsidRPr="00B77A92">
        <w:t>For initial colour verification of the day, dusk and night colour tables.</w:t>
      </w:r>
    </w:p>
    <w:p w14:paraId="69556048" w14:textId="32B4E503" w:rsidR="00DF1BB9" w:rsidRPr="00B77A92" w:rsidRDefault="00DF1BB9" w:rsidP="00DF1BB9">
      <w:pPr>
        <w:spacing w:after="120" w:line="240" w:lineRule="auto"/>
        <w:jc w:val="both"/>
      </w:pPr>
      <w:r w:rsidRPr="00B77A92">
        <w:t xml:space="preserve">Both the Colour Test Diagram </w:t>
      </w:r>
      <w:r w:rsidRPr="00D91D56">
        <w:t xml:space="preserve">and the instructions for its </w:t>
      </w:r>
      <w:r w:rsidR="00D91D56">
        <w:t xml:space="preserve">use </w:t>
      </w:r>
      <w:r w:rsidRPr="00B77A92">
        <w:t>are included within the IHO S-164 test datasets</w:t>
      </w:r>
      <w:r>
        <w:t xml:space="preserve"> Chart 1 exchange </w:t>
      </w:r>
      <w:proofErr w:type="gramStart"/>
      <w:r>
        <w:t>set,</w:t>
      </w:r>
      <w:r w:rsidRPr="00B77A92">
        <w:t xml:space="preserve"> and</w:t>
      </w:r>
      <w:proofErr w:type="gramEnd"/>
      <w:r w:rsidRPr="00B77A92">
        <w:t xml:space="preserve"> must be made available to the Mariner.</w:t>
      </w:r>
      <w:r w:rsidR="000512B1">
        <w:t xml:space="preserve"> </w:t>
      </w:r>
      <w:r w:rsidRPr="00BC7A29">
        <w:t xml:space="preserve">In addition, a grey scale is </w:t>
      </w:r>
      <w:r w:rsidR="00BC7A29" w:rsidRPr="00530F27">
        <w:t xml:space="preserve">included in </w:t>
      </w:r>
      <w:r w:rsidRPr="00BC7A29">
        <w:fldChar w:fldCharType="begin"/>
      </w:r>
      <w:r w:rsidRPr="00BC7A29">
        <w:instrText xml:space="preserve"> REF _Ref49458949 \r \h  \* MERGEFORMAT </w:instrText>
      </w:r>
      <w:r w:rsidRPr="00BC7A29">
        <w:fldChar w:fldCharType="separate"/>
      </w:r>
      <w:r w:rsidR="00663161" w:rsidRPr="00BC7A29">
        <w:t>19.6</w:t>
      </w:r>
      <w:r w:rsidRPr="00BC7A29">
        <w:fldChar w:fldCharType="end"/>
      </w:r>
      <w:r w:rsidRPr="00BC7A29">
        <w:t xml:space="preserve"> for use by maintenance technicians in checking colour tracking in an ageing display.</w:t>
      </w:r>
    </w:p>
    <w:p w14:paraId="0B5B86FF" w14:textId="77777777" w:rsidR="00DF1BB9" w:rsidRPr="00B77A92" w:rsidRDefault="00DF1BB9" w:rsidP="00DF1BB9">
      <w:pPr>
        <w:spacing w:after="120" w:line="240" w:lineRule="auto"/>
        <w:jc w:val="both"/>
      </w:pPr>
      <w:r w:rsidRPr="00B77A92">
        <w:t>The Colour Differentiation Test diagram is not needed during route monitoring.</w:t>
      </w:r>
    </w:p>
    <w:p w14:paraId="51569A23" w14:textId="77777777" w:rsidR="00DF1BB9" w:rsidRPr="00B77A92" w:rsidRDefault="00DF1BB9" w:rsidP="00DF1BB9">
      <w:pPr>
        <w:spacing w:after="120" w:line="240" w:lineRule="auto"/>
        <w:jc w:val="both"/>
      </w:pPr>
      <w:r w:rsidRPr="00B77A92">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B77A92" w:rsidRDefault="00DF1BB9" w:rsidP="00DF1BB9">
      <w:pPr>
        <w:spacing w:after="120" w:line="240" w:lineRule="auto"/>
        <w:jc w:val="both"/>
      </w:pPr>
      <w:r w:rsidRPr="00B77A92">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B77A92" w:rsidRDefault="00DF1BB9" w:rsidP="00DF1BB9">
      <w:pPr>
        <w:keepNext/>
        <w:spacing w:line="240" w:lineRule="auto"/>
        <w:jc w:val="center"/>
      </w:pPr>
      <w:r w:rsidRPr="00B812CA">
        <w:rPr>
          <w:noProof/>
          <w:lang w:eastAsia="fr-FR"/>
        </w:rPr>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60C28293" w:rsidR="00DF1BB9" w:rsidRPr="00B77A92" w:rsidRDefault="00DF1BB9" w:rsidP="00DF1BB9">
      <w:pPr>
        <w:pStyle w:val="Caption"/>
        <w:spacing w:after="120" w:line="240" w:lineRule="auto"/>
        <w:jc w:val="center"/>
      </w:pPr>
      <w:bookmarkStart w:id="1664" w:name="_Ref49456149"/>
      <w:r w:rsidRPr="00B77A92">
        <w:t xml:space="preserve">Figure </w:t>
      </w:r>
      <w:r w:rsidRPr="00B77A92">
        <w:fldChar w:fldCharType="begin"/>
      </w:r>
      <w:r w:rsidRPr="00B77A92">
        <w:instrText xml:space="preserve"> SEQ Figure \* ARABIC </w:instrText>
      </w:r>
      <w:r w:rsidRPr="00B77A92">
        <w:fldChar w:fldCharType="separate"/>
      </w:r>
      <w:r w:rsidR="00B7137E">
        <w:rPr>
          <w:noProof/>
        </w:rPr>
        <w:t>4</w:t>
      </w:r>
      <w:r w:rsidRPr="00B77A92">
        <w:fldChar w:fldCharType="end"/>
      </w:r>
      <w:bookmarkEnd w:id="1664"/>
      <w:r w:rsidRPr="00B77A92">
        <w:t xml:space="preserve"> - Colour differentiation diagram - Day</w:t>
      </w:r>
    </w:p>
    <w:p w14:paraId="06F66E6C" w14:textId="45295752" w:rsidR="00DF1BB9" w:rsidRPr="00DF1BB9" w:rsidRDefault="00DF1BB9" w:rsidP="000512B1">
      <w:pPr>
        <w:jc w:val="center"/>
      </w:pPr>
      <w:r w:rsidRPr="00B77A92">
        <w:t xml:space="preserve">[NOTE: For illustrative purposes only. </w:t>
      </w:r>
      <w:r w:rsidR="000512B1">
        <w:t xml:space="preserve">Actual </w:t>
      </w:r>
      <w:r w:rsidRPr="00B77A92">
        <w:t xml:space="preserve">ECDIS Chart 1 datasets </w:t>
      </w:r>
      <w:r>
        <w:t>must</w:t>
      </w:r>
      <w:r w:rsidRPr="00B77A92">
        <w:t xml:space="preserve"> be used]</w:t>
      </w:r>
    </w:p>
    <w:p w14:paraId="63998341" w14:textId="77263D6F" w:rsidR="00883232" w:rsidRPr="00B77A92" w:rsidRDefault="000512B1" w:rsidP="00024B10">
      <w:pPr>
        <w:pStyle w:val="Heading4"/>
      </w:pPr>
      <w:r>
        <w:t>Providing</w:t>
      </w:r>
      <w:r w:rsidR="00883232" w:rsidRPr="00B77A92">
        <w:t xml:space="preserve"> the diagram</w:t>
      </w:r>
    </w:p>
    <w:p w14:paraId="13664508" w14:textId="706DCE49" w:rsidR="00883232" w:rsidRPr="00B77A92" w:rsidRDefault="00883232" w:rsidP="00C84C10">
      <w:pPr>
        <w:spacing w:after="120" w:line="240" w:lineRule="auto"/>
        <w:jc w:val="both"/>
      </w:pPr>
      <w:r w:rsidRPr="00B77A92">
        <w:t xml:space="preserve">The Colour Differentiation Test diagram </w:t>
      </w:r>
      <w:r w:rsidR="00ED1636">
        <w:t>must be</w:t>
      </w:r>
      <w:r w:rsidR="00ED1636" w:rsidRPr="00B77A92">
        <w:t xml:space="preserve"> </w:t>
      </w:r>
      <w:r w:rsidRPr="00B77A92">
        <w:t xml:space="preserve">provided to enable the Mariner to verify that </w:t>
      </w:r>
      <w:r w:rsidR="00FA7228" w:rsidRPr="00B77A92">
        <w:t xml:space="preserve">the </w:t>
      </w:r>
      <w:r w:rsidRPr="00B77A92">
        <w:t>display screen still retains the colour differentiation capability needed to distinguish between the various colour-coded areas, lines and point symbols of the ECDIS display.</w:t>
      </w:r>
    </w:p>
    <w:p w14:paraId="369D5B5E" w14:textId="2F31C4D9" w:rsidR="00883232" w:rsidRPr="00B77A92" w:rsidRDefault="00883232" w:rsidP="00C84C10">
      <w:pPr>
        <w:spacing w:after="120" w:line="240" w:lineRule="auto"/>
        <w:jc w:val="both"/>
      </w:pPr>
      <w:r w:rsidRPr="00B77A92">
        <w:lastRenderedPageBreak/>
        <w:t xml:space="preserve">The diagram will not be true to colour unless it is </w:t>
      </w:r>
      <w:r w:rsidR="00E92D97" w:rsidRPr="00B77A92">
        <w:t xml:space="preserve">displayed </w:t>
      </w:r>
      <w:r w:rsidRPr="00B77A92">
        <w:t xml:space="preserve">on a calibrated monitor and is generated using the </w:t>
      </w:r>
      <w:r w:rsidR="00E92D97" w:rsidRPr="00B77A92">
        <w:t xml:space="preserve">provided </w:t>
      </w:r>
      <w:r w:rsidR="00120DCF" w:rsidRPr="00B77A92">
        <w:t xml:space="preserve">ENC </w:t>
      </w:r>
      <w:r w:rsidR="00E92D97" w:rsidRPr="00B77A92">
        <w:t>portrayal catalogue</w:t>
      </w:r>
      <w:r w:rsidRPr="00B77A92">
        <w:t>.</w:t>
      </w:r>
    </w:p>
    <w:p w14:paraId="205E974A" w14:textId="0764E5DA" w:rsidR="00883232" w:rsidRPr="00B77A92" w:rsidRDefault="00C904EF" w:rsidP="00C904EF">
      <w:r w:rsidRPr="00B77A92">
        <w:t xml:space="preserve">To provide the diagram </w:t>
      </w:r>
      <w:r w:rsidR="00883232" w:rsidRPr="00B77A92">
        <w:t xml:space="preserve">the </w:t>
      </w:r>
      <w:r w:rsidR="002F7FC9" w:rsidRPr="00B77A92">
        <w:t>datas</w:t>
      </w:r>
      <w:r w:rsidR="002F7FC9" w:rsidRPr="00F12027">
        <w:t xml:space="preserve">et </w:t>
      </w:r>
      <w:r w:rsidR="00883232" w:rsidRPr="00F12027">
        <w:t>labelled “</w:t>
      </w:r>
      <w:r w:rsidR="002F7FC9" w:rsidRPr="002D7DEE">
        <w:t>101</w:t>
      </w:r>
      <w:r w:rsidR="00E10A86" w:rsidRPr="002D7DEE">
        <w:t>00AACH1W</w:t>
      </w:r>
      <w:r w:rsidR="00883232" w:rsidRPr="002D7DEE">
        <w:t>OO</w:t>
      </w:r>
      <w:r w:rsidR="00883232" w:rsidRPr="00F12027">
        <w:t>”</w:t>
      </w:r>
      <w:r w:rsidR="002B49F2" w:rsidRPr="00F12027">
        <w:t xml:space="preserve"> must be used</w:t>
      </w:r>
      <w:r w:rsidRPr="00F12027">
        <w:t xml:space="preserve">. </w:t>
      </w:r>
      <w:r w:rsidR="00883232" w:rsidRPr="002D7DEE">
        <w:t xml:space="preserve">This </w:t>
      </w:r>
      <w:r w:rsidRPr="002D7DEE">
        <w:t>dataset</w:t>
      </w:r>
      <w:r w:rsidR="00883232" w:rsidRPr="002D7DEE">
        <w:t xml:space="preserve"> must be</w:t>
      </w:r>
      <w:r w:rsidR="002B49F2" w:rsidRPr="002D7DEE">
        <w:t xml:space="preserve"> initially displayed at the </w:t>
      </w:r>
      <w:proofErr w:type="spellStart"/>
      <w:r w:rsidR="002B49F2" w:rsidRPr="002D7DEE">
        <w:t>optimumD</w:t>
      </w:r>
      <w:r w:rsidR="00A877AA" w:rsidRPr="002D7DEE">
        <w:t>i</w:t>
      </w:r>
      <w:r w:rsidR="002B49F2" w:rsidRPr="002D7DEE">
        <w:t>splayScale</w:t>
      </w:r>
      <w:proofErr w:type="spellEnd"/>
      <w:r w:rsidR="00883232" w:rsidRPr="002D7DEE">
        <w:t xml:space="preserve"> so that the extent of the imaginary chart data covers the entire ECDIS display.</w:t>
      </w:r>
      <w:r w:rsidR="00883232" w:rsidRPr="00B77A92">
        <w:t xml:space="preserve"> </w:t>
      </w:r>
    </w:p>
    <w:p w14:paraId="328F8976" w14:textId="28E874A0" w:rsidR="00A40BF2" w:rsidRPr="00B77A92" w:rsidRDefault="00883232" w:rsidP="00C84C10">
      <w:pPr>
        <w:spacing w:after="120" w:line="240" w:lineRule="auto"/>
        <w:jc w:val="both"/>
      </w:pPr>
      <w:r w:rsidRPr="00B77A92">
        <w:t>The diagram consists of twenty numbered squares extending over the whole of a 270 x 270 mm screen</w:t>
      </w:r>
      <w:r w:rsidR="008972A2">
        <w:t xml:space="preserve"> </w:t>
      </w:r>
      <w:r w:rsidRPr="00B77A92">
        <w:t>Each square is coloured with one of the four main background area shades (such as shallow water blue, DEPVS), and each carries a two-pixel wide diagonal line in one of the important line or symbol foreground colours</w:t>
      </w:r>
      <w:r w:rsidR="00C904EF" w:rsidRPr="00B77A92">
        <w:t>.</w:t>
      </w:r>
      <w:r w:rsidR="00F101CF">
        <w:t xml:space="preserve"> </w:t>
      </w:r>
      <w:r w:rsidRPr="00B77A92">
        <w:t>These are arranged as follows:</w:t>
      </w:r>
    </w:p>
    <w:p w14:paraId="0C343714" w14:textId="74F0990E" w:rsidR="00883232" w:rsidRPr="00B77A92" w:rsidRDefault="00883232" w:rsidP="00C84C10">
      <w:pPr>
        <w:spacing w:after="60" w:line="240" w:lineRule="auto"/>
        <w:jc w:val="both"/>
        <w:rPr>
          <w:b/>
          <w:bCs/>
        </w:rPr>
      </w:pPr>
      <w:r w:rsidRPr="00B77A92">
        <w:rPr>
          <w:b/>
          <w:bCs/>
        </w:rPr>
        <w:t>Four main background colours:</w:t>
      </w:r>
    </w:p>
    <w:p w14:paraId="4A31B3BC" w14:textId="4DF47405" w:rsidR="00883232" w:rsidRPr="00B77A92" w:rsidRDefault="00883232" w:rsidP="00C84C10">
      <w:pPr>
        <w:spacing w:after="60" w:line="240" w:lineRule="auto"/>
        <w:jc w:val="both"/>
      </w:pPr>
      <w:r w:rsidRPr="00B77A92">
        <w:t>DEPVS</w:t>
      </w:r>
      <w:r w:rsidRPr="00B77A92">
        <w:tab/>
      </w:r>
      <w:r w:rsidR="00DE121F" w:rsidRPr="00B77A92">
        <w:tab/>
      </w:r>
      <w:r w:rsidRPr="00B77A92">
        <w:t>(shallow water blue)</w:t>
      </w:r>
      <w:r w:rsidR="00DE121F" w:rsidRPr="00B77A92">
        <w:tab/>
      </w:r>
      <w:r w:rsidR="00DE121F" w:rsidRPr="00B77A92">
        <w:tab/>
      </w:r>
      <w:r w:rsidR="00DE121F" w:rsidRPr="00B77A92">
        <w:tab/>
      </w:r>
      <w:r w:rsidR="00DE121F" w:rsidRPr="00B77A92">
        <w:tab/>
        <w:t>squares 3, 5, 11, 15, 18, 20</w:t>
      </w:r>
      <w:r w:rsidR="00C178B9" w:rsidRPr="00B77A92">
        <w:t>.</w:t>
      </w:r>
    </w:p>
    <w:p w14:paraId="6FC91959" w14:textId="2D205F4A" w:rsidR="00883232" w:rsidRPr="00B77A92" w:rsidRDefault="00883232" w:rsidP="00C84C10">
      <w:pPr>
        <w:spacing w:after="60" w:line="240" w:lineRule="auto"/>
        <w:jc w:val="both"/>
      </w:pPr>
      <w:r w:rsidRPr="00B77A92">
        <w:t>DEPDW</w:t>
      </w:r>
      <w:r w:rsidRPr="00B77A92">
        <w:tab/>
        <w:t>(deep water, white or black)</w:t>
      </w:r>
      <w:r w:rsidR="00DE121F" w:rsidRPr="00B77A92">
        <w:tab/>
      </w:r>
      <w:r w:rsidR="00DE121F" w:rsidRPr="00B77A92">
        <w:tab/>
      </w:r>
      <w:r w:rsidR="00DE121F" w:rsidRPr="00B77A92">
        <w:tab/>
        <w:t>squares 1, 7, 8, 10, 13, 19</w:t>
      </w:r>
      <w:r w:rsidR="00C178B9" w:rsidRPr="00B77A92">
        <w:t>.</w:t>
      </w:r>
    </w:p>
    <w:p w14:paraId="10DE544F" w14:textId="1369088A" w:rsidR="00883232" w:rsidRPr="00B77A92" w:rsidRDefault="00883232" w:rsidP="00C84C10">
      <w:pPr>
        <w:spacing w:after="60" w:line="240" w:lineRule="auto"/>
        <w:jc w:val="both"/>
      </w:pPr>
      <w:r w:rsidRPr="00B77A92">
        <w:t xml:space="preserve">LANDA </w:t>
      </w:r>
      <w:r w:rsidRPr="00B77A92">
        <w:tab/>
        <w:t>(land colour)</w:t>
      </w:r>
      <w:r w:rsidR="00DE121F" w:rsidRPr="00B77A92">
        <w:tab/>
      </w:r>
      <w:r w:rsidR="00DE121F" w:rsidRPr="00B77A92">
        <w:tab/>
      </w:r>
      <w:r w:rsidR="00DE121F" w:rsidRPr="00B77A92">
        <w:tab/>
      </w:r>
      <w:r w:rsidR="00DE121F" w:rsidRPr="00B77A92">
        <w:tab/>
      </w:r>
      <w:r w:rsidR="00DE121F" w:rsidRPr="00B77A92">
        <w:tab/>
        <w:t>squares 6, 14, 17</w:t>
      </w:r>
      <w:r w:rsidR="00C178B9" w:rsidRPr="00B77A92">
        <w:t>.</w:t>
      </w:r>
    </w:p>
    <w:p w14:paraId="0AAEDC99" w14:textId="280F3C2E" w:rsidR="00DE121F" w:rsidRPr="00B77A92" w:rsidRDefault="00883232" w:rsidP="00C84C10">
      <w:pPr>
        <w:spacing w:after="0" w:line="240" w:lineRule="auto"/>
        <w:jc w:val="both"/>
      </w:pPr>
      <w:r w:rsidRPr="00B77A92">
        <w:t xml:space="preserve">NODTA </w:t>
      </w:r>
      <w:r w:rsidRPr="00B77A92">
        <w:tab/>
        <w:t>(no data shade: radar, navigation safety</w:t>
      </w:r>
      <w:r w:rsidR="00C904EF" w:rsidRPr="00B77A92">
        <w:t xml:space="preserve"> </w:t>
      </w:r>
      <w:r w:rsidR="00DE121F" w:rsidRPr="00B77A92">
        <w:tab/>
      </w:r>
      <w:r w:rsidR="00DE121F" w:rsidRPr="00B77A92">
        <w:tab/>
        <w:t>squares 2, 4, 9, 12, 16</w:t>
      </w:r>
      <w:r w:rsidR="00C178B9" w:rsidRPr="00B77A92">
        <w:t>.</w:t>
      </w:r>
    </w:p>
    <w:p w14:paraId="3C55209C" w14:textId="641C86D5" w:rsidR="00883232" w:rsidRPr="00B77A92" w:rsidRDefault="00883232" w:rsidP="00C84C10">
      <w:pPr>
        <w:spacing w:after="0" w:line="240" w:lineRule="auto"/>
        <w:jc w:val="both"/>
      </w:pPr>
      <w:r w:rsidRPr="00B77A92">
        <w:t xml:space="preserve"> </w:t>
      </w:r>
      <w:r w:rsidRPr="00B77A92">
        <w:tab/>
      </w:r>
      <w:r w:rsidR="00DE121F" w:rsidRPr="00B77A92">
        <w:tab/>
      </w:r>
      <w:r w:rsidRPr="00B77A92">
        <w:t xml:space="preserve">lines and chartwork must be visible on the </w:t>
      </w:r>
    </w:p>
    <w:p w14:paraId="50632B77" w14:textId="6CE9B820" w:rsidR="00883232" w:rsidRPr="00B77A92" w:rsidRDefault="00883232" w:rsidP="00C84C10">
      <w:pPr>
        <w:spacing w:after="120" w:line="240" w:lineRule="auto"/>
        <w:jc w:val="both"/>
      </w:pPr>
      <w:r w:rsidRPr="00B77A92">
        <w:tab/>
      </w:r>
      <w:r w:rsidR="00DE121F" w:rsidRPr="00B77A92">
        <w:tab/>
      </w:r>
      <w:r w:rsidRPr="00B77A92">
        <w:t>no-data part of a display)</w:t>
      </w:r>
    </w:p>
    <w:p w14:paraId="6DB96F79" w14:textId="5147E9AE" w:rsidR="00883232" w:rsidRPr="00B77A92" w:rsidRDefault="00883232" w:rsidP="003669D5">
      <w:pPr>
        <w:spacing w:after="60" w:line="240" w:lineRule="auto"/>
        <w:jc w:val="both"/>
        <w:rPr>
          <w:b/>
          <w:bCs/>
        </w:rPr>
      </w:pPr>
      <w:r w:rsidRPr="00B77A92">
        <w:rPr>
          <w:b/>
          <w:bCs/>
        </w:rPr>
        <w:t>Six important foreground colours:</w:t>
      </w:r>
    </w:p>
    <w:p w14:paraId="7DF677EE" w14:textId="2B0B230E" w:rsidR="00883232" w:rsidRPr="00B77A92" w:rsidRDefault="00883232" w:rsidP="003669D5">
      <w:pPr>
        <w:spacing w:after="60" w:line="240" w:lineRule="auto"/>
        <w:jc w:val="both"/>
      </w:pPr>
      <w:r w:rsidRPr="00B77A92">
        <w:t>DEPSC</w:t>
      </w:r>
      <w:r w:rsidRPr="00B77A92">
        <w:tab/>
      </w:r>
      <w:r w:rsidR="00A40BF2" w:rsidRPr="00B77A92">
        <w:tab/>
      </w:r>
      <w:r w:rsidRPr="00B77A92">
        <w:t>(safety contour grey)</w:t>
      </w:r>
      <w:r w:rsidR="00DE121F" w:rsidRPr="00B77A92">
        <w:tab/>
      </w:r>
      <w:r w:rsidR="00A40BF2" w:rsidRPr="00B77A92">
        <w:tab/>
      </w:r>
      <w:r w:rsidR="00A40BF2" w:rsidRPr="00B77A92">
        <w:tab/>
      </w:r>
      <w:r w:rsidR="00A40BF2" w:rsidRPr="00B77A92">
        <w:tab/>
      </w:r>
      <w:r w:rsidR="00DE121F" w:rsidRPr="00B77A92">
        <w:t>squares 3, 10, 17.</w:t>
      </w:r>
    </w:p>
    <w:p w14:paraId="7363D2C7" w14:textId="654C9505" w:rsidR="00883232" w:rsidRPr="00B77A92" w:rsidRDefault="00883232" w:rsidP="003669D5">
      <w:pPr>
        <w:spacing w:after="60" w:line="240" w:lineRule="auto"/>
        <w:jc w:val="both"/>
      </w:pPr>
      <w:r w:rsidRPr="00B77A92">
        <w:t xml:space="preserve">NINFO </w:t>
      </w:r>
      <w:r w:rsidRPr="00B77A92">
        <w:tab/>
      </w:r>
      <w:r w:rsidR="00A40BF2" w:rsidRPr="00B77A92">
        <w:tab/>
      </w:r>
      <w:r w:rsidRPr="00B77A92">
        <w:t>(orange, Mariner's information)</w:t>
      </w:r>
      <w:r w:rsidR="00DE121F" w:rsidRPr="00B77A92">
        <w:tab/>
      </w:r>
      <w:r w:rsidR="00A40BF2" w:rsidRPr="00B77A92">
        <w:tab/>
      </w:r>
      <w:r w:rsidR="00A40BF2" w:rsidRPr="00B77A92">
        <w:tab/>
      </w:r>
      <w:r w:rsidR="00DE121F" w:rsidRPr="00B77A92">
        <w:t>squares 5, 8, 14, 16.</w:t>
      </w:r>
    </w:p>
    <w:p w14:paraId="579A1D18" w14:textId="6710D482" w:rsidR="00883232" w:rsidRPr="00B77A92" w:rsidRDefault="00883232" w:rsidP="003669D5">
      <w:pPr>
        <w:spacing w:after="60" w:line="240" w:lineRule="auto"/>
        <w:jc w:val="both"/>
      </w:pPr>
      <w:r w:rsidRPr="00B77A92">
        <w:t xml:space="preserve">ADINF </w:t>
      </w:r>
      <w:r w:rsidRPr="00B77A92">
        <w:tab/>
      </w:r>
      <w:r w:rsidR="00A40BF2" w:rsidRPr="00B77A92">
        <w:tab/>
      </w:r>
      <w:r w:rsidRPr="00B77A92">
        <w:t>(yellow, manufacturer's information)</w:t>
      </w:r>
      <w:r w:rsidR="00DE121F" w:rsidRPr="00B77A92">
        <w:tab/>
      </w:r>
      <w:r w:rsidR="00A40BF2" w:rsidRPr="00B77A92">
        <w:tab/>
      </w:r>
      <w:r w:rsidR="00DE121F" w:rsidRPr="00B77A92">
        <w:t>squares 12, 15, 19.</w:t>
      </w:r>
    </w:p>
    <w:p w14:paraId="4E5B04D9" w14:textId="336D0E31" w:rsidR="00883232" w:rsidRPr="00B77A92" w:rsidRDefault="00883232" w:rsidP="003669D5">
      <w:pPr>
        <w:spacing w:after="60" w:line="240" w:lineRule="auto"/>
        <w:jc w:val="both"/>
      </w:pPr>
      <w:r w:rsidRPr="00B77A92">
        <w:t xml:space="preserve">TRFCD </w:t>
      </w:r>
      <w:r w:rsidRPr="00B77A92">
        <w:tab/>
        <w:t xml:space="preserve">(magenta, traffic lanes and area </w:t>
      </w:r>
      <w:r w:rsidRPr="00B77A92">
        <w:tab/>
        <w:t>boundaries)</w:t>
      </w:r>
      <w:r w:rsidR="00DE121F" w:rsidRPr="00B77A92">
        <w:tab/>
        <w:t>squares 1, 9, 11.</w:t>
      </w:r>
    </w:p>
    <w:p w14:paraId="14D5DE96" w14:textId="0AB5447B" w:rsidR="00883232" w:rsidRPr="00B77A92" w:rsidRDefault="00883232" w:rsidP="003669D5">
      <w:pPr>
        <w:spacing w:after="60" w:line="240" w:lineRule="auto"/>
        <w:jc w:val="both"/>
      </w:pPr>
      <w:r w:rsidRPr="00B77A92">
        <w:t xml:space="preserve">RADLO </w:t>
      </w:r>
      <w:r w:rsidRPr="00B77A92">
        <w:tab/>
        <w:t>(the lower luminance radar green)</w:t>
      </w:r>
      <w:r w:rsidR="00A40BF2" w:rsidRPr="00B77A92">
        <w:tab/>
      </w:r>
      <w:r w:rsidR="00A40BF2" w:rsidRPr="00B77A92">
        <w:tab/>
        <w:t>squares 4, 6, 13, 18.</w:t>
      </w:r>
    </w:p>
    <w:p w14:paraId="0C39F04B" w14:textId="47B5F477" w:rsidR="00883232" w:rsidRPr="00B77A92" w:rsidRDefault="00883232" w:rsidP="003669D5">
      <w:pPr>
        <w:spacing w:after="0" w:line="240" w:lineRule="auto"/>
        <w:jc w:val="both"/>
      </w:pPr>
      <w:r w:rsidRPr="00B77A92">
        <w:t>RESBL</w:t>
      </w:r>
      <w:r w:rsidR="00A40BF2" w:rsidRPr="00B77A92">
        <w:tab/>
      </w:r>
      <w:r w:rsidRPr="00B77A92">
        <w:tab/>
        <w:t>(blue, provisionally reserved for traffic info</w:t>
      </w:r>
      <w:r w:rsidRPr="00B77A92">
        <w:tab/>
        <w:t>squares 2, 7, 20.</w:t>
      </w:r>
    </w:p>
    <w:p w14:paraId="25C43375" w14:textId="45C0A636" w:rsidR="00883232" w:rsidRDefault="00A40BF2" w:rsidP="00C84C10">
      <w:pPr>
        <w:spacing w:after="120" w:line="240" w:lineRule="auto"/>
        <w:jc w:val="both"/>
      </w:pPr>
      <w:r w:rsidRPr="00B77A92">
        <w:t xml:space="preserve"> </w:t>
      </w:r>
      <w:r w:rsidRPr="00B77A92">
        <w:tab/>
      </w:r>
      <w:r w:rsidRPr="00B77A92">
        <w:tab/>
        <w:t>from transponder, VTS etc.)</w:t>
      </w:r>
    </w:p>
    <w:p w14:paraId="519AFDC9" w14:textId="7FFDD7AE" w:rsidR="00E92D97" w:rsidRPr="00B77A92" w:rsidRDefault="00F12027" w:rsidP="00E92D97">
      <w:pPr>
        <w:spacing w:after="120" w:line="240" w:lineRule="auto"/>
        <w:jc w:val="both"/>
      </w:pPr>
      <w:r>
        <w:t>The procedures for carrying out the test are documented in S-164.</w:t>
      </w:r>
    </w:p>
    <w:p w14:paraId="4B6BFB3C" w14:textId="3FFE4BD3" w:rsidR="00E92D97" w:rsidRPr="00B77A92" w:rsidRDefault="00E92D97" w:rsidP="002D7DEE">
      <w:pPr>
        <w:pStyle w:val="Heading3"/>
      </w:pPr>
      <w:bookmarkStart w:id="1665" w:name="_Toc194067196"/>
      <w:r w:rsidRPr="00B77A92">
        <w:t>Relationship to S-57 Chart 1</w:t>
      </w:r>
      <w:bookmarkEnd w:id="1665"/>
    </w:p>
    <w:p w14:paraId="08920B0F" w14:textId="127B65AA" w:rsidR="00E92D97" w:rsidRDefault="00E92D97" w:rsidP="00E92D97">
      <w:pPr>
        <w:spacing w:after="120" w:line="240" w:lineRule="auto"/>
        <w:jc w:val="both"/>
      </w:pPr>
      <w:r w:rsidRPr="00B77A92">
        <w:t>The Chart 1 datasets are located alongside the existing S-57 Chart 1 cells</w:t>
      </w:r>
      <w:r w:rsidR="00C904EF" w:rsidRPr="00B77A92">
        <w:t xml:space="preserve"> to allow use of both in Dual Fuel mode.</w:t>
      </w:r>
    </w:p>
    <w:p w14:paraId="7E7E7187" w14:textId="77777777" w:rsidR="00494CD1" w:rsidRPr="00B77A92" w:rsidRDefault="00494CD1" w:rsidP="00E92D97">
      <w:pPr>
        <w:spacing w:after="120" w:line="240" w:lineRule="auto"/>
        <w:jc w:val="both"/>
      </w:pPr>
    </w:p>
    <w:p w14:paraId="537FBFB7" w14:textId="2D05409C" w:rsidR="00494CD1" w:rsidRPr="00B77A92" w:rsidRDefault="00494CD1" w:rsidP="002D7DEE">
      <w:pPr>
        <w:pStyle w:val="Heading3"/>
      </w:pPr>
      <w:bookmarkStart w:id="1666" w:name="_Toc194067197"/>
      <w:r>
        <w:t>The Black-adjust symbol</w:t>
      </w:r>
      <w:bookmarkEnd w:id="1666"/>
    </w:p>
    <w:p w14:paraId="52C3820D" w14:textId="2B946D05" w:rsidR="00494CD1" w:rsidRDefault="00883232" w:rsidP="006D480D">
      <w:pPr>
        <w:spacing w:after="120" w:line="240" w:lineRule="auto"/>
        <w:jc w:val="both"/>
      </w:pPr>
      <w:r w:rsidRPr="00B77A92">
        <w:t xml:space="preserve">The black-adjust symbol BLKADJ01 is to allow the </w:t>
      </w:r>
      <w:r w:rsidR="006D480D" w:rsidRPr="00B77A92">
        <w:t>M</w:t>
      </w:r>
      <w:r w:rsidRPr="00B77A92">
        <w:t>ariner to adjust the display for ambient illumination on the bridge of a ship</w:t>
      </w:r>
      <w:r w:rsidR="004505B4">
        <w:t>.</w:t>
      </w:r>
      <w:r w:rsidR="008972A2">
        <w:t xml:space="preserve"> </w:t>
      </w:r>
      <w:r w:rsidRPr="00B77A92">
        <w:t>An ECDIS must have the black-adjust symbol displayed whenever the mariner is adjusting the display (that is, depending on the technology of the display brilli</w:t>
      </w:r>
      <w:r w:rsidR="006D480D" w:rsidRPr="00B77A92">
        <w:t>ance, brightness, contrast, etc</w:t>
      </w:r>
      <w:r w:rsidRPr="00B77A92">
        <w:t xml:space="preserve">), as required by </w:t>
      </w:r>
      <w:r w:rsidR="007F034A" w:rsidRPr="00B77A92">
        <w:t xml:space="preserve">clause </w:t>
      </w:r>
      <w:r w:rsidR="00ED45A2" w:rsidRPr="00B77A92">
        <w:fldChar w:fldCharType="begin"/>
      </w:r>
      <w:r w:rsidR="00ED45A2" w:rsidRPr="00B77A92">
        <w:instrText xml:space="preserve"> REF _Ref49462011 \r \h </w:instrText>
      </w:r>
      <w:r w:rsidR="007F034A" w:rsidRPr="00B77A92">
        <w:instrText xml:space="preserve"> \* MERGEFORMAT </w:instrText>
      </w:r>
      <w:r w:rsidR="00ED45A2" w:rsidRPr="00B77A92">
        <w:fldChar w:fldCharType="separate"/>
      </w:r>
      <w:r w:rsidR="00494CD1">
        <w:t>19.3</w:t>
      </w:r>
      <w:r w:rsidR="00ED45A2" w:rsidRPr="00B77A92">
        <w:fldChar w:fldCharType="end"/>
      </w:r>
      <w:r w:rsidRPr="00B77A92">
        <w:t>.</w:t>
      </w:r>
    </w:p>
    <w:p w14:paraId="2BA3702A" w14:textId="77777777" w:rsidR="00574538" w:rsidRPr="00B77A92" w:rsidRDefault="00574538" w:rsidP="006D480D">
      <w:pPr>
        <w:spacing w:after="120" w:line="240" w:lineRule="auto"/>
        <w:jc w:val="both"/>
      </w:pPr>
    </w:p>
    <w:p w14:paraId="233AB736" w14:textId="55756B3F" w:rsidR="00050102" w:rsidRPr="00B77A92" w:rsidRDefault="00050102" w:rsidP="00BE68E8">
      <w:pPr>
        <w:pStyle w:val="Heading1"/>
      </w:pPr>
      <w:bookmarkStart w:id="1667" w:name="_Toc194067198"/>
      <w:r w:rsidRPr="00B77A92">
        <w:t>Data</w:t>
      </w:r>
      <w:r w:rsidR="00FF6170" w:rsidRPr="00B77A92">
        <w:t xml:space="preserve">set </w:t>
      </w:r>
      <w:r w:rsidR="00716214" w:rsidRPr="00B77A92">
        <w:t>M</w:t>
      </w:r>
      <w:r w:rsidRPr="00B77A92">
        <w:t>anagement</w:t>
      </w:r>
      <w:bookmarkEnd w:id="1667"/>
    </w:p>
    <w:p w14:paraId="4EEBDF28" w14:textId="75170204" w:rsidR="00AD3C36" w:rsidRPr="00B77A92" w:rsidRDefault="00050102" w:rsidP="006D480D">
      <w:pPr>
        <w:spacing w:after="120" w:line="240" w:lineRule="auto"/>
        <w:jc w:val="both"/>
      </w:pPr>
      <w:r w:rsidRPr="00B77A92">
        <w:t>This clause covers</w:t>
      </w:r>
      <w:r w:rsidR="007B18E6" w:rsidRPr="00B77A92">
        <w:t xml:space="preserve"> required functionality for </w:t>
      </w:r>
      <w:r w:rsidR="00F26CEE" w:rsidRPr="00B77A92">
        <w:t xml:space="preserve">S-100 </w:t>
      </w:r>
      <w:r w:rsidR="00716214" w:rsidRPr="00B77A92">
        <w:t>data</w:t>
      </w:r>
      <w:r w:rsidR="00FF6170" w:rsidRPr="00B77A92">
        <w:t xml:space="preserve">set </w:t>
      </w:r>
      <w:r w:rsidR="00716214" w:rsidRPr="00B77A92">
        <w:t>management on the ECDIS</w:t>
      </w:r>
      <w:r w:rsidR="001A2735" w:rsidRPr="00B77A92">
        <w:t xml:space="preserve"> to</w:t>
      </w:r>
      <w:r w:rsidRPr="00B77A92">
        <w:t xml:space="preserve"> the extent that </w:t>
      </w:r>
      <w:r w:rsidR="00716214" w:rsidRPr="00B77A92">
        <w:t>it</w:t>
      </w:r>
      <w:r w:rsidRPr="00B77A92">
        <w:t xml:space="preserve"> affect</w:t>
      </w:r>
      <w:r w:rsidR="001A2735" w:rsidRPr="00B77A92">
        <w:t>s</w:t>
      </w:r>
      <w:r w:rsidRPr="00B77A92">
        <w:t xml:space="preserve"> the user experience and portrayal processing.</w:t>
      </w:r>
    </w:p>
    <w:p w14:paraId="2AADFA36" w14:textId="77777777" w:rsidR="006D480D" w:rsidRPr="00B77A92" w:rsidRDefault="006D480D" w:rsidP="006D480D">
      <w:pPr>
        <w:spacing w:after="120" w:line="240" w:lineRule="auto"/>
        <w:jc w:val="both"/>
      </w:pPr>
    </w:p>
    <w:p w14:paraId="47458A1A" w14:textId="6C010DD1" w:rsidR="004D3BE6" w:rsidRPr="00B77A92" w:rsidRDefault="00A94BB4" w:rsidP="00DB7CFE">
      <w:pPr>
        <w:pStyle w:val="Heading2"/>
      </w:pPr>
      <w:bookmarkStart w:id="1668" w:name="_Toc194067199"/>
      <w:r w:rsidRPr="00A94BB4">
        <w:t>Multiple Feature and Portrayal Catalogues</w:t>
      </w:r>
      <w:bookmarkEnd w:id="1668"/>
    </w:p>
    <w:p w14:paraId="0B836B37" w14:textId="5C56FA62" w:rsidR="00F26CEE" w:rsidRDefault="00716214" w:rsidP="006D480D">
      <w:pPr>
        <w:spacing w:after="120" w:line="240" w:lineRule="auto"/>
        <w:jc w:val="both"/>
      </w:pPr>
      <w:r w:rsidRPr="00B77A92">
        <w:t xml:space="preserve">The ECDIS must be able to </w:t>
      </w:r>
      <w:r w:rsidR="00A0054D">
        <w:t>persistently install for use</w:t>
      </w:r>
      <w:r w:rsidR="00A0054D">
        <w:rPr>
          <w:rStyle w:val="CommentReference"/>
          <w:lang w:val="en-GB"/>
        </w:rPr>
        <w:t xml:space="preserve"> </w:t>
      </w:r>
      <w:r w:rsidRPr="00B77A92">
        <w:t xml:space="preserve">multiple versions of the </w:t>
      </w:r>
      <w:r w:rsidR="000472A8" w:rsidRPr="00B77A92">
        <w:t>F</w:t>
      </w:r>
      <w:r w:rsidRPr="00B77A92">
        <w:t xml:space="preserve">eature </w:t>
      </w:r>
      <w:r w:rsidR="00656F5D">
        <w:t xml:space="preserve">and Portrayal </w:t>
      </w:r>
      <w:r w:rsidR="000472A8" w:rsidRPr="00B77A92">
        <w:t>C</w:t>
      </w:r>
      <w:r w:rsidRPr="00B77A92">
        <w:t>atalogue</w:t>
      </w:r>
      <w:r w:rsidR="00656F5D">
        <w:t>s</w:t>
      </w:r>
      <w:r w:rsidRPr="00B77A92">
        <w:t xml:space="preserve"> for </w:t>
      </w:r>
      <w:r w:rsidR="007B18E6" w:rsidRPr="00B77A92">
        <w:t>S-100</w:t>
      </w:r>
      <w:r w:rsidRPr="00B77A92">
        <w:t xml:space="preserve"> product</w:t>
      </w:r>
      <w:r w:rsidR="007B18E6" w:rsidRPr="00B77A92">
        <w:t>s</w:t>
      </w:r>
      <w:r w:rsidR="00A0054D">
        <w:t>.</w:t>
      </w:r>
      <w:r w:rsidR="008972A2">
        <w:t xml:space="preserve"> </w:t>
      </w:r>
      <w:r w:rsidRPr="00B77A92">
        <w:t>Catalogue management is based on the version number of the Product Specification and Catalogues</w:t>
      </w:r>
      <w:r w:rsidR="008972A2">
        <w:t xml:space="preserve"> </w:t>
      </w:r>
    </w:p>
    <w:p w14:paraId="7125B723" w14:textId="08D21E03" w:rsidR="0073642C" w:rsidRPr="00B77A92" w:rsidRDefault="00EE40E0" w:rsidP="006D480D">
      <w:pPr>
        <w:spacing w:after="120" w:line="240" w:lineRule="auto"/>
        <w:jc w:val="both"/>
      </w:pPr>
      <w:r>
        <w:t>A list of t</w:t>
      </w:r>
      <w:r w:rsidR="0073642C" w:rsidRPr="000740C7">
        <w:t>he</w:t>
      </w:r>
      <w:r w:rsidR="0073642C" w:rsidRPr="00B812CA">
        <w:t xml:space="preserve"> available</w:t>
      </w:r>
      <w:r w:rsidR="0073642C" w:rsidRPr="000740C7">
        <w:t xml:space="preserve"> versions of </w:t>
      </w:r>
      <w:r w:rsidR="000740C7">
        <w:t xml:space="preserve">all </w:t>
      </w:r>
      <w:r>
        <w:t xml:space="preserve">installed </w:t>
      </w:r>
      <w:r w:rsidR="0073642C" w:rsidRPr="000740C7">
        <w:t xml:space="preserve">feature and portrayal catalogues </w:t>
      </w:r>
      <w:r>
        <w:t xml:space="preserve">together with their versions </w:t>
      </w:r>
      <w:r w:rsidR="0073642C" w:rsidRPr="000740C7">
        <w:t xml:space="preserve">must be available </w:t>
      </w:r>
      <w:r>
        <w:t>to the user on demand.</w:t>
      </w:r>
    </w:p>
    <w:p w14:paraId="7296113A" w14:textId="0FD0646F" w:rsidR="002759B2" w:rsidRPr="00B77A92" w:rsidRDefault="002759B2" w:rsidP="006D480D">
      <w:pPr>
        <w:spacing w:after="120" w:line="240" w:lineRule="auto"/>
        <w:jc w:val="both"/>
      </w:pPr>
      <w:r w:rsidRPr="00B77A92">
        <w:t xml:space="preserve">See </w:t>
      </w:r>
      <w:r w:rsidR="000472A8" w:rsidRPr="00BC7A29">
        <w:t>A</w:t>
      </w:r>
      <w:r w:rsidRPr="00BC7A29">
        <w:t xml:space="preserve">ppendix </w:t>
      </w:r>
      <w:r w:rsidR="00494CD1" w:rsidRPr="00530F27">
        <w:t>B</w:t>
      </w:r>
      <w:r w:rsidRPr="00BC7A29">
        <w:t xml:space="preserve"> for</w:t>
      </w:r>
      <w:r w:rsidRPr="00B77A92">
        <w:t xml:space="preserve"> loading and ingest processes including SSE Codes relating to </w:t>
      </w:r>
      <w:r w:rsidR="0073642C">
        <w:t>catalogues.</w:t>
      </w:r>
    </w:p>
    <w:p w14:paraId="224C02EB" w14:textId="55F76F5F" w:rsidR="00DB48AD" w:rsidRDefault="00D75AC7" w:rsidP="000472A8">
      <w:pPr>
        <w:spacing w:after="60" w:line="240" w:lineRule="auto"/>
        <w:jc w:val="both"/>
      </w:pPr>
      <w:r>
        <w:lastRenderedPageBreak/>
        <w:t>The v</w:t>
      </w:r>
      <w:r w:rsidR="001C665F" w:rsidRPr="00B77A92">
        <w:t xml:space="preserve">ersioning of </w:t>
      </w:r>
      <w:r>
        <w:t>Feature and Portrayal catalogues</w:t>
      </w:r>
      <w:r w:rsidR="001C665F" w:rsidRPr="00B77A92">
        <w:t xml:space="preserve"> follow</w:t>
      </w:r>
      <w:r w:rsidR="000956D5">
        <w:t>s</w:t>
      </w:r>
      <w:r w:rsidR="001C665F" w:rsidRPr="00B77A92">
        <w:t xml:space="preserve"> the same rules as </w:t>
      </w:r>
      <w:r w:rsidR="00DB48AD" w:rsidRPr="00B77A92">
        <w:t>S-100</w:t>
      </w:r>
      <w:r w:rsidR="001C665F" w:rsidRPr="00B77A92">
        <w:t xml:space="preserve">, which </w:t>
      </w:r>
      <w:r w:rsidR="00DB48AD" w:rsidRPr="00B77A92">
        <w:t>uses a three-part version number (</w:t>
      </w:r>
      <w:proofErr w:type="spellStart"/>
      <w:proofErr w:type="gramStart"/>
      <w:r w:rsidR="00DB48AD" w:rsidRPr="00B77A92">
        <w:rPr>
          <w:i/>
          <w:iCs/>
        </w:rPr>
        <w:t>Edition.Revision.Clarification</w:t>
      </w:r>
      <w:proofErr w:type="spellEnd"/>
      <w:proofErr w:type="gramEnd"/>
      <w:r w:rsidR="00DB48AD" w:rsidRPr="00B77A92">
        <w:t>).</w:t>
      </w:r>
      <w:r w:rsidR="001C665F" w:rsidRPr="00B77A92">
        <w:t xml:space="preserve"> The significance of each component is summarised below</w:t>
      </w:r>
      <w:r w:rsidR="0073642C">
        <w:t>:</w:t>
      </w:r>
    </w:p>
    <w:p w14:paraId="40CDE349" w14:textId="77777777" w:rsidR="0073642C" w:rsidRPr="00B77A92" w:rsidRDefault="0073642C" w:rsidP="000472A8">
      <w:pPr>
        <w:spacing w:after="60" w:line="240" w:lineRule="auto"/>
        <w:jc w:val="both"/>
      </w:pPr>
    </w:p>
    <w:p w14:paraId="4208DB6C" w14:textId="092E5B03" w:rsidR="00DB48AD" w:rsidRPr="00B77A92" w:rsidRDefault="00DB48AD" w:rsidP="00AE2737">
      <w:pPr>
        <w:pStyle w:val="ListParagraph"/>
        <w:numPr>
          <w:ilvl w:val="0"/>
          <w:numId w:val="46"/>
        </w:numPr>
        <w:spacing w:after="60" w:line="240" w:lineRule="auto"/>
        <w:jc w:val="both"/>
      </w:pPr>
      <w:r w:rsidRPr="00B77A92">
        <w:t>Edition: New Editions introduce significant changes</w:t>
      </w:r>
      <w:r w:rsidR="00F9545E" w:rsidRPr="00B77A92">
        <w:t>,</w:t>
      </w:r>
      <w:r w:rsidRPr="00B77A92">
        <w:t xml:space="preserve"> such as the ability to suppor</w:t>
      </w:r>
      <w:r w:rsidR="000472A8" w:rsidRPr="00B77A92">
        <w:t>t new functions or applications;</w:t>
      </w:r>
      <w:r w:rsidRPr="00B77A92">
        <w:t xml:space="preserve"> or </w:t>
      </w:r>
      <w:r w:rsidR="00F9545E" w:rsidRPr="00B77A92">
        <w:t xml:space="preserve">the introduction </w:t>
      </w:r>
      <w:r w:rsidRPr="00B77A92">
        <w:t xml:space="preserve">of new constructs or data types. New </w:t>
      </w:r>
      <w:r w:rsidR="000472A8" w:rsidRPr="00B77A92">
        <w:t>E</w:t>
      </w:r>
      <w:r w:rsidRPr="00B77A92">
        <w:t xml:space="preserve">ditions are indicated by incrementing the </w:t>
      </w:r>
      <w:r w:rsidRPr="00B77A92">
        <w:rPr>
          <w:i/>
          <w:iCs/>
        </w:rPr>
        <w:t>Edition</w:t>
      </w:r>
      <w:r w:rsidRPr="00B77A92">
        <w:t xml:space="preserve"> component of the version number and resetting the other components to 0.</w:t>
      </w:r>
    </w:p>
    <w:p w14:paraId="47257DBE" w14:textId="006BC5DD" w:rsidR="00F9545E" w:rsidRPr="00B77A92" w:rsidRDefault="00DB48AD" w:rsidP="00AE2737">
      <w:pPr>
        <w:pStyle w:val="ListParagraph"/>
        <w:numPr>
          <w:ilvl w:val="0"/>
          <w:numId w:val="46"/>
        </w:numPr>
        <w:spacing w:after="60" w:line="240" w:lineRule="auto"/>
        <w:jc w:val="both"/>
      </w:pPr>
      <w:r w:rsidRPr="00B77A92">
        <w:t xml:space="preserve">Revision: </w:t>
      </w:r>
      <w:r w:rsidR="005363F5" w:rsidRPr="00B77A92">
        <w:t xml:space="preserve">Revisions </w:t>
      </w:r>
      <w:r w:rsidR="00F9545E" w:rsidRPr="00B77A92">
        <w:t>introduce</w:t>
      </w:r>
      <w:r w:rsidR="005363F5" w:rsidRPr="00B77A92">
        <w:t xml:space="preserve"> substantive semantic changes. </w:t>
      </w:r>
      <w:r w:rsidR="00F9545E" w:rsidRPr="00B77A92">
        <w:t xml:space="preserve">New </w:t>
      </w:r>
      <w:r w:rsidR="000472A8" w:rsidRPr="00B77A92">
        <w:t>R</w:t>
      </w:r>
      <w:r w:rsidR="00F9545E" w:rsidRPr="00B77A92">
        <w:t xml:space="preserve">evisions are indicated by incrementing the </w:t>
      </w:r>
      <w:r w:rsidR="00F9545E" w:rsidRPr="00B77A92">
        <w:rPr>
          <w:i/>
          <w:iCs/>
        </w:rPr>
        <w:t>Revision</w:t>
      </w:r>
      <w:r w:rsidR="00F9545E" w:rsidRPr="00B77A92">
        <w:t xml:space="preserve"> component of the version number and resetting the </w:t>
      </w:r>
      <w:r w:rsidR="00F9545E" w:rsidRPr="00B77A92">
        <w:rPr>
          <w:i/>
          <w:iCs/>
        </w:rPr>
        <w:t>Clarification</w:t>
      </w:r>
      <w:r w:rsidR="00F9545E" w:rsidRPr="00B77A92">
        <w:t xml:space="preserve"> component to 0.</w:t>
      </w:r>
    </w:p>
    <w:p w14:paraId="59BD36DF" w14:textId="3A6E4743" w:rsidR="00337BD5" w:rsidRPr="00B77A92" w:rsidRDefault="00F75030" w:rsidP="00AE2737">
      <w:pPr>
        <w:pStyle w:val="ListParagraph"/>
        <w:numPr>
          <w:ilvl w:val="0"/>
          <w:numId w:val="46"/>
        </w:numPr>
        <w:spacing w:after="120" w:line="240" w:lineRule="auto"/>
        <w:jc w:val="both"/>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w:t>
      </w:r>
      <w:r w:rsidR="001C665F" w:rsidRPr="00B77A92">
        <w:t xml:space="preserve"> </w:t>
      </w:r>
      <w:r w:rsidRPr="00B77A92">
        <w:t>Changes in a Clarification are minor and ensure backward compatibility with the previous versions within the same Edition.</w:t>
      </w:r>
      <w:r w:rsidR="001C665F" w:rsidRPr="00B77A92">
        <w:t xml:space="preserve"> Clarifications are indicated by incrementing the Clarification component of the version number.</w:t>
      </w:r>
    </w:p>
    <w:p w14:paraId="00C912BC" w14:textId="77777777" w:rsidR="0033662B" w:rsidRPr="00B77A92"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B77A92" w14:paraId="5EB0F070" w14:textId="77777777" w:rsidTr="00B812CA">
        <w:tc>
          <w:tcPr>
            <w:tcW w:w="2376" w:type="dxa"/>
            <w:shd w:val="clear" w:color="auto" w:fill="F2F2F2" w:themeFill="background1" w:themeFillShade="F2"/>
          </w:tcPr>
          <w:p w14:paraId="39F800CC" w14:textId="4BC8B880" w:rsidR="0078790C" w:rsidRPr="00B77A92" w:rsidRDefault="0078790C" w:rsidP="00B812CA">
            <w:pPr>
              <w:spacing w:after="120"/>
              <w:jc w:val="center"/>
            </w:pPr>
            <w:r w:rsidRPr="00B77A92">
              <w:t>Type of Change</w:t>
            </w:r>
          </w:p>
        </w:tc>
        <w:tc>
          <w:tcPr>
            <w:tcW w:w="1701" w:type="dxa"/>
            <w:shd w:val="clear" w:color="auto" w:fill="F2F2F2" w:themeFill="background1" w:themeFillShade="F2"/>
          </w:tcPr>
          <w:p w14:paraId="7A436B0C" w14:textId="3944CE9B" w:rsidR="0078790C" w:rsidRPr="00B77A92" w:rsidRDefault="0078790C" w:rsidP="00B812CA">
            <w:pPr>
              <w:spacing w:after="120"/>
              <w:jc w:val="center"/>
            </w:pPr>
            <w:r w:rsidRPr="00B77A92">
              <w:t>Example</w:t>
            </w:r>
          </w:p>
        </w:tc>
        <w:tc>
          <w:tcPr>
            <w:tcW w:w="1515" w:type="dxa"/>
            <w:shd w:val="clear" w:color="auto" w:fill="F2F2F2" w:themeFill="background1" w:themeFillShade="F2"/>
          </w:tcPr>
          <w:p w14:paraId="076E9C81" w14:textId="097E632D" w:rsidR="0078790C" w:rsidRPr="00B77A92" w:rsidRDefault="0078790C" w:rsidP="00B812CA">
            <w:pPr>
              <w:spacing w:after="120"/>
              <w:jc w:val="center"/>
            </w:pPr>
            <w:r w:rsidRPr="00B77A92">
              <w:t>DPS</w:t>
            </w:r>
          </w:p>
        </w:tc>
        <w:tc>
          <w:tcPr>
            <w:tcW w:w="1865" w:type="dxa"/>
            <w:shd w:val="clear" w:color="auto" w:fill="F2F2F2" w:themeFill="background1" w:themeFillShade="F2"/>
          </w:tcPr>
          <w:p w14:paraId="3976BF21" w14:textId="664D0BAD" w:rsidR="0078790C" w:rsidRPr="00B77A92" w:rsidRDefault="0078790C" w:rsidP="00B812CA">
            <w:pPr>
              <w:spacing w:after="120"/>
              <w:jc w:val="center"/>
            </w:pPr>
            <w:r w:rsidRPr="00B77A92">
              <w:t>FC</w:t>
            </w:r>
          </w:p>
        </w:tc>
        <w:tc>
          <w:tcPr>
            <w:tcW w:w="1865" w:type="dxa"/>
            <w:shd w:val="clear" w:color="auto" w:fill="F2F2F2" w:themeFill="background1" w:themeFillShade="F2"/>
          </w:tcPr>
          <w:p w14:paraId="1B8F2CA8" w14:textId="051CBB40" w:rsidR="0078790C" w:rsidRPr="00B77A92" w:rsidRDefault="0078790C" w:rsidP="00B812CA">
            <w:pPr>
              <w:spacing w:after="120"/>
              <w:jc w:val="center"/>
            </w:pPr>
            <w:r w:rsidRPr="00B77A92">
              <w:t>PC</w:t>
            </w:r>
          </w:p>
        </w:tc>
      </w:tr>
      <w:tr w:rsidR="0078790C" w:rsidRPr="00B77A92" w14:paraId="295BDA07" w14:textId="77777777" w:rsidTr="00B812CA">
        <w:tc>
          <w:tcPr>
            <w:tcW w:w="2376" w:type="dxa"/>
            <w:vAlign w:val="center"/>
          </w:tcPr>
          <w:p w14:paraId="4504D67F" w14:textId="73BD0814" w:rsidR="0078790C" w:rsidRPr="00B77A92" w:rsidRDefault="0078790C" w:rsidP="00B812CA">
            <w:pPr>
              <w:spacing w:after="120"/>
            </w:pPr>
            <w:r w:rsidRPr="00B77A92">
              <w:t>Major Change including an S-100 version change</w:t>
            </w:r>
          </w:p>
        </w:tc>
        <w:tc>
          <w:tcPr>
            <w:tcW w:w="1701" w:type="dxa"/>
            <w:vAlign w:val="center"/>
          </w:tcPr>
          <w:p w14:paraId="65A5AFDC" w14:textId="2C4E0739" w:rsidR="0078790C" w:rsidRPr="00B77A92" w:rsidRDefault="0078790C" w:rsidP="00B812CA">
            <w:pPr>
              <w:spacing w:after="120"/>
            </w:pPr>
            <w:r w:rsidRPr="00B77A92">
              <w:t>New Concept in S-100, used in S-101</w:t>
            </w:r>
          </w:p>
        </w:tc>
        <w:tc>
          <w:tcPr>
            <w:tcW w:w="1515" w:type="dxa"/>
            <w:vAlign w:val="center"/>
          </w:tcPr>
          <w:p w14:paraId="20587014" w14:textId="2803BB06" w:rsidR="0078790C" w:rsidRPr="00B77A92" w:rsidRDefault="0078790C" w:rsidP="00B812CA">
            <w:pPr>
              <w:spacing w:after="120"/>
              <w:jc w:val="center"/>
            </w:pPr>
            <w:r w:rsidRPr="00411E72">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7BD06AFB" w14:textId="43046F00" w:rsidR="0078790C" w:rsidRPr="00B77A92" w:rsidRDefault="0078790C" w:rsidP="00B812CA">
            <w:pPr>
              <w:spacing w:after="120"/>
              <w:jc w:val="center"/>
            </w:pPr>
            <w:r w:rsidRPr="00411E72">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05A51679" w14:textId="7F48E8E9" w:rsidR="0078790C" w:rsidRPr="00B77A92" w:rsidRDefault="0078790C" w:rsidP="00B812CA">
            <w:pPr>
              <w:spacing w:after="120"/>
              <w:jc w:val="center"/>
            </w:pPr>
            <w:r w:rsidRPr="00411E72">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78790C" w:rsidRPr="00B77A92" w14:paraId="6D64CB8C" w14:textId="77777777" w:rsidTr="00B812CA">
        <w:tc>
          <w:tcPr>
            <w:tcW w:w="2376" w:type="dxa"/>
            <w:vAlign w:val="center"/>
          </w:tcPr>
          <w:p w14:paraId="43C80F9E" w14:textId="18FFABCE" w:rsidR="0078790C" w:rsidRPr="00B77A92" w:rsidRDefault="0078790C" w:rsidP="00B812CA">
            <w:pPr>
              <w:spacing w:after="120"/>
            </w:pPr>
            <w:r w:rsidRPr="00B77A92">
              <w:t>New content</w:t>
            </w:r>
          </w:p>
        </w:tc>
        <w:tc>
          <w:tcPr>
            <w:tcW w:w="1701" w:type="dxa"/>
            <w:vAlign w:val="center"/>
          </w:tcPr>
          <w:p w14:paraId="6D0BE867" w14:textId="35F3FF29" w:rsidR="0078790C" w:rsidRPr="00B77A92" w:rsidRDefault="0078790C" w:rsidP="00B812CA">
            <w:pPr>
              <w:spacing w:after="120"/>
            </w:pPr>
            <w:r w:rsidRPr="00B77A92">
              <w:t>Attribute value / Feature added or removed</w:t>
            </w:r>
          </w:p>
        </w:tc>
        <w:tc>
          <w:tcPr>
            <w:tcW w:w="1515" w:type="dxa"/>
            <w:vAlign w:val="center"/>
          </w:tcPr>
          <w:p w14:paraId="7CDFA69C" w14:textId="0138E8C0" w:rsidR="0078790C" w:rsidRPr="00B77A92" w:rsidRDefault="0078790C" w:rsidP="00B812CA">
            <w:pPr>
              <w:spacing w:after="120"/>
              <w:jc w:val="center"/>
            </w:pPr>
            <w:r w:rsidRPr="00B77A92">
              <w:t>A.</w:t>
            </w:r>
            <w:r w:rsidRPr="00411E72">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2B079DCB" w14:textId="6D729AE5" w:rsidR="0078790C" w:rsidRPr="00B77A92" w:rsidRDefault="0078790C" w:rsidP="00B812CA">
            <w:pPr>
              <w:spacing w:after="120"/>
              <w:jc w:val="center"/>
            </w:pPr>
            <w:r w:rsidRPr="00B77A92">
              <w:t>A.</w:t>
            </w:r>
            <w:r w:rsidRPr="00411E72">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5E3D369B" w14:textId="69F936A1" w:rsidR="0078790C" w:rsidRPr="00B77A92" w:rsidRDefault="0078790C" w:rsidP="00B812CA">
            <w:pPr>
              <w:spacing w:after="120"/>
              <w:jc w:val="center"/>
            </w:pPr>
            <w:r w:rsidRPr="00B77A92">
              <w:t>A.</w:t>
            </w:r>
            <w:r w:rsidRPr="00411E72">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78790C" w:rsidRPr="00B77A92" w14:paraId="512FE840" w14:textId="77777777" w:rsidTr="00B812CA">
        <w:tc>
          <w:tcPr>
            <w:tcW w:w="2376" w:type="dxa"/>
            <w:vAlign w:val="center"/>
          </w:tcPr>
          <w:p w14:paraId="4653D935" w14:textId="509A9F85" w:rsidR="0078790C" w:rsidRPr="00B77A92" w:rsidRDefault="0078790C" w:rsidP="00B812CA">
            <w:pPr>
              <w:spacing w:after="120"/>
            </w:pPr>
            <w:r w:rsidRPr="00B77A92">
              <w:t>FC correction, no content or portrayal impact</w:t>
            </w:r>
          </w:p>
        </w:tc>
        <w:tc>
          <w:tcPr>
            <w:tcW w:w="1701" w:type="dxa"/>
            <w:vAlign w:val="center"/>
          </w:tcPr>
          <w:p w14:paraId="19C095AF" w14:textId="58D7D5DA" w:rsidR="0078790C" w:rsidRPr="00B77A92" w:rsidRDefault="0033662B" w:rsidP="00B812CA">
            <w:pPr>
              <w:spacing w:after="120"/>
            </w:pPr>
            <w:r w:rsidRPr="00B77A92">
              <w:t>Clarification of definition</w:t>
            </w:r>
          </w:p>
        </w:tc>
        <w:tc>
          <w:tcPr>
            <w:tcW w:w="1515" w:type="dxa"/>
            <w:vAlign w:val="center"/>
          </w:tcPr>
          <w:p w14:paraId="0C3B1360" w14:textId="254C88D1" w:rsidR="0078790C" w:rsidRPr="00B812CA" w:rsidRDefault="0033662B" w:rsidP="0078790C">
            <w:pPr>
              <w:spacing w:after="120"/>
              <w:jc w:val="center"/>
            </w:pPr>
            <w:r w:rsidRPr="00B812CA">
              <w:t>A.B.-</w:t>
            </w:r>
          </w:p>
        </w:tc>
        <w:tc>
          <w:tcPr>
            <w:tcW w:w="1865" w:type="dxa"/>
            <w:vAlign w:val="center"/>
          </w:tcPr>
          <w:p w14:paraId="5162F136" w14:textId="3FC62572" w:rsidR="0078790C" w:rsidRPr="00B812CA" w:rsidRDefault="0033662B" w:rsidP="0078790C">
            <w:pPr>
              <w:spacing w:after="120"/>
              <w:jc w:val="center"/>
            </w:pPr>
            <w:r w:rsidRPr="00B77A92">
              <w:t>A.B.</w:t>
            </w:r>
            <w:r w:rsidR="0078790C" w:rsidRPr="00411E72">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B812CA" w:rsidRDefault="0033662B" w:rsidP="0078790C">
            <w:pPr>
              <w:spacing w:after="120"/>
              <w:jc w:val="center"/>
            </w:pPr>
            <w:r w:rsidRPr="00B812CA">
              <w:t>A.B.-</w:t>
            </w:r>
          </w:p>
        </w:tc>
      </w:tr>
    </w:tbl>
    <w:p w14:paraId="5F56E684" w14:textId="77777777" w:rsidR="0033662B" w:rsidRPr="00B77A92" w:rsidRDefault="0033662B" w:rsidP="00B812CA">
      <w:pPr>
        <w:spacing w:after="120" w:line="240" w:lineRule="auto"/>
        <w:jc w:val="both"/>
      </w:pPr>
    </w:p>
    <w:p w14:paraId="601A79C1" w14:textId="202F40C9" w:rsidR="00742D83" w:rsidRPr="00B77A92" w:rsidRDefault="00DB796E" w:rsidP="00DB796E">
      <w:pPr>
        <w:spacing w:after="120" w:line="240" w:lineRule="auto"/>
        <w:jc w:val="both"/>
      </w:pPr>
      <w:r w:rsidRPr="00B77A92">
        <w:t>Each dataset has a product specification edition number contained within it.</w:t>
      </w:r>
      <w:r w:rsidR="00311484" w:rsidRPr="00B77A92">
        <w:t xml:space="preserve"> These are located as follows:</w:t>
      </w:r>
    </w:p>
    <w:p w14:paraId="2170A648" w14:textId="4259D4F5" w:rsidR="00311484" w:rsidRPr="00B77A92" w:rsidRDefault="00311484" w:rsidP="00311484">
      <w:pPr>
        <w:pStyle w:val="ListParagraph"/>
        <w:numPr>
          <w:ilvl w:val="0"/>
          <w:numId w:val="126"/>
        </w:numPr>
        <w:spacing w:after="120" w:line="240" w:lineRule="auto"/>
        <w:jc w:val="both"/>
      </w:pPr>
      <w:r w:rsidRPr="00B77A92">
        <w:t xml:space="preserve">ISO8211 datasets (S-100 Part 10a). </w:t>
      </w:r>
      <w:r w:rsidR="00967824" w:rsidRPr="00B77A92">
        <w:t>The “PRED” field of the DSID record in the dataset.</w:t>
      </w:r>
    </w:p>
    <w:p w14:paraId="45DF42BF" w14:textId="0CC24994" w:rsidR="00311484" w:rsidRPr="00B77A92" w:rsidRDefault="00311484" w:rsidP="00311484">
      <w:pPr>
        <w:pStyle w:val="ListParagraph"/>
        <w:numPr>
          <w:ilvl w:val="0"/>
          <w:numId w:val="126"/>
        </w:numPr>
        <w:spacing w:after="120" w:line="240" w:lineRule="auto"/>
        <w:jc w:val="both"/>
      </w:pPr>
      <w:r w:rsidRPr="00B77A92">
        <w:t xml:space="preserve">GML Datasets (S-100 Part 10b). </w:t>
      </w:r>
      <w:r w:rsidR="00967824" w:rsidRPr="00B77A92">
        <w:t>The “</w:t>
      </w:r>
      <w:proofErr w:type="spellStart"/>
      <w:r w:rsidR="00967824" w:rsidRPr="00B77A92">
        <w:t>ProductEdition</w:t>
      </w:r>
      <w:proofErr w:type="spellEnd"/>
      <w:r w:rsidR="00967824" w:rsidRPr="00B77A92">
        <w:t xml:space="preserve">” element of the </w:t>
      </w:r>
      <w:proofErr w:type="spellStart"/>
      <w:r w:rsidR="00967824" w:rsidRPr="00B77A92">
        <w:t>DatasetIdentification</w:t>
      </w:r>
      <w:proofErr w:type="spellEnd"/>
      <w:r w:rsidR="00967824" w:rsidRPr="00B77A92">
        <w:t xml:space="preserve"> element in the GML dataset header. </w:t>
      </w:r>
    </w:p>
    <w:p w14:paraId="7EFEC2F0" w14:textId="5B58DF63" w:rsidR="00311484" w:rsidRPr="00B77A92" w:rsidRDefault="00311484" w:rsidP="00B812CA">
      <w:pPr>
        <w:pStyle w:val="ListParagraph"/>
        <w:numPr>
          <w:ilvl w:val="0"/>
          <w:numId w:val="126"/>
        </w:numPr>
        <w:spacing w:after="120" w:line="240" w:lineRule="auto"/>
        <w:jc w:val="both"/>
      </w:pPr>
      <w:r w:rsidRPr="00B77A92">
        <w:t xml:space="preserve">HDF5 datasets (S-100 Part 10c) – Root Group </w:t>
      </w:r>
      <w:r w:rsidR="00967824" w:rsidRPr="00B77A92">
        <w:t>“</w:t>
      </w:r>
      <w:r w:rsidRPr="00B77A92">
        <w:t>Product Specification</w:t>
      </w:r>
      <w:r w:rsidR="00967824" w:rsidRPr="00B77A92">
        <w:t>”</w:t>
      </w:r>
      <w:r w:rsidRPr="00B77A92">
        <w:t xml:space="preserve"> metadata value, S-100 Part 10c </w:t>
      </w:r>
    </w:p>
    <w:p w14:paraId="53B8F52C" w14:textId="63DA3E82" w:rsidR="00311484" w:rsidRPr="00B77A92" w:rsidRDefault="00311484" w:rsidP="00DB796E">
      <w:pPr>
        <w:spacing w:after="120" w:line="240" w:lineRule="auto"/>
        <w:jc w:val="both"/>
      </w:pPr>
      <w:r w:rsidRPr="00B77A92">
        <w:t>And have the following common format:</w:t>
      </w:r>
    </w:p>
    <w:p w14:paraId="2EE26886" w14:textId="6342EF3F" w:rsidR="00311484" w:rsidRPr="00B77A92" w:rsidRDefault="00311484" w:rsidP="00311484">
      <w:pPr>
        <w:spacing w:after="120" w:line="240" w:lineRule="auto"/>
        <w:ind w:left="720" w:firstLine="720"/>
        <w:jc w:val="both"/>
      </w:pPr>
      <w:proofErr w:type="gramStart"/>
      <w:r w:rsidRPr="00B812CA">
        <w:rPr>
          <w:b/>
          <w:bCs/>
        </w:rPr>
        <w:t>INT.IHO.</w:t>
      </w:r>
      <w:r w:rsidR="00967824" w:rsidRPr="00B77A92">
        <w:rPr>
          <w:b/>
          <w:bCs/>
        </w:rPr>
        <w:t>[</w:t>
      </w:r>
      <w:proofErr w:type="gramEnd"/>
      <w:r w:rsidR="00967824" w:rsidRPr="00B77A92">
        <w:rPr>
          <w:b/>
          <w:bCs/>
        </w:rPr>
        <w:t>S-XXX]</w:t>
      </w:r>
      <w:r w:rsidRPr="00B812CA">
        <w:rPr>
          <w:b/>
          <w:bCs/>
        </w:rPr>
        <w:t>.</w:t>
      </w:r>
      <w:proofErr w:type="gramStart"/>
      <w:r w:rsidR="00967824" w:rsidRPr="00B77A92">
        <w:rPr>
          <w:b/>
          <w:bCs/>
        </w:rPr>
        <w:t>A</w:t>
      </w:r>
      <w:r w:rsidRPr="00B812CA">
        <w:rPr>
          <w:b/>
          <w:bCs/>
        </w:rPr>
        <w:t>.</w:t>
      </w:r>
      <w:r w:rsidR="00967824" w:rsidRPr="00B77A92">
        <w:rPr>
          <w:b/>
          <w:bCs/>
        </w:rPr>
        <w:t>B</w:t>
      </w:r>
      <w:proofErr w:type="gramEnd"/>
      <w:r w:rsidR="00967824" w:rsidRPr="00B77A92">
        <w:rPr>
          <w:b/>
          <w:bCs/>
        </w:rPr>
        <w:t>[</w:t>
      </w:r>
      <w:r w:rsidRPr="00B812CA">
        <w:rPr>
          <w:b/>
          <w:bCs/>
        </w:rPr>
        <w:t>.</w:t>
      </w:r>
      <w:r w:rsidR="00967824" w:rsidRPr="00B77A92">
        <w:rPr>
          <w:b/>
          <w:bCs/>
        </w:rPr>
        <w:t>C]</w:t>
      </w:r>
      <w:r w:rsidR="00967824" w:rsidRPr="00B77A92">
        <w:t xml:space="preserve"> where:</w:t>
      </w:r>
    </w:p>
    <w:p w14:paraId="3D3ACD59" w14:textId="0AFA4861" w:rsidR="00967824" w:rsidRPr="00B77A92" w:rsidRDefault="00967824" w:rsidP="00311484">
      <w:pPr>
        <w:spacing w:after="120" w:line="240" w:lineRule="auto"/>
        <w:ind w:left="720" w:firstLine="720"/>
        <w:jc w:val="both"/>
      </w:pPr>
      <w:r w:rsidRPr="00B77A92">
        <w:t xml:space="preserve">S-XXX is the IHO product </w:t>
      </w:r>
      <w:proofErr w:type="gramStart"/>
      <w:r w:rsidRPr="00B77A92">
        <w:t>specification ,</w:t>
      </w:r>
      <w:proofErr w:type="gramEnd"/>
      <w:r w:rsidRPr="00B77A92">
        <w:t xml:space="preserve"> </w:t>
      </w:r>
      <w:proofErr w:type="spellStart"/>
      <w:r w:rsidRPr="00B77A92">
        <w:t>e.g</w:t>
      </w:r>
      <w:proofErr w:type="spellEnd"/>
      <w:r w:rsidRPr="00B77A92">
        <w:t xml:space="preserve"> S-101, S-102 </w:t>
      </w:r>
      <w:proofErr w:type="gramStart"/>
      <w:r w:rsidRPr="00B77A92">
        <w:t>etc..</w:t>
      </w:r>
      <w:proofErr w:type="gramEnd"/>
    </w:p>
    <w:p w14:paraId="6E7A78A5" w14:textId="4163844C" w:rsidR="0033662B" w:rsidRPr="00B77A92" w:rsidRDefault="00967824" w:rsidP="00B812CA">
      <w:pPr>
        <w:spacing w:after="120" w:line="240" w:lineRule="auto"/>
        <w:ind w:left="720" w:firstLine="720"/>
        <w:jc w:val="both"/>
      </w:pPr>
      <w:r w:rsidRPr="00B812CA">
        <w:rPr>
          <w:b/>
          <w:bCs/>
        </w:rPr>
        <w:t>A.B</w:t>
      </w:r>
      <w:r w:rsidRPr="00B77A92">
        <w:t xml:space="preserve"> and, optionally</w:t>
      </w:r>
      <w:r w:rsidR="00B76E6D">
        <w:t xml:space="preserve"> encoded</w:t>
      </w:r>
      <w:r w:rsidRPr="00B77A92">
        <w:t xml:space="preserve">, </w:t>
      </w:r>
      <w:r w:rsidRPr="00B812CA">
        <w:rPr>
          <w:b/>
          <w:bCs/>
        </w:rPr>
        <w:t>.C</w:t>
      </w:r>
      <w:r w:rsidRPr="00B77A92">
        <w:t xml:space="preserve"> are the </w:t>
      </w:r>
      <w:r w:rsidR="0033662B" w:rsidRPr="00B77A92">
        <w:t>Edition</w:t>
      </w:r>
      <w:r w:rsidRPr="00B77A92">
        <w:t xml:space="preserve">, </w:t>
      </w:r>
      <w:r w:rsidR="0033662B" w:rsidRPr="00B77A92">
        <w:t>Revision</w:t>
      </w:r>
      <w:r w:rsidRPr="00B77A92">
        <w:t xml:space="preserve"> and clarification numbers </w:t>
      </w:r>
      <w:r w:rsidR="0033662B" w:rsidRPr="00B77A92">
        <w:t>as above.</w:t>
      </w:r>
    </w:p>
    <w:p w14:paraId="460BC584" w14:textId="09B965EA" w:rsidR="00311484" w:rsidRPr="00B77A92" w:rsidRDefault="00311484" w:rsidP="00DB796E">
      <w:pPr>
        <w:spacing w:after="120" w:line="240" w:lineRule="auto"/>
        <w:jc w:val="both"/>
      </w:pPr>
      <w:r w:rsidRPr="00B77A92">
        <w:t xml:space="preserve">e.g. for an S-101 ENC dataset conforming to feature catalogue 1.4.1 the </w:t>
      </w:r>
      <w:r w:rsidR="00E15AA8" w:rsidRPr="00B77A92">
        <w:t xml:space="preserve">DSID </w:t>
      </w:r>
      <w:r w:rsidR="00967824" w:rsidRPr="00B77A92">
        <w:t>PRED field contains:</w:t>
      </w:r>
    </w:p>
    <w:p w14:paraId="68417B4C" w14:textId="4A008025" w:rsidR="00311484" w:rsidRPr="00B812CA" w:rsidRDefault="00967824" w:rsidP="00B812CA">
      <w:pPr>
        <w:spacing w:after="120" w:line="240" w:lineRule="auto"/>
        <w:ind w:left="720" w:firstLine="720"/>
        <w:jc w:val="both"/>
        <w:rPr>
          <w:b/>
          <w:bCs/>
        </w:rPr>
      </w:pPr>
      <w:r w:rsidRPr="00B77A92">
        <w:rPr>
          <w:b/>
          <w:bCs/>
        </w:rPr>
        <w:t>INT.IHO.S-101.1.4</w:t>
      </w:r>
      <w:r w:rsidR="003B6014">
        <w:rPr>
          <w:b/>
          <w:bCs/>
        </w:rPr>
        <w:t>.1</w:t>
      </w:r>
      <w:r w:rsidR="00B76E6D">
        <w:rPr>
          <w:b/>
          <w:bCs/>
        </w:rPr>
        <w:t xml:space="preserve"> or </w:t>
      </w:r>
      <w:r w:rsidR="00B76E6D" w:rsidRPr="00B77A92">
        <w:rPr>
          <w:b/>
          <w:bCs/>
        </w:rPr>
        <w:t>INT.IHO.S-101.1.4</w:t>
      </w:r>
    </w:p>
    <w:p w14:paraId="20AD1E68" w14:textId="74A0E41A" w:rsidR="002C0956" w:rsidRDefault="002C0956" w:rsidP="00E52A1A">
      <w:pPr>
        <w:spacing w:after="120" w:line="240" w:lineRule="auto"/>
        <w:jc w:val="both"/>
      </w:pPr>
      <w:r>
        <w:t xml:space="preserve">Catalogues are identified by the following </w:t>
      </w:r>
      <w:r w:rsidR="008605F7">
        <w:t>XML elements</w:t>
      </w:r>
    </w:p>
    <w:p w14:paraId="22461868" w14:textId="48A9C034" w:rsidR="008605F7" w:rsidRDefault="00EA11CE" w:rsidP="008605F7">
      <w:pPr>
        <w:pStyle w:val="ListParagraph"/>
        <w:numPr>
          <w:ilvl w:val="0"/>
          <w:numId w:val="128"/>
        </w:numPr>
        <w:spacing w:after="120" w:line="240" w:lineRule="auto"/>
        <w:jc w:val="both"/>
      </w:pPr>
      <w:r>
        <w:t>F</w:t>
      </w:r>
      <w:r w:rsidR="008605F7">
        <w:t>eature Catalogue</w:t>
      </w:r>
      <w:r>
        <w:t xml:space="preserve">: </w:t>
      </w:r>
      <w:r w:rsidR="008605F7">
        <w:t>S100XC:</w:t>
      </w:r>
      <w:r w:rsidR="008605F7" w:rsidRPr="008605F7">
        <w:rPr>
          <w:b/>
          <w:bCs/>
        </w:rPr>
        <w:t xml:space="preserve"> </w:t>
      </w:r>
      <w:r w:rsidR="00A0054D">
        <w:rPr>
          <w:b/>
          <w:bCs/>
        </w:rPr>
        <w:t xml:space="preserve">productid </w:t>
      </w:r>
      <w:r w:rsidR="008605F7">
        <w:t>and S100</w:t>
      </w:r>
      <w:proofErr w:type="gramStart"/>
      <w:r w:rsidR="008605F7">
        <w:t>XC:</w:t>
      </w:r>
      <w:r w:rsidR="008605F7">
        <w:rPr>
          <w:b/>
          <w:bCs/>
        </w:rPr>
        <w:t>versionNumber</w:t>
      </w:r>
      <w:proofErr w:type="gramEnd"/>
    </w:p>
    <w:p w14:paraId="686ED862" w14:textId="168C4168" w:rsidR="008605F7" w:rsidRDefault="008605F7" w:rsidP="00B812CA">
      <w:pPr>
        <w:pStyle w:val="ListParagraph"/>
        <w:numPr>
          <w:ilvl w:val="0"/>
          <w:numId w:val="128"/>
        </w:numPr>
        <w:spacing w:after="120" w:line="240" w:lineRule="auto"/>
        <w:jc w:val="both"/>
      </w:pPr>
      <w:r>
        <w:t xml:space="preserve">Portrayal Catalogue: </w:t>
      </w:r>
      <w:r w:rsidRPr="00B812CA">
        <w:rPr>
          <w:b/>
          <w:bCs/>
        </w:rPr>
        <w:t>productid</w:t>
      </w:r>
      <w:r>
        <w:t xml:space="preserve"> and </w:t>
      </w:r>
      <w:r w:rsidRPr="00B812CA">
        <w:rPr>
          <w:b/>
          <w:bCs/>
        </w:rPr>
        <w:t>version</w:t>
      </w:r>
      <w:r>
        <w:t xml:space="preserve"> attributes of the </w:t>
      </w:r>
      <w:proofErr w:type="spellStart"/>
      <w:r>
        <w:t>PortrayalCatalogue</w:t>
      </w:r>
      <w:proofErr w:type="spellEnd"/>
      <w:r>
        <w:t xml:space="preserve"> root element of the portrayal_catalogue.xml</w:t>
      </w:r>
      <w:r w:rsidR="00EE6326">
        <w:t xml:space="preserve"> contained in the root level of the compressed portrayal catalogue archive.</w:t>
      </w:r>
    </w:p>
    <w:p w14:paraId="2785DA4A" w14:textId="0DE36A39" w:rsidR="00DB796E" w:rsidRDefault="00AC52B2" w:rsidP="00DB796E">
      <w:pPr>
        <w:spacing w:after="120" w:line="240" w:lineRule="auto"/>
        <w:jc w:val="both"/>
      </w:pPr>
      <w:r w:rsidRPr="00B77A92">
        <w:lastRenderedPageBreak/>
        <w:t>Therefore, t</w:t>
      </w:r>
      <w:r w:rsidR="00DB796E" w:rsidRPr="00B77A92">
        <w:t xml:space="preserve">his requires the ECDIS to have installed a feature catalogue </w:t>
      </w:r>
      <w:r w:rsidRPr="00B77A92">
        <w:t xml:space="preserve">for each S-100 dataset </w:t>
      </w:r>
      <w:r w:rsidR="00DB796E" w:rsidRPr="00B77A92">
        <w:t>which has a matching edition and revision number. Multiple feature catalogues</w:t>
      </w:r>
      <w:r w:rsidRPr="00B77A92">
        <w:t xml:space="preserve"> for each S-100 product</w:t>
      </w:r>
      <w:r w:rsidR="00DB796E" w:rsidRPr="00B77A92">
        <w:t xml:space="preserve"> </w:t>
      </w:r>
      <w:r w:rsidR="00B15F52" w:rsidRPr="00B77A92">
        <w:rPr>
          <w:b/>
          <w:bCs/>
        </w:rPr>
        <w:t>must</w:t>
      </w:r>
      <w:r w:rsidR="00DB796E" w:rsidRPr="00B77A92">
        <w:t xml:space="preserve"> therefore be supported to maintain different revisions </w:t>
      </w:r>
      <w:r w:rsidR="00F26CEE" w:rsidRPr="00B77A92">
        <w:t xml:space="preserve">and editions </w:t>
      </w:r>
      <w:r w:rsidR="00DB796E" w:rsidRPr="00B77A92">
        <w:t>of datasets</w:t>
      </w:r>
      <w:r w:rsidR="00B15F52" w:rsidRPr="00B77A92">
        <w:t xml:space="preserve"> within the System Database</w:t>
      </w:r>
      <w:r w:rsidR="00DB796E" w:rsidRPr="00B77A92">
        <w:t>.</w:t>
      </w:r>
    </w:p>
    <w:p w14:paraId="141E40EB" w14:textId="10786B87" w:rsidR="00E52A1A" w:rsidRPr="00B77A92" w:rsidRDefault="00C54A05" w:rsidP="00DB7CFE">
      <w:pPr>
        <w:pStyle w:val="Heading2"/>
      </w:pPr>
      <w:bookmarkStart w:id="1669" w:name="_Toc194067200"/>
      <w:r>
        <w:t xml:space="preserve">Portrayal and </w:t>
      </w:r>
      <w:r w:rsidR="00844F6F">
        <w:t>f</w:t>
      </w:r>
      <w:r>
        <w:t>eature c</w:t>
      </w:r>
      <w:r w:rsidR="001415B6">
        <w:t>atalogue compatibility</w:t>
      </w:r>
      <w:bookmarkEnd w:id="1669"/>
    </w:p>
    <w:p w14:paraId="1C6F2845" w14:textId="5A7B120C" w:rsidR="00F26CEE" w:rsidRPr="00B77A92" w:rsidRDefault="00C54A05" w:rsidP="00DB796E">
      <w:pPr>
        <w:spacing w:after="120" w:line="240" w:lineRule="auto"/>
        <w:jc w:val="both"/>
      </w:pPr>
      <w:r>
        <w:t>T</w:t>
      </w:r>
      <w:r w:rsidR="00F26CEE" w:rsidRPr="00B77A92">
        <w:t xml:space="preserve">he ECDIS must support the ability to install and use multiple Portrayal Catalogues </w:t>
      </w:r>
      <w:r w:rsidR="00E15AA8" w:rsidRPr="00B77A92">
        <w:t xml:space="preserve">(including for individual products) </w:t>
      </w:r>
      <w:r w:rsidR="00F26CEE" w:rsidRPr="00B77A92">
        <w:t xml:space="preserve">for portrayal of the contents of the System Database. </w:t>
      </w:r>
    </w:p>
    <w:p w14:paraId="0C322946" w14:textId="77777777" w:rsidR="00E52A1A" w:rsidRPr="00B812CA" w:rsidRDefault="00E15AA8" w:rsidP="00B812CA">
      <w:pPr>
        <w:pStyle w:val="ListParagraph"/>
        <w:numPr>
          <w:ilvl w:val="0"/>
          <w:numId w:val="153"/>
        </w:numPr>
        <w:spacing w:after="120" w:line="240" w:lineRule="auto"/>
        <w:jc w:val="both"/>
      </w:pPr>
      <w:r w:rsidRPr="001415B6">
        <w:t xml:space="preserve">Compatible datasets have identical Edition and Revision numbers. </w:t>
      </w:r>
    </w:p>
    <w:p w14:paraId="026EBEB3" w14:textId="77777777" w:rsidR="00E52A1A" w:rsidRPr="00B812CA" w:rsidRDefault="00E15AA8" w:rsidP="00B812CA">
      <w:pPr>
        <w:pStyle w:val="ListParagraph"/>
        <w:numPr>
          <w:ilvl w:val="0"/>
          <w:numId w:val="153"/>
        </w:numPr>
        <w:spacing w:after="120" w:line="240" w:lineRule="auto"/>
        <w:jc w:val="both"/>
      </w:pPr>
      <w:r w:rsidRPr="001415B6">
        <w:t xml:space="preserve">Portrayal Catalogues compatible with Feature catalogues also have identical Edition and Revision Numbers. </w:t>
      </w:r>
    </w:p>
    <w:p w14:paraId="2EDE52EB" w14:textId="77777777" w:rsidR="00E52A1A" w:rsidRPr="00B812CA" w:rsidRDefault="00E15AA8" w:rsidP="00B812CA">
      <w:pPr>
        <w:pStyle w:val="ListParagraph"/>
        <w:numPr>
          <w:ilvl w:val="0"/>
          <w:numId w:val="153"/>
        </w:numPr>
        <w:spacing w:after="120" w:line="240" w:lineRule="auto"/>
        <w:jc w:val="both"/>
      </w:pPr>
      <w:r w:rsidRPr="001415B6">
        <w:t xml:space="preserve">Editions with different clarification numbers but identical Edition and Revision numbers are all compatible. </w:t>
      </w:r>
    </w:p>
    <w:p w14:paraId="4C01DCA5" w14:textId="1BB5F756" w:rsidR="00E15AA8" w:rsidRPr="001415B6" w:rsidRDefault="00E15AA8" w:rsidP="00B812CA">
      <w:pPr>
        <w:pStyle w:val="ListParagraph"/>
        <w:numPr>
          <w:ilvl w:val="0"/>
          <w:numId w:val="153"/>
        </w:numPr>
        <w:spacing w:after="120" w:line="240" w:lineRule="auto"/>
        <w:jc w:val="both"/>
      </w:pPr>
      <w:r w:rsidRPr="001415B6">
        <w:t>So, it is possible to process datasets conforming to a Clarification with the Feature and Portrayal Catalogues for an earlier Clarification within the same Edition and Revision.</w:t>
      </w:r>
    </w:p>
    <w:p w14:paraId="0EC415DF" w14:textId="77777777" w:rsidR="00F26CEE" w:rsidRPr="00B77A92" w:rsidRDefault="00F26CEE" w:rsidP="000472A8">
      <w:pPr>
        <w:pStyle w:val="ListParagraph"/>
        <w:spacing w:after="120" w:line="240" w:lineRule="auto"/>
        <w:ind w:left="0"/>
        <w:jc w:val="both"/>
      </w:pPr>
    </w:p>
    <w:p w14:paraId="42286278" w14:textId="3C25692F" w:rsidR="00B2410B" w:rsidRPr="00B77A92" w:rsidRDefault="00700BDB" w:rsidP="00DB7CFE">
      <w:pPr>
        <w:pStyle w:val="Heading2"/>
      </w:pPr>
      <w:bookmarkStart w:id="1670" w:name="_Toc194067201"/>
      <w:r w:rsidRPr="00B77A92">
        <w:t>Dataset</w:t>
      </w:r>
      <w:r w:rsidR="00B2410B" w:rsidRPr="00B77A92">
        <w:t xml:space="preserve"> overlaps and gaps</w:t>
      </w:r>
      <w:bookmarkEnd w:id="1670"/>
    </w:p>
    <w:p w14:paraId="0240F4DD" w14:textId="1BBA7FAE" w:rsidR="00E375C1" w:rsidRPr="00B77A92" w:rsidRDefault="00E375C1" w:rsidP="00525920">
      <w:pPr>
        <w:pStyle w:val="Heading3"/>
      </w:pPr>
      <w:bookmarkStart w:id="1671" w:name="_Toc194067202"/>
      <w:r w:rsidRPr="00B77A92">
        <w:t>Overlaps and gaps in ENC coverage</w:t>
      </w:r>
      <w:bookmarkEnd w:id="1671"/>
    </w:p>
    <w:p w14:paraId="506DDEA4" w14:textId="5D3BFF01" w:rsidR="00B2410B" w:rsidRPr="00B77A92" w:rsidRDefault="00B2410B" w:rsidP="00AF2C79">
      <w:pPr>
        <w:spacing w:after="120" w:line="240" w:lineRule="auto"/>
        <w:jc w:val="both"/>
      </w:pPr>
      <w:r w:rsidRPr="00B77A92">
        <w:t xml:space="preserve">There may be cases where ENCs in the same scale range overlap. Such may be the case at agreed adjoining producer data limits, where, if it is difficult to achieve a perfect join, </w:t>
      </w:r>
      <w:r w:rsidR="00675209" w:rsidRPr="00B77A92">
        <w:t>an overlapping buffer zone of up to 5 metres may be used</w:t>
      </w:r>
      <w:r w:rsidRPr="00B77A92">
        <w:t xml:space="preserve">. </w:t>
      </w:r>
    </w:p>
    <w:p w14:paraId="7920C64B" w14:textId="01E46CEE" w:rsidR="00675209" w:rsidRPr="00B77A92" w:rsidRDefault="00675209" w:rsidP="00AF2C79">
      <w:pPr>
        <w:spacing w:after="120" w:line="240" w:lineRule="auto"/>
        <w:jc w:val="both"/>
      </w:pPr>
      <w:r w:rsidRPr="00B77A92">
        <w:t xml:space="preserve">Where an overlap of more than 5 metres between two or more datasets exists the ECDIS </w:t>
      </w:r>
      <w:r w:rsidR="00B15F52" w:rsidRPr="00B77A92">
        <w:rPr>
          <w:b/>
          <w:bCs/>
        </w:rPr>
        <w:t>must</w:t>
      </w:r>
      <w:r w:rsidRPr="00B77A92">
        <w:t xml:space="preserve"> only display one dataset for the overlap area and provide a permanent indication “overlap”.</w:t>
      </w:r>
    </w:p>
    <w:p w14:paraId="62A78DB2" w14:textId="09989658" w:rsidR="00E375C1" w:rsidRPr="00B77A92" w:rsidRDefault="00E375C1" w:rsidP="00525920">
      <w:pPr>
        <w:pStyle w:val="Heading3"/>
      </w:pPr>
      <w:bookmarkStart w:id="1672" w:name="_Toc194067203"/>
      <w:r w:rsidRPr="00B77A92">
        <w:t xml:space="preserve">Overlaps and gaps </w:t>
      </w:r>
      <w:r w:rsidR="001D3531" w:rsidRPr="00B77A92">
        <w:t xml:space="preserve">between </w:t>
      </w:r>
      <w:r w:rsidRPr="00B77A92">
        <w:t>other data products</w:t>
      </w:r>
      <w:bookmarkEnd w:id="1672"/>
    </w:p>
    <w:p w14:paraId="10CB4EAD" w14:textId="7EBE7FB4" w:rsidR="00CB17B2" w:rsidRPr="00B77A92" w:rsidRDefault="00700BDB" w:rsidP="008C40B9">
      <w:pPr>
        <w:spacing w:after="120" w:line="240" w:lineRule="auto"/>
        <w:jc w:val="both"/>
      </w:pPr>
      <w:r w:rsidRPr="00B77A92">
        <w:t xml:space="preserve">Overlaps in datasets of the same scale range in products other than the ENC </w:t>
      </w:r>
      <w:r w:rsidR="00DA395A">
        <w:t>must</w:t>
      </w:r>
      <w:r w:rsidRPr="00B77A92">
        <w:t xml:space="preserve"> be indicated by a</w:t>
      </w:r>
      <w:r w:rsidR="00DA395A">
        <w:t>n on-demand</w:t>
      </w:r>
      <w:r w:rsidRPr="00B77A92">
        <w:t xml:space="preserve"> indicat</w:t>
      </w:r>
      <w:r w:rsidR="00E375C1" w:rsidRPr="00B77A92">
        <w:t xml:space="preserve">ion “Overlap in ??? data” (where ??? is the </w:t>
      </w:r>
      <w:commentRangeStart w:id="1673"/>
      <w:commentRangeStart w:id="1674"/>
      <w:r w:rsidR="00E375C1" w:rsidRPr="00B77A92">
        <w:t>abbreviation for</w:t>
      </w:r>
      <w:commentRangeEnd w:id="1673"/>
      <w:r w:rsidR="00297757" w:rsidRPr="00B77A92">
        <w:rPr>
          <w:rStyle w:val="CommentReference"/>
          <w:sz w:val="20"/>
          <w:lang w:val="en-GB"/>
        </w:rPr>
        <w:commentReference w:id="1673"/>
      </w:r>
      <w:commentRangeEnd w:id="1674"/>
      <w:r w:rsidR="00BD3F1D">
        <w:rPr>
          <w:rStyle w:val="CommentReference"/>
        </w:rPr>
        <w:commentReference w:id="1674"/>
      </w:r>
      <w:r w:rsidR="00E375C1" w:rsidRPr="00B77A92">
        <w:t xml:space="preserve"> the data product</w:t>
      </w:r>
      <w:ins w:id="1675" w:author="jonathan pritchard" w:date="2025-08-07T10:13:00Z" w16du:dateUtc="2025-08-07T09:13:00Z">
        <w:r w:rsidR="00BD3F1D">
          <w:t xml:space="preserve"> as defined in the IHO registry of product specifications (Product ID)</w:t>
        </w:r>
      </w:ins>
      <w:r w:rsidR="00E375C1" w:rsidRPr="00B77A92">
        <w:t>).</w:t>
      </w:r>
    </w:p>
    <w:p w14:paraId="52E5C5F3" w14:textId="23E2FA5A" w:rsidR="00700BDB" w:rsidRPr="00B77A92" w:rsidRDefault="00980423" w:rsidP="008C40B9">
      <w:pPr>
        <w:spacing w:after="120" w:line="240" w:lineRule="auto"/>
        <w:jc w:val="both"/>
      </w:pPr>
      <w:r w:rsidRPr="00B77A92">
        <w:t xml:space="preserve">An exception to this rule is S-102 and S-104 data used for Water Level Adjustment. In these </w:t>
      </w:r>
      <w:proofErr w:type="gramStart"/>
      <w:r w:rsidRPr="00B77A92">
        <w:t>cases</w:t>
      </w:r>
      <w:proofErr w:type="gramEnd"/>
      <w:r w:rsidRPr="00B77A92">
        <w:t xml:space="preserve"> the ECDIS </w:t>
      </w:r>
      <w:r w:rsidR="00525920" w:rsidRPr="00BD3F1D">
        <w:rPr>
          <w:rPrChange w:id="1676" w:author="jonathan pritchard" w:date="2025-08-07T10:14:00Z" w16du:dateUtc="2025-08-07T09:14:00Z">
            <w:rPr>
              <w:b/>
              <w:bCs/>
            </w:rPr>
          </w:rPrChange>
        </w:rPr>
        <w:t>must</w:t>
      </w:r>
      <w:r w:rsidRPr="00B77A92">
        <w:t xml:space="preserve"> only select and use a single dataset from the overlapping data available and provide a permanent indication “overlap” as per ENCs.</w:t>
      </w:r>
    </w:p>
    <w:p w14:paraId="396B07E5" w14:textId="77777777" w:rsidR="00A22887" w:rsidRDefault="00E375C1" w:rsidP="008C40B9">
      <w:pPr>
        <w:spacing w:after="120" w:line="240" w:lineRule="auto"/>
        <w:jc w:val="both"/>
      </w:pPr>
      <w:r w:rsidRPr="00B77A92">
        <w:t>Coverage gaps in products other than the ENC can be expected and should not be</w:t>
      </w:r>
      <w:r w:rsidR="004C7B97" w:rsidRPr="00B77A92">
        <w:t xml:space="preserve"> indicated.</w:t>
      </w:r>
      <w:r w:rsidR="001D3531" w:rsidRPr="00B77A92">
        <w:t xml:space="preserve"> </w:t>
      </w:r>
    </w:p>
    <w:p w14:paraId="378C05FB" w14:textId="283E3781" w:rsidR="00E375C1" w:rsidRDefault="001D3531" w:rsidP="008C40B9">
      <w:pPr>
        <w:spacing w:after="120" w:line="240" w:lineRule="auto"/>
        <w:jc w:val="both"/>
      </w:pPr>
      <w:r w:rsidRPr="00B77A92">
        <w:t xml:space="preserve">Similarly, overlaps between different data producers’ ENC and other data products other than ENC should also be expected. Certain features, such as </w:t>
      </w:r>
      <w:r w:rsidR="00A22887">
        <w:t>navigational warnings</w:t>
      </w:r>
      <w:r w:rsidR="008E16A3">
        <w:t>,</w:t>
      </w:r>
      <w:r w:rsidRPr="00B77A92">
        <w:t xml:space="preserve"> can extend far beyond national boundaries and may therefore overlap other data producers’ ENC data.</w:t>
      </w:r>
      <w:r w:rsidR="0039296F" w:rsidRPr="00B77A92">
        <w:t xml:space="preserve"> An indication is not needed in these cases.</w:t>
      </w:r>
    </w:p>
    <w:p w14:paraId="22CDBE98" w14:textId="77777777" w:rsidR="008C40B9" w:rsidRPr="00B77A92" w:rsidRDefault="008C40B9" w:rsidP="008C40B9">
      <w:pPr>
        <w:spacing w:after="120" w:line="240" w:lineRule="auto"/>
        <w:jc w:val="both"/>
      </w:pPr>
    </w:p>
    <w:p w14:paraId="6BEBF49A" w14:textId="76C1CF9D" w:rsidR="006A43DE" w:rsidRPr="00B77A92" w:rsidRDefault="00653128" w:rsidP="00DB7CFE">
      <w:pPr>
        <w:pStyle w:val="Heading2"/>
      </w:pPr>
      <w:bookmarkStart w:id="1677" w:name="_Ref49451692"/>
      <w:bookmarkStart w:id="1678" w:name="_Toc194067204"/>
      <w:r>
        <w:t>U</w:t>
      </w:r>
      <w:r w:rsidR="006A43DE" w:rsidRPr="00B77A92">
        <w:t>pdat</w:t>
      </w:r>
      <w:r w:rsidR="00C47404" w:rsidRPr="00B77A92">
        <w:t>ing</w:t>
      </w:r>
      <w:r w:rsidR="00FE57E5" w:rsidRPr="00B77A92">
        <w:t xml:space="preserve"> </w:t>
      </w:r>
      <w:r w:rsidR="000740C7">
        <w:t>Datasets</w:t>
      </w:r>
      <w:r w:rsidR="00FE57E5" w:rsidRPr="00B77A92">
        <w:t xml:space="preserve"> on ECDIS</w:t>
      </w:r>
      <w:bookmarkEnd w:id="1677"/>
      <w:bookmarkEnd w:id="1678"/>
    </w:p>
    <w:p w14:paraId="47D9A97D" w14:textId="7B7BA002" w:rsidR="007F3619" w:rsidRPr="00B77A92" w:rsidRDefault="007F3619" w:rsidP="00525920">
      <w:pPr>
        <w:pStyle w:val="Heading3"/>
      </w:pPr>
      <w:bookmarkStart w:id="1679" w:name="_Toc194067205"/>
      <w:r w:rsidRPr="00B77A92">
        <w:t>Introduction</w:t>
      </w:r>
      <w:bookmarkEnd w:id="1679"/>
    </w:p>
    <w:p w14:paraId="2A9F3ED5" w14:textId="27A8B03D" w:rsidR="006A43DE" w:rsidRPr="00B77A92" w:rsidRDefault="00066D67" w:rsidP="008C40B9">
      <w:pPr>
        <w:spacing w:after="120" w:line="240" w:lineRule="auto"/>
        <w:jc w:val="both"/>
      </w:pPr>
      <w:r w:rsidRPr="00B77A92">
        <w:t>The c</w:t>
      </w:r>
      <w:r w:rsidR="00B526AD" w:rsidRPr="00B77A92">
        <w:t xml:space="preserve">urrent </w:t>
      </w:r>
      <w:r w:rsidR="008C40B9" w:rsidRPr="00B77A92">
        <w:t>E</w:t>
      </w:r>
      <w:r w:rsidR="00E178A5" w:rsidRPr="00B77A92">
        <w:t xml:space="preserve">ditions of </w:t>
      </w:r>
      <w:r w:rsidR="004505B4">
        <w:t>S-65, S-57</w:t>
      </w:r>
      <w:r w:rsidR="00B526AD" w:rsidRPr="00B77A92">
        <w:t xml:space="preserve"> and S-6</w:t>
      </w:r>
      <w:r w:rsidR="004505B4">
        <w:t>3</w:t>
      </w:r>
      <w:r w:rsidR="00E178A5" w:rsidRPr="00B77A92">
        <w:t xml:space="preserve"> continue to apply to the production and data delivery for S-57 ENC updates.</w:t>
      </w:r>
      <w:r w:rsidRPr="00B77A92">
        <w:t xml:space="preserve"> S-52 Appendix I continues to apply to the processing of S-57 updates on ECDIS.</w:t>
      </w:r>
    </w:p>
    <w:p w14:paraId="4ACBE9EB" w14:textId="3E30DDA1" w:rsidR="006A43DE" w:rsidRPr="00B77A92" w:rsidRDefault="006A43DE" w:rsidP="00525920">
      <w:pPr>
        <w:pStyle w:val="Heading3"/>
      </w:pPr>
      <w:bookmarkStart w:id="1680" w:name="_Toc178784556"/>
      <w:bookmarkStart w:id="1681" w:name="_Toc178784557"/>
      <w:bookmarkStart w:id="1682" w:name="_Ref49425494"/>
      <w:bookmarkStart w:id="1683" w:name="_Toc194067206"/>
      <w:bookmarkEnd w:id="1680"/>
      <w:bookmarkEnd w:id="1681"/>
      <w:r w:rsidRPr="00B77A92">
        <w:t>General</w:t>
      </w:r>
      <w:r w:rsidR="007F3619" w:rsidRPr="00B77A92">
        <w:t xml:space="preserve"> requirements</w:t>
      </w:r>
      <w:bookmarkEnd w:id="1682"/>
      <w:bookmarkEnd w:id="1683"/>
      <w:r w:rsidR="004B5B1E">
        <w:t xml:space="preserve"> </w:t>
      </w:r>
    </w:p>
    <w:p w14:paraId="0BD9BDC8" w14:textId="4A5DF8C4" w:rsidR="006A43DE" w:rsidRPr="000740C7" w:rsidRDefault="006A43DE" w:rsidP="00AE2737">
      <w:pPr>
        <w:pStyle w:val="ListParagraph"/>
        <w:numPr>
          <w:ilvl w:val="0"/>
          <w:numId w:val="56"/>
        </w:numPr>
        <w:spacing w:after="120" w:line="240" w:lineRule="auto"/>
        <w:jc w:val="both"/>
      </w:pPr>
      <w:r w:rsidRPr="00B77A92">
        <w:rPr>
          <w:b/>
          <w:bCs/>
        </w:rPr>
        <w:t>Data Integrity</w:t>
      </w:r>
      <w:r w:rsidRPr="00B77A92">
        <w:t xml:space="preserve">. The </w:t>
      </w:r>
      <w:r w:rsidRPr="000740C7">
        <w:t xml:space="preserve">ECDIS </w:t>
      </w:r>
      <w:r w:rsidR="00F26CEE" w:rsidRPr="000740C7">
        <w:t xml:space="preserve">must </w:t>
      </w:r>
      <w:r w:rsidRPr="000740C7">
        <w:t xml:space="preserve">be able to process </w:t>
      </w:r>
      <w:r w:rsidR="00B8380C" w:rsidRPr="000740C7">
        <w:t>u</w:t>
      </w:r>
      <w:r w:rsidRPr="000740C7">
        <w:t xml:space="preserve">pdates </w:t>
      </w:r>
      <w:r w:rsidR="00B8380C" w:rsidRPr="000740C7">
        <w:t xml:space="preserve">to S-100 data products </w:t>
      </w:r>
      <w:r w:rsidRPr="000740C7">
        <w:t xml:space="preserve">without degradation of the information content of the </w:t>
      </w:r>
      <w:r w:rsidR="00B8380C" w:rsidRPr="000740C7">
        <w:t>dataset</w:t>
      </w:r>
      <w:r w:rsidRPr="000740C7">
        <w:t xml:space="preserve"> or </w:t>
      </w:r>
      <w:r w:rsidR="00B8380C" w:rsidRPr="000740C7">
        <w:t>dataset</w:t>
      </w:r>
      <w:r w:rsidRPr="000740C7">
        <w:t xml:space="preserve"> </w:t>
      </w:r>
      <w:r w:rsidR="00D830F9" w:rsidRPr="000740C7">
        <w:t>u</w:t>
      </w:r>
      <w:r w:rsidRPr="000740C7">
        <w:t>pdate. For example, all information regarding attributes, logical relationships, geometry, and topology must be accounted for.</w:t>
      </w:r>
    </w:p>
    <w:p w14:paraId="3B525A3A" w14:textId="6149F08F" w:rsidR="006A43DE" w:rsidRPr="00B77A92" w:rsidRDefault="006A43DE" w:rsidP="00AE2737">
      <w:pPr>
        <w:pStyle w:val="ListParagraph"/>
        <w:numPr>
          <w:ilvl w:val="0"/>
          <w:numId w:val="56"/>
        </w:numPr>
        <w:spacing w:after="120" w:line="240" w:lineRule="auto"/>
        <w:jc w:val="both"/>
      </w:pPr>
      <w:r w:rsidRPr="000740C7">
        <w:rPr>
          <w:b/>
          <w:bCs/>
        </w:rPr>
        <w:lastRenderedPageBreak/>
        <w:t>Verification of Application</w:t>
      </w:r>
      <w:r w:rsidRPr="000740C7">
        <w:t xml:space="preserve">. The ECDIS </w:t>
      </w:r>
      <w:r w:rsidR="00997CEC" w:rsidRPr="000740C7">
        <w:t xml:space="preserve">must </w:t>
      </w:r>
      <w:r w:rsidRPr="000740C7">
        <w:t xml:space="preserve">provide a method to ensure that updates have been correctly applied to the </w:t>
      </w:r>
      <w:r w:rsidR="003B11C8" w:rsidRPr="000740C7">
        <w:t xml:space="preserve">System Database </w:t>
      </w:r>
    </w:p>
    <w:p w14:paraId="795F8331" w14:textId="024A3685" w:rsidR="006A43DE" w:rsidRPr="00B77A92" w:rsidRDefault="006A43DE" w:rsidP="00AE2737">
      <w:pPr>
        <w:pStyle w:val="ListParagraph"/>
        <w:numPr>
          <w:ilvl w:val="0"/>
          <w:numId w:val="56"/>
        </w:numPr>
        <w:spacing w:after="60" w:line="240" w:lineRule="auto"/>
        <w:jc w:val="both"/>
      </w:pPr>
      <w:r w:rsidRPr="00B77A92">
        <w:rPr>
          <w:b/>
          <w:bCs/>
        </w:rPr>
        <w:t>Log File</w:t>
      </w:r>
      <w:r w:rsidRPr="00B77A92">
        <w:t xml:space="preserve">. ECDIS </w:t>
      </w:r>
      <w:r w:rsidR="00B92C92">
        <w:t>must</w:t>
      </w:r>
      <w:r w:rsidR="00B92C92" w:rsidRPr="00B77A92">
        <w:t xml:space="preserve"> </w:t>
      </w:r>
      <w:r w:rsidRPr="00B77A92">
        <w:t>keep a record of updates</w:t>
      </w:r>
      <w:r w:rsidR="00653128">
        <w:t xml:space="preserve"> to all S-100 data products</w:t>
      </w:r>
      <w:r w:rsidRPr="00B77A92">
        <w:t xml:space="preserve"> through a log</w:t>
      </w:r>
      <w:r w:rsidR="00EE16CD" w:rsidRPr="00B77A92">
        <w:t xml:space="preserve"> </w:t>
      </w:r>
      <w:r w:rsidRPr="00B77A92">
        <w:t>file. The log</w:t>
      </w:r>
      <w:r w:rsidR="00A87C48" w:rsidRPr="00B77A92">
        <w:t xml:space="preserve"> </w:t>
      </w:r>
      <w:r w:rsidRPr="00B77A92">
        <w:t xml:space="preserve">file </w:t>
      </w:r>
      <w:r w:rsidR="00B92C92">
        <w:t>must</w:t>
      </w:r>
      <w:r w:rsidR="00B92C92" w:rsidRPr="00B77A92">
        <w:t xml:space="preserve"> </w:t>
      </w:r>
      <w:r w:rsidRPr="00B77A92">
        <w:t xml:space="preserve">contain, for each update applied to or rejected by the </w:t>
      </w:r>
      <w:r w:rsidR="003B11C8" w:rsidRPr="00B77A92">
        <w:t>System Database</w:t>
      </w:r>
      <w:r w:rsidRPr="00B77A92">
        <w:t>, the following information:</w:t>
      </w:r>
    </w:p>
    <w:p w14:paraId="6038E2F0" w14:textId="274038A4" w:rsidR="006A43DE" w:rsidRPr="00B77A92" w:rsidRDefault="006A43DE" w:rsidP="00E96E96">
      <w:pPr>
        <w:pStyle w:val="ListParagraph"/>
        <w:spacing w:after="60" w:line="240" w:lineRule="auto"/>
        <w:jc w:val="both"/>
      </w:pPr>
      <w:r w:rsidRPr="00B77A92">
        <w:rPr>
          <w:b/>
          <w:bCs/>
        </w:rPr>
        <w:t>.1</w:t>
      </w:r>
      <w:r w:rsidRPr="00B77A92">
        <w:t xml:space="preserve"> date and time of </w:t>
      </w:r>
      <w:r w:rsidR="00BB222A">
        <w:t>application</w:t>
      </w:r>
    </w:p>
    <w:p w14:paraId="01670003" w14:textId="612594AF" w:rsidR="006A43DE" w:rsidRPr="00B77A92" w:rsidRDefault="006A43DE" w:rsidP="00E96E96">
      <w:pPr>
        <w:pStyle w:val="ListParagraph"/>
        <w:spacing w:after="60" w:line="240" w:lineRule="auto"/>
        <w:jc w:val="both"/>
      </w:pPr>
      <w:r w:rsidRPr="00B77A92">
        <w:rPr>
          <w:b/>
          <w:bCs/>
        </w:rPr>
        <w:t>.2</w:t>
      </w:r>
      <w:r w:rsidRPr="00B77A92">
        <w:t xml:space="preserve"> complete and unique identification of update</w:t>
      </w:r>
      <w:r w:rsidR="00B92C92">
        <w:t>, for example update and edition numbers for S-101 ENC</w:t>
      </w:r>
    </w:p>
    <w:p w14:paraId="67781900" w14:textId="77777777" w:rsidR="006A43DE" w:rsidRPr="00B77A92" w:rsidRDefault="006A43DE" w:rsidP="00E96E96">
      <w:pPr>
        <w:pStyle w:val="ListParagraph"/>
        <w:spacing w:after="60" w:line="240" w:lineRule="auto"/>
        <w:jc w:val="both"/>
      </w:pPr>
      <w:r w:rsidRPr="00B77A92">
        <w:rPr>
          <w:b/>
          <w:bCs/>
        </w:rPr>
        <w:t>.3</w:t>
      </w:r>
      <w:r w:rsidRPr="00B77A92">
        <w:t xml:space="preserve"> any anomalies encountered during </w:t>
      </w:r>
      <w:proofErr w:type="gramStart"/>
      <w:r w:rsidRPr="00B77A92">
        <w:t>application;</w:t>
      </w:r>
      <w:proofErr w:type="gramEnd"/>
    </w:p>
    <w:p w14:paraId="056411C3" w14:textId="77777777" w:rsidR="006A43DE" w:rsidRPr="00B77A92" w:rsidRDefault="006A43DE" w:rsidP="00E96E96">
      <w:pPr>
        <w:pStyle w:val="ListParagraph"/>
        <w:spacing w:after="120" w:line="240" w:lineRule="auto"/>
        <w:jc w:val="both"/>
      </w:pPr>
      <w:r w:rsidRPr="00B77A92">
        <w:rPr>
          <w:b/>
          <w:bCs/>
        </w:rPr>
        <w:t>.4</w:t>
      </w:r>
      <w:r w:rsidRPr="00B77A92">
        <w:t xml:space="preserve"> type of application: manual/automatic.</w:t>
      </w:r>
    </w:p>
    <w:p w14:paraId="77077A50" w14:textId="13FD47AF" w:rsidR="00AB1461" w:rsidRPr="00B77A92" w:rsidRDefault="00D2701C" w:rsidP="00E96E96">
      <w:pPr>
        <w:spacing w:after="120" w:line="240" w:lineRule="auto"/>
        <w:jc w:val="both"/>
      </w:pPr>
      <w:r w:rsidRPr="00B77A92">
        <w:t xml:space="preserve">NOTE (informative): Sequences are determined by the update and </w:t>
      </w:r>
      <w:r w:rsidR="00B317C6" w:rsidRPr="00B77A92">
        <w:t>E</w:t>
      </w:r>
      <w:r w:rsidRPr="00B77A92">
        <w:t>dition number</w:t>
      </w:r>
      <w:r w:rsidR="00CD7914" w:rsidRPr="00B77A92">
        <w:t>s</w:t>
      </w:r>
      <w:r w:rsidRPr="00B77A92">
        <w:t xml:space="preserve">, not by issue date and time. Issue date/time are given in dataset discovery metadata in the </w:t>
      </w:r>
      <w:r w:rsidR="00B317C6" w:rsidRPr="00B77A92">
        <w:t>E</w:t>
      </w:r>
      <w:r w:rsidRPr="00B77A92">
        <w:t xml:space="preserve">xchange </w:t>
      </w:r>
      <w:r w:rsidR="00B317C6" w:rsidRPr="00B77A92">
        <w:t>C</w:t>
      </w:r>
      <w:r w:rsidRPr="00B77A92">
        <w:t xml:space="preserve">atalogue (see S-100 Part </w:t>
      </w:r>
      <w:r w:rsidR="007E2F37" w:rsidRPr="00B77A92">
        <w:t>17</w:t>
      </w:r>
      <w:r w:rsidRPr="00B77A92">
        <w:t xml:space="preserve">). Note that time is optional. Note also that it is possible </w:t>
      </w:r>
      <w:r w:rsidR="00CD7914" w:rsidRPr="00B77A92">
        <w:t xml:space="preserve">for </w:t>
      </w:r>
      <w:r w:rsidRPr="00B77A92">
        <w:t>the date/time for two or more consecutive updates to be the same</w:t>
      </w:r>
      <w:r w:rsidR="0051184E" w:rsidRPr="00B77A92">
        <w:t xml:space="preserve"> - in fact for data that are frequently updated, such as water levels, the date </w:t>
      </w:r>
      <w:r w:rsidR="00311484" w:rsidRPr="00B77A92">
        <w:t xml:space="preserve">may </w:t>
      </w:r>
      <w:r w:rsidR="0051184E" w:rsidRPr="00B77A92">
        <w:t>be the same for many consecutive datasets</w:t>
      </w:r>
      <w:r w:rsidRPr="00B77A92">
        <w:t>.</w:t>
      </w:r>
    </w:p>
    <w:p w14:paraId="7BED5BF1" w14:textId="3D7A30D4" w:rsidR="006A43DE" w:rsidRPr="00B77A92" w:rsidRDefault="006A43DE" w:rsidP="0043278E">
      <w:pPr>
        <w:pStyle w:val="Heading3"/>
      </w:pPr>
      <w:bookmarkStart w:id="1684" w:name="_Toc194067207"/>
      <w:r w:rsidRPr="00B77A92">
        <w:t>Automatic Update</w:t>
      </w:r>
      <w:bookmarkEnd w:id="1684"/>
    </w:p>
    <w:p w14:paraId="45B7B1D7" w14:textId="6E2FF716" w:rsidR="00425B5E" w:rsidRDefault="006A43DE" w:rsidP="00B812CA">
      <w:pPr>
        <w:pStyle w:val="ListParagraph"/>
        <w:numPr>
          <w:ilvl w:val="0"/>
          <w:numId w:val="57"/>
        </w:numPr>
        <w:spacing w:after="60" w:line="240" w:lineRule="auto"/>
        <w:ind w:hanging="357"/>
        <w:jc w:val="both"/>
      </w:pPr>
      <w:r w:rsidRPr="00B77A92">
        <w:rPr>
          <w:b/>
          <w:bCs/>
        </w:rPr>
        <w:t>Reception of Updates</w:t>
      </w:r>
      <w:r w:rsidR="0073642C">
        <w:rPr>
          <w:b/>
          <w:bCs/>
        </w:rPr>
        <w:t xml:space="preserve">. </w:t>
      </w:r>
      <w:r w:rsidR="00BB222A" w:rsidRPr="00B812CA">
        <w:t>The ECDIS must be capable of receiving official updates</w:t>
      </w:r>
      <w:r w:rsidR="00BB222A" w:rsidRPr="0073642C">
        <w:t>, as</w:t>
      </w:r>
      <w:r w:rsidR="00BB222A">
        <w:t xml:space="preserve"> S-100 Part 17 exchange set.</w:t>
      </w:r>
      <w:r w:rsidR="00425B5E" w:rsidRPr="00425B5E">
        <w:rPr>
          <w:color w:val="000000"/>
          <w:sz w:val="27"/>
          <w:szCs w:val="27"/>
        </w:rPr>
        <w:t xml:space="preserve"> </w:t>
      </w:r>
      <w:r w:rsidR="00425B5E" w:rsidRPr="00425B5E">
        <w:t>For such updates of S-124 and S-129 datasets, the ECDIS should</w:t>
      </w:r>
      <w:r w:rsidR="00245663" w:rsidRPr="00425B5E">
        <w:t xml:space="preserve"> </w:t>
      </w:r>
      <w:r w:rsidR="00425B5E" w:rsidRPr="00425B5E">
        <w:t xml:space="preserve">be capable of being interfaced to a SECOM (IEC 63173-2) based telecommunication network. This capability </w:t>
      </w:r>
      <w:r w:rsidR="00425B5E">
        <w:t>should</w:t>
      </w:r>
      <w:r w:rsidR="00245663">
        <w:t xml:space="preserve"> </w:t>
      </w:r>
      <w:r w:rsidR="00425B5E" w:rsidRPr="00425B5E">
        <w:t xml:space="preserve">include at </w:t>
      </w:r>
      <w:proofErr w:type="gramStart"/>
      <w:r w:rsidR="00425B5E" w:rsidRPr="00425B5E">
        <w:t xml:space="preserve">least </w:t>
      </w:r>
      <w:r w:rsidR="00245663">
        <w:t>:</w:t>
      </w:r>
      <w:proofErr w:type="gramEnd"/>
    </w:p>
    <w:p w14:paraId="1E2C8BDF" w14:textId="6C8F7829" w:rsidR="00425B5E" w:rsidRDefault="00425B5E" w:rsidP="00425B5E">
      <w:pPr>
        <w:pStyle w:val="ListParagraph"/>
        <w:numPr>
          <w:ilvl w:val="1"/>
          <w:numId w:val="57"/>
        </w:numPr>
        <w:spacing w:after="60" w:line="240" w:lineRule="auto"/>
        <w:jc w:val="both"/>
      </w:pPr>
      <w:r>
        <w:t>U</w:t>
      </w:r>
      <w:r w:rsidRPr="00425B5E">
        <w:t>ser selection of data services from a list provided by a SECOM service registry,</w:t>
      </w:r>
    </w:p>
    <w:p w14:paraId="45B1E84D" w14:textId="73F3C50D" w:rsidR="00425B5E" w:rsidRDefault="00425B5E" w:rsidP="00425B5E">
      <w:pPr>
        <w:pStyle w:val="ListParagraph"/>
        <w:numPr>
          <w:ilvl w:val="1"/>
          <w:numId w:val="57"/>
        </w:numPr>
        <w:spacing w:after="60" w:line="240" w:lineRule="auto"/>
        <w:jc w:val="both"/>
      </w:pPr>
      <w:r>
        <w:t>M</w:t>
      </w:r>
      <w:r w:rsidRPr="00425B5E">
        <w:t>anagement of information about the data services selected in item (</w:t>
      </w:r>
      <w:proofErr w:type="spellStart"/>
      <w:r w:rsidRPr="00425B5E">
        <w:t>i</w:t>
      </w:r>
      <w:proofErr w:type="spellEnd"/>
      <w:r w:rsidRPr="00425B5E">
        <w:t xml:space="preserve">), for example SECOM subscription status, and </w:t>
      </w:r>
    </w:p>
    <w:p w14:paraId="26AF987C" w14:textId="77777777" w:rsidR="00425B5E" w:rsidRDefault="00425B5E" w:rsidP="00425B5E">
      <w:pPr>
        <w:pStyle w:val="ListParagraph"/>
        <w:numPr>
          <w:ilvl w:val="1"/>
          <w:numId w:val="57"/>
        </w:numPr>
        <w:spacing w:after="60" w:line="240" w:lineRule="auto"/>
        <w:jc w:val="both"/>
      </w:pPr>
      <w:r>
        <w:t>A</w:t>
      </w:r>
      <w:r w:rsidRPr="00425B5E">
        <w:t xml:space="preserve">cknowledge receipt of datasets. </w:t>
      </w:r>
    </w:p>
    <w:p w14:paraId="1B7DDB77" w14:textId="4F814290" w:rsidR="00BB222A" w:rsidRDefault="00425B5E" w:rsidP="002D7DEE">
      <w:pPr>
        <w:pStyle w:val="ListParagraph"/>
        <w:spacing w:after="60" w:line="240" w:lineRule="auto"/>
        <w:ind w:left="1440"/>
        <w:jc w:val="both"/>
      </w:pPr>
      <w:commentRangeStart w:id="1685"/>
      <w:r w:rsidRPr="002D7DEE">
        <w:rPr>
          <w:b/>
          <w:bCs/>
        </w:rPr>
        <w:t>NOTE (informative):</w:t>
      </w:r>
      <w:r w:rsidRPr="00425B5E">
        <w:t xml:space="preserve"> The bi-directional transfer of S-421 based route plans using SECOM is described in IEC 61174, IEC 63173-1 and IEC 63173-2. </w:t>
      </w:r>
      <w:commentRangeEnd w:id="1685"/>
      <w:r w:rsidR="00407755">
        <w:rPr>
          <w:rStyle w:val="CommentReference"/>
        </w:rPr>
        <w:commentReference w:id="1685"/>
      </w:r>
    </w:p>
    <w:p w14:paraId="3C9AA578" w14:textId="2B78FE2B" w:rsidR="00B21F04" w:rsidRPr="00B812CA" w:rsidRDefault="006A43DE" w:rsidP="00B812CA">
      <w:pPr>
        <w:pStyle w:val="ListParagraph"/>
        <w:numPr>
          <w:ilvl w:val="0"/>
          <w:numId w:val="57"/>
        </w:numPr>
        <w:spacing w:after="60" w:line="240" w:lineRule="auto"/>
        <w:jc w:val="both"/>
        <w:rPr>
          <w:strike/>
        </w:rPr>
      </w:pPr>
      <w:r w:rsidRPr="00B77A92">
        <w:rPr>
          <w:b/>
          <w:bCs/>
        </w:rPr>
        <w:t>Sequence Check</w:t>
      </w:r>
      <w:r w:rsidRPr="00B77A92">
        <w:t>.</w:t>
      </w:r>
      <w:r w:rsidR="005C5208">
        <w:t xml:space="preserve"> </w:t>
      </w:r>
      <w:r w:rsidR="003D3E9C">
        <w:t>Where data products support sequential updating t</w:t>
      </w:r>
      <w:r w:rsidR="005C5208">
        <w:t xml:space="preserve">he ECDIS must ensure updates are </w:t>
      </w:r>
      <w:r w:rsidR="003D3E9C">
        <w:t xml:space="preserve">always </w:t>
      </w:r>
      <w:r w:rsidR="005C5208">
        <w:t>applied in uninterrupted sequence.</w:t>
      </w:r>
      <w:r w:rsidRPr="00B77A92">
        <w:t xml:space="preserve"> </w:t>
      </w:r>
    </w:p>
    <w:p w14:paraId="755BDFCE" w14:textId="04C65D8D" w:rsidR="00742D83" w:rsidRPr="00B77A92" w:rsidRDefault="004B7B5C" w:rsidP="00530F27">
      <w:pPr>
        <w:pStyle w:val="ListParagraph"/>
        <w:numPr>
          <w:ilvl w:val="0"/>
          <w:numId w:val="57"/>
        </w:numPr>
        <w:spacing w:after="60" w:line="240" w:lineRule="auto"/>
        <w:jc w:val="both"/>
      </w:pPr>
      <w:r w:rsidRPr="00B21F04">
        <w:rPr>
          <w:b/>
          <w:bCs/>
        </w:rPr>
        <w:t xml:space="preserve">Data </w:t>
      </w:r>
      <w:r w:rsidR="00742D83" w:rsidRPr="00B21F04">
        <w:rPr>
          <w:b/>
          <w:bCs/>
        </w:rPr>
        <w:t xml:space="preserve">Integrity </w:t>
      </w:r>
      <w:r w:rsidRPr="00B21F04">
        <w:rPr>
          <w:b/>
          <w:bCs/>
        </w:rPr>
        <w:t xml:space="preserve">and Authentication </w:t>
      </w:r>
      <w:r w:rsidR="00742D83" w:rsidRPr="00B21F04">
        <w:rPr>
          <w:b/>
          <w:bCs/>
        </w:rPr>
        <w:t>Check</w:t>
      </w:r>
      <w:r w:rsidR="00742D83" w:rsidRPr="00B77A92">
        <w:t>. All</w:t>
      </w:r>
      <w:r w:rsidR="001233DF" w:rsidRPr="00B77A92">
        <w:t xml:space="preserve"> exchange set contents</w:t>
      </w:r>
      <w:r w:rsidR="00742D83" w:rsidRPr="00B77A92">
        <w:t xml:space="preserve"> require the use of digital signatures and the ECDIS </w:t>
      </w:r>
      <w:r w:rsidR="005C5208">
        <w:t>must</w:t>
      </w:r>
      <w:r w:rsidR="00742D83" w:rsidRPr="00B77A92">
        <w:t xml:space="preserve"> authenticate </w:t>
      </w:r>
      <w:r w:rsidR="00341E51" w:rsidRPr="00B77A92">
        <w:t xml:space="preserve">all </w:t>
      </w:r>
      <w:r w:rsidR="00742D83" w:rsidRPr="00B77A92">
        <w:t>updates using the applicable procedures</w:t>
      </w:r>
      <w:r w:rsidR="00311484" w:rsidRPr="00B77A92">
        <w:t xml:space="preserve"> described in S-100 Part 15</w:t>
      </w:r>
      <w:r w:rsidR="00742D83" w:rsidRPr="00B77A92">
        <w:t xml:space="preserve">. </w:t>
      </w:r>
      <w:r w:rsidR="0073642C">
        <w:t>All</w:t>
      </w:r>
      <w:r w:rsidR="001233DF" w:rsidRPr="00B77A92">
        <w:t xml:space="preserve"> u</w:t>
      </w:r>
      <w:r w:rsidR="00742D83" w:rsidRPr="00B77A92">
        <w:t>pdates that do not pass the authentication</w:t>
      </w:r>
      <w:r w:rsidR="005C5208">
        <w:t xml:space="preserve"> and data integrity</w:t>
      </w:r>
      <w:r w:rsidR="00742D83" w:rsidRPr="00B77A92">
        <w:t xml:space="preserve"> check </w:t>
      </w:r>
      <w:r w:rsidR="00311484" w:rsidRPr="00B77A92">
        <w:t>must</w:t>
      </w:r>
      <w:r w:rsidR="00742D83" w:rsidRPr="00B77A92">
        <w:t xml:space="preserve"> not be applied. The user </w:t>
      </w:r>
      <w:r w:rsidR="001233DF" w:rsidRPr="00B77A92">
        <w:t>must</w:t>
      </w:r>
      <w:r w:rsidR="00742D83" w:rsidRPr="00B77A92">
        <w:t xml:space="preserve"> be informed of any authentication </w:t>
      </w:r>
      <w:r w:rsidR="005C5208">
        <w:t xml:space="preserve">or data integrity </w:t>
      </w:r>
      <w:r w:rsidR="00742D83" w:rsidRPr="00B77A92">
        <w:t>anomalies (refer to SSE codes). Update authentication</w:t>
      </w:r>
      <w:r w:rsidR="00DA0DBE">
        <w:t xml:space="preserve"> and data integrity </w:t>
      </w:r>
      <w:r w:rsidR="00742D83" w:rsidRPr="00B77A92">
        <w:t xml:space="preserve">related messages for the user may be combined to avoid flooding the user, but </w:t>
      </w:r>
      <w:r w:rsidR="005C5208">
        <w:t>must</w:t>
      </w:r>
      <w:r w:rsidR="00742D83" w:rsidRPr="00B77A92">
        <w:t xml:space="preserve"> all be logged </w:t>
      </w:r>
    </w:p>
    <w:p w14:paraId="578CE782" w14:textId="7E241692" w:rsidR="006A43DE" w:rsidRPr="00B77A92" w:rsidRDefault="006A43DE" w:rsidP="00AE2737">
      <w:pPr>
        <w:pStyle w:val="ListParagraph"/>
        <w:numPr>
          <w:ilvl w:val="0"/>
          <w:numId w:val="57"/>
        </w:numPr>
        <w:spacing w:after="120" w:line="240" w:lineRule="auto"/>
        <w:jc w:val="both"/>
      </w:pPr>
      <w:r w:rsidRPr="00B77A92">
        <w:rPr>
          <w:b/>
          <w:bCs/>
        </w:rPr>
        <w:t>Applicability</w:t>
      </w:r>
      <w:r w:rsidRPr="00B77A92">
        <w:t xml:space="preserve">. Updates not relating to a </w:t>
      </w:r>
      <w:r w:rsidR="008A73DC" w:rsidRPr="00B77A92">
        <w:t>dataset</w:t>
      </w:r>
      <w:r w:rsidRPr="00B77A92">
        <w:t xml:space="preserve"> within the set of </w:t>
      </w:r>
      <w:r w:rsidR="008A73DC" w:rsidRPr="00B77A92">
        <w:t>datasets</w:t>
      </w:r>
      <w:r w:rsidRPr="00B77A92">
        <w:t xml:space="preserve"> in the </w:t>
      </w:r>
      <w:r w:rsidR="001233DF" w:rsidRPr="00B77A92">
        <w:t xml:space="preserve">System Database </w:t>
      </w:r>
      <w:r w:rsidRPr="00B77A92">
        <w:t>may be discarded.</w:t>
      </w:r>
    </w:p>
    <w:p w14:paraId="539A4AA1" w14:textId="4982CCCF" w:rsidR="006A43DE" w:rsidRPr="00B77A92" w:rsidRDefault="006A43DE" w:rsidP="00AE2737">
      <w:pPr>
        <w:pStyle w:val="ListParagraph"/>
        <w:numPr>
          <w:ilvl w:val="0"/>
          <w:numId w:val="57"/>
        </w:numPr>
        <w:spacing w:after="60" w:line="240" w:lineRule="auto"/>
        <w:jc w:val="both"/>
      </w:pPr>
      <w:r w:rsidRPr="00B77A92">
        <w:rPr>
          <w:b/>
          <w:bCs/>
        </w:rPr>
        <w:t>Summary Report</w:t>
      </w:r>
      <w:r w:rsidRPr="00B77A92">
        <w:t xml:space="preserve">. A summary report for each of the Issuing Authority's </w:t>
      </w:r>
      <w:r w:rsidR="00EE16CD" w:rsidRPr="00B77A92">
        <w:t>o</w:t>
      </w:r>
      <w:r w:rsidRPr="00B77A92">
        <w:t xml:space="preserve">fficial </w:t>
      </w:r>
      <w:r w:rsidR="00EE16CD" w:rsidRPr="00B77A92">
        <w:t>u</w:t>
      </w:r>
      <w:r w:rsidRPr="00B77A92">
        <w:t xml:space="preserve">pdate </w:t>
      </w:r>
      <w:r w:rsidR="00EE16CD" w:rsidRPr="00B77A92">
        <w:t>f</w:t>
      </w:r>
      <w:r w:rsidRPr="00B77A92">
        <w:t xml:space="preserve">iles </w:t>
      </w:r>
      <w:r w:rsidR="00DA0DBE">
        <w:t>must</w:t>
      </w:r>
      <w:r w:rsidR="00DA0DBE" w:rsidRPr="00B77A92">
        <w:t xml:space="preserve"> </w:t>
      </w:r>
      <w:r w:rsidRPr="00B77A92">
        <w:t>be given after completion of receipt containing at least:</w:t>
      </w:r>
    </w:p>
    <w:p w14:paraId="612DEB9C" w14:textId="359AFAD9" w:rsidR="006A43DE" w:rsidRPr="00B77A92" w:rsidRDefault="006A43DE" w:rsidP="00B317C6">
      <w:pPr>
        <w:pStyle w:val="ListParagraph"/>
        <w:spacing w:after="60" w:line="240" w:lineRule="auto"/>
        <w:jc w:val="both"/>
      </w:pPr>
      <w:r w:rsidRPr="00B77A92">
        <w:rPr>
          <w:b/>
          <w:bCs/>
        </w:rPr>
        <w:t>.1</w:t>
      </w:r>
      <w:r w:rsidRPr="00B77A92">
        <w:t xml:space="preserve"> </w:t>
      </w:r>
      <w:r w:rsidR="00AE683B" w:rsidRPr="00B77A92">
        <w:t>I</w:t>
      </w:r>
      <w:r w:rsidRPr="00B77A92">
        <w:t xml:space="preserve">dentification of Issuing </w:t>
      </w:r>
      <w:proofErr w:type="gramStart"/>
      <w:r w:rsidRPr="00B77A92">
        <w:t>Authority;</w:t>
      </w:r>
      <w:proofErr w:type="gramEnd"/>
    </w:p>
    <w:p w14:paraId="39B4B9CE" w14:textId="2F6EA55B" w:rsidR="006A43DE" w:rsidRPr="00B77A92" w:rsidRDefault="006A43DE" w:rsidP="00B317C6">
      <w:pPr>
        <w:pStyle w:val="ListParagraph"/>
        <w:spacing w:after="60" w:line="240" w:lineRule="auto"/>
        <w:jc w:val="both"/>
      </w:pPr>
      <w:r w:rsidRPr="00B77A92">
        <w:rPr>
          <w:b/>
          <w:bCs/>
        </w:rPr>
        <w:t>.2</w:t>
      </w:r>
      <w:r w:rsidRPr="00B77A92">
        <w:t xml:space="preserve"> </w:t>
      </w:r>
      <w:r w:rsidR="00EE16CD" w:rsidRPr="00B77A92">
        <w:t>U</w:t>
      </w:r>
      <w:r w:rsidRPr="00B77A92">
        <w:t xml:space="preserve">pdate numbers of the </w:t>
      </w:r>
      <w:r w:rsidR="00EE16CD" w:rsidRPr="00B77A92">
        <w:t>u</w:t>
      </w:r>
      <w:r w:rsidRPr="00B77A92">
        <w:t xml:space="preserve">pdate </w:t>
      </w:r>
      <w:proofErr w:type="gramStart"/>
      <w:r w:rsidR="00EE16CD" w:rsidRPr="00B77A92">
        <w:t>f</w:t>
      </w:r>
      <w:r w:rsidRPr="00B77A92">
        <w:t>iles;</w:t>
      </w:r>
      <w:proofErr w:type="gramEnd"/>
    </w:p>
    <w:p w14:paraId="6548F085" w14:textId="0F56CB36" w:rsidR="006A43DE" w:rsidRPr="00B77A92" w:rsidRDefault="006A43DE" w:rsidP="00B317C6">
      <w:pPr>
        <w:pStyle w:val="ListParagraph"/>
        <w:spacing w:after="60" w:line="240" w:lineRule="auto"/>
        <w:jc w:val="both"/>
      </w:pPr>
      <w:r w:rsidRPr="00B77A92">
        <w:rPr>
          <w:b/>
          <w:bCs/>
        </w:rPr>
        <w:t>.3</w:t>
      </w:r>
      <w:r w:rsidRPr="00B77A92">
        <w:t xml:space="preserve"> </w:t>
      </w:r>
      <w:r w:rsidR="00EE16CD" w:rsidRPr="00B77A92">
        <w:t>Dataset</w:t>
      </w:r>
      <w:r w:rsidRPr="00B77A92">
        <w:t xml:space="preserve"> Identifiers of </w:t>
      </w:r>
      <w:r w:rsidR="00EE16CD" w:rsidRPr="00B77A92">
        <w:t>datasets</w:t>
      </w:r>
      <w:r w:rsidRPr="00B77A92">
        <w:t xml:space="preserve"> </w:t>
      </w:r>
      <w:proofErr w:type="gramStart"/>
      <w:r w:rsidRPr="00B77A92">
        <w:t>affected;</w:t>
      </w:r>
      <w:proofErr w:type="gramEnd"/>
    </w:p>
    <w:p w14:paraId="3A40129B" w14:textId="5A13A485" w:rsidR="006A43DE" w:rsidRPr="00B77A92" w:rsidRDefault="006A43DE" w:rsidP="00B317C6">
      <w:pPr>
        <w:pStyle w:val="ListParagraph"/>
        <w:spacing w:after="60" w:line="240" w:lineRule="auto"/>
        <w:jc w:val="both"/>
      </w:pPr>
      <w:r w:rsidRPr="00B77A92">
        <w:rPr>
          <w:b/>
          <w:bCs/>
        </w:rPr>
        <w:t>.4</w:t>
      </w:r>
      <w:r w:rsidRPr="00B77A92">
        <w:t xml:space="preserve"> Edition </w:t>
      </w:r>
      <w:r w:rsidR="00EE16CD" w:rsidRPr="00B77A92">
        <w:t>n</w:t>
      </w:r>
      <w:r w:rsidRPr="00B77A92">
        <w:t xml:space="preserve">umber and date of </w:t>
      </w:r>
      <w:r w:rsidR="00EE16CD" w:rsidRPr="00B77A92">
        <w:t>dataset</w:t>
      </w:r>
      <w:r w:rsidRPr="00B77A92">
        <w:t xml:space="preserve"> </w:t>
      </w:r>
      <w:proofErr w:type="gramStart"/>
      <w:r w:rsidRPr="00B77A92">
        <w:t>involved;</w:t>
      </w:r>
      <w:proofErr w:type="gramEnd"/>
    </w:p>
    <w:p w14:paraId="47169A8D" w14:textId="6A34AA3E" w:rsidR="006A43DE" w:rsidRPr="00B77A92" w:rsidRDefault="006A43DE" w:rsidP="00B317C6">
      <w:pPr>
        <w:pStyle w:val="ListParagraph"/>
        <w:spacing w:after="120" w:line="240" w:lineRule="auto"/>
        <w:jc w:val="both"/>
      </w:pPr>
      <w:r w:rsidRPr="00B77A92">
        <w:rPr>
          <w:b/>
          <w:bCs/>
        </w:rPr>
        <w:t>.5</w:t>
      </w:r>
      <w:r w:rsidRPr="00B77A92">
        <w:t xml:space="preserve"> </w:t>
      </w:r>
      <w:r w:rsidR="00EE16CD" w:rsidRPr="00B77A92">
        <w:t>N</w:t>
      </w:r>
      <w:r w:rsidRPr="00B77A92">
        <w:t xml:space="preserve">umber of updates in the affected </w:t>
      </w:r>
      <w:r w:rsidR="00EE16CD" w:rsidRPr="00B77A92">
        <w:t>dataset</w:t>
      </w:r>
      <w:r w:rsidRPr="00B77A92">
        <w:t>.</w:t>
      </w:r>
    </w:p>
    <w:p w14:paraId="4933EFAF" w14:textId="2F2F5FD3" w:rsidR="006A43DE" w:rsidRPr="00B77A92" w:rsidRDefault="006A43DE" w:rsidP="00AE2737">
      <w:pPr>
        <w:pStyle w:val="ListParagraph"/>
        <w:numPr>
          <w:ilvl w:val="0"/>
          <w:numId w:val="57"/>
        </w:numPr>
        <w:spacing w:after="120" w:line="240" w:lineRule="auto"/>
        <w:jc w:val="both"/>
      </w:pPr>
      <w:r w:rsidRPr="00B77A92">
        <w:rPr>
          <w:b/>
          <w:bCs/>
        </w:rPr>
        <w:t>Review of ENC Updates</w:t>
      </w:r>
      <w:r w:rsidRPr="00B77A92">
        <w:t xml:space="preserve">. It </w:t>
      </w:r>
      <w:r w:rsidR="001233DF" w:rsidRPr="00B77A92">
        <w:t xml:space="preserve">must </w:t>
      </w:r>
      <w:r w:rsidRPr="00B77A92">
        <w:t xml:space="preserve">be possible for the </w:t>
      </w:r>
      <w:r w:rsidR="00AE683B" w:rsidRPr="00B77A92">
        <w:t>M</w:t>
      </w:r>
      <w:r w:rsidRPr="00B77A92">
        <w:t xml:space="preserve">ariner to review </w:t>
      </w:r>
      <w:r w:rsidR="00DA0DBE">
        <w:t>ENC</w:t>
      </w:r>
      <w:r w:rsidR="00DA0DBE" w:rsidRPr="00B77A92">
        <w:t xml:space="preserve"> </w:t>
      </w:r>
      <w:r w:rsidRPr="00B77A92">
        <w:t xml:space="preserve">updates applied through displaying the </w:t>
      </w:r>
      <w:r w:rsidR="003B11C8" w:rsidRPr="00B77A92">
        <w:t xml:space="preserve">System Database </w:t>
      </w:r>
      <w:r w:rsidRPr="00B77A92">
        <w:t>contents with the updates highlighted.</w:t>
      </w:r>
    </w:p>
    <w:p w14:paraId="16D8EDB4" w14:textId="65C9BC0D" w:rsidR="00E77605" w:rsidRPr="00B77A92" w:rsidRDefault="00E77605" w:rsidP="00AE2737">
      <w:pPr>
        <w:pStyle w:val="ListParagraph"/>
        <w:numPr>
          <w:ilvl w:val="0"/>
          <w:numId w:val="57"/>
        </w:numPr>
        <w:spacing w:after="120" w:line="240" w:lineRule="auto"/>
        <w:jc w:val="both"/>
      </w:pPr>
      <w:r w:rsidRPr="00B77A92">
        <w:rPr>
          <w:b/>
          <w:bCs/>
        </w:rPr>
        <w:t xml:space="preserve">ECDIS Update Status Report. </w:t>
      </w:r>
      <w:r w:rsidRPr="00B77A92">
        <w:t xml:space="preserve">It </w:t>
      </w:r>
      <w:r w:rsidR="001233DF" w:rsidRPr="00B77A92">
        <w:t xml:space="preserve">must </w:t>
      </w:r>
      <w:r w:rsidRPr="00B77A92">
        <w:t xml:space="preserve">be possible for the user to inspect and demonstrate the </w:t>
      </w:r>
      <w:proofErr w:type="gramStart"/>
      <w:r w:rsidRPr="00B77A92">
        <w:t>up to date</w:t>
      </w:r>
      <w:proofErr w:type="gramEnd"/>
      <w:r w:rsidRPr="00B77A92">
        <w:t xml:space="preserve"> status of all datasets held within the ECDIS against a complete list supplied by a service provider. Details of the required update status reports for both electronic chart and nautical publications datasets are given in Appendix </w:t>
      </w:r>
      <w:r w:rsidR="00624B58">
        <w:t>C</w:t>
      </w:r>
    </w:p>
    <w:p w14:paraId="2BF0F69F" w14:textId="6E8D1DF2" w:rsidR="00097BCB" w:rsidRPr="00B77A92" w:rsidRDefault="005C140F" w:rsidP="00DB7CFE">
      <w:pPr>
        <w:pStyle w:val="Heading2"/>
      </w:pPr>
      <w:bookmarkStart w:id="1686" w:name="_Toc187673148"/>
      <w:bookmarkStart w:id="1687" w:name="_Toc187673380"/>
      <w:bookmarkStart w:id="1688" w:name="_Toc188368737"/>
      <w:bookmarkStart w:id="1689" w:name="_Toc188621939"/>
      <w:bookmarkStart w:id="1690" w:name="_Toc188950520"/>
      <w:bookmarkStart w:id="1691" w:name="_Toc188968439"/>
      <w:bookmarkStart w:id="1692" w:name="_Toc188968664"/>
      <w:bookmarkStart w:id="1693" w:name="_Toc187673149"/>
      <w:bookmarkStart w:id="1694" w:name="_Toc187673381"/>
      <w:bookmarkStart w:id="1695" w:name="_Toc188368738"/>
      <w:bookmarkStart w:id="1696" w:name="_Toc188621940"/>
      <w:bookmarkStart w:id="1697" w:name="_Toc188950521"/>
      <w:bookmarkStart w:id="1698" w:name="_Toc188968440"/>
      <w:bookmarkStart w:id="1699" w:name="_Toc188968665"/>
      <w:bookmarkStart w:id="1700" w:name="_Toc187673150"/>
      <w:bookmarkStart w:id="1701" w:name="_Toc187673382"/>
      <w:bookmarkStart w:id="1702" w:name="_Toc188368739"/>
      <w:bookmarkStart w:id="1703" w:name="_Toc188621941"/>
      <w:bookmarkStart w:id="1704" w:name="_Toc188950522"/>
      <w:bookmarkStart w:id="1705" w:name="_Toc188968441"/>
      <w:bookmarkStart w:id="1706" w:name="_Toc188968666"/>
      <w:bookmarkStart w:id="1707" w:name="_Toc187673151"/>
      <w:bookmarkStart w:id="1708" w:name="_Toc187673383"/>
      <w:bookmarkStart w:id="1709" w:name="_Toc188368740"/>
      <w:bookmarkStart w:id="1710" w:name="_Toc188621942"/>
      <w:bookmarkStart w:id="1711" w:name="_Toc188950523"/>
      <w:bookmarkStart w:id="1712" w:name="_Toc188968442"/>
      <w:bookmarkStart w:id="1713" w:name="_Toc188968667"/>
      <w:bookmarkStart w:id="1714" w:name="_Toc187673152"/>
      <w:bookmarkStart w:id="1715" w:name="_Toc187673384"/>
      <w:bookmarkStart w:id="1716" w:name="_Toc188368741"/>
      <w:bookmarkStart w:id="1717" w:name="_Toc188621943"/>
      <w:bookmarkStart w:id="1718" w:name="_Toc188950524"/>
      <w:bookmarkStart w:id="1719" w:name="_Toc188968443"/>
      <w:bookmarkStart w:id="1720" w:name="_Toc188968668"/>
      <w:bookmarkStart w:id="1721" w:name="_Toc187673153"/>
      <w:bookmarkStart w:id="1722" w:name="_Toc187673385"/>
      <w:bookmarkStart w:id="1723" w:name="_Toc188368742"/>
      <w:bookmarkStart w:id="1724" w:name="_Toc188621944"/>
      <w:bookmarkStart w:id="1725" w:name="_Toc188950525"/>
      <w:bookmarkStart w:id="1726" w:name="_Toc188968444"/>
      <w:bookmarkStart w:id="1727" w:name="_Toc188968669"/>
      <w:bookmarkStart w:id="1728" w:name="_Toc187673154"/>
      <w:bookmarkStart w:id="1729" w:name="_Toc187673386"/>
      <w:bookmarkStart w:id="1730" w:name="_Toc188368743"/>
      <w:bookmarkStart w:id="1731" w:name="_Toc188621945"/>
      <w:bookmarkStart w:id="1732" w:name="_Toc188950526"/>
      <w:bookmarkStart w:id="1733" w:name="_Toc188968445"/>
      <w:bookmarkStart w:id="1734" w:name="_Toc188968670"/>
      <w:bookmarkStart w:id="1735" w:name="_Toc175130381"/>
      <w:bookmarkStart w:id="1736" w:name="_Toc178784562"/>
      <w:bookmarkStart w:id="1737" w:name="_Toc194067216"/>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r w:rsidRPr="00B77A92">
        <w:lastRenderedPageBreak/>
        <w:t>New editions, re-issues,</w:t>
      </w:r>
      <w:r w:rsidR="00B345CE" w:rsidRPr="00B77A92">
        <w:t xml:space="preserve"> cancellations</w:t>
      </w:r>
      <w:r w:rsidRPr="00B77A92">
        <w:t xml:space="preserve"> and updates</w:t>
      </w:r>
      <w:r w:rsidR="00DF374C" w:rsidRPr="00B77A92">
        <w:t xml:space="preserve"> of datasets</w:t>
      </w:r>
      <w:bookmarkEnd w:id="1737"/>
    </w:p>
    <w:p w14:paraId="7C0AB08C" w14:textId="740DBAA6" w:rsidR="008C1E6A" w:rsidRPr="00B77A92" w:rsidRDefault="00142C35" w:rsidP="00DC1E55">
      <w:pPr>
        <w:spacing w:after="120" w:line="240" w:lineRule="auto"/>
        <w:jc w:val="both"/>
      </w:pPr>
      <w:r w:rsidRPr="00B77A92">
        <w:t xml:space="preserve">The method for detecting whether a dataset is a </w:t>
      </w:r>
      <w:r w:rsidR="00DC1E55" w:rsidRPr="00B77A92">
        <w:t>N</w:t>
      </w:r>
      <w:r w:rsidRPr="00B77A92">
        <w:t xml:space="preserve">ew </w:t>
      </w:r>
      <w:r w:rsidR="00DC1E55" w:rsidRPr="00B77A92">
        <w:t>E</w:t>
      </w:r>
      <w:r w:rsidRPr="00B77A92">
        <w:t xml:space="preserve">dition, re-issue, cancellation, termination, or update is </w:t>
      </w:r>
      <w:r w:rsidR="008C1E6A" w:rsidRPr="00B77A92">
        <w:t xml:space="preserve">contained in the </w:t>
      </w:r>
      <w:r w:rsidR="00DC1E55" w:rsidRPr="00B77A92">
        <w:t>E</w:t>
      </w:r>
      <w:r w:rsidR="008C1E6A" w:rsidRPr="00B77A92">
        <w:t xml:space="preserve">xchange </w:t>
      </w:r>
      <w:r w:rsidR="00DC1E55" w:rsidRPr="00B77A92">
        <w:t xml:space="preserve">Set metadata </w:t>
      </w:r>
      <w:r w:rsidR="008C1E6A" w:rsidRPr="00B77A92">
        <w:t>field S100_Purpose</w:t>
      </w:r>
      <w:r w:rsidR="00DC1E55" w:rsidRPr="00B77A92">
        <w:t>.</w:t>
      </w:r>
      <w:r w:rsidRPr="00B77A92">
        <w:t xml:space="preserve"> </w:t>
      </w:r>
    </w:p>
    <w:p w14:paraId="5FED045A" w14:textId="0120A4C3" w:rsidR="00981782" w:rsidRPr="00B77A92" w:rsidRDefault="00142C35" w:rsidP="00DC1E55">
      <w:pPr>
        <w:spacing w:after="60" w:line="240" w:lineRule="auto"/>
        <w:jc w:val="both"/>
      </w:pPr>
      <w:r w:rsidRPr="00B77A92">
        <w:t xml:space="preserve">The </w:t>
      </w:r>
      <w:r w:rsidR="0043278E" w:rsidRPr="00B77A92">
        <w:t>behaviour</w:t>
      </w:r>
      <w:r w:rsidRPr="00B77A92">
        <w:t xml:space="preserve"> of each is described below</w:t>
      </w:r>
      <w:r w:rsidR="005C76B7" w:rsidRPr="00B77A92">
        <w:t xml:space="preserve">; </w:t>
      </w:r>
      <w:r w:rsidRPr="00B77A92">
        <w:t xml:space="preserve">note that </w:t>
      </w:r>
      <w:r w:rsidR="008C1E6A" w:rsidRPr="00B77A92">
        <w:t xml:space="preserve">individual </w:t>
      </w:r>
      <w:r w:rsidR="00DC1E55" w:rsidRPr="00B77A92">
        <w:t>P</w:t>
      </w:r>
      <w:r w:rsidRPr="00B77A92">
        <w:t xml:space="preserve">roduct </w:t>
      </w:r>
      <w:r w:rsidR="00DC1E55" w:rsidRPr="00B77A92">
        <w:t>S</w:t>
      </w:r>
      <w:r w:rsidRPr="00B77A92">
        <w:t xml:space="preserve">pecifications may </w:t>
      </w:r>
      <w:r w:rsidR="008C1E6A" w:rsidRPr="00B77A92">
        <w:t>not implement all types of dataset state</w:t>
      </w:r>
      <w:r w:rsidRPr="00B77A92">
        <w:t>.</w:t>
      </w:r>
      <w:r w:rsidR="00F97154" w:rsidRPr="00B77A92">
        <w:t xml:space="preserve"> All datasets include an issue date, and optionally an </w:t>
      </w:r>
      <w:r w:rsidR="00DC1E55" w:rsidRPr="00B77A92">
        <w:t>E</w:t>
      </w:r>
      <w:r w:rsidR="00F97154" w:rsidRPr="00B77A92">
        <w:t>dition and update number.</w:t>
      </w:r>
    </w:p>
    <w:p w14:paraId="11F3E609" w14:textId="6A14DC0A" w:rsidR="008C1E6A" w:rsidRPr="00B77A92" w:rsidRDefault="008C1E6A" w:rsidP="00AE2737">
      <w:pPr>
        <w:pStyle w:val="ListParagraph"/>
        <w:numPr>
          <w:ilvl w:val="0"/>
          <w:numId w:val="61"/>
        </w:numPr>
        <w:spacing w:after="60" w:line="240" w:lineRule="auto"/>
        <w:jc w:val="both"/>
      </w:pPr>
      <w:r w:rsidRPr="00B77A92">
        <w:t>New dataset – install new dataset and any included updates</w:t>
      </w:r>
      <w:r w:rsidR="00F97154" w:rsidRPr="00B77A92">
        <w:t xml:space="preserve"> and record for tracking purposes.</w:t>
      </w:r>
    </w:p>
    <w:p w14:paraId="62B27542" w14:textId="0E1C7F34" w:rsidR="00DC1E55" w:rsidRPr="00B77A92" w:rsidRDefault="00981782" w:rsidP="00AE2737">
      <w:pPr>
        <w:pStyle w:val="ListParagraph"/>
        <w:numPr>
          <w:ilvl w:val="0"/>
          <w:numId w:val="61"/>
        </w:numPr>
        <w:spacing w:after="60" w:line="240" w:lineRule="auto"/>
        <w:jc w:val="both"/>
      </w:pPr>
      <w:r w:rsidRPr="00B77A92">
        <w:t xml:space="preserve">New </w:t>
      </w:r>
      <w:r w:rsidR="00DC1E55" w:rsidRPr="00B77A92">
        <w:t>E</w:t>
      </w:r>
      <w:r w:rsidRPr="00B77A92">
        <w:t xml:space="preserve">dition </w:t>
      </w:r>
      <w:r w:rsidR="00DC1E55" w:rsidRPr="00B77A92">
        <w:t>–</w:t>
      </w:r>
      <w:r w:rsidRPr="00B77A92">
        <w:t xml:space="preserve"> replace </w:t>
      </w:r>
      <w:r w:rsidR="00F97154" w:rsidRPr="00B77A92">
        <w:t xml:space="preserve">numbered </w:t>
      </w:r>
      <w:r w:rsidRPr="00B77A92">
        <w:t xml:space="preserve">old </w:t>
      </w:r>
      <w:r w:rsidR="00DC1E55" w:rsidRPr="00B77A92">
        <w:t>E</w:t>
      </w:r>
      <w:r w:rsidRPr="00B77A92">
        <w:t xml:space="preserve">dition and its updates with the </w:t>
      </w:r>
      <w:r w:rsidR="00DC1E55" w:rsidRPr="00B77A92">
        <w:t>N</w:t>
      </w:r>
      <w:r w:rsidRPr="00B77A92">
        <w:t xml:space="preserve">ew </w:t>
      </w:r>
      <w:r w:rsidR="00DC1E55" w:rsidRPr="00B77A92">
        <w:t>E</w:t>
      </w:r>
      <w:r w:rsidRPr="00B77A92">
        <w:t>dition</w:t>
      </w:r>
      <w:r w:rsidR="00011277" w:rsidRPr="00B77A92">
        <w:t xml:space="preserve">. The </w:t>
      </w:r>
      <w:commentRangeStart w:id="1738"/>
      <w:r w:rsidR="00011277" w:rsidRPr="00D837FD">
        <w:rPr>
          <w:highlight w:val="yellow"/>
          <w:rPrChange w:id="1739" w:author="jonathan pritchard" w:date="2025-10-24T14:37:00Z" w16du:dateUtc="2025-10-24T13:37:00Z">
            <w:rPr/>
          </w:rPrChange>
        </w:rPr>
        <w:t xml:space="preserve">information in clause </w:t>
      </w:r>
      <w:r w:rsidR="00326324" w:rsidRPr="00D837FD">
        <w:rPr>
          <w:highlight w:val="yellow"/>
          <w:rPrChange w:id="1740" w:author="jonathan pritchard" w:date="2025-10-24T14:37:00Z" w16du:dateUtc="2025-10-24T13:37:00Z">
            <w:rPr/>
          </w:rPrChange>
        </w:rPr>
        <w:fldChar w:fldCharType="begin"/>
      </w:r>
      <w:r w:rsidR="00326324" w:rsidRPr="00D837FD">
        <w:rPr>
          <w:highlight w:val="yellow"/>
          <w:rPrChange w:id="1741" w:author="jonathan pritchard" w:date="2025-10-24T14:37:00Z" w16du:dateUtc="2025-10-24T13:37:00Z">
            <w:rPr/>
          </w:rPrChange>
        </w:rPr>
        <w:instrText xml:space="preserve"> REF _Ref49451543 \r \h </w:instrText>
      </w:r>
      <w:r w:rsidR="00DC1E55" w:rsidRPr="00D837FD">
        <w:rPr>
          <w:highlight w:val="yellow"/>
          <w:rPrChange w:id="1742" w:author="jonathan pritchard" w:date="2025-10-24T14:37:00Z" w16du:dateUtc="2025-10-24T13:37:00Z">
            <w:rPr/>
          </w:rPrChange>
        </w:rPr>
        <w:instrText xml:space="preserve"> \* MERGEFORMAT </w:instrText>
      </w:r>
      <w:r w:rsidR="00326324" w:rsidRPr="0020392D">
        <w:rPr>
          <w:highlight w:val="yellow"/>
        </w:rPr>
      </w:r>
      <w:r w:rsidR="00326324" w:rsidRPr="00D837FD">
        <w:rPr>
          <w:highlight w:val="yellow"/>
          <w:rPrChange w:id="1743" w:author="jonathan pritchard" w:date="2025-10-24T14:37:00Z" w16du:dateUtc="2025-10-24T13:37:00Z">
            <w:rPr/>
          </w:rPrChange>
        </w:rPr>
        <w:fldChar w:fldCharType="separate"/>
      </w:r>
      <w:r w:rsidR="00A74A4F" w:rsidRPr="00D837FD">
        <w:rPr>
          <w:highlight w:val="yellow"/>
          <w:rPrChange w:id="1744" w:author="jonathan pritchard" w:date="2025-10-24T14:37:00Z" w16du:dateUtc="2025-10-24T13:37:00Z">
            <w:rPr/>
          </w:rPrChange>
        </w:rPr>
        <w:t>13.2</w:t>
      </w:r>
      <w:r w:rsidR="00326324" w:rsidRPr="00D837FD">
        <w:rPr>
          <w:highlight w:val="yellow"/>
          <w:rPrChange w:id="1745" w:author="jonathan pritchard" w:date="2025-10-24T14:37:00Z" w16du:dateUtc="2025-10-24T13:37:00Z">
            <w:rPr/>
          </w:rPrChange>
        </w:rPr>
        <w:fldChar w:fldCharType="end"/>
      </w:r>
      <w:r w:rsidR="00011277" w:rsidRPr="00D837FD">
        <w:rPr>
          <w:highlight w:val="yellow"/>
          <w:rPrChange w:id="1746" w:author="jonathan pritchard" w:date="2025-10-24T14:37:00Z" w16du:dateUtc="2025-10-24T13:37:00Z">
            <w:rPr/>
          </w:rPrChange>
        </w:rPr>
        <w:t xml:space="preserve"> about</w:t>
      </w:r>
      <w:r w:rsidR="00011277" w:rsidRPr="008A7FAE">
        <w:t xml:space="preserve"> </w:t>
      </w:r>
      <w:commentRangeEnd w:id="1738"/>
      <w:r w:rsidR="00D837FD">
        <w:rPr>
          <w:rStyle w:val="CommentReference"/>
        </w:rPr>
        <w:commentReference w:id="1738"/>
      </w:r>
      <w:r w:rsidR="00326324" w:rsidRPr="008A7FAE">
        <w:t>the</w:t>
      </w:r>
      <w:r w:rsidR="00326324" w:rsidRPr="00B77A92">
        <w:t xml:space="preserve"> </w:t>
      </w:r>
      <w:r w:rsidR="00011277" w:rsidRPr="00B77A92">
        <w:t xml:space="preserve">use of </w:t>
      </w:r>
      <w:r w:rsidR="00DC1E55" w:rsidRPr="00B77A92">
        <w:t>N</w:t>
      </w:r>
      <w:r w:rsidR="00011277" w:rsidRPr="00B77A92">
        <w:t xml:space="preserve">ew </w:t>
      </w:r>
      <w:r w:rsidR="00DC1E55" w:rsidRPr="00B77A92">
        <w:t>E</w:t>
      </w:r>
      <w:r w:rsidR="00011277" w:rsidRPr="00B77A92">
        <w:t>ditions and re-issues for certain coverage data products should be kept in mind</w:t>
      </w:r>
      <w:r w:rsidR="003A7A02" w:rsidRPr="00B77A92">
        <w:t xml:space="preserve"> </w:t>
      </w:r>
    </w:p>
    <w:p w14:paraId="5E550977" w14:textId="7648B572" w:rsidR="00981782" w:rsidRPr="00B77A92" w:rsidRDefault="00981782" w:rsidP="00AE2737">
      <w:pPr>
        <w:pStyle w:val="ListParagraph"/>
        <w:numPr>
          <w:ilvl w:val="0"/>
          <w:numId w:val="61"/>
        </w:numPr>
        <w:spacing w:after="60" w:line="240" w:lineRule="auto"/>
        <w:jc w:val="both"/>
      </w:pPr>
      <w:r w:rsidRPr="00B77A92">
        <w:t xml:space="preserve">Update </w:t>
      </w:r>
      <w:r w:rsidR="00DC1E55" w:rsidRPr="00B77A92">
        <w:t>–</w:t>
      </w:r>
      <w:r w:rsidRPr="00B77A92">
        <w:t xml:space="preserve"> apply</w:t>
      </w:r>
      <w:r w:rsidR="00DC1E55" w:rsidRPr="00B77A92">
        <w:t xml:space="preserve"> </w:t>
      </w:r>
      <w:r w:rsidRPr="00B77A92">
        <w:t xml:space="preserve">the </w:t>
      </w:r>
      <w:r w:rsidR="00F97154" w:rsidRPr="00B77A92">
        <w:t xml:space="preserve">numbered </w:t>
      </w:r>
      <w:r w:rsidRPr="00B77A92">
        <w:t>update and retain for tracking purposes</w:t>
      </w:r>
      <w:r w:rsidR="00142C35" w:rsidRPr="00B77A92">
        <w:t>.</w:t>
      </w:r>
      <w:r w:rsidR="00DF374C" w:rsidRPr="00B77A92">
        <w:t xml:space="preserve"> See </w:t>
      </w:r>
      <w:r w:rsidR="00DF374C" w:rsidRPr="00B77A92">
        <w:fldChar w:fldCharType="begin"/>
      </w:r>
      <w:r w:rsidR="00DF374C" w:rsidRPr="00B77A92">
        <w:instrText xml:space="preserve"> REF _Ref49451692 \r \h </w:instrText>
      </w:r>
      <w:r w:rsidR="00DC1E55" w:rsidRPr="00B77A92">
        <w:instrText xml:space="preserve"> \* MERGEFORMAT </w:instrText>
      </w:r>
      <w:r w:rsidR="00DF374C" w:rsidRPr="00B77A92">
        <w:fldChar w:fldCharType="separate"/>
      </w:r>
      <w:r w:rsidR="00A74A4F">
        <w:t>20.4</w:t>
      </w:r>
      <w:r w:rsidR="00DF374C" w:rsidRPr="00B77A92">
        <w:fldChar w:fldCharType="end"/>
      </w:r>
      <w:r w:rsidR="00DF374C" w:rsidRPr="00B77A92">
        <w:t>.</w:t>
      </w:r>
      <w:r w:rsidR="00F90EF4" w:rsidRPr="00B77A92">
        <w:t xml:space="preserve"> Where updates </w:t>
      </w:r>
      <w:r w:rsidR="00DC1E55" w:rsidRPr="00B77A92">
        <w:t>cannot</w:t>
      </w:r>
      <w:r w:rsidR="00F90EF4" w:rsidRPr="00B77A92">
        <w:t xml:space="preserve"> be applied a permanent indication “Chart information not up to date” </w:t>
      </w:r>
      <w:r w:rsidR="00B15F52" w:rsidRPr="00B77A92">
        <w:t xml:space="preserve">must </w:t>
      </w:r>
      <w:r w:rsidR="00F90EF4" w:rsidRPr="00B77A92">
        <w:t>be available in the chart display area when such a chart is in use (either displayed on chart area or used as largest scale available for chart related alerts and indications)</w:t>
      </w:r>
      <w:r w:rsidR="002B544A" w:rsidRPr="00B77A92">
        <w:t xml:space="preserve">. This is also </w:t>
      </w:r>
      <w:r w:rsidR="00E03B21" w:rsidRPr="00B77A92">
        <w:t xml:space="preserve">referenced </w:t>
      </w:r>
      <w:r w:rsidR="002B544A" w:rsidRPr="00B77A92">
        <w:t xml:space="preserve">by the ECDIS Update Status Report, Appendix </w:t>
      </w:r>
      <w:r w:rsidR="00A310A1">
        <w:t>C</w:t>
      </w:r>
      <w:r w:rsidR="00F90EF4" w:rsidRPr="00B77A92">
        <w:t>.</w:t>
      </w:r>
      <w:r w:rsidR="002B544A" w:rsidRPr="00B77A92">
        <w:t xml:space="preserve"> </w:t>
      </w:r>
    </w:p>
    <w:p w14:paraId="5BA5F198" w14:textId="5E65C229" w:rsidR="00981782" w:rsidRPr="00B77A92" w:rsidRDefault="00981782" w:rsidP="00AE2737">
      <w:pPr>
        <w:pStyle w:val="ListParagraph"/>
        <w:numPr>
          <w:ilvl w:val="0"/>
          <w:numId w:val="61"/>
        </w:numPr>
        <w:spacing w:after="60" w:line="240" w:lineRule="auto"/>
        <w:jc w:val="both"/>
      </w:pPr>
      <w:r w:rsidRPr="00B77A92">
        <w:t xml:space="preserve">Re-issue - </w:t>
      </w:r>
      <w:r w:rsidRPr="00A310A1">
        <w:t>replace the original datasets and its updates up to the date of the issue with the reissued dataset</w:t>
      </w:r>
      <w:r w:rsidR="00142C35" w:rsidRPr="00A310A1">
        <w:t>.</w:t>
      </w:r>
      <w:r w:rsidR="00326324" w:rsidRPr="00A310A1">
        <w:t xml:space="preserve"> Retention of the old issue should be as specified in the </w:t>
      </w:r>
      <w:r w:rsidR="00DC1E55" w:rsidRPr="00A310A1">
        <w:t>P</w:t>
      </w:r>
      <w:r w:rsidR="00326324" w:rsidRPr="00A310A1">
        <w:t xml:space="preserve">roduct </w:t>
      </w:r>
      <w:r w:rsidR="00DC1E55" w:rsidRPr="00A310A1">
        <w:t>S</w:t>
      </w:r>
      <w:r w:rsidR="00326324" w:rsidRPr="00A310A1">
        <w:t xml:space="preserve">pecification. The information in </w:t>
      </w:r>
      <w:r w:rsidR="00326324" w:rsidRPr="00D837FD">
        <w:rPr>
          <w:highlight w:val="yellow"/>
          <w:rPrChange w:id="1747" w:author="jonathan pritchard" w:date="2025-10-24T14:37:00Z" w16du:dateUtc="2025-10-24T13:37:00Z">
            <w:rPr/>
          </w:rPrChange>
        </w:rPr>
        <w:t xml:space="preserve">clause </w:t>
      </w:r>
      <w:r w:rsidR="00326324" w:rsidRPr="00D837FD">
        <w:rPr>
          <w:highlight w:val="yellow"/>
          <w:rPrChange w:id="1748" w:author="jonathan pritchard" w:date="2025-10-24T14:37:00Z" w16du:dateUtc="2025-10-24T13:37:00Z">
            <w:rPr/>
          </w:rPrChange>
        </w:rPr>
        <w:fldChar w:fldCharType="begin"/>
      </w:r>
      <w:r w:rsidR="00326324" w:rsidRPr="00D837FD">
        <w:rPr>
          <w:highlight w:val="yellow"/>
          <w:rPrChange w:id="1749" w:author="jonathan pritchard" w:date="2025-10-24T14:37:00Z" w16du:dateUtc="2025-10-24T13:37:00Z">
            <w:rPr/>
          </w:rPrChange>
        </w:rPr>
        <w:instrText xml:space="preserve"> REF _Ref49451559 \r \h </w:instrText>
      </w:r>
      <w:r w:rsidR="00DC1E55" w:rsidRPr="00D837FD">
        <w:rPr>
          <w:highlight w:val="yellow"/>
          <w:rPrChange w:id="1750" w:author="jonathan pritchard" w:date="2025-10-24T14:37:00Z" w16du:dateUtc="2025-10-24T13:37:00Z">
            <w:rPr/>
          </w:rPrChange>
        </w:rPr>
        <w:instrText xml:space="preserve"> \* MERGEFORMAT </w:instrText>
      </w:r>
      <w:r w:rsidR="00326324" w:rsidRPr="0020392D">
        <w:rPr>
          <w:highlight w:val="yellow"/>
        </w:rPr>
      </w:r>
      <w:r w:rsidR="00326324" w:rsidRPr="00D837FD">
        <w:rPr>
          <w:highlight w:val="yellow"/>
          <w:rPrChange w:id="1751" w:author="jonathan pritchard" w:date="2025-10-24T14:37:00Z" w16du:dateUtc="2025-10-24T13:37:00Z">
            <w:rPr/>
          </w:rPrChange>
        </w:rPr>
        <w:fldChar w:fldCharType="separate"/>
      </w:r>
      <w:r w:rsidR="00A74A4F" w:rsidRPr="00D837FD">
        <w:rPr>
          <w:highlight w:val="yellow"/>
          <w:rPrChange w:id="1752" w:author="jonathan pritchard" w:date="2025-10-24T14:37:00Z" w16du:dateUtc="2025-10-24T13:37:00Z">
            <w:rPr/>
          </w:rPrChange>
        </w:rPr>
        <w:t>13.2</w:t>
      </w:r>
      <w:r w:rsidR="00326324" w:rsidRPr="00D837FD">
        <w:rPr>
          <w:highlight w:val="yellow"/>
          <w:rPrChange w:id="1753" w:author="jonathan pritchard" w:date="2025-10-24T14:37:00Z" w16du:dateUtc="2025-10-24T13:37:00Z">
            <w:rPr/>
          </w:rPrChange>
        </w:rPr>
        <w:fldChar w:fldCharType="end"/>
      </w:r>
      <w:r w:rsidR="00326324" w:rsidRPr="00A310A1">
        <w:t xml:space="preserve"> about the use of </w:t>
      </w:r>
      <w:r w:rsidR="00DC1E55" w:rsidRPr="00A310A1">
        <w:t>N</w:t>
      </w:r>
      <w:r w:rsidR="00326324" w:rsidRPr="00A310A1">
        <w:t xml:space="preserve">ew </w:t>
      </w:r>
      <w:r w:rsidR="00DC1E55" w:rsidRPr="00A310A1">
        <w:t>E</w:t>
      </w:r>
      <w:r w:rsidR="00326324" w:rsidRPr="00A310A1">
        <w:t>ditions and re-issues for certain coverage data products should be kept in mind.</w:t>
      </w:r>
      <w:r w:rsidR="00F97154" w:rsidRPr="00A310A1">
        <w:t xml:space="preserve"> After a re-issue, subsequent updates may be incorporated from this reissue or from the original data kept continuously updated.</w:t>
      </w:r>
    </w:p>
    <w:p w14:paraId="6DB7F566" w14:textId="2865B02D" w:rsidR="00981782" w:rsidRPr="00B77A92" w:rsidRDefault="00981782" w:rsidP="00AE2737">
      <w:pPr>
        <w:pStyle w:val="ListParagraph"/>
        <w:numPr>
          <w:ilvl w:val="0"/>
          <w:numId w:val="61"/>
        </w:numPr>
        <w:spacing w:after="60" w:line="240" w:lineRule="auto"/>
        <w:jc w:val="both"/>
      </w:pPr>
      <w:r w:rsidRPr="00B77A92">
        <w:t xml:space="preserve">Cancellation </w:t>
      </w:r>
      <w:r w:rsidR="00DC1E55" w:rsidRPr="00B77A92">
        <w:t>–</w:t>
      </w:r>
      <w:r w:rsidRPr="00B77A92">
        <w:t xml:space="preserve"> delete</w:t>
      </w:r>
      <w:r w:rsidR="00DC1E55" w:rsidRPr="00B77A92">
        <w:t xml:space="preserve"> </w:t>
      </w:r>
      <w:r w:rsidRPr="00B77A92">
        <w:t>the cancelled dataset and its updates</w:t>
      </w:r>
      <w:r w:rsidR="00E03B21" w:rsidRPr="00B77A92">
        <w:t xml:space="preserve"> as per S-100 17-4.4.1</w:t>
      </w:r>
      <w:r w:rsidR="00142C35" w:rsidRPr="00B77A92">
        <w:t>.</w:t>
      </w:r>
      <w:r w:rsidR="00B6136D" w:rsidRPr="00B77A92">
        <w:t xml:space="preserve"> The system </w:t>
      </w:r>
      <w:r w:rsidR="00B15F52" w:rsidRPr="00B77A92">
        <w:t xml:space="preserve">must </w:t>
      </w:r>
      <w:r w:rsidR="00B6136D" w:rsidRPr="00B77A92">
        <w:t xml:space="preserve">report any </w:t>
      </w:r>
      <w:r w:rsidR="00001E36" w:rsidRPr="00B77A92">
        <w:t>dataset</w:t>
      </w:r>
      <w:r w:rsidR="00B6136D" w:rsidRPr="00B77A92">
        <w:t xml:space="preserve">(s) that have been </w:t>
      </w:r>
      <w:r w:rsidR="00CA0646">
        <w:t>i</w:t>
      </w:r>
      <w:r w:rsidR="00B6136D" w:rsidRPr="00B77A92">
        <w:t xml:space="preserve">dentified as cancelled at load time. A message </w:t>
      </w:r>
      <w:r w:rsidR="00B15F52" w:rsidRPr="00B77A92">
        <w:t xml:space="preserve">must </w:t>
      </w:r>
      <w:r w:rsidR="00B6136D" w:rsidRPr="00B77A92">
        <w:t xml:space="preserve">be displayed informing the user of the </w:t>
      </w:r>
      <w:r w:rsidR="00001E36" w:rsidRPr="00B77A92">
        <w:t>dataset</w:t>
      </w:r>
      <w:r w:rsidR="00B6136D" w:rsidRPr="00B77A92">
        <w:t xml:space="preserve"> name</w:t>
      </w:r>
      <w:r w:rsidR="00B6136D" w:rsidRPr="00A310A1">
        <w:t xml:space="preserve">. Depending on the method adopted by the OEM for managing cancelled </w:t>
      </w:r>
      <w:r w:rsidR="00001E36" w:rsidRPr="00A310A1">
        <w:t>dataset</w:t>
      </w:r>
      <w:r w:rsidR="00B6136D" w:rsidRPr="00A310A1">
        <w:t>s one of the following conditions must be observed:</w:t>
      </w:r>
      <w:r w:rsidR="00B6136D" w:rsidRPr="00B77A92">
        <w:t xml:space="preserve"> (1). The cancelled </w:t>
      </w:r>
      <w:r w:rsidR="00001E36" w:rsidRPr="00B77A92">
        <w:t>dataset</w:t>
      </w:r>
      <w:r w:rsidR="00B6136D" w:rsidRPr="00B77A92">
        <w:t xml:space="preserve"> cannot be viewed in the ECDIS</w:t>
      </w:r>
      <w:r w:rsidR="00A01D79" w:rsidRPr="00B77A92">
        <w:t>;</w:t>
      </w:r>
      <w:r w:rsidR="00B6136D" w:rsidRPr="00B77A92">
        <w:t xml:space="preserve"> (2). The cancelled </w:t>
      </w:r>
      <w:r w:rsidR="00001E36" w:rsidRPr="00B77A92">
        <w:t>dataset</w:t>
      </w:r>
      <w:r w:rsidR="00B6136D" w:rsidRPr="00B77A92">
        <w:t xml:space="preserve"> can be viewed in the ECDIS with the warning message specified “</w:t>
      </w:r>
      <w:r w:rsidR="00001E36" w:rsidRPr="00B77A92">
        <w:t>Dataset</w:t>
      </w:r>
      <w:r w:rsidR="00B6136D" w:rsidRPr="00B77A92">
        <w:t xml:space="preserve"> &lt;name&gt; has been cancelled and may not be up to date. Under no circumstances should it be used for primary navigation”.</w:t>
      </w:r>
    </w:p>
    <w:p w14:paraId="7D15F186" w14:textId="77777777" w:rsidR="004C0487" w:rsidRPr="00B77A92" w:rsidRDefault="004C0487" w:rsidP="00B812CA">
      <w:pPr>
        <w:spacing w:after="60" w:line="240" w:lineRule="auto"/>
        <w:jc w:val="both"/>
      </w:pPr>
    </w:p>
    <w:p w14:paraId="2E1E9F74" w14:textId="29796C9D" w:rsidR="00B073EA" w:rsidRDefault="00732F08" w:rsidP="00BE68E8">
      <w:pPr>
        <w:pStyle w:val="Heading1"/>
      </w:pPr>
      <w:bookmarkStart w:id="1754" w:name="_Toc194061829"/>
      <w:bookmarkStart w:id="1755" w:name="_Toc194067217"/>
      <w:bookmarkStart w:id="1756" w:name="_Ref167112888"/>
      <w:bookmarkStart w:id="1757" w:name="_Toc194067218"/>
      <w:bookmarkEnd w:id="1754"/>
      <w:bookmarkEnd w:id="1755"/>
      <w:r w:rsidRPr="00B77A92">
        <w:t xml:space="preserve">Dataset </w:t>
      </w:r>
      <w:r w:rsidR="00B073EA" w:rsidRPr="00B77A92">
        <w:t xml:space="preserve">Support </w:t>
      </w:r>
      <w:r w:rsidR="001309C7" w:rsidRPr="00B77A92">
        <w:t>F</w:t>
      </w:r>
      <w:r w:rsidR="00B073EA" w:rsidRPr="00B77A92">
        <w:t>ile</w:t>
      </w:r>
      <w:r w:rsidR="00453DD3">
        <w:t>s</w:t>
      </w:r>
      <w:bookmarkEnd w:id="1756"/>
      <w:bookmarkEnd w:id="1757"/>
    </w:p>
    <w:p w14:paraId="7EC7C317" w14:textId="77777777" w:rsidR="00453DD3" w:rsidRDefault="00453DD3" w:rsidP="00453DD3">
      <w:pPr>
        <w:jc w:val="both"/>
      </w:pPr>
      <w:r>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Default="00453DD3" w:rsidP="002D7DEE">
      <w:pPr>
        <w:jc w:val="both"/>
      </w:pPr>
      <w:r>
        <w:t xml:space="preserve">The ECDIS must support the import of exchange set contents into the System database. There is no requirement to import or update any other </w:t>
      </w:r>
      <w:r w:rsidR="003D3E9C">
        <w:t>content</w:t>
      </w:r>
      <w:r>
        <w:t xml:space="preserve"> from an exchange set. This includes any of </w:t>
      </w:r>
      <w:r w:rsidR="003D3E9C">
        <w:t xml:space="preserve">S-100’s </w:t>
      </w:r>
      <w:r>
        <w:t>component schemas and system support files</w:t>
      </w:r>
      <w:r w:rsidR="003D3E9C">
        <w:t xml:space="preserve"> associated with those schemas</w:t>
      </w:r>
      <w:r>
        <w:t>.</w:t>
      </w:r>
    </w:p>
    <w:p w14:paraId="16DF4EBB" w14:textId="7003CE43" w:rsidR="00453DD3" w:rsidRDefault="00453DD3" w:rsidP="002D7DEE">
      <w:pPr>
        <w:jc w:val="both"/>
      </w:pPr>
      <w:r>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Default="00453DD3" w:rsidP="002D7DEE">
      <w:pPr>
        <w:pStyle w:val="Heading2"/>
      </w:pPr>
      <w:bookmarkStart w:id="1758" w:name="_Toc194067219"/>
      <w:bookmarkStart w:id="1759" w:name="_Ref188950832"/>
      <w:r>
        <w:t>Exchange set delivery</w:t>
      </w:r>
      <w:bookmarkEnd w:id="1758"/>
      <w:bookmarkEnd w:id="1759"/>
    </w:p>
    <w:p w14:paraId="300F0C50" w14:textId="57605890" w:rsidR="00453DD3" w:rsidRDefault="00453DD3" w:rsidP="002D7DEE">
      <w:pPr>
        <w:spacing w:after="120" w:line="240" w:lineRule="auto"/>
        <w:contextualSpacing/>
        <w:jc w:val="both"/>
      </w:pPr>
      <w:r>
        <w:t xml:space="preserve">Exchange sets which contain base datasets will also contain all </w:t>
      </w:r>
      <w:r w:rsidR="00106E90">
        <w:t xml:space="preserve">relevant </w:t>
      </w:r>
      <w:r>
        <w:t xml:space="preserve">dataset support. Exchange sets containing updates will deliver any dataset support files which are required by those updates. This may not be necessarily all the dataset support files associated with the </w:t>
      </w:r>
      <w:r w:rsidR="00360B24">
        <w:t xml:space="preserve">base </w:t>
      </w:r>
      <w:r>
        <w:t>dataset.</w:t>
      </w:r>
    </w:p>
    <w:p w14:paraId="49E52DB9" w14:textId="77777777" w:rsidR="00453DD3" w:rsidRPr="00453DD3" w:rsidRDefault="00453DD3" w:rsidP="002D7DEE"/>
    <w:p w14:paraId="3AD652DC" w14:textId="77777777" w:rsidR="00453DD3" w:rsidRPr="007058D2" w:rsidRDefault="00453DD3" w:rsidP="002D7DEE">
      <w:pPr>
        <w:pStyle w:val="Heading2"/>
      </w:pPr>
      <w:bookmarkStart w:id="1760" w:name="_Toc194067220"/>
      <w:r w:rsidRPr="007058D2">
        <w:t>Management of a</w:t>
      </w:r>
      <w:r w:rsidRPr="00B812CA">
        <w:t>utomatic</w:t>
      </w:r>
      <w:r w:rsidRPr="007058D2">
        <w:t xml:space="preserve"> updates to </w:t>
      </w:r>
      <w:r w:rsidRPr="00B812CA">
        <w:t>Dataset</w:t>
      </w:r>
      <w:r w:rsidRPr="007058D2">
        <w:t xml:space="preserve"> Support files</w:t>
      </w:r>
      <w:bookmarkEnd w:id="1760"/>
    </w:p>
    <w:p w14:paraId="4B35A43A" w14:textId="263260E9" w:rsidR="00453DD3" w:rsidRPr="00B77A92" w:rsidRDefault="00453DD3" w:rsidP="00D87FDE">
      <w:pPr>
        <w:jc w:val="both"/>
      </w:pPr>
      <w:r w:rsidRPr="00B77A92">
        <w:t xml:space="preserve">Dataset names in S-100 are unique </w:t>
      </w:r>
      <w:r w:rsidRPr="00415C1B">
        <w:t>(S-100 Part 1</w:t>
      </w:r>
      <w:r w:rsidR="00D87FDE" w:rsidRPr="00415C1B">
        <w:t>7</w:t>
      </w:r>
      <w:r w:rsidR="00653128">
        <w:t>).</w:t>
      </w:r>
      <w:r w:rsidRPr="00B77A92">
        <w:t xml:space="preserve"> Dataset support files are referenced to one or more datasets in the exchange catalogue metadata. This allows dataset support files to be shared between multiple datasets.</w:t>
      </w:r>
    </w:p>
    <w:p w14:paraId="63EA2AE5" w14:textId="77777777" w:rsidR="00453DD3" w:rsidRPr="00B77A92" w:rsidRDefault="00453DD3" w:rsidP="00D87FDE">
      <w:pPr>
        <w:jc w:val="both"/>
      </w:pPr>
      <w:r w:rsidRPr="00B77A92">
        <w:t>As with datasets, dataset support files are managed with the Exchange Set metadata field S100_SupportFileRevisionStatus. The behaviour of each is described below:</w:t>
      </w:r>
    </w:p>
    <w:p w14:paraId="297C8DA0" w14:textId="75BC80E4" w:rsidR="00453DD3" w:rsidRPr="00415C1B" w:rsidRDefault="006E5EB0" w:rsidP="00453DD3">
      <w:pPr>
        <w:pStyle w:val="ListParagraph"/>
        <w:numPr>
          <w:ilvl w:val="0"/>
          <w:numId w:val="127"/>
        </w:numPr>
        <w:spacing w:after="120" w:line="240" w:lineRule="auto"/>
        <w:jc w:val="both"/>
      </w:pPr>
      <w:r w:rsidRPr="00530F27">
        <w:rPr>
          <w:i/>
          <w:iCs/>
        </w:rPr>
        <w:lastRenderedPageBreak/>
        <w:t>n</w:t>
      </w:r>
      <w:r w:rsidR="00453DD3" w:rsidRPr="00530F27">
        <w:rPr>
          <w:i/>
          <w:iCs/>
        </w:rPr>
        <w:t>ew</w:t>
      </w:r>
      <w:r w:rsidRPr="00530F27">
        <w:t xml:space="preserve"> – A new dataset support file to be installed on the system</w:t>
      </w:r>
    </w:p>
    <w:p w14:paraId="2A520553" w14:textId="5BA99826" w:rsidR="00453DD3" w:rsidRPr="00415C1B" w:rsidRDefault="006E5EB0" w:rsidP="00453DD3">
      <w:pPr>
        <w:pStyle w:val="ListParagraph"/>
        <w:numPr>
          <w:ilvl w:val="0"/>
          <w:numId w:val="127"/>
        </w:numPr>
        <w:spacing w:after="120" w:line="240" w:lineRule="auto"/>
        <w:jc w:val="both"/>
      </w:pPr>
      <w:r w:rsidRPr="00530F27">
        <w:rPr>
          <w:i/>
          <w:iCs/>
        </w:rPr>
        <w:t>r</w:t>
      </w:r>
      <w:r w:rsidR="00453DD3" w:rsidRPr="00530F27">
        <w:rPr>
          <w:i/>
          <w:iCs/>
        </w:rPr>
        <w:t>eplacement</w:t>
      </w:r>
      <w:r w:rsidRPr="00530F27">
        <w:t xml:space="preserve"> – a replacement for an existing dataset support file with the same name.</w:t>
      </w:r>
    </w:p>
    <w:p w14:paraId="27A2FE98" w14:textId="143EC43F" w:rsidR="00453DD3" w:rsidRPr="00415C1B" w:rsidRDefault="006E5EB0" w:rsidP="00453DD3">
      <w:pPr>
        <w:pStyle w:val="ListParagraph"/>
        <w:numPr>
          <w:ilvl w:val="0"/>
          <w:numId w:val="127"/>
        </w:numPr>
        <w:spacing w:after="120" w:line="240" w:lineRule="auto"/>
        <w:jc w:val="both"/>
      </w:pPr>
      <w:r w:rsidRPr="00530F27">
        <w:rPr>
          <w:i/>
          <w:iCs/>
        </w:rPr>
        <w:t>d</w:t>
      </w:r>
      <w:r w:rsidR="00453DD3" w:rsidRPr="00530F27">
        <w:rPr>
          <w:i/>
          <w:iCs/>
        </w:rPr>
        <w:t>eletion</w:t>
      </w:r>
      <w:r w:rsidRPr="00530F27">
        <w:t xml:space="preserve"> – deletion of the dataset support file with the given name</w:t>
      </w:r>
      <w:r w:rsidR="008A7FAE">
        <w:t xml:space="preserve"> (subject to the guidance in this section)</w:t>
      </w:r>
    </w:p>
    <w:p w14:paraId="330DE4F6" w14:textId="46FB6194" w:rsidR="00453DD3" w:rsidRDefault="00453DD3" w:rsidP="00453DD3">
      <w:pPr>
        <w:spacing w:after="120" w:line="240" w:lineRule="auto"/>
        <w:jc w:val="both"/>
      </w:pPr>
      <w:r w:rsidRPr="00B77A92">
        <w:t xml:space="preserve">When a feature pointing to a text, picture or application file is deleted or updated so that it no longer references the dataset support file, the ECDIS </w:t>
      </w:r>
      <w:r w:rsidR="00264905">
        <w:t>must</w:t>
      </w:r>
      <w:r w:rsidR="00264905" w:rsidRPr="00B77A92">
        <w:t xml:space="preserve"> </w:t>
      </w:r>
      <w:r w:rsidRPr="00B77A92">
        <w:t>check to see whether any other feature references the same</w:t>
      </w:r>
      <w:r>
        <w:t xml:space="preserve"> dataset support</w:t>
      </w:r>
      <w:r w:rsidRPr="00B77A92">
        <w:t xml:space="preserve"> file, before that</w:t>
      </w:r>
      <w:r>
        <w:t xml:space="preserve"> dataset support</w:t>
      </w:r>
      <w:r w:rsidRPr="00B77A92">
        <w:t xml:space="preserve"> file is deleted.</w:t>
      </w:r>
      <w:r>
        <w:t xml:space="preserve"> </w:t>
      </w:r>
    </w:p>
    <w:p w14:paraId="37157FBE" w14:textId="34DB498D" w:rsidR="00453DD3" w:rsidRPr="00B77A92" w:rsidRDefault="00453DD3" w:rsidP="00453DD3">
      <w:pPr>
        <w:spacing w:after="120" w:line="240" w:lineRule="auto"/>
        <w:jc w:val="both"/>
      </w:pPr>
      <w:r>
        <w:t xml:space="preserve">Similarly, when a dataset support file is marked for deletion by a CATALOG.XML entry then the ECDIS </w:t>
      </w:r>
      <w:r w:rsidR="00264905">
        <w:t xml:space="preserve">must </w:t>
      </w:r>
      <w:r>
        <w:t>check that the support file is not used by any other datasets prior to deletion</w:t>
      </w:r>
      <w:r w:rsidR="00FF3E5B">
        <w:t>.</w:t>
      </w:r>
    </w:p>
    <w:p w14:paraId="204E2C79" w14:textId="77777777" w:rsidR="00453DD3" w:rsidRDefault="00453DD3" w:rsidP="002D7DEE">
      <w:pPr>
        <w:spacing w:after="120" w:line="240" w:lineRule="auto"/>
        <w:contextualSpacing/>
        <w:jc w:val="both"/>
      </w:pPr>
    </w:p>
    <w:p w14:paraId="7C871C56" w14:textId="7DCB1ECB" w:rsidR="00453DD3" w:rsidRPr="00453DD3" w:rsidRDefault="00453DD3" w:rsidP="002D7DEE">
      <w:pPr>
        <w:pStyle w:val="Heading2"/>
      </w:pPr>
      <w:bookmarkStart w:id="1761" w:name="_Toc194067221"/>
      <w:r>
        <w:t>Dataset Support File formats.</w:t>
      </w:r>
      <w:bookmarkEnd w:id="1761"/>
    </w:p>
    <w:p w14:paraId="13D8317E" w14:textId="79738C53" w:rsidR="00E52CD2" w:rsidRPr="00B77A92" w:rsidRDefault="0087682E" w:rsidP="00E52CD2">
      <w:r w:rsidRPr="0087682E">
        <w:t>From all possible support file formats, ECDIS must at least be able to display the following</w:t>
      </w:r>
      <w:r>
        <w:t xml:space="preserve"> (</w:t>
      </w:r>
      <w:r w:rsidR="00453DD3" w:rsidRPr="00415C1B">
        <w:t>taken</w:t>
      </w:r>
      <w:r w:rsidR="00453DD3">
        <w:t xml:space="preserve"> from</w:t>
      </w:r>
      <w:r w:rsidR="00453DD3" w:rsidRPr="00B77A92">
        <w:t xml:space="preserve"> </w:t>
      </w:r>
      <w:r w:rsidR="00453DD3">
        <w:t>t</w:t>
      </w:r>
      <w:r w:rsidR="00E52CD2" w:rsidRPr="00B77A92">
        <w:t xml:space="preserve">he </w:t>
      </w:r>
      <w:r w:rsidR="00453DD3">
        <w:t xml:space="preserve">list of </w:t>
      </w:r>
      <w:r w:rsidR="00E52CD2" w:rsidRPr="00B77A92">
        <w:t>support file formats in S-100 Part 17</w:t>
      </w:r>
      <w:r w:rsidR="001309C7" w:rsidRPr="00B77A92">
        <w:t xml:space="preserve"> S100_SupportFileFormat enumeration</w:t>
      </w:r>
      <w:r>
        <w:t>)</w:t>
      </w:r>
    </w:p>
    <w:p w14:paraId="5EFA495C" w14:textId="0B66BC01" w:rsidR="00DF7708" w:rsidRPr="00415C1B" w:rsidRDefault="00E52CD2" w:rsidP="00732F08">
      <w:pPr>
        <w:pStyle w:val="ListParagraph"/>
        <w:numPr>
          <w:ilvl w:val="0"/>
          <w:numId w:val="106"/>
        </w:numPr>
      </w:pPr>
      <w:r w:rsidRPr="00415C1B">
        <w:t>Plain tex</w:t>
      </w:r>
      <w:r w:rsidR="00F91C71" w:rsidRPr="00415C1B">
        <w:t>t</w:t>
      </w:r>
    </w:p>
    <w:p w14:paraId="06CF075E" w14:textId="1E98DF15" w:rsidR="00DF7708" w:rsidRPr="00415C1B" w:rsidRDefault="00DF7708" w:rsidP="0043278E">
      <w:pPr>
        <w:pStyle w:val="ListParagraph"/>
        <w:numPr>
          <w:ilvl w:val="0"/>
          <w:numId w:val="106"/>
        </w:numPr>
      </w:pPr>
      <w:r w:rsidRPr="00415C1B">
        <w:t>JPEG 2000</w:t>
      </w:r>
    </w:p>
    <w:p w14:paraId="5A54DEA5" w14:textId="7F4730B3" w:rsidR="00DF7708" w:rsidRPr="00415C1B" w:rsidRDefault="00DF7708" w:rsidP="0043278E">
      <w:pPr>
        <w:pStyle w:val="ListParagraph"/>
        <w:numPr>
          <w:ilvl w:val="0"/>
          <w:numId w:val="106"/>
        </w:numPr>
      </w:pPr>
      <w:r w:rsidRPr="00415C1B">
        <w:t>TIFF</w:t>
      </w:r>
      <w:r w:rsidR="00F91C71" w:rsidRPr="00415C1B">
        <w:t xml:space="preserve"> 6.0</w:t>
      </w:r>
    </w:p>
    <w:p w14:paraId="3C299EC9" w14:textId="60DB3593" w:rsidR="001309C7" w:rsidRDefault="001309C7" w:rsidP="00E52CD2">
      <w:r w:rsidRPr="00B77A92">
        <w:t>All</w:t>
      </w:r>
      <w:r w:rsidR="00453DD3">
        <w:t xml:space="preserve"> dataset</w:t>
      </w:r>
      <w:r w:rsidRPr="00B77A92">
        <w:t xml:space="preserve"> support files except the graphic formats use UTF-8 encoding.</w:t>
      </w:r>
    </w:p>
    <w:p w14:paraId="01A45E76" w14:textId="2049B589" w:rsidR="00624B58" w:rsidRDefault="00453DD3" w:rsidP="00624B58">
      <w:pPr>
        <w:spacing w:after="120" w:line="240" w:lineRule="auto"/>
        <w:jc w:val="both"/>
      </w:pPr>
      <w:r>
        <w:t>System support files (feature and portrayal catalogues, and language packs) are in XML forma</w:t>
      </w:r>
      <w:r w:rsidR="00624B58">
        <w:t>t</w:t>
      </w:r>
      <w:r w:rsidR="00136717">
        <w:t>.</w:t>
      </w:r>
    </w:p>
    <w:p w14:paraId="1E1761DB" w14:textId="77777777" w:rsidR="00624B58" w:rsidRDefault="00624B58" w:rsidP="00624B58">
      <w:pPr>
        <w:spacing w:after="120" w:line="240" w:lineRule="auto"/>
        <w:jc w:val="both"/>
      </w:pPr>
    </w:p>
    <w:p w14:paraId="1CE01A4D" w14:textId="77777777" w:rsidR="00624B58" w:rsidRDefault="00624B58" w:rsidP="00624B58">
      <w:pPr>
        <w:spacing w:after="120" w:line="240" w:lineRule="auto"/>
        <w:jc w:val="both"/>
      </w:pPr>
    </w:p>
    <w:p w14:paraId="249EA555" w14:textId="77777777" w:rsidR="00624B58" w:rsidRPr="00B77A92" w:rsidRDefault="00624B58" w:rsidP="00624B58">
      <w:pPr>
        <w:spacing w:after="120" w:line="240" w:lineRule="auto"/>
        <w:jc w:val="both"/>
      </w:pPr>
    </w:p>
    <w:p w14:paraId="07001F9F" w14:textId="42632C81" w:rsidR="00A01D79" w:rsidRPr="00B77A92" w:rsidRDefault="00A01D79">
      <w:r w:rsidRPr="00B77A92">
        <w:br w:type="page"/>
      </w:r>
    </w:p>
    <w:p w14:paraId="2722590B" w14:textId="77777777" w:rsidR="00A01D79" w:rsidRPr="00700B73" w:rsidRDefault="00A01D79" w:rsidP="00A01D79">
      <w:pPr>
        <w:spacing w:after="120" w:line="240" w:lineRule="auto"/>
        <w:rPr>
          <w:b/>
          <w:sz w:val="28"/>
          <w:lang w:eastAsia="en-GB"/>
        </w:rPr>
      </w:pPr>
    </w:p>
    <w:p w14:paraId="6BBEB643" w14:textId="77777777" w:rsidR="00A01D79" w:rsidRPr="00700B73" w:rsidRDefault="00A01D79" w:rsidP="00A01D79">
      <w:pPr>
        <w:spacing w:after="120" w:line="240" w:lineRule="auto"/>
        <w:rPr>
          <w:b/>
          <w:sz w:val="28"/>
          <w:lang w:eastAsia="en-GB"/>
        </w:rPr>
      </w:pPr>
    </w:p>
    <w:p w14:paraId="0E631C2F" w14:textId="77777777" w:rsidR="00A01D79" w:rsidRPr="00700B73" w:rsidRDefault="00A01D79" w:rsidP="00A01D79">
      <w:pPr>
        <w:spacing w:after="120" w:line="240" w:lineRule="auto"/>
        <w:rPr>
          <w:b/>
          <w:sz w:val="28"/>
          <w:lang w:eastAsia="en-GB"/>
        </w:rPr>
      </w:pPr>
    </w:p>
    <w:p w14:paraId="0B3CE3A9" w14:textId="77777777" w:rsidR="00A01D79" w:rsidRPr="00700B73" w:rsidRDefault="00A01D79" w:rsidP="00A01D79">
      <w:pPr>
        <w:spacing w:after="120" w:line="240" w:lineRule="auto"/>
        <w:jc w:val="center"/>
        <w:rPr>
          <w:b/>
          <w:sz w:val="28"/>
          <w:lang w:eastAsia="en-GB"/>
        </w:rPr>
      </w:pPr>
    </w:p>
    <w:p w14:paraId="39F680CB" w14:textId="77777777" w:rsidR="00A01D79" w:rsidRPr="00700B73" w:rsidRDefault="00A01D79" w:rsidP="00A01D79">
      <w:pPr>
        <w:spacing w:after="120" w:line="240" w:lineRule="auto"/>
        <w:jc w:val="center"/>
        <w:rPr>
          <w:b/>
          <w:sz w:val="28"/>
          <w:lang w:eastAsia="en-GB"/>
        </w:rPr>
      </w:pPr>
    </w:p>
    <w:p w14:paraId="40B7C0A4" w14:textId="77777777" w:rsidR="00A01D79" w:rsidRPr="00700B73" w:rsidRDefault="00A01D79" w:rsidP="00A01D79">
      <w:pPr>
        <w:spacing w:after="120" w:line="240" w:lineRule="auto"/>
        <w:jc w:val="center"/>
        <w:rPr>
          <w:b/>
          <w:sz w:val="28"/>
          <w:lang w:eastAsia="en-GB"/>
        </w:rPr>
      </w:pPr>
    </w:p>
    <w:p w14:paraId="646625B3" w14:textId="77777777" w:rsidR="00A01D79" w:rsidRPr="00700B73" w:rsidRDefault="00A01D79" w:rsidP="00A01D79">
      <w:pPr>
        <w:spacing w:after="120" w:line="240" w:lineRule="auto"/>
        <w:jc w:val="center"/>
        <w:rPr>
          <w:b/>
          <w:sz w:val="28"/>
          <w:lang w:eastAsia="en-GB"/>
        </w:rPr>
      </w:pPr>
    </w:p>
    <w:p w14:paraId="3DC120DD" w14:textId="77777777" w:rsidR="00A01D79" w:rsidRPr="00700B73" w:rsidRDefault="00A01D79" w:rsidP="00A01D79">
      <w:pPr>
        <w:spacing w:after="120" w:line="240" w:lineRule="auto"/>
        <w:jc w:val="center"/>
        <w:rPr>
          <w:b/>
          <w:sz w:val="28"/>
          <w:lang w:eastAsia="en-GB"/>
        </w:rPr>
      </w:pPr>
    </w:p>
    <w:p w14:paraId="35169A26" w14:textId="77777777" w:rsidR="00A01D79" w:rsidRPr="00700B73" w:rsidRDefault="00A01D79" w:rsidP="00A01D79">
      <w:pPr>
        <w:spacing w:after="120" w:line="240" w:lineRule="auto"/>
        <w:jc w:val="center"/>
        <w:rPr>
          <w:b/>
          <w:sz w:val="28"/>
          <w:lang w:eastAsia="en-GB"/>
        </w:rPr>
      </w:pPr>
    </w:p>
    <w:p w14:paraId="3F2471CE" w14:textId="77777777" w:rsidR="00A01D79" w:rsidRPr="00700B73" w:rsidRDefault="00A01D79" w:rsidP="00A01D79">
      <w:pPr>
        <w:spacing w:after="120" w:line="240" w:lineRule="auto"/>
        <w:jc w:val="center"/>
        <w:rPr>
          <w:b/>
          <w:sz w:val="28"/>
          <w:lang w:eastAsia="en-GB"/>
        </w:rPr>
      </w:pPr>
    </w:p>
    <w:p w14:paraId="742EC90B" w14:textId="77777777" w:rsidR="00A01D79" w:rsidRPr="00700B73" w:rsidRDefault="00A01D79" w:rsidP="00A01D79">
      <w:pPr>
        <w:spacing w:after="120" w:line="240" w:lineRule="auto"/>
        <w:jc w:val="center"/>
        <w:rPr>
          <w:b/>
          <w:sz w:val="28"/>
          <w:lang w:eastAsia="en-GB"/>
        </w:rPr>
      </w:pPr>
    </w:p>
    <w:p w14:paraId="41E3A9B3" w14:textId="77777777" w:rsidR="00A01D79" w:rsidRPr="00700B73" w:rsidRDefault="00A01D79" w:rsidP="00A01D79">
      <w:pPr>
        <w:spacing w:after="120" w:line="240" w:lineRule="auto"/>
        <w:jc w:val="center"/>
        <w:rPr>
          <w:b/>
          <w:sz w:val="28"/>
          <w:lang w:eastAsia="en-GB"/>
        </w:rPr>
      </w:pPr>
    </w:p>
    <w:p w14:paraId="55F217DC"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71AF2F92" w14:textId="77777777" w:rsidR="00D423D0" w:rsidRPr="00B77A92" w:rsidRDefault="00D423D0" w:rsidP="004E61EE">
      <w:pPr>
        <w:spacing w:line="240" w:lineRule="auto"/>
      </w:pPr>
    </w:p>
    <w:p w14:paraId="56A07060" w14:textId="77777777" w:rsidR="009B542A" w:rsidRPr="00B77A92" w:rsidRDefault="009B542A" w:rsidP="00A01D79">
      <w:pPr>
        <w:pStyle w:val="Appendix"/>
      </w:pPr>
      <w:bookmarkStart w:id="1762" w:name="_Toc527357301"/>
      <w:bookmarkStart w:id="1763" w:name="_Toc527359177"/>
      <w:r w:rsidRPr="00B77A92">
        <w:br w:type="page"/>
      </w:r>
    </w:p>
    <w:p w14:paraId="0387F1F5" w14:textId="494F94C7" w:rsidR="00486E87" w:rsidRPr="00B77A92" w:rsidRDefault="001F3B64" w:rsidP="002D7DEE">
      <w:pPr>
        <w:pStyle w:val="Heading1"/>
        <w:numPr>
          <w:ilvl w:val="0"/>
          <w:numId w:val="0"/>
        </w:numPr>
        <w:ind w:left="432"/>
        <w:jc w:val="center"/>
      </w:pPr>
      <w:bookmarkStart w:id="1764" w:name="_Toc194067222"/>
      <w:bookmarkEnd w:id="1762"/>
      <w:bookmarkEnd w:id="1763"/>
      <w:r>
        <w:lastRenderedPageBreak/>
        <w:t>Appendix A – Manual Updates</w:t>
      </w:r>
      <w:bookmarkEnd w:id="1764"/>
    </w:p>
    <w:p w14:paraId="7F18C959" w14:textId="5C31C1DF" w:rsidR="00747A03" w:rsidRPr="00B77A92" w:rsidRDefault="00846094" w:rsidP="002D7DEE">
      <w:pPr>
        <w:pStyle w:val="Heading2"/>
        <w:numPr>
          <w:ilvl w:val="0"/>
          <w:numId w:val="195"/>
        </w:numPr>
      </w:pPr>
      <w:bookmarkStart w:id="1765" w:name="_Toc194067223"/>
      <w:r w:rsidRPr="00B77A92">
        <w:t>Introduction</w:t>
      </w:r>
      <w:bookmarkEnd w:id="1765"/>
    </w:p>
    <w:p w14:paraId="2CA76D4C" w14:textId="5442D205" w:rsidR="00B912FF" w:rsidRPr="00B77A92" w:rsidRDefault="00B912FF" w:rsidP="00D87FDE">
      <w:pPr>
        <w:jc w:val="both"/>
      </w:pPr>
      <w:r w:rsidRPr="00B77A92">
        <w:t>Manual updates are data entered manually into the ENDS/ENC.</w:t>
      </w:r>
      <w:r w:rsidR="00264905" w:rsidRPr="00264905">
        <w:t xml:space="preserve"> Manual updates are entered by the mariner to add, delete or modify features in an ENC</w:t>
      </w:r>
      <w:r w:rsidR="00264905">
        <w:t>.</w:t>
      </w:r>
      <w:r w:rsidRPr="00B77A92">
        <w:t xml:space="preserve"> </w:t>
      </w:r>
      <w:proofErr w:type="gramStart"/>
      <w:r w:rsidR="00264905" w:rsidRPr="00264905">
        <w:t>In order to</w:t>
      </w:r>
      <w:proofErr w:type="gramEnd"/>
      <w:r w:rsidR="00264905" w:rsidRPr="00264905">
        <w:t xml:space="preserve"> provide a harmonised and consistent approach to manual updates on the ECDIS a set of portrayal symbols is supplied alongside this publication</w:t>
      </w:r>
      <w:r w:rsidR="00264905">
        <w:t xml:space="preserve">. </w:t>
      </w:r>
      <w:r w:rsidR="00264905" w:rsidRPr="00264905">
        <w:t xml:space="preserve">As a minimum, the symbols and attributes listed in Table 8, Table 9 and Table 10 must be supported.  </w:t>
      </w:r>
      <w:r w:rsidR="00264905" w:rsidRPr="00264905" w:rsidDel="00264905">
        <w:t xml:space="preserve"> </w:t>
      </w:r>
    </w:p>
    <w:p w14:paraId="11DDE4FB" w14:textId="19B5CA91" w:rsidR="00B912FF" w:rsidRPr="00B77A92" w:rsidRDefault="00B912FF" w:rsidP="00D87FDE">
      <w:pPr>
        <w:jc w:val="both"/>
      </w:pPr>
      <w:r w:rsidRPr="00B77A92">
        <w:t xml:space="preserve">Indications and alerts </w:t>
      </w:r>
      <w:r w:rsidR="00494CD1">
        <w:t>must</w:t>
      </w:r>
      <w:r w:rsidR="00494CD1" w:rsidRPr="00B77A92">
        <w:t xml:space="preserve"> </w:t>
      </w:r>
      <w:r w:rsidRPr="00B77A92">
        <w:t>be triggered as for all official ENC data.</w:t>
      </w:r>
    </w:p>
    <w:p w14:paraId="1B4808F6" w14:textId="1168611F" w:rsidR="00D8238C" w:rsidRPr="00B77A92" w:rsidRDefault="00846094" w:rsidP="00D87FDE">
      <w:pPr>
        <w:spacing w:after="120" w:line="240" w:lineRule="auto"/>
        <w:jc w:val="both"/>
      </w:pPr>
      <w:commentRangeStart w:id="1766"/>
      <w:r w:rsidRPr="001822E6">
        <w:rPr>
          <w:highlight w:val="yellow"/>
          <w:rPrChange w:id="1767" w:author="jonathan pritchard" w:date="2025-07-23T13:42:00Z" w16du:dateUtc="2025-07-23T12:42:00Z">
            <w:rPr/>
          </w:rPrChange>
        </w:rPr>
        <w:t>In</w:t>
      </w:r>
      <w:commentRangeEnd w:id="1766"/>
      <w:r w:rsidR="001822E6" w:rsidRPr="001822E6">
        <w:rPr>
          <w:rStyle w:val="CommentReference"/>
          <w:sz w:val="20"/>
          <w:highlight w:val="yellow"/>
          <w:lang w:val="en-GB"/>
          <w:rPrChange w:id="1768" w:author="jonathan pritchard" w:date="2025-07-23T13:42:00Z" w16du:dateUtc="2025-07-23T12:42:00Z">
            <w:rPr>
              <w:rStyle w:val="CommentReference"/>
              <w:sz w:val="20"/>
              <w:lang w:val="en-GB"/>
            </w:rPr>
          </w:rPrChange>
        </w:rPr>
        <w:commentReference w:id="1766"/>
      </w:r>
      <w:r w:rsidRPr="001822E6">
        <w:rPr>
          <w:highlight w:val="yellow"/>
          <w:rPrChange w:id="1769" w:author="jonathan pritchard" w:date="2025-07-23T13:42:00Z" w16du:dateUtc="2025-07-23T12:42:00Z">
            <w:rPr/>
          </w:rPrChange>
        </w:rPr>
        <w:t xml:space="preserve"> order to provide a harmonised and consistent approach to manual editing and update on the ECDIS a set of portrayal symbols </w:t>
      </w:r>
      <w:r w:rsidR="00D8238C" w:rsidRPr="001822E6">
        <w:rPr>
          <w:highlight w:val="yellow"/>
          <w:rPrChange w:id="1770" w:author="jonathan pritchard" w:date="2025-07-23T13:42:00Z" w16du:dateUtc="2025-07-23T12:42:00Z">
            <w:rPr/>
          </w:rPrChange>
        </w:rPr>
        <w:t>is supplied alongside this publication.</w:t>
      </w:r>
      <w:r w:rsidR="00D8238C" w:rsidRPr="00B77A92">
        <w:t xml:space="preserve"> These symbols, </w:t>
      </w:r>
      <w:r w:rsidR="00AE6E73">
        <w:t xml:space="preserve">alongside an associated </w:t>
      </w:r>
      <w:r w:rsidR="00D8238C" w:rsidRPr="00B77A92">
        <w:t xml:space="preserve">feature catalogue allow the OEM to implement a manual update and editing feature on the ECDIS. </w:t>
      </w:r>
    </w:p>
    <w:p w14:paraId="488C50B5" w14:textId="27BA4E5C" w:rsidR="0045426C" w:rsidRDefault="00D8238C" w:rsidP="00D87FDE">
      <w:pPr>
        <w:jc w:val="both"/>
      </w:pPr>
      <w:r w:rsidRPr="00B77A92">
        <w:t xml:space="preserve">A </w:t>
      </w:r>
      <w:r w:rsidR="00096A27">
        <w:t xml:space="preserve">visual index </w:t>
      </w:r>
      <w:r w:rsidRPr="00B77A92">
        <w:t>of the supplied symbols is provided in this Appendix</w:t>
      </w:r>
      <w:r w:rsidR="00D87FDE">
        <w:t xml:space="preserve"> in the following tables</w:t>
      </w:r>
      <w:r w:rsidRPr="00B77A92">
        <w:t>.</w:t>
      </w:r>
      <w:r w:rsidR="00096A27">
        <w:t xml:space="preserve"> </w:t>
      </w:r>
    </w:p>
    <w:tbl>
      <w:tblPr>
        <w:tblStyle w:val="TableGrid"/>
        <w:tblW w:w="0" w:type="auto"/>
        <w:tblLook w:val="04A0" w:firstRow="1" w:lastRow="0" w:firstColumn="1" w:lastColumn="0" w:noHBand="0" w:noVBand="1"/>
      </w:tblPr>
      <w:tblGrid>
        <w:gridCol w:w="2547"/>
        <w:gridCol w:w="3118"/>
        <w:gridCol w:w="3431"/>
      </w:tblGrid>
      <w:tr w:rsidR="004A0062" w14:paraId="179A06DF" w14:textId="77777777" w:rsidTr="002D7DEE">
        <w:tc>
          <w:tcPr>
            <w:tcW w:w="2547" w:type="dxa"/>
          </w:tcPr>
          <w:p w14:paraId="48FBF106" w14:textId="6E2DBFA2" w:rsidR="004A0062" w:rsidRPr="002D7DEE" w:rsidRDefault="004A0062" w:rsidP="00846094">
            <w:pPr>
              <w:rPr>
                <w:b/>
                <w:bCs/>
              </w:rPr>
            </w:pPr>
            <w:r w:rsidRPr="002D7DEE">
              <w:rPr>
                <w:b/>
                <w:bCs/>
              </w:rPr>
              <w:t>Symbol</w:t>
            </w:r>
          </w:p>
        </w:tc>
        <w:tc>
          <w:tcPr>
            <w:tcW w:w="3118" w:type="dxa"/>
          </w:tcPr>
          <w:p w14:paraId="14FF811A" w14:textId="6F354106" w:rsidR="004A0062" w:rsidRPr="002D7DEE" w:rsidRDefault="004A0062" w:rsidP="00846094">
            <w:pPr>
              <w:rPr>
                <w:b/>
                <w:bCs/>
                <w:noProof/>
              </w:rPr>
            </w:pPr>
            <w:r>
              <w:rPr>
                <w:b/>
                <w:bCs/>
                <w:noProof/>
              </w:rPr>
              <w:t>Suggested a</w:t>
            </w:r>
            <w:r w:rsidRPr="002D7DEE">
              <w:rPr>
                <w:b/>
                <w:bCs/>
                <w:noProof/>
              </w:rPr>
              <w:t>ttributes</w:t>
            </w:r>
          </w:p>
        </w:tc>
        <w:tc>
          <w:tcPr>
            <w:tcW w:w="3431" w:type="dxa"/>
          </w:tcPr>
          <w:p w14:paraId="045A4F1F" w14:textId="042EDDCC" w:rsidR="004A0062" w:rsidRPr="002D7DEE" w:rsidRDefault="004A0062" w:rsidP="00846094">
            <w:pPr>
              <w:rPr>
                <w:b/>
                <w:bCs/>
                <w:noProof/>
              </w:rPr>
            </w:pPr>
            <w:r w:rsidRPr="002D7DEE">
              <w:rPr>
                <w:b/>
                <w:bCs/>
                <w:noProof/>
              </w:rPr>
              <w:t>Example</w:t>
            </w:r>
          </w:p>
        </w:tc>
      </w:tr>
      <w:tr w:rsidR="004A0062" w14:paraId="60EB0E43" w14:textId="77777777" w:rsidTr="002D7DEE">
        <w:tc>
          <w:tcPr>
            <w:tcW w:w="2547" w:type="dxa"/>
          </w:tcPr>
          <w:p w14:paraId="25BE308E" w14:textId="3A03AE54" w:rsidR="004A0062" w:rsidRDefault="004A0062" w:rsidP="00846094">
            <w:r w:rsidRPr="0045426C">
              <w:t>Depth</w:t>
            </w:r>
          </w:p>
        </w:tc>
        <w:tc>
          <w:tcPr>
            <w:tcW w:w="3118" w:type="dxa"/>
          </w:tcPr>
          <w:p w14:paraId="3EBEE7AF" w14:textId="77777777" w:rsidR="004A0062" w:rsidRDefault="004A0062" w:rsidP="004A0062">
            <w:pPr>
              <w:rPr>
                <w:noProof/>
              </w:rPr>
            </w:pPr>
            <w:r>
              <w:rPr>
                <w:noProof/>
              </w:rPr>
              <w:t>Depth Value</w:t>
            </w:r>
          </w:p>
          <w:p w14:paraId="4527CA54" w14:textId="7BB1AE3F" w:rsidR="004A0062" w:rsidRPr="0045426C" w:rsidRDefault="004A0062" w:rsidP="004A0062">
            <w:pPr>
              <w:rPr>
                <w:noProof/>
              </w:rPr>
            </w:pPr>
            <w:r>
              <w:rPr>
                <w:noProof/>
              </w:rPr>
              <w:t>Information.text</w:t>
            </w:r>
          </w:p>
        </w:tc>
        <w:tc>
          <w:tcPr>
            <w:tcW w:w="3431" w:type="dxa"/>
          </w:tcPr>
          <w:p w14:paraId="0C59825E" w14:textId="29087972" w:rsidR="004A0062" w:rsidRDefault="004A0062" w:rsidP="00846094">
            <w:r w:rsidRPr="0045426C">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4A0062" w14:paraId="26CDCA85" w14:textId="77777777" w:rsidTr="002D7DEE">
        <w:tc>
          <w:tcPr>
            <w:tcW w:w="2547" w:type="dxa"/>
          </w:tcPr>
          <w:p w14:paraId="348F106F" w14:textId="7809259E" w:rsidR="004A0062" w:rsidRDefault="004A0062" w:rsidP="00846094">
            <w:r w:rsidRPr="0045426C">
              <w:t>Underwater</w:t>
            </w:r>
          </w:p>
        </w:tc>
        <w:tc>
          <w:tcPr>
            <w:tcW w:w="3118" w:type="dxa"/>
          </w:tcPr>
          <w:p w14:paraId="1BFEA2BE" w14:textId="253ED0F3" w:rsidR="004A0062" w:rsidRPr="0045426C" w:rsidRDefault="004A0062" w:rsidP="00846094">
            <w:pPr>
              <w:rPr>
                <w:noProof/>
              </w:rPr>
            </w:pPr>
            <w:r>
              <w:rPr>
                <w:noProof/>
              </w:rPr>
              <w:t>Information.text</w:t>
            </w:r>
          </w:p>
        </w:tc>
        <w:tc>
          <w:tcPr>
            <w:tcW w:w="3431" w:type="dxa"/>
          </w:tcPr>
          <w:p w14:paraId="6F7641F8" w14:textId="2289D009" w:rsidR="004A0062" w:rsidRDefault="004A0062" w:rsidP="00846094">
            <w:r w:rsidRPr="0045426C">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4A0062" w14:paraId="19E7CC96" w14:textId="77777777" w:rsidTr="002D7DEE">
        <w:tc>
          <w:tcPr>
            <w:tcW w:w="2547" w:type="dxa"/>
          </w:tcPr>
          <w:p w14:paraId="3FDF1ADF" w14:textId="26DAD5E9" w:rsidR="004A0062" w:rsidRDefault="004A0062" w:rsidP="00846094">
            <w:r w:rsidRPr="0045426C">
              <w:t>Wreck</w:t>
            </w:r>
          </w:p>
        </w:tc>
        <w:tc>
          <w:tcPr>
            <w:tcW w:w="3118" w:type="dxa"/>
          </w:tcPr>
          <w:p w14:paraId="6DF8B917" w14:textId="2E0715D5" w:rsidR="004A0062" w:rsidRPr="0045426C" w:rsidRDefault="004A0062" w:rsidP="00846094">
            <w:pPr>
              <w:rPr>
                <w:noProof/>
              </w:rPr>
            </w:pPr>
            <w:r>
              <w:rPr>
                <w:noProof/>
              </w:rPr>
              <w:t>As per Wreck feature in S-101</w:t>
            </w:r>
          </w:p>
        </w:tc>
        <w:tc>
          <w:tcPr>
            <w:tcW w:w="3431" w:type="dxa"/>
          </w:tcPr>
          <w:p w14:paraId="6D16AC95" w14:textId="12B612B7" w:rsidR="004A0062" w:rsidRDefault="004A0062" w:rsidP="00846094">
            <w:r w:rsidRPr="0045426C">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4A0062" w14:paraId="6DE47503" w14:textId="77777777" w:rsidTr="002D7DEE">
        <w:tc>
          <w:tcPr>
            <w:tcW w:w="2547" w:type="dxa"/>
          </w:tcPr>
          <w:p w14:paraId="6CA06517" w14:textId="468635C4" w:rsidR="004A0062" w:rsidRDefault="004A0062" w:rsidP="00846094">
            <w:r w:rsidRPr="0045426C">
              <w:t>Obstruction</w:t>
            </w:r>
          </w:p>
        </w:tc>
        <w:tc>
          <w:tcPr>
            <w:tcW w:w="3118" w:type="dxa"/>
          </w:tcPr>
          <w:p w14:paraId="5DE66D26" w14:textId="4B2507ED" w:rsidR="004A0062" w:rsidRPr="0045426C" w:rsidRDefault="004A0062" w:rsidP="00846094">
            <w:pPr>
              <w:rPr>
                <w:noProof/>
              </w:rPr>
            </w:pPr>
            <w:r>
              <w:rPr>
                <w:noProof/>
              </w:rPr>
              <w:t>As per obstruction feature in S-101</w:t>
            </w:r>
          </w:p>
        </w:tc>
        <w:tc>
          <w:tcPr>
            <w:tcW w:w="3431" w:type="dxa"/>
          </w:tcPr>
          <w:p w14:paraId="605311F3" w14:textId="79E1938C" w:rsidR="004A0062" w:rsidRDefault="004A0062" w:rsidP="00846094">
            <w:r w:rsidRPr="0045426C">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4A0062" w14:paraId="4342EB8C" w14:textId="77777777" w:rsidTr="002D7DEE">
        <w:tc>
          <w:tcPr>
            <w:tcW w:w="2547" w:type="dxa"/>
          </w:tcPr>
          <w:p w14:paraId="7069D6D8" w14:textId="6CB82E5C" w:rsidR="004A0062" w:rsidRDefault="004A0062" w:rsidP="00846094">
            <w:r w:rsidRPr="0045426C">
              <w:t>Beacon</w:t>
            </w:r>
          </w:p>
        </w:tc>
        <w:tc>
          <w:tcPr>
            <w:tcW w:w="3118" w:type="dxa"/>
          </w:tcPr>
          <w:p w14:paraId="60C57320" w14:textId="50DB34F9" w:rsidR="004A0062" w:rsidRPr="0045426C" w:rsidRDefault="004A0062" w:rsidP="00846094">
            <w:pPr>
              <w:rPr>
                <w:noProof/>
              </w:rPr>
            </w:pPr>
            <w:r>
              <w:rPr>
                <w:noProof/>
              </w:rPr>
              <w:t>As per general purpose beacon in S-101</w:t>
            </w:r>
          </w:p>
        </w:tc>
        <w:tc>
          <w:tcPr>
            <w:tcW w:w="3431" w:type="dxa"/>
          </w:tcPr>
          <w:p w14:paraId="276405E5" w14:textId="6BF63E6B" w:rsidR="004A0062" w:rsidRDefault="004A0062" w:rsidP="00846094">
            <w:r w:rsidRPr="0045426C">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4A0062" w14:paraId="40657B39" w14:textId="77777777" w:rsidTr="002D7DEE">
        <w:tc>
          <w:tcPr>
            <w:tcW w:w="2547" w:type="dxa"/>
          </w:tcPr>
          <w:p w14:paraId="79532D07" w14:textId="24462CB6" w:rsidR="004A0062" w:rsidRDefault="004A0062" w:rsidP="00846094">
            <w:r w:rsidRPr="0045426C">
              <w:t>Buoy</w:t>
            </w:r>
          </w:p>
        </w:tc>
        <w:tc>
          <w:tcPr>
            <w:tcW w:w="3118" w:type="dxa"/>
          </w:tcPr>
          <w:p w14:paraId="1D2D6051" w14:textId="531022E3" w:rsidR="004A0062" w:rsidRPr="0045426C" w:rsidRDefault="004A0062" w:rsidP="00846094">
            <w:pPr>
              <w:rPr>
                <w:noProof/>
              </w:rPr>
            </w:pPr>
            <w:r>
              <w:rPr>
                <w:noProof/>
              </w:rPr>
              <w:t>As per general purpose buoy in S-101</w:t>
            </w:r>
          </w:p>
        </w:tc>
        <w:tc>
          <w:tcPr>
            <w:tcW w:w="3431" w:type="dxa"/>
          </w:tcPr>
          <w:p w14:paraId="06F35737" w14:textId="11DE6DF7" w:rsidR="004A0062" w:rsidRDefault="004A0062" w:rsidP="00846094">
            <w:r w:rsidRPr="0045426C">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4A0062" w14:paraId="37C35340" w14:textId="77777777" w:rsidTr="002D7DEE">
        <w:tc>
          <w:tcPr>
            <w:tcW w:w="2547" w:type="dxa"/>
          </w:tcPr>
          <w:p w14:paraId="103513ED" w14:textId="7BDC3024" w:rsidR="004A0062" w:rsidRDefault="004A0062" w:rsidP="00846094">
            <w:r>
              <w:t>Caution (Vicinity)</w:t>
            </w:r>
          </w:p>
        </w:tc>
        <w:tc>
          <w:tcPr>
            <w:tcW w:w="3118" w:type="dxa"/>
          </w:tcPr>
          <w:p w14:paraId="304D95FB" w14:textId="0B185771" w:rsidR="004A0062" w:rsidRPr="0045426C" w:rsidRDefault="004A0062" w:rsidP="0045426C">
            <w:pPr>
              <w:tabs>
                <w:tab w:val="left" w:pos="3090"/>
              </w:tabs>
              <w:rPr>
                <w:noProof/>
              </w:rPr>
            </w:pPr>
            <w:r>
              <w:rPr>
                <w:noProof/>
              </w:rPr>
              <w:t>Caution Area</w:t>
            </w:r>
          </w:p>
        </w:tc>
        <w:tc>
          <w:tcPr>
            <w:tcW w:w="3431" w:type="dxa"/>
          </w:tcPr>
          <w:p w14:paraId="5F4A12E2" w14:textId="70D4D71E" w:rsidR="004A0062" w:rsidRDefault="004A0062" w:rsidP="0045426C">
            <w:pPr>
              <w:tabs>
                <w:tab w:val="left" w:pos="3090"/>
              </w:tabs>
            </w:pPr>
            <w:r w:rsidRPr="0045426C">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tab/>
            </w:r>
            <w:r w:rsidRPr="0045426C">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4A0062" w14:paraId="18012C26" w14:textId="77777777" w:rsidTr="002D7DEE">
        <w:tc>
          <w:tcPr>
            <w:tcW w:w="2547" w:type="dxa"/>
          </w:tcPr>
          <w:p w14:paraId="5B5D8E59" w14:textId="264697B8" w:rsidR="004A0062" w:rsidRDefault="004A0062" w:rsidP="00846094">
            <w:r>
              <w:t>Caution (Object Missing)</w:t>
            </w:r>
          </w:p>
        </w:tc>
        <w:tc>
          <w:tcPr>
            <w:tcW w:w="3118" w:type="dxa"/>
          </w:tcPr>
          <w:p w14:paraId="57CCFD4D" w14:textId="6D459895" w:rsidR="004A0062" w:rsidRPr="0045426C" w:rsidRDefault="004A0062" w:rsidP="0045426C">
            <w:pPr>
              <w:keepNext/>
              <w:rPr>
                <w:noProof/>
              </w:rPr>
            </w:pPr>
            <w:r>
              <w:rPr>
                <w:noProof/>
              </w:rPr>
              <w:t>Caution Area</w:t>
            </w:r>
          </w:p>
        </w:tc>
        <w:tc>
          <w:tcPr>
            <w:tcW w:w="3431" w:type="dxa"/>
          </w:tcPr>
          <w:p w14:paraId="2F2ACCD7" w14:textId="2B7F903B" w:rsidR="004A0062" w:rsidRDefault="004A0062" w:rsidP="0045426C">
            <w:pPr>
              <w:keepNext/>
            </w:pPr>
            <w:r w:rsidRPr="0045426C">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8</w:t>
      </w:r>
      <w:r w:rsidR="00C56536">
        <w:fldChar w:fldCharType="end"/>
      </w:r>
      <w:r>
        <w:t>: Manual Update Point Symbols</w:t>
      </w:r>
    </w:p>
    <w:p w14:paraId="4B217C63" w14:textId="35A40212" w:rsidR="00DB1913" w:rsidRDefault="00DB1913">
      <w:r>
        <w:br w:type="page"/>
      </w:r>
    </w:p>
    <w:p w14:paraId="6FF036CA" w14:textId="77777777" w:rsidR="0045426C" w:rsidRDefault="0045426C" w:rsidP="00846094"/>
    <w:tbl>
      <w:tblPr>
        <w:tblStyle w:val="TableGrid"/>
        <w:tblW w:w="0" w:type="auto"/>
        <w:tblLook w:val="04A0" w:firstRow="1" w:lastRow="0" w:firstColumn="1" w:lastColumn="0" w:noHBand="0" w:noVBand="1"/>
      </w:tblPr>
      <w:tblGrid>
        <w:gridCol w:w="1969"/>
        <w:gridCol w:w="1979"/>
        <w:gridCol w:w="1576"/>
        <w:gridCol w:w="3572"/>
      </w:tblGrid>
      <w:tr w:rsidR="00DB1913" w:rsidRPr="0045426C" w14:paraId="20A2B5D6" w14:textId="77777777" w:rsidTr="002D7DEE">
        <w:tc>
          <w:tcPr>
            <w:tcW w:w="1969" w:type="dxa"/>
          </w:tcPr>
          <w:p w14:paraId="7C1C778B" w14:textId="02952528" w:rsidR="00DB1913" w:rsidRDefault="00DB1913" w:rsidP="00DB1913">
            <w:r w:rsidRPr="00541D1A">
              <w:rPr>
                <w:b/>
                <w:bCs/>
              </w:rPr>
              <w:t>Symbol</w:t>
            </w:r>
          </w:p>
        </w:tc>
        <w:tc>
          <w:tcPr>
            <w:tcW w:w="3555" w:type="dxa"/>
            <w:gridSpan w:val="2"/>
          </w:tcPr>
          <w:p w14:paraId="6B22FED6" w14:textId="2EBF10A7" w:rsidR="00DB1913" w:rsidRPr="0045426C" w:rsidRDefault="00DB1913" w:rsidP="00DB1913">
            <w:pPr>
              <w:rPr>
                <w:noProof/>
              </w:rPr>
            </w:pPr>
            <w:r>
              <w:rPr>
                <w:b/>
                <w:bCs/>
                <w:noProof/>
              </w:rPr>
              <w:t>Suggested a</w:t>
            </w:r>
            <w:r w:rsidRPr="00541D1A">
              <w:rPr>
                <w:b/>
                <w:bCs/>
                <w:noProof/>
              </w:rPr>
              <w:t>ttributes</w:t>
            </w:r>
          </w:p>
        </w:tc>
        <w:tc>
          <w:tcPr>
            <w:tcW w:w="3572" w:type="dxa"/>
          </w:tcPr>
          <w:p w14:paraId="389754F3" w14:textId="72EE9515" w:rsidR="00DB1913" w:rsidRPr="0045426C" w:rsidRDefault="00DB1913" w:rsidP="00DB1913">
            <w:pPr>
              <w:rPr>
                <w:noProof/>
              </w:rPr>
            </w:pPr>
            <w:r w:rsidRPr="00541D1A">
              <w:rPr>
                <w:b/>
                <w:bCs/>
                <w:noProof/>
              </w:rPr>
              <w:t>Example</w:t>
            </w:r>
          </w:p>
        </w:tc>
      </w:tr>
      <w:tr w:rsidR="00DB1913" w:rsidRPr="0045426C" w14:paraId="39ECE61C" w14:textId="77777777" w:rsidTr="002D7DEE">
        <w:tc>
          <w:tcPr>
            <w:tcW w:w="1969" w:type="dxa"/>
          </w:tcPr>
          <w:p w14:paraId="65DCA25F" w14:textId="019E24F6" w:rsidR="00DB1913" w:rsidRDefault="00DB1913" w:rsidP="00D343CC">
            <w:r>
              <w:t>Danger</w:t>
            </w:r>
          </w:p>
        </w:tc>
        <w:tc>
          <w:tcPr>
            <w:tcW w:w="1979" w:type="dxa"/>
          </w:tcPr>
          <w:p w14:paraId="0D415AC5" w14:textId="77777777" w:rsidR="00DB1913" w:rsidRPr="0045426C" w:rsidRDefault="00DB1913" w:rsidP="00D343CC">
            <w:pPr>
              <w:rPr>
                <w:noProof/>
              </w:rPr>
            </w:pPr>
          </w:p>
        </w:tc>
        <w:tc>
          <w:tcPr>
            <w:tcW w:w="5148" w:type="dxa"/>
            <w:gridSpan w:val="2"/>
          </w:tcPr>
          <w:p w14:paraId="5C4E10F1" w14:textId="2A7608EE" w:rsidR="00DB1913" w:rsidRPr="0045426C" w:rsidRDefault="00DB1913" w:rsidP="00D343CC">
            <w:r w:rsidRPr="0045426C">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DB1913" w:rsidRPr="0045426C" w14:paraId="4337B3B0" w14:textId="77777777" w:rsidTr="002D7DEE">
        <w:tc>
          <w:tcPr>
            <w:tcW w:w="1969" w:type="dxa"/>
          </w:tcPr>
          <w:p w14:paraId="5044A3FA" w14:textId="05480406" w:rsidR="00DB1913" w:rsidRDefault="00DB1913" w:rsidP="00D343CC">
            <w:r>
              <w:t>Cable</w:t>
            </w:r>
          </w:p>
        </w:tc>
        <w:tc>
          <w:tcPr>
            <w:tcW w:w="1979" w:type="dxa"/>
          </w:tcPr>
          <w:p w14:paraId="0D3DA3EB" w14:textId="77777777" w:rsidR="00DB1913" w:rsidRDefault="00DB1913" w:rsidP="0045426C">
            <w:pPr>
              <w:tabs>
                <w:tab w:val="left" w:pos="1240"/>
              </w:tabs>
            </w:pPr>
          </w:p>
        </w:tc>
        <w:tc>
          <w:tcPr>
            <w:tcW w:w="5148" w:type="dxa"/>
            <w:gridSpan w:val="2"/>
          </w:tcPr>
          <w:p w14:paraId="17759105" w14:textId="1F43F5E9" w:rsidR="00DB1913" w:rsidRDefault="00DB1913" w:rsidP="0045426C">
            <w:pPr>
              <w:tabs>
                <w:tab w:val="left" w:pos="1240"/>
              </w:tabs>
            </w:pPr>
          </w:p>
          <w:p w14:paraId="541552AB" w14:textId="70FFA57E" w:rsidR="00DB1913" w:rsidRDefault="00DB1913" w:rsidP="0045426C">
            <w:pPr>
              <w:tabs>
                <w:tab w:val="left" w:pos="1240"/>
              </w:tabs>
            </w:pPr>
            <w:r w:rsidRPr="0045426C">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DB1913" w:rsidRDefault="00DB1913" w:rsidP="0045426C">
            <w:pPr>
              <w:tabs>
                <w:tab w:val="left" w:pos="1240"/>
              </w:tabs>
            </w:pPr>
          </w:p>
          <w:p w14:paraId="7453858F" w14:textId="5D93C535" w:rsidR="00DB1913" w:rsidRPr="0045426C" w:rsidRDefault="00DB1913" w:rsidP="0045426C">
            <w:pPr>
              <w:tabs>
                <w:tab w:val="left" w:pos="1240"/>
              </w:tabs>
            </w:pPr>
          </w:p>
        </w:tc>
      </w:tr>
      <w:tr w:rsidR="00DB1913" w:rsidRPr="0045426C" w14:paraId="78B0541E" w14:textId="77777777" w:rsidTr="002D7DEE">
        <w:tc>
          <w:tcPr>
            <w:tcW w:w="1969" w:type="dxa"/>
          </w:tcPr>
          <w:p w14:paraId="4AF540C7" w14:textId="2B15B898" w:rsidR="00DB1913" w:rsidRDefault="00DB1913" w:rsidP="00D343CC">
            <w:r>
              <w:t>Other</w:t>
            </w:r>
          </w:p>
        </w:tc>
        <w:tc>
          <w:tcPr>
            <w:tcW w:w="1979" w:type="dxa"/>
          </w:tcPr>
          <w:p w14:paraId="1E6BD838" w14:textId="77777777" w:rsidR="00DB1913" w:rsidRDefault="00DB1913" w:rsidP="00D343CC"/>
        </w:tc>
        <w:tc>
          <w:tcPr>
            <w:tcW w:w="5148" w:type="dxa"/>
            <w:gridSpan w:val="2"/>
          </w:tcPr>
          <w:p w14:paraId="4E05DFAA" w14:textId="10C631A9" w:rsidR="00DB1913" w:rsidRDefault="00DB1913" w:rsidP="00D343CC"/>
          <w:p w14:paraId="233C0AC3" w14:textId="2FFC16F7" w:rsidR="00DB1913" w:rsidRDefault="00DB1913" w:rsidP="00D343CC">
            <w:r w:rsidRPr="0045426C">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DB1913" w:rsidRPr="0045426C" w:rsidRDefault="00DB1913" w:rsidP="0045426C">
            <w:pPr>
              <w:keepNext/>
            </w:pPr>
          </w:p>
        </w:tc>
      </w:tr>
    </w:tbl>
    <w:p w14:paraId="5FCF743D" w14:textId="1E508116"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9</w:t>
      </w:r>
      <w:r w:rsidR="00C56536">
        <w:fldChar w:fldCharType="end"/>
      </w:r>
      <w:r>
        <w:t>: Manual update: Curve symbols</w:t>
      </w:r>
    </w:p>
    <w:p w14:paraId="1DE3E341" w14:textId="61CA362F" w:rsidR="00DB1913" w:rsidRDefault="00DB1913">
      <w:r>
        <w:br w:type="page"/>
      </w:r>
    </w:p>
    <w:p w14:paraId="258DA276" w14:textId="77777777" w:rsidR="00DB1913" w:rsidRPr="00DB1913" w:rsidRDefault="00DB1913" w:rsidP="002D7DEE"/>
    <w:tbl>
      <w:tblPr>
        <w:tblStyle w:val="TableGrid"/>
        <w:tblW w:w="0" w:type="auto"/>
        <w:tblLook w:val="04A0" w:firstRow="1" w:lastRow="0" w:firstColumn="1" w:lastColumn="0" w:noHBand="0" w:noVBand="1"/>
      </w:tblPr>
      <w:tblGrid>
        <w:gridCol w:w="2209"/>
        <w:gridCol w:w="2322"/>
        <w:gridCol w:w="4565"/>
      </w:tblGrid>
      <w:tr w:rsidR="00DB1913" w14:paraId="5777AC6F" w14:textId="77777777" w:rsidTr="002D7DEE">
        <w:tc>
          <w:tcPr>
            <w:tcW w:w="2209" w:type="dxa"/>
          </w:tcPr>
          <w:p w14:paraId="2A620054" w14:textId="2F095A70" w:rsidR="00DB1913" w:rsidRDefault="00DB1913" w:rsidP="00DB1913">
            <w:r w:rsidRPr="00541D1A">
              <w:rPr>
                <w:b/>
                <w:bCs/>
              </w:rPr>
              <w:t>Symbol</w:t>
            </w:r>
          </w:p>
        </w:tc>
        <w:tc>
          <w:tcPr>
            <w:tcW w:w="2322" w:type="dxa"/>
          </w:tcPr>
          <w:p w14:paraId="076FB798" w14:textId="14DF34AF" w:rsidR="00DB1913" w:rsidRPr="0045426C" w:rsidRDefault="00DB1913" w:rsidP="00DB1913">
            <w:pPr>
              <w:rPr>
                <w:noProof/>
              </w:rPr>
            </w:pPr>
            <w:r>
              <w:rPr>
                <w:b/>
                <w:bCs/>
                <w:noProof/>
              </w:rPr>
              <w:t>Suggested a</w:t>
            </w:r>
            <w:r w:rsidRPr="00541D1A">
              <w:rPr>
                <w:b/>
                <w:bCs/>
                <w:noProof/>
              </w:rPr>
              <w:t>ttributes</w:t>
            </w:r>
          </w:p>
        </w:tc>
        <w:tc>
          <w:tcPr>
            <w:tcW w:w="4565" w:type="dxa"/>
          </w:tcPr>
          <w:p w14:paraId="0CB3595B" w14:textId="51F4E7AD" w:rsidR="00DB1913" w:rsidRPr="0045426C" w:rsidRDefault="00DB1913" w:rsidP="00DB1913">
            <w:pPr>
              <w:rPr>
                <w:noProof/>
              </w:rPr>
            </w:pPr>
            <w:r w:rsidRPr="00541D1A">
              <w:rPr>
                <w:b/>
                <w:bCs/>
                <w:noProof/>
              </w:rPr>
              <w:t>Example</w:t>
            </w:r>
          </w:p>
        </w:tc>
      </w:tr>
      <w:tr w:rsidR="00DB1913" w14:paraId="069BE569" w14:textId="77777777" w:rsidTr="002D7DEE">
        <w:tc>
          <w:tcPr>
            <w:tcW w:w="2209" w:type="dxa"/>
          </w:tcPr>
          <w:p w14:paraId="6B89A386" w14:textId="66E5BA05" w:rsidR="00DB1913" w:rsidRDefault="00DB1913" w:rsidP="00846094">
            <w:r>
              <w:t>Restricted Area</w:t>
            </w:r>
          </w:p>
        </w:tc>
        <w:tc>
          <w:tcPr>
            <w:tcW w:w="2322" w:type="dxa"/>
          </w:tcPr>
          <w:p w14:paraId="13159511" w14:textId="77777777" w:rsidR="00DB1913" w:rsidRPr="0045426C" w:rsidRDefault="00DB1913" w:rsidP="00846094">
            <w:pPr>
              <w:rPr>
                <w:noProof/>
              </w:rPr>
            </w:pPr>
          </w:p>
        </w:tc>
        <w:tc>
          <w:tcPr>
            <w:tcW w:w="4565" w:type="dxa"/>
          </w:tcPr>
          <w:p w14:paraId="1A533EC6" w14:textId="63E2E91B" w:rsidR="00DB1913" w:rsidRDefault="00DB1913" w:rsidP="00846094">
            <w:r w:rsidRPr="0045426C">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DB1913" w14:paraId="3729F6A2" w14:textId="77777777" w:rsidTr="002D7DEE">
        <w:tc>
          <w:tcPr>
            <w:tcW w:w="2209" w:type="dxa"/>
          </w:tcPr>
          <w:p w14:paraId="25BC9874" w14:textId="352EE1DF" w:rsidR="00DB1913" w:rsidRDefault="00DB1913" w:rsidP="00846094">
            <w:r>
              <w:t>Caution Area</w:t>
            </w:r>
          </w:p>
        </w:tc>
        <w:tc>
          <w:tcPr>
            <w:tcW w:w="2322" w:type="dxa"/>
          </w:tcPr>
          <w:p w14:paraId="49307603" w14:textId="77777777" w:rsidR="00DB1913" w:rsidRPr="0045426C" w:rsidRDefault="00DB1913" w:rsidP="00846094">
            <w:pPr>
              <w:rPr>
                <w:noProof/>
              </w:rPr>
            </w:pPr>
          </w:p>
        </w:tc>
        <w:tc>
          <w:tcPr>
            <w:tcW w:w="4565" w:type="dxa"/>
          </w:tcPr>
          <w:p w14:paraId="4F317388" w14:textId="3E046200" w:rsidR="00DB1913" w:rsidRDefault="00DB1913" w:rsidP="00846094">
            <w:r w:rsidRPr="0045426C">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DB1913" w14:paraId="0A78EF68" w14:textId="77777777" w:rsidTr="002D7DEE">
        <w:tc>
          <w:tcPr>
            <w:tcW w:w="2209" w:type="dxa"/>
          </w:tcPr>
          <w:p w14:paraId="5FE7709A" w14:textId="0376DAC2" w:rsidR="00DB1913" w:rsidRDefault="00DB1913" w:rsidP="00846094">
            <w:r>
              <w:t>Other</w:t>
            </w:r>
          </w:p>
        </w:tc>
        <w:tc>
          <w:tcPr>
            <w:tcW w:w="2322" w:type="dxa"/>
          </w:tcPr>
          <w:p w14:paraId="30C83A83" w14:textId="77777777" w:rsidR="00DB1913" w:rsidRPr="0045426C" w:rsidRDefault="00DB1913" w:rsidP="0045426C">
            <w:pPr>
              <w:keepNext/>
              <w:rPr>
                <w:noProof/>
              </w:rPr>
            </w:pPr>
          </w:p>
        </w:tc>
        <w:tc>
          <w:tcPr>
            <w:tcW w:w="4565" w:type="dxa"/>
          </w:tcPr>
          <w:p w14:paraId="4CD7B649" w14:textId="632C2D06" w:rsidR="00DB1913" w:rsidRDefault="00DB1913" w:rsidP="0045426C">
            <w:pPr>
              <w:keepNext/>
            </w:pPr>
            <w:r w:rsidRPr="0045426C">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Default="0045426C" w:rsidP="0045426C">
      <w:pPr>
        <w:pStyle w:val="Caption"/>
        <w:jc w:val="center"/>
      </w:pPr>
      <w:r>
        <w:t xml:space="preserve">Table </w:t>
      </w:r>
      <w:r w:rsidR="00C56536">
        <w:fldChar w:fldCharType="begin"/>
      </w:r>
      <w:r w:rsidR="00C56536">
        <w:instrText xml:space="preserve"> SEQ Table \* ARABIC </w:instrText>
      </w:r>
      <w:r w:rsidR="00C56536">
        <w:fldChar w:fldCharType="separate"/>
      </w:r>
      <w:r w:rsidR="00C56536">
        <w:rPr>
          <w:noProof/>
        </w:rPr>
        <w:t>10</w:t>
      </w:r>
      <w:r w:rsidR="00C56536">
        <w:fldChar w:fldCharType="end"/>
      </w:r>
      <w:r>
        <w:t>: Manual update: Surface symbols</w:t>
      </w:r>
    </w:p>
    <w:p w14:paraId="0CB2B14F" w14:textId="77777777" w:rsidR="0045426C" w:rsidRPr="00B77A92" w:rsidRDefault="0045426C" w:rsidP="00846094"/>
    <w:p w14:paraId="43F406D5" w14:textId="7756D0BD" w:rsidR="00DB1913" w:rsidRPr="00B77A92" w:rsidRDefault="00DB1913" w:rsidP="00DB1913">
      <w:pPr>
        <w:pStyle w:val="Heading2"/>
        <w:numPr>
          <w:ilvl w:val="0"/>
          <w:numId w:val="195"/>
        </w:numPr>
      </w:pPr>
      <w:bookmarkStart w:id="1771" w:name="_Toc194067224"/>
      <w:r>
        <w:t>Attribution of Manual Update Features</w:t>
      </w:r>
      <w:bookmarkEnd w:id="1771"/>
    </w:p>
    <w:p w14:paraId="195A1682" w14:textId="7FD3BEDC" w:rsidR="00D87FDE" w:rsidRDefault="00DB1913">
      <w:r>
        <w:t xml:space="preserve">Features added by manual updates must support attribution as defined in the Manual Updates feature catalogue. </w:t>
      </w:r>
      <w:r w:rsidR="00D87FDE">
        <w:t xml:space="preserve">A feature catalogue containing the data structures which must be supported by the manual updates also accompanies this publication. </w:t>
      </w:r>
    </w:p>
    <w:p w14:paraId="036CE420" w14:textId="46E9FB4A" w:rsidR="00DB1913" w:rsidRPr="00B77A92" w:rsidRDefault="00D87FDE" w:rsidP="00D87FDE">
      <w:r>
        <w:t>The supplied feature catalogue contains a restricted set of features and attributes compatible with those used for S-101 electronic charts which enable portrayal and required alert and indication processing to be carried out on manually entered updates.</w:t>
      </w:r>
    </w:p>
    <w:p w14:paraId="50731A99" w14:textId="1EF49011" w:rsidR="00A52A66" w:rsidRPr="00B77A92" w:rsidRDefault="00A52A66" w:rsidP="000600E5">
      <w:pPr>
        <w:spacing w:after="120" w:line="240" w:lineRule="auto"/>
        <w:jc w:val="both"/>
      </w:pPr>
    </w:p>
    <w:p w14:paraId="7B3A3B88" w14:textId="77777777" w:rsidR="00A01D79" w:rsidRPr="00B812CA" w:rsidRDefault="00A01D79" w:rsidP="006B5A61">
      <w:pPr>
        <w:spacing w:after="120" w:line="240" w:lineRule="auto"/>
        <w:rPr>
          <w:b/>
          <w:sz w:val="28"/>
          <w:lang w:eastAsia="en-GB"/>
        </w:rPr>
      </w:pPr>
    </w:p>
    <w:p w14:paraId="040AC346" w14:textId="7FF47DEB" w:rsidR="005F61C9" w:rsidRDefault="005F61C9">
      <w:pPr>
        <w:rPr>
          <w:b/>
          <w:sz w:val="28"/>
          <w:lang w:eastAsia="en-GB"/>
        </w:rPr>
      </w:pPr>
      <w:r>
        <w:rPr>
          <w:b/>
          <w:sz w:val="28"/>
          <w:lang w:eastAsia="en-GB"/>
        </w:rPr>
        <w:br w:type="page"/>
      </w:r>
    </w:p>
    <w:p w14:paraId="618F94BC" w14:textId="77777777" w:rsidR="00A01D79" w:rsidRDefault="00A01D79" w:rsidP="00A01D79">
      <w:pPr>
        <w:spacing w:after="120" w:line="240" w:lineRule="auto"/>
        <w:jc w:val="center"/>
        <w:rPr>
          <w:b/>
          <w:sz w:val="28"/>
          <w:lang w:eastAsia="en-GB"/>
        </w:rPr>
      </w:pPr>
    </w:p>
    <w:p w14:paraId="78EA7C8B" w14:textId="77777777" w:rsidR="00D87FDE" w:rsidRDefault="00D87FDE" w:rsidP="00A01D79">
      <w:pPr>
        <w:spacing w:after="120" w:line="240" w:lineRule="auto"/>
        <w:jc w:val="center"/>
        <w:rPr>
          <w:b/>
          <w:sz w:val="28"/>
          <w:lang w:eastAsia="en-GB"/>
        </w:rPr>
      </w:pPr>
    </w:p>
    <w:p w14:paraId="0F123373" w14:textId="77777777" w:rsidR="00D87FDE" w:rsidRDefault="00D87FDE" w:rsidP="00A01D79">
      <w:pPr>
        <w:spacing w:after="120" w:line="240" w:lineRule="auto"/>
        <w:jc w:val="center"/>
        <w:rPr>
          <w:b/>
          <w:sz w:val="28"/>
          <w:lang w:eastAsia="en-GB"/>
        </w:rPr>
      </w:pPr>
    </w:p>
    <w:p w14:paraId="3716DC29" w14:textId="77777777" w:rsidR="00D87FDE" w:rsidRDefault="00D87FDE" w:rsidP="00A01D79">
      <w:pPr>
        <w:spacing w:after="120" w:line="240" w:lineRule="auto"/>
        <w:jc w:val="center"/>
        <w:rPr>
          <w:b/>
          <w:sz w:val="28"/>
          <w:lang w:eastAsia="en-GB"/>
        </w:rPr>
      </w:pPr>
    </w:p>
    <w:p w14:paraId="04594B8E" w14:textId="77777777" w:rsidR="00D87FDE" w:rsidRDefault="00D87FDE" w:rsidP="00A01D79">
      <w:pPr>
        <w:spacing w:after="120" w:line="240" w:lineRule="auto"/>
        <w:jc w:val="center"/>
        <w:rPr>
          <w:b/>
          <w:sz w:val="28"/>
          <w:lang w:eastAsia="en-GB"/>
        </w:rPr>
      </w:pPr>
    </w:p>
    <w:p w14:paraId="4E3B33EF" w14:textId="77777777" w:rsidR="00D87FDE" w:rsidRDefault="00D87FDE" w:rsidP="00A01D79">
      <w:pPr>
        <w:spacing w:after="120" w:line="240" w:lineRule="auto"/>
        <w:jc w:val="center"/>
        <w:rPr>
          <w:b/>
          <w:sz w:val="28"/>
          <w:lang w:eastAsia="en-GB"/>
        </w:rPr>
      </w:pPr>
    </w:p>
    <w:p w14:paraId="62D61C91" w14:textId="77777777" w:rsidR="00D87FDE" w:rsidRDefault="00D87FDE" w:rsidP="00A01D79">
      <w:pPr>
        <w:spacing w:after="120" w:line="240" w:lineRule="auto"/>
        <w:jc w:val="center"/>
        <w:rPr>
          <w:b/>
          <w:sz w:val="28"/>
          <w:lang w:eastAsia="en-GB"/>
        </w:rPr>
      </w:pPr>
    </w:p>
    <w:p w14:paraId="2BE2FD6F" w14:textId="77777777" w:rsidR="00D87FDE" w:rsidRDefault="00D87FDE" w:rsidP="00A01D79">
      <w:pPr>
        <w:spacing w:after="120" w:line="240" w:lineRule="auto"/>
        <w:jc w:val="center"/>
        <w:rPr>
          <w:b/>
          <w:sz w:val="28"/>
          <w:lang w:eastAsia="en-GB"/>
        </w:rPr>
      </w:pPr>
    </w:p>
    <w:p w14:paraId="1FBA6A62" w14:textId="77777777" w:rsidR="00D87FDE" w:rsidRDefault="00D87FDE" w:rsidP="00A01D79">
      <w:pPr>
        <w:spacing w:after="120" w:line="240" w:lineRule="auto"/>
        <w:jc w:val="center"/>
        <w:rPr>
          <w:b/>
          <w:sz w:val="28"/>
          <w:lang w:eastAsia="en-GB"/>
        </w:rPr>
      </w:pPr>
    </w:p>
    <w:p w14:paraId="27E618D0" w14:textId="77777777" w:rsidR="00D87FDE" w:rsidRDefault="00D87FDE" w:rsidP="00A01D79">
      <w:pPr>
        <w:spacing w:after="120" w:line="240" w:lineRule="auto"/>
        <w:jc w:val="center"/>
        <w:rPr>
          <w:b/>
          <w:sz w:val="28"/>
          <w:lang w:eastAsia="en-GB"/>
        </w:rPr>
      </w:pPr>
    </w:p>
    <w:p w14:paraId="1D3BF579" w14:textId="77777777" w:rsidR="00D87FDE" w:rsidRDefault="00D87FDE" w:rsidP="00A01D79">
      <w:pPr>
        <w:spacing w:after="120" w:line="240" w:lineRule="auto"/>
        <w:jc w:val="center"/>
        <w:rPr>
          <w:b/>
          <w:sz w:val="28"/>
          <w:lang w:eastAsia="en-GB"/>
        </w:rPr>
      </w:pPr>
    </w:p>
    <w:p w14:paraId="0E6CD4C6" w14:textId="77777777" w:rsidR="00D87FDE" w:rsidRDefault="00D87FDE" w:rsidP="00A01D79">
      <w:pPr>
        <w:spacing w:after="120" w:line="240" w:lineRule="auto"/>
        <w:jc w:val="center"/>
        <w:rPr>
          <w:b/>
          <w:sz w:val="28"/>
          <w:lang w:eastAsia="en-GB"/>
        </w:rPr>
      </w:pPr>
    </w:p>
    <w:p w14:paraId="19E7F199" w14:textId="77777777" w:rsidR="00D87FDE" w:rsidRDefault="00D87FDE" w:rsidP="00A01D79">
      <w:pPr>
        <w:spacing w:after="120" w:line="240" w:lineRule="auto"/>
        <w:jc w:val="center"/>
        <w:rPr>
          <w:b/>
          <w:sz w:val="28"/>
          <w:lang w:eastAsia="en-GB"/>
        </w:rPr>
      </w:pPr>
    </w:p>
    <w:p w14:paraId="23491CFE" w14:textId="77777777" w:rsidR="00D87FDE" w:rsidRPr="00B812CA" w:rsidRDefault="00D87FDE" w:rsidP="00A01D79">
      <w:pPr>
        <w:spacing w:after="120" w:line="240" w:lineRule="auto"/>
        <w:jc w:val="center"/>
        <w:rPr>
          <w:b/>
          <w:sz w:val="28"/>
          <w:lang w:eastAsia="en-GB"/>
        </w:rPr>
      </w:pPr>
    </w:p>
    <w:p w14:paraId="2BF21971" w14:textId="77777777" w:rsidR="00A01D79" w:rsidRPr="00B77A92"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B77A92">
        <w:rPr>
          <w:rFonts w:ascii="Arial Narrow" w:hAnsi="Arial Narrow"/>
          <w:lang w:eastAsia="en-GB"/>
        </w:rPr>
        <w:t>Page intentionally left blank</w:t>
      </w:r>
    </w:p>
    <w:p w14:paraId="65CD3348" w14:textId="77777777" w:rsidR="00F42DFA" w:rsidRPr="00B77A92" w:rsidRDefault="00F42DFA" w:rsidP="004E61EE">
      <w:pPr>
        <w:spacing w:line="240" w:lineRule="auto"/>
      </w:pPr>
    </w:p>
    <w:p w14:paraId="31E522E7" w14:textId="11F41B2F" w:rsidR="00647AF8" w:rsidRPr="00B77A92" w:rsidRDefault="00647AF8" w:rsidP="004E61EE">
      <w:pPr>
        <w:spacing w:line="240" w:lineRule="auto"/>
      </w:pPr>
      <w:r w:rsidRPr="00B77A92">
        <w:br w:type="page"/>
      </w:r>
    </w:p>
    <w:p w14:paraId="5614145E" w14:textId="118A55C9" w:rsidR="000600E5" w:rsidRPr="002D7DEE" w:rsidRDefault="000600E5" w:rsidP="002D7DEE">
      <w:pPr>
        <w:pStyle w:val="Heading1"/>
        <w:numPr>
          <w:ilvl w:val="0"/>
          <w:numId w:val="0"/>
        </w:numPr>
        <w:jc w:val="center"/>
      </w:pPr>
      <w:bookmarkStart w:id="1772" w:name="_Toc194067225"/>
      <w:r w:rsidRPr="002D7DEE">
        <w:lastRenderedPageBreak/>
        <w:t>Appendix</w:t>
      </w:r>
      <w:r w:rsidR="000849E6" w:rsidRPr="002D7DEE">
        <w:t xml:space="preserve"> B:</w:t>
      </w:r>
      <w:r w:rsidR="00802BDD" w:rsidRPr="002D7DEE">
        <w:t xml:space="preserve"> </w:t>
      </w:r>
      <w:bookmarkStart w:id="1773" w:name="_Toc100303044"/>
      <w:r w:rsidRPr="002D7DEE">
        <w:t>S-100 Data Import Error Codes and Explanations</w:t>
      </w:r>
      <w:bookmarkEnd w:id="1772"/>
      <w:bookmarkEnd w:id="1773"/>
    </w:p>
    <w:p w14:paraId="7BFA1FC9" w14:textId="0FD0EBC9" w:rsidR="00DF5B84" w:rsidRPr="00B77A92" w:rsidRDefault="00CC4796" w:rsidP="002D7DEE">
      <w:pPr>
        <w:pStyle w:val="Heading2"/>
        <w:numPr>
          <w:ilvl w:val="0"/>
          <w:numId w:val="169"/>
        </w:numPr>
        <w:ind w:left="357" w:hanging="357"/>
      </w:pPr>
      <w:bookmarkStart w:id="1774" w:name="_Toc194067226"/>
      <w:r>
        <w:t>Introduction.</w:t>
      </w:r>
      <w:bookmarkEnd w:id="1774"/>
    </w:p>
    <w:p w14:paraId="7A8C03D1" w14:textId="77777777" w:rsidR="00647AF8" w:rsidRPr="00B77A92" w:rsidRDefault="00647AF8" w:rsidP="00637E6A">
      <w:pPr>
        <w:spacing w:after="120" w:line="240" w:lineRule="auto"/>
        <w:jc w:val="both"/>
        <w:rPr>
          <w:rFonts w:eastAsia="Times New Roman" w:cs="Arial"/>
        </w:rPr>
      </w:pPr>
      <w:r w:rsidRPr="00B77A92">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Default="00647AF8" w:rsidP="00637E6A">
      <w:pPr>
        <w:spacing w:after="120" w:line="240" w:lineRule="auto"/>
        <w:jc w:val="both"/>
        <w:rPr>
          <w:rFonts w:eastAsia="Times New Roman" w:cs="Arial"/>
        </w:rPr>
      </w:pPr>
      <w:r w:rsidRPr="00B77A92">
        <w:rPr>
          <w:rFonts w:eastAsia="Times New Roman" w:cs="Arial"/>
        </w:rPr>
        <w:t>When an error occurs, this can in some instances, prevent further processing of data.</w:t>
      </w:r>
    </w:p>
    <w:p w14:paraId="2EBA8422" w14:textId="108177F5" w:rsidR="00CC4796" w:rsidRDefault="00CC4796" w:rsidP="00637E6A">
      <w:pPr>
        <w:spacing w:after="120" w:line="240" w:lineRule="auto"/>
        <w:jc w:val="both"/>
        <w:rPr>
          <w:rFonts w:eastAsia="Times New Roman" w:cs="Arial"/>
        </w:rPr>
      </w:pPr>
      <w:r>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B77A92"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B77A92"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B77A92" w:rsidRDefault="00647AF8" w:rsidP="00637E6A">
            <w:pPr>
              <w:spacing w:before="60" w:after="60" w:line="240" w:lineRule="auto"/>
              <w:rPr>
                <w:rFonts w:eastAsia="Times New Roman" w:cs="Arial"/>
                <w:b/>
                <w:sz w:val="18"/>
                <w:szCs w:val="18"/>
              </w:rPr>
            </w:pPr>
            <w:proofErr w:type="gramStart"/>
            <w:r w:rsidRPr="00B77A92">
              <w:rPr>
                <w:rFonts w:eastAsia="Times New Roman" w:cs="Arial"/>
                <w:b/>
                <w:sz w:val="18"/>
                <w:szCs w:val="18"/>
              </w:rPr>
              <w:t>Error  Message</w:t>
            </w:r>
            <w:proofErr w:type="gramEnd"/>
          </w:p>
        </w:tc>
      </w:tr>
      <w:tr w:rsidR="00647AF8" w:rsidRPr="00B77A92" w14:paraId="1391715B" w14:textId="77777777" w:rsidTr="002D7DEE">
        <w:tc>
          <w:tcPr>
            <w:tcW w:w="1200" w:type="dxa"/>
            <w:vAlign w:val="center"/>
          </w:tcPr>
          <w:p w14:paraId="095969E2" w14:textId="77777777" w:rsidR="00647AF8" w:rsidRPr="00B77A92" w:rsidRDefault="00647AF8" w:rsidP="00637E6A">
            <w:pPr>
              <w:spacing w:before="60" w:after="60" w:line="240" w:lineRule="auto"/>
              <w:rPr>
                <w:rFonts w:eastAsia="Times New Roman" w:cs="Arial"/>
                <w:b/>
                <w:bCs/>
                <w:sz w:val="18"/>
                <w:szCs w:val="18"/>
              </w:rPr>
            </w:pPr>
            <w:r w:rsidRPr="00B77A92">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B77A92" w:rsidRDefault="00647AF8" w:rsidP="00637E6A">
            <w:pPr>
              <w:spacing w:before="60" w:after="60" w:line="240" w:lineRule="auto"/>
              <w:rPr>
                <w:rFonts w:eastAsia="Times New Roman" w:cs="Arial"/>
                <w:i/>
                <w:sz w:val="18"/>
                <w:szCs w:val="18"/>
              </w:rPr>
            </w:pPr>
            <w:proofErr w:type="spellStart"/>
            <w:r w:rsidRPr="00B77A92">
              <w:rPr>
                <w:rFonts w:eastAsia="Times New Roman" w:cs="Arial"/>
                <w:i/>
                <w:sz w:val="18"/>
                <w:szCs w:val="18"/>
              </w:rPr>
              <w:t>Self Signed</w:t>
            </w:r>
            <w:proofErr w:type="spellEnd"/>
            <w:r w:rsidRPr="00B77A92">
              <w:rPr>
                <w:rFonts w:eastAsia="Times New Roman" w:cs="Arial"/>
                <w:i/>
                <w:sz w:val="18"/>
                <w:szCs w:val="18"/>
              </w:rPr>
              <w:t xml:space="preserve"> Key is invalid</w:t>
            </w:r>
          </w:p>
        </w:tc>
      </w:tr>
      <w:tr w:rsidR="00647AF8" w:rsidRPr="00B77A92" w14:paraId="1C8C5AB4" w14:textId="77777777" w:rsidTr="002D7DEE">
        <w:tc>
          <w:tcPr>
            <w:tcW w:w="1200" w:type="dxa"/>
            <w:vAlign w:val="center"/>
          </w:tcPr>
          <w:p w14:paraId="4DB677EA"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Self Signed Key file is incorrect</w:t>
            </w:r>
          </w:p>
        </w:tc>
      </w:tr>
      <w:tr w:rsidR="00647AF8" w:rsidRPr="00B77A92" w14:paraId="0B5A3748" w14:textId="77777777" w:rsidTr="002D7DEE">
        <w:tc>
          <w:tcPr>
            <w:tcW w:w="1200" w:type="dxa"/>
            <w:vAlign w:val="center"/>
          </w:tcPr>
          <w:p w14:paraId="4F806C81"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Signed Data Server Certificate is invalid</w:t>
            </w:r>
          </w:p>
        </w:tc>
      </w:tr>
      <w:tr w:rsidR="00647AF8" w:rsidRPr="00B77A92" w14:paraId="0E766181" w14:textId="77777777" w:rsidTr="002D7DEE">
        <w:tc>
          <w:tcPr>
            <w:tcW w:w="1200" w:type="dxa"/>
            <w:vAlign w:val="center"/>
          </w:tcPr>
          <w:p w14:paraId="1F078AD8" w14:textId="77777777" w:rsidR="00647AF8" w:rsidRPr="00B77A92" w:rsidRDefault="00647AF8" w:rsidP="00637E6A">
            <w:pPr>
              <w:spacing w:before="60" w:after="60" w:line="240" w:lineRule="auto"/>
              <w:rPr>
                <w:rFonts w:eastAsia="Times New Roman" w:cs="Arial"/>
                <w:b/>
                <w:sz w:val="18"/>
                <w:szCs w:val="18"/>
              </w:rPr>
            </w:pPr>
            <w:r w:rsidRPr="00B77A92">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B77A92" w:rsidRDefault="00647AF8" w:rsidP="00637E6A">
            <w:pPr>
              <w:spacing w:before="60" w:after="60" w:line="240" w:lineRule="auto"/>
              <w:rPr>
                <w:rFonts w:eastAsia="Times New Roman" w:cs="Arial"/>
                <w:i/>
                <w:sz w:val="18"/>
                <w:szCs w:val="18"/>
              </w:rPr>
            </w:pPr>
            <w:r w:rsidRPr="00B77A92">
              <w:rPr>
                <w:rFonts w:eastAsia="Times New Roman" w:cs="Arial"/>
                <w:i/>
                <w:sz w:val="18"/>
                <w:szCs w:val="18"/>
              </w:rPr>
              <w:t>Format of SA Signed DS Certificate is incorrect</w:t>
            </w:r>
          </w:p>
        </w:tc>
      </w:tr>
      <w:tr w:rsidR="00647AF8" w:rsidRPr="00A527F0" w14:paraId="6D0B1D65" w14:textId="77777777" w:rsidTr="002D7DEE">
        <w:tc>
          <w:tcPr>
            <w:tcW w:w="1200" w:type="dxa"/>
            <w:vAlign w:val="center"/>
          </w:tcPr>
          <w:p w14:paraId="6E87480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105</w:t>
            </w:r>
          </w:p>
        </w:tc>
        <w:tc>
          <w:tcPr>
            <w:tcW w:w="7759" w:type="dxa"/>
            <w:vAlign w:val="center"/>
          </w:tcPr>
          <w:p w14:paraId="56E3679F"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SA Digital Certificate (X509) file is not available. A valid certificate can be obtained from the IHO website or your data supplier</w:t>
            </w:r>
          </w:p>
        </w:tc>
      </w:tr>
      <w:tr w:rsidR="00647AF8" w:rsidRPr="00A527F0" w14:paraId="74A4D353" w14:textId="77777777" w:rsidTr="002D7DEE">
        <w:tc>
          <w:tcPr>
            <w:tcW w:w="1200" w:type="dxa"/>
            <w:vAlign w:val="center"/>
          </w:tcPr>
          <w:p w14:paraId="5E7395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106</w:t>
            </w:r>
          </w:p>
        </w:tc>
        <w:tc>
          <w:tcPr>
            <w:tcW w:w="7759" w:type="dxa"/>
            <w:vAlign w:val="center"/>
          </w:tcPr>
          <w:p w14:paraId="133508F1"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 xml:space="preserve">The SA Signed Data Server Certificate is invalid. The SA may have issued a new public </w:t>
            </w:r>
            <w:proofErr w:type="gramStart"/>
            <w:r w:rsidRPr="002D7DEE">
              <w:rPr>
                <w:rFonts w:eastAsia="Times New Roman" w:cs="Arial"/>
                <w:iCs/>
                <w:sz w:val="18"/>
                <w:szCs w:val="18"/>
              </w:rPr>
              <w:t>key</w:t>
            </w:r>
            <w:proofErr w:type="gramEnd"/>
            <w:r w:rsidRPr="002D7DEE">
              <w:rPr>
                <w:rFonts w:eastAsia="Times New Roman" w:cs="Arial"/>
                <w:iCs/>
                <w:sz w:val="18"/>
                <w:szCs w:val="18"/>
              </w:rPr>
              <w:t xml:space="preserve"> or the dataset may originate from another service. A new SA public key can be obtained from the IHO website or from your data supplier</w:t>
            </w:r>
          </w:p>
        </w:tc>
      </w:tr>
      <w:tr w:rsidR="00647AF8" w:rsidRPr="00A527F0" w14:paraId="285C27DB" w14:textId="77777777" w:rsidTr="002D7DEE">
        <w:tc>
          <w:tcPr>
            <w:tcW w:w="1200" w:type="dxa"/>
            <w:vAlign w:val="center"/>
          </w:tcPr>
          <w:p w14:paraId="724C05D2"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107</w:t>
            </w:r>
          </w:p>
        </w:tc>
        <w:tc>
          <w:tcPr>
            <w:tcW w:w="7759" w:type="dxa"/>
            <w:vAlign w:val="center"/>
          </w:tcPr>
          <w:p w14:paraId="69882E11" w14:textId="33833A7F" w:rsidR="00647AF8" w:rsidRPr="00A527F0" w:rsidRDefault="00647AF8" w:rsidP="00637E6A">
            <w:pPr>
              <w:spacing w:before="60" w:after="60" w:line="240" w:lineRule="auto"/>
              <w:rPr>
                <w:rFonts w:eastAsia="Times New Roman" w:cs="Arial"/>
                <w:i/>
                <w:sz w:val="18"/>
                <w:szCs w:val="18"/>
              </w:rPr>
            </w:pPr>
            <w:r w:rsidRPr="00A527F0">
              <w:rPr>
                <w:rFonts w:eastAsia="Times New Roman" w:cs="Arial"/>
                <w:i/>
                <w:sz w:val="18"/>
                <w:szCs w:val="18"/>
              </w:rPr>
              <w:t>SA signed D</w:t>
            </w:r>
            <w:r w:rsidR="00F20F26">
              <w:rPr>
                <w:rFonts w:eastAsia="Times New Roman" w:cs="Arial"/>
                <w:i/>
                <w:sz w:val="18"/>
                <w:szCs w:val="18"/>
              </w:rPr>
              <w:t xml:space="preserve">ata </w:t>
            </w:r>
            <w:r w:rsidRPr="00A527F0">
              <w:rPr>
                <w:rFonts w:eastAsia="Times New Roman" w:cs="Arial"/>
                <w:i/>
                <w:sz w:val="18"/>
                <w:szCs w:val="18"/>
              </w:rPr>
              <w:t>S</w:t>
            </w:r>
            <w:r w:rsidR="00F20F26">
              <w:rPr>
                <w:rFonts w:eastAsia="Times New Roman" w:cs="Arial"/>
                <w:i/>
                <w:sz w:val="18"/>
                <w:szCs w:val="18"/>
              </w:rPr>
              <w:t>erver</w:t>
            </w:r>
            <w:r w:rsidRPr="00A527F0">
              <w:rPr>
                <w:rFonts w:eastAsia="Times New Roman" w:cs="Arial"/>
                <w:i/>
                <w:sz w:val="18"/>
                <w:szCs w:val="18"/>
              </w:rPr>
              <w:t xml:space="preserve"> Certificate file is missin</w:t>
            </w:r>
            <w:r w:rsidRPr="00DB1913">
              <w:rPr>
                <w:rFonts w:eastAsia="Times New Roman" w:cs="Arial"/>
                <w:i/>
                <w:sz w:val="18"/>
                <w:szCs w:val="18"/>
              </w:rPr>
              <w:t>g. A valid certificate can be obtained from your data supplier”</w:t>
            </w:r>
          </w:p>
        </w:tc>
      </w:tr>
      <w:tr w:rsidR="00647AF8" w:rsidRPr="00A527F0" w14:paraId="664267CA" w14:textId="77777777" w:rsidTr="002D7DEE">
        <w:tc>
          <w:tcPr>
            <w:tcW w:w="1200" w:type="dxa"/>
            <w:vAlign w:val="center"/>
          </w:tcPr>
          <w:p w14:paraId="7271C2B0" w14:textId="77777777" w:rsidR="00647AF8" w:rsidRPr="00A527F0" w:rsidRDefault="00647AF8" w:rsidP="00637E6A">
            <w:pPr>
              <w:spacing w:before="60" w:after="60" w:line="240" w:lineRule="auto"/>
              <w:rPr>
                <w:rFonts w:eastAsia="Times New Roman" w:cs="Arial"/>
                <w:b/>
                <w:color w:val="000000"/>
                <w:sz w:val="18"/>
                <w:szCs w:val="18"/>
              </w:rPr>
            </w:pPr>
            <w:r w:rsidRPr="00A527F0">
              <w:rPr>
                <w:rFonts w:eastAsia="Times New Roman" w:cs="Arial"/>
                <w:b/>
                <w:color w:val="000000"/>
                <w:sz w:val="18"/>
                <w:szCs w:val="18"/>
              </w:rPr>
              <w:t>SSE 108</w:t>
            </w:r>
          </w:p>
        </w:tc>
        <w:tc>
          <w:tcPr>
            <w:tcW w:w="7759" w:type="dxa"/>
            <w:vAlign w:val="center"/>
          </w:tcPr>
          <w:p w14:paraId="1146DABE" w14:textId="77777777" w:rsidR="00647AF8" w:rsidRPr="002D7DEE" w:rsidRDefault="00647AF8" w:rsidP="00637E6A">
            <w:pPr>
              <w:spacing w:before="60" w:after="60" w:line="240" w:lineRule="auto"/>
              <w:rPr>
                <w:rFonts w:eastAsia="Times New Roman" w:cs="Arial"/>
                <w:iCs/>
                <w:color w:val="000000"/>
                <w:sz w:val="18"/>
                <w:szCs w:val="18"/>
              </w:rPr>
            </w:pPr>
            <w:r w:rsidRPr="002D7DEE">
              <w:rPr>
                <w:rFonts w:eastAsia="Times New Roman" w:cs="Arial"/>
                <w:iCs/>
                <w:color w:val="000000"/>
                <w:sz w:val="18"/>
                <w:szCs w:val="18"/>
              </w:rPr>
              <w:t>SA Digital Certificate (X509) file incorrect format. A valid certificate can be obtained from the IHO website or your data supplier</w:t>
            </w:r>
          </w:p>
        </w:tc>
      </w:tr>
      <w:tr w:rsidR="00647AF8" w:rsidRPr="00A527F0" w14:paraId="2BC3ED3F" w14:textId="77777777" w:rsidTr="002D7DEE">
        <w:tc>
          <w:tcPr>
            <w:tcW w:w="1200" w:type="dxa"/>
            <w:vAlign w:val="center"/>
          </w:tcPr>
          <w:p w14:paraId="1C94962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109</w:t>
            </w:r>
          </w:p>
        </w:tc>
        <w:tc>
          <w:tcPr>
            <w:tcW w:w="7759" w:type="dxa"/>
            <w:vAlign w:val="center"/>
          </w:tcPr>
          <w:p w14:paraId="0B5089D2" w14:textId="77777777" w:rsidR="00647AF8" w:rsidRPr="002D7DEE" w:rsidRDefault="00647AF8" w:rsidP="00637E6A">
            <w:pPr>
              <w:spacing w:before="60" w:after="60" w:line="240" w:lineRule="auto"/>
              <w:rPr>
                <w:rFonts w:eastAsia="Times New Roman" w:cs="Arial"/>
                <w:iCs/>
                <w:sz w:val="18"/>
                <w:szCs w:val="18"/>
              </w:rPr>
            </w:pPr>
            <w:proofErr w:type="gramStart"/>
            <w:r w:rsidRPr="002D7DEE">
              <w:rPr>
                <w:rFonts w:eastAsia="Times New Roman" w:cs="Arial"/>
                <w:iCs/>
                <w:sz w:val="18"/>
                <w:szCs w:val="18"/>
              </w:rPr>
              <w:t>Dataset  Resource</w:t>
            </w:r>
            <w:proofErr w:type="gramEnd"/>
            <w:r w:rsidRPr="002D7DEE">
              <w:rPr>
                <w:rFonts w:eastAsia="Times New Roman" w:cs="Arial"/>
                <w:iCs/>
                <w:sz w:val="18"/>
                <w:szCs w:val="18"/>
              </w:rPr>
              <w:t xml:space="preserve"> Digital Signature is invalid</w:t>
            </w:r>
          </w:p>
        </w:tc>
      </w:tr>
      <w:tr w:rsidR="00647AF8" w:rsidRPr="00A527F0" w14:paraId="4BA355E6" w14:textId="77777777" w:rsidTr="002D7DEE">
        <w:tc>
          <w:tcPr>
            <w:tcW w:w="1200" w:type="dxa"/>
            <w:vAlign w:val="center"/>
          </w:tcPr>
          <w:p w14:paraId="167146F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110</w:t>
            </w:r>
          </w:p>
        </w:tc>
        <w:tc>
          <w:tcPr>
            <w:tcW w:w="7759" w:type="dxa"/>
            <w:vAlign w:val="center"/>
          </w:tcPr>
          <w:p w14:paraId="12BBD9E8"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Permits not available for this Data Server. Contact your data supplier to obtain the correct permits.</w:t>
            </w:r>
          </w:p>
        </w:tc>
      </w:tr>
      <w:tr w:rsidR="00647AF8" w:rsidRPr="00A527F0" w14:paraId="52998420" w14:textId="77777777" w:rsidTr="002D7DEE">
        <w:tc>
          <w:tcPr>
            <w:tcW w:w="1200" w:type="dxa"/>
            <w:vAlign w:val="center"/>
          </w:tcPr>
          <w:p w14:paraId="5423305F"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111</w:t>
            </w:r>
          </w:p>
        </w:tc>
        <w:tc>
          <w:tcPr>
            <w:tcW w:w="7759" w:type="dxa"/>
            <w:vAlign w:val="center"/>
          </w:tcPr>
          <w:p w14:paraId="650381DA" w14:textId="351B1EC0"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Dataset Permit</w:t>
            </w:r>
            <w:r w:rsidR="00637E6A" w:rsidRPr="002D7DEE">
              <w:rPr>
                <w:rFonts w:eastAsia="Times New Roman" w:cs="Arial"/>
                <w:iCs/>
                <w:sz w:val="18"/>
                <w:szCs w:val="18"/>
              </w:rPr>
              <w:t xml:space="preserve"> </w:t>
            </w:r>
            <w:r w:rsidRPr="002D7DEE">
              <w:rPr>
                <w:rFonts w:eastAsia="Times New Roman" w:cs="Arial"/>
                <w:iCs/>
                <w:sz w:val="18"/>
                <w:szCs w:val="18"/>
              </w:rPr>
              <w:t>not found. Load the permit file provided by the data supplier.</w:t>
            </w:r>
          </w:p>
        </w:tc>
      </w:tr>
      <w:tr w:rsidR="00647AF8" w:rsidRPr="00A527F0" w14:paraId="39037167" w14:textId="77777777" w:rsidTr="002D7DEE">
        <w:tc>
          <w:tcPr>
            <w:tcW w:w="1200" w:type="dxa"/>
            <w:vAlign w:val="center"/>
          </w:tcPr>
          <w:p w14:paraId="2B7DBFF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113</w:t>
            </w:r>
          </w:p>
        </w:tc>
        <w:tc>
          <w:tcPr>
            <w:tcW w:w="7759" w:type="dxa"/>
            <w:vAlign w:val="center"/>
          </w:tcPr>
          <w:p w14:paraId="12393DC5" w14:textId="48B48A43"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 xml:space="preserve">Dataset </w:t>
            </w:r>
            <w:r w:rsidRPr="002D7DEE">
              <w:rPr>
                <w:rFonts w:eastAsia="Times New Roman" w:cs="Arial"/>
                <w:iCs/>
              </w:rPr>
              <w:t xml:space="preserve">Permit is invalid (checksum is incorrect) or the </w:t>
            </w:r>
            <w:r w:rsidRPr="002D7DEE">
              <w:rPr>
                <w:rFonts w:eastAsia="Times New Roman" w:cs="Arial"/>
                <w:iCs/>
                <w:sz w:val="18"/>
                <w:szCs w:val="18"/>
              </w:rPr>
              <w:t xml:space="preserve">Dataset </w:t>
            </w:r>
            <w:r w:rsidRPr="002D7DEE">
              <w:rPr>
                <w:rFonts w:eastAsia="Times New Roman" w:cs="Arial"/>
                <w:iCs/>
              </w:rPr>
              <w:t>Permit is for a different system”</w:t>
            </w:r>
            <w:r w:rsidR="008972A2" w:rsidRPr="002D7DEE">
              <w:rPr>
                <w:rFonts w:eastAsia="Times New Roman" w:cs="Arial"/>
                <w:iCs/>
              </w:rPr>
              <w:t xml:space="preserve"> </w:t>
            </w:r>
            <w:r w:rsidRPr="002D7DEE">
              <w:rPr>
                <w:rFonts w:eastAsia="Times New Roman" w:cs="Arial"/>
                <w:iCs/>
                <w:sz w:val="18"/>
                <w:szCs w:val="18"/>
              </w:rPr>
              <w:t>Contact your data supplier and obtain a new or valid permit file.</w:t>
            </w:r>
          </w:p>
        </w:tc>
      </w:tr>
      <w:tr w:rsidR="00647AF8" w:rsidRPr="00A527F0" w14:paraId="0F03F763" w14:textId="77777777" w:rsidTr="002D7DEE">
        <w:tc>
          <w:tcPr>
            <w:tcW w:w="1200" w:type="dxa"/>
            <w:vAlign w:val="center"/>
          </w:tcPr>
          <w:p w14:paraId="5422572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114</w:t>
            </w:r>
          </w:p>
        </w:tc>
        <w:tc>
          <w:tcPr>
            <w:tcW w:w="7759" w:type="dxa"/>
            <w:vAlign w:val="center"/>
          </w:tcPr>
          <w:p w14:paraId="44767219"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Incorrect system date, check that the computer clock (if accessible) is set correctly or contact your system supplier.</w:t>
            </w:r>
          </w:p>
        </w:tc>
      </w:tr>
      <w:tr w:rsidR="00647AF8" w:rsidRPr="00A527F0" w14:paraId="40256AFC" w14:textId="77777777" w:rsidTr="002D7DEE">
        <w:tc>
          <w:tcPr>
            <w:tcW w:w="1200" w:type="dxa"/>
            <w:vAlign w:val="center"/>
          </w:tcPr>
          <w:p w14:paraId="26363D5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115</w:t>
            </w:r>
          </w:p>
        </w:tc>
        <w:tc>
          <w:tcPr>
            <w:tcW w:w="7759" w:type="dxa"/>
            <w:vAlign w:val="center"/>
          </w:tcPr>
          <w:p w14:paraId="09DB6103"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has expired. Please contact your data supplier to renew the subscription licence</w:t>
            </w:r>
          </w:p>
        </w:tc>
      </w:tr>
      <w:tr w:rsidR="00647AF8" w:rsidRPr="00A527F0" w14:paraId="2FC0A084" w14:textId="77777777" w:rsidTr="002D7DEE">
        <w:tc>
          <w:tcPr>
            <w:tcW w:w="1200" w:type="dxa"/>
            <w:vAlign w:val="center"/>
          </w:tcPr>
          <w:p w14:paraId="6CBD389B"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117</w:t>
            </w:r>
          </w:p>
        </w:tc>
        <w:tc>
          <w:tcPr>
            <w:tcW w:w="7759" w:type="dxa"/>
            <w:vAlign w:val="center"/>
          </w:tcPr>
          <w:p w14:paraId="32317E22"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A527F0" w14:paraId="5F071C7B" w14:textId="77777777" w:rsidTr="002D7DEE">
        <w:tc>
          <w:tcPr>
            <w:tcW w:w="1200" w:type="dxa"/>
            <w:vAlign w:val="center"/>
          </w:tcPr>
          <w:p w14:paraId="0BDAAA5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118</w:t>
            </w:r>
          </w:p>
        </w:tc>
        <w:tc>
          <w:tcPr>
            <w:tcW w:w="7759" w:type="dxa"/>
            <w:vAlign w:val="center"/>
          </w:tcPr>
          <w:p w14:paraId="5EC5A2E5"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HW_ID has incorrect format</w:t>
            </w:r>
          </w:p>
        </w:tc>
      </w:tr>
      <w:tr w:rsidR="00647AF8" w:rsidRPr="00A527F0" w14:paraId="211FF660" w14:textId="77777777" w:rsidTr="002D7DEE">
        <w:tc>
          <w:tcPr>
            <w:tcW w:w="1200" w:type="dxa"/>
            <w:vAlign w:val="center"/>
          </w:tcPr>
          <w:p w14:paraId="07BCF4BA"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120</w:t>
            </w:r>
          </w:p>
        </w:tc>
        <w:tc>
          <w:tcPr>
            <w:tcW w:w="7759" w:type="dxa"/>
            <w:vAlign w:val="center"/>
          </w:tcPr>
          <w:p w14:paraId="77054B20"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Subscription service will expire in less than 30 days. Please contact your data supplier to renew the subscription licence</w:t>
            </w:r>
          </w:p>
        </w:tc>
      </w:tr>
      <w:tr w:rsidR="00647AF8" w:rsidRPr="00A527F0" w14:paraId="392A5E2B" w14:textId="77777777" w:rsidTr="002D7DEE">
        <w:tc>
          <w:tcPr>
            <w:tcW w:w="1200" w:type="dxa"/>
            <w:vAlign w:val="center"/>
          </w:tcPr>
          <w:p w14:paraId="623B7C2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121</w:t>
            </w:r>
          </w:p>
        </w:tc>
        <w:tc>
          <w:tcPr>
            <w:tcW w:w="7759" w:type="dxa"/>
            <w:vAlign w:val="center"/>
          </w:tcPr>
          <w:p w14:paraId="1F1664EB" w14:textId="77777777"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A527F0" w14:paraId="508FF298" w14:textId="77777777" w:rsidTr="002D7DEE">
        <w:tc>
          <w:tcPr>
            <w:tcW w:w="1200" w:type="dxa"/>
            <w:vAlign w:val="center"/>
          </w:tcPr>
          <w:p w14:paraId="296B6673"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122</w:t>
            </w:r>
          </w:p>
        </w:tc>
        <w:tc>
          <w:tcPr>
            <w:tcW w:w="7759" w:type="dxa"/>
            <w:vAlign w:val="center"/>
          </w:tcPr>
          <w:p w14:paraId="1846008D" w14:textId="3D75843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One or more of the SA Digital Certificate or Domain Controller certificates (X509) have expired. A new SA public key can be obtained from the IHO web</w:t>
            </w:r>
            <w:r w:rsidR="00637E6A" w:rsidRPr="002D7DEE">
              <w:rPr>
                <w:rFonts w:eastAsia="Times New Roman" w:cs="Arial"/>
                <w:iCs/>
                <w:sz w:val="18"/>
                <w:szCs w:val="18"/>
              </w:rPr>
              <w:t>site or from your data supplier</w:t>
            </w:r>
          </w:p>
        </w:tc>
      </w:tr>
      <w:tr w:rsidR="00647AF8" w:rsidRPr="00A527F0" w14:paraId="1EA23C01" w14:textId="77777777" w:rsidTr="002D7DEE">
        <w:tc>
          <w:tcPr>
            <w:tcW w:w="1200" w:type="dxa"/>
            <w:vAlign w:val="center"/>
          </w:tcPr>
          <w:p w14:paraId="3D5A9519"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123</w:t>
            </w:r>
          </w:p>
        </w:tc>
        <w:tc>
          <w:tcPr>
            <w:tcW w:w="7759" w:type="dxa"/>
            <w:vAlign w:val="center"/>
          </w:tcPr>
          <w:p w14:paraId="5716BECA" w14:textId="41ED6C1F" w:rsidR="00647AF8" w:rsidRPr="002D7DEE" w:rsidRDefault="00647AF8" w:rsidP="00637E6A">
            <w:pPr>
              <w:spacing w:before="60" w:after="60" w:line="240" w:lineRule="auto"/>
              <w:rPr>
                <w:rFonts w:eastAsia="Times New Roman" w:cs="Arial"/>
                <w:iCs/>
                <w:sz w:val="18"/>
                <w:szCs w:val="18"/>
              </w:rPr>
            </w:pPr>
            <w:r w:rsidRPr="002D7DEE">
              <w:rPr>
                <w:rFonts w:eastAsia="Times New Roman" w:cs="Arial"/>
                <w:iCs/>
                <w:sz w:val="18"/>
                <w:szCs w:val="18"/>
              </w:rPr>
              <w:t xml:space="preserve">Non sequential update, previous update(s) missing try reloading from the base media. If the problem </w:t>
            </w:r>
            <w:proofErr w:type="gramStart"/>
            <w:r w:rsidRPr="002D7DEE">
              <w:rPr>
                <w:rFonts w:eastAsia="Times New Roman" w:cs="Arial"/>
                <w:iCs/>
                <w:sz w:val="18"/>
                <w:szCs w:val="18"/>
              </w:rPr>
              <w:t>pers</w:t>
            </w:r>
            <w:r w:rsidR="00637E6A" w:rsidRPr="002D7DEE">
              <w:rPr>
                <w:rFonts w:eastAsia="Times New Roman" w:cs="Arial"/>
                <w:iCs/>
                <w:sz w:val="18"/>
                <w:szCs w:val="18"/>
              </w:rPr>
              <w:t>ists</w:t>
            </w:r>
            <w:proofErr w:type="gramEnd"/>
            <w:r w:rsidR="00637E6A" w:rsidRPr="002D7DEE">
              <w:rPr>
                <w:rFonts w:eastAsia="Times New Roman" w:cs="Arial"/>
                <w:iCs/>
                <w:sz w:val="18"/>
                <w:szCs w:val="18"/>
              </w:rPr>
              <w:t xml:space="preserve"> contact your data supplier</w:t>
            </w:r>
          </w:p>
        </w:tc>
      </w:tr>
      <w:tr w:rsidR="00647AF8" w:rsidRPr="00A527F0" w14:paraId="532829C4" w14:textId="77777777" w:rsidTr="002D7DEE">
        <w:tc>
          <w:tcPr>
            <w:tcW w:w="1200" w:type="dxa"/>
            <w:vAlign w:val="center"/>
          </w:tcPr>
          <w:p w14:paraId="5A4E6168"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125</w:t>
            </w:r>
          </w:p>
        </w:tc>
        <w:tc>
          <w:tcPr>
            <w:tcW w:w="7759" w:type="dxa"/>
            <w:vAlign w:val="center"/>
          </w:tcPr>
          <w:p w14:paraId="0BFBBA56" w14:textId="27FBB6AC" w:rsidR="00647AF8" w:rsidRPr="002D7DEE" w:rsidRDefault="00647AF8" w:rsidP="00637E6A">
            <w:pPr>
              <w:spacing w:before="60" w:after="60" w:line="240" w:lineRule="auto"/>
              <w:rPr>
                <w:rFonts w:eastAsia="Times New Roman" w:cs="Arial"/>
                <w:iCs/>
                <w:sz w:val="18"/>
                <w:szCs w:val="18"/>
              </w:rPr>
            </w:pPr>
            <w:r w:rsidRPr="002D7DEE">
              <w:rPr>
                <w:iCs/>
                <w:sz w:val="18"/>
                <w:szCs w:val="18"/>
              </w:rPr>
              <w:t xml:space="preserve">The permit for </w:t>
            </w:r>
            <w:r w:rsidR="00833824" w:rsidRPr="002D7DEE">
              <w:rPr>
                <w:iCs/>
                <w:sz w:val="18"/>
                <w:szCs w:val="18"/>
              </w:rPr>
              <w:t xml:space="preserve">dataset </w:t>
            </w:r>
            <w:r w:rsidRPr="002D7DEE">
              <w:rPr>
                <w:iCs/>
                <w:sz w:val="18"/>
                <w:szCs w:val="18"/>
              </w:rPr>
              <w:t xml:space="preserve">&lt; name&gt; has expired. This </w:t>
            </w:r>
            <w:r w:rsidR="00833824" w:rsidRPr="002D7DEE">
              <w:rPr>
                <w:iCs/>
                <w:sz w:val="18"/>
                <w:szCs w:val="18"/>
              </w:rPr>
              <w:t>dataset</w:t>
            </w:r>
            <w:r w:rsidRPr="002D7DEE">
              <w:rPr>
                <w:iCs/>
                <w:sz w:val="18"/>
                <w:szCs w:val="18"/>
              </w:rPr>
              <w:t xml:space="preserve"> may be out of date and MUST NOT </w:t>
            </w:r>
            <w:r w:rsidR="00637E6A" w:rsidRPr="002D7DEE">
              <w:rPr>
                <w:iCs/>
                <w:sz w:val="18"/>
                <w:szCs w:val="18"/>
              </w:rPr>
              <w:t>be used for Primary NAVIGATION</w:t>
            </w:r>
          </w:p>
        </w:tc>
      </w:tr>
      <w:tr w:rsidR="00647AF8" w:rsidRPr="00A527F0" w14:paraId="339A2A09" w14:textId="77777777" w:rsidTr="002D7DEE">
        <w:tc>
          <w:tcPr>
            <w:tcW w:w="1200" w:type="dxa"/>
            <w:vAlign w:val="center"/>
          </w:tcPr>
          <w:p w14:paraId="46D72AB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 126</w:t>
            </w:r>
          </w:p>
        </w:tc>
        <w:tc>
          <w:tcPr>
            <w:tcW w:w="7759" w:type="dxa"/>
            <w:vAlign w:val="center"/>
          </w:tcPr>
          <w:p w14:paraId="478E27D0" w14:textId="77777777" w:rsidR="00647AF8" w:rsidRPr="002D7DEE" w:rsidRDefault="00647AF8" w:rsidP="00637E6A">
            <w:pPr>
              <w:spacing w:before="60" w:after="60" w:line="240" w:lineRule="auto"/>
              <w:rPr>
                <w:iCs/>
                <w:sz w:val="18"/>
                <w:szCs w:val="18"/>
              </w:rPr>
            </w:pPr>
            <w:r w:rsidRPr="002D7DEE">
              <w:rPr>
                <w:iCs/>
                <w:sz w:val="18"/>
                <w:szCs w:val="18"/>
              </w:rPr>
              <w:t>This Dataset is not authenticated by the IHO acting as the Scheme Administrator</w:t>
            </w:r>
          </w:p>
        </w:tc>
      </w:tr>
      <w:tr w:rsidR="00647AF8" w:rsidRPr="00A527F0" w14:paraId="6E8F0460" w14:textId="77777777" w:rsidTr="002D7DEE">
        <w:tc>
          <w:tcPr>
            <w:tcW w:w="1200" w:type="dxa"/>
            <w:vAlign w:val="center"/>
          </w:tcPr>
          <w:p w14:paraId="3C4B5C1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lastRenderedPageBreak/>
              <w:t>SSE 127</w:t>
            </w:r>
          </w:p>
        </w:tc>
        <w:tc>
          <w:tcPr>
            <w:tcW w:w="7759" w:type="dxa"/>
            <w:vAlign w:val="center"/>
          </w:tcPr>
          <w:p w14:paraId="3218700A" w14:textId="3D44C0FA" w:rsidR="00647AF8" w:rsidRPr="002D7DEE" w:rsidRDefault="002D65F8" w:rsidP="00637E6A">
            <w:pPr>
              <w:spacing w:before="60" w:after="60" w:line="240" w:lineRule="auto"/>
              <w:rPr>
                <w:iCs/>
                <w:sz w:val="18"/>
                <w:szCs w:val="18"/>
              </w:rPr>
            </w:pPr>
            <w:r w:rsidRPr="002D7DEE">
              <w:rPr>
                <w:rFonts w:eastAsia="Times New Roman" w:cs="Arial"/>
                <w:iCs/>
                <w:color w:val="000000"/>
                <w:sz w:val="18"/>
                <w:szCs w:val="18"/>
              </w:rPr>
              <w:t>Dataset</w:t>
            </w:r>
            <w:r w:rsidR="00647AF8" w:rsidRPr="002D7DEE">
              <w:rPr>
                <w:rFonts w:eastAsia="Times New Roman" w:cs="Arial"/>
                <w:iCs/>
                <w:color w:val="000000"/>
                <w:sz w:val="18"/>
                <w:szCs w:val="18"/>
              </w:rPr>
              <w:t xml:space="preserve"> &lt;dataset name&gt; is not up to date. A New Edition, Re-issue or Update for this cell is missing </w:t>
            </w:r>
            <w:r w:rsidR="00647AF8" w:rsidRPr="002D7DEE">
              <w:rPr>
                <w:iCs/>
                <w:sz w:val="18"/>
                <w:szCs w:val="18"/>
              </w:rPr>
              <w:t>and therefore MUST NOT be used for Primary NAVIGATION</w:t>
            </w:r>
          </w:p>
        </w:tc>
      </w:tr>
      <w:tr w:rsidR="00647AF8" w:rsidRPr="00A527F0" w14:paraId="165A966F" w14:textId="77777777" w:rsidTr="002D7DEE">
        <w:tc>
          <w:tcPr>
            <w:tcW w:w="1200" w:type="dxa"/>
            <w:vAlign w:val="center"/>
          </w:tcPr>
          <w:p w14:paraId="545BB9BE"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SSE128</w:t>
            </w:r>
          </w:p>
        </w:tc>
        <w:tc>
          <w:tcPr>
            <w:tcW w:w="7759" w:type="dxa"/>
            <w:vAlign w:val="center"/>
          </w:tcPr>
          <w:p w14:paraId="5DF18A7C" w14:textId="648DEE6A" w:rsidR="00647AF8" w:rsidRPr="002D7DEE" w:rsidRDefault="00647AF8" w:rsidP="00637E6A">
            <w:pPr>
              <w:spacing w:before="60" w:after="60" w:line="240" w:lineRule="auto"/>
              <w:rPr>
                <w:iCs/>
                <w:sz w:val="18"/>
                <w:szCs w:val="18"/>
              </w:rPr>
            </w:pPr>
            <w:r w:rsidRPr="002D7DEE">
              <w:rPr>
                <w:iCs/>
                <w:sz w:val="18"/>
                <w:szCs w:val="18"/>
              </w:rPr>
              <w:t xml:space="preserve">Error </w:t>
            </w:r>
            <w:r w:rsidR="00F20F26">
              <w:rPr>
                <w:iCs/>
                <w:sz w:val="18"/>
                <w:szCs w:val="18"/>
              </w:rPr>
              <w:t>processing</w:t>
            </w:r>
            <w:r w:rsidR="00F20F26" w:rsidRPr="002D7DEE">
              <w:rPr>
                <w:iCs/>
                <w:sz w:val="18"/>
                <w:szCs w:val="18"/>
              </w:rPr>
              <w:t xml:space="preserve"> </w:t>
            </w:r>
            <w:r w:rsidRPr="002D7DEE">
              <w:rPr>
                <w:iCs/>
                <w:sz w:val="18"/>
                <w:szCs w:val="18"/>
              </w:rPr>
              <w:t xml:space="preserve">&lt;file name&gt;. The format or content could not be </w:t>
            </w:r>
            <w:proofErr w:type="gramStart"/>
            <w:r w:rsidR="00F20F26">
              <w:rPr>
                <w:iCs/>
                <w:sz w:val="18"/>
                <w:szCs w:val="18"/>
              </w:rPr>
              <w:t>parsed</w:t>
            </w:r>
            <w:proofErr w:type="gramEnd"/>
            <w:r w:rsidR="00F20F26" w:rsidRPr="002D7DEE">
              <w:rPr>
                <w:iCs/>
                <w:sz w:val="18"/>
                <w:szCs w:val="18"/>
              </w:rPr>
              <w:t xml:space="preserve"> </w:t>
            </w:r>
            <w:r w:rsidR="002B7019" w:rsidRPr="002D7DEE">
              <w:rPr>
                <w:iCs/>
                <w:sz w:val="18"/>
                <w:szCs w:val="18"/>
              </w:rPr>
              <w:t>and it could not be installed</w:t>
            </w:r>
          </w:p>
        </w:tc>
      </w:tr>
      <w:tr w:rsidR="00647AF8" w:rsidRPr="00A527F0" w14:paraId="0A4B970B" w14:textId="77777777" w:rsidTr="002D7DEE">
        <w:tc>
          <w:tcPr>
            <w:tcW w:w="1200" w:type="dxa"/>
            <w:vAlign w:val="center"/>
          </w:tcPr>
          <w:p w14:paraId="2C49DC91"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SSE129</w:t>
            </w:r>
          </w:p>
        </w:tc>
        <w:tc>
          <w:tcPr>
            <w:tcW w:w="7759" w:type="dxa"/>
            <w:vAlign w:val="center"/>
          </w:tcPr>
          <w:p w14:paraId="289F8204" w14:textId="77777777" w:rsidR="00647AF8" w:rsidRPr="002D7DEE" w:rsidRDefault="00647AF8" w:rsidP="00637E6A">
            <w:pPr>
              <w:spacing w:before="60" w:after="60" w:line="240" w:lineRule="auto"/>
              <w:rPr>
                <w:iCs/>
                <w:sz w:val="18"/>
                <w:szCs w:val="18"/>
              </w:rPr>
            </w:pPr>
            <w:r w:rsidRPr="002D7DEE">
              <w:rPr>
                <w:iCs/>
                <w:sz w:val="18"/>
                <w:szCs w:val="18"/>
              </w:rPr>
              <w:t>This Catalogue is not authenticated by the IHO acting as the Scheme Administrator</w:t>
            </w:r>
          </w:p>
        </w:tc>
      </w:tr>
      <w:tr w:rsidR="00647AF8" w:rsidRPr="00A527F0" w14:paraId="2E5229D8" w14:textId="77777777" w:rsidTr="002D7DEE">
        <w:tc>
          <w:tcPr>
            <w:tcW w:w="1200" w:type="dxa"/>
            <w:vAlign w:val="center"/>
          </w:tcPr>
          <w:p w14:paraId="10EE2E55" w14:textId="77777777" w:rsidR="00647AF8" w:rsidRPr="00BE1026" w:rsidRDefault="00647AF8" w:rsidP="00637E6A">
            <w:pPr>
              <w:spacing w:before="60" w:after="60" w:line="240" w:lineRule="auto"/>
              <w:rPr>
                <w:rFonts w:eastAsia="Times New Roman" w:cs="Arial"/>
                <w:b/>
                <w:sz w:val="18"/>
                <w:szCs w:val="18"/>
                <w:highlight w:val="yellow"/>
                <w:rPrChange w:id="1775" w:author="jonathan pritchard" w:date="2025-10-07T23:01:00Z" w16du:dateUtc="2025-10-07T22:01:00Z">
                  <w:rPr>
                    <w:rFonts w:eastAsia="Times New Roman" w:cs="Arial"/>
                    <w:b/>
                    <w:sz w:val="18"/>
                    <w:szCs w:val="18"/>
                  </w:rPr>
                </w:rPrChange>
              </w:rPr>
            </w:pPr>
            <w:commentRangeStart w:id="1776"/>
            <w:r w:rsidRPr="00BE1026">
              <w:rPr>
                <w:rFonts w:eastAsia="Times New Roman" w:cs="Arial"/>
                <w:b/>
                <w:sz w:val="18"/>
                <w:szCs w:val="18"/>
                <w:highlight w:val="yellow"/>
                <w:rPrChange w:id="1777" w:author="jonathan pritchard" w:date="2025-10-07T23:01:00Z" w16du:dateUtc="2025-10-07T22:01:00Z">
                  <w:rPr>
                    <w:rFonts w:eastAsia="Times New Roman" w:cs="Arial"/>
                    <w:b/>
                    <w:sz w:val="18"/>
                    <w:szCs w:val="18"/>
                  </w:rPr>
                </w:rPrChange>
              </w:rPr>
              <w:t>SSE130</w:t>
            </w:r>
            <w:commentRangeEnd w:id="1776"/>
            <w:r w:rsidR="00BE1026">
              <w:rPr>
                <w:rStyle w:val="CommentReference"/>
              </w:rPr>
              <w:commentReference w:id="1776"/>
            </w:r>
          </w:p>
        </w:tc>
        <w:tc>
          <w:tcPr>
            <w:tcW w:w="7759" w:type="dxa"/>
            <w:vAlign w:val="center"/>
          </w:tcPr>
          <w:p w14:paraId="1C74223C" w14:textId="5F6ECDB5" w:rsidR="00647AF8" w:rsidRPr="00BE1026" w:rsidRDefault="00647AF8" w:rsidP="00637E6A">
            <w:pPr>
              <w:spacing w:before="60" w:after="60" w:line="240" w:lineRule="auto"/>
              <w:rPr>
                <w:iCs/>
                <w:sz w:val="18"/>
                <w:szCs w:val="18"/>
                <w:highlight w:val="yellow"/>
                <w:rPrChange w:id="1778" w:author="jonathan pritchard" w:date="2025-10-07T23:01:00Z" w16du:dateUtc="2025-10-07T22:01:00Z">
                  <w:rPr>
                    <w:iCs/>
                    <w:sz w:val="18"/>
                    <w:szCs w:val="18"/>
                  </w:rPr>
                </w:rPrChange>
              </w:rPr>
            </w:pPr>
            <w:r w:rsidRPr="00BE1026">
              <w:rPr>
                <w:iCs/>
                <w:sz w:val="18"/>
                <w:szCs w:val="18"/>
                <w:highlight w:val="yellow"/>
                <w:rPrChange w:id="1779" w:author="jonathan pritchard" w:date="2025-10-07T23:01:00Z" w16du:dateUtc="2025-10-07T22:01:00Z">
                  <w:rPr>
                    <w:iCs/>
                    <w:sz w:val="18"/>
                    <w:szCs w:val="18"/>
                  </w:rPr>
                </w:rPrChange>
              </w:rPr>
              <w:t xml:space="preserve">Warning: Dataset &lt;dataset name&gt; is not up to date. A New Edition or </w:t>
            </w:r>
            <w:r w:rsidR="002B7019" w:rsidRPr="00BE1026">
              <w:rPr>
                <w:iCs/>
                <w:sz w:val="18"/>
                <w:szCs w:val="18"/>
                <w:highlight w:val="yellow"/>
                <w:rPrChange w:id="1780" w:author="jonathan pritchard" w:date="2025-10-07T23:01:00Z" w16du:dateUtc="2025-10-07T22:01:00Z">
                  <w:rPr>
                    <w:iCs/>
                    <w:sz w:val="18"/>
                    <w:szCs w:val="18"/>
                  </w:rPr>
                </w:rPrChange>
              </w:rPr>
              <w:t>Update for this cell is missing</w:t>
            </w:r>
          </w:p>
        </w:tc>
      </w:tr>
      <w:tr w:rsidR="00647AF8" w:rsidRPr="00A527F0" w14:paraId="2AE7F6B3" w14:textId="77777777" w:rsidTr="002D7DEE">
        <w:tc>
          <w:tcPr>
            <w:tcW w:w="1200" w:type="dxa"/>
            <w:vAlign w:val="center"/>
          </w:tcPr>
          <w:p w14:paraId="211C1957"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SSE131</w:t>
            </w:r>
          </w:p>
        </w:tc>
        <w:tc>
          <w:tcPr>
            <w:tcW w:w="7759" w:type="dxa"/>
            <w:vAlign w:val="center"/>
          </w:tcPr>
          <w:p w14:paraId="4E04D83A" w14:textId="340051D1" w:rsidR="00647AF8" w:rsidRPr="002D7DEE" w:rsidRDefault="00D9437A" w:rsidP="00637E6A">
            <w:pPr>
              <w:spacing w:before="60" w:after="60" w:line="240" w:lineRule="auto"/>
              <w:rPr>
                <w:iCs/>
                <w:sz w:val="18"/>
                <w:szCs w:val="18"/>
              </w:rPr>
            </w:pPr>
            <w:r w:rsidRPr="002D7DEE">
              <w:rPr>
                <w:iCs/>
                <w:sz w:val="18"/>
                <w:szCs w:val="18"/>
              </w:rPr>
              <w:t>Error: No Feature Cat</w:t>
            </w:r>
            <w:r w:rsidR="00BE49F8" w:rsidRPr="002D7DEE">
              <w:rPr>
                <w:iCs/>
                <w:sz w:val="18"/>
                <w:szCs w:val="18"/>
              </w:rPr>
              <w:t>a</w:t>
            </w:r>
            <w:r w:rsidRPr="002D7DEE">
              <w:rPr>
                <w:iCs/>
                <w:sz w:val="18"/>
                <w:szCs w:val="18"/>
              </w:rPr>
              <w:t xml:space="preserve">logue or Portrayal Catalogue could be found </w:t>
            </w:r>
            <w:r w:rsidR="00953D68">
              <w:rPr>
                <w:iCs/>
                <w:sz w:val="18"/>
                <w:szCs w:val="18"/>
              </w:rPr>
              <w:t>compatible with</w:t>
            </w:r>
            <w:r w:rsidR="00953D68" w:rsidRPr="002D7DEE">
              <w:rPr>
                <w:iCs/>
                <w:sz w:val="18"/>
                <w:szCs w:val="18"/>
              </w:rPr>
              <w:t xml:space="preserve"> </w:t>
            </w:r>
            <w:r w:rsidRPr="002D7DEE">
              <w:rPr>
                <w:iCs/>
                <w:sz w:val="18"/>
                <w:szCs w:val="18"/>
              </w:rPr>
              <w:t>dataset &lt;dataset name&gt;</w:t>
            </w:r>
          </w:p>
        </w:tc>
      </w:tr>
      <w:tr w:rsidR="00647AF8" w:rsidRPr="00A527F0" w14:paraId="2FAF47E6" w14:textId="77777777" w:rsidTr="002D7DEE">
        <w:tc>
          <w:tcPr>
            <w:tcW w:w="1200" w:type="dxa"/>
            <w:vAlign w:val="center"/>
          </w:tcPr>
          <w:p w14:paraId="72214CC5"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SSE132</w:t>
            </w:r>
          </w:p>
        </w:tc>
        <w:tc>
          <w:tcPr>
            <w:tcW w:w="7759" w:type="dxa"/>
            <w:vAlign w:val="center"/>
          </w:tcPr>
          <w:p w14:paraId="028B28F7" w14:textId="77777777" w:rsidR="00647AF8" w:rsidRPr="002D7DEE" w:rsidRDefault="00647AF8" w:rsidP="00637E6A">
            <w:pPr>
              <w:spacing w:before="60" w:after="60" w:line="240" w:lineRule="auto"/>
              <w:rPr>
                <w:iCs/>
                <w:sz w:val="18"/>
                <w:szCs w:val="18"/>
              </w:rPr>
            </w:pPr>
            <w:r w:rsidRPr="002D7DEE">
              <w:rPr>
                <w:iCs/>
                <w:sz w:val="18"/>
                <w:szCs w:val="18"/>
              </w:rPr>
              <w:t xml:space="preserve">Signature Path </w:t>
            </w:r>
            <w:proofErr w:type="spellStart"/>
            <w:r w:rsidRPr="002D7DEE">
              <w:rPr>
                <w:iCs/>
                <w:sz w:val="18"/>
                <w:szCs w:val="18"/>
              </w:rPr>
              <w:t>can not</w:t>
            </w:r>
            <w:proofErr w:type="spellEnd"/>
            <w:r w:rsidRPr="002D7DEE">
              <w:rPr>
                <w:iCs/>
                <w:sz w:val="18"/>
                <w:szCs w:val="18"/>
              </w:rPr>
              <w:t xml:space="preserve"> be validated. One or more of the Domain Controller or SA digital certificates is missing or invalid</w:t>
            </w:r>
          </w:p>
        </w:tc>
      </w:tr>
      <w:tr w:rsidR="00647AF8" w:rsidRPr="00A527F0" w14:paraId="44B0AF74" w14:textId="77777777" w:rsidTr="002D7DEE">
        <w:tc>
          <w:tcPr>
            <w:tcW w:w="1200" w:type="dxa"/>
            <w:vAlign w:val="center"/>
          </w:tcPr>
          <w:p w14:paraId="726616E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SSE133</w:t>
            </w:r>
          </w:p>
        </w:tc>
        <w:tc>
          <w:tcPr>
            <w:tcW w:w="7759" w:type="dxa"/>
            <w:vAlign w:val="center"/>
          </w:tcPr>
          <w:p w14:paraId="518A60CE" w14:textId="77777777" w:rsidR="00647AF8" w:rsidRPr="002D7DEE" w:rsidRDefault="00647AF8" w:rsidP="00637E6A">
            <w:pPr>
              <w:spacing w:before="60" w:after="60" w:line="240" w:lineRule="auto"/>
              <w:rPr>
                <w:iCs/>
                <w:sz w:val="18"/>
                <w:szCs w:val="18"/>
              </w:rPr>
            </w:pPr>
            <w:r w:rsidRPr="002D7DEE">
              <w:rPr>
                <w:iCs/>
                <w:sz w:val="18"/>
                <w:szCs w:val="18"/>
              </w:rPr>
              <w:t>Version mismatch between &lt;dataset&gt; and &lt;catalogue&gt;. Only &lt;catalogue version&gt; is supported for data of this type (&lt;product&gt;)</w:t>
            </w:r>
          </w:p>
        </w:tc>
      </w:tr>
      <w:tr w:rsidR="00647AF8" w:rsidRPr="00A527F0" w14:paraId="021D9CA0" w14:textId="77777777" w:rsidTr="002D7DEE">
        <w:tc>
          <w:tcPr>
            <w:tcW w:w="1200" w:type="dxa"/>
            <w:vAlign w:val="center"/>
          </w:tcPr>
          <w:p w14:paraId="4947CF34"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SSE134</w:t>
            </w:r>
          </w:p>
        </w:tc>
        <w:tc>
          <w:tcPr>
            <w:tcW w:w="7759" w:type="dxa"/>
            <w:vAlign w:val="center"/>
          </w:tcPr>
          <w:p w14:paraId="62E4E477" w14:textId="77777777" w:rsidR="00647AF8" w:rsidRPr="002D7DEE" w:rsidRDefault="00647AF8" w:rsidP="00637E6A">
            <w:pPr>
              <w:spacing w:before="60" w:after="60" w:line="240" w:lineRule="auto"/>
              <w:rPr>
                <w:iCs/>
                <w:sz w:val="18"/>
                <w:szCs w:val="18"/>
              </w:rPr>
            </w:pPr>
            <w:r w:rsidRPr="002D7DEE">
              <w:rPr>
                <w:iCs/>
                <w:sz w:val="18"/>
                <w:szCs w:val="18"/>
              </w:rPr>
              <w:t>This Exchange Set is not authenticated by the IHO acting as the Scheme Administrator</w:t>
            </w:r>
          </w:p>
        </w:tc>
      </w:tr>
      <w:tr w:rsidR="00647AF8" w:rsidRPr="00A527F0" w14:paraId="33A3C719" w14:textId="77777777" w:rsidTr="002D7DEE">
        <w:tc>
          <w:tcPr>
            <w:tcW w:w="1200" w:type="dxa"/>
            <w:vAlign w:val="center"/>
          </w:tcPr>
          <w:p w14:paraId="450E4F1C" w14:textId="77777777" w:rsidR="00647AF8" w:rsidRPr="00A527F0" w:rsidRDefault="00647AF8" w:rsidP="00637E6A">
            <w:pPr>
              <w:spacing w:before="60" w:after="60" w:line="240" w:lineRule="auto"/>
              <w:rPr>
                <w:rFonts w:eastAsia="Times New Roman" w:cs="Arial"/>
                <w:b/>
                <w:sz w:val="18"/>
                <w:szCs w:val="18"/>
              </w:rPr>
            </w:pPr>
            <w:r w:rsidRPr="00A527F0">
              <w:rPr>
                <w:rFonts w:eastAsia="Times New Roman" w:cs="Arial"/>
                <w:b/>
                <w:sz w:val="18"/>
                <w:szCs w:val="18"/>
              </w:rPr>
              <w:t>SSE135</w:t>
            </w:r>
          </w:p>
        </w:tc>
        <w:tc>
          <w:tcPr>
            <w:tcW w:w="7759" w:type="dxa"/>
            <w:vAlign w:val="center"/>
          </w:tcPr>
          <w:p w14:paraId="50FDCCB9" w14:textId="77777777" w:rsidR="00647AF8" w:rsidRPr="002D7DEE" w:rsidRDefault="00647AF8" w:rsidP="00637E6A">
            <w:pPr>
              <w:spacing w:before="60" w:after="60" w:line="240" w:lineRule="auto"/>
              <w:rPr>
                <w:iCs/>
                <w:sz w:val="18"/>
                <w:szCs w:val="18"/>
              </w:rPr>
            </w:pPr>
            <w:r w:rsidRPr="002D7DEE">
              <w:rPr>
                <w:iCs/>
                <w:sz w:val="18"/>
                <w:szCs w:val="18"/>
              </w:rPr>
              <w:t>This Permit file is not authenticated by the IHO acting as the Scheme Administrator</w:t>
            </w:r>
          </w:p>
        </w:tc>
      </w:tr>
    </w:tbl>
    <w:p w14:paraId="7B9218F0" w14:textId="0B4F9BB1" w:rsidR="00647AF8" w:rsidRDefault="00331A1D" w:rsidP="002B7019">
      <w:pPr>
        <w:pStyle w:val="Caption"/>
        <w:spacing w:after="120" w:line="240" w:lineRule="auto"/>
        <w:jc w:val="center"/>
      </w:pPr>
      <w:r w:rsidRPr="00A527F0">
        <w:t xml:space="preserve">Table </w:t>
      </w:r>
      <w:r w:rsidR="000849E6">
        <w:t>B-</w:t>
      </w:r>
      <w:r w:rsidRPr="00A527F0">
        <w:t>1 - Error codes and messages</w:t>
      </w:r>
    </w:p>
    <w:p w14:paraId="5B04976A" w14:textId="4DF4A29C" w:rsidR="00CC4796" w:rsidRPr="00CC4796" w:rsidRDefault="00CC4796" w:rsidP="002D7DEE">
      <w:pPr>
        <w:pStyle w:val="Heading2"/>
        <w:numPr>
          <w:ilvl w:val="0"/>
          <w:numId w:val="169"/>
        </w:numPr>
        <w:ind w:left="357" w:hanging="357"/>
      </w:pPr>
      <w:bookmarkStart w:id="1781" w:name="_Toc194067227"/>
      <w:r>
        <w:t>Error code descriptions.</w:t>
      </w:r>
      <w:bookmarkEnd w:id="1781"/>
    </w:p>
    <w:p w14:paraId="2ED3B815"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101</w:t>
      </w:r>
      <w:r w:rsidRPr="00A527F0">
        <w:rPr>
          <w:rFonts w:eastAsia="Times New Roman" w:cs="Arial"/>
        </w:rPr>
        <w:t xml:space="preserve"> must be returned when a </w:t>
      </w:r>
      <w:proofErr w:type="spellStart"/>
      <w:r w:rsidRPr="00A527F0">
        <w:rPr>
          <w:rFonts w:eastAsia="Times New Roman" w:cs="Arial"/>
        </w:rPr>
        <w:t>self signed</w:t>
      </w:r>
      <w:proofErr w:type="spellEnd"/>
      <w:r w:rsidRPr="00A527F0">
        <w:rPr>
          <w:rFonts w:eastAsia="Times New Roman" w:cs="Arial"/>
        </w:rPr>
        <w:t xml:space="preserve">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102 </w:t>
      </w:r>
      <w:r w:rsidR="00264905">
        <w:rPr>
          <w:rFonts w:eastAsia="Times New Roman" w:cs="Arial"/>
        </w:rPr>
        <w:t>is</w:t>
      </w:r>
      <w:r w:rsidRPr="00A527F0">
        <w:rPr>
          <w:rFonts w:eastAsia="Times New Roman" w:cs="Arial"/>
        </w:rPr>
        <w:t xml:space="preserve"> returned if the SSK is wrongly formatted or if mandatory elements are missing. SA and data servers must complete this check.</w:t>
      </w:r>
    </w:p>
    <w:p w14:paraId="0965A259" w14:textId="010BBA63" w:rsidR="00647AF8" w:rsidRPr="00A527F0" w:rsidRDefault="00647AF8" w:rsidP="002B7019">
      <w:pPr>
        <w:spacing w:after="120" w:line="240" w:lineRule="auto"/>
        <w:jc w:val="both"/>
        <w:rPr>
          <w:rFonts w:eastAsia="Times New Roman" w:cs="Arial"/>
          <w:lang w:eastAsia="en-GB"/>
        </w:rPr>
      </w:pPr>
      <w:r w:rsidRPr="00A527F0">
        <w:rPr>
          <w:rFonts w:eastAsia="Times New Roman" w:cs="Arial"/>
          <w:b/>
          <w:iCs/>
          <w:lang w:eastAsia="en-GB"/>
        </w:rPr>
        <w:t>SSE 103</w:t>
      </w:r>
      <w:r w:rsidRPr="00A527F0">
        <w:rPr>
          <w:rFonts w:eastAsia="Times New Roman" w:cs="Arial"/>
          <w:iCs/>
          <w:lang w:eastAsia="en-GB"/>
        </w:rPr>
        <w:t xml:space="preserve"> </w:t>
      </w:r>
      <w:r w:rsidR="00264905">
        <w:rPr>
          <w:rFonts w:eastAsia="Times New Roman" w:cs="Arial"/>
          <w:iCs/>
          <w:lang w:eastAsia="en-GB"/>
        </w:rPr>
        <w:t>is</w:t>
      </w:r>
      <w:r w:rsidRPr="00A527F0">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104</w:t>
      </w:r>
      <w:r w:rsidRPr="00A527F0">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105</w:t>
      </w:r>
      <w:r w:rsidRPr="00A527F0">
        <w:rPr>
          <w:rFonts w:eastAsia="Times New Roman" w:cs="Arial"/>
        </w:rPr>
        <w:t xml:space="preserve"> must be returned if there is no SA certificate installed on the data client.</w:t>
      </w:r>
    </w:p>
    <w:p w14:paraId="0772480B" w14:textId="77777777" w:rsidR="00647AF8" w:rsidRPr="00A527F0" w:rsidRDefault="00647AF8" w:rsidP="002B7019">
      <w:pPr>
        <w:spacing w:after="60" w:line="240" w:lineRule="auto"/>
        <w:jc w:val="both"/>
        <w:rPr>
          <w:rFonts w:eastAsia="Times New Roman" w:cs="Arial"/>
        </w:rPr>
      </w:pPr>
      <w:r w:rsidRPr="00A527F0">
        <w:rPr>
          <w:rFonts w:eastAsia="Times New Roman" w:cs="Arial"/>
          <w:b/>
        </w:rPr>
        <w:t>SSE 106</w:t>
      </w:r>
      <w:r w:rsidRPr="00A527F0">
        <w:rPr>
          <w:rFonts w:eastAsia="Times New Roman" w:cs="Arial"/>
        </w:rPr>
        <w:t xml:space="preserve"> must be returned if the SA digital certificate (public key) does not validate against the following: </w:t>
      </w:r>
    </w:p>
    <w:p w14:paraId="01D24099" w14:textId="77777777" w:rsidR="00647AF8" w:rsidRPr="00A527F0" w:rsidRDefault="00647AF8" w:rsidP="00AE2737">
      <w:pPr>
        <w:pStyle w:val="ListParagraph"/>
        <w:numPr>
          <w:ilvl w:val="0"/>
          <w:numId w:val="70"/>
        </w:numPr>
        <w:spacing w:after="60" w:line="240" w:lineRule="auto"/>
        <w:ind w:hanging="294"/>
        <w:jc w:val="both"/>
        <w:rPr>
          <w:rFonts w:eastAsia="Times New Roman" w:cs="Arial"/>
        </w:rPr>
      </w:pPr>
      <w:r w:rsidRPr="00A527F0">
        <w:rPr>
          <w:rFonts w:eastAsia="Times New Roman" w:cs="Arial"/>
        </w:rPr>
        <w:t>SA digital certificate will not validate against the SA public key.</w:t>
      </w:r>
    </w:p>
    <w:p w14:paraId="7A04D451" w14:textId="77777777" w:rsidR="00647AF8" w:rsidRPr="00A527F0" w:rsidRDefault="00647AF8" w:rsidP="00AE2737">
      <w:pPr>
        <w:pStyle w:val="ListParagraph"/>
        <w:numPr>
          <w:ilvl w:val="0"/>
          <w:numId w:val="70"/>
        </w:numPr>
        <w:spacing w:after="120" w:line="240" w:lineRule="auto"/>
        <w:ind w:hanging="294"/>
        <w:jc w:val="both"/>
        <w:rPr>
          <w:rFonts w:eastAsia="Times New Roman" w:cs="Arial"/>
        </w:rPr>
      </w:pPr>
      <w:r w:rsidRPr="00A527F0">
        <w:rPr>
          <w:rFonts w:eastAsia="Times New Roman" w:cs="Arial"/>
        </w:rPr>
        <w:t>One or more of the Domain Controller certificates do not validate against the SA certificate.</w:t>
      </w:r>
    </w:p>
    <w:p w14:paraId="38401A51" w14:textId="2355665C" w:rsidR="00647AF8" w:rsidRPr="00A527F0" w:rsidRDefault="00647AF8" w:rsidP="002B7019">
      <w:pPr>
        <w:spacing w:after="120" w:line="240" w:lineRule="auto"/>
        <w:jc w:val="both"/>
        <w:rPr>
          <w:rFonts w:eastAsia="Times New Roman" w:cs="Arial"/>
        </w:rPr>
      </w:pPr>
      <w:r w:rsidRPr="00A527F0">
        <w:rPr>
          <w:rFonts w:eastAsia="Times New Roman" w:cs="Arial"/>
          <w:b/>
        </w:rPr>
        <w:t>SSE 107</w:t>
      </w:r>
      <w:r w:rsidRPr="00A527F0">
        <w:rPr>
          <w:rFonts w:eastAsia="Times New Roman" w:cs="Arial"/>
        </w:rPr>
        <w:t xml:space="preserve"> must be returned if the SA signed data server certificate is not available to the data server for checking or is not present in the </w:t>
      </w:r>
      <w:r w:rsidR="002B7019" w:rsidRPr="00A527F0">
        <w:rPr>
          <w:rFonts w:eastAsia="Times New Roman" w:cs="Arial"/>
        </w:rPr>
        <w:t>E</w:t>
      </w:r>
      <w:r w:rsidRPr="00A527F0">
        <w:rPr>
          <w:rFonts w:eastAsia="Times New Roman" w:cs="Arial"/>
        </w:rPr>
        <w:t xml:space="preserve">xchange </w:t>
      </w:r>
      <w:r w:rsidR="002B7019" w:rsidRPr="00A527F0">
        <w:rPr>
          <w:rFonts w:eastAsia="Times New Roman" w:cs="Arial"/>
        </w:rPr>
        <w:t>S</w:t>
      </w:r>
      <w:r w:rsidRPr="00A527F0">
        <w:rPr>
          <w:rFonts w:eastAsia="Times New Roman" w:cs="Arial"/>
        </w:rPr>
        <w:t xml:space="preserve">et </w:t>
      </w:r>
      <w:r w:rsidR="002B7019" w:rsidRPr="00A527F0">
        <w:rPr>
          <w:rFonts w:eastAsia="Times New Roman" w:cs="Arial"/>
        </w:rPr>
        <w:t>C</w:t>
      </w:r>
      <w:r w:rsidRPr="00A527F0">
        <w:rPr>
          <w:rFonts w:eastAsia="Times New Roman" w:cs="Arial"/>
        </w:rPr>
        <w:t>atalogue file when the data client attempts to authenticate it.</w:t>
      </w:r>
    </w:p>
    <w:p w14:paraId="0C25768B"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108</w:t>
      </w:r>
      <w:r w:rsidRPr="00A527F0">
        <w:rPr>
          <w:rFonts w:eastAsia="Times New Roman" w:cs="Arial"/>
        </w:rPr>
        <w:t xml:space="preserve"> must be returned if the SA public key held in the SA digital certificate is wrongly formatted or the certificate file is unreadable.</w:t>
      </w:r>
    </w:p>
    <w:p w14:paraId="2BAFB61B" w14:textId="1B568FC7" w:rsidR="00647AF8" w:rsidRPr="00A527F0" w:rsidRDefault="00647AF8" w:rsidP="002B7019">
      <w:pPr>
        <w:spacing w:after="120" w:line="240" w:lineRule="auto"/>
        <w:jc w:val="both"/>
        <w:rPr>
          <w:rFonts w:eastAsia="Times New Roman" w:cs="Arial"/>
        </w:rPr>
      </w:pPr>
      <w:r w:rsidRPr="00A527F0">
        <w:rPr>
          <w:rFonts w:eastAsia="Times New Roman" w:cs="Arial"/>
          <w:b/>
        </w:rPr>
        <w:t>SSE 109</w:t>
      </w:r>
      <w:r w:rsidRPr="00A527F0">
        <w:rPr>
          <w:rFonts w:eastAsia="Times New Roman" w:cs="Arial"/>
        </w:rPr>
        <w:t xml:space="preserve"> must be returned if any resources (dataset or supplementary file) in the Exchange Set Catalogue do not authenticate against the SA authe</w:t>
      </w:r>
      <w:r w:rsidR="00A120EC" w:rsidRPr="00A527F0">
        <w:rPr>
          <w:rFonts w:eastAsia="Times New Roman" w:cs="Arial"/>
        </w:rPr>
        <w:t>nticated data server public key</w:t>
      </w:r>
      <w:r w:rsidRPr="00A527F0">
        <w:rPr>
          <w:rFonts w:eastAsia="Times New Roman" w:cs="Arial"/>
        </w:rPr>
        <w:t xml:space="preserve"> or Domain Controller authenticated public key contained in the Exchange Set Catalogue metadata.</w:t>
      </w:r>
    </w:p>
    <w:p w14:paraId="3F7E8CCD" w14:textId="679DCC67" w:rsidR="00647AF8" w:rsidRPr="00A527F0" w:rsidRDefault="00647AF8" w:rsidP="002B7019">
      <w:pPr>
        <w:spacing w:after="120" w:line="240" w:lineRule="auto"/>
        <w:jc w:val="both"/>
        <w:rPr>
          <w:rFonts w:eastAsia="Times New Roman" w:cs="Arial"/>
        </w:rPr>
      </w:pPr>
      <w:r w:rsidRPr="00A527F0">
        <w:rPr>
          <w:rFonts w:eastAsia="Times New Roman" w:cs="Arial"/>
          <w:b/>
        </w:rPr>
        <w:t>SSE 110</w:t>
      </w:r>
      <w:r w:rsidRPr="00A527F0">
        <w:rPr>
          <w:rFonts w:eastAsia="Times New Roman" w:cs="Arial"/>
        </w:rPr>
        <w:t xml:space="preserve"> must be returned if there are no dataset permits available for a particular data server corresponding to encrypted data within the </w:t>
      </w:r>
      <w:r w:rsidR="00A120EC" w:rsidRPr="00A527F0">
        <w:rPr>
          <w:rFonts w:eastAsia="Times New Roman" w:cs="Arial"/>
        </w:rPr>
        <w:t>E</w:t>
      </w:r>
      <w:r w:rsidRPr="00A527F0">
        <w:rPr>
          <w:rFonts w:eastAsia="Times New Roman" w:cs="Arial"/>
        </w:rPr>
        <w:t xml:space="preserve">xchange </w:t>
      </w:r>
      <w:r w:rsidR="00A120EC" w:rsidRPr="00A527F0">
        <w:rPr>
          <w:rFonts w:eastAsia="Times New Roman" w:cs="Arial"/>
        </w:rPr>
        <w:t>S</w:t>
      </w:r>
      <w:r w:rsidRPr="00A527F0">
        <w:rPr>
          <w:rFonts w:eastAsia="Times New Roman" w:cs="Arial"/>
        </w:rPr>
        <w:t>et being loaded.</w:t>
      </w:r>
    </w:p>
    <w:p w14:paraId="2BD835AD" w14:textId="6904D5CE" w:rsidR="00647AF8" w:rsidRPr="00A527F0" w:rsidRDefault="00647AF8" w:rsidP="002B7019">
      <w:pPr>
        <w:spacing w:after="120" w:line="240" w:lineRule="auto"/>
        <w:jc w:val="both"/>
        <w:rPr>
          <w:rFonts w:eastAsia="Times New Roman" w:cs="Arial"/>
        </w:rPr>
      </w:pPr>
      <w:r w:rsidRPr="00A527F0">
        <w:rPr>
          <w:rFonts w:eastAsia="Times New Roman" w:cs="Arial"/>
          <w:b/>
        </w:rPr>
        <w:t>SSE 111</w:t>
      </w:r>
      <w:r w:rsidRPr="00A527F0">
        <w:rPr>
          <w:rFonts w:eastAsia="Times New Roman" w:cs="Arial"/>
        </w:rPr>
        <w:t xml:space="preserve"> must be returned if there are no permits installed on the system for a requ</w:t>
      </w:r>
      <w:r w:rsidR="00606130">
        <w:rPr>
          <w:rFonts w:eastAsia="Times New Roman" w:cs="Arial"/>
        </w:rPr>
        <w:t>ested</w:t>
      </w:r>
      <w:r w:rsidRPr="00A527F0">
        <w:rPr>
          <w:rFonts w:eastAsia="Times New Roman" w:cs="Arial"/>
        </w:rPr>
        <w:t xml:space="preserve"> dataset.</w:t>
      </w:r>
      <w:r w:rsidR="00606130">
        <w:rPr>
          <w:rFonts w:eastAsia="Times New Roman" w:cs="Arial"/>
        </w:rPr>
        <w:t xml:space="preserve"> </w:t>
      </w:r>
    </w:p>
    <w:p w14:paraId="7E98E88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113</w:t>
      </w:r>
      <w:r w:rsidRPr="00A527F0">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A527F0" w:rsidRDefault="00647AF8" w:rsidP="002B7019">
      <w:pPr>
        <w:spacing w:after="120" w:line="240" w:lineRule="auto"/>
        <w:jc w:val="both"/>
        <w:rPr>
          <w:rFonts w:eastAsia="Times New Roman" w:cs="Arial"/>
        </w:rPr>
      </w:pPr>
      <w:r w:rsidRPr="00A527F0">
        <w:rPr>
          <w:rFonts w:eastAsia="Times New Roman" w:cs="Arial"/>
          <w:b/>
        </w:rPr>
        <w:t>SSE 114</w:t>
      </w:r>
      <w:r w:rsidRPr="00A527F0">
        <w:rPr>
          <w:rFonts w:eastAsia="Times New Roman" w:cs="Arial"/>
        </w:rPr>
        <w:t xml:space="preserve"> must be returned if the system date does not agree with the date obtained from any alternative, reliable date </w:t>
      </w:r>
      <w:proofErr w:type="gramStart"/>
      <w:r w:rsidRPr="00A527F0">
        <w:rPr>
          <w:rFonts w:eastAsia="Times New Roman" w:cs="Arial"/>
        </w:rPr>
        <w:t>source</w:t>
      </w:r>
      <w:r w:rsidR="00A120EC" w:rsidRPr="00A527F0">
        <w:rPr>
          <w:rFonts w:eastAsia="Times New Roman" w:cs="Arial"/>
        </w:rPr>
        <w:t>;</w:t>
      </w:r>
      <w:proofErr w:type="gramEnd"/>
      <w:r w:rsidR="00A120EC" w:rsidRPr="00A527F0">
        <w:rPr>
          <w:rFonts w:eastAsia="Times New Roman" w:cs="Arial"/>
        </w:rPr>
        <w:t xml:space="preserve"> for example,</w:t>
      </w:r>
      <w:r w:rsidRPr="00A527F0">
        <w:rPr>
          <w:rFonts w:eastAsia="Times New Roman" w:cs="Arial"/>
        </w:rPr>
        <w:t xml:space="preserve"> GPS. [Data Clients]</w:t>
      </w:r>
    </w:p>
    <w:p w14:paraId="505C2646"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lastRenderedPageBreak/>
        <w:t>SSE 115</w:t>
      </w:r>
      <w:r w:rsidRPr="00A527F0">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A527F0" w:rsidRDefault="00647AF8" w:rsidP="002B7019">
      <w:pPr>
        <w:spacing w:after="120" w:line="240" w:lineRule="auto"/>
        <w:jc w:val="both"/>
        <w:rPr>
          <w:rFonts w:eastAsia="Times New Roman" w:cs="Arial"/>
        </w:rPr>
      </w:pPr>
      <w:r w:rsidRPr="00A527F0">
        <w:rPr>
          <w:rFonts w:eastAsia="Times New Roman" w:cs="Arial"/>
          <w:b/>
        </w:rPr>
        <w:t>SSE 117</w:t>
      </w:r>
      <w:r w:rsidRPr="00A527F0">
        <w:rPr>
          <w:rFonts w:eastAsia="Times New Roman" w:cs="Arial"/>
        </w:rPr>
        <w:t xml:space="preserve"> must be returned if the CRC contained in the </w:t>
      </w:r>
      <w:r w:rsidR="00A120EC" w:rsidRPr="00A527F0">
        <w:rPr>
          <w:rFonts w:eastAsia="Times New Roman" w:cs="Arial"/>
        </w:rPr>
        <w:t>U</w:t>
      </w:r>
      <w:r w:rsidRPr="00A527F0">
        <w:rPr>
          <w:rFonts w:eastAsia="Times New Roman" w:cs="Arial"/>
        </w:rPr>
        <w:t>ser</w:t>
      </w:r>
      <w:r w:rsidR="00A120EC" w:rsidRPr="00A527F0">
        <w:rPr>
          <w:rFonts w:eastAsia="Times New Roman" w:cs="Arial"/>
        </w:rPr>
        <w:t xml:space="preserve"> P</w:t>
      </w:r>
      <w:r w:rsidRPr="00A527F0">
        <w:rPr>
          <w:rFonts w:eastAsia="Times New Roman" w:cs="Arial"/>
        </w:rPr>
        <w:t>ermit does not validate against the calculated CRC of the extracted HW_ID. [Data Servers]</w:t>
      </w:r>
    </w:p>
    <w:p w14:paraId="785DEFC0"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118</w:t>
      </w:r>
      <w:r w:rsidRPr="00A527F0">
        <w:rPr>
          <w:rFonts w:eastAsia="Times New Roman" w:cs="Arial"/>
        </w:rPr>
        <w:t xml:space="preserve"> must be returned if the if the decrypted HW_ID extracted from the User Permit is incorrectly formatted. [Data servers]</w:t>
      </w:r>
    </w:p>
    <w:p w14:paraId="5DBE3073"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SSE 120</w:t>
      </w:r>
      <w:r w:rsidRPr="00A527F0">
        <w:rPr>
          <w:rFonts w:eastAsia="Times New Roman" w:cs="Arial"/>
        </w:rPr>
        <w:t xml:space="preserve"> must be returned if the subscription licence is due to expire within 30 days or less.</w:t>
      </w:r>
    </w:p>
    <w:p w14:paraId="4132E1B7" w14:textId="77777777" w:rsidR="00647AF8" w:rsidRPr="00A527F0" w:rsidRDefault="00647AF8" w:rsidP="002B7019">
      <w:pPr>
        <w:spacing w:after="120" w:line="240" w:lineRule="auto"/>
        <w:jc w:val="both"/>
        <w:rPr>
          <w:rFonts w:eastAsia="Times New Roman" w:cs="Arial"/>
        </w:rPr>
      </w:pPr>
      <w:r w:rsidRPr="00A527F0">
        <w:rPr>
          <w:rFonts w:eastAsia="Times New Roman" w:cs="Arial"/>
          <w:b/>
        </w:rPr>
        <w:t xml:space="preserve">SSE 121 </w:t>
      </w:r>
      <w:r w:rsidRPr="00A527F0">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A527F0" w:rsidRDefault="00647AF8" w:rsidP="002B7019">
      <w:pPr>
        <w:spacing w:after="120" w:line="240" w:lineRule="auto"/>
        <w:jc w:val="both"/>
        <w:rPr>
          <w:rFonts w:eastAsia="Times New Roman" w:cs="Arial"/>
        </w:rPr>
      </w:pPr>
      <w:r w:rsidRPr="00A527F0">
        <w:rPr>
          <w:rFonts w:eastAsia="Times New Roman" w:cs="Arial"/>
          <w:b/>
        </w:rPr>
        <w:t>SSE 122</w:t>
      </w:r>
      <w:r w:rsidRPr="00A527F0">
        <w:rPr>
          <w:rFonts w:eastAsia="Times New Roman" w:cs="Arial"/>
        </w:rPr>
        <w:t xml:space="preserve"> must be returned if the SA Digital Certificate or any of the intermediate Domain Controller Certificates have expired</w:t>
      </w:r>
      <w:r w:rsidR="001A6CA4">
        <w:rPr>
          <w:rFonts w:eastAsia="Times New Roman" w:cs="Arial"/>
        </w:rPr>
        <w:t>.</w:t>
      </w:r>
      <w:r w:rsidR="008972A2">
        <w:rPr>
          <w:rFonts w:eastAsia="Times New Roman" w:cs="Arial"/>
        </w:rPr>
        <w:t xml:space="preserve"> </w:t>
      </w:r>
      <w:r w:rsidR="001A6CA4">
        <w:rPr>
          <w:rFonts w:eastAsia="Times New Roman" w:cs="Arial"/>
        </w:rPr>
        <w:t>“</w:t>
      </w:r>
      <w:r w:rsidRPr="00A527F0">
        <w:rPr>
          <w:rFonts w:eastAsia="Times New Roman" w:cs="Arial"/>
        </w:rPr>
        <w:t>Expired</w:t>
      </w:r>
      <w:r w:rsidR="001A6CA4">
        <w:rPr>
          <w:rFonts w:eastAsia="Times New Roman" w:cs="Arial"/>
        </w:rPr>
        <w:t>”</w:t>
      </w:r>
      <w:r w:rsidRPr="00A527F0">
        <w:rPr>
          <w:rFonts w:eastAsia="Times New Roman" w:cs="Arial"/>
        </w:rPr>
        <w:t xml:space="preserve"> is when the X.509 </w:t>
      </w:r>
      <w:r w:rsidRPr="00A527F0">
        <w:rPr>
          <w:rFonts w:eastAsia="Times New Roman" w:cs="Arial"/>
          <w:b/>
          <w:i/>
        </w:rPr>
        <w:t>“Valid to”</w:t>
      </w:r>
      <w:r w:rsidRPr="00A527F0">
        <w:rPr>
          <w:rFonts w:eastAsia="Times New Roman" w:cs="Arial"/>
        </w:rPr>
        <w:t xml:space="preserve"> date in the certificate is older than the validated system date.</w:t>
      </w:r>
    </w:p>
    <w:p w14:paraId="6263B2E4" w14:textId="0D94AD32" w:rsidR="00647AF8" w:rsidRPr="00A527F0" w:rsidRDefault="00647AF8" w:rsidP="002B7019">
      <w:pPr>
        <w:spacing w:after="120" w:line="240" w:lineRule="auto"/>
        <w:jc w:val="both"/>
        <w:rPr>
          <w:rFonts w:eastAsia="Times New Roman" w:cs="Arial"/>
        </w:rPr>
      </w:pPr>
      <w:r w:rsidRPr="00A527F0">
        <w:rPr>
          <w:rFonts w:eastAsia="Times New Roman" w:cs="Arial"/>
          <w:b/>
        </w:rPr>
        <w:t>SSE 123</w:t>
      </w:r>
      <w:r w:rsidRPr="00A527F0">
        <w:rPr>
          <w:rFonts w:eastAsia="Times New Roman" w:cs="Arial"/>
        </w:rPr>
        <w:t xml:space="preserve"> must be returned if a dataset update being imported is not sequential with the latest update already contained in the </w:t>
      </w:r>
      <w:r w:rsidR="003B11C8" w:rsidRPr="00A527F0">
        <w:rPr>
          <w:rFonts w:eastAsia="Times New Roman" w:cs="Arial"/>
        </w:rPr>
        <w:t xml:space="preserve">ENDS/System Database </w:t>
      </w:r>
      <w:r w:rsidRPr="00A527F0">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A527F0" w:rsidRDefault="00647AF8" w:rsidP="002B7019">
      <w:pPr>
        <w:spacing w:after="120" w:line="240" w:lineRule="auto"/>
        <w:jc w:val="both"/>
        <w:rPr>
          <w:rFonts w:eastAsia="Times New Roman" w:cs="Arial"/>
          <w:color w:val="000000"/>
        </w:rPr>
      </w:pPr>
      <w:r w:rsidRPr="00A527F0">
        <w:rPr>
          <w:rFonts w:eastAsia="Times New Roman" w:cs="Arial"/>
          <w:b/>
          <w:color w:val="000000"/>
        </w:rPr>
        <w:t xml:space="preserve">SSE 125 </w:t>
      </w:r>
      <w:r w:rsidRPr="00A527F0">
        <w:rPr>
          <w:rFonts w:eastAsia="Times New Roman" w:cs="Arial"/>
          <w:color w:val="000000"/>
        </w:rPr>
        <w:t xml:space="preserve">must be returned if the stored permit for any given </w:t>
      </w:r>
      <w:r w:rsidR="002D65F8" w:rsidRPr="00A527F0">
        <w:rPr>
          <w:rFonts w:eastAsia="Times New Roman" w:cs="Arial"/>
          <w:color w:val="000000"/>
        </w:rPr>
        <w:t>dataset</w:t>
      </w:r>
      <w:r w:rsidRPr="00A527F0">
        <w:rPr>
          <w:rFonts w:eastAsia="Times New Roman" w:cs="Arial"/>
          <w:color w:val="000000"/>
        </w:rPr>
        <w:t xml:space="preserve"> has expired. It should be possible to view the </w:t>
      </w:r>
      <w:proofErr w:type="gramStart"/>
      <w:r w:rsidR="002D65F8" w:rsidRPr="00A527F0">
        <w:rPr>
          <w:rFonts w:eastAsia="Times New Roman" w:cs="Arial"/>
          <w:color w:val="000000"/>
        </w:rPr>
        <w:t>dataset</w:t>
      </w:r>
      <w:proofErr w:type="gramEnd"/>
      <w:r w:rsidR="002D65F8" w:rsidRPr="00A527F0">
        <w:rPr>
          <w:rFonts w:eastAsia="Times New Roman" w:cs="Arial"/>
          <w:color w:val="000000"/>
        </w:rPr>
        <w:t xml:space="preserve"> </w:t>
      </w:r>
      <w:r w:rsidRPr="00A527F0">
        <w:rPr>
          <w:rFonts w:eastAsia="Times New Roman" w:cs="Arial"/>
          <w:color w:val="000000"/>
        </w:rPr>
        <w:t>but a permanent warning message must be displayed informing the user</w:t>
      </w:r>
      <w:r w:rsidR="00A120EC" w:rsidRPr="00A527F0">
        <w:rPr>
          <w:rFonts w:eastAsia="Times New Roman" w:cs="Arial"/>
          <w:color w:val="000000"/>
        </w:rPr>
        <w:t>; for example,</w:t>
      </w:r>
      <w:r w:rsidRPr="00A527F0">
        <w:rPr>
          <w:rFonts w:eastAsia="Times New Roman" w:cs="Arial"/>
          <w:color w:val="000000"/>
        </w:rPr>
        <w:t xml:space="preserve"> </w:t>
      </w:r>
      <w:r w:rsidRPr="00B812CA">
        <w:rPr>
          <w:rFonts w:cs="Arial"/>
          <w:i/>
        </w:rPr>
        <w:t xml:space="preserve">“The permit for </w:t>
      </w:r>
      <w:r w:rsidR="002D65F8" w:rsidRPr="00B812CA">
        <w:rPr>
          <w:rFonts w:cs="Arial"/>
          <w:i/>
        </w:rPr>
        <w:t>dataset &lt;</w:t>
      </w:r>
      <w:r w:rsidRPr="00B812CA">
        <w:rPr>
          <w:rFonts w:cs="Arial"/>
          <w:i/>
        </w:rPr>
        <w:t xml:space="preserve">name&gt; has expired. This </w:t>
      </w:r>
      <w:proofErr w:type="gramStart"/>
      <w:r w:rsidR="002D65F8" w:rsidRPr="00B812CA">
        <w:rPr>
          <w:rFonts w:cs="Arial"/>
          <w:i/>
        </w:rPr>
        <w:t xml:space="preserve">dataset </w:t>
      </w:r>
      <w:r w:rsidRPr="00B812CA">
        <w:rPr>
          <w:rFonts w:cs="Arial"/>
          <w:i/>
        </w:rPr>
        <w:t xml:space="preserve"> may</w:t>
      </w:r>
      <w:proofErr w:type="gramEnd"/>
      <w:r w:rsidRPr="00B812CA">
        <w:rPr>
          <w:rFonts w:cs="Arial"/>
          <w:i/>
        </w:rPr>
        <w:t xml:space="preserve"> be out of date and </w:t>
      </w:r>
      <w:r w:rsidRPr="00B812CA">
        <w:rPr>
          <w:rFonts w:cs="Arial"/>
          <w:bCs/>
          <w:i/>
        </w:rPr>
        <w:t>MUST NOT</w:t>
      </w:r>
      <w:r w:rsidRPr="00B812CA">
        <w:rPr>
          <w:rFonts w:cs="Arial"/>
          <w:i/>
        </w:rPr>
        <w:t xml:space="preserve"> be used for Primary </w:t>
      </w:r>
      <w:r w:rsidRPr="00B812CA">
        <w:rPr>
          <w:rFonts w:cs="Arial"/>
          <w:bCs/>
          <w:i/>
        </w:rPr>
        <w:t>NAVIGATION”.</w:t>
      </w:r>
    </w:p>
    <w:p w14:paraId="2055FF68" w14:textId="7D6C0ECB" w:rsidR="00647AF8" w:rsidRPr="00A527F0" w:rsidRDefault="00647AF8" w:rsidP="002B7019">
      <w:pPr>
        <w:spacing w:after="120" w:line="240" w:lineRule="auto"/>
        <w:jc w:val="both"/>
        <w:rPr>
          <w:rFonts w:eastAsia="Times New Roman" w:cs="Arial"/>
        </w:rPr>
      </w:pPr>
      <w:r w:rsidRPr="00A527F0">
        <w:rPr>
          <w:rFonts w:eastAsia="Times New Roman" w:cs="Arial"/>
          <w:b/>
        </w:rPr>
        <w:t>SSE 126</w:t>
      </w:r>
      <w:r w:rsidRPr="00A527F0">
        <w:rPr>
          <w:rFonts w:eastAsia="Times New Roman" w:cs="Arial"/>
        </w:rPr>
        <w:t xml:space="preserve"> must be returned if a signed resource (dataset, catalogue or permit) in an </w:t>
      </w:r>
      <w:r w:rsidR="00A65DDD" w:rsidRPr="00A527F0">
        <w:rPr>
          <w:rFonts w:eastAsia="Times New Roman" w:cs="Arial"/>
        </w:rPr>
        <w:t>E</w:t>
      </w:r>
      <w:r w:rsidRPr="00A527F0">
        <w:rPr>
          <w:rFonts w:eastAsia="Times New Roman" w:cs="Arial"/>
        </w:rPr>
        <w:t xml:space="preserve">xchange </w:t>
      </w:r>
      <w:r w:rsidR="00A65DDD" w:rsidRPr="00A527F0">
        <w:rPr>
          <w:rFonts w:eastAsia="Times New Roman" w:cs="Arial"/>
        </w:rPr>
        <w:t>S</w:t>
      </w:r>
      <w:r w:rsidRPr="00A527F0">
        <w:rPr>
          <w:rFonts w:eastAsia="Times New Roman" w:cs="Arial"/>
        </w:rPr>
        <w:t>et is authenticate</w:t>
      </w:r>
      <w:r w:rsidR="00A65DDD" w:rsidRPr="00A527F0">
        <w:rPr>
          <w:rFonts w:eastAsia="Times New Roman" w:cs="Arial"/>
        </w:rPr>
        <w:t>d</w:t>
      </w:r>
      <w:r w:rsidRPr="00A527F0">
        <w:rPr>
          <w:rFonts w:eastAsia="Times New Roman" w:cs="Arial"/>
        </w:rPr>
        <w:t xml:space="preserve"> against a certificate or public key file stored on the Data Client other than the one provided by the SA. In a chain of digital </w:t>
      </w:r>
      <w:proofErr w:type="gramStart"/>
      <w:r w:rsidRPr="00A527F0">
        <w:rPr>
          <w:rFonts w:eastAsia="Times New Roman" w:cs="Arial"/>
        </w:rPr>
        <w:t>signatures</w:t>
      </w:r>
      <w:proofErr w:type="gramEnd"/>
      <w:r w:rsidRPr="00A527F0">
        <w:rPr>
          <w:rFonts w:eastAsia="Times New Roman" w:cs="Arial"/>
        </w:rPr>
        <w:t xml:space="preserve"> the root certificate must be the SA certificate.</w:t>
      </w:r>
    </w:p>
    <w:p w14:paraId="1DE64547" w14:textId="027B5A9C" w:rsidR="00647AF8" w:rsidRPr="00B812CA" w:rsidRDefault="00647AF8" w:rsidP="002B7019">
      <w:pPr>
        <w:spacing w:after="120" w:line="240" w:lineRule="auto"/>
        <w:jc w:val="both"/>
        <w:rPr>
          <w:rFonts w:cs="Arial"/>
          <w:iCs/>
        </w:rPr>
      </w:pPr>
      <w:r w:rsidRPr="00B812CA">
        <w:rPr>
          <w:rFonts w:cs="Arial"/>
          <w:b/>
          <w:bCs/>
          <w:iCs/>
        </w:rPr>
        <w:t xml:space="preserve">SSE 128 </w:t>
      </w:r>
      <w:r w:rsidRPr="00B812CA">
        <w:rPr>
          <w:rFonts w:cs="Arial"/>
          <w:iCs/>
        </w:rPr>
        <w:t xml:space="preserve">must be returned if one or more dataset resources (datasets, catalogues or permits) could not be loaded because the contents could not be validated according to the versions of the (XML) </w:t>
      </w:r>
      <w:r w:rsidR="00A65DDD" w:rsidRPr="00B812CA">
        <w:rPr>
          <w:rFonts w:cs="Arial"/>
          <w:iCs/>
        </w:rPr>
        <w:t>S</w:t>
      </w:r>
      <w:r w:rsidRPr="00B812CA">
        <w:rPr>
          <w:rFonts w:cs="Arial"/>
          <w:iCs/>
        </w:rPr>
        <w:t>chemas installed on the system. Only conformant content may be loaded onto any S-100 system.</w:t>
      </w:r>
    </w:p>
    <w:p w14:paraId="63B6BD02" w14:textId="23605233" w:rsidR="00647AF8" w:rsidRPr="00B812CA" w:rsidRDefault="00647AF8" w:rsidP="002B7019">
      <w:pPr>
        <w:spacing w:after="120" w:line="240" w:lineRule="auto"/>
        <w:jc w:val="both"/>
        <w:rPr>
          <w:rFonts w:cs="Arial"/>
          <w:iCs/>
        </w:rPr>
      </w:pPr>
      <w:r w:rsidRPr="00B812CA">
        <w:rPr>
          <w:rFonts w:cs="Arial"/>
          <w:b/>
          <w:bCs/>
          <w:iCs/>
        </w:rPr>
        <w:t xml:space="preserve">SSE 129 </w:t>
      </w:r>
      <w:r w:rsidRPr="00B812CA">
        <w:rPr>
          <w:rFonts w:cs="Arial"/>
          <w:iCs/>
        </w:rPr>
        <w:t xml:space="preserve">must be returned if the </w:t>
      </w:r>
      <w:r w:rsidR="00A65DDD" w:rsidRPr="00B812CA">
        <w:rPr>
          <w:rFonts w:cs="Arial"/>
          <w:iCs/>
        </w:rPr>
        <w:t>C</w:t>
      </w:r>
      <w:r w:rsidRPr="00B812CA">
        <w:rPr>
          <w:rFonts w:cs="Arial"/>
          <w:iCs/>
        </w:rPr>
        <w:t>atalogue to be installed (</w:t>
      </w:r>
      <w:r w:rsidR="00A65DDD" w:rsidRPr="00B812CA">
        <w:rPr>
          <w:rFonts w:cs="Arial"/>
          <w:iCs/>
        </w:rPr>
        <w:t>F</w:t>
      </w:r>
      <w:r w:rsidRPr="00B812CA">
        <w:rPr>
          <w:rFonts w:cs="Arial"/>
          <w:iCs/>
        </w:rPr>
        <w:t>eature</w:t>
      </w:r>
      <w:r w:rsidR="00EC03D1">
        <w:rPr>
          <w:rFonts w:cs="Arial"/>
          <w:iCs/>
        </w:rPr>
        <w:t xml:space="preserve"> or</w:t>
      </w:r>
      <w:r w:rsidRPr="00B812CA">
        <w:rPr>
          <w:rFonts w:cs="Arial"/>
          <w:iCs/>
        </w:rPr>
        <w:t xml:space="preserve"> </w:t>
      </w:r>
      <w:r w:rsidR="00A65DDD" w:rsidRPr="00B812CA">
        <w:rPr>
          <w:rFonts w:cs="Arial"/>
          <w:iCs/>
        </w:rPr>
        <w:t>P</w:t>
      </w:r>
      <w:r w:rsidRPr="00B812CA">
        <w:rPr>
          <w:rFonts w:cs="Arial"/>
          <w:iCs/>
        </w:rPr>
        <w:t xml:space="preserve">ortrayal) has not been directly authenticated by the Scheme </w:t>
      </w:r>
      <w:proofErr w:type="spellStart"/>
      <w:r w:rsidRPr="00B812CA">
        <w:rPr>
          <w:rFonts w:cs="Arial"/>
          <w:iCs/>
        </w:rPr>
        <w:t>Adminstrator</w:t>
      </w:r>
      <w:proofErr w:type="spellEnd"/>
      <w:r w:rsidR="00953D68">
        <w:rPr>
          <w:rFonts w:cs="Arial"/>
          <w:iCs/>
        </w:rPr>
        <w:t xml:space="preserve"> (as identified </w:t>
      </w:r>
      <w:r w:rsidR="00953D68" w:rsidRPr="00DF6704">
        <w:rPr>
          <w:rFonts w:cs="Arial"/>
          <w:iCs/>
        </w:rPr>
        <w:t xml:space="preserve">according to section </w:t>
      </w:r>
      <w:r w:rsidR="00DF6704" w:rsidRPr="00DF6704">
        <w:rPr>
          <w:rFonts w:cs="Arial"/>
          <w:iCs/>
        </w:rPr>
        <w:t>9.1</w:t>
      </w:r>
      <w:r w:rsidR="00953D68" w:rsidRPr="00DF6704">
        <w:rPr>
          <w:rFonts w:cs="Arial"/>
          <w:iCs/>
        </w:rPr>
        <w:t>)</w:t>
      </w:r>
      <w:r w:rsidRPr="00DF6704">
        <w:rPr>
          <w:rFonts w:cs="Arial"/>
          <w:iCs/>
        </w:rPr>
        <w:t>.</w:t>
      </w:r>
    </w:p>
    <w:p w14:paraId="6849B375" w14:textId="27CFD713" w:rsidR="00647AF8" w:rsidRPr="00B812CA" w:rsidRDefault="00647AF8" w:rsidP="002B7019">
      <w:pPr>
        <w:spacing w:after="120" w:line="240" w:lineRule="auto"/>
        <w:jc w:val="both"/>
        <w:rPr>
          <w:rFonts w:cs="Arial"/>
          <w:iCs/>
        </w:rPr>
      </w:pPr>
      <w:r w:rsidRPr="00B812CA">
        <w:rPr>
          <w:rFonts w:cs="Arial"/>
          <w:b/>
          <w:bCs/>
          <w:iCs/>
        </w:rPr>
        <w:t xml:space="preserve">SSE 131 </w:t>
      </w:r>
      <w:r w:rsidRPr="00B812CA">
        <w:rPr>
          <w:rFonts w:cs="Arial"/>
          <w:iCs/>
        </w:rPr>
        <w:t xml:space="preserve">must be returned if </w:t>
      </w:r>
      <w:r w:rsidR="00795A25" w:rsidRPr="00B812CA">
        <w:rPr>
          <w:rFonts w:cs="Arial"/>
          <w:iCs/>
        </w:rPr>
        <w:t xml:space="preserve">a dataset has no </w:t>
      </w:r>
      <w:r w:rsidR="00A65DDD" w:rsidRPr="00B812CA">
        <w:rPr>
          <w:rFonts w:cs="Arial"/>
          <w:iCs/>
        </w:rPr>
        <w:t>F</w:t>
      </w:r>
      <w:r w:rsidR="00795A25" w:rsidRPr="00B812CA">
        <w:rPr>
          <w:rFonts w:cs="Arial"/>
          <w:iCs/>
        </w:rPr>
        <w:t xml:space="preserve">eature </w:t>
      </w:r>
      <w:r w:rsidR="00A65DDD" w:rsidRPr="00B812CA">
        <w:rPr>
          <w:rFonts w:cs="Arial"/>
          <w:iCs/>
        </w:rPr>
        <w:t>C</w:t>
      </w:r>
      <w:r w:rsidR="00795A25" w:rsidRPr="00B812CA">
        <w:rPr>
          <w:rFonts w:cs="Arial"/>
          <w:iCs/>
        </w:rPr>
        <w:t xml:space="preserve">atalogue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 installed.</w:t>
      </w:r>
    </w:p>
    <w:p w14:paraId="53D0374E" w14:textId="00B4E646" w:rsidR="00647AF8" w:rsidRPr="00B812CA" w:rsidRDefault="00647AF8" w:rsidP="002B7019">
      <w:pPr>
        <w:spacing w:after="120" w:line="240" w:lineRule="auto"/>
        <w:jc w:val="both"/>
        <w:rPr>
          <w:rFonts w:cs="Arial"/>
          <w:iCs/>
        </w:rPr>
      </w:pPr>
      <w:r w:rsidRPr="00B812CA">
        <w:rPr>
          <w:rFonts w:cs="Arial"/>
          <w:b/>
          <w:bCs/>
          <w:iCs/>
        </w:rPr>
        <w:t xml:space="preserve">SSE 132 </w:t>
      </w:r>
      <w:r w:rsidRPr="00B812CA">
        <w:rPr>
          <w:rFonts w:cs="Arial"/>
          <w:iCs/>
        </w:rPr>
        <w:t>must be returned if a</w:t>
      </w:r>
      <w:r w:rsidR="00D20D49">
        <w:rPr>
          <w:rFonts w:cs="Arial"/>
          <w:iCs/>
        </w:rPr>
        <w:t>ny</w:t>
      </w:r>
      <w:r w:rsidRPr="00B812CA">
        <w:rPr>
          <w:rFonts w:cs="Arial"/>
          <w:iCs/>
        </w:rPr>
        <w:t xml:space="preserve"> </w:t>
      </w:r>
      <w:proofErr w:type="spellStart"/>
      <w:r w:rsidRPr="00B812CA">
        <w:rPr>
          <w:rFonts w:cs="Arial"/>
          <w:iCs/>
        </w:rPr>
        <w:t>digitalSignatureValue</w:t>
      </w:r>
      <w:proofErr w:type="spellEnd"/>
      <w:r w:rsidRPr="00B812CA">
        <w:rPr>
          <w:rFonts w:cs="Arial"/>
          <w:iCs/>
        </w:rPr>
        <w:t xml:space="preserve"> for a resource (whether dataset, supplementary file or permit)</w:t>
      </w:r>
      <w:r w:rsidR="00D20D49">
        <w:rPr>
          <w:rFonts w:cs="Arial"/>
          <w:iCs/>
        </w:rPr>
        <w:t xml:space="preserve"> is missing or</w:t>
      </w:r>
      <w:r w:rsidRPr="00B812CA">
        <w:rPr>
          <w:rFonts w:cs="Arial"/>
          <w:iCs/>
        </w:rPr>
        <w:t xml:space="preserve"> fails validation.</w:t>
      </w:r>
    </w:p>
    <w:p w14:paraId="2B6CB488" w14:textId="1795D2D9" w:rsidR="00647AF8" w:rsidRPr="00B812CA" w:rsidRDefault="00647AF8" w:rsidP="002B7019">
      <w:pPr>
        <w:spacing w:after="120" w:line="240" w:lineRule="auto"/>
        <w:jc w:val="both"/>
        <w:rPr>
          <w:rFonts w:cs="Arial"/>
          <w:iCs/>
        </w:rPr>
      </w:pPr>
      <w:r w:rsidRPr="00B812CA">
        <w:rPr>
          <w:rFonts w:cs="Arial"/>
          <w:b/>
          <w:bCs/>
          <w:iCs/>
        </w:rPr>
        <w:t xml:space="preserve">SSE 133 </w:t>
      </w:r>
      <w:r w:rsidRPr="00B812CA">
        <w:rPr>
          <w:rFonts w:cs="Arial"/>
          <w:iCs/>
        </w:rPr>
        <w:t xml:space="preserve">must be returned if the dataset being installed is of a version which is not </w:t>
      </w:r>
      <w:r w:rsidR="001A44CA">
        <w:rPr>
          <w:rFonts w:cs="Arial"/>
          <w:iCs/>
        </w:rPr>
        <w:t>compatible with</w:t>
      </w:r>
      <w:r w:rsidR="00795A25" w:rsidRPr="00B812CA">
        <w:rPr>
          <w:rFonts w:cs="Arial"/>
          <w:iCs/>
        </w:rPr>
        <w:t xml:space="preserve"> a</w:t>
      </w:r>
      <w:r w:rsidRPr="00B812CA">
        <w:rPr>
          <w:rFonts w:cs="Arial"/>
          <w:iCs/>
        </w:rPr>
        <w:t xml:space="preserve"> </w:t>
      </w:r>
      <w:r w:rsidR="00A65DDD" w:rsidRPr="00B812CA">
        <w:rPr>
          <w:rFonts w:cs="Arial"/>
          <w:iCs/>
        </w:rPr>
        <w:t>F</w:t>
      </w:r>
      <w:r w:rsidRPr="00B812CA">
        <w:rPr>
          <w:rFonts w:cs="Arial"/>
          <w:iCs/>
        </w:rPr>
        <w:t xml:space="preserve">eature </w:t>
      </w:r>
      <w:r w:rsidR="00A65DDD" w:rsidRPr="00B812CA">
        <w:rPr>
          <w:rFonts w:cs="Arial"/>
          <w:iCs/>
        </w:rPr>
        <w:t>C</w:t>
      </w:r>
      <w:r w:rsidRPr="00B812CA">
        <w:rPr>
          <w:rFonts w:cs="Arial"/>
          <w:iCs/>
        </w:rPr>
        <w:t>atalogue</w:t>
      </w:r>
      <w:r w:rsidR="00795A25" w:rsidRPr="00B812CA">
        <w:rPr>
          <w:rFonts w:cs="Arial"/>
          <w:iCs/>
        </w:rPr>
        <w:t xml:space="preserve"> or </w:t>
      </w:r>
      <w:r w:rsidR="00A65DDD" w:rsidRPr="00B812CA">
        <w:rPr>
          <w:rFonts w:cs="Arial"/>
          <w:iCs/>
        </w:rPr>
        <w:t>P</w:t>
      </w:r>
      <w:r w:rsidR="00795A25" w:rsidRPr="00B812CA">
        <w:rPr>
          <w:rFonts w:cs="Arial"/>
          <w:iCs/>
        </w:rPr>
        <w:t xml:space="preserve">ortrayal </w:t>
      </w:r>
      <w:r w:rsidR="00A65DDD" w:rsidRPr="00B812CA">
        <w:rPr>
          <w:rFonts w:cs="Arial"/>
          <w:iCs/>
        </w:rPr>
        <w:t>C</w:t>
      </w:r>
      <w:r w:rsidR="00795A25" w:rsidRPr="00B812CA">
        <w:rPr>
          <w:rFonts w:cs="Arial"/>
          <w:iCs/>
        </w:rPr>
        <w:t>atalogue</w:t>
      </w:r>
      <w:r w:rsidRPr="00B812CA">
        <w:rPr>
          <w:rFonts w:cs="Arial"/>
          <w:iCs/>
        </w:rPr>
        <w:t xml:space="preserve"> installed on the system.</w:t>
      </w:r>
    </w:p>
    <w:p w14:paraId="0A6182FA" w14:textId="1A7645F2" w:rsidR="00647AF8" w:rsidRPr="00B812CA" w:rsidRDefault="00647AF8" w:rsidP="002B7019">
      <w:pPr>
        <w:spacing w:after="120" w:line="240" w:lineRule="auto"/>
        <w:jc w:val="both"/>
        <w:rPr>
          <w:rFonts w:cs="Arial"/>
          <w:iCs/>
        </w:rPr>
      </w:pPr>
      <w:r w:rsidRPr="00B812CA">
        <w:rPr>
          <w:rFonts w:cs="Arial"/>
          <w:b/>
          <w:bCs/>
          <w:iCs/>
        </w:rPr>
        <w:t xml:space="preserve">SSE 134 </w:t>
      </w:r>
      <w:r w:rsidRPr="00B812CA">
        <w:rPr>
          <w:rFonts w:cs="Arial"/>
          <w:iCs/>
        </w:rPr>
        <w:t>must be returned if the CATALOG.XML digi</w:t>
      </w:r>
      <w:r w:rsidR="00A65DDD" w:rsidRPr="00B812CA">
        <w:rPr>
          <w:rFonts w:cs="Arial"/>
          <w:iCs/>
        </w:rPr>
        <w:t>tal signature (CATALOG.SIG</w:t>
      </w:r>
      <w:r w:rsidR="001A44CA">
        <w:rPr>
          <w:rFonts w:cs="Arial"/>
          <w:iCs/>
        </w:rPr>
        <w:t>N</w:t>
      </w:r>
      <w:r w:rsidR="00A65DDD" w:rsidRPr="00B812CA">
        <w:rPr>
          <w:rFonts w:cs="Arial"/>
          <w:iCs/>
        </w:rPr>
        <w:t>) can</w:t>
      </w:r>
      <w:r w:rsidRPr="00B812CA">
        <w:rPr>
          <w:rFonts w:cs="Arial"/>
          <w:iCs/>
        </w:rPr>
        <w:t>not be authenticated against the Scheme Admin</w:t>
      </w:r>
      <w:r w:rsidR="001A6CA4">
        <w:rPr>
          <w:rFonts w:cs="Arial"/>
          <w:iCs/>
        </w:rPr>
        <w:t>i</w:t>
      </w:r>
      <w:r w:rsidRPr="00B812CA">
        <w:rPr>
          <w:rFonts w:cs="Arial"/>
          <w:iCs/>
        </w:rPr>
        <w:t>strator’s certificate, either through the data server’s signed public key or any specified intermediate Domain Controllers.</w:t>
      </w:r>
      <w:r w:rsidR="00E42CE9" w:rsidRPr="00B812CA">
        <w:rPr>
          <w:rFonts w:cs="Arial"/>
          <w:iCs/>
        </w:rPr>
        <w:t xml:space="preserve"> The contents of the </w:t>
      </w:r>
      <w:r w:rsidR="00A65DDD" w:rsidRPr="00B812CA">
        <w:rPr>
          <w:rFonts w:cs="Arial"/>
          <w:iCs/>
        </w:rPr>
        <w:t>C</w:t>
      </w:r>
      <w:r w:rsidR="00E42CE9" w:rsidRPr="00B812CA">
        <w:rPr>
          <w:rFonts w:cs="Arial"/>
          <w:iCs/>
        </w:rPr>
        <w:t xml:space="preserve">atalogue </w:t>
      </w:r>
      <w:r w:rsidR="00B15F52" w:rsidRPr="00B812CA">
        <w:rPr>
          <w:rFonts w:cs="Arial"/>
          <w:iCs/>
        </w:rPr>
        <w:t xml:space="preserve">must </w:t>
      </w:r>
      <w:r w:rsidR="00E42CE9" w:rsidRPr="00B812CA">
        <w:rPr>
          <w:rFonts w:cs="Arial"/>
          <w:iCs/>
        </w:rPr>
        <w:t>not be installed if the signature is invalid.</w:t>
      </w:r>
    </w:p>
    <w:p w14:paraId="0F2AD3E4" w14:textId="0E847D17" w:rsidR="00647AF8" w:rsidRPr="00B812CA" w:rsidRDefault="00647AF8" w:rsidP="002B7019">
      <w:pPr>
        <w:spacing w:after="120" w:line="240" w:lineRule="auto"/>
        <w:jc w:val="both"/>
        <w:rPr>
          <w:rFonts w:cs="Arial"/>
          <w:iCs/>
        </w:rPr>
      </w:pPr>
      <w:r w:rsidRPr="00B812CA">
        <w:rPr>
          <w:rFonts w:cs="Arial"/>
          <w:b/>
          <w:bCs/>
          <w:iCs/>
        </w:rPr>
        <w:t>SSE 135</w:t>
      </w:r>
      <w:r w:rsidRPr="00B812CA">
        <w:rPr>
          <w:rFonts w:cs="Arial"/>
          <w:iCs/>
        </w:rPr>
        <w:t xml:space="preserve"> must be returned if the PERMIT.XML dig</w:t>
      </w:r>
      <w:r w:rsidR="00BB1C35" w:rsidRPr="00B812CA">
        <w:rPr>
          <w:rFonts w:cs="Arial"/>
          <w:iCs/>
        </w:rPr>
        <w:t>ital signature (PERMIT.SIG</w:t>
      </w:r>
      <w:r w:rsidR="001A44CA">
        <w:rPr>
          <w:rFonts w:cs="Arial"/>
          <w:iCs/>
        </w:rPr>
        <w:t>N</w:t>
      </w:r>
      <w:r w:rsidR="00BB1C35" w:rsidRPr="00B812CA">
        <w:rPr>
          <w:rFonts w:cs="Arial"/>
          <w:iCs/>
        </w:rPr>
        <w:t>) can</w:t>
      </w:r>
      <w:r w:rsidRPr="00B812CA">
        <w:rPr>
          <w:rFonts w:cs="Arial"/>
          <w:iCs/>
        </w:rPr>
        <w:t xml:space="preserve">not be authenticated against the Scheme </w:t>
      </w:r>
      <w:proofErr w:type="spellStart"/>
      <w:r w:rsidRPr="00B812CA">
        <w:rPr>
          <w:rFonts w:cs="Arial"/>
          <w:iCs/>
        </w:rPr>
        <w:t>Adminstrator’s</w:t>
      </w:r>
      <w:proofErr w:type="spellEnd"/>
      <w:r w:rsidRPr="00B812CA">
        <w:rPr>
          <w:rFonts w:cs="Arial"/>
          <w:iCs/>
        </w:rPr>
        <w:t xml:space="preserve"> certificate, either through the data server’s signed public key or any intermediate Domain Controllers.</w:t>
      </w:r>
    </w:p>
    <w:p w14:paraId="47FB73C8" w14:textId="75C9BE94" w:rsidR="00795A25" w:rsidRPr="00B812CA" w:rsidRDefault="00795A25" w:rsidP="002B7019">
      <w:pPr>
        <w:spacing w:after="120" w:line="240" w:lineRule="auto"/>
        <w:jc w:val="both"/>
        <w:rPr>
          <w:rFonts w:cs="Arial"/>
          <w:iCs/>
        </w:rPr>
      </w:pPr>
      <w:r w:rsidRPr="00B812CA">
        <w:rPr>
          <w:rFonts w:cs="Arial"/>
          <w:iCs/>
        </w:rPr>
        <w:t xml:space="preserve">The flow diagrams </w:t>
      </w:r>
      <w:r w:rsidR="00BD515B" w:rsidRPr="00B812CA">
        <w:rPr>
          <w:rFonts w:cs="Arial"/>
          <w:iCs/>
        </w:rPr>
        <w:t xml:space="preserve">in this </w:t>
      </w:r>
      <w:r w:rsidR="00807CA6" w:rsidRPr="00B812CA">
        <w:rPr>
          <w:rFonts w:cs="Arial"/>
          <w:iCs/>
        </w:rPr>
        <w:t>Appendix</w:t>
      </w:r>
      <w:r w:rsidR="00BD515B" w:rsidRPr="00B812CA">
        <w:rPr>
          <w:rFonts w:cs="Arial"/>
          <w:iCs/>
        </w:rPr>
        <w:t xml:space="preserve"> show</w:t>
      </w:r>
      <w:r w:rsidRPr="00B812CA">
        <w:rPr>
          <w:rFonts w:cs="Arial"/>
          <w:iCs/>
        </w:rPr>
        <w:t xml:space="preserve"> the conditions under which the SSE codes are displayed</w:t>
      </w:r>
      <w:r w:rsidR="00BD515B" w:rsidRPr="00B812CA">
        <w:rPr>
          <w:rFonts w:cs="Arial"/>
          <w:iCs/>
        </w:rPr>
        <w:t>. These diagrams only relate to processes carried out on the ECDIS for import of exchange set contents. Data Server and Scheme Administrator processes are not defined here</w:t>
      </w:r>
      <w:r w:rsidR="00A22ED7" w:rsidRPr="00B812CA">
        <w:rPr>
          <w:rFonts w:cs="Arial"/>
          <w:iCs/>
        </w:rPr>
        <w:t>.</w:t>
      </w:r>
    </w:p>
    <w:p w14:paraId="29A0AFB8" w14:textId="3CC5E8AA" w:rsidR="00795A25" w:rsidRPr="002D7DEE" w:rsidRDefault="00795A25" w:rsidP="002B7019">
      <w:pPr>
        <w:spacing w:after="120" w:line="240" w:lineRule="auto"/>
        <w:jc w:val="both"/>
        <w:rPr>
          <w:rFonts w:cs="Arial"/>
          <w:iCs/>
          <w:lang w:val="en-US"/>
        </w:rPr>
      </w:pPr>
    </w:p>
    <w:p w14:paraId="0F7B9202" w14:textId="39FA17C5" w:rsidR="00795A25" w:rsidRDefault="00A27D19" w:rsidP="002D7DEE">
      <w:pPr>
        <w:pStyle w:val="Heading2"/>
        <w:numPr>
          <w:ilvl w:val="0"/>
          <w:numId w:val="169"/>
        </w:numPr>
        <w:ind w:left="357" w:hanging="357"/>
      </w:pPr>
      <w:bookmarkStart w:id="1782" w:name="_Toc194067228"/>
      <w:r w:rsidRPr="00B812CA">
        <w:t>Exchange Set Installation on ECDIS</w:t>
      </w:r>
      <w:bookmarkEnd w:id="1782"/>
    </w:p>
    <w:p w14:paraId="23E76A47" w14:textId="1AD2297E" w:rsidR="00CC4796" w:rsidRPr="002D7DEE" w:rsidRDefault="00CC4796" w:rsidP="00CC4796">
      <w:pPr>
        <w:spacing w:after="120" w:line="240" w:lineRule="auto"/>
        <w:jc w:val="both"/>
        <w:rPr>
          <w:iCs/>
        </w:rPr>
      </w:pPr>
      <w:r>
        <w:rPr>
          <w:iCs/>
        </w:rPr>
        <w:t>This section describes</w:t>
      </w:r>
      <w:r w:rsidRPr="00B812CA">
        <w:rPr>
          <w:iCs/>
        </w:rPr>
        <w:t xml:space="preserve"> the sequence of actions to import Exchange Set contents. </w:t>
      </w:r>
      <w:r>
        <w:rPr>
          <w:iCs/>
        </w:rPr>
        <w:t>This</w:t>
      </w:r>
      <w:r w:rsidRPr="00B812CA">
        <w:rPr>
          <w:iCs/>
        </w:rPr>
        <w:t xml:space="preserve"> content </w:t>
      </w:r>
      <w:r>
        <w:rPr>
          <w:iCs/>
        </w:rPr>
        <w:t>is</w:t>
      </w:r>
      <w:r w:rsidRPr="00B812CA">
        <w:rPr>
          <w:iCs/>
        </w:rPr>
        <w:t xml:space="preserve"> al</w:t>
      </w:r>
      <w:r>
        <w:rPr>
          <w:iCs/>
        </w:rPr>
        <w:t>ways</w:t>
      </w:r>
      <w:r w:rsidRPr="00B812CA">
        <w:rPr>
          <w:iCs/>
        </w:rPr>
        <w:t xml:space="preserve"> digitally sign</w:t>
      </w:r>
      <w:r>
        <w:rPr>
          <w:iCs/>
        </w:rPr>
        <w:t>ed and may optionally be encrypted</w:t>
      </w:r>
      <w:r w:rsidRPr="00B812CA">
        <w:rPr>
          <w:iCs/>
        </w:rPr>
        <w:t>.</w:t>
      </w:r>
      <w:r>
        <w:rPr>
          <w:iCs/>
        </w:rPr>
        <w:t xml:space="preserve"> </w:t>
      </w:r>
    </w:p>
    <w:p w14:paraId="7DB9670D" w14:textId="454373DD" w:rsidR="00F20F26" w:rsidRDefault="00F20F26" w:rsidP="00BB1C35">
      <w:pPr>
        <w:spacing w:after="120" w:line="240" w:lineRule="auto"/>
        <w:jc w:val="both"/>
        <w:rPr>
          <w:iCs/>
        </w:rPr>
      </w:pPr>
      <w:r>
        <w:rPr>
          <w:iCs/>
        </w:rPr>
        <w:t>Before exchange sets are imported to ECDIS the CATALOG.XML must initially be authenticated against the digital signature contained in the CATALOG.SIGN file.</w:t>
      </w:r>
      <w:r w:rsidR="00CC4796">
        <w:rPr>
          <w:iCs/>
        </w:rPr>
        <w:t xml:space="preserve"> This is described in the following flow diagram.</w:t>
      </w:r>
    </w:p>
    <w:p w14:paraId="4E5D2335" w14:textId="72FAB6F6" w:rsidR="00CC4796" w:rsidRDefault="00626983" w:rsidP="002D7DEE">
      <w:pPr>
        <w:keepNext/>
        <w:spacing w:after="120" w:line="240" w:lineRule="auto"/>
        <w:jc w:val="center"/>
      </w:pPr>
      <w:r>
        <w:rPr>
          <w:noProof/>
        </w:rPr>
        <w:lastRenderedPageBreak/>
        <w:drawing>
          <wp:inline distT="0" distB="0" distL="0" distR="0" wp14:anchorId="76CE50AF" wp14:editId="0BD2E34B">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68ED3939" w:rsidR="00CC4796" w:rsidRDefault="00CC4796" w:rsidP="002D7DEE">
      <w:pPr>
        <w:pStyle w:val="Caption"/>
        <w:jc w:val="center"/>
        <w:rPr>
          <w:iCs/>
        </w:rPr>
      </w:pPr>
      <w:r>
        <w:t xml:space="preserve">Figure </w:t>
      </w:r>
      <w:r>
        <w:fldChar w:fldCharType="begin"/>
      </w:r>
      <w:r>
        <w:instrText xml:space="preserve"> SEQ Figure \* ARABIC </w:instrText>
      </w:r>
      <w:r>
        <w:fldChar w:fldCharType="separate"/>
      </w:r>
      <w:r w:rsidR="00B7137E">
        <w:rPr>
          <w:noProof/>
        </w:rPr>
        <w:t>5</w:t>
      </w:r>
      <w:r>
        <w:fldChar w:fldCharType="end"/>
      </w:r>
      <w:r>
        <w:t>: Verification of CATALOG.SIGN</w:t>
      </w:r>
    </w:p>
    <w:p w14:paraId="47F5F93F" w14:textId="3B87B682" w:rsidR="00F20F26" w:rsidRDefault="00CC4796" w:rsidP="00BB1C35">
      <w:pPr>
        <w:spacing w:after="120" w:line="240" w:lineRule="auto"/>
        <w:jc w:val="both"/>
        <w:rPr>
          <w:iCs/>
        </w:rPr>
      </w:pPr>
      <w:r>
        <w:rPr>
          <w:iCs/>
        </w:rPr>
        <w:t>If encrypted data is to be imported into the ECDIS, b</w:t>
      </w:r>
      <w:r w:rsidR="00F20F26">
        <w:rPr>
          <w:iCs/>
        </w:rPr>
        <w:t>efore any permits are imported to ECDIS the PERMIT.XML must initially be authenticated against the digital signature contained in the PERMIT.SIGN file.</w:t>
      </w:r>
    </w:p>
    <w:p w14:paraId="1B8E1E73" w14:textId="77777777" w:rsidR="00CC4796" w:rsidRDefault="00CC4796" w:rsidP="00BB1C35">
      <w:pPr>
        <w:spacing w:after="120" w:line="240" w:lineRule="auto"/>
        <w:jc w:val="both"/>
        <w:rPr>
          <w:iCs/>
        </w:rPr>
      </w:pPr>
    </w:p>
    <w:p w14:paraId="246BD0B9" w14:textId="77777777" w:rsidR="00B7137E" w:rsidRDefault="00626983" w:rsidP="002D7DEE">
      <w:pPr>
        <w:keepNext/>
        <w:spacing w:after="120" w:line="240" w:lineRule="auto"/>
        <w:jc w:val="center"/>
      </w:pPr>
      <w:r>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41AABAB5" w:rsidR="00626983" w:rsidRDefault="00B7137E" w:rsidP="002D7DEE">
      <w:pPr>
        <w:pStyle w:val="Caption"/>
        <w:jc w:val="center"/>
        <w:rPr>
          <w:bCs/>
          <w:iCs/>
        </w:rPr>
      </w:pPr>
      <w:r>
        <w:t xml:space="preserve">Figure </w:t>
      </w:r>
      <w:r>
        <w:fldChar w:fldCharType="begin"/>
      </w:r>
      <w:r>
        <w:instrText xml:space="preserve"> SEQ Figure \* ARABIC </w:instrText>
      </w:r>
      <w:r>
        <w:fldChar w:fldCharType="separate"/>
      </w:r>
      <w:r>
        <w:rPr>
          <w:noProof/>
        </w:rPr>
        <w:t>6</w:t>
      </w:r>
      <w:r>
        <w:fldChar w:fldCharType="end"/>
      </w:r>
      <w:r>
        <w:t>: Verification of PERMIT.SIGN</w:t>
      </w:r>
    </w:p>
    <w:p w14:paraId="716075C5" w14:textId="191DD2CE" w:rsidR="00CC4796" w:rsidRDefault="00CC4796" w:rsidP="00BB1C35">
      <w:pPr>
        <w:spacing w:after="120" w:line="240" w:lineRule="auto"/>
        <w:jc w:val="both"/>
        <w:rPr>
          <w:iCs/>
        </w:rPr>
      </w:pPr>
    </w:p>
    <w:p w14:paraId="2078E6FA" w14:textId="3E5D393F" w:rsidR="00F20F26" w:rsidRPr="00B812CA" w:rsidRDefault="00F20F26" w:rsidP="00BB1C35">
      <w:pPr>
        <w:spacing w:after="120" w:line="240" w:lineRule="auto"/>
        <w:jc w:val="both"/>
        <w:rPr>
          <w:iCs/>
        </w:rPr>
      </w:pPr>
      <w:r>
        <w:rPr>
          <w:iCs/>
        </w:rPr>
        <w:t xml:space="preserve">Once the CATALOG.XML is authenticated and, where encrypted data is to be imported, the PERMIT.XML is </w:t>
      </w:r>
      <w:r w:rsidR="008C3639">
        <w:rPr>
          <w:iCs/>
        </w:rPr>
        <w:t xml:space="preserve">first </w:t>
      </w:r>
      <w:r>
        <w:rPr>
          <w:iCs/>
        </w:rPr>
        <w:t>authenticated, the</w:t>
      </w:r>
      <w:r w:rsidR="008C3639">
        <w:rPr>
          <w:iCs/>
        </w:rPr>
        <w:t>n the</w:t>
      </w:r>
      <w:r>
        <w:rPr>
          <w:iCs/>
        </w:rPr>
        <w:t xml:space="preserve"> contents of the exchange set may be imported.</w:t>
      </w:r>
    </w:p>
    <w:p w14:paraId="6130C8B5" w14:textId="07303150" w:rsidR="00BD515B" w:rsidRDefault="008C3639" w:rsidP="00BB1C35">
      <w:pPr>
        <w:spacing w:after="120" w:line="240" w:lineRule="auto"/>
        <w:jc w:val="both"/>
      </w:pPr>
      <w:r>
        <w:t>Encrypted</w:t>
      </w:r>
      <w:r w:rsidR="00606130">
        <w:t xml:space="preserve"> data is imported into the System Database. </w:t>
      </w:r>
      <w:r w:rsidR="00BD515B" w:rsidRPr="00A527F0">
        <w:t xml:space="preserve">For encrypted data the following process is used to establish the validity of the </w:t>
      </w:r>
      <w:r w:rsidR="00606130">
        <w:t>PERMIT.XML</w:t>
      </w:r>
      <w:r w:rsidR="00BD515B" w:rsidRPr="00A527F0">
        <w:t xml:space="preserve"> </w:t>
      </w:r>
      <w:r w:rsidR="00B7137E">
        <w:t xml:space="preserve">contents </w:t>
      </w:r>
      <w:r>
        <w:t xml:space="preserve">(after the PERMIT.XML is successfully authenticated against the digital signature in the PERMIT.SIGN) </w:t>
      </w:r>
      <w:r w:rsidR="00BD515B" w:rsidRPr="00A527F0">
        <w:t>and its contents in respect of the end user’s subscription details. This is only for use with datasets which are encrypted and should be carried out prior to dataset file decryption according to S-100 Part 15.</w:t>
      </w:r>
      <w:r>
        <w:t xml:space="preserve"> </w:t>
      </w:r>
    </w:p>
    <w:p w14:paraId="21C900FD" w14:textId="77777777" w:rsidR="00606130" w:rsidRPr="00A527F0" w:rsidRDefault="00606130" w:rsidP="00BB1C35">
      <w:pPr>
        <w:spacing w:after="120" w:line="240" w:lineRule="auto"/>
        <w:jc w:val="both"/>
      </w:pPr>
    </w:p>
    <w:p w14:paraId="02ED3305" w14:textId="77777777" w:rsidR="00A27D19" w:rsidRPr="00A527F0" w:rsidRDefault="00BD515B" w:rsidP="004E61EE">
      <w:pPr>
        <w:keepNext/>
        <w:spacing w:line="240" w:lineRule="auto"/>
        <w:jc w:val="center"/>
      </w:pPr>
      <w:r w:rsidRPr="00B812CA">
        <w:rPr>
          <w:noProof/>
          <w:lang w:eastAsia="fr-FR"/>
        </w:rPr>
        <w:lastRenderedPageBreak/>
        <w:drawing>
          <wp:inline distT="0" distB="0" distL="0" distR="0" wp14:anchorId="7264835F" wp14:editId="39F1C9AE">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4A6EB60F" w:rsidR="00BD515B" w:rsidRPr="00A527F0" w:rsidRDefault="00A27D19" w:rsidP="00BB1C35">
      <w:pPr>
        <w:pStyle w:val="Caption"/>
        <w:spacing w:after="120" w:line="240" w:lineRule="auto"/>
        <w:jc w:val="center"/>
      </w:pPr>
      <w:r w:rsidRPr="00A527F0">
        <w:t xml:space="preserve">Figure </w:t>
      </w:r>
      <w:r w:rsidRPr="00A527F0">
        <w:fldChar w:fldCharType="begin"/>
      </w:r>
      <w:r w:rsidRPr="00A527F0">
        <w:instrText xml:space="preserve"> SEQ Figure \* ARABIC </w:instrText>
      </w:r>
      <w:r w:rsidRPr="00A527F0">
        <w:fldChar w:fldCharType="separate"/>
      </w:r>
      <w:r w:rsidR="00B7137E">
        <w:rPr>
          <w:noProof/>
        </w:rPr>
        <w:t>7</w:t>
      </w:r>
      <w:r w:rsidRPr="00A527F0">
        <w:fldChar w:fldCharType="end"/>
      </w:r>
      <w:r w:rsidR="00BB1C35" w:rsidRPr="00A527F0">
        <w:t xml:space="preserve"> -</w:t>
      </w:r>
      <w:r w:rsidRPr="00A527F0">
        <w:t xml:space="preserve"> Check for permit validity prior to </w:t>
      </w:r>
      <w:r w:rsidR="00F20F26">
        <w:t xml:space="preserve">dataset </w:t>
      </w:r>
      <w:r w:rsidRPr="00A527F0">
        <w:t>decryption</w:t>
      </w:r>
    </w:p>
    <w:p w14:paraId="4C0673A4" w14:textId="7405D486" w:rsidR="00312EE5" w:rsidRDefault="00BD515B" w:rsidP="00BB1C35">
      <w:pPr>
        <w:spacing w:after="120" w:line="240" w:lineRule="auto"/>
        <w:jc w:val="both"/>
        <w:rPr>
          <w:iCs/>
        </w:rPr>
      </w:pPr>
      <w:r w:rsidRPr="00B812CA">
        <w:rPr>
          <w:iCs/>
        </w:rPr>
        <w:t xml:space="preserve">Once encryption and compression has been processed the digital signatures for all </w:t>
      </w:r>
      <w:r w:rsidR="00BB1C35" w:rsidRPr="00B812CA">
        <w:rPr>
          <w:iCs/>
        </w:rPr>
        <w:t>E</w:t>
      </w:r>
      <w:r w:rsidRPr="00B812CA">
        <w:rPr>
          <w:iCs/>
        </w:rPr>
        <w:t xml:space="preserve">xchange </w:t>
      </w:r>
      <w:r w:rsidR="00BB1C35" w:rsidRPr="00B812CA">
        <w:rPr>
          <w:iCs/>
        </w:rPr>
        <w:t>S</w:t>
      </w:r>
      <w:r w:rsidRPr="00B812CA">
        <w:rPr>
          <w:iCs/>
        </w:rPr>
        <w:t xml:space="preserve">et contents to be imported can be processed. These signatures can form a chain of </w:t>
      </w:r>
      <w:proofErr w:type="gramStart"/>
      <w:r w:rsidRPr="00B812CA">
        <w:rPr>
          <w:iCs/>
        </w:rPr>
        <w:t>authentication</w:t>
      </w:r>
      <w:proofErr w:type="gramEnd"/>
      <w:r w:rsidRPr="00B812CA">
        <w:rPr>
          <w:iCs/>
        </w:rPr>
        <w:t xml:space="preserve"> and the following flow </w:t>
      </w:r>
      <w:r w:rsidR="00606130">
        <w:rPr>
          <w:iCs/>
        </w:rPr>
        <w:t>diagram</w:t>
      </w:r>
      <w:r w:rsidR="00606130" w:rsidRPr="00B812CA">
        <w:rPr>
          <w:iCs/>
        </w:rPr>
        <w:t xml:space="preserve"> </w:t>
      </w:r>
      <w:r w:rsidRPr="00B812CA">
        <w:rPr>
          <w:iCs/>
        </w:rPr>
        <w:t xml:space="preserve">illustrates how signatures </w:t>
      </w:r>
      <w:r w:rsidR="00606130">
        <w:rPr>
          <w:iCs/>
        </w:rPr>
        <w:t>must</w:t>
      </w:r>
      <w:r w:rsidRPr="00B812CA">
        <w:rPr>
          <w:iCs/>
        </w:rPr>
        <w:t xml:space="preserve"> be processed.</w:t>
      </w:r>
    </w:p>
    <w:p w14:paraId="3C490FC8" w14:textId="77777777" w:rsidR="00CC4796" w:rsidRPr="00B812CA" w:rsidRDefault="00CC4796" w:rsidP="00BB1C35">
      <w:pPr>
        <w:spacing w:after="120" w:line="240" w:lineRule="auto"/>
        <w:jc w:val="both"/>
        <w:rPr>
          <w:iCs/>
        </w:rPr>
      </w:pPr>
    </w:p>
    <w:p w14:paraId="741E9498" w14:textId="13D572D7" w:rsidR="00795A25" w:rsidRPr="00B812CA" w:rsidRDefault="00795A25" w:rsidP="00BB1C35">
      <w:pPr>
        <w:spacing w:after="120" w:line="240" w:lineRule="auto"/>
        <w:jc w:val="both"/>
        <w:rPr>
          <w:iCs/>
        </w:rPr>
      </w:pPr>
    </w:p>
    <w:p w14:paraId="536B3F1E" w14:textId="07B446F6" w:rsidR="00A27D19" w:rsidRPr="00A527F0" w:rsidRDefault="00626983" w:rsidP="004E61EE">
      <w:pPr>
        <w:keepNext/>
        <w:spacing w:after="0" w:line="240" w:lineRule="auto"/>
        <w:jc w:val="center"/>
      </w:pPr>
      <w:r>
        <w:rPr>
          <w:noProof/>
        </w:rPr>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B812CA" w:rsidRDefault="00A27D19" w:rsidP="00BB1C35">
      <w:pPr>
        <w:pStyle w:val="Caption"/>
        <w:spacing w:after="120" w:line="240" w:lineRule="auto"/>
        <w:jc w:val="center"/>
        <w:rPr>
          <w:iCs/>
        </w:rPr>
      </w:pPr>
      <w:r w:rsidRPr="00A527F0">
        <w:t xml:space="preserve">Figure </w:t>
      </w:r>
      <w:r w:rsidR="00663161">
        <w:t>8</w:t>
      </w:r>
      <w:r w:rsidR="00BB1C35" w:rsidRPr="00A527F0">
        <w:t xml:space="preserve"> -</w:t>
      </w:r>
      <w:r w:rsidRPr="00A527F0">
        <w:t xml:space="preserve"> Authentication of </w:t>
      </w:r>
      <w:r w:rsidR="00BB1C35" w:rsidRPr="00A527F0">
        <w:t>E</w:t>
      </w:r>
      <w:r w:rsidRPr="00A527F0">
        <w:t xml:space="preserve">xchange </w:t>
      </w:r>
      <w:r w:rsidR="00BB1C35" w:rsidRPr="00A527F0">
        <w:t>S</w:t>
      </w:r>
      <w:r w:rsidRPr="00A527F0">
        <w:t>et dataset components</w:t>
      </w:r>
    </w:p>
    <w:p w14:paraId="3634C918" w14:textId="78F89223" w:rsidR="00D34897" w:rsidRPr="00A527F0" w:rsidRDefault="00D34897" w:rsidP="00807CA6">
      <w:pPr>
        <w:spacing w:after="120" w:line="240" w:lineRule="auto"/>
        <w:jc w:val="both"/>
      </w:pPr>
      <w:r w:rsidRPr="00A527F0">
        <w:lastRenderedPageBreak/>
        <w:t xml:space="preserve">Under S-100 Part 15 datasets and other </w:t>
      </w:r>
      <w:r w:rsidR="00807CA6" w:rsidRPr="00A527F0">
        <w:t>E</w:t>
      </w:r>
      <w:r w:rsidRPr="00A527F0">
        <w:t xml:space="preserve">xchange </w:t>
      </w:r>
      <w:r w:rsidR="00807CA6" w:rsidRPr="00A527F0">
        <w:t>S</w:t>
      </w:r>
      <w:r w:rsidRPr="00A527F0">
        <w:t xml:space="preserve">et components </w:t>
      </w:r>
      <w:r w:rsidR="00097A78">
        <w:t>may</w:t>
      </w:r>
      <w:r w:rsidR="00097A78" w:rsidRPr="00A527F0">
        <w:t xml:space="preserve"> </w:t>
      </w:r>
      <w:r w:rsidRPr="00A527F0">
        <w:t xml:space="preserve">have multiple digital signatures, with each signature referenced to a signed public key certificate. </w:t>
      </w:r>
      <w:r w:rsidR="00F20F26">
        <w:t>Each</w:t>
      </w:r>
      <w:r w:rsidR="00F20F26" w:rsidRPr="00A527F0">
        <w:t xml:space="preserve"> </w:t>
      </w:r>
      <w:r w:rsidR="00807CA6" w:rsidRPr="00A527F0">
        <w:t>E</w:t>
      </w:r>
      <w:r w:rsidRPr="00A527F0">
        <w:t xml:space="preserve">xchange </w:t>
      </w:r>
      <w:r w:rsidR="00807CA6" w:rsidRPr="00A527F0">
        <w:t>S</w:t>
      </w:r>
      <w:r w:rsidRPr="00A527F0">
        <w:t>et</w:t>
      </w:r>
      <w:r w:rsidR="00F20F26">
        <w:t xml:space="preserve"> </w:t>
      </w:r>
      <w:r w:rsidRPr="00A527F0">
        <w:t xml:space="preserve">contains all relevant certificates </w:t>
      </w:r>
      <w:proofErr w:type="gramStart"/>
      <w:r w:rsidRPr="00A527F0">
        <w:t>with the exception of</w:t>
      </w:r>
      <w:proofErr w:type="gramEnd"/>
      <w:r w:rsidRPr="00A527F0">
        <w:t xml:space="preserve"> the SA digital certificate which is installed separately by the end user. </w:t>
      </w:r>
    </w:p>
    <w:p w14:paraId="412985D1" w14:textId="27BF7F16" w:rsidR="001358ED" w:rsidRDefault="001358ED" w:rsidP="002D7DEE">
      <w:pPr>
        <w:spacing w:after="120" w:line="240" w:lineRule="auto"/>
        <w:ind w:left="720"/>
        <w:jc w:val="both"/>
      </w:pPr>
      <w:r w:rsidRPr="00A527F0">
        <w:t xml:space="preserve">Using </w:t>
      </w:r>
      <w:r w:rsidR="005B4B99" w:rsidRPr="00A527F0">
        <w:t xml:space="preserve">the flow shown in Figure </w:t>
      </w:r>
      <w:r w:rsidR="00663161">
        <w:t>8</w:t>
      </w:r>
      <w:r w:rsidRPr="00A527F0">
        <w:t xml:space="preserve"> the chain of certificates for dataset components, permits and the </w:t>
      </w:r>
      <w:r w:rsidR="00606130">
        <w:t>CATALOG.XML</w:t>
      </w:r>
      <w:r w:rsidRPr="00A527F0">
        <w:t xml:space="preserve"> itself can be authenticated.</w:t>
      </w:r>
    </w:p>
    <w:p w14:paraId="0D37C2B6" w14:textId="5CDD837F" w:rsidR="00CC4796" w:rsidRPr="00A527F0" w:rsidRDefault="00CC4796" w:rsidP="00807CA6">
      <w:pPr>
        <w:spacing w:after="120" w:line="240" w:lineRule="auto"/>
        <w:jc w:val="both"/>
      </w:pPr>
      <w:r>
        <w:t xml:space="preserve">If more than one signature exists for a dataset or dataset support </w:t>
      </w:r>
      <w:proofErr w:type="gramStart"/>
      <w:r>
        <w:t>file</w:t>
      </w:r>
      <w:proofErr w:type="gramEnd"/>
      <w:r>
        <w:t xml:space="preserve"> then all signatures must be verified before successful import. </w:t>
      </w:r>
    </w:p>
    <w:p w14:paraId="757A5400" w14:textId="61C13F02" w:rsidR="001358ED" w:rsidRPr="00A527F0" w:rsidRDefault="001358ED" w:rsidP="00807CA6">
      <w:pPr>
        <w:spacing w:after="120" w:line="240" w:lineRule="auto"/>
        <w:jc w:val="both"/>
      </w:pPr>
      <w:r w:rsidRPr="00A527F0">
        <w:t>Full documentation of authentication processes and technical details are contained in S-100 Part 15.</w:t>
      </w:r>
    </w:p>
    <w:p w14:paraId="13413CE7" w14:textId="57799008" w:rsidR="00606130" w:rsidRDefault="00BB2EDA" w:rsidP="00807CA6">
      <w:pPr>
        <w:spacing w:after="120" w:line="240" w:lineRule="auto"/>
        <w:jc w:val="both"/>
      </w:pPr>
      <w:r w:rsidRPr="00A527F0">
        <w:t xml:space="preserve">Certain </w:t>
      </w:r>
      <w:r w:rsidR="005B4B99" w:rsidRPr="00A527F0">
        <w:t>E</w:t>
      </w:r>
      <w:r w:rsidRPr="00A527F0">
        <w:t xml:space="preserve">xchange </w:t>
      </w:r>
      <w:r w:rsidR="005B4B99" w:rsidRPr="00A527F0">
        <w:t>S</w:t>
      </w:r>
      <w:r w:rsidRPr="00A527F0">
        <w:t>et contents control the behaviour of the ECDIS and may only be digitally signed by the Scheme Administrator. These categories of content</w:t>
      </w:r>
      <w:r w:rsidR="00606130">
        <w:t xml:space="preserve"> comprise the</w:t>
      </w:r>
      <w:r w:rsidRPr="00A527F0">
        <w:t xml:space="preserve"> </w:t>
      </w:r>
      <w:r w:rsidR="005B4B99" w:rsidRPr="00A527F0">
        <w:t>F</w:t>
      </w:r>
      <w:r w:rsidRPr="00A527F0">
        <w:t xml:space="preserve">eature </w:t>
      </w:r>
      <w:r w:rsidR="005B4B99" w:rsidRPr="00A527F0">
        <w:t>C</w:t>
      </w:r>
      <w:r w:rsidRPr="00A527F0">
        <w:t>atalogues</w:t>
      </w:r>
      <w:r w:rsidR="00606130">
        <w:t xml:space="preserve"> and</w:t>
      </w:r>
      <w:r w:rsidRPr="00A527F0">
        <w:t xml:space="preserve"> </w:t>
      </w:r>
      <w:r w:rsidR="005B4B99" w:rsidRPr="00A527F0">
        <w:t>P</w:t>
      </w:r>
      <w:r w:rsidRPr="00A527F0">
        <w:t xml:space="preserve">ortrayal </w:t>
      </w:r>
      <w:r w:rsidR="005B4B99" w:rsidRPr="00A527F0">
        <w:t>C</w:t>
      </w:r>
      <w:r w:rsidRPr="00A527F0">
        <w:t xml:space="preserve">atalogues should be authenticated using the following </w:t>
      </w:r>
      <w:r w:rsidR="001358ED" w:rsidRPr="00A527F0">
        <w:t xml:space="preserve">process. </w:t>
      </w:r>
    </w:p>
    <w:p w14:paraId="01899C3D" w14:textId="54D67B0A" w:rsidR="00BB2EDA" w:rsidRPr="00A527F0" w:rsidRDefault="001358ED" w:rsidP="00807CA6">
      <w:pPr>
        <w:spacing w:after="120" w:line="240" w:lineRule="auto"/>
        <w:jc w:val="both"/>
      </w:pPr>
      <w:r w:rsidRPr="00A527F0">
        <w:t xml:space="preserve">IHO standards determine the content and revision of such </w:t>
      </w:r>
      <w:r w:rsidR="005B4B99" w:rsidRPr="00A527F0">
        <w:t>C</w:t>
      </w:r>
      <w:r w:rsidRPr="00A527F0">
        <w:t>atalogues.</w:t>
      </w:r>
      <w:r w:rsidR="00CC4796">
        <w:t xml:space="preserve"> The following flow diagram describes the authentication of catalogues prior to their import into the ECDIS.</w:t>
      </w:r>
    </w:p>
    <w:p w14:paraId="402382A1" w14:textId="77777777" w:rsidR="00A27D19" w:rsidRPr="00A527F0" w:rsidRDefault="00BB2EDA" w:rsidP="004E61EE">
      <w:pPr>
        <w:keepNext/>
        <w:spacing w:line="240" w:lineRule="auto"/>
        <w:jc w:val="center"/>
      </w:pPr>
      <w:r w:rsidRPr="00B812CA">
        <w:rPr>
          <w:noProof/>
          <w:lang w:eastAsia="fr-FR"/>
        </w:rPr>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A527F0" w:rsidRDefault="00A27D19" w:rsidP="004E61EE">
      <w:pPr>
        <w:pStyle w:val="Caption"/>
        <w:spacing w:line="240" w:lineRule="auto"/>
        <w:jc w:val="center"/>
      </w:pPr>
      <w:r w:rsidRPr="00A527F0">
        <w:t xml:space="preserve">Figure </w:t>
      </w:r>
      <w:r w:rsidR="00663161">
        <w:t>9</w:t>
      </w:r>
      <w:r w:rsidR="005B4B99" w:rsidRPr="00A527F0">
        <w:t xml:space="preserve"> -</w:t>
      </w:r>
      <w:r w:rsidRPr="00A527F0">
        <w:t xml:space="preserve"> Authentication of </w:t>
      </w:r>
      <w:r w:rsidR="005B4B99" w:rsidRPr="00A527F0">
        <w:t>F</w:t>
      </w:r>
      <w:r w:rsidRPr="00A527F0">
        <w:t>eature</w:t>
      </w:r>
      <w:r w:rsidR="00606130">
        <w:t xml:space="preserve"> and</w:t>
      </w:r>
      <w:r w:rsidRPr="00A527F0">
        <w:t xml:space="preserve"> </w:t>
      </w:r>
      <w:r w:rsidR="005B4B99" w:rsidRPr="00A527F0">
        <w:t>P</w:t>
      </w:r>
      <w:r w:rsidRPr="00A527F0">
        <w:t xml:space="preserve">ortrayal </w:t>
      </w:r>
      <w:r w:rsidR="005B4B99" w:rsidRPr="00A527F0">
        <w:t>C</w:t>
      </w:r>
      <w:r w:rsidRPr="00A527F0">
        <w:t>atalogues</w:t>
      </w:r>
    </w:p>
    <w:p w14:paraId="3690A724" w14:textId="77777777" w:rsidR="00BD515B" w:rsidRPr="00A527F0" w:rsidRDefault="00BD515B" w:rsidP="004E61EE">
      <w:pPr>
        <w:spacing w:line="240" w:lineRule="auto"/>
        <w:jc w:val="center"/>
      </w:pPr>
    </w:p>
    <w:p w14:paraId="659D12F8" w14:textId="77777777" w:rsidR="00795A25" w:rsidRPr="00A527F0" w:rsidRDefault="00795A25" w:rsidP="004E61EE">
      <w:pPr>
        <w:spacing w:line="240" w:lineRule="auto"/>
      </w:pPr>
    </w:p>
    <w:p w14:paraId="0BA38F47" w14:textId="2A9A2BFD" w:rsidR="00312EE5" w:rsidRPr="00A527F0" w:rsidRDefault="00312EE5" w:rsidP="004E61EE">
      <w:pPr>
        <w:spacing w:line="240" w:lineRule="auto"/>
      </w:pPr>
    </w:p>
    <w:p w14:paraId="3088E2EE" w14:textId="0719FB06" w:rsidR="00BB2EDA" w:rsidRPr="00A527F0" w:rsidRDefault="00BB2EDA" w:rsidP="004E61EE">
      <w:pPr>
        <w:spacing w:line="240" w:lineRule="auto"/>
      </w:pPr>
    </w:p>
    <w:p w14:paraId="0ABFC07E" w14:textId="77777777" w:rsidR="00BB2EDA" w:rsidRPr="00A527F0" w:rsidRDefault="00BB2EDA" w:rsidP="004E61EE">
      <w:pPr>
        <w:spacing w:line="240" w:lineRule="auto"/>
      </w:pPr>
    </w:p>
    <w:p w14:paraId="74356699" w14:textId="67EA9904" w:rsidR="00BB2EDA" w:rsidRPr="00A527F0" w:rsidRDefault="00BB2EDA" w:rsidP="004E61EE">
      <w:pPr>
        <w:spacing w:line="240" w:lineRule="auto"/>
      </w:pPr>
    </w:p>
    <w:p w14:paraId="2DFD1914" w14:textId="77777777" w:rsidR="00BB2EDA" w:rsidRPr="00A527F0" w:rsidRDefault="00BB2EDA" w:rsidP="004E61EE">
      <w:pPr>
        <w:spacing w:line="240" w:lineRule="auto"/>
      </w:pPr>
    </w:p>
    <w:p w14:paraId="16FA30F2" w14:textId="77777777" w:rsidR="00BB2EDA" w:rsidRPr="00A527F0" w:rsidRDefault="00BB2EDA" w:rsidP="004E61EE">
      <w:pPr>
        <w:spacing w:line="240" w:lineRule="auto"/>
      </w:pPr>
    </w:p>
    <w:p w14:paraId="3A8F37E2" w14:textId="77777777" w:rsidR="00BB2EDA" w:rsidRPr="00A527F0" w:rsidRDefault="00BB2EDA" w:rsidP="004E61EE">
      <w:pPr>
        <w:spacing w:line="240" w:lineRule="auto"/>
        <w:rPr>
          <w:b/>
          <w:sz w:val="22"/>
          <w:lang w:eastAsia="ar-SA"/>
        </w:rPr>
      </w:pPr>
      <w:r w:rsidRPr="00A527F0">
        <w:br w:type="page"/>
      </w:r>
    </w:p>
    <w:p w14:paraId="2DD56AFF" w14:textId="579764FD" w:rsidR="000A0D43" w:rsidRPr="00A527F0" w:rsidRDefault="005B4B99" w:rsidP="002D7DEE">
      <w:pPr>
        <w:pStyle w:val="Heading1"/>
        <w:numPr>
          <w:ilvl w:val="0"/>
          <w:numId w:val="0"/>
        </w:numPr>
        <w:ind w:left="432"/>
        <w:jc w:val="center"/>
      </w:pPr>
      <w:bookmarkStart w:id="1783" w:name="_Ref158105624"/>
      <w:bookmarkStart w:id="1784" w:name="_Toc194067229"/>
      <w:r w:rsidRPr="00A527F0">
        <w:lastRenderedPageBreak/>
        <w:t>Appendix</w:t>
      </w:r>
      <w:r w:rsidR="000849E6">
        <w:t xml:space="preserve"> </w:t>
      </w:r>
      <w:proofErr w:type="gramStart"/>
      <w:r w:rsidR="000849E6">
        <w:t xml:space="preserve">C </w:t>
      </w:r>
      <w:bookmarkStart w:id="1785" w:name="_Toc100303047"/>
      <w:r w:rsidR="00802BDD">
        <w:t xml:space="preserve"> -</w:t>
      </w:r>
      <w:proofErr w:type="gramEnd"/>
      <w:r w:rsidR="00802BDD">
        <w:t xml:space="preserve"> </w:t>
      </w:r>
      <w:r w:rsidR="000806E0" w:rsidRPr="00A527F0">
        <w:t xml:space="preserve"> </w:t>
      </w:r>
      <w:r w:rsidRPr="00A527F0">
        <w:t>ECDIS Update Status Reports</w:t>
      </w:r>
      <w:bookmarkEnd w:id="1783"/>
      <w:bookmarkEnd w:id="1784"/>
      <w:bookmarkEnd w:id="1785"/>
    </w:p>
    <w:p w14:paraId="42AEC368" w14:textId="77777777" w:rsidR="000A0D43" w:rsidRPr="00A527F0" w:rsidRDefault="000A0D43" w:rsidP="002D7DEE">
      <w:pPr>
        <w:pStyle w:val="Heading1"/>
        <w:numPr>
          <w:ilvl w:val="0"/>
          <w:numId w:val="172"/>
        </w:numPr>
      </w:pPr>
      <w:bookmarkStart w:id="1786" w:name="_Toc194067230"/>
      <w:r w:rsidRPr="00A527F0">
        <w:t>Purpose</w:t>
      </w:r>
      <w:bookmarkEnd w:id="1786"/>
    </w:p>
    <w:p w14:paraId="1CA0F67C" w14:textId="157290FA" w:rsidR="000A0D43" w:rsidRPr="00A527F0" w:rsidRDefault="000A0D43" w:rsidP="00E15709">
      <w:pPr>
        <w:spacing w:after="120" w:line="240" w:lineRule="auto"/>
        <w:jc w:val="both"/>
      </w:pPr>
      <w:r w:rsidRPr="00A527F0">
        <w:t xml:space="preserve">This </w:t>
      </w:r>
      <w:r w:rsidR="00E15709" w:rsidRPr="00A527F0">
        <w:t>Appendix</w:t>
      </w:r>
      <w:r w:rsidRPr="00A527F0">
        <w:t xml:space="preserve"> elaborates the definition of an “up to date” dataset. This is required by the IMO Performance Standard</w:t>
      </w:r>
      <w:r w:rsidR="00E15709" w:rsidRPr="00A527F0">
        <w:t>s</w:t>
      </w:r>
      <w:r w:rsidRPr="00A527F0">
        <w:t xml:space="preserve"> and all ECDIS users are required to be able to demonstrate to a vetting inspector that their ECDIS and its installed datasets are “up to date”.</w:t>
      </w:r>
      <w:r w:rsidR="00F20F26">
        <w:t xml:space="preserve"> </w:t>
      </w:r>
    </w:p>
    <w:p w14:paraId="661CB043" w14:textId="5E3C4A03" w:rsidR="000A0D43" w:rsidRPr="00A527F0" w:rsidRDefault="000A0D43" w:rsidP="00E15709">
      <w:pPr>
        <w:spacing w:after="60" w:line="240" w:lineRule="auto"/>
        <w:jc w:val="both"/>
      </w:pPr>
      <w:r w:rsidRPr="00A527F0">
        <w:t xml:space="preserve">This </w:t>
      </w:r>
      <w:r w:rsidR="00E15709" w:rsidRPr="00A527F0">
        <w:t>Appendix</w:t>
      </w:r>
      <w:r w:rsidRPr="00A527F0">
        <w:t xml:space="preserve"> specifies the format and content of an “Update </w:t>
      </w:r>
      <w:r w:rsidR="00E15709" w:rsidRPr="00A527F0">
        <w:t>S</w:t>
      </w:r>
      <w:r w:rsidRPr="00A527F0">
        <w:t xml:space="preserve">tatus </w:t>
      </w:r>
      <w:r w:rsidR="00E15709" w:rsidRPr="00A527F0">
        <w:t>R</w:t>
      </w:r>
      <w:r w:rsidRPr="00A527F0">
        <w:t xml:space="preserve">eport” which will demonstrate the revision status of datasets within the </w:t>
      </w:r>
      <w:r w:rsidR="003B11C8" w:rsidRPr="00A527F0">
        <w:t xml:space="preserve">ENDS/System Database </w:t>
      </w:r>
      <w:r w:rsidRPr="00A527F0">
        <w:t xml:space="preserve">of the ECDIS. </w:t>
      </w:r>
      <w:r w:rsidR="00264905">
        <w:t xml:space="preserve">The ECDIS must, therefore, implement </w:t>
      </w:r>
      <w:r w:rsidRPr="00A527F0">
        <w:t xml:space="preserve">two </w:t>
      </w:r>
      <w:r w:rsidR="00E15709" w:rsidRPr="00A527F0">
        <w:t>U</w:t>
      </w:r>
      <w:r w:rsidRPr="00A527F0">
        <w:t xml:space="preserve">pdate </w:t>
      </w:r>
      <w:r w:rsidR="00E15709" w:rsidRPr="00A527F0">
        <w:t>S</w:t>
      </w:r>
      <w:r w:rsidRPr="00A527F0">
        <w:t xml:space="preserve">tatus </w:t>
      </w:r>
      <w:r w:rsidR="00E15709" w:rsidRPr="00A527F0">
        <w:t>R</w:t>
      </w:r>
      <w:r w:rsidRPr="00A527F0">
        <w:t>eports:</w:t>
      </w:r>
    </w:p>
    <w:p w14:paraId="75A2E389" w14:textId="25B7CC90" w:rsidR="000A0D43" w:rsidRPr="00A527F0" w:rsidRDefault="000A0D43" w:rsidP="00AE2737">
      <w:pPr>
        <w:pStyle w:val="ListParagraph"/>
        <w:numPr>
          <w:ilvl w:val="0"/>
          <w:numId w:val="81"/>
        </w:numPr>
        <w:spacing w:after="60" w:line="240" w:lineRule="auto"/>
        <w:jc w:val="both"/>
      </w:pPr>
      <w:r w:rsidRPr="00A527F0">
        <w:t xml:space="preserve">An ENC Update Status Report, which reports the contents of electronic charts and directly related </w:t>
      </w:r>
      <w:proofErr w:type="gramStart"/>
      <w:r w:rsidRPr="00A527F0">
        <w:t>information</w:t>
      </w:r>
      <w:ins w:id="1787" w:author="jon pritchard" w:date="2025-09-17T11:18:00Z" w16du:dateUtc="2025-09-17T09:18:00Z">
        <w:r w:rsidR="00AA3FC9">
          <w:t xml:space="preserve"> </w:t>
        </w:r>
      </w:ins>
      <w:r w:rsidRPr="00A527F0">
        <w:t>.</w:t>
      </w:r>
      <w:proofErr w:type="gramEnd"/>
      <w:ins w:id="1788" w:author="jonathan pritchard" w:date="2025-07-23T13:47:00Z" w16du:dateUtc="2025-07-23T12:47:00Z">
        <w:r w:rsidR="00591054">
          <w:t xml:space="preserve">i.e. </w:t>
        </w:r>
        <w:r w:rsidR="00591054" w:rsidRPr="00591054">
          <w:rPr>
            <w:highlight w:val="yellow"/>
            <w:rPrChange w:id="1789" w:author="jonathan pritchard" w:date="2025-07-23T13:47:00Z" w16du:dateUtc="2025-07-23T12:47:00Z">
              <w:rPr/>
            </w:rPrChange>
          </w:rPr>
          <w:t>S-102 and S-104?</w:t>
        </w:r>
      </w:ins>
    </w:p>
    <w:p w14:paraId="6C07E6A6" w14:textId="1E9A8593" w:rsidR="000A0D43" w:rsidRPr="00DF6704" w:rsidRDefault="000A0D43" w:rsidP="00E15709">
      <w:pPr>
        <w:pStyle w:val="ListParagraph"/>
        <w:numPr>
          <w:ilvl w:val="0"/>
          <w:numId w:val="81"/>
        </w:numPr>
        <w:spacing w:after="120" w:line="240" w:lineRule="auto"/>
        <w:jc w:val="both"/>
      </w:pPr>
      <w:r w:rsidRPr="00A527F0">
        <w:t>An ENP (</w:t>
      </w:r>
      <w:r w:rsidR="00E15709" w:rsidRPr="00A527F0">
        <w:t>E</w:t>
      </w:r>
      <w:r w:rsidRPr="00A527F0">
        <w:t xml:space="preserve">lectronic </w:t>
      </w:r>
      <w:r w:rsidR="00E15709" w:rsidRPr="00A527F0">
        <w:t>N</w:t>
      </w:r>
      <w:r w:rsidRPr="00A527F0">
        <w:t xml:space="preserve">autical </w:t>
      </w:r>
      <w:r w:rsidR="00E15709" w:rsidRPr="00A527F0">
        <w:t>P</w:t>
      </w:r>
      <w:r w:rsidRPr="00A527F0">
        <w:t xml:space="preserve">ublication) Update Status Report which reports the status of ENPs </w:t>
      </w:r>
    </w:p>
    <w:p w14:paraId="062869F1" w14:textId="77777777" w:rsidR="000A0D43" w:rsidRPr="00A527F0" w:rsidRDefault="000A0D43" w:rsidP="004E61EE">
      <w:pPr>
        <w:spacing w:line="240" w:lineRule="auto"/>
        <w:rPr>
          <w:b/>
          <w:bCs/>
          <w:u w:val="single"/>
        </w:rPr>
      </w:pPr>
      <w:r w:rsidRPr="00A527F0">
        <w:rPr>
          <w:b/>
          <w:bCs/>
          <w:u w:val="single"/>
        </w:rPr>
        <w:t>Use and Responsibility</w:t>
      </w:r>
    </w:p>
    <w:p w14:paraId="3B65CF5B" w14:textId="58639161" w:rsidR="000A0D43" w:rsidRPr="00A527F0" w:rsidRDefault="000A0D43" w:rsidP="00E15709">
      <w:pPr>
        <w:spacing w:after="120" w:line="240" w:lineRule="auto"/>
        <w:jc w:val="both"/>
      </w:pPr>
      <w:r w:rsidRPr="00A527F0">
        <w:t xml:space="preserve">An Update </w:t>
      </w:r>
      <w:r w:rsidR="00E15709" w:rsidRPr="00A527F0">
        <w:t>S</w:t>
      </w:r>
      <w:r w:rsidRPr="00A527F0">
        <w:t xml:space="preserve">tatus </w:t>
      </w:r>
      <w:r w:rsidR="00E15709" w:rsidRPr="00A527F0">
        <w:t>R</w:t>
      </w:r>
      <w:r w:rsidRPr="00A527F0">
        <w:t>eport is designed as a concise and standardised format to assist end users in satisfying themselves that their data is “up to date” and help satisfy inspection requirements in that respect.</w:t>
      </w:r>
    </w:p>
    <w:p w14:paraId="1F5223BB" w14:textId="4570AD0B" w:rsidR="000A0D43" w:rsidRPr="00A527F0" w:rsidRDefault="000A0D43" w:rsidP="00E15709">
      <w:pPr>
        <w:spacing w:after="60" w:line="240" w:lineRule="auto"/>
        <w:jc w:val="both"/>
      </w:pPr>
      <w:r w:rsidRPr="00A527F0">
        <w:t>The report is designed for two individual use cases:</w:t>
      </w:r>
    </w:p>
    <w:p w14:paraId="2D3178CE" w14:textId="1D25C7B9" w:rsidR="000A0D43" w:rsidRPr="00A527F0" w:rsidRDefault="000A0D43" w:rsidP="00AE2737">
      <w:pPr>
        <w:pStyle w:val="ListParagraph"/>
        <w:numPr>
          <w:ilvl w:val="0"/>
          <w:numId w:val="80"/>
        </w:numPr>
        <w:spacing w:after="60" w:line="240" w:lineRule="auto"/>
        <w:jc w:val="both"/>
      </w:pPr>
      <w:r w:rsidRPr="00A527F0">
        <w:t xml:space="preserve">To ensure that all navigational data loaded into the </w:t>
      </w:r>
      <w:r w:rsidR="003B11C8" w:rsidRPr="00A527F0">
        <w:t xml:space="preserve">System Database </w:t>
      </w:r>
      <w:r w:rsidRPr="00A527F0">
        <w:t>is up to date for a section of a particular route</w:t>
      </w:r>
    </w:p>
    <w:p w14:paraId="5DF42F55" w14:textId="4D6BB429" w:rsidR="000A0D43" w:rsidRPr="00A527F0" w:rsidRDefault="000A0D43" w:rsidP="00AE2737">
      <w:pPr>
        <w:pStyle w:val="ListParagraph"/>
        <w:numPr>
          <w:ilvl w:val="0"/>
          <w:numId w:val="80"/>
        </w:numPr>
        <w:spacing w:after="120" w:line="240" w:lineRule="auto"/>
        <w:jc w:val="both"/>
      </w:pPr>
      <w:r w:rsidRPr="00A527F0">
        <w:t xml:space="preserve">To ensure that all navigational data loaded into the </w:t>
      </w:r>
      <w:r w:rsidR="003B11C8" w:rsidRPr="00A527F0">
        <w:t xml:space="preserve">System Database </w:t>
      </w:r>
      <w:r w:rsidRPr="00A527F0">
        <w:t>is up to date.</w:t>
      </w:r>
    </w:p>
    <w:p w14:paraId="69E98CBF" w14:textId="7BEC134C" w:rsidR="000A0D43" w:rsidRPr="00A527F0" w:rsidRDefault="000A0D43" w:rsidP="00E15709">
      <w:pPr>
        <w:spacing w:after="120" w:line="240" w:lineRule="auto"/>
        <w:jc w:val="both"/>
      </w:pPr>
      <w:r w:rsidRPr="00A527F0">
        <w:t xml:space="preserve">All S-100 datasets use </w:t>
      </w:r>
      <w:r w:rsidR="003D0E84" w:rsidRPr="00A527F0">
        <w:t>E</w:t>
      </w:r>
      <w:r w:rsidRPr="00A527F0">
        <w:t xml:space="preserve">dition and, sometimes, update numbers to denote their individual revision (see S-100 </w:t>
      </w:r>
      <w:r w:rsidR="001D68D0" w:rsidRPr="00A527F0">
        <w:t>Part 17</w:t>
      </w:r>
      <w:r w:rsidRPr="00A527F0">
        <w:t xml:space="preserve"> for details). These numbers uniquely identify how up to date a dataset is. The difficulty with using </w:t>
      </w:r>
      <w:r w:rsidR="003D0E84" w:rsidRPr="00A527F0">
        <w:t>E</w:t>
      </w:r>
      <w:r w:rsidRPr="00A527F0">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A527F0" w:rsidRDefault="000A0D43" w:rsidP="00E15709">
      <w:pPr>
        <w:spacing w:after="120" w:line="240" w:lineRule="auto"/>
        <w:jc w:val="both"/>
      </w:pPr>
      <w:r w:rsidRPr="00A527F0">
        <w:t xml:space="preserve">S-100 supports the creation and distribution of IHO S-128 data which provides an issue date within its metadata for an entire data service as well as a snapshot of the </w:t>
      </w:r>
      <w:r w:rsidR="003D0E84" w:rsidRPr="00A527F0">
        <w:t>E</w:t>
      </w:r>
      <w:r w:rsidRPr="00A527F0">
        <w:t xml:space="preserve">dition and update information for all component datasets within a data service. </w:t>
      </w:r>
      <w:r w:rsidRPr="0040698C">
        <w:rPr>
          <w:highlight w:val="yellow"/>
          <w:rPrChange w:id="1790" w:author="jonathan pritchard" w:date="2025-10-27T12:41:00Z" w16du:dateUtc="2025-10-27T12:41:00Z">
            <w:rPr/>
          </w:rPrChange>
        </w:rPr>
        <w:t>The issue date of the last delivered S-128 dataset is used</w:t>
      </w:r>
      <w:r w:rsidRPr="00A527F0">
        <w:t xml:space="preserve"> in each update status reports to provide a reference date for every dataset either on a section of the vessel’s route or for the </w:t>
      </w:r>
      <w:bookmarkStart w:id="1791" w:name="_Hlk144392203"/>
      <w:r w:rsidR="003B11C8" w:rsidRPr="00A527F0">
        <w:t xml:space="preserve">System Database </w:t>
      </w:r>
      <w:bookmarkEnd w:id="1791"/>
      <w:r w:rsidRPr="00A527F0">
        <w:t>as a whole.</w:t>
      </w:r>
    </w:p>
    <w:p w14:paraId="052097D2" w14:textId="342819D9" w:rsidR="000A0D43" w:rsidRPr="00A527F0" w:rsidRDefault="000A0D43" w:rsidP="00E15709">
      <w:pPr>
        <w:spacing w:after="120" w:line="240" w:lineRule="auto"/>
        <w:jc w:val="both"/>
      </w:pPr>
      <w:r w:rsidRPr="00A527F0">
        <w:t xml:space="preserve">The driving use case for the Update status report is that an inspector (for example flag </w:t>
      </w:r>
      <w:r w:rsidR="003D0E84" w:rsidRPr="00A527F0">
        <w:t>S</w:t>
      </w:r>
      <w:r w:rsidRPr="00A527F0">
        <w:t xml:space="preserve">tate, port </w:t>
      </w:r>
      <w:r w:rsidR="003D0E84" w:rsidRPr="00A527F0">
        <w:t>State or vetting</w:t>
      </w:r>
      <w:r w:rsidRPr="00A527F0">
        <w:t xml:space="preserve">) or end user can check that an ECDIS is up to date with respect to the last dataset installed from </w:t>
      </w:r>
      <w:r w:rsidRPr="0040698C">
        <w:rPr>
          <w:highlight w:val="yellow"/>
          <w:rPrChange w:id="1792" w:author="jonathan pritchard" w:date="2025-10-27T12:41:00Z" w16du:dateUtc="2025-10-27T12:41:00Z">
            <w:rPr/>
          </w:rPrChange>
        </w:rPr>
        <w:t>each data server’s data within</w:t>
      </w:r>
      <w:r w:rsidRPr="00A527F0">
        <w:t xml:space="preserve"> the </w:t>
      </w:r>
      <w:r w:rsidR="003B11C8" w:rsidRPr="00A527F0">
        <w:t>System Database</w:t>
      </w:r>
      <w:r w:rsidRPr="00A527F0">
        <w:t xml:space="preserve">. </w:t>
      </w:r>
    </w:p>
    <w:p w14:paraId="476D0197" w14:textId="0AD95784" w:rsidR="000A0D43" w:rsidRPr="00A527F0" w:rsidRDefault="000A0D43" w:rsidP="00E15709">
      <w:pPr>
        <w:spacing w:after="120" w:line="240" w:lineRule="auto"/>
        <w:jc w:val="both"/>
      </w:pPr>
      <w:r w:rsidRPr="00A527F0">
        <w:t>Note that this report specification is not a concrete definition of what an “up</w:t>
      </w:r>
      <w:r w:rsidR="003D0E84" w:rsidRPr="00A527F0">
        <w:t xml:space="preserve"> to date” dataset (or ECDIS) is;</w:t>
      </w:r>
      <w:r w:rsidRPr="00A527F0">
        <w:t xml:space="preserve"> it only shows a status of each dataset with respect to the last data installed on the system. If </w:t>
      </w:r>
      <w:proofErr w:type="gramStart"/>
      <w:r w:rsidRPr="00A527F0">
        <w:t>a period of time</w:t>
      </w:r>
      <w:proofErr w:type="gramEnd"/>
      <w:r w:rsidRPr="00A527F0">
        <w:t xml:space="preserve"> has passed since the last </w:t>
      </w:r>
      <w:proofErr w:type="gramStart"/>
      <w:r w:rsidRPr="00A527F0">
        <w:t>update</w:t>
      </w:r>
      <w:proofErr w:type="gramEnd"/>
      <w:r w:rsidRPr="00A527F0">
        <w:t xml:space="preserve"> then some data may well be “out of date” relative to the time the report is run – the report only records the </w:t>
      </w:r>
      <w:proofErr w:type="gramStart"/>
      <w:r w:rsidRPr="00A527F0">
        <w:t>up to date</w:t>
      </w:r>
      <w:proofErr w:type="gramEnd"/>
      <w:r w:rsidRPr="00A527F0">
        <w:t xml:space="preserve"> status relative to the last data installed (the date being defined by the issue date of the latest S-128 dataset). The equipment manual should explain terms “up to date” and “out of date”</w:t>
      </w:r>
      <w:r w:rsidR="003D0E84" w:rsidRPr="00A527F0">
        <w:t>.</w:t>
      </w:r>
    </w:p>
    <w:p w14:paraId="3BE2E110" w14:textId="52F9D035" w:rsidR="000A0D43" w:rsidRPr="00A527F0" w:rsidRDefault="000A0D43" w:rsidP="00E15709">
      <w:pPr>
        <w:spacing w:after="120" w:line="240" w:lineRule="auto"/>
        <w:jc w:val="both"/>
      </w:pPr>
      <w:r w:rsidRPr="00A527F0">
        <w:t xml:space="preserve">This report only reports the status of datasets delivered as part of a data service using S-100 Part </w:t>
      </w:r>
      <w:r w:rsidR="001D68D0" w:rsidRPr="00A527F0">
        <w:t xml:space="preserve">17 </w:t>
      </w:r>
      <w:r w:rsidRPr="00A527F0">
        <w:t xml:space="preserve">Exchange Set </w:t>
      </w:r>
      <w:r w:rsidR="003D0E84" w:rsidRPr="00A527F0">
        <w:t>metadata and (as part of dual-</w:t>
      </w:r>
      <w:r w:rsidRPr="00A527F0">
        <w:t xml:space="preserve">fuel mode) IHO S-57 datasets (as illustrated in the hybrid </w:t>
      </w:r>
      <w:r w:rsidR="003D0E84" w:rsidRPr="00A527F0">
        <w:t>E</w:t>
      </w:r>
      <w:r w:rsidRPr="00A527F0">
        <w:t xml:space="preserve">xchange </w:t>
      </w:r>
      <w:r w:rsidR="003D0E84" w:rsidRPr="00A527F0">
        <w:t>S</w:t>
      </w:r>
      <w:r w:rsidRPr="00A527F0">
        <w:t xml:space="preserve">et in S-100 Part </w:t>
      </w:r>
      <w:r w:rsidR="001D68D0" w:rsidRPr="00A527F0">
        <w:t>17</w:t>
      </w:r>
      <w:r w:rsidR="003D0E84" w:rsidRPr="00A527F0">
        <w:t>,</w:t>
      </w:r>
      <w:r w:rsidR="001D68D0" w:rsidRPr="00A527F0">
        <w:t xml:space="preserve"> </w:t>
      </w:r>
      <w:r w:rsidR="006A69C3" w:rsidRPr="00A527F0">
        <w:t>clause 17-4.2</w:t>
      </w:r>
      <w:r w:rsidRPr="00A527F0">
        <w:t>). Where other S-100 datasets are installed on the system from other sources (</w:t>
      </w:r>
      <w:r w:rsidR="003D0E84" w:rsidRPr="00A527F0">
        <w:t>for example,</w:t>
      </w:r>
      <w:r w:rsidRPr="00A527F0">
        <w:t xml:space="preserve"> Unencrypted ENCs) then they should be displayed with a status of “unknown”. The Equipment manual should explain terms “unknown”.</w:t>
      </w:r>
    </w:p>
    <w:p w14:paraId="0D1AF39A" w14:textId="4A87140A" w:rsidR="006E3C4C" w:rsidRPr="00DF6704" w:rsidRDefault="000A0D43" w:rsidP="00E15709">
      <w:pPr>
        <w:spacing w:after="120" w:line="240" w:lineRule="auto"/>
        <w:jc w:val="both"/>
      </w:pPr>
      <w:r w:rsidRPr="00A527F0">
        <w:t xml:space="preserve">This </w:t>
      </w:r>
      <w:r w:rsidR="003D0E84" w:rsidRPr="00A527F0">
        <w:t>Appendix</w:t>
      </w:r>
      <w:r w:rsidRPr="00A527F0">
        <w:t xml:space="preserve"> provides a specification for a report which can be run on a compliant ECDIS to determine the status of S-100 datasets held within the </w:t>
      </w:r>
      <w:r w:rsidR="003B11C8" w:rsidRPr="00A527F0">
        <w:t>System Database</w:t>
      </w:r>
      <w:r w:rsidRPr="00A527F0">
        <w:t>.</w:t>
      </w:r>
    </w:p>
    <w:p w14:paraId="7156D5EA" w14:textId="36FFC450" w:rsidR="006E3C4C" w:rsidRPr="002D7DEE" w:rsidRDefault="006E3C4C" w:rsidP="00E15709">
      <w:pPr>
        <w:spacing w:after="120" w:line="240" w:lineRule="auto"/>
        <w:jc w:val="both"/>
        <w:rPr>
          <w:b/>
          <w:bCs/>
          <w:u w:val="single"/>
        </w:rPr>
      </w:pPr>
      <w:r w:rsidRPr="002D7DEE">
        <w:rPr>
          <w:b/>
          <w:bCs/>
          <w:u w:val="single"/>
        </w:rPr>
        <w:t>Completeness and Up-to-datedness</w:t>
      </w:r>
    </w:p>
    <w:p w14:paraId="26495206" w14:textId="49F03E10" w:rsidR="006A2C2C" w:rsidRDefault="006A2C2C" w:rsidP="00DF6704">
      <w:pPr>
        <w:spacing w:after="120" w:line="240" w:lineRule="auto"/>
        <w:jc w:val="both"/>
      </w:pPr>
      <w:r>
        <w:t xml:space="preserve">Update status reports report whether the data which is installed in the system database are all up to date with reference to </w:t>
      </w:r>
      <w:r w:rsidR="001A0951">
        <w:t xml:space="preserve">the </w:t>
      </w:r>
      <w:r>
        <w:t xml:space="preserve">one or more S-128 datasets, which together represent </w:t>
      </w:r>
      <w:r w:rsidR="00382554">
        <w:t xml:space="preserve">the </w:t>
      </w:r>
      <w:r>
        <w:t>status of a service provider’s entire service.</w:t>
      </w:r>
    </w:p>
    <w:p w14:paraId="202E885B" w14:textId="2089D803" w:rsidR="006A2C2C" w:rsidRDefault="006A2C2C" w:rsidP="00DF6704">
      <w:pPr>
        <w:spacing w:after="120" w:line="240" w:lineRule="auto"/>
        <w:jc w:val="both"/>
      </w:pPr>
      <w:r>
        <w:lastRenderedPageBreak/>
        <w:t xml:space="preserve">Update status reports may also show whether there are any items </w:t>
      </w:r>
      <w:r w:rsidR="00B21F04">
        <w:t xml:space="preserve">contained </w:t>
      </w:r>
      <w:r>
        <w:t>in the combined S-128 service which are not installed in the system database. This represents a “Comple</w:t>
      </w:r>
      <w:r w:rsidR="00DB1913">
        <w:t>te</w:t>
      </w:r>
      <w:r w:rsidR="001A0951">
        <w:t>ness</w:t>
      </w:r>
      <w:r>
        <w:t xml:space="preserve">” status on a </w:t>
      </w:r>
      <w:proofErr w:type="gramStart"/>
      <w:r>
        <w:t>product by product</w:t>
      </w:r>
      <w:proofErr w:type="gramEnd"/>
      <w:r>
        <w:t xml:space="preserve"> basis.</w:t>
      </w:r>
    </w:p>
    <w:p w14:paraId="10F03B86" w14:textId="21EE88F5" w:rsidR="006A2C2C" w:rsidRDefault="006A2C2C" w:rsidP="00DF6704">
      <w:pPr>
        <w:spacing w:after="120" w:line="240" w:lineRule="auto"/>
        <w:jc w:val="both"/>
      </w:pPr>
      <w:r>
        <w:t xml:space="preserve">The primary use case for the completeness feature is to assess </w:t>
      </w:r>
      <w:r w:rsidR="001A0951">
        <w:t xml:space="preserve">the installation of </w:t>
      </w:r>
      <w:r>
        <w:t xml:space="preserve">S-124 Navigational warnings against </w:t>
      </w:r>
      <w:r w:rsidR="001A0951">
        <w:t xml:space="preserve">the </w:t>
      </w:r>
      <w:proofErr w:type="gramStart"/>
      <w:r>
        <w:t>in force</w:t>
      </w:r>
      <w:proofErr w:type="gramEnd"/>
      <w:r>
        <w:t xml:space="preserve"> bulletins produced by navigational warning providers. </w:t>
      </w:r>
    </w:p>
    <w:p w14:paraId="302C6BFD" w14:textId="3819EB62" w:rsidR="006E3C4C" w:rsidRDefault="006A2C2C" w:rsidP="00E15709">
      <w:pPr>
        <w:spacing w:after="120" w:line="240" w:lineRule="auto"/>
        <w:jc w:val="both"/>
      </w:pPr>
      <w:r>
        <w:t>Completeness reports must be able to be restricted to individual products. They may be referenced to either S-128 datasets, or individual S-124 Navigational Warning datasets representing in-force bulletins.</w:t>
      </w:r>
    </w:p>
    <w:p w14:paraId="4142CAD6" w14:textId="0FD1A6B0" w:rsidR="006E3C4C" w:rsidRPr="002D7DEE" w:rsidRDefault="006E3C4C" w:rsidP="00E15709">
      <w:pPr>
        <w:spacing w:after="120" w:line="240" w:lineRule="auto"/>
        <w:jc w:val="both"/>
        <w:rPr>
          <w:b/>
          <w:bCs/>
          <w:u w:val="single"/>
        </w:rPr>
      </w:pPr>
      <w:r w:rsidRPr="002D7DEE">
        <w:rPr>
          <w:b/>
          <w:bCs/>
          <w:u w:val="single"/>
        </w:rPr>
        <w:t>Product Independence.</w:t>
      </w:r>
    </w:p>
    <w:p w14:paraId="7FB4091A" w14:textId="77777777" w:rsidR="00F72843" w:rsidRDefault="00F72843" w:rsidP="00DF6704">
      <w:pPr>
        <w:spacing w:after="120" w:line="240" w:lineRule="auto"/>
        <w:jc w:val="both"/>
      </w:pPr>
      <w:r>
        <w:t>When update status reports are reporting “up to datedness” the following points must be borne in mind</w:t>
      </w:r>
    </w:p>
    <w:p w14:paraId="38CE1F1C" w14:textId="20A20519" w:rsidR="00F72843" w:rsidRDefault="00F72843" w:rsidP="00DF6704">
      <w:pPr>
        <w:pStyle w:val="ListParagraph"/>
        <w:numPr>
          <w:ilvl w:val="0"/>
          <w:numId w:val="45"/>
        </w:numPr>
        <w:spacing w:after="120" w:line="240" w:lineRule="auto"/>
        <w:jc w:val="both"/>
      </w:pPr>
      <w:r>
        <w:t xml:space="preserve">S-128 datasets from multiple sources must be </w:t>
      </w:r>
      <w:proofErr w:type="gramStart"/>
      <w:r>
        <w:t>combined together</w:t>
      </w:r>
      <w:proofErr w:type="gramEnd"/>
      <w:r>
        <w:t xml:space="preserve"> to form a complete picture of what is “available” from service providers.</w:t>
      </w:r>
      <w:r w:rsidR="00B21F04">
        <w:t xml:space="preserve"> </w:t>
      </w:r>
      <w:r w:rsidR="00DF6704">
        <w:t xml:space="preserve">When they are combined the most recent dates of any content </w:t>
      </w:r>
      <w:commentRangeStart w:id="1793"/>
      <w:del w:id="1794" w:author="jon pritchard" w:date="2025-09-17T13:55:00Z" w16du:dateUtc="2025-09-17T11:55:00Z">
        <w:r w:rsidR="00DF6704" w:rsidDel="00A366BC">
          <w:delText xml:space="preserve">should </w:delText>
        </w:r>
      </w:del>
      <w:ins w:id="1795" w:author="jon pritchard" w:date="2025-09-17T13:55:00Z" w16du:dateUtc="2025-09-17T11:55:00Z">
        <w:r w:rsidR="00A366BC">
          <w:t xml:space="preserve">must </w:t>
        </w:r>
        <w:commentRangeEnd w:id="1793"/>
        <w:r w:rsidR="00A366BC">
          <w:rPr>
            <w:rStyle w:val="CommentReference"/>
          </w:rPr>
          <w:commentReference w:id="1793"/>
        </w:r>
      </w:ins>
      <w:r w:rsidR="00DF6704">
        <w:t>be used as the reference against which the report is generated.</w:t>
      </w:r>
    </w:p>
    <w:p w14:paraId="568C47F7" w14:textId="5B051A31" w:rsidR="00F72843" w:rsidRDefault="00F72843" w:rsidP="00DF6704">
      <w:pPr>
        <w:pStyle w:val="ListParagraph"/>
        <w:numPr>
          <w:ilvl w:val="0"/>
          <w:numId w:val="45"/>
        </w:numPr>
        <w:spacing w:after="120" w:line="240" w:lineRule="auto"/>
        <w:jc w:val="both"/>
      </w:pPr>
      <w:r>
        <w:t xml:space="preserve">S-128 datasets are “official” data by definition and have a data producer status (as defined in </w:t>
      </w:r>
      <w:proofErr w:type="gramStart"/>
      <w:r>
        <w:t>section</w:t>
      </w:r>
      <w:r w:rsidR="00DF6704">
        <w:t xml:space="preserve"> </w:t>
      </w:r>
      <w:r>
        <w:t>)</w:t>
      </w:r>
      <w:proofErr w:type="gramEnd"/>
    </w:p>
    <w:p w14:paraId="597DE80C" w14:textId="1550056A" w:rsidR="006E3C4C" w:rsidRPr="00DF6704" w:rsidRDefault="00F72843" w:rsidP="00E15709">
      <w:pPr>
        <w:pStyle w:val="ListParagraph"/>
        <w:numPr>
          <w:ilvl w:val="0"/>
          <w:numId w:val="45"/>
        </w:numPr>
        <w:spacing w:after="120" w:line="240" w:lineRule="auto"/>
        <w:jc w:val="both"/>
      </w:pPr>
      <w:r>
        <w:t>S-128 datasets containing only a single product only contain revision for that product, not other products which m</w:t>
      </w:r>
      <w:r w:rsidR="00B21F04">
        <w:t>a</w:t>
      </w:r>
      <w:r>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w:t>
      </w:r>
      <w:del w:id="1796" w:author="jon pritchard" w:date="2025-09-17T13:54:00Z" w16du:dateUtc="2025-09-17T11:54:00Z">
        <w:r w:rsidDel="00A366BC">
          <w:delText>s</w:delText>
        </w:r>
      </w:del>
      <w:r>
        <w:t xml:space="preserv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w:t>
      </w:r>
      <w:proofErr w:type="gramStart"/>
      <w:r>
        <w:t>up to date</w:t>
      </w:r>
      <w:proofErr w:type="gramEnd"/>
      <w:r>
        <w:t xml:space="preserve"> status reports</w:t>
      </w:r>
    </w:p>
    <w:p w14:paraId="05182E26" w14:textId="77777777" w:rsidR="000A0D43" w:rsidRPr="00A527F0" w:rsidRDefault="000A0D43" w:rsidP="00F323B7">
      <w:pPr>
        <w:spacing w:after="120" w:line="240" w:lineRule="auto"/>
        <w:rPr>
          <w:b/>
          <w:bCs/>
          <w:u w:val="single"/>
        </w:rPr>
      </w:pPr>
      <w:r w:rsidRPr="00A527F0">
        <w:rPr>
          <w:b/>
          <w:bCs/>
          <w:u w:val="single"/>
        </w:rPr>
        <w:t>Report Definitions</w:t>
      </w:r>
    </w:p>
    <w:p w14:paraId="54D68BEF" w14:textId="77777777" w:rsidR="000A0D43" w:rsidRPr="00A527F0" w:rsidRDefault="000A0D43" w:rsidP="00F323B7">
      <w:pPr>
        <w:spacing w:after="120" w:line="240" w:lineRule="auto"/>
        <w:jc w:val="both"/>
        <w:rPr>
          <w:b/>
          <w:bCs/>
          <w:u w:val="single"/>
        </w:rPr>
      </w:pPr>
      <w:r w:rsidRPr="00A527F0">
        <w:rPr>
          <w:b/>
          <w:bCs/>
          <w:u w:val="single"/>
        </w:rPr>
        <w:t>Report Contents</w:t>
      </w:r>
    </w:p>
    <w:p w14:paraId="45C33C65" w14:textId="6330A9A7" w:rsidR="000A0D43" w:rsidRPr="00A527F0" w:rsidRDefault="00931691" w:rsidP="00F323B7">
      <w:pPr>
        <w:spacing w:after="120" w:line="240" w:lineRule="auto"/>
        <w:jc w:val="both"/>
      </w:pPr>
      <w:r>
        <w:t>The mariner must be able to select the type of report to be created:</w:t>
      </w:r>
    </w:p>
    <w:p w14:paraId="6DF0D019" w14:textId="77777777" w:rsidR="000A0D43" w:rsidRPr="00A527F0" w:rsidRDefault="000A0D43" w:rsidP="00AE2737">
      <w:pPr>
        <w:pStyle w:val="ListParagraph"/>
        <w:numPr>
          <w:ilvl w:val="0"/>
          <w:numId w:val="82"/>
        </w:numPr>
        <w:spacing w:after="60" w:line="240" w:lineRule="auto"/>
        <w:ind w:hanging="294"/>
        <w:jc w:val="both"/>
      </w:pPr>
      <w:r w:rsidRPr="00A527F0">
        <w:t>An ENC Update Status Report, which reports the contents of electronic charts and directly related information. This report shows the status of IHO S-100 datasets of the following product types:</w:t>
      </w:r>
    </w:p>
    <w:p w14:paraId="4A6C2E04" w14:textId="77777777" w:rsidR="000A0D43" w:rsidRPr="00A527F0" w:rsidRDefault="000A0D43" w:rsidP="00AE2737">
      <w:pPr>
        <w:pStyle w:val="ListParagraph"/>
        <w:numPr>
          <w:ilvl w:val="1"/>
          <w:numId w:val="82"/>
        </w:numPr>
        <w:spacing w:after="60" w:line="240" w:lineRule="auto"/>
        <w:ind w:hanging="357"/>
        <w:jc w:val="both"/>
      </w:pPr>
      <w:r w:rsidRPr="00A527F0">
        <w:t>ENC, either S-101 or S-57</w:t>
      </w:r>
    </w:p>
    <w:p w14:paraId="332E2EB0" w14:textId="77777777" w:rsidR="000A0D43" w:rsidRPr="0040698C" w:rsidRDefault="000A0D43" w:rsidP="00AE2737">
      <w:pPr>
        <w:pStyle w:val="ListParagraph"/>
        <w:numPr>
          <w:ilvl w:val="1"/>
          <w:numId w:val="82"/>
        </w:numPr>
        <w:spacing w:after="60" w:line="240" w:lineRule="auto"/>
        <w:ind w:hanging="357"/>
        <w:jc w:val="both"/>
        <w:rPr>
          <w:highlight w:val="yellow"/>
          <w:rPrChange w:id="1797" w:author="jonathan pritchard" w:date="2025-10-27T12:43:00Z" w16du:dateUtc="2025-10-27T12:43:00Z">
            <w:rPr/>
          </w:rPrChange>
        </w:rPr>
      </w:pPr>
      <w:commentRangeStart w:id="1798"/>
      <w:r w:rsidRPr="0040698C">
        <w:rPr>
          <w:highlight w:val="yellow"/>
          <w:rPrChange w:id="1799" w:author="jonathan pritchard" w:date="2025-10-27T12:43:00Z" w16du:dateUtc="2025-10-27T12:43:00Z">
            <w:rPr/>
          </w:rPrChange>
        </w:rPr>
        <w:t>S</w:t>
      </w:r>
      <w:commentRangeEnd w:id="1798"/>
      <w:r w:rsidR="0040698C">
        <w:rPr>
          <w:rStyle w:val="CommentReference"/>
        </w:rPr>
        <w:commentReference w:id="1798"/>
      </w:r>
      <w:r w:rsidRPr="0040698C">
        <w:rPr>
          <w:highlight w:val="yellow"/>
          <w:rPrChange w:id="1800" w:author="jonathan pritchard" w:date="2025-10-27T12:43:00Z" w16du:dateUtc="2025-10-27T12:43:00Z">
            <w:rPr/>
          </w:rPrChange>
        </w:rPr>
        <w:t>-102</w:t>
      </w:r>
    </w:p>
    <w:p w14:paraId="0DC1EA9C" w14:textId="77777777" w:rsidR="000A0D43" w:rsidRPr="0040698C" w:rsidRDefault="000A0D43" w:rsidP="00AE2737">
      <w:pPr>
        <w:pStyle w:val="ListParagraph"/>
        <w:numPr>
          <w:ilvl w:val="1"/>
          <w:numId w:val="82"/>
        </w:numPr>
        <w:spacing w:after="120" w:line="240" w:lineRule="auto"/>
        <w:jc w:val="both"/>
        <w:rPr>
          <w:highlight w:val="yellow"/>
          <w:rPrChange w:id="1801" w:author="jonathan pritchard" w:date="2025-10-27T12:43:00Z" w16du:dateUtc="2025-10-27T12:43:00Z">
            <w:rPr/>
          </w:rPrChange>
        </w:rPr>
      </w:pPr>
      <w:r w:rsidRPr="0040698C">
        <w:rPr>
          <w:highlight w:val="yellow"/>
          <w:rPrChange w:id="1802" w:author="jonathan pritchard" w:date="2025-10-27T12:43:00Z" w16du:dateUtc="2025-10-27T12:43:00Z">
            <w:rPr/>
          </w:rPrChange>
        </w:rPr>
        <w:t>S-104</w:t>
      </w:r>
    </w:p>
    <w:p w14:paraId="609E30AA" w14:textId="687E4212" w:rsidR="000A0D43" w:rsidRPr="00A527F0" w:rsidRDefault="000A0D43" w:rsidP="00AE2737">
      <w:pPr>
        <w:pStyle w:val="ListParagraph"/>
        <w:numPr>
          <w:ilvl w:val="0"/>
          <w:numId w:val="82"/>
        </w:numPr>
        <w:spacing w:after="120" w:line="240" w:lineRule="auto"/>
        <w:ind w:hanging="294"/>
        <w:jc w:val="both"/>
      </w:pPr>
      <w:r w:rsidRPr="00A527F0">
        <w:t>An ENP (</w:t>
      </w:r>
      <w:r w:rsidR="00F323B7" w:rsidRPr="00A527F0">
        <w:t>E</w:t>
      </w:r>
      <w:r w:rsidRPr="00A527F0">
        <w:t xml:space="preserve">lectronic </w:t>
      </w:r>
      <w:r w:rsidR="00F323B7" w:rsidRPr="00A527F0">
        <w:t>N</w:t>
      </w:r>
      <w:r w:rsidRPr="00A527F0">
        <w:t xml:space="preserve">autical </w:t>
      </w:r>
      <w:r w:rsidR="00F323B7" w:rsidRPr="00A527F0">
        <w:t>P</w:t>
      </w:r>
      <w:r w:rsidRPr="00A527F0">
        <w:t>ublication) Update Status Report which reports the status of ENPs. All other S-100 products (</w:t>
      </w:r>
      <w:proofErr w:type="gramStart"/>
      <w:r w:rsidRPr="00A527F0">
        <w:t>with the exception of</w:t>
      </w:r>
      <w:proofErr w:type="gramEnd"/>
      <w:r w:rsidRPr="00A527F0">
        <w:t xml:space="preserve"> S-128 itself) installed in the </w:t>
      </w:r>
      <w:r w:rsidR="003B11C8" w:rsidRPr="00A527F0">
        <w:t xml:space="preserve">System Database </w:t>
      </w:r>
      <w:r w:rsidRPr="00A527F0">
        <w:t>are in this category.</w:t>
      </w:r>
    </w:p>
    <w:p w14:paraId="2FBDC47F" w14:textId="6B1AAE10" w:rsidR="000A0D43" w:rsidRPr="00A527F0" w:rsidRDefault="000A0D43" w:rsidP="00F323B7">
      <w:pPr>
        <w:spacing w:after="120" w:line="240" w:lineRule="auto"/>
        <w:jc w:val="both"/>
      </w:pPr>
      <w:r w:rsidRPr="00A527F0">
        <w:t xml:space="preserve">The report name at the top of the report header shows the type of </w:t>
      </w:r>
      <w:r w:rsidR="00F323B7" w:rsidRPr="00A527F0">
        <w:t>R</w:t>
      </w:r>
      <w:r w:rsidRPr="00A527F0">
        <w:t xml:space="preserve">eport being produced. </w:t>
      </w:r>
    </w:p>
    <w:p w14:paraId="02AF0BB2" w14:textId="4785BED5" w:rsidR="000A0D43" w:rsidRPr="00A527F0" w:rsidRDefault="000A0D43" w:rsidP="00F323B7">
      <w:pPr>
        <w:spacing w:after="120" w:line="240" w:lineRule="auto"/>
        <w:jc w:val="both"/>
        <w:rPr>
          <w:b/>
          <w:bCs/>
          <w:u w:val="single"/>
        </w:rPr>
      </w:pPr>
      <w:r w:rsidRPr="00A527F0">
        <w:rPr>
          <w:b/>
          <w:bCs/>
          <w:u w:val="single"/>
        </w:rPr>
        <w:t>Report Filters</w:t>
      </w:r>
    </w:p>
    <w:p w14:paraId="01463CAA" w14:textId="77777777" w:rsidR="00931691" w:rsidRDefault="00931691" w:rsidP="00F323B7">
      <w:pPr>
        <w:spacing w:after="60" w:line="240" w:lineRule="auto"/>
        <w:jc w:val="both"/>
      </w:pPr>
      <w:r>
        <w:t>The mariner must be able to select the report filter to be one of the following:</w:t>
      </w:r>
    </w:p>
    <w:p w14:paraId="1B779F88" w14:textId="4EB9AC71" w:rsidR="000A0D43" w:rsidRPr="00A527F0" w:rsidRDefault="000A0D43" w:rsidP="00AE2737">
      <w:pPr>
        <w:pStyle w:val="ListParagraph"/>
        <w:numPr>
          <w:ilvl w:val="0"/>
          <w:numId w:val="83"/>
        </w:numPr>
        <w:spacing w:after="60" w:line="240" w:lineRule="auto"/>
        <w:ind w:left="709" w:hanging="283"/>
        <w:jc w:val="both"/>
      </w:pPr>
      <w:r w:rsidRPr="00A527F0">
        <w:t xml:space="preserve">A report detailing the status of all datasets within the </w:t>
      </w:r>
      <w:r w:rsidR="003B11C8" w:rsidRPr="00A527F0">
        <w:t xml:space="preserve">System Database </w:t>
      </w:r>
      <w:r w:rsidRPr="00A527F0">
        <w:t>of the ECDIS for the appropriate type (ENC or ENP). This shows the status of the datasets with respect to the date contained in the S-128 dataset of the last update for each data server’s service installed.</w:t>
      </w:r>
    </w:p>
    <w:p w14:paraId="572FEC56" w14:textId="77777777" w:rsidR="000A0D43" w:rsidRPr="00A527F0" w:rsidRDefault="000A0D43" w:rsidP="00AE2737">
      <w:pPr>
        <w:pStyle w:val="ListParagraph"/>
        <w:numPr>
          <w:ilvl w:val="0"/>
          <w:numId w:val="83"/>
        </w:numPr>
        <w:spacing w:after="120" w:line="240" w:lineRule="auto"/>
        <w:ind w:left="709" w:hanging="283"/>
        <w:jc w:val="both"/>
      </w:pPr>
      <w:r w:rsidRPr="00A527F0">
        <w:t>A report detailing the status of each S-100 dataset along a predefined section of a route contained within the ECDIS.</w:t>
      </w:r>
    </w:p>
    <w:p w14:paraId="26C46C15" w14:textId="77777777" w:rsidR="009E15EE" w:rsidRPr="00A527F0" w:rsidRDefault="009E15EE" w:rsidP="009E15EE">
      <w:pPr>
        <w:spacing w:after="120" w:line="240" w:lineRule="auto"/>
        <w:jc w:val="both"/>
      </w:pPr>
    </w:p>
    <w:p w14:paraId="317BD379" w14:textId="77777777" w:rsidR="000A0D43" w:rsidRPr="00A527F0" w:rsidRDefault="000A0D43" w:rsidP="00F323B7">
      <w:pPr>
        <w:spacing w:after="120" w:line="240" w:lineRule="auto"/>
        <w:jc w:val="both"/>
        <w:rPr>
          <w:b/>
          <w:bCs/>
          <w:u w:val="single"/>
        </w:rPr>
      </w:pPr>
      <w:r w:rsidRPr="00A527F0">
        <w:rPr>
          <w:b/>
          <w:bCs/>
          <w:u w:val="single"/>
        </w:rPr>
        <w:t>Example</w:t>
      </w:r>
    </w:p>
    <w:p w14:paraId="766C8A5E" w14:textId="27A2FA72" w:rsidR="000A0D43" w:rsidRDefault="000A0D43" w:rsidP="00F323B7">
      <w:pPr>
        <w:spacing w:after="120" w:line="240" w:lineRule="auto"/>
        <w:jc w:val="both"/>
      </w:pPr>
      <w:r w:rsidRPr="00A527F0">
        <w:t xml:space="preserve">An example of an Update </w:t>
      </w:r>
      <w:r w:rsidR="00062E19" w:rsidRPr="00A527F0">
        <w:t>S</w:t>
      </w:r>
      <w:r w:rsidRPr="00A527F0">
        <w:t xml:space="preserve">tatus </w:t>
      </w:r>
      <w:r w:rsidR="00062E19" w:rsidRPr="00A527F0">
        <w:t>R</w:t>
      </w:r>
      <w:r w:rsidRPr="00A527F0">
        <w:t xml:space="preserve">eport </w:t>
      </w:r>
      <w:r w:rsidR="001640BB" w:rsidRPr="00A527F0">
        <w:t xml:space="preserve">for current ECDIS with S-57 ENCs </w:t>
      </w:r>
      <w:r w:rsidRPr="00A527F0">
        <w:t xml:space="preserve">is shown in the </w:t>
      </w:r>
      <w:r w:rsidR="00062E19" w:rsidRPr="00A527F0">
        <w:t xml:space="preserve">Figure </w:t>
      </w:r>
      <w:r w:rsidR="001640BB" w:rsidRPr="00A527F0">
        <w:t>1, followed by an illustrative revised report for S-100 datasets in Figure 2</w:t>
      </w:r>
      <w:r w:rsidRPr="00A527F0">
        <w:t>. The example shown is an ENC Update Status Report.</w:t>
      </w:r>
    </w:p>
    <w:p w14:paraId="164FEA13" w14:textId="77777777" w:rsidR="00DF6704" w:rsidRPr="00A527F0" w:rsidRDefault="00DF6704" w:rsidP="00F323B7">
      <w:pPr>
        <w:spacing w:after="120" w:line="240" w:lineRule="auto"/>
        <w:jc w:val="both"/>
      </w:pPr>
    </w:p>
    <w:p w14:paraId="09DA22B1" w14:textId="77777777" w:rsidR="000A0D43" w:rsidRPr="00A527F0" w:rsidRDefault="000A0D43" w:rsidP="004E61EE">
      <w:pPr>
        <w:spacing w:line="240" w:lineRule="auto"/>
        <w:jc w:val="center"/>
      </w:pPr>
      <w:r w:rsidRPr="00B812CA">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A527F0" w:rsidRDefault="00F323B7" w:rsidP="001640BB">
      <w:pPr>
        <w:pStyle w:val="Caption"/>
        <w:spacing w:after="120" w:line="240" w:lineRule="auto"/>
        <w:jc w:val="center"/>
      </w:pPr>
      <w:r w:rsidRPr="00A527F0">
        <w:t xml:space="preserve">Figure </w:t>
      </w:r>
      <w:r w:rsidR="00062E19" w:rsidRPr="00A527F0">
        <w:t>1</w:t>
      </w:r>
      <w:r w:rsidRPr="00A527F0">
        <w:t xml:space="preserve"> </w:t>
      </w:r>
      <w:r w:rsidR="00062E19" w:rsidRPr="00A527F0">
        <w:t>-</w:t>
      </w:r>
      <w:r w:rsidRPr="00A527F0">
        <w:t xml:space="preserve"> </w:t>
      </w:r>
      <w:r w:rsidR="00062E19" w:rsidRPr="00A527F0">
        <w:t xml:space="preserve">Update Status Report </w:t>
      </w:r>
      <w:r w:rsidR="001640BB" w:rsidRPr="00A527F0">
        <w:t>–</w:t>
      </w:r>
      <w:r w:rsidR="00062E19" w:rsidRPr="00A527F0">
        <w:t xml:space="preserve"> </w:t>
      </w:r>
      <w:r w:rsidR="001640BB" w:rsidRPr="00A527F0">
        <w:t xml:space="preserve">current report </w:t>
      </w:r>
      <w:r w:rsidR="00062E19" w:rsidRPr="00A527F0">
        <w:t>example</w:t>
      </w:r>
    </w:p>
    <w:p w14:paraId="38C90EC0" w14:textId="68A8D4A1" w:rsidR="000A0D43" w:rsidRPr="00A527F0" w:rsidRDefault="001640BB" w:rsidP="0095577A">
      <w:pPr>
        <w:spacing w:after="120" w:line="240" w:lineRule="auto"/>
        <w:jc w:val="center"/>
      </w:pPr>
      <w:r w:rsidRPr="00B812CA">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A527F0" w:rsidRDefault="001640BB" w:rsidP="001640BB">
      <w:pPr>
        <w:pStyle w:val="Caption"/>
        <w:spacing w:after="120" w:line="240" w:lineRule="auto"/>
        <w:jc w:val="center"/>
      </w:pPr>
      <w:r w:rsidRPr="00A527F0">
        <w:t>Figure 2 - Update Status Report - notional example for S-100 datasets</w:t>
      </w:r>
    </w:p>
    <w:p w14:paraId="1E450EAA" w14:textId="77777777" w:rsidR="0095577A" w:rsidRPr="00A527F0" w:rsidRDefault="0095577A" w:rsidP="001640BB">
      <w:pPr>
        <w:spacing w:after="120" w:line="240" w:lineRule="auto"/>
        <w:jc w:val="both"/>
        <w:rPr>
          <w:b/>
          <w:bCs/>
          <w:u w:val="single"/>
        </w:rPr>
      </w:pPr>
    </w:p>
    <w:p w14:paraId="4A2A05B7" w14:textId="7D7BFD16" w:rsidR="001640BB" w:rsidRPr="00A527F0" w:rsidRDefault="001640BB" w:rsidP="001640BB">
      <w:pPr>
        <w:spacing w:after="120" w:line="240" w:lineRule="auto"/>
        <w:jc w:val="both"/>
        <w:rPr>
          <w:b/>
          <w:bCs/>
          <w:u w:val="single"/>
        </w:rPr>
      </w:pPr>
      <w:r w:rsidRPr="00A527F0">
        <w:rPr>
          <w:b/>
          <w:bCs/>
          <w:u w:val="single"/>
        </w:rPr>
        <w:t>Report specification</w:t>
      </w:r>
    </w:p>
    <w:p w14:paraId="1C732606" w14:textId="10122E1F" w:rsidR="000A0D43" w:rsidRPr="00A527F0" w:rsidRDefault="000A0D43" w:rsidP="003A3D1B">
      <w:pPr>
        <w:spacing w:after="120" w:line="240" w:lineRule="auto"/>
        <w:jc w:val="both"/>
      </w:pPr>
      <w:r w:rsidRPr="00A527F0">
        <w:t xml:space="preserve">The ENC </w:t>
      </w:r>
      <w:r w:rsidR="003A3D1B" w:rsidRPr="00A527F0">
        <w:t>U</w:t>
      </w:r>
      <w:r w:rsidRPr="00A527F0">
        <w:t xml:space="preserve">pdate </w:t>
      </w:r>
      <w:r w:rsidR="003A3D1B" w:rsidRPr="00A527F0">
        <w:t>S</w:t>
      </w:r>
      <w:r w:rsidRPr="00A527F0">
        <w:t xml:space="preserve">tatus </w:t>
      </w:r>
      <w:r w:rsidR="003A3D1B" w:rsidRPr="00A527F0">
        <w:t>R</w:t>
      </w:r>
      <w:r w:rsidRPr="00A527F0">
        <w:t xml:space="preserve">eport is a formatted output from the ECDIS. It should be formatted to </w:t>
      </w:r>
      <w:r w:rsidR="003A3D1B" w:rsidRPr="00A527F0">
        <w:t>fit within</w:t>
      </w:r>
      <w:r w:rsidRPr="00A527F0">
        <w:t xml:space="preserve"> the width of the ECDIS screen and, if printable, split into individual A4 pages.</w:t>
      </w:r>
    </w:p>
    <w:p w14:paraId="2945F28E" w14:textId="6C2C2F05" w:rsidR="000A0D43" w:rsidRPr="00A527F0" w:rsidRDefault="000A0D43" w:rsidP="003A3D1B">
      <w:pPr>
        <w:spacing w:after="60" w:line="240" w:lineRule="auto"/>
        <w:jc w:val="both"/>
      </w:pPr>
      <w:r w:rsidRPr="00A527F0">
        <w:t xml:space="preserve">Reports of both types (complete </w:t>
      </w:r>
      <w:r w:rsidR="003B11C8" w:rsidRPr="00A527F0">
        <w:t xml:space="preserve">System Database </w:t>
      </w:r>
      <w:r w:rsidRPr="00A527F0">
        <w:t xml:space="preserve">contents and </w:t>
      </w:r>
      <w:r w:rsidR="003A3D1B" w:rsidRPr="00A527F0">
        <w:t>f</w:t>
      </w:r>
      <w:r w:rsidRPr="00A527F0">
        <w:t>iltered by route) are divided into two sections:</w:t>
      </w:r>
    </w:p>
    <w:p w14:paraId="1F9C962E" w14:textId="7614D198" w:rsidR="000A0D43" w:rsidRPr="00A527F0" w:rsidRDefault="000A0D43" w:rsidP="00AE2737">
      <w:pPr>
        <w:numPr>
          <w:ilvl w:val="0"/>
          <w:numId w:val="74"/>
        </w:numPr>
        <w:spacing w:after="60" w:line="240" w:lineRule="auto"/>
        <w:jc w:val="both"/>
      </w:pPr>
      <w:r w:rsidRPr="00A527F0">
        <w:t xml:space="preserve">A header containing information on the vessel and report content selected (either filtered for a route (or part of a route) or for the entire </w:t>
      </w:r>
      <w:r w:rsidR="003B11C8" w:rsidRPr="00A527F0">
        <w:t xml:space="preserve">System Database </w:t>
      </w:r>
      <w:r w:rsidRPr="00A527F0">
        <w:t xml:space="preserve">contents. This header contains vessel information and report reference dates followed by a </w:t>
      </w:r>
      <w:proofErr w:type="gramStart"/>
      <w:r w:rsidRPr="00A527F0">
        <w:t>summary totals</w:t>
      </w:r>
      <w:proofErr w:type="gramEnd"/>
      <w:r w:rsidRPr="00A527F0">
        <w:t xml:space="preserve"> for each report status.</w:t>
      </w:r>
    </w:p>
    <w:p w14:paraId="553A1DFA" w14:textId="77777777" w:rsidR="000A0D43" w:rsidRPr="00A527F0" w:rsidRDefault="000A0D43" w:rsidP="00AE2737">
      <w:pPr>
        <w:numPr>
          <w:ilvl w:val="0"/>
          <w:numId w:val="74"/>
        </w:numPr>
        <w:spacing w:after="120" w:line="240" w:lineRule="auto"/>
        <w:jc w:val="both"/>
      </w:pPr>
      <w:r w:rsidRPr="00A527F0">
        <w:lastRenderedPageBreak/>
        <w:t>A table containing information for each cell within the chosen content type. This provides detailed information on each dataset within the chosen content category.</w:t>
      </w:r>
    </w:p>
    <w:p w14:paraId="7E09B1F8" w14:textId="77777777" w:rsidR="009E15EE" w:rsidRPr="00A527F0" w:rsidRDefault="009E15EE" w:rsidP="003A3D1B">
      <w:pPr>
        <w:spacing w:after="120" w:line="240" w:lineRule="auto"/>
        <w:jc w:val="both"/>
        <w:rPr>
          <w:bCs/>
        </w:rPr>
      </w:pPr>
    </w:p>
    <w:p w14:paraId="6D3C6D30" w14:textId="2CCCA389" w:rsidR="000A0D43" w:rsidRPr="00A527F0" w:rsidRDefault="000A0D43" w:rsidP="003A3D1B">
      <w:pPr>
        <w:spacing w:after="120" w:line="240" w:lineRule="auto"/>
        <w:jc w:val="both"/>
        <w:rPr>
          <w:b/>
          <w:bCs/>
          <w:u w:val="single"/>
        </w:rPr>
      </w:pPr>
      <w:r w:rsidRPr="00A527F0">
        <w:rPr>
          <w:b/>
          <w:bCs/>
          <w:u w:val="single"/>
        </w:rPr>
        <w:t xml:space="preserve">Report </w:t>
      </w:r>
      <w:r w:rsidR="001640BB" w:rsidRPr="00A527F0">
        <w:rPr>
          <w:b/>
          <w:bCs/>
          <w:u w:val="single"/>
        </w:rPr>
        <w:t>h</w:t>
      </w:r>
      <w:r w:rsidRPr="00A527F0">
        <w:rPr>
          <w:b/>
          <w:bCs/>
          <w:u w:val="single"/>
        </w:rPr>
        <w:t>eader</w:t>
      </w:r>
    </w:p>
    <w:p w14:paraId="23053A43" w14:textId="587DEB65" w:rsidR="000A0D43" w:rsidRPr="00A527F0" w:rsidRDefault="000A0D43" w:rsidP="003A3D1B">
      <w:pPr>
        <w:spacing w:after="120" w:line="240" w:lineRule="auto"/>
        <w:jc w:val="both"/>
      </w:pPr>
      <w:r w:rsidRPr="00A527F0">
        <w:t xml:space="preserve">The data content of each of the header fields is defined in </w:t>
      </w:r>
      <w:r w:rsidR="003A3D1B" w:rsidRPr="00A527F0">
        <w:t>T</w:t>
      </w:r>
      <w:r w:rsidRPr="00A527F0">
        <w:t>able</w:t>
      </w:r>
      <w:r w:rsidR="003A3D1B" w:rsidRPr="00A527F0">
        <w:t xml:space="preserve"> 3</w:t>
      </w:r>
      <w:r w:rsidRPr="00A527F0">
        <w:t xml:space="preserve"> below:</w:t>
      </w:r>
    </w:p>
    <w:tbl>
      <w:tblPr>
        <w:tblStyle w:val="TableGrid"/>
        <w:tblW w:w="0" w:type="auto"/>
        <w:tblLook w:val="04A0" w:firstRow="1" w:lastRow="0" w:firstColumn="1" w:lastColumn="0" w:noHBand="0" w:noVBand="1"/>
      </w:tblPr>
      <w:tblGrid>
        <w:gridCol w:w="2972"/>
        <w:gridCol w:w="1134"/>
        <w:gridCol w:w="4910"/>
      </w:tblGrid>
      <w:tr w:rsidR="000A0D43" w:rsidRPr="00A527F0" w14:paraId="468B6106" w14:textId="77777777" w:rsidTr="00F74131">
        <w:trPr>
          <w:trHeight w:val="297"/>
        </w:trPr>
        <w:tc>
          <w:tcPr>
            <w:tcW w:w="2972" w:type="dxa"/>
            <w:shd w:val="clear" w:color="auto" w:fill="D9D9D9" w:themeFill="background1" w:themeFillShade="D9"/>
          </w:tcPr>
          <w:p w14:paraId="76B89395" w14:textId="6034598C" w:rsidR="000A0D43" w:rsidRPr="00A527F0" w:rsidRDefault="000A0D43" w:rsidP="00F74131">
            <w:pPr>
              <w:spacing w:before="60" w:after="60"/>
              <w:rPr>
                <w:b/>
                <w:bCs/>
              </w:rPr>
            </w:pPr>
            <w:r w:rsidRPr="00A527F0">
              <w:rPr>
                <w:b/>
                <w:bCs/>
              </w:rPr>
              <w:t>Field Name.</w:t>
            </w:r>
          </w:p>
        </w:tc>
        <w:tc>
          <w:tcPr>
            <w:tcW w:w="1134" w:type="dxa"/>
            <w:shd w:val="clear" w:color="auto" w:fill="D9D9D9" w:themeFill="background1" w:themeFillShade="D9"/>
          </w:tcPr>
          <w:p w14:paraId="2202BB8F" w14:textId="77777777" w:rsidR="000A0D43" w:rsidRPr="00A527F0" w:rsidRDefault="000A0D43" w:rsidP="00F74131">
            <w:pPr>
              <w:spacing w:before="60" w:after="60"/>
              <w:rPr>
                <w:b/>
                <w:bCs/>
              </w:rPr>
            </w:pPr>
            <w:r w:rsidRPr="00A527F0">
              <w:rPr>
                <w:b/>
                <w:bCs/>
              </w:rPr>
              <w:t>Type</w:t>
            </w:r>
          </w:p>
        </w:tc>
        <w:tc>
          <w:tcPr>
            <w:tcW w:w="4910" w:type="dxa"/>
            <w:shd w:val="clear" w:color="auto" w:fill="D9D9D9" w:themeFill="background1" w:themeFillShade="D9"/>
          </w:tcPr>
          <w:p w14:paraId="5DE21D50" w14:textId="77777777" w:rsidR="000A0D43" w:rsidRPr="00A527F0" w:rsidRDefault="000A0D43" w:rsidP="00F74131">
            <w:pPr>
              <w:spacing w:before="60" w:after="60"/>
              <w:rPr>
                <w:b/>
                <w:bCs/>
              </w:rPr>
            </w:pPr>
            <w:r w:rsidRPr="00A527F0">
              <w:rPr>
                <w:b/>
                <w:bCs/>
              </w:rPr>
              <w:t>Source</w:t>
            </w:r>
          </w:p>
        </w:tc>
      </w:tr>
      <w:tr w:rsidR="000A0D43" w:rsidRPr="00A527F0" w14:paraId="7E627633" w14:textId="77777777" w:rsidTr="00D437A1">
        <w:tc>
          <w:tcPr>
            <w:tcW w:w="2972" w:type="dxa"/>
          </w:tcPr>
          <w:p w14:paraId="6C1610A6" w14:textId="77777777" w:rsidR="000A0D43" w:rsidRPr="00A527F0" w:rsidRDefault="000A0D43" w:rsidP="00AE2737">
            <w:pPr>
              <w:numPr>
                <w:ilvl w:val="0"/>
                <w:numId w:val="79"/>
              </w:numPr>
              <w:spacing w:before="60" w:after="60"/>
            </w:pPr>
            <w:r w:rsidRPr="00A527F0">
              <w:t>Report Name</w:t>
            </w:r>
          </w:p>
        </w:tc>
        <w:tc>
          <w:tcPr>
            <w:tcW w:w="1134" w:type="dxa"/>
          </w:tcPr>
          <w:p w14:paraId="2589989B" w14:textId="77777777" w:rsidR="000A0D43" w:rsidRPr="00A527F0" w:rsidRDefault="000A0D43" w:rsidP="00F74131">
            <w:pPr>
              <w:spacing w:before="60" w:after="60"/>
            </w:pPr>
            <w:r w:rsidRPr="00A527F0">
              <w:t>Text</w:t>
            </w:r>
          </w:p>
        </w:tc>
        <w:tc>
          <w:tcPr>
            <w:tcW w:w="4910" w:type="dxa"/>
          </w:tcPr>
          <w:p w14:paraId="2AB04628" w14:textId="14564B92" w:rsidR="000A0D43" w:rsidRPr="00A527F0" w:rsidRDefault="000A0D43" w:rsidP="00F74131">
            <w:pPr>
              <w:spacing w:before="60" w:after="60"/>
            </w:pPr>
            <w:r w:rsidRPr="00A527F0">
              <w:t xml:space="preserve">Two Report names are possible depending on which </w:t>
            </w:r>
            <w:r w:rsidR="00F74131" w:rsidRPr="00A527F0">
              <w:t>R</w:t>
            </w:r>
            <w:r w:rsidRPr="00A527F0">
              <w:t>eport is being shown. Either:</w:t>
            </w:r>
          </w:p>
          <w:p w14:paraId="478029D3" w14:textId="77777777" w:rsidR="000A0D43" w:rsidRPr="00A527F0" w:rsidRDefault="000A0D43" w:rsidP="00AE2737">
            <w:pPr>
              <w:numPr>
                <w:ilvl w:val="0"/>
                <w:numId w:val="78"/>
              </w:numPr>
              <w:spacing w:before="60" w:after="60"/>
            </w:pPr>
            <w:r w:rsidRPr="00A527F0">
              <w:t>Electronic Navigational Charts (ENC) Update Status Report</w:t>
            </w:r>
          </w:p>
          <w:p w14:paraId="6A95581E" w14:textId="6301B8CD" w:rsidR="000A0D43" w:rsidRPr="00A527F0" w:rsidRDefault="000A0D43" w:rsidP="00AE2737">
            <w:pPr>
              <w:numPr>
                <w:ilvl w:val="0"/>
                <w:numId w:val="78"/>
              </w:numPr>
              <w:spacing w:before="60" w:after="60"/>
            </w:pPr>
            <w:bookmarkStart w:id="1803" w:name="_Hlk87104123"/>
            <w:r w:rsidRPr="00A527F0">
              <w:t>Electronic Nautical Publications (ENP) Update Status Report</w:t>
            </w:r>
            <w:bookmarkEnd w:id="1803"/>
          </w:p>
        </w:tc>
      </w:tr>
      <w:tr w:rsidR="000A0D43" w:rsidRPr="00A527F0" w14:paraId="5D7A8D6B" w14:textId="77777777" w:rsidTr="00D437A1">
        <w:tc>
          <w:tcPr>
            <w:tcW w:w="2972" w:type="dxa"/>
          </w:tcPr>
          <w:p w14:paraId="225D73AC" w14:textId="77777777" w:rsidR="000A0D43" w:rsidRPr="00A527F0" w:rsidRDefault="000A0D43" w:rsidP="00AE2737">
            <w:pPr>
              <w:numPr>
                <w:ilvl w:val="0"/>
                <w:numId w:val="79"/>
              </w:numPr>
              <w:spacing w:before="60" w:after="60"/>
            </w:pPr>
            <w:r w:rsidRPr="00A527F0">
              <w:t>Vessel Name</w:t>
            </w:r>
          </w:p>
        </w:tc>
        <w:tc>
          <w:tcPr>
            <w:tcW w:w="1134" w:type="dxa"/>
          </w:tcPr>
          <w:p w14:paraId="762B4BBF" w14:textId="77777777" w:rsidR="000A0D43" w:rsidRPr="00A527F0" w:rsidRDefault="000A0D43" w:rsidP="00F74131">
            <w:pPr>
              <w:spacing w:before="60" w:after="60"/>
            </w:pPr>
            <w:r w:rsidRPr="00A527F0">
              <w:t>Text</w:t>
            </w:r>
          </w:p>
        </w:tc>
        <w:tc>
          <w:tcPr>
            <w:tcW w:w="4910" w:type="dxa"/>
          </w:tcPr>
          <w:p w14:paraId="59E5BC6D" w14:textId="3B62A9E1" w:rsidR="000A0D43" w:rsidRPr="00A527F0" w:rsidRDefault="000A0D43" w:rsidP="00F74131">
            <w:pPr>
              <w:spacing w:before="60" w:after="60"/>
            </w:pPr>
            <w:r w:rsidRPr="00A527F0">
              <w:t>The name of the vesse</w:t>
            </w:r>
            <w:r w:rsidR="00F74131" w:rsidRPr="00A527F0">
              <w:t>l as recorded within the ECDIS.</w:t>
            </w:r>
          </w:p>
        </w:tc>
      </w:tr>
      <w:tr w:rsidR="000A0D43" w:rsidRPr="00A527F0" w14:paraId="10653551" w14:textId="77777777" w:rsidTr="00D437A1">
        <w:tc>
          <w:tcPr>
            <w:tcW w:w="2972" w:type="dxa"/>
          </w:tcPr>
          <w:p w14:paraId="41902A52" w14:textId="77777777" w:rsidR="000A0D43" w:rsidRPr="00A527F0" w:rsidRDefault="000A0D43" w:rsidP="00AE2737">
            <w:pPr>
              <w:numPr>
                <w:ilvl w:val="0"/>
                <w:numId w:val="79"/>
              </w:numPr>
              <w:spacing w:before="60" w:after="60"/>
            </w:pPr>
            <w:r w:rsidRPr="00A527F0">
              <w:t xml:space="preserve">Identifier </w:t>
            </w:r>
          </w:p>
        </w:tc>
        <w:tc>
          <w:tcPr>
            <w:tcW w:w="1134" w:type="dxa"/>
          </w:tcPr>
          <w:p w14:paraId="52B46D92" w14:textId="77777777" w:rsidR="000A0D43" w:rsidRPr="00A527F0" w:rsidRDefault="000A0D43" w:rsidP="00F74131">
            <w:pPr>
              <w:spacing w:before="60" w:after="60"/>
            </w:pPr>
            <w:r w:rsidRPr="00A527F0">
              <w:t>Text</w:t>
            </w:r>
          </w:p>
        </w:tc>
        <w:tc>
          <w:tcPr>
            <w:tcW w:w="4910" w:type="dxa"/>
          </w:tcPr>
          <w:p w14:paraId="15C70DB2" w14:textId="748169E8" w:rsidR="000A0D43" w:rsidRPr="00A527F0" w:rsidRDefault="000A0D43" w:rsidP="00F74131">
            <w:pPr>
              <w:spacing w:before="60" w:after="60"/>
            </w:pPr>
            <w:r w:rsidRPr="00A527F0">
              <w:t>A unique identifier,</w:t>
            </w:r>
            <w:r w:rsidR="00F74131" w:rsidRPr="00A527F0">
              <w:t xml:space="preserve"> the MMSI or vessel IMO number.</w:t>
            </w:r>
          </w:p>
        </w:tc>
      </w:tr>
      <w:tr w:rsidR="000A0D43" w:rsidRPr="00A527F0" w14:paraId="7A036B72" w14:textId="77777777" w:rsidTr="00D437A1">
        <w:tc>
          <w:tcPr>
            <w:tcW w:w="2972" w:type="dxa"/>
          </w:tcPr>
          <w:p w14:paraId="15BB1B20" w14:textId="77777777" w:rsidR="000A0D43" w:rsidRPr="00A527F0" w:rsidRDefault="000A0D43" w:rsidP="00AE2737">
            <w:pPr>
              <w:numPr>
                <w:ilvl w:val="0"/>
                <w:numId w:val="79"/>
              </w:numPr>
              <w:spacing w:before="60" w:after="60"/>
            </w:pPr>
            <w:r w:rsidRPr="00A527F0">
              <w:t>Update reference date</w:t>
            </w:r>
          </w:p>
        </w:tc>
        <w:tc>
          <w:tcPr>
            <w:tcW w:w="1134" w:type="dxa"/>
          </w:tcPr>
          <w:p w14:paraId="460C6507" w14:textId="77777777" w:rsidR="000A0D43" w:rsidRPr="00A527F0" w:rsidRDefault="000A0D43" w:rsidP="00F74131">
            <w:pPr>
              <w:spacing w:before="60" w:after="60"/>
            </w:pPr>
            <w:r w:rsidRPr="00A527F0">
              <w:t>Date</w:t>
            </w:r>
          </w:p>
        </w:tc>
        <w:tc>
          <w:tcPr>
            <w:tcW w:w="4910" w:type="dxa"/>
          </w:tcPr>
          <w:p w14:paraId="02B7A3D6" w14:textId="17B99AF3" w:rsidR="000A0D43" w:rsidRPr="00A527F0" w:rsidRDefault="000A0D43" w:rsidP="00F74131">
            <w:pPr>
              <w:spacing w:before="60" w:after="60"/>
            </w:pPr>
            <w:r w:rsidRPr="00A527F0">
              <w:t xml:space="preserve">The data used as the reference for the status of each of the cells. This is the issue date of the last S-128 dataset in the </w:t>
            </w:r>
            <w:r w:rsidR="00F74131" w:rsidRPr="00A527F0">
              <w:t>E</w:t>
            </w:r>
            <w:r w:rsidRPr="00A527F0">
              <w:t xml:space="preserve">xchange </w:t>
            </w:r>
            <w:r w:rsidR="00F74131" w:rsidRPr="00A527F0">
              <w:t>S</w:t>
            </w:r>
            <w:r w:rsidRPr="00A527F0">
              <w:t xml:space="preserve">et used to update the </w:t>
            </w:r>
            <w:r w:rsidR="003B11C8" w:rsidRPr="00A527F0">
              <w:t>System Database</w:t>
            </w:r>
            <w:r w:rsidRPr="00A527F0">
              <w:t xml:space="preserve">. The date is taken from the latest </w:t>
            </w:r>
            <w:commentRangeStart w:id="1804"/>
            <w:r w:rsidRPr="00A527F0">
              <w:t xml:space="preserve">S-128 datasets </w:t>
            </w:r>
            <w:proofErr w:type="spellStart"/>
            <w:r w:rsidRPr="00A527F0">
              <w:t>issueDate</w:t>
            </w:r>
            <w:proofErr w:type="spellEnd"/>
            <w:r w:rsidRPr="00A527F0">
              <w:t xml:space="preserve"> in the CATALOG.XML </w:t>
            </w:r>
            <w:commentRangeEnd w:id="1804"/>
            <w:r w:rsidR="0040698C">
              <w:rPr>
                <w:rStyle w:val="CommentReference"/>
              </w:rPr>
              <w:commentReference w:id="1804"/>
            </w:r>
            <w:r w:rsidRPr="00A527F0">
              <w:t>and is</w:t>
            </w:r>
            <w:r w:rsidR="00F74131" w:rsidRPr="00A527F0">
              <w:t xml:space="preserve"> expressed in ISO8601 notation:</w:t>
            </w:r>
          </w:p>
          <w:p w14:paraId="704DF6D6" w14:textId="184DF07C" w:rsidR="000A0D43" w:rsidRPr="00A527F0" w:rsidRDefault="000A0D43" w:rsidP="00F74131">
            <w:pPr>
              <w:spacing w:before="60" w:after="60"/>
            </w:pPr>
            <w:r w:rsidRPr="00A527F0">
              <w:t xml:space="preserve"> [</w:t>
            </w:r>
            <w:r w:rsidRPr="00A527F0">
              <w:rPr>
                <w:b/>
                <w:bCs/>
              </w:rPr>
              <w:t>YYYMMDDZHHMMSS</w:t>
            </w:r>
            <w:r w:rsidR="00F74131" w:rsidRPr="00A527F0">
              <w:t>]</w:t>
            </w:r>
          </w:p>
        </w:tc>
      </w:tr>
      <w:tr w:rsidR="000A0D43" w:rsidRPr="00A527F0" w14:paraId="6178331E" w14:textId="77777777" w:rsidTr="00D437A1">
        <w:tc>
          <w:tcPr>
            <w:tcW w:w="2972" w:type="dxa"/>
          </w:tcPr>
          <w:p w14:paraId="133D2A64" w14:textId="5A98481B" w:rsidR="000A0D43" w:rsidRPr="00A527F0" w:rsidRDefault="000A0D43" w:rsidP="00AE2737">
            <w:pPr>
              <w:numPr>
                <w:ilvl w:val="0"/>
                <w:numId w:val="79"/>
              </w:numPr>
              <w:spacing w:before="60" w:after="60"/>
            </w:pPr>
            <w:r w:rsidRPr="00A527F0">
              <w:t xml:space="preserve">Date of report </w:t>
            </w:r>
          </w:p>
        </w:tc>
        <w:tc>
          <w:tcPr>
            <w:tcW w:w="1134" w:type="dxa"/>
          </w:tcPr>
          <w:p w14:paraId="2C8FF900" w14:textId="77777777" w:rsidR="000A0D43" w:rsidRPr="00A527F0" w:rsidRDefault="000A0D43" w:rsidP="00F74131">
            <w:pPr>
              <w:spacing w:before="60" w:after="60"/>
            </w:pPr>
            <w:r w:rsidRPr="00A527F0">
              <w:t>Date</w:t>
            </w:r>
          </w:p>
        </w:tc>
        <w:tc>
          <w:tcPr>
            <w:tcW w:w="4910" w:type="dxa"/>
          </w:tcPr>
          <w:p w14:paraId="2A503118" w14:textId="7722392B" w:rsidR="000A0D43" w:rsidRPr="00A527F0" w:rsidRDefault="000A0D43" w:rsidP="00F74131">
            <w:pPr>
              <w:spacing w:before="60" w:after="60"/>
            </w:pPr>
            <w:r w:rsidRPr="00A527F0">
              <w:t xml:space="preserve">The date the </w:t>
            </w:r>
            <w:r w:rsidR="00F74131" w:rsidRPr="00A527F0">
              <w:t>R</w:t>
            </w:r>
            <w:r w:rsidRPr="00A527F0">
              <w:t>eport was run.</w:t>
            </w:r>
          </w:p>
        </w:tc>
      </w:tr>
      <w:tr w:rsidR="000A0D43" w:rsidRPr="00A527F0" w14:paraId="76C063F9" w14:textId="77777777" w:rsidTr="00D437A1">
        <w:tc>
          <w:tcPr>
            <w:tcW w:w="2972" w:type="dxa"/>
          </w:tcPr>
          <w:p w14:paraId="5B4DF816" w14:textId="77777777" w:rsidR="000A0D43" w:rsidRPr="00A527F0" w:rsidRDefault="000A0D43" w:rsidP="00AE2737">
            <w:pPr>
              <w:numPr>
                <w:ilvl w:val="0"/>
                <w:numId w:val="79"/>
              </w:numPr>
              <w:spacing w:before="60" w:after="60"/>
            </w:pPr>
            <w:r w:rsidRPr="00A527F0">
              <w:t>Content</w:t>
            </w:r>
          </w:p>
        </w:tc>
        <w:tc>
          <w:tcPr>
            <w:tcW w:w="1134" w:type="dxa"/>
          </w:tcPr>
          <w:p w14:paraId="59335D4D" w14:textId="77777777" w:rsidR="000A0D43" w:rsidRPr="00A527F0" w:rsidRDefault="000A0D43" w:rsidP="00F74131">
            <w:pPr>
              <w:spacing w:before="60" w:after="60"/>
            </w:pPr>
            <w:r w:rsidRPr="00A527F0">
              <w:t>Text</w:t>
            </w:r>
          </w:p>
        </w:tc>
        <w:tc>
          <w:tcPr>
            <w:tcW w:w="4910" w:type="dxa"/>
          </w:tcPr>
          <w:p w14:paraId="228F2FBC" w14:textId="467A10F4" w:rsidR="000A0D43" w:rsidRPr="00A527F0" w:rsidRDefault="000A0D43" w:rsidP="00F74131">
            <w:pPr>
              <w:spacing w:before="60" w:after="60"/>
            </w:pPr>
            <w:r w:rsidRPr="00A527F0">
              <w:t xml:space="preserve">Each Report can be optionally filtered for an individual route plan or report the full </w:t>
            </w:r>
            <w:r w:rsidR="003B11C8" w:rsidRPr="00A527F0">
              <w:t xml:space="preserve">System Database </w:t>
            </w:r>
            <w:r w:rsidRPr="00A527F0">
              <w:t xml:space="preserve">contents for each </w:t>
            </w:r>
            <w:r w:rsidR="00F74131" w:rsidRPr="00A527F0">
              <w:t>R</w:t>
            </w:r>
            <w:r w:rsidRPr="00A527F0">
              <w:t>eport type:</w:t>
            </w:r>
          </w:p>
          <w:p w14:paraId="6A271430" w14:textId="77777777" w:rsidR="000A0D43" w:rsidRPr="00A527F0" w:rsidRDefault="000A0D43" w:rsidP="00AE2737">
            <w:pPr>
              <w:numPr>
                <w:ilvl w:val="0"/>
                <w:numId w:val="75"/>
              </w:numPr>
              <w:spacing w:before="60" w:after="60"/>
            </w:pPr>
            <w:r w:rsidRPr="00A527F0">
              <w:t>“Filtered for Route Plan XXX to YYY” where XXX and YYY are the textual names of the point of origin and destination on the chosen route.</w:t>
            </w:r>
          </w:p>
          <w:p w14:paraId="0E0BD393" w14:textId="53E92EB7" w:rsidR="000A0D43" w:rsidRPr="00A527F0" w:rsidRDefault="000A0D43" w:rsidP="00AE2737">
            <w:pPr>
              <w:numPr>
                <w:ilvl w:val="0"/>
                <w:numId w:val="75"/>
              </w:numPr>
              <w:spacing w:before="60" w:after="60"/>
            </w:pPr>
            <w:r w:rsidRPr="00A527F0">
              <w:t xml:space="preserve">Full </w:t>
            </w:r>
            <w:r w:rsidR="003B11C8" w:rsidRPr="00A527F0">
              <w:t xml:space="preserve">System Database </w:t>
            </w:r>
            <w:r w:rsidRPr="00A527F0">
              <w:t>contents.</w:t>
            </w:r>
          </w:p>
        </w:tc>
      </w:tr>
      <w:tr w:rsidR="000A0D43" w:rsidRPr="00A527F0" w14:paraId="558A2080" w14:textId="77777777" w:rsidTr="00D437A1">
        <w:tc>
          <w:tcPr>
            <w:tcW w:w="2972" w:type="dxa"/>
          </w:tcPr>
          <w:p w14:paraId="4DC842CA" w14:textId="77777777" w:rsidR="000A0D43" w:rsidRPr="00A527F0" w:rsidRDefault="000A0D43" w:rsidP="00AE2737">
            <w:pPr>
              <w:numPr>
                <w:ilvl w:val="0"/>
                <w:numId w:val="79"/>
              </w:numPr>
              <w:spacing w:before="60" w:after="60"/>
            </w:pPr>
            <w:r w:rsidRPr="00A527F0">
              <w:t>Start WP</w:t>
            </w:r>
          </w:p>
        </w:tc>
        <w:tc>
          <w:tcPr>
            <w:tcW w:w="1134" w:type="dxa"/>
          </w:tcPr>
          <w:p w14:paraId="16B718A0" w14:textId="77777777" w:rsidR="000A0D43" w:rsidRPr="00A527F0" w:rsidRDefault="000A0D43" w:rsidP="00F74131">
            <w:pPr>
              <w:spacing w:before="60" w:after="60"/>
            </w:pPr>
            <w:r w:rsidRPr="00A527F0">
              <w:t>Text</w:t>
            </w:r>
          </w:p>
        </w:tc>
        <w:tc>
          <w:tcPr>
            <w:tcW w:w="4910" w:type="dxa"/>
          </w:tcPr>
          <w:p w14:paraId="0938726B" w14:textId="2B9574E4" w:rsidR="000A0D43" w:rsidRPr="00A527F0" w:rsidRDefault="000A0D43" w:rsidP="00F74131">
            <w:pPr>
              <w:spacing w:before="60" w:after="60"/>
            </w:pPr>
            <w:r w:rsidRPr="00A527F0">
              <w:t xml:space="preserve">This field is only present if the </w:t>
            </w:r>
            <w:r w:rsidR="00F74131" w:rsidRPr="00A527F0">
              <w:t>R</w:t>
            </w:r>
            <w:r w:rsidRPr="00A527F0">
              <w:t xml:space="preserve">eport is filtered for a route. It should comprise the textual name of the starting waypoint of the route (if one exists) and the </w:t>
            </w:r>
            <w:proofErr w:type="spellStart"/>
            <w:r w:rsidRPr="00A527F0">
              <w:t>lat</w:t>
            </w:r>
            <w:proofErr w:type="spellEnd"/>
            <w:r w:rsidRPr="00A527F0">
              <w:t>/lon</w:t>
            </w:r>
            <w:r w:rsidR="00F74131" w:rsidRPr="00A527F0">
              <w:t>g</w:t>
            </w:r>
            <w:r w:rsidRPr="00A527F0">
              <w:t xml:space="preserve"> coordinates of the waypoint. There is no fixed form that the coordinates should take.</w:t>
            </w:r>
          </w:p>
        </w:tc>
      </w:tr>
      <w:tr w:rsidR="000A0D43" w:rsidRPr="00A527F0" w14:paraId="1CC06EB3" w14:textId="77777777" w:rsidTr="00D437A1">
        <w:tc>
          <w:tcPr>
            <w:tcW w:w="2972" w:type="dxa"/>
          </w:tcPr>
          <w:p w14:paraId="2F0DC018" w14:textId="77777777" w:rsidR="000A0D43" w:rsidRPr="00A527F0" w:rsidRDefault="000A0D43" w:rsidP="00AE2737">
            <w:pPr>
              <w:numPr>
                <w:ilvl w:val="0"/>
                <w:numId w:val="79"/>
              </w:numPr>
              <w:spacing w:before="60" w:after="60"/>
            </w:pPr>
            <w:r w:rsidRPr="00A527F0">
              <w:t>End WP</w:t>
            </w:r>
          </w:p>
        </w:tc>
        <w:tc>
          <w:tcPr>
            <w:tcW w:w="1134" w:type="dxa"/>
          </w:tcPr>
          <w:p w14:paraId="3D8F1A48" w14:textId="77777777" w:rsidR="000A0D43" w:rsidRPr="00A527F0" w:rsidRDefault="000A0D43" w:rsidP="00F74131">
            <w:pPr>
              <w:spacing w:before="60" w:after="60"/>
            </w:pPr>
            <w:r w:rsidRPr="00A527F0">
              <w:t>Text</w:t>
            </w:r>
          </w:p>
        </w:tc>
        <w:tc>
          <w:tcPr>
            <w:tcW w:w="4910" w:type="dxa"/>
          </w:tcPr>
          <w:p w14:paraId="5629CD93" w14:textId="62017DB0" w:rsidR="000A0D43" w:rsidRPr="00A527F0" w:rsidRDefault="000A0D43" w:rsidP="00F74131">
            <w:pPr>
              <w:spacing w:before="60" w:after="60"/>
            </w:pPr>
            <w:r w:rsidRPr="00A527F0">
              <w:t xml:space="preserve">This field is only present if the </w:t>
            </w:r>
            <w:r w:rsidR="00F74131" w:rsidRPr="00A527F0">
              <w:t>R</w:t>
            </w:r>
            <w:r w:rsidRPr="00A527F0">
              <w:t xml:space="preserve">eport is filtered for a route. It should comprise the textual name of the last waypoint of the route (if one exists) and its </w:t>
            </w:r>
            <w:proofErr w:type="spellStart"/>
            <w:r w:rsidRPr="00A527F0">
              <w:t>lat</w:t>
            </w:r>
            <w:proofErr w:type="spellEnd"/>
            <w:r w:rsidRPr="00A527F0">
              <w:t>/lon</w:t>
            </w:r>
            <w:r w:rsidR="00F74131" w:rsidRPr="00A527F0">
              <w:t>g</w:t>
            </w:r>
            <w:r w:rsidRPr="00A527F0">
              <w:t xml:space="preserve"> coordinates. There is no fixed form th</w:t>
            </w:r>
            <w:r w:rsidR="00F74131" w:rsidRPr="00A527F0">
              <w:t>at the coordinates should take.</w:t>
            </w:r>
          </w:p>
        </w:tc>
      </w:tr>
    </w:tbl>
    <w:p w14:paraId="7F613EBF" w14:textId="178AB84E" w:rsidR="000054D6" w:rsidRPr="00A527F0" w:rsidRDefault="00331A1D" w:rsidP="00DF6704">
      <w:pPr>
        <w:pStyle w:val="Caption"/>
        <w:spacing w:after="120" w:line="240" w:lineRule="auto"/>
        <w:jc w:val="center"/>
        <w:rPr>
          <w:bCs/>
        </w:rPr>
      </w:pPr>
      <w:r w:rsidRPr="00A527F0">
        <w:t>Table 3 - Data content of header fields</w:t>
      </w:r>
    </w:p>
    <w:p w14:paraId="0ED419B5" w14:textId="77777777" w:rsidR="000A0D43" w:rsidRPr="00A527F0" w:rsidRDefault="000A0D43" w:rsidP="000054D6">
      <w:pPr>
        <w:spacing w:after="120" w:line="240" w:lineRule="auto"/>
        <w:jc w:val="both"/>
        <w:rPr>
          <w:b/>
          <w:bCs/>
          <w:u w:val="single"/>
        </w:rPr>
      </w:pPr>
      <w:r w:rsidRPr="00A527F0">
        <w:rPr>
          <w:b/>
          <w:bCs/>
          <w:u w:val="single"/>
        </w:rPr>
        <w:t>Filtering of Update status report for route section</w:t>
      </w:r>
    </w:p>
    <w:p w14:paraId="45F2990D" w14:textId="4FB6559D" w:rsidR="000A0D43" w:rsidRPr="00A527F0" w:rsidRDefault="000A0D43" w:rsidP="000054D6">
      <w:pPr>
        <w:spacing w:after="120" w:line="240" w:lineRule="auto"/>
        <w:jc w:val="both"/>
      </w:pPr>
      <w:r w:rsidRPr="00A527F0">
        <w:t xml:space="preserve">Where an Update </w:t>
      </w:r>
      <w:r w:rsidR="000054D6" w:rsidRPr="00A527F0">
        <w:t>S</w:t>
      </w:r>
      <w:r w:rsidRPr="00A527F0">
        <w:t xml:space="preserve">tatus </w:t>
      </w:r>
      <w:r w:rsidR="000054D6" w:rsidRPr="00A527F0">
        <w:t>R</w:t>
      </w:r>
      <w:r w:rsidRPr="00A527F0">
        <w:t xml:space="preserve">eport is filtered for a route plan then the datasets of the appropriate type (ENC or ENP) in the </w:t>
      </w:r>
      <w:r w:rsidR="003B11C8" w:rsidRPr="00A527F0">
        <w:t xml:space="preserve">System Database </w:t>
      </w:r>
      <w:r w:rsidRPr="00A527F0">
        <w:t xml:space="preserve">whose status are checked are defined by the intersection of the route corridor with the dataset boundaries (as defined by dataset’s coverage features (or coverage defined in the S-100 CATALOG.XML within the </w:t>
      </w:r>
      <w:r w:rsidR="003B11C8" w:rsidRPr="00A527F0">
        <w:t>System Database</w:t>
      </w:r>
      <w:r w:rsidRPr="00A527F0">
        <w:t>)</w:t>
      </w:r>
      <w:r w:rsidR="000054D6" w:rsidRPr="00A527F0">
        <w:t>)</w:t>
      </w:r>
      <w:r w:rsidRPr="00A527F0">
        <w:t>.</w:t>
      </w:r>
    </w:p>
    <w:p w14:paraId="2A481E80" w14:textId="20FF482C" w:rsidR="000A0D43" w:rsidRPr="00A527F0" w:rsidRDefault="000A0D43" w:rsidP="000054D6">
      <w:pPr>
        <w:spacing w:after="60" w:line="240" w:lineRule="auto"/>
        <w:jc w:val="both"/>
      </w:pPr>
      <w:r w:rsidRPr="00A527F0">
        <w:t>The width of the filtering corridor is equal to the “user specified d</w:t>
      </w:r>
      <w:r w:rsidR="000054D6" w:rsidRPr="00A527F0">
        <w:t xml:space="preserve">istance” implemented inside the </w:t>
      </w:r>
      <w:r w:rsidRPr="00A527F0">
        <w:t>ECDIS to fulfil IMO MSC.</w:t>
      </w:r>
      <w:r w:rsidR="002514B8" w:rsidRPr="00A527F0">
        <w:t>532(106)</w:t>
      </w:r>
      <w:r w:rsidRPr="00A527F0">
        <w:t xml:space="preserve"> </w:t>
      </w:r>
      <w:r w:rsidRPr="00A527F0">
        <w:rPr>
          <w:i/>
          <w:iCs/>
        </w:rPr>
        <w:t>11.3.5:</w:t>
      </w:r>
    </w:p>
    <w:p w14:paraId="082E42BD" w14:textId="474AD615" w:rsidR="000A0D43" w:rsidRPr="00A527F0" w:rsidRDefault="000A0D43" w:rsidP="00C50708">
      <w:pPr>
        <w:spacing w:after="120" w:line="240" w:lineRule="auto"/>
        <w:ind w:left="284" w:right="317"/>
        <w:jc w:val="both"/>
      </w:pPr>
      <w:r w:rsidRPr="00A527F0">
        <w:rPr>
          <w:i/>
          <w:iCs/>
        </w:rPr>
        <w:lastRenderedPageBreak/>
        <w:t>“A</w:t>
      </w:r>
      <w:r w:rsidR="00C50708" w:rsidRPr="00A527F0">
        <w:rPr>
          <w:i/>
          <w:iCs/>
        </w:rPr>
        <w:t xml:space="preserve"> graphical</w:t>
      </w:r>
      <w:r w:rsidRPr="00A527F0">
        <w:rPr>
          <w:i/>
          <w:iCs/>
        </w:rPr>
        <w:t xml:space="preserve"> indication should be given if the mariner plans a route closer than</w:t>
      </w:r>
      <w:r w:rsidR="000054D6" w:rsidRPr="00A527F0">
        <w:rPr>
          <w:i/>
          <w:iCs/>
        </w:rPr>
        <w:t xml:space="preserve"> a user-specified distance from </w:t>
      </w:r>
      <w:r w:rsidRPr="00A527F0">
        <w:rPr>
          <w:i/>
          <w:iCs/>
        </w:rPr>
        <w:t>the boundary of a</w:t>
      </w:r>
      <w:r w:rsidR="00C50708" w:rsidRPr="00A527F0">
        <w:rPr>
          <w:i/>
          <w:iCs/>
        </w:rPr>
        <w:t xml:space="preserve"> </w:t>
      </w:r>
      <w:r w:rsidR="00C50708" w:rsidRPr="00A527F0">
        <w:t>user-selectable category of</w:t>
      </w:r>
      <w:r w:rsidRPr="00A527F0">
        <w:rPr>
          <w:i/>
          <w:iCs/>
        </w:rPr>
        <w:t xml:space="preserve"> prohibited area or a geographic area for which special conditions exist (see appendix 4). A</w:t>
      </w:r>
      <w:r w:rsidR="00C50708" w:rsidRPr="00A527F0">
        <w:rPr>
          <w:i/>
          <w:iCs/>
        </w:rPr>
        <w:t xml:space="preserve"> graphical</w:t>
      </w:r>
      <w:r w:rsidRPr="00A527F0">
        <w:rPr>
          <w:i/>
          <w:iCs/>
        </w:rPr>
        <w:t xml:space="preserve"> indication should also be given if the mariner plans a route closer than a user specified distance from a </w:t>
      </w:r>
      <w:r w:rsidR="00C50708" w:rsidRPr="00A527F0">
        <w:rPr>
          <w:i/>
          <w:iCs/>
        </w:rPr>
        <w:t xml:space="preserve">user-selectable category of </w:t>
      </w:r>
      <w:r w:rsidRPr="00A527F0">
        <w:rPr>
          <w:i/>
          <w:iCs/>
        </w:rPr>
        <w:t>point object</w:t>
      </w:r>
      <w:r w:rsidR="00A954C0" w:rsidRPr="00A527F0">
        <w:rPr>
          <w:i/>
          <w:iCs/>
        </w:rPr>
        <w:t>s</w:t>
      </w:r>
      <w:r w:rsidRPr="00A527F0">
        <w:rPr>
          <w:i/>
          <w:iCs/>
        </w:rPr>
        <w:t>, such as a fixed or floating aid to navigation or isolated danger</w:t>
      </w:r>
      <w:r w:rsidRPr="00A527F0">
        <w:t xml:space="preserve">. </w:t>
      </w:r>
      <w:r w:rsidR="00C50708" w:rsidRPr="00A527F0">
        <w:rPr>
          <w:i/>
          <w:iCs/>
        </w:rPr>
        <w:t xml:space="preserve">The user-selectable categories should be the same as the user selections for the display of objects and be based on IHO standards. There should be a permanent indication when any user-selectable categories are deselected. Details of the deselection should be available on </w:t>
      </w:r>
      <w:proofErr w:type="gramStart"/>
      <w:r w:rsidR="00C50708" w:rsidRPr="00A527F0">
        <w:rPr>
          <w:i/>
          <w:iCs/>
        </w:rPr>
        <w:t>demand</w:t>
      </w:r>
      <w:r w:rsidR="00C50708" w:rsidRPr="00A527F0">
        <w:t>.</w:t>
      </w:r>
      <w:r w:rsidRPr="00A527F0">
        <w:t>“</w:t>
      </w:r>
      <w:proofErr w:type="gramEnd"/>
    </w:p>
    <w:p w14:paraId="63BA8FED" w14:textId="77777777" w:rsidR="000A0D43" w:rsidRPr="00A527F0" w:rsidRDefault="000A0D43" w:rsidP="000054D6">
      <w:pPr>
        <w:spacing w:after="120" w:line="240" w:lineRule="auto"/>
        <w:jc w:val="both"/>
      </w:pPr>
      <w:r w:rsidRPr="00A527F0">
        <w:t>This is not the same as the XTD distance.</w:t>
      </w:r>
    </w:p>
    <w:p w14:paraId="073051FD" w14:textId="77777777" w:rsidR="000A0D43" w:rsidRPr="00A527F0" w:rsidRDefault="000A0D43" w:rsidP="000054D6">
      <w:pPr>
        <w:spacing w:after="120" w:line="240" w:lineRule="auto"/>
        <w:jc w:val="both"/>
      </w:pPr>
    </w:p>
    <w:p w14:paraId="63C6170C" w14:textId="1A29F81E" w:rsidR="000A0D43" w:rsidRPr="00A527F0" w:rsidRDefault="000A0D43" w:rsidP="000054D6">
      <w:pPr>
        <w:spacing w:after="120" w:line="240" w:lineRule="auto"/>
        <w:jc w:val="both"/>
        <w:rPr>
          <w:b/>
          <w:bCs/>
          <w:u w:val="single"/>
        </w:rPr>
      </w:pPr>
      <w:r w:rsidRPr="00A527F0">
        <w:rPr>
          <w:b/>
          <w:bCs/>
          <w:u w:val="single"/>
        </w:rPr>
        <w:t xml:space="preserve">Summary </w:t>
      </w:r>
      <w:r w:rsidR="009E15EE" w:rsidRPr="00A527F0">
        <w:rPr>
          <w:b/>
          <w:bCs/>
          <w:u w:val="single"/>
        </w:rPr>
        <w:t>t</w:t>
      </w:r>
      <w:r w:rsidRPr="00A527F0">
        <w:rPr>
          <w:b/>
          <w:bCs/>
          <w:u w:val="single"/>
        </w:rPr>
        <w:t>otals</w:t>
      </w:r>
    </w:p>
    <w:p w14:paraId="5D56B320" w14:textId="0C179F6B" w:rsidR="000A0D43" w:rsidRPr="00A527F0" w:rsidRDefault="000A0D43" w:rsidP="00AD7F90">
      <w:pPr>
        <w:spacing w:after="60" w:line="240" w:lineRule="auto"/>
        <w:jc w:val="both"/>
      </w:pPr>
      <w:r w:rsidRPr="00A527F0">
        <w:t xml:space="preserve">The summary section of the </w:t>
      </w:r>
      <w:r w:rsidR="00AD7F90" w:rsidRPr="00A527F0">
        <w:t>R</w:t>
      </w:r>
      <w:r w:rsidRPr="00A527F0">
        <w:t>eport follows directl</w:t>
      </w:r>
      <w:r w:rsidR="00AD7F90" w:rsidRPr="00A527F0">
        <w:t xml:space="preserve">y after the header. The summary </w:t>
      </w:r>
      <w:r w:rsidRPr="00A527F0">
        <w:t>contains the following information:</w:t>
      </w:r>
    </w:p>
    <w:p w14:paraId="6222B9CD" w14:textId="2E36D6D2" w:rsidR="000A0D43" w:rsidRPr="00A527F0" w:rsidRDefault="00AD7F90" w:rsidP="00AE2737">
      <w:pPr>
        <w:numPr>
          <w:ilvl w:val="0"/>
          <w:numId w:val="76"/>
        </w:numPr>
        <w:spacing w:after="60" w:line="240" w:lineRule="auto"/>
        <w:jc w:val="both"/>
      </w:pPr>
      <w:r w:rsidRPr="00A527F0">
        <w:t>The title</w:t>
      </w:r>
      <w:r w:rsidR="000A0D43" w:rsidRPr="00A527F0">
        <w:t>: “Chart Status Summary”</w:t>
      </w:r>
      <w:r w:rsidR="00086C24" w:rsidRPr="00A527F0">
        <w:t>.</w:t>
      </w:r>
    </w:p>
    <w:p w14:paraId="292071D9" w14:textId="012F030F" w:rsidR="000A0D43" w:rsidRPr="00A527F0" w:rsidRDefault="000A0D43" w:rsidP="00AE2737">
      <w:pPr>
        <w:numPr>
          <w:ilvl w:val="0"/>
          <w:numId w:val="76"/>
        </w:numPr>
        <w:spacing w:after="60" w:line="240" w:lineRule="auto"/>
        <w:jc w:val="both"/>
      </w:pPr>
      <w:r w:rsidRPr="00A527F0">
        <w:t>Totals of cells with the relevant sta</w:t>
      </w:r>
      <w:r w:rsidR="00EB5BEE" w:rsidRPr="00A527F0">
        <w:t>tus in the order defined below.</w:t>
      </w:r>
    </w:p>
    <w:p w14:paraId="5CBC5604" w14:textId="1D03C171" w:rsidR="000A0D43" w:rsidRPr="00A527F0" w:rsidRDefault="000A0D43" w:rsidP="00AE2737">
      <w:pPr>
        <w:numPr>
          <w:ilvl w:val="1"/>
          <w:numId w:val="76"/>
        </w:numPr>
        <w:spacing w:after="60" w:line="240" w:lineRule="auto"/>
        <w:jc w:val="both"/>
      </w:pPr>
      <w:r w:rsidRPr="00A527F0">
        <w:t xml:space="preserve">Total – the total number of datasets available in the </w:t>
      </w:r>
      <w:r w:rsidR="005324CD" w:rsidRPr="00A527F0">
        <w:t xml:space="preserve">System Database </w:t>
      </w:r>
      <w:r w:rsidRPr="00A527F0">
        <w:t xml:space="preserve">for the content type (ENC or ENP), selected for the </w:t>
      </w:r>
      <w:r w:rsidR="00EB5BEE" w:rsidRPr="00A527F0">
        <w:t>Report</w:t>
      </w:r>
      <w:r w:rsidRPr="00A527F0">
        <w:t xml:space="preserve"> (either full or filtered by route).</w:t>
      </w:r>
    </w:p>
    <w:p w14:paraId="403CBC88" w14:textId="77777777" w:rsidR="000A0D43" w:rsidRPr="00A527F0" w:rsidRDefault="000A0D43" w:rsidP="00AE2737">
      <w:pPr>
        <w:numPr>
          <w:ilvl w:val="1"/>
          <w:numId w:val="76"/>
        </w:numPr>
        <w:spacing w:after="60" w:line="240" w:lineRule="auto"/>
        <w:jc w:val="both"/>
      </w:pPr>
      <w:r w:rsidRPr="00A527F0">
        <w:t>Up to date – the total number of datasets (for the content selected) which have status “Up to date”.</w:t>
      </w:r>
    </w:p>
    <w:p w14:paraId="75198884" w14:textId="77777777" w:rsidR="000A0D43" w:rsidRPr="00A527F0" w:rsidRDefault="000A0D43" w:rsidP="00AE2737">
      <w:pPr>
        <w:numPr>
          <w:ilvl w:val="1"/>
          <w:numId w:val="76"/>
        </w:numPr>
        <w:spacing w:after="60" w:line="240" w:lineRule="auto"/>
        <w:jc w:val="both"/>
      </w:pPr>
      <w:r w:rsidRPr="00A527F0">
        <w:t>Not up to date – the total number of datasets (for the content selected) which have status “Not up to date”.</w:t>
      </w:r>
    </w:p>
    <w:p w14:paraId="6F972B5C" w14:textId="77777777" w:rsidR="000A0D43" w:rsidRPr="00A527F0" w:rsidRDefault="000A0D43" w:rsidP="00AE2737">
      <w:pPr>
        <w:numPr>
          <w:ilvl w:val="1"/>
          <w:numId w:val="76"/>
        </w:numPr>
        <w:spacing w:after="60" w:line="240" w:lineRule="auto"/>
        <w:jc w:val="both"/>
      </w:pPr>
      <w:r w:rsidRPr="00A527F0">
        <w:t>Withdrawn – the total number of datasets (for the content selected) which have status “Withdrawn”.</w:t>
      </w:r>
    </w:p>
    <w:p w14:paraId="1567488F" w14:textId="77777777" w:rsidR="000A0D43" w:rsidRPr="00A527F0" w:rsidRDefault="000A0D43" w:rsidP="00AE2737">
      <w:pPr>
        <w:numPr>
          <w:ilvl w:val="1"/>
          <w:numId w:val="76"/>
        </w:numPr>
        <w:spacing w:after="60" w:line="240" w:lineRule="auto"/>
        <w:jc w:val="both"/>
      </w:pPr>
      <w:r w:rsidRPr="00A527F0">
        <w:t>Cancelled – the total number of datasets (for the content selected) which have status “Cancelled”.</w:t>
      </w:r>
    </w:p>
    <w:p w14:paraId="36574B39" w14:textId="77777777" w:rsidR="000A0D43" w:rsidRPr="00A527F0" w:rsidRDefault="000A0D43" w:rsidP="00AE2737">
      <w:pPr>
        <w:numPr>
          <w:ilvl w:val="1"/>
          <w:numId w:val="76"/>
        </w:numPr>
        <w:spacing w:after="60" w:line="240" w:lineRule="auto"/>
        <w:jc w:val="both"/>
      </w:pPr>
      <w:r w:rsidRPr="00A527F0">
        <w:t>Unknown – the number of datasets for which a status cannot be determined for any reason.</w:t>
      </w:r>
    </w:p>
    <w:p w14:paraId="4DEDA92A" w14:textId="71BC6B43" w:rsidR="000A0D43" w:rsidRPr="00A527F0" w:rsidRDefault="000A0D43" w:rsidP="00AE2737">
      <w:pPr>
        <w:numPr>
          <w:ilvl w:val="0"/>
          <w:numId w:val="76"/>
        </w:numPr>
        <w:spacing w:after="120" w:line="240" w:lineRule="auto"/>
        <w:jc w:val="both"/>
      </w:pPr>
      <w:r w:rsidRPr="00A527F0">
        <w:t xml:space="preserve">The possibilities for each dataset’s status are listed in </w:t>
      </w:r>
      <w:r w:rsidR="00AD7F90" w:rsidRPr="00A527F0">
        <w:t>T</w:t>
      </w:r>
      <w:r w:rsidRPr="00A527F0">
        <w:t xml:space="preserve">able </w:t>
      </w:r>
      <w:r w:rsidR="00663161">
        <w:t>4</w:t>
      </w:r>
      <w:r w:rsidRPr="00A527F0">
        <w:t xml:space="preserve"> </w:t>
      </w:r>
      <w:r w:rsidR="009E15EE" w:rsidRPr="00A527F0">
        <w:t xml:space="preserve">below </w:t>
      </w:r>
      <w:r w:rsidRPr="00A527F0">
        <w:t>along with their definitions.</w:t>
      </w:r>
    </w:p>
    <w:p w14:paraId="073D5799" w14:textId="77777777" w:rsidR="000A0D43" w:rsidRPr="00A527F0" w:rsidRDefault="000A0D43" w:rsidP="000054D6">
      <w:pPr>
        <w:spacing w:after="120" w:line="240" w:lineRule="auto"/>
        <w:jc w:val="both"/>
        <w:rPr>
          <w:b/>
          <w:bCs/>
        </w:rPr>
      </w:pPr>
    </w:p>
    <w:p w14:paraId="57564C8A" w14:textId="77777777" w:rsidR="000A0D43" w:rsidRPr="00A527F0" w:rsidRDefault="000A0D43" w:rsidP="00086C24">
      <w:pPr>
        <w:spacing w:after="120" w:line="240" w:lineRule="auto"/>
        <w:jc w:val="both"/>
        <w:rPr>
          <w:b/>
          <w:bCs/>
          <w:u w:val="single"/>
        </w:rPr>
      </w:pPr>
      <w:r w:rsidRPr="00A527F0">
        <w:rPr>
          <w:b/>
          <w:bCs/>
          <w:u w:val="single"/>
        </w:rPr>
        <w:t>Data Server content tables</w:t>
      </w:r>
    </w:p>
    <w:p w14:paraId="7194C798" w14:textId="3420CF6A" w:rsidR="000A0D43" w:rsidRPr="00A527F0" w:rsidRDefault="000A0D43" w:rsidP="00086C24">
      <w:pPr>
        <w:spacing w:after="120" w:line="240" w:lineRule="auto"/>
        <w:jc w:val="both"/>
      </w:pPr>
      <w:r w:rsidRPr="00A527F0">
        <w:t xml:space="preserve">The detailed tables in each </w:t>
      </w:r>
      <w:r w:rsidR="00086C24" w:rsidRPr="00A527F0">
        <w:t>R</w:t>
      </w:r>
      <w:r w:rsidRPr="00A527F0">
        <w:t>eport are arranged by d</w:t>
      </w:r>
      <w:r w:rsidR="00086C24" w:rsidRPr="00A527F0">
        <w:t xml:space="preserve">ata server – each separate data </w:t>
      </w:r>
      <w:r w:rsidRPr="00A527F0">
        <w:t xml:space="preserve">server or dataset data source within the </w:t>
      </w:r>
      <w:r w:rsidR="005324CD" w:rsidRPr="00A527F0">
        <w:t xml:space="preserve">System Database </w:t>
      </w:r>
      <w:r w:rsidRPr="00A527F0">
        <w:t xml:space="preserve">has its own separate table listing all datasets by content type (as reported in the “Content” field in the report header) and S-100 </w:t>
      </w:r>
      <w:r w:rsidR="00086C24" w:rsidRPr="00A527F0">
        <w:t>P</w:t>
      </w:r>
      <w:r w:rsidRPr="00A527F0">
        <w:t xml:space="preserve">roduct </w:t>
      </w:r>
      <w:r w:rsidR="00086C24" w:rsidRPr="00A527F0">
        <w:t>S</w:t>
      </w:r>
      <w:r w:rsidRPr="00A527F0">
        <w:t xml:space="preserve">pecification order. </w:t>
      </w:r>
    </w:p>
    <w:p w14:paraId="437E7520" w14:textId="77777777" w:rsidR="000A0D43" w:rsidRPr="00A527F0" w:rsidRDefault="000A0D43" w:rsidP="00086C24">
      <w:pPr>
        <w:spacing w:after="60" w:line="240" w:lineRule="auto"/>
        <w:jc w:val="both"/>
      </w:pPr>
      <w:r w:rsidRPr="00A527F0">
        <w:t>The detailed tables contain the following information:</w:t>
      </w:r>
    </w:p>
    <w:p w14:paraId="31AE1790" w14:textId="20A3ED1D" w:rsidR="000A0D43" w:rsidRPr="00A527F0" w:rsidRDefault="000A0D43" w:rsidP="00AE2737">
      <w:pPr>
        <w:numPr>
          <w:ilvl w:val="0"/>
          <w:numId w:val="77"/>
        </w:numPr>
        <w:spacing w:after="60" w:line="240" w:lineRule="auto"/>
        <w:jc w:val="both"/>
      </w:pPr>
      <w:r w:rsidRPr="00A527F0">
        <w:t>Title: Data Server Name</w:t>
      </w:r>
      <w:r w:rsidR="00086C24" w:rsidRPr="00A527F0">
        <w:t xml:space="preserve"> –</w:t>
      </w:r>
      <w:r w:rsidRPr="00A527F0">
        <w:t xml:space="preserve"> this</w:t>
      </w:r>
      <w:r w:rsidR="00086C24" w:rsidRPr="00A527F0">
        <w:t xml:space="preserve"> </w:t>
      </w:r>
      <w:r w:rsidRPr="00A527F0">
        <w:t xml:space="preserve">is the data server identified by the S-128 Producer </w:t>
      </w:r>
      <w:r w:rsidR="00DF6704">
        <w:t xml:space="preserve">Code </w:t>
      </w:r>
      <w:r w:rsidR="00DF6704" w:rsidRPr="00DF6704">
        <w:t>(which can either be a data producer, an aggregator or data aggregator (as identified by Section 9.1.1)</w:t>
      </w:r>
    </w:p>
    <w:p w14:paraId="7ECAC09B" w14:textId="69C1D44C" w:rsidR="000A0D43" w:rsidRPr="00A527F0" w:rsidRDefault="000A0D43" w:rsidP="00AE2737">
      <w:pPr>
        <w:numPr>
          <w:ilvl w:val="0"/>
          <w:numId w:val="77"/>
        </w:numPr>
        <w:spacing w:after="60" w:line="240" w:lineRule="auto"/>
        <w:jc w:val="both"/>
      </w:pPr>
      <w:r w:rsidRPr="00A527F0">
        <w:t xml:space="preserve">For each cell installed in the </w:t>
      </w:r>
      <w:r w:rsidR="005324CD" w:rsidRPr="00A527F0">
        <w:t xml:space="preserve">System Database </w:t>
      </w:r>
      <w:r w:rsidRPr="00A527F0">
        <w:t>from the data server:</w:t>
      </w:r>
    </w:p>
    <w:p w14:paraId="434BFD95" w14:textId="4C2BBE73" w:rsidR="000A0D43" w:rsidRPr="00A527F0" w:rsidRDefault="000A0D43" w:rsidP="00AE2737">
      <w:pPr>
        <w:numPr>
          <w:ilvl w:val="1"/>
          <w:numId w:val="77"/>
        </w:numPr>
        <w:spacing w:after="60" w:line="240" w:lineRule="auto"/>
        <w:jc w:val="both"/>
      </w:pPr>
      <w:r w:rsidRPr="00A527F0">
        <w:t>Dataset Name – the name of the dataset. (DSNM)</w:t>
      </w:r>
      <w:r w:rsidR="00086C24" w:rsidRPr="00A527F0">
        <w:t>.</w:t>
      </w:r>
    </w:p>
    <w:p w14:paraId="554C1FF5" w14:textId="4BFA49B1" w:rsidR="000A0D43" w:rsidRPr="00A527F0" w:rsidRDefault="000A0D43" w:rsidP="00AE2737">
      <w:pPr>
        <w:numPr>
          <w:ilvl w:val="1"/>
          <w:numId w:val="77"/>
        </w:numPr>
        <w:spacing w:after="60" w:line="240" w:lineRule="auto"/>
        <w:jc w:val="both"/>
      </w:pPr>
      <w:r w:rsidRPr="00A527F0">
        <w:t xml:space="preserve">Edition – the </w:t>
      </w:r>
      <w:r w:rsidR="00086C24" w:rsidRPr="00A527F0">
        <w:t>E</w:t>
      </w:r>
      <w:r w:rsidRPr="00A527F0">
        <w:t xml:space="preserve">dition of the dataset in the </w:t>
      </w:r>
      <w:r w:rsidR="005324CD" w:rsidRPr="00A527F0">
        <w:t xml:space="preserve">System Database </w:t>
      </w:r>
      <w:r w:rsidRPr="00A527F0">
        <w:t>(EDTN).</w:t>
      </w:r>
    </w:p>
    <w:p w14:paraId="6472EA3F" w14:textId="35B25724" w:rsidR="000A0D43" w:rsidRPr="00A527F0" w:rsidRDefault="000A0D43" w:rsidP="00AE2737">
      <w:pPr>
        <w:numPr>
          <w:ilvl w:val="1"/>
          <w:numId w:val="77"/>
        </w:numPr>
        <w:spacing w:after="60" w:line="240" w:lineRule="auto"/>
        <w:jc w:val="both"/>
      </w:pPr>
      <w:r w:rsidRPr="00A527F0">
        <w:t xml:space="preserve">Update – the update number of the dataset in the </w:t>
      </w:r>
      <w:r w:rsidR="005324CD" w:rsidRPr="00A527F0">
        <w:t>System Database</w:t>
      </w:r>
      <w:r w:rsidRPr="00A527F0">
        <w:t xml:space="preserve">. If the product does not support updates, then this </w:t>
      </w:r>
      <w:r w:rsidR="00B15F52" w:rsidRPr="00A527F0">
        <w:t xml:space="preserve">must </w:t>
      </w:r>
      <w:r w:rsidRPr="00A527F0">
        <w:t>be labelled “</w:t>
      </w:r>
      <w:proofErr w:type="gramStart"/>
      <w:r w:rsidRPr="00A527F0">
        <w:t>-“</w:t>
      </w:r>
      <w:proofErr w:type="gramEnd"/>
      <w:r w:rsidR="00086C24" w:rsidRPr="00A527F0">
        <w:t>.</w:t>
      </w:r>
    </w:p>
    <w:p w14:paraId="27915079" w14:textId="15C5D127" w:rsidR="000A0D43" w:rsidRPr="00A527F0" w:rsidRDefault="000A0D43" w:rsidP="00AE2737">
      <w:pPr>
        <w:numPr>
          <w:ilvl w:val="1"/>
          <w:numId w:val="77"/>
        </w:numPr>
        <w:spacing w:after="60" w:line="240" w:lineRule="auto"/>
        <w:jc w:val="both"/>
      </w:pPr>
      <w:r w:rsidRPr="00A527F0">
        <w:t xml:space="preserve">Issue Date – the issue date of the last applied update to the dataset in the </w:t>
      </w:r>
      <w:r w:rsidR="005324CD" w:rsidRPr="00A527F0">
        <w:t xml:space="preserve">System Database </w:t>
      </w:r>
      <w:r w:rsidRPr="00A527F0">
        <w:t>(or “</w:t>
      </w:r>
      <w:proofErr w:type="gramStart"/>
      <w:r w:rsidRPr="00A527F0">
        <w:t>-“ where</w:t>
      </w:r>
      <w:proofErr w:type="gramEnd"/>
      <w:r w:rsidRPr="00A527F0">
        <w:t xml:space="preserve"> no updates are supported for the S-100 product)</w:t>
      </w:r>
      <w:r w:rsidR="00086C24" w:rsidRPr="00A527F0">
        <w:t>.</w:t>
      </w:r>
    </w:p>
    <w:p w14:paraId="0CC906C8" w14:textId="77777777" w:rsidR="000A0D43" w:rsidRPr="00A527F0" w:rsidRDefault="000A0D43" w:rsidP="00AE2737">
      <w:pPr>
        <w:numPr>
          <w:ilvl w:val="1"/>
          <w:numId w:val="77"/>
        </w:numPr>
        <w:spacing w:after="120" w:line="240" w:lineRule="auto"/>
        <w:jc w:val="both"/>
        <w:rPr>
          <w:b/>
          <w:bCs/>
        </w:rPr>
      </w:pPr>
      <w:r w:rsidRPr="00A527F0">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A527F0" w14:paraId="379DA686" w14:textId="77777777" w:rsidTr="00086C24">
        <w:tc>
          <w:tcPr>
            <w:tcW w:w="1838" w:type="dxa"/>
            <w:shd w:val="clear" w:color="auto" w:fill="D9D9D9" w:themeFill="background1" w:themeFillShade="D9"/>
          </w:tcPr>
          <w:p w14:paraId="3A2AB55F" w14:textId="77777777" w:rsidR="000A0D43" w:rsidRPr="00A527F0" w:rsidRDefault="000A0D43" w:rsidP="00086C24">
            <w:pPr>
              <w:spacing w:before="60" w:after="60"/>
              <w:rPr>
                <w:b/>
                <w:bCs/>
              </w:rPr>
            </w:pPr>
            <w:r w:rsidRPr="00A527F0">
              <w:rPr>
                <w:b/>
                <w:bCs/>
              </w:rPr>
              <w:t>Status</w:t>
            </w:r>
          </w:p>
        </w:tc>
        <w:tc>
          <w:tcPr>
            <w:tcW w:w="7178" w:type="dxa"/>
            <w:shd w:val="clear" w:color="auto" w:fill="D9D9D9" w:themeFill="background1" w:themeFillShade="D9"/>
          </w:tcPr>
          <w:p w14:paraId="137CD901" w14:textId="77777777" w:rsidR="000A0D43" w:rsidRPr="00A527F0" w:rsidRDefault="000A0D43" w:rsidP="00086C24">
            <w:pPr>
              <w:spacing w:before="60" w:after="60"/>
              <w:rPr>
                <w:b/>
                <w:bCs/>
              </w:rPr>
            </w:pPr>
            <w:r w:rsidRPr="00A527F0">
              <w:rPr>
                <w:b/>
                <w:bCs/>
              </w:rPr>
              <w:t>Specification</w:t>
            </w:r>
          </w:p>
        </w:tc>
      </w:tr>
      <w:tr w:rsidR="000A0D43" w:rsidRPr="00A527F0" w14:paraId="2F87B36F" w14:textId="77777777" w:rsidTr="00D437A1">
        <w:tc>
          <w:tcPr>
            <w:tcW w:w="1838" w:type="dxa"/>
          </w:tcPr>
          <w:p w14:paraId="360A2E22" w14:textId="77777777" w:rsidR="000A0D43" w:rsidRPr="00A527F0" w:rsidRDefault="000A0D43" w:rsidP="00086C24">
            <w:pPr>
              <w:spacing w:before="60" w:after="60"/>
              <w:rPr>
                <w:b/>
                <w:bCs/>
              </w:rPr>
            </w:pPr>
            <w:r w:rsidRPr="00A527F0">
              <w:rPr>
                <w:b/>
                <w:bCs/>
              </w:rPr>
              <w:t>Up to date</w:t>
            </w:r>
          </w:p>
        </w:tc>
        <w:tc>
          <w:tcPr>
            <w:tcW w:w="7178" w:type="dxa"/>
          </w:tcPr>
          <w:p w14:paraId="5DF7D74A" w14:textId="60F58D2C" w:rsidR="000A0D43" w:rsidRPr="00A527F0" w:rsidRDefault="000A0D43" w:rsidP="00086C24">
            <w:pPr>
              <w:spacing w:before="60" w:after="60"/>
            </w:pPr>
            <w:r w:rsidRPr="00A527F0">
              <w:t xml:space="preserve">This is where the </w:t>
            </w:r>
            <w:r w:rsidR="005324CD" w:rsidRPr="00A527F0">
              <w:t xml:space="preserve">System Database </w:t>
            </w:r>
            <w:r w:rsidRPr="00A527F0">
              <w:t xml:space="preserve">has all the latest </w:t>
            </w:r>
            <w:r w:rsidR="00086C24" w:rsidRPr="00A527F0">
              <w:t>E</w:t>
            </w:r>
            <w:r w:rsidRPr="00A527F0">
              <w:t xml:space="preserve">dition and (where supported by the S-100 </w:t>
            </w:r>
            <w:r w:rsidR="00086C24" w:rsidRPr="00A527F0">
              <w:t>P</w:t>
            </w:r>
            <w:r w:rsidRPr="00A527F0">
              <w:t xml:space="preserve">roduct </w:t>
            </w:r>
            <w:r w:rsidR="00086C24" w:rsidRPr="00A527F0">
              <w:t>S</w:t>
            </w:r>
            <w:r w:rsidRPr="00A527F0">
              <w:t>pecification) update information for the dataset installed as defined by the latest S-128 dataset received from</w:t>
            </w:r>
            <w:r w:rsidR="00086C24" w:rsidRPr="00A527F0">
              <w:t xml:space="preserve"> the data server. </w:t>
            </w:r>
          </w:p>
          <w:p w14:paraId="080B2B45" w14:textId="4735C02E" w:rsidR="000A0D43" w:rsidRPr="00A527F0" w:rsidRDefault="000A0D43" w:rsidP="00086C24">
            <w:pPr>
              <w:spacing w:before="60" w:after="60"/>
              <w:rPr>
                <w:b/>
                <w:bCs/>
              </w:rPr>
            </w:pPr>
            <w:r w:rsidRPr="00A527F0">
              <w:lastRenderedPageBreak/>
              <w:t xml:space="preserve">The reference date for the most up to date information is defined by the S-128 dataset issue date. The dataset update reference date must be within the last four weeks from the time of the </w:t>
            </w:r>
            <w:r w:rsidR="00086C24" w:rsidRPr="00A527F0">
              <w:t>R</w:t>
            </w:r>
            <w:r w:rsidRPr="00A527F0">
              <w:t xml:space="preserve">eport </w:t>
            </w:r>
            <w:proofErr w:type="gramStart"/>
            <w:r w:rsidRPr="00A527F0">
              <w:t>execution</w:t>
            </w:r>
            <w:proofErr w:type="gramEnd"/>
            <w:r w:rsidRPr="00A527F0">
              <w:t xml:space="preserve"> or the cell </w:t>
            </w:r>
            <w:r w:rsidR="00B15F52" w:rsidRPr="00A527F0">
              <w:t xml:space="preserve">must </w:t>
            </w:r>
            <w:r w:rsidRPr="00A527F0">
              <w:t>be displayed as “Not up to date” regardless of its status as defined by the S-128 data.</w:t>
            </w:r>
          </w:p>
        </w:tc>
      </w:tr>
      <w:tr w:rsidR="000A0D43" w:rsidRPr="00A527F0" w14:paraId="35327E15" w14:textId="77777777" w:rsidTr="00D437A1">
        <w:tc>
          <w:tcPr>
            <w:tcW w:w="1838" w:type="dxa"/>
          </w:tcPr>
          <w:p w14:paraId="03FB7A1A" w14:textId="77777777" w:rsidR="000A0D43" w:rsidRPr="00A527F0" w:rsidRDefault="000A0D43" w:rsidP="00086C24">
            <w:pPr>
              <w:spacing w:before="60" w:after="60"/>
              <w:rPr>
                <w:b/>
                <w:bCs/>
              </w:rPr>
            </w:pPr>
            <w:r w:rsidRPr="00A527F0">
              <w:rPr>
                <w:b/>
                <w:bCs/>
              </w:rPr>
              <w:lastRenderedPageBreak/>
              <w:t>Not Up to date</w:t>
            </w:r>
          </w:p>
        </w:tc>
        <w:tc>
          <w:tcPr>
            <w:tcW w:w="7178" w:type="dxa"/>
          </w:tcPr>
          <w:p w14:paraId="6187E394" w14:textId="34E65662" w:rsidR="000A0D43" w:rsidRPr="00A527F0" w:rsidRDefault="000A0D43" w:rsidP="00086C24">
            <w:pPr>
              <w:spacing w:before="60" w:after="60"/>
              <w:rPr>
                <w:b/>
                <w:bCs/>
              </w:rPr>
            </w:pPr>
            <w:r w:rsidRPr="00A527F0">
              <w:t xml:space="preserve">This is where the </w:t>
            </w:r>
            <w:r w:rsidR="005324CD" w:rsidRPr="00A527F0">
              <w:t xml:space="preserve">System Database </w:t>
            </w:r>
            <w:r w:rsidRPr="00A527F0">
              <w:t xml:space="preserve">has NOT installed all the latest update and/or </w:t>
            </w:r>
            <w:r w:rsidR="00086C24" w:rsidRPr="00A527F0">
              <w:t>N</w:t>
            </w:r>
            <w:r w:rsidRPr="00A527F0">
              <w:t xml:space="preserve">ew </w:t>
            </w:r>
            <w:r w:rsidR="00086C24" w:rsidRPr="00A527F0">
              <w:t>E</w:t>
            </w:r>
            <w:r w:rsidRPr="00A527F0">
              <w:t xml:space="preserve">dition for the cell. Again, the reference point for what should be installed is defined by the S-128 dataset issue date. If the reference date is older than four </w:t>
            </w:r>
            <w:proofErr w:type="gramStart"/>
            <w:r w:rsidRPr="00A527F0">
              <w:t>weeks</w:t>
            </w:r>
            <w:proofErr w:type="gramEnd"/>
            <w:r w:rsidRPr="00A527F0">
              <w:t xml:space="preserve"> then cells </w:t>
            </w:r>
            <w:r w:rsidR="00B15F52" w:rsidRPr="00A527F0">
              <w:t xml:space="preserve">must </w:t>
            </w:r>
            <w:r w:rsidRPr="00A527F0">
              <w:t>be displayed as “not up to date” by definition.</w:t>
            </w:r>
          </w:p>
        </w:tc>
      </w:tr>
      <w:tr w:rsidR="000A0D43" w:rsidRPr="00A527F0" w14:paraId="59BD9B5B" w14:textId="77777777" w:rsidTr="00D437A1">
        <w:tc>
          <w:tcPr>
            <w:tcW w:w="1838" w:type="dxa"/>
          </w:tcPr>
          <w:p w14:paraId="6D1BB2E2" w14:textId="77777777" w:rsidR="000A0D43" w:rsidRPr="00A527F0" w:rsidRDefault="000A0D43" w:rsidP="00086C24">
            <w:pPr>
              <w:spacing w:before="60" w:after="60"/>
              <w:rPr>
                <w:b/>
                <w:bCs/>
              </w:rPr>
            </w:pPr>
            <w:r w:rsidRPr="00A527F0">
              <w:rPr>
                <w:b/>
                <w:bCs/>
              </w:rPr>
              <w:t>Withdrawn</w:t>
            </w:r>
          </w:p>
        </w:tc>
        <w:tc>
          <w:tcPr>
            <w:tcW w:w="7178" w:type="dxa"/>
          </w:tcPr>
          <w:p w14:paraId="5AAA7E56" w14:textId="038CB3AA" w:rsidR="000A0D43" w:rsidRPr="00A527F0" w:rsidRDefault="000A0D43" w:rsidP="00086C24">
            <w:pPr>
              <w:spacing w:before="60" w:after="60"/>
              <w:rPr>
                <w:b/>
                <w:bCs/>
              </w:rPr>
            </w:pPr>
            <w:r w:rsidRPr="00A527F0">
              <w:t xml:space="preserve">The number of datasets which have been withdrawn by the data server or cancelled but which are still available within the </w:t>
            </w:r>
            <w:r w:rsidR="005324CD" w:rsidRPr="00A527F0">
              <w:t>System Database</w:t>
            </w:r>
            <w:r w:rsidRPr="00A527F0">
              <w:t>.</w:t>
            </w:r>
          </w:p>
        </w:tc>
      </w:tr>
      <w:tr w:rsidR="000A0D43" w:rsidRPr="00A527F0" w14:paraId="582DB4B5" w14:textId="77777777" w:rsidTr="00D437A1">
        <w:tc>
          <w:tcPr>
            <w:tcW w:w="1838" w:type="dxa"/>
          </w:tcPr>
          <w:p w14:paraId="59FDE466" w14:textId="77777777" w:rsidR="000A0D43" w:rsidRPr="00A527F0" w:rsidRDefault="000A0D43" w:rsidP="00086C24">
            <w:pPr>
              <w:spacing w:before="60" w:after="60"/>
              <w:rPr>
                <w:b/>
                <w:bCs/>
              </w:rPr>
            </w:pPr>
            <w:r w:rsidRPr="00A527F0">
              <w:rPr>
                <w:b/>
                <w:bCs/>
              </w:rPr>
              <w:t>Unknown</w:t>
            </w:r>
          </w:p>
        </w:tc>
        <w:tc>
          <w:tcPr>
            <w:tcW w:w="7178" w:type="dxa"/>
          </w:tcPr>
          <w:p w14:paraId="7C2FFDEF" w14:textId="47D52DDD" w:rsidR="000A0D43" w:rsidRPr="00A527F0" w:rsidRDefault="000A0D43" w:rsidP="009E15EE">
            <w:pPr>
              <w:keepNext/>
              <w:spacing w:before="60" w:after="60"/>
            </w:pPr>
            <w:r w:rsidRPr="00A527F0">
              <w:t>Datasets for which a status cannot</w:t>
            </w:r>
            <w:r w:rsidR="00086C24" w:rsidRPr="00A527F0">
              <w:t xml:space="preserve"> be determined for any reason. </w:t>
            </w:r>
            <w:r w:rsidRPr="00A527F0">
              <w:t xml:space="preserve">If the revision information in the latest S-128 dataset is incomplete for any </w:t>
            </w:r>
            <w:proofErr w:type="gramStart"/>
            <w:r w:rsidRPr="00A527F0">
              <w:t>reason</w:t>
            </w:r>
            <w:proofErr w:type="gramEnd"/>
            <w:r w:rsidRPr="00A527F0">
              <w:t xml:space="preserve"> then all datasets in the data server’s service not included in the partial S-128 </w:t>
            </w:r>
            <w:r w:rsidR="00B15F52" w:rsidRPr="00A527F0">
              <w:t xml:space="preserve">must </w:t>
            </w:r>
            <w:r w:rsidRPr="00A527F0">
              <w:t>be deemed to be “Unknown” as no definitive information on them can be determined. S-128 content is required to specify the status of all datasets in a data server’s service.</w:t>
            </w:r>
          </w:p>
        </w:tc>
      </w:tr>
    </w:tbl>
    <w:p w14:paraId="6C7A5965" w14:textId="646BE6EB" w:rsidR="000A0D43" w:rsidRPr="00A527F0" w:rsidRDefault="00A00ECD" w:rsidP="009E15EE">
      <w:pPr>
        <w:pStyle w:val="Caption"/>
        <w:spacing w:after="120" w:line="240" w:lineRule="auto"/>
        <w:jc w:val="center"/>
        <w:rPr>
          <w:bCs/>
        </w:rPr>
      </w:pPr>
      <w:r w:rsidRPr="00A527F0">
        <w:t xml:space="preserve">Table </w:t>
      </w:r>
      <w:r w:rsidR="00A310A1">
        <w:t>4</w:t>
      </w:r>
      <w:r w:rsidRPr="00A527F0">
        <w:t xml:space="preserve"> - Status values</w:t>
      </w:r>
    </w:p>
    <w:p w14:paraId="7CAAA123" w14:textId="77777777" w:rsidR="009E15EE" w:rsidRPr="00A527F0" w:rsidRDefault="009E15EE" w:rsidP="009E15EE">
      <w:pPr>
        <w:spacing w:after="120" w:line="240" w:lineRule="auto"/>
        <w:rPr>
          <w:bCs/>
        </w:rPr>
      </w:pPr>
    </w:p>
    <w:p w14:paraId="2CC46922" w14:textId="272BEF1B" w:rsidR="000A0D43" w:rsidRPr="00A527F0" w:rsidRDefault="0095577A" w:rsidP="009E15EE">
      <w:pPr>
        <w:spacing w:after="120" w:line="240" w:lineRule="auto"/>
        <w:rPr>
          <w:b/>
          <w:bCs/>
          <w:u w:val="single"/>
        </w:rPr>
      </w:pPr>
      <w:r w:rsidRPr="00A527F0">
        <w:rPr>
          <w:b/>
          <w:bCs/>
          <w:u w:val="single"/>
        </w:rPr>
        <w:t>Example</w:t>
      </w:r>
      <w:r w:rsidR="000A0D43" w:rsidRPr="00A527F0">
        <w:rPr>
          <w:b/>
          <w:bCs/>
          <w:u w:val="single"/>
        </w:rPr>
        <w:t xml:space="preserve"> of ENC update status report</w:t>
      </w:r>
    </w:p>
    <w:p w14:paraId="194C03F5" w14:textId="77777777" w:rsidR="000A0D43" w:rsidRPr="00A527F0" w:rsidRDefault="000A0D43" w:rsidP="009E15EE">
      <w:pPr>
        <w:spacing w:after="120" w:line="240" w:lineRule="auto"/>
        <w:rPr>
          <w:b/>
          <w:bCs/>
          <w:i/>
          <w:iCs/>
        </w:rPr>
      </w:pPr>
      <w:r w:rsidRPr="00A527F0">
        <w:rPr>
          <w:b/>
          <w:bCs/>
          <w:i/>
          <w:iCs/>
        </w:rPr>
        <w:t>Report Name: ENC Update Status Report</w:t>
      </w:r>
    </w:p>
    <w:p w14:paraId="144096EA" w14:textId="77777777" w:rsidR="000A0D43" w:rsidRPr="00B812CA" w:rsidRDefault="000A0D43" w:rsidP="009E15EE">
      <w:pPr>
        <w:spacing w:after="120" w:line="240" w:lineRule="auto"/>
      </w:pPr>
      <w:r w:rsidRPr="00B812CA">
        <w:rPr>
          <w:b/>
          <w:bCs/>
        </w:rPr>
        <w:t xml:space="preserve">Vessel Name: </w:t>
      </w:r>
      <w:r w:rsidRPr="00B812CA">
        <w:t>HMS Goteborg</w:t>
      </w:r>
    </w:p>
    <w:p w14:paraId="0CEA385F" w14:textId="77777777" w:rsidR="000A0D43" w:rsidRPr="00B812CA" w:rsidRDefault="000A0D43" w:rsidP="009E15EE">
      <w:pPr>
        <w:spacing w:after="120" w:line="240" w:lineRule="auto"/>
      </w:pPr>
      <w:r w:rsidRPr="00B812CA">
        <w:rPr>
          <w:b/>
          <w:bCs/>
        </w:rPr>
        <w:t xml:space="preserve">Identifier: </w:t>
      </w:r>
      <w:r w:rsidRPr="00B812CA">
        <w:t>IMO 4653321</w:t>
      </w:r>
    </w:p>
    <w:p w14:paraId="1081522E" w14:textId="77777777" w:rsidR="000A0D43" w:rsidRPr="00A527F0" w:rsidRDefault="000A0D43" w:rsidP="009E15EE">
      <w:pPr>
        <w:spacing w:after="120" w:line="240" w:lineRule="auto"/>
      </w:pPr>
      <w:r w:rsidRPr="00A527F0">
        <w:rPr>
          <w:b/>
          <w:bCs/>
        </w:rPr>
        <w:t xml:space="preserve">Update Reference Date: </w:t>
      </w:r>
      <w:r w:rsidRPr="00A527F0">
        <w:t>16 May 2013</w:t>
      </w:r>
    </w:p>
    <w:p w14:paraId="4C3A74FE" w14:textId="77777777" w:rsidR="000A0D43" w:rsidRPr="00A527F0" w:rsidRDefault="000A0D43" w:rsidP="009E15EE">
      <w:pPr>
        <w:spacing w:after="120" w:line="240" w:lineRule="auto"/>
      </w:pPr>
      <w:r w:rsidRPr="00A527F0">
        <w:rPr>
          <w:b/>
          <w:bCs/>
        </w:rPr>
        <w:t>Date of Report</w:t>
      </w:r>
      <w:r w:rsidRPr="00A527F0">
        <w:t>: 1 Jun 2013</w:t>
      </w:r>
    </w:p>
    <w:p w14:paraId="79A71CA5" w14:textId="77777777" w:rsidR="000A0D43" w:rsidRPr="00A527F0" w:rsidRDefault="000A0D43" w:rsidP="009E15EE">
      <w:pPr>
        <w:spacing w:after="120" w:line="240" w:lineRule="auto"/>
      </w:pPr>
      <w:r w:rsidRPr="00A527F0">
        <w:rPr>
          <w:b/>
          <w:bCs/>
        </w:rPr>
        <w:t xml:space="preserve">Content: </w:t>
      </w:r>
      <w:r w:rsidRPr="00A527F0">
        <w:t>Full</w:t>
      </w:r>
    </w:p>
    <w:p w14:paraId="1B02E71F" w14:textId="77777777" w:rsidR="000A0D43" w:rsidRPr="00A527F0" w:rsidRDefault="000A0D43" w:rsidP="009E15EE">
      <w:pPr>
        <w:spacing w:after="120" w:line="240" w:lineRule="auto"/>
        <w:rPr>
          <w:b/>
          <w:bCs/>
        </w:rPr>
      </w:pPr>
      <w:r w:rsidRPr="00A527F0">
        <w:rPr>
          <w:b/>
          <w:bCs/>
        </w:rPr>
        <w:t>Chart Status Summary:</w:t>
      </w:r>
    </w:p>
    <w:p w14:paraId="5969496E" w14:textId="77777777" w:rsidR="000A0D43" w:rsidRPr="00A527F0" w:rsidRDefault="000A0D43" w:rsidP="009E15EE">
      <w:pPr>
        <w:spacing w:after="120" w:line="240" w:lineRule="auto"/>
        <w:rPr>
          <w:b/>
          <w:bCs/>
        </w:rPr>
      </w:pPr>
      <w:r w:rsidRPr="00A527F0">
        <w:rPr>
          <w:b/>
          <w:bCs/>
        </w:rPr>
        <w:t>Chart Status: Count</w:t>
      </w:r>
    </w:p>
    <w:p w14:paraId="3732F181" w14:textId="77777777" w:rsidR="000A0D43" w:rsidRPr="00A527F0" w:rsidRDefault="000A0D43" w:rsidP="009E15EE">
      <w:pPr>
        <w:spacing w:after="120" w:line="240" w:lineRule="auto"/>
      </w:pPr>
      <w:r w:rsidRPr="00A527F0">
        <w:t>Total: 50</w:t>
      </w:r>
    </w:p>
    <w:p w14:paraId="3867B4F6" w14:textId="77777777" w:rsidR="000A0D43" w:rsidRPr="00A527F0" w:rsidRDefault="000A0D43" w:rsidP="009E15EE">
      <w:pPr>
        <w:spacing w:after="120" w:line="240" w:lineRule="auto"/>
      </w:pPr>
      <w:r w:rsidRPr="00A527F0">
        <w:t>Up to Date 38/50</w:t>
      </w:r>
    </w:p>
    <w:p w14:paraId="7D9605B3" w14:textId="77777777" w:rsidR="000A0D43" w:rsidRPr="00A527F0" w:rsidRDefault="000A0D43" w:rsidP="009E15EE">
      <w:pPr>
        <w:spacing w:after="120" w:line="240" w:lineRule="auto"/>
      </w:pPr>
      <w:r w:rsidRPr="00A527F0">
        <w:t>Not Up to Date 10/50</w:t>
      </w:r>
    </w:p>
    <w:p w14:paraId="7F65970A" w14:textId="77777777" w:rsidR="000A0D43" w:rsidRPr="00A527F0" w:rsidRDefault="000A0D43" w:rsidP="009E15EE">
      <w:pPr>
        <w:spacing w:after="120" w:line="240" w:lineRule="auto"/>
      </w:pPr>
      <w:r w:rsidRPr="00A527F0">
        <w:t>Withdrawn 2/50</w:t>
      </w:r>
    </w:p>
    <w:p w14:paraId="776053F0" w14:textId="77777777" w:rsidR="000A0D43" w:rsidRPr="00A527F0" w:rsidRDefault="000A0D43" w:rsidP="009E15EE">
      <w:pPr>
        <w:spacing w:after="120" w:line="240" w:lineRule="auto"/>
      </w:pPr>
      <w:r w:rsidRPr="00A527F0">
        <w:t>Unknown 0/50</w:t>
      </w:r>
    </w:p>
    <w:p w14:paraId="45812163" w14:textId="77777777" w:rsidR="000A0D43" w:rsidRPr="00A527F0" w:rsidRDefault="000A0D43" w:rsidP="009E15EE">
      <w:pPr>
        <w:spacing w:after="120" w:line="240" w:lineRule="auto"/>
        <w:rPr>
          <w:b/>
          <w:bCs/>
          <w:i/>
          <w:iCs/>
        </w:rPr>
      </w:pPr>
      <w:r w:rsidRPr="00A527F0">
        <w:rPr>
          <w:b/>
          <w:bCs/>
          <w:i/>
          <w:iCs/>
        </w:rPr>
        <w:t>Table:</w:t>
      </w:r>
    </w:p>
    <w:p w14:paraId="05EAAEE8" w14:textId="77777777" w:rsidR="000A0D43" w:rsidRPr="00A527F0" w:rsidRDefault="000A0D43" w:rsidP="009E15EE">
      <w:pPr>
        <w:spacing w:after="120" w:line="240" w:lineRule="auto"/>
        <w:rPr>
          <w:b/>
          <w:bCs/>
          <w:iCs/>
        </w:rPr>
      </w:pPr>
      <w:r w:rsidRPr="00A527F0">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A527F0" w14:paraId="5C4095E4" w14:textId="77777777" w:rsidTr="0043278E">
        <w:tc>
          <w:tcPr>
            <w:tcW w:w="1502" w:type="dxa"/>
          </w:tcPr>
          <w:p w14:paraId="1744A8E4" w14:textId="77777777" w:rsidR="000A0D43" w:rsidRPr="00A527F0" w:rsidRDefault="000A0D43" w:rsidP="004E61EE">
            <w:pPr>
              <w:rPr>
                <w:b/>
                <w:bCs/>
                <w:iCs/>
              </w:rPr>
            </w:pPr>
            <w:r w:rsidRPr="00A527F0">
              <w:rPr>
                <w:b/>
                <w:bCs/>
                <w:iCs/>
              </w:rPr>
              <w:t xml:space="preserve">Product </w:t>
            </w:r>
          </w:p>
        </w:tc>
        <w:tc>
          <w:tcPr>
            <w:tcW w:w="1718" w:type="dxa"/>
          </w:tcPr>
          <w:p w14:paraId="400FE58E" w14:textId="77777777" w:rsidR="000A0D43" w:rsidRPr="00A527F0" w:rsidRDefault="000A0D43" w:rsidP="004E61EE">
            <w:pPr>
              <w:rPr>
                <w:b/>
                <w:bCs/>
                <w:iCs/>
              </w:rPr>
            </w:pPr>
            <w:r w:rsidRPr="00A527F0">
              <w:rPr>
                <w:b/>
                <w:bCs/>
                <w:iCs/>
              </w:rPr>
              <w:t>Dataset Name</w:t>
            </w:r>
          </w:p>
        </w:tc>
        <w:tc>
          <w:tcPr>
            <w:tcW w:w="1503" w:type="dxa"/>
          </w:tcPr>
          <w:p w14:paraId="3CE6514D" w14:textId="77777777" w:rsidR="000A0D43" w:rsidRPr="00A527F0" w:rsidRDefault="000A0D43" w:rsidP="004E61EE">
            <w:pPr>
              <w:rPr>
                <w:b/>
                <w:bCs/>
                <w:iCs/>
              </w:rPr>
            </w:pPr>
            <w:r w:rsidRPr="00A527F0">
              <w:rPr>
                <w:b/>
                <w:bCs/>
                <w:iCs/>
              </w:rPr>
              <w:t>Edition</w:t>
            </w:r>
          </w:p>
        </w:tc>
        <w:tc>
          <w:tcPr>
            <w:tcW w:w="1503" w:type="dxa"/>
          </w:tcPr>
          <w:p w14:paraId="6AC9D335" w14:textId="77777777" w:rsidR="000A0D43" w:rsidRPr="00A527F0" w:rsidRDefault="000A0D43" w:rsidP="004E61EE">
            <w:pPr>
              <w:rPr>
                <w:b/>
                <w:bCs/>
                <w:iCs/>
              </w:rPr>
            </w:pPr>
            <w:r w:rsidRPr="00A527F0">
              <w:rPr>
                <w:b/>
                <w:bCs/>
                <w:iCs/>
              </w:rPr>
              <w:t>Update</w:t>
            </w:r>
          </w:p>
        </w:tc>
        <w:tc>
          <w:tcPr>
            <w:tcW w:w="1503" w:type="dxa"/>
          </w:tcPr>
          <w:p w14:paraId="5BB88918" w14:textId="77777777" w:rsidR="000A0D43" w:rsidRPr="00A527F0" w:rsidRDefault="000A0D43" w:rsidP="004E61EE">
            <w:pPr>
              <w:rPr>
                <w:b/>
                <w:bCs/>
                <w:iCs/>
              </w:rPr>
            </w:pPr>
            <w:r w:rsidRPr="00A527F0">
              <w:rPr>
                <w:b/>
                <w:bCs/>
                <w:iCs/>
              </w:rPr>
              <w:t xml:space="preserve">Issue Date </w:t>
            </w:r>
          </w:p>
        </w:tc>
        <w:tc>
          <w:tcPr>
            <w:tcW w:w="1503" w:type="dxa"/>
          </w:tcPr>
          <w:p w14:paraId="51704CD6" w14:textId="77777777" w:rsidR="000A0D43" w:rsidRPr="00A527F0" w:rsidRDefault="000A0D43" w:rsidP="004E61EE">
            <w:pPr>
              <w:rPr>
                <w:b/>
                <w:bCs/>
                <w:iCs/>
              </w:rPr>
            </w:pPr>
            <w:r w:rsidRPr="00A527F0">
              <w:rPr>
                <w:b/>
                <w:bCs/>
                <w:iCs/>
              </w:rPr>
              <w:t>Status</w:t>
            </w:r>
          </w:p>
        </w:tc>
      </w:tr>
      <w:tr w:rsidR="000A0D43" w:rsidRPr="00A527F0" w14:paraId="7D444BF0" w14:textId="77777777" w:rsidTr="0043278E">
        <w:tc>
          <w:tcPr>
            <w:tcW w:w="1502" w:type="dxa"/>
          </w:tcPr>
          <w:p w14:paraId="34C3381A" w14:textId="77777777" w:rsidR="000A0D43" w:rsidRPr="00A527F0" w:rsidRDefault="000A0D43" w:rsidP="004E61EE">
            <w:pPr>
              <w:rPr>
                <w:b/>
                <w:bCs/>
                <w:iCs/>
              </w:rPr>
            </w:pPr>
            <w:r w:rsidRPr="00A527F0">
              <w:rPr>
                <w:b/>
                <w:bCs/>
                <w:iCs/>
              </w:rPr>
              <w:t>S-101</w:t>
            </w:r>
          </w:p>
        </w:tc>
        <w:tc>
          <w:tcPr>
            <w:tcW w:w="1718" w:type="dxa"/>
          </w:tcPr>
          <w:p w14:paraId="404C02FB" w14:textId="77777777" w:rsidR="000A0D43" w:rsidRPr="00A527F0" w:rsidRDefault="000A0D43" w:rsidP="004E61EE">
            <w:pPr>
              <w:rPr>
                <w:b/>
                <w:bCs/>
                <w:iCs/>
              </w:rPr>
            </w:pPr>
            <w:r w:rsidRPr="00A527F0">
              <w:rPr>
                <w:b/>
                <w:bCs/>
                <w:iCs/>
              </w:rPr>
              <w:t>101US23495820</w:t>
            </w:r>
          </w:p>
        </w:tc>
        <w:tc>
          <w:tcPr>
            <w:tcW w:w="1503" w:type="dxa"/>
          </w:tcPr>
          <w:p w14:paraId="3F1B203D" w14:textId="77777777" w:rsidR="000A0D43" w:rsidRPr="00A527F0" w:rsidRDefault="000A0D43" w:rsidP="004E61EE">
            <w:pPr>
              <w:rPr>
                <w:b/>
                <w:bCs/>
                <w:iCs/>
              </w:rPr>
            </w:pPr>
            <w:r w:rsidRPr="00A527F0">
              <w:rPr>
                <w:b/>
                <w:bCs/>
                <w:iCs/>
              </w:rPr>
              <w:t>10</w:t>
            </w:r>
          </w:p>
        </w:tc>
        <w:tc>
          <w:tcPr>
            <w:tcW w:w="1503" w:type="dxa"/>
          </w:tcPr>
          <w:p w14:paraId="0EB0A1D3" w14:textId="77777777" w:rsidR="000A0D43" w:rsidRPr="00A527F0" w:rsidRDefault="000A0D43" w:rsidP="004E61EE">
            <w:pPr>
              <w:rPr>
                <w:b/>
                <w:bCs/>
                <w:iCs/>
              </w:rPr>
            </w:pPr>
            <w:r w:rsidRPr="00A527F0">
              <w:rPr>
                <w:b/>
                <w:bCs/>
                <w:iCs/>
              </w:rPr>
              <w:t>4</w:t>
            </w:r>
          </w:p>
        </w:tc>
        <w:tc>
          <w:tcPr>
            <w:tcW w:w="1503" w:type="dxa"/>
          </w:tcPr>
          <w:p w14:paraId="293CD114" w14:textId="77777777" w:rsidR="000A0D43" w:rsidRPr="00A527F0" w:rsidRDefault="000A0D43" w:rsidP="004E61EE">
            <w:pPr>
              <w:rPr>
                <w:b/>
                <w:bCs/>
                <w:iCs/>
              </w:rPr>
            </w:pPr>
            <w:r w:rsidRPr="00A527F0">
              <w:rPr>
                <w:b/>
                <w:bCs/>
                <w:iCs/>
              </w:rPr>
              <w:t>2020-01-02</w:t>
            </w:r>
          </w:p>
        </w:tc>
        <w:tc>
          <w:tcPr>
            <w:tcW w:w="1503" w:type="dxa"/>
          </w:tcPr>
          <w:p w14:paraId="1D2DB34D" w14:textId="77777777" w:rsidR="000A0D43" w:rsidRPr="00A527F0" w:rsidRDefault="000A0D43" w:rsidP="004E61EE">
            <w:pPr>
              <w:rPr>
                <w:b/>
                <w:bCs/>
                <w:iCs/>
              </w:rPr>
            </w:pPr>
            <w:r w:rsidRPr="00A527F0">
              <w:rPr>
                <w:b/>
                <w:bCs/>
                <w:iCs/>
              </w:rPr>
              <w:t xml:space="preserve">Up to Date </w:t>
            </w:r>
          </w:p>
        </w:tc>
      </w:tr>
    </w:tbl>
    <w:p w14:paraId="106DAB74" w14:textId="77777777" w:rsidR="000A0D43" w:rsidRPr="00A527F0" w:rsidRDefault="000A0D43" w:rsidP="009E15EE">
      <w:pPr>
        <w:spacing w:after="120" w:line="240" w:lineRule="auto"/>
      </w:pPr>
    </w:p>
    <w:p w14:paraId="5E22E7B9" w14:textId="46EC9828" w:rsidR="000A0D43" w:rsidRPr="00A527F0" w:rsidRDefault="00E12CBC" w:rsidP="004E61EE">
      <w:pPr>
        <w:spacing w:line="240" w:lineRule="auto"/>
        <w:rPr>
          <w:b/>
          <w:bCs/>
          <w:u w:val="single"/>
        </w:rPr>
      </w:pPr>
      <w:r w:rsidRPr="00A527F0">
        <w:rPr>
          <w:b/>
          <w:bCs/>
          <w:u w:val="single"/>
        </w:rPr>
        <w:t>Example</w:t>
      </w:r>
      <w:r w:rsidR="000A0D43" w:rsidRPr="00A527F0">
        <w:rPr>
          <w:b/>
          <w:bCs/>
          <w:u w:val="single"/>
        </w:rPr>
        <w:t xml:space="preserve"> of ENP update status report</w:t>
      </w:r>
    </w:p>
    <w:p w14:paraId="0A7B6B64" w14:textId="77777777" w:rsidR="000A0D43" w:rsidRPr="00A527F0" w:rsidRDefault="000A0D43" w:rsidP="00E12CBC">
      <w:pPr>
        <w:spacing w:after="120" w:line="240" w:lineRule="auto"/>
        <w:rPr>
          <w:b/>
          <w:bCs/>
          <w:i/>
          <w:iCs/>
        </w:rPr>
      </w:pPr>
      <w:r w:rsidRPr="00A527F0">
        <w:rPr>
          <w:b/>
          <w:bCs/>
          <w:i/>
          <w:iCs/>
        </w:rPr>
        <w:t>Report Name: Electronic Nautical Publications (ENP) Update Status Report</w:t>
      </w:r>
    </w:p>
    <w:p w14:paraId="3BD38C68" w14:textId="77777777" w:rsidR="000A0D43" w:rsidRPr="00B812CA" w:rsidRDefault="000A0D43" w:rsidP="00E12CBC">
      <w:pPr>
        <w:spacing w:after="120" w:line="240" w:lineRule="auto"/>
      </w:pPr>
      <w:r w:rsidRPr="00B812CA">
        <w:rPr>
          <w:b/>
          <w:bCs/>
        </w:rPr>
        <w:t xml:space="preserve">Vessel Name: </w:t>
      </w:r>
      <w:r w:rsidRPr="00B812CA">
        <w:t>HMS Goteborg</w:t>
      </w:r>
    </w:p>
    <w:p w14:paraId="3DBE4AA6" w14:textId="77777777" w:rsidR="000A0D43" w:rsidRPr="00B812CA" w:rsidRDefault="000A0D43" w:rsidP="00E12CBC">
      <w:pPr>
        <w:spacing w:after="120" w:line="240" w:lineRule="auto"/>
      </w:pPr>
      <w:r w:rsidRPr="00B812CA">
        <w:rPr>
          <w:b/>
          <w:bCs/>
        </w:rPr>
        <w:t xml:space="preserve">Identifier: </w:t>
      </w:r>
      <w:r w:rsidRPr="00B812CA">
        <w:t>IMO 4653321</w:t>
      </w:r>
    </w:p>
    <w:p w14:paraId="4842861D" w14:textId="77777777" w:rsidR="000A0D43" w:rsidRPr="00A527F0" w:rsidRDefault="000A0D43" w:rsidP="00E12CBC">
      <w:pPr>
        <w:spacing w:after="120" w:line="240" w:lineRule="auto"/>
      </w:pPr>
      <w:r w:rsidRPr="00A527F0">
        <w:rPr>
          <w:b/>
          <w:bCs/>
        </w:rPr>
        <w:t xml:space="preserve">Update Reference Date: </w:t>
      </w:r>
      <w:r w:rsidRPr="00A527F0">
        <w:t>16 May 2013</w:t>
      </w:r>
    </w:p>
    <w:p w14:paraId="3B1FEF23" w14:textId="77777777" w:rsidR="000A0D43" w:rsidRPr="00A527F0" w:rsidRDefault="000A0D43" w:rsidP="00E12CBC">
      <w:pPr>
        <w:spacing w:after="120" w:line="240" w:lineRule="auto"/>
      </w:pPr>
      <w:r w:rsidRPr="00A527F0">
        <w:rPr>
          <w:b/>
          <w:bCs/>
        </w:rPr>
        <w:t>Date of Report</w:t>
      </w:r>
      <w:r w:rsidRPr="00A527F0">
        <w:t>: 1 Jun 2013</w:t>
      </w:r>
    </w:p>
    <w:p w14:paraId="5325DB12" w14:textId="77777777" w:rsidR="000A0D43" w:rsidRPr="00A527F0" w:rsidRDefault="000A0D43" w:rsidP="00E12CBC">
      <w:pPr>
        <w:spacing w:after="120" w:line="240" w:lineRule="auto"/>
      </w:pPr>
      <w:r w:rsidRPr="00A527F0">
        <w:rPr>
          <w:b/>
          <w:bCs/>
        </w:rPr>
        <w:lastRenderedPageBreak/>
        <w:t xml:space="preserve">Content: </w:t>
      </w:r>
      <w:r w:rsidRPr="00A527F0">
        <w:t>Full</w:t>
      </w:r>
    </w:p>
    <w:p w14:paraId="6E5214B5" w14:textId="77777777" w:rsidR="000A0D43" w:rsidRPr="00A527F0" w:rsidRDefault="000A0D43" w:rsidP="00E12CBC">
      <w:pPr>
        <w:spacing w:after="120" w:line="240" w:lineRule="auto"/>
        <w:rPr>
          <w:b/>
          <w:bCs/>
        </w:rPr>
      </w:pPr>
      <w:r w:rsidRPr="00A527F0">
        <w:rPr>
          <w:b/>
          <w:bCs/>
        </w:rPr>
        <w:t>Chart Status Summary:</w:t>
      </w:r>
    </w:p>
    <w:p w14:paraId="5DF1556B" w14:textId="77777777" w:rsidR="000A0D43" w:rsidRPr="00A527F0" w:rsidRDefault="000A0D43" w:rsidP="00E12CBC">
      <w:pPr>
        <w:spacing w:after="120" w:line="240" w:lineRule="auto"/>
        <w:rPr>
          <w:b/>
          <w:bCs/>
        </w:rPr>
      </w:pPr>
      <w:r w:rsidRPr="00A527F0">
        <w:rPr>
          <w:b/>
          <w:bCs/>
        </w:rPr>
        <w:t>Chart Status: Count</w:t>
      </w:r>
    </w:p>
    <w:p w14:paraId="0E66D8D8" w14:textId="77777777" w:rsidR="000A0D43" w:rsidRPr="00A527F0" w:rsidRDefault="000A0D43" w:rsidP="00E12CBC">
      <w:pPr>
        <w:spacing w:after="120" w:line="240" w:lineRule="auto"/>
      </w:pPr>
      <w:r w:rsidRPr="00A527F0">
        <w:t>Total: 50</w:t>
      </w:r>
    </w:p>
    <w:p w14:paraId="1A998A52" w14:textId="77777777" w:rsidR="000A0D43" w:rsidRPr="00A527F0" w:rsidRDefault="000A0D43" w:rsidP="00E12CBC">
      <w:pPr>
        <w:spacing w:after="120" w:line="240" w:lineRule="auto"/>
      </w:pPr>
      <w:r w:rsidRPr="00A527F0">
        <w:t>Up to Date 38/50</w:t>
      </w:r>
    </w:p>
    <w:p w14:paraId="0F5C39F1" w14:textId="77777777" w:rsidR="000A0D43" w:rsidRPr="00A527F0" w:rsidRDefault="000A0D43" w:rsidP="00E12CBC">
      <w:pPr>
        <w:spacing w:after="120" w:line="240" w:lineRule="auto"/>
      </w:pPr>
      <w:r w:rsidRPr="00A527F0">
        <w:t>Not Up to Date 10/50</w:t>
      </w:r>
    </w:p>
    <w:p w14:paraId="60279755" w14:textId="77777777" w:rsidR="000A0D43" w:rsidRPr="00A527F0" w:rsidRDefault="000A0D43" w:rsidP="00E12CBC">
      <w:pPr>
        <w:spacing w:after="120" w:line="240" w:lineRule="auto"/>
      </w:pPr>
      <w:r w:rsidRPr="00A527F0">
        <w:t>Withdrawn 2/50</w:t>
      </w:r>
    </w:p>
    <w:p w14:paraId="69E58E57" w14:textId="77777777" w:rsidR="000A0D43" w:rsidRPr="00A527F0" w:rsidRDefault="000A0D43" w:rsidP="00E12CBC">
      <w:pPr>
        <w:spacing w:after="120" w:line="240" w:lineRule="auto"/>
      </w:pPr>
      <w:r w:rsidRPr="00A527F0">
        <w:t>Unknown 0/50</w:t>
      </w:r>
    </w:p>
    <w:p w14:paraId="3BF5DA8F" w14:textId="4826176F" w:rsidR="00E12CBC" w:rsidRPr="00A527F0" w:rsidRDefault="00E12CBC" w:rsidP="00E12CBC">
      <w:pPr>
        <w:spacing w:after="120" w:line="240" w:lineRule="auto"/>
        <w:rPr>
          <w:b/>
          <w:bCs/>
          <w:i/>
          <w:iCs/>
        </w:rPr>
      </w:pPr>
      <w:r w:rsidRPr="00A527F0">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A527F0" w14:paraId="5D49B093" w14:textId="77777777" w:rsidTr="00D437A1">
        <w:tc>
          <w:tcPr>
            <w:tcW w:w="9016" w:type="dxa"/>
            <w:gridSpan w:val="6"/>
          </w:tcPr>
          <w:p w14:paraId="2692801D" w14:textId="77777777" w:rsidR="000A0D43" w:rsidRPr="00A527F0" w:rsidRDefault="000A0D43" w:rsidP="004E61EE">
            <w:pPr>
              <w:rPr>
                <w:b/>
                <w:bCs/>
                <w:iCs/>
              </w:rPr>
            </w:pPr>
            <w:r w:rsidRPr="00A527F0">
              <w:rPr>
                <w:b/>
                <w:bCs/>
                <w:iCs/>
              </w:rPr>
              <w:t>Data Server: XXXX</w:t>
            </w:r>
          </w:p>
        </w:tc>
      </w:tr>
      <w:tr w:rsidR="000A0D43" w:rsidRPr="00A527F0" w14:paraId="4C30107F" w14:textId="77777777" w:rsidTr="00D437A1">
        <w:tc>
          <w:tcPr>
            <w:tcW w:w="1466" w:type="dxa"/>
          </w:tcPr>
          <w:p w14:paraId="6F07E1A6" w14:textId="77777777" w:rsidR="000A0D43" w:rsidRPr="00A527F0" w:rsidRDefault="000A0D43" w:rsidP="004E61EE">
            <w:pPr>
              <w:rPr>
                <w:b/>
                <w:bCs/>
                <w:iCs/>
              </w:rPr>
            </w:pPr>
            <w:r w:rsidRPr="00A527F0">
              <w:rPr>
                <w:b/>
                <w:bCs/>
                <w:iCs/>
              </w:rPr>
              <w:t xml:space="preserve">Product </w:t>
            </w:r>
          </w:p>
        </w:tc>
        <w:tc>
          <w:tcPr>
            <w:tcW w:w="1718" w:type="dxa"/>
          </w:tcPr>
          <w:p w14:paraId="1C688CE0" w14:textId="77777777" w:rsidR="000A0D43" w:rsidRPr="00A527F0" w:rsidRDefault="000A0D43" w:rsidP="004E61EE">
            <w:pPr>
              <w:rPr>
                <w:b/>
                <w:bCs/>
                <w:iCs/>
              </w:rPr>
            </w:pPr>
            <w:r w:rsidRPr="00A527F0">
              <w:rPr>
                <w:b/>
                <w:bCs/>
                <w:iCs/>
              </w:rPr>
              <w:t>Dataset Name</w:t>
            </w:r>
          </w:p>
        </w:tc>
        <w:tc>
          <w:tcPr>
            <w:tcW w:w="1462" w:type="dxa"/>
          </w:tcPr>
          <w:p w14:paraId="71F132AE" w14:textId="77777777" w:rsidR="000A0D43" w:rsidRPr="00A527F0" w:rsidRDefault="000A0D43" w:rsidP="004E61EE">
            <w:pPr>
              <w:rPr>
                <w:b/>
                <w:bCs/>
                <w:iCs/>
              </w:rPr>
            </w:pPr>
            <w:r w:rsidRPr="00A527F0">
              <w:rPr>
                <w:b/>
                <w:bCs/>
                <w:iCs/>
              </w:rPr>
              <w:t>Edition</w:t>
            </w:r>
          </w:p>
        </w:tc>
        <w:tc>
          <w:tcPr>
            <w:tcW w:w="1462" w:type="dxa"/>
          </w:tcPr>
          <w:p w14:paraId="4D323E16" w14:textId="77777777" w:rsidR="000A0D43" w:rsidRPr="00A527F0" w:rsidRDefault="000A0D43" w:rsidP="004E61EE">
            <w:pPr>
              <w:rPr>
                <w:b/>
                <w:bCs/>
                <w:iCs/>
              </w:rPr>
            </w:pPr>
            <w:r w:rsidRPr="00A527F0">
              <w:rPr>
                <w:b/>
                <w:bCs/>
                <w:iCs/>
              </w:rPr>
              <w:t>Update</w:t>
            </w:r>
          </w:p>
        </w:tc>
        <w:tc>
          <w:tcPr>
            <w:tcW w:w="1451" w:type="dxa"/>
          </w:tcPr>
          <w:p w14:paraId="1B84BC05" w14:textId="77777777" w:rsidR="000A0D43" w:rsidRPr="00A527F0" w:rsidRDefault="000A0D43" w:rsidP="004E61EE">
            <w:pPr>
              <w:rPr>
                <w:b/>
                <w:bCs/>
                <w:iCs/>
              </w:rPr>
            </w:pPr>
            <w:r w:rsidRPr="00A527F0">
              <w:rPr>
                <w:b/>
                <w:bCs/>
                <w:iCs/>
              </w:rPr>
              <w:t xml:space="preserve">Issue Date </w:t>
            </w:r>
          </w:p>
        </w:tc>
        <w:tc>
          <w:tcPr>
            <w:tcW w:w="1457" w:type="dxa"/>
          </w:tcPr>
          <w:p w14:paraId="4E2DC01E" w14:textId="77777777" w:rsidR="000A0D43" w:rsidRPr="00A527F0" w:rsidRDefault="000A0D43" w:rsidP="004E61EE">
            <w:pPr>
              <w:rPr>
                <w:b/>
                <w:bCs/>
                <w:iCs/>
              </w:rPr>
            </w:pPr>
            <w:r w:rsidRPr="00A527F0">
              <w:rPr>
                <w:b/>
                <w:bCs/>
                <w:iCs/>
              </w:rPr>
              <w:t>Status</w:t>
            </w:r>
          </w:p>
        </w:tc>
      </w:tr>
      <w:tr w:rsidR="000A0D43" w:rsidRPr="00A527F0" w14:paraId="5E3578F1" w14:textId="77777777" w:rsidTr="00D437A1">
        <w:tc>
          <w:tcPr>
            <w:tcW w:w="1466" w:type="dxa"/>
          </w:tcPr>
          <w:p w14:paraId="6AF5AA8E" w14:textId="77777777" w:rsidR="000A0D43" w:rsidRPr="00A527F0" w:rsidRDefault="000A0D43" w:rsidP="004E61EE">
            <w:pPr>
              <w:rPr>
                <w:b/>
                <w:bCs/>
                <w:iCs/>
              </w:rPr>
            </w:pPr>
            <w:r w:rsidRPr="00A527F0">
              <w:rPr>
                <w:b/>
                <w:bCs/>
                <w:iCs/>
              </w:rPr>
              <w:t>S-123</w:t>
            </w:r>
          </w:p>
        </w:tc>
        <w:tc>
          <w:tcPr>
            <w:tcW w:w="1718" w:type="dxa"/>
          </w:tcPr>
          <w:p w14:paraId="6D9D024B" w14:textId="77777777" w:rsidR="000A0D43" w:rsidRPr="00A527F0" w:rsidRDefault="000A0D43" w:rsidP="004E61EE">
            <w:pPr>
              <w:rPr>
                <w:b/>
                <w:bCs/>
                <w:iCs/>
              </w:rPr>
            </w:pPr>
            <w:r w:rsidRPr="00A527F0">
              <w:rPr>
                <w:b/>
                <w:bCs/>
                <w:iCs/>
              </w:rPr>
              <w:t>123US3245394</w:t>
            </w:r>
          </w:p>
        </w:tc>
        <w:tc>
          <w:tcPr>
            <w:tcW w:w="1462" w:type="dxa"/>
          </w:tcPr>
          <w:p w14:paraId="3B6DE910" w14:textId="77777777" w:rsidR="000A0D43" w:rsidRPr="00A527F0" w:rsidRDefault="000A0D43" w:rsidP="004E61EE">
            <w:pPr>
              <w:rPr>
                <w:b/>
                <w:bCs/>
                <w:iCs/>
              </w:rPr>
            </w:pPr>
            <w:r w:rsidRPr="00A527F0">
              <w:rPr>
                <w:b/>
                <w:bCs/>
                <w:iCs/>
              </w:rPr>
              <w:t>5</w:t>
            </w:r>
          </w:p>
        </w:tc>
        <w:tc>
          <w:tcPr>
            <w:tcW w:w="1462" w:type="dxa"/>
          </w:tcPr>
          <w:p w14:paraId="0292E15C" w14:textId="77777777" w:rsidR="000A0D43" w:rsidRPr="00A527F0" w:rsidRDefault="000A0D43" w:rsidP="00AE2737">
            <w:pPr>
              <w:numPr>
                <w:ilvl w:val="0"/>
                <w:numId w:val="75"/>
              </w:numPr>
              <w:rPr>
                <w:b/>
                <w:bCs/>
                <w:iCs/>
              </w:rPr>
            </w:pPr>
          </w:p>
        </w:tc>
        <w:tc>
          <w:tcPr>
            <w:tcW w:w="1451" w:type="dxa"/>
          </w:tcPr>
          <w:p w14:paraId="57DC3207" w14:textId="77777777" w:rsidR="000A0D43" w:rsidRPr="00A527F0" w:rsidRDefault="000A0D43" w:rsidP="004E61EE">
            <w:pPr>
              <w:rPr>
                <w:b/>
                <w:bCs/>
                <w:iCs/>
              </w:rPr>
            </w:pPr>
            <w:r w:rsidRPr="00A527F0">
              <w:rPr>
                <w:b/>
                <w:bCs/>
                <w:iCs/>
              </w:rPr>
              <w:t>2020-01-02</w:t>
            </w:r>
          </w:p>
        </w:tc>
        <w:tc>
          <w:tcPr>
            <w:tcW w:w="1457" w:type="dxa"/>
          </w:tcPr>
          <w:p w14:paraId="35782BCF" w14:textId="77777777" w:rsidR="000A0D43" w:rsidRPr="00A527F0" w:rsidRDefault="000A0D43" w:rsidP="004E61EE">
            <w:pPr>
              <w:rPr>
                <w:b/>
                <w:bCs/>
                <w:iCs/>
              </w:rPr>
            </w:pPr>
            <w:r w:rsidRPr="00A527F0">
              <w:rPr>
                <w:b/>
                <w:bCs/>
                <w:iCs/>
              </w:rPr>
              <w:t xml:space="preserve">Up to Date </w:t>
            </w:r>
          </w:p>
        </w:tc>
      </w:tr>
      <w:tr w:rsidR="000A0D43" w:rsidRPr="00A527F0" w14:paraId="33552C5A" w14:textId="77777777" w:rsidTr="00D437A1">
        <w:tc>
          <w:tcPr>
            <w:tcW w:w="1466" w:type="dxa"/>
          </w:tcPr>
          <w:p w14:paraId="446DA019" w14:textId="77777777" w:rsidR="000A0D43" w:rsidRPr="00A527F0" w:rsidRDefault="000A0D43" w:rsidP="004E61EE">
            <w:pPr>
              <w:rPr>
                <w:b/>
                <w:bCs/>
                <w:iCs/>
              </w:rPr>
            </w:pPr>
            <w:r w:rsidRPr="00A527F0">
              <w:rPr>
                <w:b/>
                <w:bCs/>
                <w:iCs/>
              </w:rPr>
              <w:t>S-127</w:t>
            </w:r>
          </w:p>
        </w:tc>
        <w:tc>
          <w:tcPr>
            <w:tcW w:w="1718" w:type="dxa"/>
          </w:tcPr>
          <w:p w14:paraId="3CA3C429" w14:textId="77777777" w:rsidR="000A0D43" w:rsidRPr="00A527F0" w:rsidRDefault="000A0D43" w:rsidP="004E61EE">
            <w:pPr>
              <w:rPr>
                <w:b/>
                <w:bCs/>
                <w:iCs/>
              </w:rPr>
            </w:pPr>
            <w:r w:rsidRPr="00A527F0">
              <w:rPr>
                <w:b/>
                <w:bCs/>
                <w:iCs/>
              </w:rPr>
              <w:t>127US2345032</w:t>
            </w:r>
          </w:p>
        </w:tc>
        <w:tc>
          <w:tcPr>
            <w:tcW w:w="1462" w:type="dxa"/>
          </w:tcPr>
          <w:p w14:paraId="71A93401" w14:textId="77777777" w:rsidR="000A0D43" w:rsidRPr="00A527F0" w:rsidRDefault="000A0D43" w:rsidP="004E61EE">
            <w:pPr>
              <w:rPr>
                <w:b/>
                <w:bCs/>
                <w:iCs/>
              </w:rPr>
            </w:pPr>
            <w:r w:rsidRPr="00A527F0">
              <w:rPr>
                <w:b/>
                <w:bCs/>
                <w:iCs/>
              </w:rPr>
              <w:t>6</w:t>
            </w:r>
          </w:p>
        </w:tc>
        <w:tc>
          <w:tcPr>
            <w:tcW w:w="1462" w:type="dxa"/>
          </w:tcPr>
          <w:p w14:paraId="033D05C6" w14:textId="77777777" w:rsidR="000A0D43" w:rsidRPr="00A527F0" w:rsidRDefault="000A0D43" w:rsidP="00AE2737">
            <w:pPr>
              <w:numPr>
                <w:ilvl w:val="0"/>
                <w:numId w:val="75"/>
              </w:numPr>
              <w:rPr>
                <w:b/>
                <w:bCs/>
                <w:iCs/>
              </w:rPr>
            </w:pPr>
          </w:p>
        </w:tc>
        <w:tc>
          <w:tcPr>
            <w:tcW w:w="1451" w:type="dxa"/>
          </w:tcPr>
          <w:p w14:paraId="571336B3" w14:textId="77777777" w:rsidR="000A0D43" w:rsidRPr="00A527F0" w:rsidRDefault="000A0D43" w:rsidP="004E61EE">
            <w:pPr>
              <w:rPr>
                <w:b/>
                <w:bCs/>
                <w:iCs/>
              </w:rPr>
            </w:pPr>
          </w:p>
        </w:tc>
        <w:tc>
          <w:tcPr>
            <w:tcW w:w="1457" w:type="dxa"/>
          </w:tcPr>
          <w:p w14:paraId="17264C98" w14:textId="77777777" w:rsidR="000A0D43" w:rsidRPr="00A527F0" w:rsidRDefault="000A0D43" w:rsidP="004E61EE">
            <w:pPr>
              <w:rPr>
                <w:b/>
                <w:bCs/>
                <w:iCs/>
              </w:rPr>
            </w:pPr>
          </w:p>
        </w:tc>
      </w:tr>
    </w:tbl>
    <w:p w14:paraId="659336F5" w14:textId="77777777" w:rsidR="000A0D43" w:rsidRPr="00A527F0" w:rsidRDefault="000A0D43" w:rsidP="004E61EE">
      <w:pPr>
        <w:spacing w:line="240" w:lineRule="auto"/>
      </w:pPr>
    </w:p>
    <w:p w14:paraId="5ADA483E" w14:textId="77777777" w:rsidR="00A23988" w:rsidRPr="00A527F0" w:rsidRDefault="00A23988" w:rsidP="004E61EE">
      <w:pPr>
        <w:spacing w:line="240" w:lineRule="auto"/>
        <w:sectPr w:rsidR="00A23988" w:rsidRPr="00A527F0" w:rsidSect="00686450">
          <w:headerReference w:type="even" r:id="rId57"/>
          <w:headerReference w:type="default" r:id="rId58"/>
          <w:footerReference w:type="even" r:id="rId59"/>
          <w:footerReference w:type="default" r:id="rId60"/>
          <w:pgSz w:w="11906" w:h="16838" w:code="9"/>
          <w:pgMar w:top="1440" w:right="1400" w:bottom="1440" w:left="1400" w:header="708" w:footer="708" w:gutter="0"/>
          <w:cols w:space="708"/>
          <w:docGrid w:linePitch="360"/>
        </w:sectPr>
      </w:pPr>
    </w:p>
    <w:p w14:paraId="4C09D7A0" w14:textId="1A86AFB2" w:rsidR="00E12CBC" w:rsidRPr="00A527F0" w:rsidRDefault="00E12CBC" w:rsidP="002D7DEE">
      <w:pPr>
        <w:pStyle w:val="Heading1"/>
        <w:numPr>
          <w:ilvl w:val="0"/>
          <w:numId w:val="0"/>
        </w:numPr>
        <w:jc w:val="center"/>
      </w:pPr>
      <w:bookmarkStart w:id="1817" w:name="_Toc194067231"/>
      <w:r w:rsidRPr="00275498">
        <w:lastRenderedPageBreak/>
        <w:t>Appendix</w:t>
      </w:r>
      <w:r w:rsidRPr="00A527F0">
        <w:t xml:space="preserve"> </w:t>
      </w:r>
      <w:r w:rsidR="000849E6">
        <w:t>D</w:t>
      </w:r>
      <w:bookmarkStart w:id="1818" w:name="_Toc100303050"/>
      <w:r w:rsidR="000806E0" w:rsidRPr="00A527F0">
        <w:t xml:space="preserve"> </w:t>
      </w:r>
      <w:r w:rsidR="00C5483B">
        <w:t>–</w:t>
      </w:r>
      <w:r w:rsidR="000806E0" w:rsidRPr="00A527F0">
        <w:t xml:space="preserve"> </w:t>
      </w:r>
      <w:r w:rsidR="00C5483B">
        <w:t xml:space="preserve">Enhanced </w:t>
      </w:r>
      <w:r w:rsidRPr="00A527F0">
        <w:t>Safety Contour and Water Level Adjustment</w:t>
      </w:r>
      <w:bookmarkEnd w:id="1817"/>
      <w:bookmarkEnd w:id="1818"/>
    </w:p>
    <w:p w14:paraId="06C4BBB6" w14:textId="77777777" w:rsidR="00F7700D" w:rsidRPr="00A527F0" w:rsidRDefault="00F7700D" w:rsidP="00F7700D">
      <w:pPr>
        <w:spacing w:after="120" w:line="240" w:lineRule="auto"/>
      </w:pPr>
    </w:p>
    <w:p w14:paraId="2BD58B01" w14:textId="1BB08027" w:rsidR="001374ED" w:rsidRPr="00A527F0" w:rsidRDefault="006A5A29" w:rsidP="00A310A1">
      <w:pPr>
        <w:pStyle w:val="Heading1"/>
        <w:numPr>
          <w:ilvl w:val="0"/>
          <w:numId w:val="236"/>
        </w:numPr>
      </w:pPr>
      <w:bookmarkStart w:id="1819" w:name="_Toc88852880"/>
      <w:bookmarkStart w:id="1820" w:name="_Toc98339988"/>
      <w:bookmarkStart w:id="1821" w:name="_Toc98340364"/>
      <w:bookmarkStart w:id="1822" w:name="_Toc194067232"/>
      <w:commentRangeStart w:id="1823"/>
      <w:r>
        <w:t>Enhanced</w:t>
      </w:r>
      <w:r w:rsidR="001374ED" w:rsidRPr="00A527F0">
        <w:t xml:space="preserve"> Safety Contour</w:t>
      </w:r>
      <w:bookmarkEnd w:id="1819"/>
      <w:bookmarkEnd w:id="1820"/>
      <w:bookmarkEnd w:id="1821"/>
      <w:bookmarkEnd w:id="1822"/>
      <w:commentRangeEnd w:id="1823"/>
      <w:r w:rsidR="00105C3B">
        <w:rPr>
          <w:rStyle w:val="CommentReference"/>
          <w:rFonts w:eastAsia="MS Mincho"/>
          <w:b w:val="0"/>
          <w:bCs w:val="0"/>
        </w:rPr>
        <w:commentReference w:id="1823"/>
      </w:r>
    </w:p>
    <w:p w14:paraId="3A426354" w14:textId="439279BC" w:rsidR="001374ED" w:rsidRPr="00A527F0" w:rsidRDefault="001374ED" w:rsidP="009D0DF9">
      <w:pPr>
        <w:spacing w:after="120" w:line="240" w:lineRule="auto"/>
        <w:jc w:val="both"/>
      </w:pPr>
      <w:r w:rsidRPr="00A527F0">
        <w:t xml:space="preserve">This </w:t>
      </w:r>
      <w:r w:rsidR="009D0DF9" w:rsidRPr="00A527F0">
        <w:t>Appendix</w:t>
      </w:r>
      <w:r w:rsidRPr="00A527F0">
        <w:t xml:space="preserve"> defines </w:t>
      </w:r>
      <w:r w:rsidRPr="00805181">
        <w:t xml:space="preserve">how </w:t>
      </w:r>
      <w:r w:rsidRPr="002D7DEE">
        <w:t>the “</w:t>
      </w:r>
      <w:r w:rsidR="00415C1B">
        <w:rPr>
          <w:b/>
          <w:bCs/>
        </w:rPr>
        <w:t>Enhanced</w:t>
      </w:r>
      <w:r w:rsidRPr="002D7DEE">
        <w:rPr>
          <w:b/>
          <w:bCs/>
        </w:rPr>
        <w:t xml:space="preserve"> Safety Contour</w:t>
      </w:r>
      <w:r w:rsidRPr="002D7DEE">
        <w:t>”</w:t>
      </w:r>
      <w:r w:rsidR="00B70E86">
        <w:t xml:space="preserve"> (</w:t>
      </w:r>
      <w:r w:rsidR="00415C1B">
        <w:t>ESC</w:t>
      </w:r>
      <w:r w:rsidR="00B70E86">
        <w:t>)</w:t>
      </w:r>
      <w:r w:rsidRPr="00805181">
        <w:t xml:space="preserve"> feature</w:t>
      </w:r>
      <w:r w:rsidRPr="00A527F0">
        <w:t xml:space="preserve"> is defined and implemented.</w:t>
      </w:r>
    </w:p>
    <w:p w14:paraId="1FE96FAD" w14:textId="4423BC59" w:rsidR="001374ED" w:rsidRPr="00A527F0" w:rsidRDefault="00415C1B" w:rsidP="009D0DF9">
      <w:pPr>
        <w:spacing w:after="120" w:line="240" w:lineRule="auto"/>
        <w:jc w:val="both"/>
      </w:pPr>
      <w:r>
        <w:t>Enhanced</w:t>
      </w:r>
      <w:r w:rsidR="001374ED" w:rsidRPr="00A527F0">
        <w:t xml:space="preserve"> </w:t>
      </w:r>
      <w:r w:rsidR="00B70E86">
        <w:t>S</w:t>
      </w:r>
      <w:r w:rsidR="001374ED" w:rsidRPr="00A527F0">
        <w:t xml:space="preserve">afety </w:t>
      </w:r>
      <w:r w:rsidR="00B70E86">
        <w:t>C</w:t>
      </w:r>
      <w:r w:rsidR="001374ED" w:rsidRPr="00A527F0">
        <w:t>ontour</w:t>
      </w:r>
      <w:r w:rsidR="00B70E86">
        <w:t xml:space="preserve">, or </w:t>
      </w:r>
      <w:r>
        <w:t>ESC</w:t>
      </w:r>
      <w:r w:rsidR="00B70E86">
        <w:t>,</w:t>
      </w:r>
      <w:r w:rsidR="001374ED" w:rsidRPr="00A527F0">
        <w:t xml:space="preserve"> means creation of the safety contour from the bathymetric grid data based on the value set by the user.</w:t>
      </w:r>
    </w:p>
    <w:p w14:paraId="596DF160" w14:textId="4311E499" w:rsidR="001374ED" w:rsidRDefault="001374ED" w:rsidP="009D0DF9">
      <w:pPr>
        <w:spacing w:after="120" w:line="240" w:lineRule="auto"/>
        <w:jc w:val="both"/>
      </w:pPr>
      <w:r w:rsidRPr="00415C1B">
        <w:t xml:space="preserve">NOTE: </w:t>
      </w:r>
      <w:r w:rsidR="00DC78C7" w:rsidRPr="00415C1B">
        <w:t xml:space="preserve">On an </w:t>
      </w:r>
      <w:r w:rsidR="00F07B2F" w:rsidRPr="00530F27">
        <w:t xml:space="preserve">S-100 </w:t>
      </w:r>
      <w:r w:rsidR="00DC78C7" w:rsidRPr="00415C1B">
        <w:t xml:space="preserve">ECDIS </w:t>
      </w:r>
      <w:r w:rsidR="0031183A">
        <w:t>with</w:t>
      </w:r>
      <w:r w:rsidR="00F07B2F" w:rsidRPr="00530F27">
        <w:t xml:space="preserve"> the </w:t>
      </w:r>
      <w:r w:rsidR="00415C1B" w:rsidRPr="00530F27">
        <w:t>Enhanced Safety Contour</w:t>
      </w:r>
      <w:r w:rsidR="00DC78C7" w:rsidRPr="00415C1B">
        <w:t xml:space="preserve"> feature</w:t>
      </w:r>
      <w:r w:rsidR="00F07B2F" w:rsidRPr="00530F27">
        <w:t xml:space="preserve"> switched </w:t>
      </w:r>
      <w:r w:rsidR="0031183A">
        <w:t>off</w:t>
      </w:r>
      <w:r w:rsidR="00F07B2F" w:rsidRPr="00530F27">
        <w:t xml:space="preserve"> (or an S-57 ECDIS)</w:t>
      </w:r>
      <w:r w:rsidR="009604F2" w:rsidRPr="00415C1B">
        <w:t xml:space="preserve">, </w:t>
      </w:r>
      <w:r w:rsidRPr="00415C1B">
        <w:t>the user set</w:t>
      </w:r>
      <w:r w:rsidR="000C381A" w:rsidRPr="00415C1B">
        <w:t>s</w:t>
      </w:r>
      <w:r w:rsidRPr="00415C1B">
        <w:t xml:space="preserve"> the value for the safety contour, but if the exact </w:t>
      </w:r>
      <w:r w:rsidR="00F42EC6" w:rsidRPr="00415C1B">
        <w:t xml:space="preserve">value </w:t>
      </w:r>
      <w:r w:rsidRPr="00415C1B">
        <w:t>is not found from the available depth information then the safety contour</w:t>
      </w:r>
      <w:r w:rsidRPr="00A310A1">
        <w:t xml:space="preserve"> defaults to the next deepest which </w:t>
      </w:r>
      <w:r w:rsidR="000C381A" w:rsidRPr="00A310A1">
        <w:t>may</w:t>
      </w:r>
      <w:r w:rsidRPr="00A310A1">
        <w:t xml:space="preserve"> be over 10 m</w:t>
      </w:r>
      <w:r w:rsidR="000C381A" w:rsidRPr="00A310A1">
        <w:t>etres</w:t>
      </w:r>
      <w:r w:rsidRPr="00A310A1">
        <w:t xml:space="preserve"> deeper than the value set by the user.</w:t>
      </w:r>
      <w:r w:rsidR="002654C4" w:rsidRPr="00A310A1">
        <w:t xml:space="preserve"> The </w:t>
      </w:r>
      <w:r w:rsidR="00C5483B">
        <w:t>Enhanced</w:t>
      </w:r>
      <w:r w:rsidR="002654C4" w:rsidRPr="00A310A1">
        <w:t xml:space="preserve"> Safety Contour feature addresses this issue</w:t>
      </w:r>
      <w:r w:rsidR="00AB6797">
        <w:t>.</w:t>
      </w:r>
      <w:r w:rsidR="009604F2" w:rsidRPr="00A310A1">
        <w:t xml:space="preserve"> </w:t>
      </w:r>
    </w:p>
    <w:p w14:paraId="47BC76CF" w14:textId="3E5FEE6D" w:rsidR="002654C4" w:rsidRPr="00A310A1" w:rsidRDefault="00A310A1" w:rsidP="009D0DF9">
      <w:pPr>
        <w:spacing w:after="120" w:line="240" w:lineRule="auto"/>
        <w:jc w:val="both"/>
      </w:pPr>
      <w:r w:rsidRPr="00A310A1">
        <w:t xml:space="preserve">The contents of this </w:t>
      </w:r>
      <w:r w:rsidR="00B70E86">
        <w:t>A</w:t>
      </w:r>
      <w:r w:rsidRPr="00A310A1">
        <w:t xml:space="preserve">ppendix are not currently integrated </w:t>
      </w:r>
      <w:r w:rsidR="00043A42">
        <w:t>with</w:t>
      </w:r>
      <w:r w:rsidR="00043A42" w:rsidRPr="00A310A1">
        <w:t xml:space="preserve"> </w:t>
      </w:r>
      <w:r w:rsidRPr="00A310A1">
        <w:t xml:space="preserve">the existing S-100 portrayal mechanisms specified in S-100 </w:t>
      </w:r>
      <w:r w:rsidR="00B70E86">
        <w:t xml:space="preserve">Edition 5.2.0 </w:t>
      </w:r>
      <w:r w:rsidRPr="00A310A1">
        <w:t>Part 9. This may be rectified in future editions of S-100</w:t>
      </w:r>
      <w:r>
        <w:t>. Until then, this appendix contains the normative specification for these features and may use different language, terms and conventions than S-100 itself.</w:t>
      </w:r>
      <w:r w:rsidRPr="00A310A1">
        <w:t xml:space="preserve"> </w:t>
      </w:r>
    </w:p>
    <w:p w14:paraId="69D1CC2F" w14:textId="77777777" w:rsidR="001374ED" w:rsidRPr="00A527F0" w:rsidRDefault="001374ED" w:rsidP="009D0DF9">
      <w:pPr>
        <w:spacing w:after="60" w:line="240" w:lineRule="auto"/>
        <w:jc w:val="both"/>
      </w:pPr>
      <w:r w:rsidRPr="00A527F0">
        <w:t>In these processes an end user selects:</w:t>
      </w:r>
    </w:p>
    <w:p w14:paraId="30931EE3" w14:textId="014AB27A" w:rsidR="001374ED" w:rsidRPr="00C5483B" w:rsidRDefault="001374ED" w:rsidP="00AE2737">
      <w:pPr>
        <w:pStyle w:val="ListParagraph"/>
        <w:numPr>
          <w:ilvl w:val="0"/>
          <w:numId w:val="71"/>
        </w:numPr>
        <w:spacing w:after="60" w:line="240" w:lineRule="auto"/>
        <w:jc w:val="both"/>
      </w:pPr>
      <w:r w:rsidRPr="00C5483B">
        <w:t xml:space="preserve">Suppression of </w:t>
      </w:r>
      <w:r w:rsidR="00B70E86" w:rsidRPr="00C5483B">
        <w:t xml:space="preserve">specific </w:t>
      </w:r>
      <w:r w:rsidRPr="00C5483B">
        <w:t>S-101 features by S-102</w:t>
      </w:r>
      <w:r w:rsidR="000C381A" w:rsidRPr="00C5483B">
        <w:t>.</w:t>
      </w:r>
    </w:p>
    <w:p w14:paraId="1714AEF4" w14:textId="296F8792" w:rsidR="001374ED" w:rsidRPr="00A527F0" w:rsidRDefault="001374ED" w:rsidP="00AE2737">
      <w:pPr>
        <w:pStyle w:val="ListParagraph"/>
        <w:numPr>
          <w:ilvl w:val="0"/>
          <w:numId w:val="71"/>
        </w:numPr>
        <w:spacing w:after="120" w:line="240" w:lineRule="auto"/>
        <w:jc w:val="both"/>
      </w:pPr>
      <w:r w:rsidRPr="00A527F0">
        <w:t>A Safety Contour value of their choice</w:t>
      </w:r>
      <w:r w:rsidR="000C381A" w:rsidRPr="00A527F0">
        <w:t>.</w:t>
      </w:r>
    </w:p>
    <w:p w14:paraId="69586464" w14:textId="77777777" w:rsidR="00C5483B" w:rsidRDefault="001374ED" w:rsidP="009D0DF9">
      <w:pPr>
        <w:spacing w:after="120" w:line="240" w:lineRule="auto"/>
        <w:jc w:val="both"/>
      </w:pPr>
      <w:r w:rsidRPr="00A527F0">
        <w:t xml:space="preserve">When a user selects a safety contour value, outside areas of S-102 coverage the source for the displayed safety contour is the existing S-101 </w:t>
      </w:r>
      <w:r w:rsidR="000C381A" w:rsidRPr="00A527F0">
        <w:t>ENC</w:t>
      </w:r>
      <w:r w:rsidRPr="00A527F0">
        <w:t xml:space="preserve"> (or S-57 </w:t>
      </w:r>
      <w:r w:rsidR="000C381A" w:rsidRPr="00A527F0">
        <w:t>ENC in dual-</w:t>
      </w:r>
      <w:r w:rsidRPr="00A527F0">
        <w:t>fuel mode)</w:t>
      </w:r>
      <w:r w:rsidR="000C381A" w:rsidRPr="00A527F0">
        <w:t>.</w:t>
      </w:r>
      <w:r w:rsidR="00C5483B">
        <w:t xml:space="preserve"> </w:t>
      </w:r>
    </w:p>
    <w:p w14:paraId="01DE6148" w14:textId="08001ACB" w:rsidR="001374ED" w:rsidRPr="00A527F0" w:rsidRDefault="001374ED" w:rsidP="009D0DF9">
      <w:pPr>
        <w:spacing w:after="120" w:line="240" w:lineRule="auto"/>
        <w:jc w:val="both"/>
      </w:pPr>
      <w:r w:rsidRPr="00A527F0">
        <w:t xml:space="preserve">When the safety contour has been generated from S-102 data then the area over which it is generated, </w:t>
      </w:r>
      <w:r w:rsidR="000C381A" w:rsidRPr="00A527F0">
        <w:t>that is</w:t>
      </w:r>
      <w:r w:rsidRPr="00A527F0">
        <w:t xml:space="preserve"> the S-102 coverage area,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3"/>
      </w:r>
      <w:r w:rsidRPr="00A527F0">
        <w:t xml:space="preserve">  see </w:t>
      </w:r>
      <w:r w:rsidR="000C381A" w:rsidRPr="00A527F0">
        <w:t>F</w:t>
      </w:r>
      <w:r w:rsidRPr="00A527F0">
        <w:t xml:space="preserve">igure </w:t>
      </w:r>
      <w:r w:rsidR="00EB3601">
        <w:t>D</w:t>
      </w:r>
      <w:r w:rsidR="0050181D" w:rsidRPr="00A527F0">
        <w:t>-</w:t>
      </w:r>
      <w:r w:rsidR="00EB3601">
        <w:t>1</w:t>
      </w:r>
      <w:r w:rsidR="0050181D" w:rsidRPr="00A527F0">
        <w:t>-</w:t>
      </w:r>
      <w:r w:rsidRPr="00A527F0">
        <w:t>1.</w:t>
      </w:r>
    </w:p>
    <w:p w14:paraId="4B46B756" w14:textId="40C8E3D8" w:rsidR="001374ED" w:rsidRPr="00A527F0" w:rsidRDefault="0082094D" w:rsidP="004E61EE">
      <w:pPr>
        <w:spacing w:line="240" w:lineRule="auto"/>
        <w:jc w:val="center"/>
      </w:pPr>
      <w:r>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A527F0" w:rsidRDefault="001374ED" w:rsidP="00AB3A55">
      <w:pPr>
        <w:pStyle w:val="Caption"/>
        <w:spacing w:after="120" w:line="240" w:lineRule="auto"/>
        <w:jc w:val="center"/>
      </w:pPr>
      <w:r w:rsidRPr="00A527F0">
        <w:t xml:space="preserve">Figure </w:t>
      </w:r>
      <w:r w:rsidR="00EB3601">
        <w:t>D</w:t>
      </w:r>
      <w:r w:rsidR="0050181D" w:rsidRPr="00A527F0">
        <w:t>-</w:t>
      </w:r>
      <w:r w:rsidR="00EB3601">
        <w:t>1-</w:t>
      </w:r>
      <w:r w:rsidR="0050181D" w:rsidRPr="00A527F0">
        <w:t>1</w:t>
      </w:r>
      <w:r w:rsidR="00AB3A55" w:rsidRPr="00A527F0">
        <w:t xml:space="preserve"> -</w:t>
      </w:r>
      <w:r w:rsidRPr="00A527F0">
        <w:t xml:space="preserve"> Boundary line of S-102 coverage</w:t>
      </w:r>
    </w:p>
    <w:p w14:paraId="7FB9129E" w14:textId="77777777" w:rsidR="00AB3A55" w:rsidRPr="00A527F0" w:rsidRDefault="00AB3A55" w:rsidP="00AB3A55">
      <w:pPr>
        <w:spacing w:after="120" w:line="240" w:lineRule="auto"/>
      </w:pPr>
    </w:p>
    <w:p w14:paraId="348FCFBE" w14:textId="7B7E3373" w:rsidR="001019DD" w:rsidRPr="00A527F0" w:rsidRDefault="001019DD" w:rsidP="007A2540">
      <w:pPr>
        <w:pStyle w:val="Heading2"/>
        <w:numPr>
          <w:ilvl w:val="0"/>
          <w:numId w:val="0"/>
        </w:numPr>
        <w:ind w:left="576"/>
      </w:pPr>
      <w:bookmarkStart w:id="1824" w:name="_Toc194067233"/>
      <w:bookmarkStart w:id="1825" w:name="_Toc88852882"/>
      <w:bookmarkStart w:id="1826" w:name="_Toc98339990"/>
      <w:bookmarkStart w:id="1827" w:name="_Toc98340366"/>
      <w:commentRangeStart w:id="1828"/>
      <w:r w:rsidRPr="00A527F0">
        <w:lastRenderedPageBreak/>
        <w:t>Data Constraints</w:t>
      </w:r>
      <w:bookmarkEnd w:id="1824"/>
      <w:commentRangeEnd w:id="1828"/>
      <w:r w:rsidR="005E1190">
        <w:rPr>
          <w:rStyle w:val="CommentReference"/>
          <w:rFonts w:eastAsia="MS Mincho"/>
          <w:b w:val="0"/>
          <w:bCs w:val="0"/>
        </w:rPr>
        <w:commentReference w:id="1828"/>
      </w:r>
    </w:p>
    <w:bookmarkEnd w:id="1825"/>
    <w:bookmarkEnd w:id="1826"/>
    <w:bookmarkEnd w:id="1827"/>
    <w:p w14:paraId="7E219847" w14:textId="64B55526" w:rsidR="00A310A1" w:rsidRDefault="00A310A1" w:rsidP="00AE2737">
      <w:pPr>
        <w:pStyle w:val="ListParagraph"/>
        <w:numPr>
          <w:ilvl w:val="0"/>
          <w:numId w:val="72"/>
        </w:numPr>
        <w:spacing w:after="120" w:line="240" w:lineRule="auto"/>
        <w:ind w:left="284" w:hanging="284"/>
        <w:jc w:val="both"/>
      </w:pPr>
      <w:r>
        <w:t>Portrayal of S-102 data</w:t>
      </w:r>
      <w:r w:rsidR="002006F4">
        <w:t xml:space="preserve"> and application of </w:t>
      </w:r>
      <w:r w:rsidR="00415C1B">
        <w:t>ESC</w:t>
      </w:r>
      <w:r>
        <w:t xml:space="preserve"> </w:t>
      </w:r>
      <w:r w:rsidR="002006F4">
        <w:t>must be</w:t>
      </w:r>
      <w:r>
        <w:t xml:space="preserve"> restricted by minimum and maximum display scale values contained in the exchange catalogue as specified </w:t>
      </w:r>
      <w:r w:rsidRPr="005C3EE9">
        <w:t>in</w:t>
      </w:r>
      <w:r w:rsidR="00F87E8E" w:rsidRPr="005C3EE9">
        <w:t xml:space="preserve"> Section</w:t>
      </w:r>
      <w:r w:rsidR="005C3EE9" w:rsidRPr="00530F27">
        <w:t xml:space="preserve"> </w:t>
      </w:r>
      <w:r w:rsidR="005C3EE9" w:rsidRPr="00530F27">
        <w:fldChar w:fldCharType="begin"/>
      </w:r>
      <w:r w:rsidR="005C3EE9" w:rsidRPr="00530F27">
        <w:instrText xml:space="preserve"> REF _Ref192503285 \r \h </w:instrText>
      </w:r>
      <w:r w:rsidR="005C3EE9">
        <w:instrText xml:space="preserve"> \* MERGEFORMAT </w:instrText>
      </w:r>
      <w:r w:rsidR="005C3EE9" w:rsidRPr="00530F27">
        <w:fldChar w:fldCharType="separate"/>
      </w:r>
      <w:r w:rsidR="005C3EE9" w:rsidRPr="00530F27">
        <w:t>12.2</w:t>
      </w:r>
      <w:r w:rsidR="005C3EE9" w:rsidRPr="00530F27">
        <w:fldChar w:fldCharType="end"/>
      </w:r>
      <w:r w:rsidR="002A3AC1" w:rsidRPr="005C3EE9">
        <w:t>.</w:t>
      </w:r>
      <w:r w:rsidR="00304B37">
        <w:t xml:space="preserve"> </w:t>
      </w:r>
    </w:p>
    <w:p w14:paraId="6E382023" w14:textId="51E6F08B" w:rsidR="001374ED" w:rsidRDefault="001374ED" w:rsidP="00AE2737">
      <w:pPr>
        <w:pStyle w:val="ListParagraph"/>
        <w:numPr>
          <w:ilvl w:val="0"/>
          <w:numId w:val="72"/>
        </w:numPr>
        <w:spacing w:after="120" w:line="240" w:lineRule="auto"/>
        <w:ind w:left="284" w:hanging="284"/>
        <w:jc w:val="both"/>
      </w:pPr>
      <w:r w:rsidRPr="00A527F0">
        <w:t xml:space="preserve">Coverage – S-102 data is not expected to overlap, but in case of overlap the ECDIS </w:t>
      </w:r>
      <w:r w:rsidR="00494635">
        <w:t>must</w:t>
      </w:r>
      <w:r w:rsidR="00494635" w:rsidRPr="00A527F0">
        <w:t xml:space="preserve"> </w:t>
      </w:r>
      <w:r w:rsidRPr="00A527F0">
        <w:t xml:space="preserve">indicate an overlap by the text “OVERLAP” and the user </w:t>
      </w:r>
      <w:r w:rsidR="00494635">
        <w:t>must</w:t>
      </w:r>
      <w:r w:rsidR="00494635" w:rsidRPr="00A527F0">
        <w:t xml:space="preserve"> </w:t>
      </w:r>
      <w:r w:rsidRPr="00A527F0">
        <w:t>have the ability to select which producer in the overlapped area has priority and will be selected for processing safety contour.</w:t>
      </w:r>
    </w:p>
    <w:p w14:paraId="2C16F441" w14:textId="69E2D7EF" w:rsidR="0018296E" w:rsidRDefault="0018296E" w:rsidP="0018296E">
      <w:pPr>
        <w:pStyle w:val="ListParagraph"/>
        <w:numPr>
          <w:ilvl w:val="1"/>
          <w:numId w:val="72"/>
        </w:numPr>
        <w:spacing w:after="120" w:line="240" w:lineRule="auto"/>
        <w:jc w:val="both"/>
      </w:pPr>
      <w:r>
        <w:t xml:space="preserve">Overlaps are strictly defined </w:t>
      </w:r>
      <w:r w:rsidR="00A310A1">
        <w:t xml:space="preserve">as those </w:t>
      </w:r>
      <w:r>
        <w:t xml:space="preserve">between grid cells containing data, as opposed to grid cells with no-data </w:t>
      </w:r>
      <w:r w:rsidR="00A310A1">
        <w:t xml:space="preserve">(fill) </w:t>
      </w:r>
      <w:r>
        <w:t>values. Both individual datasets and separate datasets may overlap, most commonly at national borders, but also in areas where there are multiple vertical datums within a single dataset. In these cases</w:t>
      </w:r>
    </w:p>
    <w:p w14:paraId="4EF09657" w14:textId="356E7A2C" w:rsidR="0018296E" w:rsidRDefault="0018296E" w:rsidP="0018296E">
      <w:pPr>
        <w:pStyle w:val="ListParagraph"/>
        <w:numPr>
          <w:ilvl w:val="2"/>
          <w:numId w:val="72"/>
        </w:numPr>
        <w:spacing w:after="120" w:line="240" w:lineRule="auto"/>
        <w:jc w:val="both"/>
      </w:pPr>
      <w:r>
        <w:t xml:space="preserve">Overlaps within the same dataset (in areas with multiple vertical datums) the overlap must be resolved by taking the </w:t>
      </w:r>
      <w:proofErr w:type="spellStart"/>
      <w:r>
        <w:t>shoalest</w:t>
      </w:r>
      <w:proofErr w:type="spellEnd"/>
      <w:r>
        <w:t xml:space="preserve"> value</w:t>
      </w:r>
      <w:r w:rsidR="00A310A1">
        <w:t xml:space="preserve"> </w:t>
      </w:r>
      <w:r>
        <w:t>for each grid cell</w:t>
      </w:r>
      <w:ins w:id="1829" w:author="jonathan pritchard" w:date="2025-10-27T08:06:00Z" w16du:dateUtc="2025-10-27T08:06:00Z">
        <w:r w:rsidR="008F0153">
          <w:t xml:space="preserve"> (including vertical uncertainty when the Uncertainty selector is enabled)</w:t>
        </w:r>
      </w:ins>
      <w:r>
        <w:t xml:space="preserve"> within the intersection. This is also used to resolve situations when the </w:t>
      </w:r>
      <w:r w:rsidR="002A3AC1">
        <w:t>Mariner Selected Viewing Scale (</w:t>
      </w:r>
      <w:r>
        <w:t>MSVS</w:t>
      </w:r>
      <w:r w:rsidR="002A3AC1">
        <w:t>)</w:t>
      </w:r>
      <w:r>
        <w:t xml:space="preserve"> means that multiple grid cells are </w:t>
      </w:r>
      <w:r w:rsidR="00494635">
        <w:t xml:space="preserve">to be </w:t>
      </w:r>
      <w:r>
        <w:t>portrayed at the same screen position (the common point rule) – most often when the grid is being portrayed at a smaller zoom scale than the dataset resolution.</w:t>
      </w:r>
    </w:p>
    <w:p w14:paraId="62B8B28E" w14:textId="5C59200A" w:rsidR="0018296E" w:rsidRPr="00A527F0" w:rsidRDefault="0018296E" w:rsidP="002D7DEE">
      <w:pPr>
        <w:pStyle w:val="ListParagraph"/>
        <w:numPr>
          <w:ilvl w:val="2"/>
          <w:numId w:val="72"/>
        </w:numPr>
        <w:spacing w:after="120" w:line="240" w:lineRule="auto"/>
        <w:jc w:val="both"/>
      </w:pPr>
      <w:r>
        <w:t xml:space="preserve">Overlaps between different producers. The end user must be </w:t>
      </w:r>
      <w:r w:rsidR="002006F4">
        <w:t>able to select</w:t>
      </w:r>
      <w:r>
        <w:t xml:space="preserve"> which dataset (or data producer) they wish to use.</w:t>
      </w:r>
    </w:p>
    <w:p w14:paraId="7A35D326" w14:textId="484680B1" w:rsidR="001374ED" w:rsidRPr="00A527F0" w:rsidRDefault="001374ED" w:rsidP="00AE2737">
      <w:pPr>
        <w:pStyle w:val="ListParagraph"/>
        <w:numPr>
          <w:ilvl w:val="0"/>
          <w:numId w:val="72"/>
        </w:numPr>
        <w:spacing w:after="120" w:line="240" w:lineRule="auto"/>
        <w:ind w:left="284" w:hanging="284"/>
        <w:jc w:val="both"/>
      </w:pPr>
      <w:r w:rsidRPr="00A527F0">
        <w:rPr>
          <w:rFonts w:cs="Calibri"/>
          <w:color w:val="000000"/>
          <w:shd w:val="clear" w:color="auto" w:fill="FFFFFF"/>
        </w:rPr>
        <w:t xml:space="preserve">No complex interpolation is </w:t>
      </w:r>
      <w:r w:rsidR="002006F4">
        <w:rPr>
          <w:rFonts w:cs="Calibri"/>
          <w:color w:val="000000"/>
          <w:shd w:val="clear" w:color="auto" w:fill="FFFFFF"/>
        </w:rPr>
        <w:t>required</w:t>
      </w:r>
      <w:r w:rsidR="002A3AC1" w:rsidRPr="00A527F0">
        <w:rPr>
          <w:rFonts w:cs="Calibri"/>
          <w:color w:val="000000"/>
          <w:shd w:val="clear" w:color="auto" w:fill="FFFFFF"/>
        </w:rPr>
        <w:t xml:space="preserve"> </w:t>
      </w:r>
      <w:r w:rsidRPr="00A527F0">
        <w:rPr>
          <w:rFonts w:cs="Calibri"/>
          <w:color w:val="000000"/>
          <w:shd w:val="clear" w:color="auto" w:fill="FFFFFF"/>
        </w:rPr>
        <w:t xml:space="preserve">between points in the S-102 grid. Nearest neighbour is used to define the depth in each S-102 point's </w:t>
      </w:r>
      <w:r w:rsidR="00AB3A55" w:rsidRPr="00A527F0">
        <w:rPr>
          <w:rFonts w:cs="Calibri"/>
          <w:color w:val="000000"/>
          <w:shd w:val="clear" w:color="auto" w:fill="FFFFFF"/>
        </w:rPr>
        <w:t>neighbourhood</w:t>
      </w:r>
      <w:r w:rsidRPr="00A527F0">
        <w:rPr>
          <w:rFonts w:cs="Calibri"/>
          <w:color w:val="000000"/>
          <w:shd w:val="clear" w:color="auto" w:fill="FFFFFF"/>
        </w:rPr>
        <w:t xml:space="preserve"> (</w:t>
      </w:r>
      <w:r w:rsidR="00AB3A55" w:rsidRPr="00A527F0">
        <w:rPr>
          <w:rFonts w:cs="Calibri"/>
          <w:color w:val="000000"/>
          <w:shd w:val="clear" w:color="auto" w:fill="FFFFFF"/>
        </w:rPr>
        <w:t>that is,</w:t>
      </w:r>
      <w:r w:rsidRPr="00A527F0">
        <w:rPr>
          <w:rFonts w:cs="Calibri"/>
          <w:color w:val="000000"/>
          <w:shd w:val="clear" w:color="auto" w:fill="FFFFFF"/>
        </w:rPr>
        <w:t xml:space="preserve"> the same depth everywhere within the grid square), regardless of any </w:t>
      </w:r>
      <w:proofErr w:type="spellStart"/>
      <w:r w:rsidRPr="00A527F0">
        <w:rPr>
          <w:rFonts w:cs="Calibri"/>
          <w:color w:val="000000"/>
          <w:shd w:val="clear" w:color="auto" w:fill="FFFFFF"/>
        </w:rPr>
        <w:t>interpolationType</w:t>
      </w:r>
      <w:proofErr w:type="spellEnd"/>
      <w:r w:rsidRPr="00A527F0">
        <w:rPr>
          <w:rFonts w:cs="Calibri"/>
          <w:color w:val="000000"/>
          <w:shd w:val="clear" w:color="auto" w:fill="FFFFFF"/>
        </w:rPr>
        <w:t xml:space="preserve"> </w:t>
      </w:r>
      <w:r w:rsidR="00AB3A55" w:rsidRPr="00A527F0">
        <w:rPr>
          <w:rFonts w:cs="Calibri"/>
          <w:color w:val="000000"/>
          <w:shd w:val="clear" w:color="auto" w:fill="FFFFFF"/>
        </w:rPr>
        <w:t>defined for the S-102 dataset (</w:t>
      </w:r>
      <w:r w:rsidRPr="00A527F0">
        <w:rPr>
          <w:rFonts w:cs="Calibri"/>
          <w:color w:val="000000"/>
          <w:shd w:val="clear" w:color="auto" w:fill="FFFFFF"/>
        </w:rPr>
        <w:t>S-100</w:t>
      </w:r>
      <w:r w:rsidR="00AB3A55" w:rsidRPr="00A527F0">
        <w:rPr>
          <w:rFonts w:cs="Calibri"/>
          <w:color w:val="000000"/>
          <w:shd w:val="clear" w:color="auto" w:fill="FFFFFF"/>
        </w:rPr>
        <w:t xml:space="preserve"> Part 8, clause</w:t>
      </w:r>
      <w:r w:rsidRPr="00A527F0">
        <w:rPr>
          <w:rFonts w:cs="Calibri"/>
          <w:color w:val="000000"/>
          <w:shd w:val="clear" w:color="auto" w:fill="FFFFFF"/>
        </w:rPr>
        <w:t xml:space="preserve"> 8-7.1.4), as illustrated by </w:t>
      </w:r>
      <w:r w:rsidR="00AB3A55" w:rsidRPr="00A527F0">
        <w:rPr>
          <w:rFonts w:cs="Calibri"/>
          <w:color w:val="000000"/>
          <w:shd w:val="clear" w:color="auto" w:fill="FFFFFF"/>
        </w:rPr>
        <w:t>Figure</w:t>
      </w:r>
      <w:r w:rsidR="00EB3601">
        <w:rPr>
          <w:rFonts w:cs="Calibri"/>
          <w:color w:val="000000"/>
          <w:shd w:val="clear" w:color="auto" w:fill="FFFFFF"/>
        </w:rPr>
        <w:t>s</w:t>
      </w:r>
      <w:r w:rsidR="009D5976">
        <w:rPr>
          <w:rFonts w:cs="Calibri"/>
          <w:color w:val="000000"/>
          <w:shd w:val="clear" w:color="auto" w:fill="FFFFFF"/>
        </w:rPr>
        <w:t xml:space="preserve"> D-1-2 and D-1-3</w:t>
      </w:r>
      <w:r w:rsidR="00AB3A55" w:rsidRPr="00A527F0">
        <w:rPr>
          <w:rFonts w:cs="Calibri"/>
          <w:color w:val="000000"/>
          <w:shd w:val="clear" w:color="auto" w:fill="FFFFFF"/>
        </w:rPr>
        <w:t>:</w:t>
      </w:r>
    </w:p>
    <w:p w14:paraId="56DFE15E"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5373021" wp14:editId="13555A9C">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A527F0" w:rsidRDefault="001374ED" w:rsidP="00AB3A55">
      <w:pPr>
        <w:pStyle w:val="Caption"/>
        <w:spacing w:after="120" w:line="240" w:lineRule="auto"/>
        <w:jc w:val="center"/>
      </w:pPr>
      <w:r w:rsidRPr="00A527F0">
        <w:t xml:space="preserve">Figure </w:t>
      </w:r>
      <w:r w:rsidR="002A3AC1">
        <w:t>D</w:t>
      </w:r>
      <w:r w:rsidR="0050181D" w:rsidRPr="00A527F0">
        <w:t>-</w:t>
      </w:r>
      <w:r w:rsidR="00EB3601">
        <w:t>1-</w:t>
      </w:r>
      <w:r w:rsidRPr="00A527F0">
        <w:t>2</w:t>
      </w:r>
      <w:r w:rsidR="00AB3A55" w:rsidRPr="00A527F0">
        <w:t xml:space="preserve"> -</w:t>
      </w:r>
      <w:r w:rsidRPr="00A527F0">
        <w:t xml:space="preserve"> The extents of the S-102 points overlaid on the S-102 grid (grid spacing = ‘d’)</w:t>
      </w:r>
    </w:p>
    <w:p w14:paraId="521DAEC9" w14:textId="77777777" w:rsidR="001374ED" w:rsidRPr="00A527F0" w:rsidRDefault="001374ED" w:rsidP="004E61EE">
      <w:pPr>
        <w:pStyle w:val="ListParagraph"/>
        <w:keepNext/>
        <w:spacing w:line="240" w:lineRule="auto"/>
        <w:jc w:val="center"/>
      </w:pPr>
      <w:r w:rsidRPr="00B812CA">
        <w:rPr>
          <w:noProof/>
          <w:lang w:eastAsia="fr-FR"/>
        </w:rPr>
        <w:lastRenderedPageBreak/>
        <w:drawing>
          <wp:inline distT="0" distB="0" distL="0" distR="0" wp14:anchorId="5920017E" wp14:editId="09EAE4BA">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A527F0" w:rsidRDefault="001374ED" w:rsidP="00EB3601">
      <w:pPr>
        <w:pStyle w:val="Caption"/>
        <w:spacing w:after="120" w:line="240" w:lineRule="auto"/>
        <w:jc w:val="center"/>
      </w:pPr>
      <w:r w:rsidRPr="00A527F0">
        <w:t xml:space="preserve">Figure </w:t>
      </w:r>
      <w:r w:rsidR="002A3AC1">
        <w:t>D</w:t>
      </w:r>
      <w:r w:rsidR="00EB3601">
        <w:t>-1</w:t>
      </w:r>
      <w:r w:rsidR="002A3AC1">
        <w:t>-</w:t>
      </w:r>
      <w:r w:rsidRPr="00A527F0">
        <w:t>3</w:t>
      </w:r>
      <w:r w:rsidR="00EB7911" w:rsidRPr="00A527F0">
        <w:t xml:space="preserve"> -</w:t>
      </w:r>
      <w:r w:rsidRPr="00A527F0">
        <w:t xml:space="preserve"> Extents of each S-102 points </w:t>
      </w:r>
      <w:r w:rsidR="00EB3601">
        <w:br/>
      </w:r>
      <w:r w:rsidRPr="00A527F0">
        <w:t>showing nearest neighbour interpolation (S-100 Part 8-7.1.4)</w:t>
      </w:r>
    </w:p>
    <w:p w14:paraId="134B9255" w14:textId="3E4ACBF7" w:rsidR="001374ED" w:rsidRPr="00A527F0" w:rsidRDefault="001374ED" w:rsidP="00AE2737">
      <w:pPr>
        <w:pStyle w:val="ListParagraph"/>
        <w:numPr>
          <w:ilvl w:val="0"/>
          <w:numId w:val="72"/>
        </w:numPr>
        <w:spacing w:after="120" w:line="240" w:lineRule="auto"/>
        <w:ind w:left="284" w:hanging="284"/>
        <w:jc w:val="both"/>
      </w:pPr>
      <w:r w:rsidRPr="00A527F0">
        <w:t xml:space="preserve">Only rectangular grids for S-102 are allowed. The method outlined may be extended to other </w:t>
      </w:r>
      <w:proofErr w:type="gramStart"/>
      <w:r w:rsidRPr="00A527F0">
        <w:t>grids</w:t>
      </w:r>
      <w:r w:rsidR="00EB7911" w:rsidRPr="00A527F0">
        <w:t>;</w:t>
      </w:r>
      <w:proofErr w:type="gramEnd"/>
      <w:r w:rsidR="00EB7911" w:rsidRPr="00A527F0">
        <w:t xml:space="preserve"> for example,</w:t>
      </w:r>
      <w:r w:rsidRPr="00A527F0">
        <w:t xml:space="preserve"> triangular grids in the future.</w:t>
      </w:r>
    </w:p>
    <w:p w14:paraId="55398957" w14:textId="3AB70C10" w:rsidR="001374ED" w:rsidRDefault="00415C1B" w:rsidP="00AE2737">
      <w:pPr>
        <w:pStyle w:val="ListParagraph"/>
        <w:numPr>
          <w:ilvl w:val="0"/>
          <w:numId w:val="72"/>
        </w:numPr>
        <w:spacing w:after="120" w:line="240" w:lineRule="auto"/>
        <w:ind w:left="284" w:hanging="284"/>
        <w:jc w:val="both"/>
        <w:rPr>
          <w:ins w:id="1830" w:author="jonathan pritchard" w:date="2025-10-27T08:06:00Z" w16du:dateUtc="2025-10-27T08:06:00Z"/>
        </w:rPr>
      </w:pPr>
      <w:commentRangeStart w:id="1831"/>
      <w:r>
        <w:t>Enhanced</w:t>
      </w:r>
      <w:r w:rsidRPr="00A527F0">
        <w:t xml:space="preserve"> </w:t>
      </w:r>
      <w:r w:rsidR="002A3AC1">
        <w:t>Safety</w:t>
      </w:r>
      <w:r w:rsidR="001374ED" w:rsidRPr="00A527F0">
        <w:t xml:space="preserve"> Contour </w:t>
      </w:r>
      <w:del w:id="1832" w:author="jonathan pritchard" w:date="2025-08-07T11:50:00Z" w16du:dateUtc="2025-08-07T10:50:00Z">
        <w:r w:rsidR="001374ED" w:rsidRPr="00A527F0" w:rsidDel="003E76E3">
          <w:delText>can onl</w:delText>
        </w:r>
      </w:del>
      <w:ins w:id="1833" w:author="jonathan pritchard" w:date="2025-08-07T11:50:00Z" w16du:dateUtc="2025-08-07T10:50:00Z">
        <w:r w:rsidR="003E76E3">
          <w:t>must onl</w:t>
        </w:r>
      </w:ins>
      <w:r w:rsidR="001374ED" w:rsidRPr="00A527F0">
        <w:t xml:space="preserve">y be </w:t>
      </w:r>
      <w:ins w:id="1834" w:author="jonathan pritchard" w:date="2025-08-07T11:50:00Z" w16du:dateUtc="2025-08-07T10:50:00Z">
        <w:r w:rsidR="003E76E3">
          <w:t xml:space="preserve">provided </w:t>
        </w:r>
      </w:ins>
      <w:del w:id="1835" w:author="jonathan pritchard" w:date="2025-08-07T11:50:00Z" w16du:dateUtc="2025-08-07T10:50:00Z">
        <w:r w:rsidR="001374ED" w:rsidRPr="00A527F0" w:rsidDel="003E76E3">
          <w:delText xml:space="preserve">processed </w:delText>
        </w:r>
      </w:del>
      <w:r w:rsidR="001374ED" w:rsidRPr="00A527F0">
        <w:t xml:space="preserve">in areas where the Sounding Datum of suppressed S-101 features is the same as the </w:t>
      </w:r>
      <w:r w:rsidR="00D8521A">
        <w:t xml:space="preserve">vertical </w:t>
      </w:r>
      <w:r w:rsidR="001374ED" w:rsidRPr="00A527F0">
        <w:t xml:space="preserve">datum </w:t>
      </w:r>
      <w:r w:rsidR="00655F12">
        <w:t>of</w:t>
      </w:r>
      <w:r w:rsidR="001374ED" w:rsidRPr="00A527F0">
        <w:t xml:space="preserve"> the S-102 Coverage.</w:t>
      </w:r>
      <w:commentRangeEnd w:id="1831"/>
      <w:r w:rsidR="003E76E3">
        <w:rPr>
          <w:rStyle w:val="CommentReference"/>
        </w:rPr>
        <w:commentReference w:id="1831"/>
      </w:r>
    </w:p>
    <w:p w14:paraId="33C3E45D" w14:textId="49BAB132" w:rsidR="008F0153" w:rsidRDefault="008F0153" w:rsidP="008F0153">
      <w:pPr>
        <w:pStyle w:val="ListParagraph"/>
        <w:numPr>
          <w:ilvl w:val="0"/>
          <w:numId w:val="72"/>
        </w:numPr>
        <w:spacing w:after="120" w:line="240" w:lineRule="auto"/>
        <w:ind w:left="284" w:hanging="284"/>
        <w:jc w:val="both"/>
      </w:pPr>
      <w:ins w:id="1836" w:author="jonathan pritchard" w:date="2025-10-27T08:06:00Z" w16du:dateUtc="2025-10-27T08:06:00Z">
        <w:r>
          <w:t xml:space="preserve">When the Uncertainty selector is enabled </w:t>
        </w:r>
      </w:ins>
      <w:ins w:id="1837" w:author="jonathan pritchard" w:date="2025-10-27T08:07:00Z" w16du:dateUtc="2025-10-27T08:07:00Z">
        <w:r>
          <w:t xml:space="preserve">vertical uncertainty information must be </w:t>
        </w:r>
        <w:proofErr w:type="gramStart"/>
        <w:r>
          <w:t>taken into account</w:t>
        </w:r>
        <w:proofErr w:type="gramEnd"/>
        <w:r>
          <w:t xml:space="preserve"> when extracting depth data from S-102 </w:t>
        </w:r>
        <w:commentRangeStart w:id="1838"/>
        <w:r>
          <w:t>datasets</w:t>
        </w:r>
        <w:commentRangeEnd w:id="1838"/>
        <w:r>
          <w:rPr>
            <w:rStyle w:val="CommentReference"/>
          </w:rPr>
          <w:commentReference w:id="1838"/>
        </w:r>
        <w:r>
          <w:t>.</w:t>
        </w:r>
      </w:ins>
    </w:p>
    <w:p w14:paraId="567F8B8F" w14:textId="77777777" w:rsidR="00EB7911" w:rsidRPr="00A527F0" w:rsidRDefault="00EB7911" w:rsidP="00EB7911">
      <w:pPr>
        <w:spacing w:after="120" w:line="240" w:lineRule="auto"/>
        <w:jc w:val="both"/>
      </w:pPr>
    </w:p>
    <w:p w14:paraId="32DBF51A" w14:textId="0C2BEFBE" w:rsidR="001019DD" w:rsidRPr="00A527F0" w:rsidRDefault="00024038">
      <w:pPr>
        <w:pStyle w:val="Heading2"/>
        <w:numPr>
          <w:ilvl w:val="0"/>
          <w:numId w:val="0"/>
        </w:numPr>
        <w:ind w:left="576"/>
        <w:pPrChange w:id="1839" w:author="jonathan pritchard" w:date="2025-08-07T11:48:00Z" w16du:dateUtc="2025-08-07T10:48:00Z">
          <w:pPr>
            <w:pStyle w:val="Heading2"/>
            <w:numPr>
              <w:numId w:val="237"/>
            </w:numPr>
          </w:pPr>
        </w:pPrChange>
      </w:pPr>
      <w:bookmarkStart w:id="1840" w:name="_Toc88852883"/>
      <w:bookmarkStart w:id="1841" w:name="_Toc98339991"/>
      <w:bookmarkStart w:id="1842" w:name="_Toc98340367"/>
      <w:r>
        <w:t xml:space="preserve"> </w:t>
      </w:r>
      <w:bookmarkStart w:id="1843" w:name="_Toc194067234"/>
      <w:r w:rsidR="00C5483B">
        <w:t xml:space="preserve">Enhanced Safety Contour Selection and </w:t>
      </w:r>
      <w:r w:rsidR="001019DD" w:rsidRPr="00A527F0">
        <w:t>Implementation</w:t>
      </w:r>
      <w:bookmarkEnd w:id="1843"/>
    </w:p>
    <w:bookmarkEnd w:id="1840"/>
    <w:bookmarkEnd w:id="1841"/>
    <w:bookmarkEnd w:id="1842"/>
    <w:p w14:paraId="3F9FCD26" w14:textId="39473159" w:rsidR="00C5483B" w:rsidRDefault="001374ED" w:rsidP="00EB7911">
      <w:pPr>
        <w:spacing w:after="120" w:line="240" w:lineRule="auto"/>
        <w:jc w:val="both"/>
      </w:pPr>
      <w:r w:rsidRPr="00A527F0">
        <w:t xml:space="preserve">The user </w:t>
      </w:r>
      <w:r w:rsidR="001E036A">
        <w:t>must be able to</w:t>
      </w:r>
      <w:r w:rsidRPr="00A527F0">
        <w:t xml:space="preserve"> select S-102 to be used as </w:t>
      </w:r>
      <w:r w:rsidR="00EB7911" w:rsidRPr="00A527F0">
        <w:t xml:space="preserve">the </w:t>
      </w:r>
      <w:r w:rsidRPr="00A527F0">
        <w:t>source of the depth information</w:t>
      </w:r>
      <w:r w:rsidR="00C5483B">
        <w:t xml:space="preserve"> and the Enhanced Safety Contour</w:t>
      </w:r>
      <w:r w:rsidRPr="00A527F0">
        <w:t>.</w:t>
      </w:r>
      <w:r w:rsidR="001E036A" w:rsidRPr="001E036A">
        <w:t xml:space="preserve"> </w:t>
      </w:r>
    </w:p>
    <w:p w14:paraId="67328774" w14:textId="35E8D0D2" w:rsidR="001374ED" w:rsidRPr="009E580F" w:rsidRDefault="00C5483B" w:rsidP="00EB7911">
      <w:pPr>
        <w:spacing w:after="120" w:line="240" w:lineRule="auto"/>
        <w:jc w:val="both"/>
      </w:pPr>
      <w:commentRangeStart w:id="1844"/>
      <w:r w:rsidRPr="009E580F">
        <w:t>The Enhanced Safety Contour must be enabled by default.</w:t>
      </w:r>
      <w:commentRangeEnd w:id="1844"/>
      <w:r w:rsidR="00186B23">
        <w:rPr>
          <w:rStyle w:val="CommentReference"/>
        </w:rPr>
        <w:commentReference w:id="1844"/>
      </w:r>
    </w:p>
    <w:p w14:paraId="590A8E97" w14:textId="66235812" w:rsidR="001E036A" w:rsidRDefault="001374ED" w:rsidP="00EB7911">
      <w:pPr>
        <w:spacing w:after="60" w:line="240" w:lineRule="auto"/>
        <w:jc w:val="both"/>
        <w:rPr>
          <w:highlight w:val="yellow"/>
        </w:rPr>
      </w:pPr>
      <w:bookmarkStart w:id="1845" w:name="_Hlk87778989"/>
      <w:r w:rsidRPr="00A527F0">
        <w:t xml:space="preserve">When S-102 is selected for use, in areas where S-102 coverage exists, the S-102 suppresses the </w:t>
      </w:r>
      <w:r w:rsidR="00403B18">
        <w:t xml:space="preserve">drawing instructions associated with the </w:t>
      </w:r>
      <w:r w:rsidRPr="00A527F0">
        <w:t>following S-101 depth features</w:t>
      </w:r>
    </w:p>
    <w:bookmarkEnd w:id="1845"/>
    <w:p w14:paraId="030411CB" w14:textId="1E404049" w:rsidR="001374ED" w:rsidRPr="00A527F0" w:rsidRDefault="001374ED" w:rsidP="00AE2737">
      <w:pPr>
        <w:pStyle w:val="ListParagraph"/>
        <w:numPr>
          <w:ilvl w:val="0"/>
          <w:numId w:val="73"/>
        </w:numPr>
        <w:spacing w:after="60" w:line="240" w:lineRule="auto"/>
        <w:jc w:val="both"/>
      </w:pPr>
      <w:r w:rsidRPr="00A527F0">
        <w:t>Depth</w:t>
      </w:r>
      <w:r w:rsidR="00EB7911" w:rsidRPr="00A527F0">
        <w:t xml:space="preserve"> </w:t>
      </w:r>
      <w:r w:rsidRPr="00A527F0">
        <w:t>Area</w:t>
      </w:r>
    </w:p>
    <w:p w14:paraId="4E2B548A" w14:textId="21EEFA2D" w:rsidR="001374ED" w:rsidRPr="00A527F0" w:rsidRDefault="001374ED" w:rsidP="00AE2737">
      <w:pPr>
        <w:pStyle w:val="ListParagraph"/>
        <w:numPr>
          <w:ilvl w:val="0"/>
          <w:numId w:val="73"/>
        </w:numPr>
        <w:spacing w:after="60" w:line="240" w:lineRule="auto"/>
        <w:jc w:val="both"/>
      </w:pPr>
      <w:r w:rsidRPr="00A527F0">
        <w:t>Dredged</w:t>
      </w:r>
      <w:r w:rsidR="00EB7911" w:rsidRPr="00A527F0">
        <w:t xml:space="preserve"> </w:t>
      </w:r>
      <w:r w:rsidRPr="00A527F0">
        <w:t>Area</w:t>
      </w:r>
    </w:p>
    <w:p w14:paraId="6F570A06" w14:textId="68005907" w:rsidR="001374ED" w:rsidRDefault="001374ED" w:rsidP="00AE2737">
      <w:pPr>
        <w:pStyle w:val="ListParagraph"/>
        <w:numPr>
          <w:ilvl w:val="0"/>
          <w:numId w:val="73"/>
        </w:numPr>
        <w:spacing w:after="120" w:line="240" w:lineRule="auto"/>
        <w:jc w:val="both"/>
      </w:pPr>
      <w:r w:rsidRPr="00A527F0">
        <w:t>Depth</w:t>
      </w:r>
      <w:r w:rsidR="00EB7911" w:rsidRPr="00A527F0">
        <w:t xml:space="preserve"> </w:t>
      </w:r>
      <w:r w:rsidRPr="00A527F0">
        <w:t>Contour</w:t>
      </w:r>
    </w:p>
    <w:p w14:paraId="7B4EA434" w14:textId="30163597" w:rsidR="00403B18" w:rsidRPr="00A527F0" w:rsidRDefault="00403B18" w:rsidP="00530F27">
      <w:pPr>
        <w:spacing w:after="120" w:line="240" w:lineRule="auto"/>
        <w:jc w:val="both"/>
      </w:pPr>
      <w:r>
        <w:t xml:space="preserve">This also suppresses the safety contour, the shallow water pattern, the </w:t>
      </w:r>
      <w:proofErr w:type="spellStart"/>
      <w:r>
        <w:t>catzoc</w:t>
      </w:r>
      <w:proofErr w:type="spellEnd"/>
      <w:r>
        <w:t xml:space="preserve"> pattern, text indicating the dredged depth and contour labels.</w:t>
      </w:r>
    </w:p>
    <w:p w14:paraId="79287B7E" w14:textId="2F42879F" w:rsidR="001374ED" w:rsidRPr="00A527F0" w:rsidRDefault="001374ED" w:rsidP="00EB7911">
      <w:pPr>
        <w:spacing w:after="120" w:line="240" w:lineRule="auto"/>
        <w:jc w:val="both"/>
      </w:pPr>
      <w:r w:rsidRPr="00A527F0">
        <w:t xml:space="preserve">The process to construct the </w:t>
      </w:r>
      <w:r w:rsidR="00C5483B">
        <w:t xml:space="preserve">enhanced </w:t>
      </w:r>
      <w:r w:rsidRPr="00A527F0">
        <w:t>safety contour then consists of a selection of common edges from rectangular extents for each S-102 dataset point</w:t>
      </w:r>
      <w:ins w:id="1846" w:author="jonathan pritchard" w:date="2025-10-27T08:07:00Z" w16du:dateUtc="2025-10-27T08:07:00Z">
        <w:r w:rsidR="008F0153">
          <w:t xml:space="preserve"> (including vertical uncertainty if </w:t>
        </w:r>
      </w:ins>
      <w:ins w:id="1847" w:author="jonathan pritchard" w:date="2025-10-27T08:08:00Z" w16du:dateUtc="2025-10-27T08:08:00Z">
        <w:r w:rsidR="008F0153">
          <w:t>the Uncertainty selector is selected)</w:t>
        </w:r>
      </w:ins>
      <w:r w:rsidRPr="00A527F0">
        <w:t xml:space="preserve">, as shown in </w:t>
      </w:r>
      <w:r w:rsidR="00EB7911" w:rsidRPr="00A527F0">
        <w:t>F</w:t>
      </w:r>
      <w:r w:rsidRPr="00A527F0">
        <w:t xml:space="preserve">igure </w:t>
      </w:r>
      <w:r w:rsidR="002A3AC1">
        <w:t>D-</w:t>
      </w:r>
      <w:r w:rsidR="00EB3601">
        <w:t>1</w:t>
      </w:r>
      <w:r w:rsidR="0050181D" w:rsidRPr="00A527F0">
        <w:t>-</w:t>
      </w:r>
      <w:r w:rsidRPr="00A527F0">
        <w:t>4</w:t>
      </w:r>
      <w:ins w:id="1848" w:author="jonathan pritchard" w:date="2025-10-24T14:40:00Z" w16du:dateUtc="2025-10-24T13:40:00Z">
        <w:r w:rsidR="00D837FD">
          <w:t xml:space="preserve">, </w:t>
        </w:r>
        <w:commentRangeStart w:id="1849"/>
        <w:r w:rsidR="00D837FD">
          <w:t xml:space="preserve">where 11.2 metres is the </w:t>
        </w:r>
        <w:commentRangeStart w:id="1850"/>
        <w:r w:rsidR="00D837FD">
          <w:t xml:space="preserve">threshold </w:t>
        </w:r>
      </w:ins>
      <w:commentRangeEnd w:id="1850"/>
      <w:ins w:id="1851" w:author="jonathan pritchard" w:date="2025-10-24T14:41:00Z" w16du:dateUtc="2025-10-24T13:41:00Z">
        <w:r w:rsidR="00D837FD">
          <w:rPr>
            <w:rStyle w:val="CommentReference"/>
          </w:rPr>
          <w:commentReference w:id="1850"/>
        </w:r>
      </w:ins>
      <w:ins w:id="1852" w:author="jonathan pritchard" w:date="2025-10-24T14:40:00Z" w16du:dateUtc="2025-10-24T13:40:00Z">
        <w:r w:rsidR="00D837FD">
          <w:t>value set by the user</w:t>
        </w:r>
      </w:ins>
      <w:r w:rsidRPr="00A527F0">
        <w:t xml:space="preserve">. </w:t>
      </w:r>
      <w:commentRangeEnd w:id="1849"/>
      <w:r w:rsidR="00D837FD">
        <w:rPr>
          <w:rStyle w:val="CommentReference"/>
        </w:rPr>
        <w:commentReference w:id="1849"/>
      </w:r>
    </w:p>
    <w:p w14:paraId="21167F98"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4"/>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A527F0" w:rsidRDefault="001374ED" w:rsidP="00EB7911">
      <w:pPr>
        <w:pStyle w:val="Caption"/>
        <w:spacing w:after="120" w:line="240" w:lineRule="auto"/>
        <w:jc w:val="center"/>
      </w:pPr>
      <w:r w:rsidRPr="00A527F0">
        <w:t xml:space="preserve">Figure </w:t>
      </w:r>
      <w:r w:rsidR="002A3AC1">
        <w:t>D</w:t>
      </w:r>
      <w:r w:rsidR="00EB3601">
        <w:t>-1</w:t>
      </w:r>
      <w:r w:rsidR="002A3AC1">
        <w:t>-</w:t>
      </w:r>
      <w:r w:rsidR="00EB3601">
        <w:t>4</w:t>
      </w:r>
      <w:r w:rsidR="00EB7911" w:rsidRPr="00A527F0">
        <w:t xml:space="preserve"> -</w:t>
      </w:r>
      <w:r w:rsidR="0045613E" w:rsidRPr="00A527F0">
        <w:t xml:space="preserve"> Common edges from rectangular extents</w:t>
      </w:r>
    </w:p>
    <w:p w14:paraId="164DDC67" w14:textId="4C92CD83" w:rsidR="001374ED" w:rsidRPr="00A527F0" w:rsidRDefault="001374ED" w:rsidP="00EB7911">
      <w:pPr>
        <w:spacing w:after="120" w:line="240" w:lineRule="auto"/>
        <w:jc w:val="both"/>
      </w:pPr>
      <w:r w:rsidRPr="00A527F0">
        <w:t xml:space="preserve">Common edges are selected when the S-102 points </w:t>
      </w:r>
      <w:r w:rsidR="00EB7911" w:rsidRPr="00A527F0">
        <w:t xml:space="preserve">on </w:t>
      </w:r>
      <w:r w:rsidRPr="00A527F0">
        <w:t xml:space="preserve">either side of them lie </w:t>
      </w:r>
      <w:r w:rsidR="00EB7911" w:rsidRPr="00A527F0">
        <w:t xml:space="preserve">on </w:t>
      </w:r>
      <w:r w:rsidRPr="00A527F0">
        <w:t xml:space="preserve">either side of the boundary of the safety contour value. In </w:t>
      </w:r>
      <w:r w:rsidR="00EB7911" w:rsidRPr="00A527F0">
        <w:t xml:space="preserve">Figure </w:t>
      </w:r>
      <w:r w:rsidR="002A3AC1">
        <w:t>D</w:t>
      </w:r>
      <w:r w:rsidR="001019DD" w:rsidRPr="00A527F0">
        <w:t>-</w:t>
      </w:r>
      <w:r w:rsidR="00EB3601">
        <w:t>1</w:t>
      </w:r>
      <w:r w:rsidR="001019DD" w:rsidRPr="00A527F0">
        <w:t>-5 below</w:t>
      </w:r>
      <w:r w:rsidR="002A3AC1">
        <w:t>,</w:t>
      </w:r>
      <w:r w:rsidRPr="00A527F0">
        <w:t xml:space="preserve"> 11.5</w:t>
      </w:r>
      <w:r w:rsidR="001019DD" w:rsidRPr="00A527F0">
        <w:t xml:space="preserve"> </w:t>
      </w:r>
      <w:r w:rsidRPr="00A527F0">
        <w:t>m</w:t>
      </w:r>
      <w:r w:rsidR="001019DD" w:rsidRPr="00A527F0">
        <w:t>etres</w:t>
      </w:r>
      <w:r w:rsidRPr="00A527F0">
        <w:t xml:space="preserve"> is the threshold value set by the user.</w:t>
      </w:r>
    </w:p>
    <w:p w14:paraId="440D1B7B" w14:textId="3BD650FD" w:rsidR="001374ED" w:rsidRPr="00A527F0" w:rsidRDefault="001374ED" w:rsidP="00EB7911">
      <w:pPr>
        <w:spacing w:after="120" w:line="240" w:lineRule="auto"/>
        <w:jc w:val="both"/>
      </w:pPr>
      <w:r w:rsidRPr="00A527F0">
        <w:t>Edges on the boundary of the dataset, or which lie on an edge common with undefined S-102 values</w:t>
      </w:r>
      <w:r w:rsidR="001019DD" w:rsidRPr="00A527F0">
        <w:t>,</w:t>
      </w:r>
      <w:r w:rsidRPr="00A527F0">
        <w:t xml:space="preserve"> are selected if the S-102 value is less than or eq</w:t>
      </w:r>
      <w:r w:rsidR="001019DD" w:rsidRPr="00A527F0">
        <w:t>ual to the safety contour value;</w:t>
      </w:r>
      <w:r w:rsidRPr="00A527F0">
        <w:t xml:space="preserve"> for example, see </w:t>
      </w:r>
      <w:r w:rsidR="00EB7911" w:rsidRPr="00A527F0">
        <w:t>F</w:t>
      </w:r>
      <w:r w:rsidRPr="00A527F0">
        <w:t xml:space="preserve">igure </w:t>
      </w:r>
      <w:r w:rsidR="00A74A4F">
        <w:t>D</w:t>
      </w:r>
      <w:r w:rsidR="0050181D" w:rsidRPr="00A527F0">
        <w:t>-</w:t>
      </w:r>
      <w:r w:rsidR="00EB3601">
        <w:t>1</w:t>
      </w:r>
      <w:r w:rsidR="0050181D" w:rsidRPr="00A527F0">
        <w:t>-</w:t>
      </w:r>
      <w:r w:rsidRPr="00A527F0">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A527F0" w14:paraId="0AE51024" w14:textId="77777777" w:rsidTr="00D437A1">
        <w:tc>
          <w:tcPr>
            <w:tcW w:w="3669" w:type="dxa"/>
          </w:tcPr>
          <w:p w14:paraId="45E42323" w14:textId="77777777" w:rsidR="001374ED" w:rsidRPr="00A527F0" w:rsidRDefault="001374ED" w:rsidP="004E61EE">
            <w:r w:rsidRPr="00B812CA">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A527F0" w:rsidRDefault="001374ED" w:rsidP="004E61EE">
            <w:r w:rsidRPr="00B812CA">
              <w:rPr>
                <w:noProof/>
                <w:lang w:eastAsia="fr-FR"/>
              </w:rPr>
              <w:drawing>
                <wp:inline distT="0" distB="0" distL="0" distR="0" wp14:anchorId="0C57477C" wp14:editId="4C30DF14">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A527F0" w:rsidRDefault="001374ED" w:rsidP="001019DD">
      <w:pPr>
        <w:pStyle w:val="Caption"/>
        <w:spacing w:after="120" w:line="240" w:lineRule="auto"/>
        <w:jc w:val="center"/>
      </w:pPr>
      <w:r w:rsidRPr="00A527F0">
        <w:t xml:space="preserve">Figure </w:t>
      </w:r>
      <w:r w:rsidR="002A3AC1">
        <w:t>D</w:t>
      </w:r>
      <w:r w:rsidR="0050181D" w:rsidRPr="00A527F0">
        <w:t>-</w:t>
      </w:r>
      <w:r w:rsidR="00EB3601">
        <w:t>1-5</w:t>
      </w:r>
      <w:r w:rsidR="001019DD" w:rsidRPr="00A527F0">
        <w:t xml:space="preserve"> -</w:t>
      </w:r>
      <w:r w:rsidR="0045613E" w:rsidRPr="00A527F0">
        <w:t xml:space="preserve"> Edges from rectangular extents and at boundaries</w:t>
      </w:r>
    </w:p>
    <w:p w14:paraId="3C24D34B" w14:textId="53BC555F" w:rsidR="001374ED" w:rsidRDefault="001374ED" w:rsidP="001019DD">
      <w:pPr>
        <w:spacing w:after="120" w:line="240" w:lineRule="auto"/>
        <w:jc w:val="both"/>
      </w:pPr>
      <w:r w:rsidRPr="00A527F0">
        <w:t xml:space="preserve">The source of the displayed safety contour are the selected edges as defined. The areas of safe and unsafe water formed by the selected edges are used for processing of the safety contour related alarms under IMO MSC </w:t>
      </w:r>
      <w:r w:rsidR="002514B8" w:rsidRPr="00A527F0">
        <w:t>530(106)</w:t>
      </w:r>
      <w:r w:rsidRPr="00A527F0">
        <w:t xml:space="preserve"> 11.4.3</w:t>
      </w:r>
      <w:r w:rsidR="001019DD" w:rsidRPr="00A527F0">
        <w:t>,</w:t>
      </w:r>
      <w:r w:rsidRPr="00A527F0">
        <w:t xml:space="preserve"> which the OEM must</w:t>
      </w:r>
      <w:r w:rsidR="006C470D" w:rsidRPr="00A527F0">
        <w:t xml:space="preserve"> </w:t>
      </w:r>
      <w:r w:rsidRPr="00A527F0">
        <w:t xml:space="preserve">implement. </w:t>
      </w:r>
    </w:p>
    <w:p w14:paraId="08389057" w14:textId="456819E6" w:rsidR="002D0A15" w:rsidRDefault="002D0A15" w:rsidP="001019DD">
      <w:pPr>
        <w:spacing w:after="120" w:line="240" w:lineRule="auto"/>
        <w:jc w:val="both"/>
      </w:pPr>
    </w:p>
    <w:p w14:paraId="5080DB00" w14:textId="44A966B3" w:rsidR="00731CD9" w:rsidRDefault="008F0153" w:rsidP="00530F27">
      <w:pPr>
        <w:pStyle w:val="Heading2"/>
        <w:numPr>
          <w:ilvl w:val="0"/>
          <w:numId w:val="0"/>
        </w:numPr>
        <w:ind w:left="576" w:hanging="576"/>
        <w:rPr>
          <w:ins w:id="1853" w:author="jonathan pritchard" w:date="2025-10-27T08:03:00Z" w16du:dateUtc="2025-10-27T08:03:00Z"/>
        </w:rPr>
      </w:pPr>
      <w:ins w:id="1854" w:author="jonathan pritchard" w:date="2025-10-27T08:08:00Z" w16du:dateUtc="2025-10-27T08:08:00Z">
        <w:r>
          <w:t>Vertical Uncertainty in the c</w:t>
        </w:r>
      </w:ins>
      <w:ins w:id="1855" w:author="jonathan pritchard" w:date="2025-10-27T08:03:00Z" w16du:dateUtc="2025-10-27T08:03:00Z">
        <w:r>
          <w:t xml:space="preserve">alculation of </w:t>
        </w:r>
      </w:ins>
      <w:ins w:id="1856" w:author="jonathan pritchard" w:date="2025-10-27T08:08:00Z" w16du:dateUtc="2025-10-27T08:08:00Z">
        <w:r>
          <w:t>d</w:t>
        </w:r>
      </w:ins>
      <w:ins w:id="1857" w:author="jonathan pritchard" w:date="2025-10-27T08:03:00Z" w16du:dateUtc="2025-10-27T08:03:00Z">
        <w:r>
          <w:t xml:space="preserve">epth </w:t>
        </w:r>
      </w:ins>
      <w:ins w:id="1858" w:author="jonathan pritchard" w:date="2025-10-27T08:08:00Z" w16du:dateUtc="2025-10-27T08:08:00Z">
        <w:r>
          <w:t>v</w:t>
        </w:r>
      </w:ins>
      <w:ins w:id="1859" w:author="jonathan pritchard" w:date="2025-10-27T08:03:00Z" w16du:dateUtc="2025-10-27T08:03:00Z">
        <w:r>
          <w:t>alues</w:t>
        </w:r>
      </w:ins>
    </w:p>
    <w:p w14:paraId="502A3191" w14:textId="3CA72A5F" w:rsidR="008F0153" w:rsidRDefault="008F0153" w:rsidP="008F0153">
      <w:pPr>
        <w:spacing w:after="120" w:line="240" w:lineRule="auto"/>
        <w:jc w:val="both"/>
        <w:rPr>
          <w:ins w:id="1860" w:author="jonathan pritchard" w:date="2025-10-27T08:03:00Z" w16du:dateUtc="2025-10-27T08:03:00Z"/>
        </w:rPr>
      </w:pPr>
      <w:ins w:id="1861" w:author="jonathan pritchard" w:date="2025-10-27T08:03:00Z" w16du:dateUtc="2025-10-27T08:03:00Z">
        <w:r>
          <w:t>When the Uncertainty selector is enabled c</w:t>
        </w:r>
        <w:r w:rsidRPr="002D7DEE">
          <w:t>alculation of depth values in S-102 datasets must take into consideration the vertical uncertainty contained within the dataset</w:t>
        </w:r>
        <w:r>
          <w:t xml:space="preserve"> for all depth values</w:t>
        </w:r>
        <w:r w:rsidRPr="002D7DEE">
          <w:t xml:space="preserve">. </w:t>
        </w:r>
        <w:r>
          <w:t>Vertical uncertainty is expressed as a positive number which indicates the maximum vertical uncertainty (and hence can be added or subtracted from a depth value contained in the S-102 dataset).</w:t>
        </w:r>
      </w:ins>
    </w:p>
    <w:p w14:paraId="7DBC5812" w14:textId="77777777" w:rsidR="008F0153" w:rsidRDefault="008F0153" w:rsidP="008F0153">
      <w:pPr>
        <w:spacing w:after="120" w:line="240" w:lineRule="auto"/>
        <w:jc w:val="both"/>
        <w:rPr>
          <w:ins w:id="1862" w:author="jonathan pritchard" w:date="2025-10-27T08:03:00Z" w16du:dateUtc="2025-10-27T08:03:00Z"/>
        </w:rPr>
      </w:pPr>
      <w:ins w:id="1863" w:author="jonathan pritchard" w:date="2025-10-27T08:03:00Z" w16du:dateUtc="2025-10-27T08:03:00Z">
        <w:r>
          <w:t xml:space="preserve">If the vertical uncertainty is stored in the grid cells themselves then each S-102 depth has its own uncertainty value which must be </w:t>
        </w:r>
        <w:proofErr w:type="gramStart"/>
        <w:r>
          <w:t>taken into account</w:t>
        </w:r>
        <w:proofErr w:type="gramEnd"/>
        <w:r>
          <w:t xml:space="preserve"> when extracting the depth values from the dataset.</w:t>
        </w:r>
      </w:ins>
    </w:p>
    <w:p w14:paraId="3D8BA6EC" w14:textId="4ACF7085" w:rsidR="008F0153" w:rsidRDefault="008F0153" w:rsidP="008F0153">
      <w:pPr>
        <w:spacing w:after="120" w:line="240" w:lineRule="auto"/>
        <w:jc w:val="both"/>
        <w:rPr>
          <w:ins w:id="1864" w:author="jonathan pritchard" w:date="2025-10-27T08:04:00Z" w16du:dateUtc="2025-10-27T08:04:00Z"/>
        </w:rPr>
      </w:pPr>
      <w:ins w:id="1865" w:author="jonathan pritchard" w:date="2025-10-27T08:03:00Z" w16du:dateUtc="2025-10-27T08:03:00Z">
        <w:r>
          <w:t xml:space="preserve">If no uncertainty values are stored within the grid </w:t>
        </w:r>
        <w:proofErr w:type="gramStart"/>
        <w:r>
          <w:t>data</w:t>
        </w:r>
        <w:proofErr w:type="gramEnd"/>
        <w:r>
          <w:t xml:space="preserve"> then the values of </w:t>
        </w:r>
        <w:proofErr w:type="spellStart"/>
        <w:r w:rsidRPr="008A52E5">
          <w:rPr>
            <w:b/>
            <w:bCs/>
            <w:i/>
            <w:iCs/>
            <w:rPrChange w:id="1866" w:author="jonathan pritchard" w:date="2025-10-27T08:15:00Z" w16du:dateUtc="2025-10-27T08:15:00Z">
              <w:rPr/>
            </w:rPrChange>
          </w:rPr>
          <w:t>minimumUncertainty</w:t>
        </w:r>
        <w:proofErr w:type="spellEnd"/>
        <w:r>
          <w:t xml:space="preserve"> and </w:t>
        </w:r>
        <w:proofErr w:type="spellStart"/>
        <w:r w:rsidRPr="008A52E5">
          <w:rPr>
            <w:b/>
            <w:bCs/>
            <w:i/>
            <w:iCs/>
            <w:rPrChange w:id="1867" w:author="jonathan pritchard" w:date="2025-10-27T08:15:00Z" w16du:dateUtc="2025-10-27T08:15:00Z">
              <w:rPr/>
            </w:rPrChange>
          </w:rPr>
          <w:t>maximumUncertainty</w:t>
        </w:r>
        <w:proofErr w:type="spellEnd"/>
        <w:r>
          <w:t xml:space="preserve"> must be used, these will be equal in a dataset with no separate uncertainty grid values.</w:t>
        </w:r>
      </w:ins>
    </w:p>
    <w:p w14:paraId="45AFAA74" w14:textId="7857A617" w:rsidR="008F0153" w:rsidRDefault="008F0153" w:rsidP="008F0153">
      <w:pPr>
        <w:spacing w:after="120" w:line="240" w:lineRule="auto"/>
        <w:jc w:val="both"/>
        <w:rPr>
          <w:ins w:id="1868" w:author="jonathan pritchard" w:date="2025-10-27T08:03:00Z" w16du:dateUtc="2025-10-27T08:03:00Z"/>
        </w:rPr>
      </w:pPr>
      <w:ins w:id="1869" w:author="jonathan pritchard" w:date="2025-10-27T08:04:00Z" w16du:dateUtc="2025-10-27T08:04:00Z">
        <w:r>
          <w:lastRenderedPageBreak/>
          <w:t xml:space="preserve">Uncertainty values </w:t>
        </w:r>
        <w:r w:rsidRPr="002C334E">
          <w:t>should be used in such a way as to safety-bias the calculation</w:t>
        </w:r>
        <w:r>
          <w:t>. W</w:t>
        </w:r>
        <w:r w:rsidRPr="002C334E">
          <w:t>hen depth is</w:t>
        </w:r>
        <w:r>
          <w:t xml:space="preserve"> measured</w:t>
        </w:r>
        <w:r w:rsidRPr="002C334E">
          <w:t xml:space="preserve"> positive-down the uncertainty value </w:t>
        </w:r>
        <w:r>
          <w:t>must</w:t>
        </w:r>
        <w:r w:rsidRPr="002C334E">
          <w:t xml:space="preserve"> be subtracted for all depth values (this makes depths </w:t>
        </w:r>
        <w:proofErr w:type="spellStart"/>
        <w:r w:rsidRPr="002C334E">
          <w:t>shoaler</w:t>
        </w:r>
        <w:proofErr w:type="spellEnd"/>
        <w:r w:rsidRPr="002C334E">
          <w:t xml:space="preserve"> and drying heights higher</w:t>
        </w:r>
        <w:r>
          <w:t>).</w:t>
        </w:r>
      </w:ins>
    </w:p>
    <w:p w14:paraId="792A25F2" w14:textId="5F01C513" w:rsidR="008F0153" w:rsidRDefault="008F0153" w:rsidP="008F0153">
      <w:pPr>
        <w:spacing w:after="120" w:line="240" w:lineRule="auto"/>
        <w:jc w:val="both"/>
        <w:rPr>
          <w:ins w:id="1870" w:author="jonathan pritchard" w:date="2025-10-27T08:03:00Z" w16du:dateUtc="2025-10-27T08:03:00Z"/>
        </w:rPr>
      </w:pPr>
      <w:ins w:id="1871" w:author="jonathan pritchard" w:date="2025-10-27T08:03:00Z" w16du:dateUtc="2025-10-27T08:03:00Z">
        <w:r>
          <w:t xml:space="preserve">Vertical uncertainty must only be </w:t>
        </w:r>
        <w:proofErr w:type="gramStart"/>
        <w:r>
          <w:t>ta</w:t>
        </w:r>
      </w:ins>
      <w:ins w:id="1872" w:author="jonathan pritchard" w:date="2025-10-27T08:04:00Z" w16du:dateUtc="2025-10-27T08:04:00Z">
        <w:r>
          <w:t>ken into account</w:t>
        </w:r>
        <w:proofErr w:type="gramEnd"/>
        <w:r>
          <w:t xml:space="preserve"> when the Uncertainty selector is enabled.</w:t>
        </w:r>
      </w:ins>
    </w:p>
    <w:p w14:paraId="3AB06C45" w14:textId="77777777" w:rsidR="008F0153" w:rsidRPr="008F0153" w:rsidRDefault="008F0153">
      <w:pPr>
        <w:pPrChange w:id="1873" w:author="jonathan pritchard" w:date="2025-10-27T08:03:00Z" w16du:dateUtc="2025-10-27T08:03:00Z">
          <w:pPr>
            <w:pStyle w:val="Heading2"/>
            <w:numPr>
              <w:ilvl w:val="0"/>
              <w:numId w:val="0"/>
            </w:numPr>
            <w:ind w:left="0" w:firstLine="0"/>
          </w:pPr>
        </w:pPrChange>
      </w:pPr>
    </w:p>
    <w:p w14:paraId="0DE6C6EC" w14:textId="77777777" w:rsidR="001019DD" w:rsidRPr="00A527F0" w:rsidRDefault="001019DD" w:rsidP="001019DD">
      <w:pPr>
        <w:spacing w:after="120" w:line="240" w:lineRule="auto"/>
        <w:jc w:val="both"/>
      </w:pPr>
    </w:p>
    <w:p w14:paraId="7358808D" w14:textId="77777777" w:rsidR="00EF57B5" w:rsidRPr="00A527F0" w:rsidRDefault="00EF57B5">
      <w:pPr>
        <w:rPr>
          <w:rFonts w:eastAsia="Times New Roman"/>
          <w:b/>
          <w:bCs/>
          <w:sz w:val="24"/>
        </w:rPr>
      </w:pPr>
      <w:bookmarkStart w:id="1874" w:name="_Toc88852884"/>
      <w:bookmarkStart w:id="1875" w:name="_Toc98339992"/>
      <w:bookmarkStart w:id="1876" w:name="_Toc98340368"/>
      <w:r w:rsidRPr="00A527F0">
        <w:br w:type="page"/>
      </w:r>
    </w:p>
    <w:p w14:paraId="2913C950" w14:textId="3C34FD09" w:rsidR="00EF57B5" w:rsidRPr="00A527F0" w:rsidRDefault="001019DD" w:rsidP="00530F27">
      <w:pPr>
        <w:pStyle w:val="Heading1"/>
        <w:numPr>
          <w:ilvl w:val="0"/>
          <w:numId w:val="237"/>
        </w:numPr>
      </w:pPr>
      <w:bookmarkStart w:id="1877" w:name="_Toc194067235"/>
      <w:r w:rsidRPr="00A527F0">
        <w:lastRenderedPageBreak/>
        <w:t>Water Level Adjustment</w:t>
      </w:r>
      <w:r w:rsidR="009D5976">
        <w:t xml:space="preserve"> (WLA)</w:t>
      </w:r>
      <w:bookmarkEnd w:id="1877"/>
    </w:p>
    <w:p w14:paraId="26639FE7" w14:textId="2603B227" w:rsidR="00EF57B5" w:rsidRPr="00A527F0" w:rsidRDefault="00731CD9" w:rsidP="00EF57B5">
      <w:pPr>
        <w:spacing w:after="120" w:line="240" w:lineRule="auto"/>
        <w:jc w:val="both"/>
      </w:pPr>
      <w:r>
        <w:t>The user</w:t>
      </w:r>
      <w:r w:rsidR="00EF57B5" w:rsidRPr="00A527F0">
        <w:t xml:space="preserve"> must be </w:t>
      </w:r>
      <w:r>
        <w:t>able to</w:t>
      </w:r>
      <w:r w:rsidR="00EF57B5" w:rsidRPr="00A527F0">
        <w:t xml:space="preserve"> </w:t>
      </w:r>
      <w:commentRangeStart w:id="1878"/>
      <w:del w:id="1879" w:author="jonathan pritchard" w:date="2025-09-10T08:31:00Z" w16du:dateUtc="2025-09-10T07:31:00Z">
        <w:r w:rsidR="00EF57B5" w:rsidRPr="00A527F0" w:rsidDel="00E508CA">
          <w:delText xml:space="preserve">adjust </w:delText>
        </w:r>
      </w:del>
      <w:ins w:id="1880" w:author="jonathan pritchard" w:date="2025-09-10T08:31:00Z" w16du:dateUtc="2025-09-10T07:31:00Z">
        <w:r w:rsidR="00E508CA">
          <w:t>select</w:t>
        </w:r>
        <w:r w:rsidR="00E508CA" w:rsidRPr="00A527F0">
          <w:t xml:space="preserve"> </w:t>
        </w:r>
      </w:ins>
      <w:r w:rsidR="00EF57B5" w:rsidRPr="00A527F0">
        <w:t>depth information</w:t>
      </w:r>
      <w:ins w:id="1881" w:author="jonathan pritchard" w:date="2025-09-10T08:31:00Z" w16du:dateUtc="2025-09-10T07:31:00Z">
        <w:r w:rsidR="00E508CA">
          <w:t xml:space="preserve"> adjustment</w:t>
        </w:r>
      </w:ins>
      <w:r w:rsidR="00EF57B5" w:rsidRPr="00A527F0">
        <w:t xml:space="preserve"> </w:t>
      </w:r>
      <w:commentRangeEnd w:id="1878"/>
      <w:r w:rsidR="00E508CA">
        <w:rPr>
          <w:rStyle w:val="CommentReference"/>
        </w:rPr>
        <w:commentReference w:id="1878"/>
      </w:r>
      <w:r w:rsidR="00EF57B5" w:rsidRPr="00A527F0">
        <w:t>by water level height</w:t>
      </w:r>
      <w:r>
        <w:t xml:space="preserve"> in areas where both S-102 and S-104 data products are available</w:t>
      </w:r>
      <w:r w:rsidR="00065356">
        <w:t>.</w:t>
      </w:r>
      <w:r w:rsidR="008972A2">
        <w:t xml:space="preserve"> </w:t>
      </w:r>
    </w:p>
    <w:p w14:paraId="56FA3164" w14:textId="5CB672AC" w:rsidR="00EF57B5" w:rsidRPr="00A527F0" w:rsidRDefault="00EF57B5" w:rsidP="00EF57B5">
      <w:pPr>
        <w:numPr>
          <w:ilvl w:val="0"/>
          <w:numId w:val="66"/>
        </w:numPr>
        <w:spacing w:after="120" w:line="240" w:lineRule="auto"/>
        <w:jc w:val="both"/>
      </w:pPr>
      <w:r w:rsidRPr="00A527F0">
        <w:t>The system must default to no water level adjustment</w:t>
      </w:r>
      <w:r w:rsidR="002A3AC1">
        <w:t>.</w:t>
      </w:r>
    </w:p>
    <w:p w14:paraId="5745A650" w14:textId="14E42530" w:rsidR="00EF57B5" w:rsidRPr="00A527F0" w:rsidRDefault="00EF57B5" w:rsidP="00EF57B5">
      <w:pPr>
        <w:numPr>
          <w:ilvl w:val="0"/>
          <w:numId w:val="66"/>
        </w:numPr>
        <w:spacing w:after="60" w:line="240" w:lineRule="auto"/>
        <w:ind w:hanging="357"/>
        <w:jc w:val="both"/>
      </w:pPr>
      <w:r w:rsidRPr="00A527F0">
        <w:t xml:space="preserve">The mariner must be able to select one </w:t>
      </w:r>
      <w:r w:rsidR="00122798">
        <w:t>of</w:t>
      </w:r>
      <w:r w:rsidR="00122798" w:rsidRPr="00A527F0">
        <w:t xml:space="preserve"> </w:t>
      </w:r>
      <w:r w:rsidRPr="00A527F0">
        <w:t>the following methods of depth adjustment:</w:t>
      </w:r>
    </w:p>
    <w:p w14:paraId="260A34DD" w14:textId="4700DC6C" w:rsidR="00EF57B5" w:rsidRPr="00A527F0" w:rsidRDefault="00EF57B5" w:rsidP="00EF57B5">
      <w:pPr>
        <w:numPr>
          <w:ilvl w:val="0"/>
          <w:numId w:val="67"/>
        </w:numPr>
        <w:spacing w:after="60" w:line="240" w:lineRule="auto"/>
        <w:ind w:hanging="357"/>
        <w:jc w:val="both"/>
      </w:pPr>
      <w:r w:rsidRPr="00A527F0">
        <w:t>Current</w:t>
      </w:r>
      <w:r w:rsidR="00122798">
        <w:t xml:space="preserve"> (or user selected)</w:t>
      </w:r>
      <w:r w:rsidRPr="00A527F0">
        <w:t xml:space="preserve"> date and </w:t>
      </w:r>
      <w:proofErr w:type="gramStart"/>
      <w:r w:rsidRPr="00A527F0">
        <w:t>time;</w:t>
      </w:r>
      <w:proofErr w:type="gramEnd"/>
    </w:p>
    <w:p w14:paraId="709AC80A" w14:textId="5E5A2B24" w:rsidR="00EF57B5" w:rsidRPr="00A527F0" w:rsidRDefault="00EF57B5" w:rsidP="00EF57B5">
      <w:pPr>
        <w:numPr>
          <w:ilvl w:val="0"/>
          <w:numId w:val="67"/>
        </w:numPr>
        <w:spacing w:after="60" w:line="240" w:lineRule="auto"/>
        <w:ind w:hanging="357"/>
        <w:jc w:val="both"/>
      </w:pPr>
      <w:r w:rsidRPr="00A527F0">
        <w:t>A mariner specified date and time</w:t>
      </w:r>
      <w:r w:rsidR="00122798">
        <w:t xml:space="preserve"> </w:t>
      </w:r>
      <w:proofErr w:type="gramStart"/>
      <w:r w:rsidR="00122798">
        <w:t>period</w:t>
      </w:r>
      <w:r w:rsidR="005C41FF">
        <w:t>;</w:t>
      </w:r>
      <w:proofErr w:type="gramEnd"/>
    </w:p>
    <w:p w14:paraId="7CF92BF4" w14:textId="5B5E93EC" w:rsidR="00EF57B5" w:rsidRPr="00A527F0" w:rsidRDefault="00EF57B5" w:rsidP="00EF57B5">
      <w:pPr>
        <w:numPr>
          <w:ilvl w:val="0"/>
          <w:numId w:val="67"/>
        </w:numPr>
        <w:spacing w:after="120" w:line="240" w:lineRule="auto"/>
        <w:ind w:left="714" w:hanging="357"/>
        <w:jc w:val="both"/>
      </w:pPr>
      <w:r w:rsidRPr="00A527F0">
        <w:t xml:space="preserve">Where </w:t>
      </w:r>
      <w:r w:rsidR="00122798">
        <w:t>the route includes a</w:t>
      </w:r>
      <w:r w:rsidRPr="00A527F0">
        <w:t xml:space="preserve"> schedule, </w:t>
      </w:r>
      <w:r w:rsidR="00D174A2">
        <w:t xml:space="preserve">the </w:t>
      </w:r>
      <w:r w:rsidRPr="00A527F0">
        <w:t xml:space="preserve">predicted date and time of transit in each area along a route </w:t>
      </w:r>
    </w:p>
    <w:p w14:paraId="7E182773" w14:textId="638C1B27" w:rsidR="00EF57B5" w:rsidRPr="00A527F0" w:rsidRDefault="00EF57B5" w:rsidP="00EF57B5">
      <w:pPr>
        <w:numPr>
          <w:ilvl w:val="0"/>
          <w:numId w:val="66"/>
        </w:numPr>
        <w:spacing w:after="60" w:line="240" w:lineRule="auto"/>
        <w:ind w:hanging="357"/>
        <w:jc w:val="both"/>
      </w:pPr>
      <w:r w:rsidRPr="00A527F0">
        <w:t xml:space="preserve">When </w:t>
      </w:r>
      <w:r w:rsidR="009D5976">
        <w:t>Water Level Adjustment</w:t>
      </w:r>
      <w:r w:rsidRPr="00A527F0">
        <w:t xml:space="preserve"> is </w:t>
      </w:r>
      <w:r w:rsidR="0009233B">
        <w:t>activated</w:t>
      </w:r>
      <w:r w:rsidR="0009233B" w:rsidRPr="00A527F0">
        <w:t xml:space="preserve"> </w:t>
      </w:r>
      <w:r w:rsidRPr="00A527F0">
        <w:t xml:space="preserve">as defined in this </w:t>
      </w:r>
      <w:r w:rsidR="001F01AF">
        <w:t>s</w:t>
      </w:r>
      <w:r w:rsidR="001F01AF" w:rsidRPr="00A527F0">
        <w:t>ection</w:t>
      </w:r>
      <w:r w:rsidRPr="00A527F0">
        <w:t>:</w:t>
      </w:r>
    </w:p>
    <w:p w14:paraId="7FAE51B2" w14:textId="10FA8009" w:rsidR="00EF57B5" w:rsidRPr="00A527F0" w:rsidRDefault="00EF57B5" w:rsidP="00EF57B5">
      <w:pPr>
        <w:numPr>
          <w:ilvl w:val="0"/>
          <w:numId w:val="68"/>
        </w:numPr>
        <w:spacing w:after="60" w:line="240" w:lineRule="auto"/>
        <w:ind w:hanging="357"/>
        <w:jc w:val="both"/>
      </w:pPr>
      <w:r w:rsidRPr="00A527F0">
        <w:t xml:space="preserve">The </w:t>
      </w:r>
      <w:r w:rsidR="00D174A2">
        <w:t xml:space="preserve">functionality and portrayal of the </w:t>
      </w:r>
      <w:r w:rsidRPr="00A527F0">
        <w:t>safety contour, depth zone shades, safety depth</w:t>
      </w:r>
      <w:r w:rsidR="00D174A2">
        <w:t xml:space="preserve"> </w:t>
      </w:r>
      <w:r w:rsidRPr="00A527F0">
        <w:t xml:space="preserve">and indication of isolated dangers must use the adjusted </w:t>
      </w:r>
      <w:proofErr w:type="gramStart"/>
      <w:r w:rsidRPr="00A527F0">
        <w:t>depth;</w:t>
      </w:r>
      <w:proofErr w:type="gramEnd"/>
    </w:p>
    <w:p w14:paraId="5D8121A8" w14:textId="7C3FA4D8" w:rsidR="00EF57B5" w:rsidRPr="00A527F0" w:rsidRDefault="00EF57B5" w:rsidP="00EF57B5">
      <w:pPr>
        <w:numPr>
          <w:ilvl w:val="0"/>
          <w:numId w:val="68"/>
        </w:numPr>
        <w:spacing w:after="60" w:line="240" w:lineRule="auto"/>
        <w:ind w:hanging="357"/>
        <w:jc w:val="both"/>
      </w:pPr>
      <w:r w:rsidRPr="00A527F0">
        <w:t xml:space="preserve">The </w:t>
      </w:r>
      <w:r w:rsidR="002A3AC1">
        <w:t xml:space="preserve">ECDIS </w:t>
      </w:r>
      <w:r w:rsidRPr="00A527F0">
        <w:t xml:space="preserve">pick report must indicate both adjusted and unadjusted </w:t>
      </w:r>
      <w:proofErr w:type="gramStart"/>
      <w:r w:rsidRPr="00A527F0">
        <w:t>depth;</w:t>
      </w:r>
      <w:proofErr w:type="gramEnd"/>
    </w:p>
    <w:p w14:paraId="7F8AA6AD" w14:textId="5DE57EB9" w:rsidR="00EF57B5" w:rsidRPr="00A527F0" w:rsidRDefault="0009233B" w:rsidP="00EF57B5">
      <w:pPr>
        <w:numPr>
          <w:ilvl w:val="0"/>
          <w:numId w:val="68"/>
        </w:numPr>
        <w:spacing w:after="60" w:line="240" w:lineRule="auto"/>
        <w:ind w:hanging="357"/>
        <w:jc w:val="both"/>
      </w:pPr>
      <w:r>
        <w:t>D</w:t>
      </w:r>
      <w:r w:rsidR="00EF57B5" w:rsidRPr="00A527F0">
        <w:t xml:space="preserve">etails of the </w:t>
      </w:r>
      <w:r w:rsidR="009D5976">
        <w:t>Water Level Adjustment</w:t>
      </w:r>
      <w:r w:rsidR="00EF57B5" w:rsidRPr="00A527F0">
        <w:t xml:space="preserve"> must be </w:t>
      </w:r>
      <w:commentRangeStart w:id="1882"/>
      <w:commentRangeStart w:id="1883"/>
      <w:del w:id="1884" w:author="jonathan pritchard" w:date="2025-09-09T16:54:00Z" w16du:dateUtc="2025-09-09T15:54:00Z">
        <w:r w:rsidR="00EF57B5" w:rsidRPr="00A527F0" w:rsidDel="00407755">
          <w:delText xml:space="preserve">readily </w:delText>
        </w:r>
      </w:del>
      <w:r w:rsidR="00EF57B5" w:rsidRPr="00A527F0">
        <w:t>available</w:t>
      </w:r>
      <w:ins w:id="1885" w:author="jonathan pritchard" w:date="2025-09-09T16:54:00Z" w16du:dateUtc="2025-09-09T15:54:00Z">
        <w:r w:rsidR="00407755">
          <w:t xml:space="preserve"> on demand</w:t>
        </w:r>
        <w:commentRangeEnd w:id="1882"/>
        <w:r w:rsidR="00407755">
          <w:rPr>
            <w:rStyle w:val="CommentReference"/>
          </w:rPr>
          <w:commentReference w:id="1882"/>
        </w:r>
      </w:ins>
      <w:commentRangeEnd w:id="1883"/>
      <w:ins w:id="1886" w:author="jonathan pritchard" w:date="2025-09-10T08:31:00Z" w16du:dateUtc="2025-09-10T07:31:00Z">
        <w:r w:rsidR="00E508CA">
          <w:rPr>
            <w:rStyle w:val="CommentReference"/>
          </w:rPr>
          <w:commentReference w:id="1883"/>
        </w:r>
      </w:ins>
      <w:r w:rsidR="00EF57B5" w:rsidRPr="00A527F0">
        <w:t xml:space="preserve">, such as the data source, temporal extent, and applicable </w:t>
      </w:r>
      <w:proofErr w:type="gramStart"/>
      <w:r w:rsidR="00EF57B5" w:rsidRPr="00A527F0">
        <w:t>areas;</w:t>
      </w:r>
      <w:proofErr w:type="gramEnd"/>
    </w:p>
    <w:p w14:paraId="05292BEB" w14:textId="4CACF0DD" w:rsidR="00EF57B5" w:rsidRPr="00A527F0" w:rsidRDefault="00EF57B5" w:rsidP="00EF57B5">
      <w:pPr>
        <w:numPr>
          <w:ilvl w:val="0"/>
          <w:numId w:val="68"/>
        </w:numPr>
        <w:spacing w:after="60" w:line="240" w:lineRule="auto"/>
        <w:ind w:hanging="357"/>
        <w:jc w:val="both"/>
      </w:pPr>
      <w:r w:rsidRPr="00A527F0">
        <w:t xml:space="preserve">It must be possible to </w:t>
      </w:r>
      <w:r w:rsidR="0009233B">
        <w:t xml:space="preserve">de-activate </w:t>
      </w:r>
      <w:r w:rsidR="009D5976">
        <w:t>Water Level Adjustment</w:t>
      </w:r>
      <w:r w:rsidRPr="00A527F0">
        <w:t xml:space="preserve"> via simple operator </w:t>
      </w:r>
      <w:proofErr w:type="gramStart"/>
      <w:r w:rsidRPr="00A527F0">
        <w:t>action;</w:t>
      </w:r>
      <w:proofErr w:type="gramEnd"/>
    </w:p>
    <w:p w14:paraId="17868D99" w14:textId="0F809893" w:rsidR="00EF57B5" w:rsidRDefault="00EF57B5" w:rsidP="00EF57B5">
      <w:pPr>
        <w:numPr>
          <w:ilvl w:val="0"/>
          <w:numId w:val="68"/>
        </w:numPr>
        <w:spacing w:after="120" w:line="240" w:lineRule="auto"/>
        <w:ind w:left="714" w:hanging="357"/>
        <w:jc w:val="both"/>
        <w:rPr>
          <w:ins w:id="1887" w:author="jonathan pritchard" w:date="2025-10-27T08:11:00Z" w16du:dateUtc="2025-10-27T08:11:00Z"/>
        </w:rPr>
      </w:pPr>
      <w:r w:rsidRPr="00A527F0">
        <w:t xml:space="preserve">There must be a permanent indication </w:t>
      </w:r>
      <w:r w:rsidR="0009233B">
        <w:t xml:space="preserve">as described in </w:t>
      </w:r>
      <w:r w:rsidR="00A74A4F">
        <w:t>D</w:t>
      </w:r>
      <w:r w:rsidR="00DC78C7">
        <w:t>-</w:t>
      </w:r>
      <w:r w:rsidR="00A74A4F">
        <w:t>2</w:t>
      </w:r>
      <w:r w:rsidR="00DC78C7">
        <w:t xml:space="preserve">.5, </w:t>
      </w:r>
      <w:r w:rsidR="00A74A4F">
        <w:t>D-2</w:t>
      </w:r>
      <w:r w:rsidR="00DC78C7">
        <w:t xml:space="preserve">.6 and </w:t>
      </w:r>
      <w:r w:rsidR="00A74A4F">
        <w:t>D-2</w:t>
      </w:r>
      <w:r w:rsidR="00DC78C7">
        <w:t>.7</w:t>
      </w:r>
      <w:r w:rsidRPr="00A527F0">
        <w:t>.</w:t>
      </w:r>
    </w:p>
    <w:p w14:paraId="4E48E201" w14:textId="19D23C7A" w:rsidR="00D13190" w:rsidRPr="00A527F0" w:rsidRDefault="00D13190" w:rsidP="00EF57B5">
      <w:pPr>
        <w:numPr>
          <w:ilvl w:val="0"/>
          <w:numId w:val="68"/>
        </w:numPr>
        <w:spacing w:after="120" w:line="240" w:lineRule="auto"/>
        <w:ind w:left="714" w:hanging="357"/>
        <w:jc w:val="both"/>
      </w:pPr>
      <w:ins w:id="1888" w:author="jonathan pritchard" w:date="2025-10-27T08:12:00Z" w16du:dateUtc="2025-10-27T08:12:00Z">
        <w:r>
          <w:t>S-104 vertical uncertainty values must additionally be used in all depth calculations if the Uncertainty selector is enabled.</w:t>
        </w:r>
      </w:ins>
    </w:p>
    <w:p w14:paraId="1FF2D50A" w14:textId="0F7FC9DE" w:rsidR="00EF57B5" w:rsidRPr="00A527F0" w:rsidRDefault="002A3AC1" w:rsidP="00EF57B5">
      <w:pPr>
        <w:numPr>
          <w:ilvl w:val="0"/>
          <w:numId w:val="66"/>
        </w:numPr>
        <w:spacing w:after="60" w:line="240" w:lineRule="auto"/>
        <w:ind w:hanging="357"/>
        <w:jc w:val="both"/>
      </w:pPr>
      <w:r>
        <w:t xml:space="preserve">The </w:t>
      </w:r>
      <w:r w:rsidR="00EF57B5" w:rsidRPr="00A527F0">
        <w:t>ECDIS voyage recording must include:</w:t>
      </w:r>
    </w:p>
    <w:p w14:paraId="514FAC8A" w14:textId="5369EB4F" w:rsidR="00AD6DF3" w:rsidRPr="00A527F0" w:rsidRDefault="00EF57B5" w:rsidP="00EF57B5">
      <w:pPr>
        <w:numPr>
          <w:ilvl w:val="0"/>
          <w:numId w:val="69"/>
        </w:numPr>
        <w:spacing w:after="60" w:line="240" w:lineRule="auto"/>
        <w:ind w:hanging="357"/>
        <w:jc w:val="both"/>
      </w:pPr>
      <w:r w:rsidRPr="00A527F0">
        <w:t xml:space="preserve">The state of </w:t>
      </w:r>
      <w:r w:rsidR="009D5976">
        <w:t>Water Level Adjustment</w:t>
      </w:r>
      <w:r w:rsidRPr="00A527F0">
        <w:t xml:space="preserve"> (method applied</w:t>
      </w:r>
      <w:proofErr w:type="gramStart"/>
      <w:r w:rsidRPr="00A527F0">
        <w:t>);</w:t>
      </w:r>
      <w:proofErr w:type="gramEnd"/>
    </w:p>
    <w:p w14:paraId="6705EABB" w14:textId="5B5EB82E" w:rsidR="00EF57B5" w:rsidRPr="00A527F0" w:rsidRDefault="00AD6DF3" w:rsidP="00B812CA">
      <w:pPr>
        <w:numPr>
          <w:ilvl w:val="0"/>
          <w:numId w:val="69"/>
        </w:numPr>
        <w:spacing w:after="60" w:line="240" w:lineRule="auto"/>
        <w:ind w:hanging="357"/>
        <w:jc w:val="both"/>
      </w:pPr>
      <w:r w:rsidRPr="00AD6DF3">
        <w:t>The mariner specified date and time</w:t>
      </w:r>
      <w:r>
        <w:t xml:space="preserve"> or date and </w:t>
      </w:r>
      <w:proofErr w:type="gramStart"/>
      <w:r>
        <w:t>time</w:t>
      </w:r>
      <w:r w:rsidRPr="00AD6DF3">
        <w:t xml:space="preserve"> period</w:t>
      </w:r>
      <w:proofErr w:type="gramEnd"/>
      <w:r w:rsidRPr="00AD6DF3">
        <w:t xml:space="preserve"> when in use for WLA, or the scheduled date and time, the check area distance and the time resolution when in use for WLA.</w:t>
      </w:r>
    </w:p>
    <w:p w14:paraId="66F7917F" w14:textId="77777777" w:rsidR="002D0A15" w:rsidRDefault="002D0A15" w:rsidP="002D0A15">
      <w:bookmarkStart w:id="1889" w:name="_Toc88852885"/>
      <w:bookmarkStart w:id="1890" w:name="_Toc98339993"/>
      <w:bookmarkStart w:id="1891" w:name="_Toc98340369"/>
      <w:bookmarkEnd w:id="1874"/>
      <w:bookmarkEnd w:id="1875"/>
      <w:bookmarkEnd w:id="1876"/>
    </w:p>
    <w:p w14:paraId="4BAEE05F" w14:textId="21752079" w:rsidR="002D0A15" w:rsidRPr="00A527F0" w:rsidRDefault="00EB3601" w:rsidP="00530F27">
      <w:pPr>
        <w:pStyle w:val="Heading1"/>
        <w:numPr>
          <w:ilvl w:val="1"/>
          <w:numId w:val="237"/>
        </w:numPr>
      </w:pPr>
      <w:bookmarkStart w:id="1892" w:name="_Toc194067236"/>
      <w:r>
        <w:t>Scope</w:t>
      </w:r>
      <w:bookmarkEnd w:id="1892"/>
    </w:p>
    <w:bookmarkEnd w:id="1889"/>
    <w:bookmarkEnd w:id="1890"/>
    <w:bookmarkEnd w:id="1891"/>
    <w:p w14:paraId="28E2B8A1" w14:textId="585866F8" w:rsidR="00B840E1" w:rsidRPr="00A527F0" w:rsidRDefault="00B840E1" w:rsidP="001019DD">
      <w:pPr>
        <w:spacing w:after="120" w:line="240" w:lineRule="auto"/>
        <w:jc w:val="both"/>
      </w:pPr>
      <w:r w:rsidRPr="00A527F0">
        <w:t>This section defines how the “</w:t>
      </w:r>
      <w:r w:rsidRPr="00A527F0">
        <w:rPr>
          <w:b/>
          <w:bCs/>
        </w:rPr>
        <w:t xml:space="preserve">ECDIS </w:t>
      </w:r>
      <w:r w:rsidR="009D5976">
        <w:rPr>
          <w:b/>
          <w:bCs/>
        </w:rPr>
        <w:t>Water Level Adjustment</w:t>
      </w:r>
      <w:r w:rsidRPr="00A527F0">
        <w:rPr>
          <w:b/>
          <w:bCs/>
        </w:rPr>
        <w:t xml:space="preserve"> feature</w:t>
      </w:r>
      <w:r w:rsidRPr="00A527F0">
        <w:t xml:space="preserve">” is implemented. </w:t>
      </w:r>
      <w:r w:rsidR="009D5976">
        <w:t>Water Level Adjustment</w:t>
      </w:r>
      <w:r w:rsidRPr="00A527F0">
        <w:t xml:space="preserve"> is referred to in this section as WLA.</w:t>
      </w:r>
      <w:r w:rsidR="002B693D" w:rsidRPr="00A527F0">
        <w:t xml:space="preserve"> </w:t>
      </w:r>
      <w:r w:rsidRPr="00A527F0">
        <w:t>This section defines how the adjustment of depth information by water level is provided for:</w:t>
      </w:r>
    </w:p>
    <w:p w14:paraId="262C509D" w14:textId="16720124" w:rsidR="00B840E1" w:rsidRPr="002D7DEE" w:rsidRDefault="00B840E1" w:rsidP="0043278E">
      <w:pPr>
        <w:pStyle w:val="ListParagraph"/>
        <w:numPr>
          <w:ilvl w:val="0"/>
          <w:numId w:val="113"/>
        </w:numPr>
        <w:spacing w:after="120" w:line="240" w:lineRule="auto"/>
        <w:jc w:val="both"/>
        <w:rPr>
          <w:i/>
          <w:iCs/>
        </w:rPr>
      </w:pPr>
      <w:r w:rsidRPr="002D7DEE">
        <w:rPr>
          <w:i/>
          <w:iCs/>
        </w:rPr>
        <w:t xml:space="preserve">Selected single date and </w:t>
      </w:r>
      <w:proofErr w:type="gramStart"/>
      <w:r w:rsidRPr="002D7DEE">
        <w:rPr>
          <w:i/>
          <w:iCs/>
        </w:rPr>
        <w:t>time;</w:t>
      </w:r>
      <w:proofErr w:type="gramEnd"/>
    </w:p>
    <w:p w14:paraId="0D1D5B73" w14:textId="5B57DC1C" w:rsidR="00B840E1" w:rsidRPr="002D7DEE" w:rsidRDefault="00B840E1" w:rsidP="0043278E">
      <w:pPr>
        <w:pStyle w:val="ListParagraph"/>
        <w:numPr>
          <w:ilvl w:val="0"/>
          <w:numId w:val="113"/>
        </w:numPr>
        <w:spacing w:after="120" w:line="240" w:lineRule="auto"/>
        <w:jc w:val="both"/>
        <w:rPr>
          <w:i/>
          <w:iCs/>
        </w:rPr>
      </w:pPr>
      <w:r w:rsidRPr="002D7DEE">
        <w:rPr>
          <w:i/>
          <w:iCs/>
        </w:rPr>
        <w:t xml:space="preserve">Selected date and time </w:t>
      </w:r>
      <w:proofErr w:type="gramStart"/>
      <w:r w:rsidRPr="002D7DEE">
        <w:rPr>
          <w:i/>
          <w:iCs/>
        </w:rPr>
        <w:t>period;</w:t>
      </w:r>
      <w:proofErr w:type="gramEnd"/>
    </w:p>
    <w:p w14:paraId="1314B80A" w14:textId="732BB5BE" w:rsidR="00B840E1" w:rsidRPr="002D7DEE" w:rsidRDefault="00B840E1" w:rsidP="0043278E">
      <w:pPr>
        <w:pStyle w:val="ListParagraph"/>
        <w:numPr>
          <w:ilvl w:val="0"/>
          <w:numId w:val="113"/>
        </w:numPr>
        <w:spacing w:after="120" w:line="240" w:lineRule="auto"/>
        <w:jc w:val="both"/>
        <w:rPr>
          <w:i/>
          <w:iCs/>
        </w:rPr>
      </w:pPr>
      <w:r w:rsidRPr="002D7DEE">
        <w:rPr>
          <w:i/>
          <w:iCs/>
        </w:rPr>
        <w:t>Linked to an estimated route schedule with selected check distance and time resolution.</w:t>
      </w:r>
    </w:p>
    <w:p w14:paraId="5CCDE47F" w14:textId="77777777" w:rsidR="001019DD" w:rsidRDefault="001019DD" w:rsidP="001019DD">
      <w:pPr>
        <w:spacing w:after="120" w:line="240" w:lineRule="auto"/>
        <w:jc w:val="both"/>
      </w:pPr>
    </w:p>
    <w:p w14:paraId="105FE1E2" w14:textId="77777777" w:rsidR="002D0A15" w:rsidRDefault="002D0A15" w:rsidP="001019DD">
      <w:pPr>
        <w:spacing w:after="120" w:line="240" w:lineRule="auto"/>
        <w:jc w:val="both"/>
      </w:pPr>
    </w:p>
    <w:p w14:paraId="4EAE5306" w14:textId="5273124E" w:rsidR="002D0A15" w:rsidRPr="00A527F0" w:rsidRDefault="00394FF5" w:rsidP="00530F27">
      <w:pPr>
        <w:pStyle w:val="Heading1"/>
        <w:numPr>
          <w:ilvl w:val="1"/>
          <w:numId w:val="237"/>
        </w:numPr>
      </w:pPr>
      <w:bookmarkStart w:id="1893" w:name="_Toc194067237"/>
      <w:r>
        <w:t>Constraints on input data</w:t>
      </w:r>
      <w:bookmarkEnd w:id="1893"/>
    </w:p>
    <w:p w14:paraId="072C06D4" w14:textId="23922EDA" w:rsidR="001374ED" w:rsidRPr="00A527F0" w:rsidRDefault="001374ED" w:rsidP="00AE2737">
      <w:pPr>
        <w:pStyle w:val="ListParagraph"/>
        <w:numPr>
          <w:ilvl w:val="0"/>
          <w:numId w:val="88"/>
        </w:numPr>
        <w:spacing w:after="120" w:line="240" w:lineRule="auto"/>
        <w:ind w:left="284" w:hanging="284"/>
        <w:jc w:val="both"/>
      </w:pPr>
      <w:r w:rsidRPr="00A527F0">
        <w:t xml:space="preserve">Coverage – S-104 data is not expected to overlap, but in case of </w:t>
      </w:r>
      <w:r w:rsidR="00CE36C4" w:rsidRPr="00A527F0">
        <w:t xml:space="preserve">an </w:t>
      </w:r>
      <w:r w:rsidRPr="00A527F0">
        <w:t xml:space="preserve">overlap </w:t>
      </w:r>
      <w:r w:rsidR="00CE36C4" w:rsidRPr="00A527F0">
        <w:t xml:space="preserve">of greater than </w:t>
      </w:r>
      <w:r w:rsidR="00EB3601">
        <w:t>one grid cell</w:t>
      </w:r>
      <w:r w:rsidR="00EB3601">
        <w:rPr>
          <w:rStyle w:val="FootnoteReference"/>
        </w:rPr>
        <w:footnoteReference w:id="4"/>
      </w:r>
      <w:r w:rsidR="00EB3601">
        <w:t xml:space="preserve"> </w:t>
      </w:r>
      <w:r w:rsidRPr="00A527F0">
        <w:t xml:space="preserve">the approach </w:t>
      </w:r>
      <w:r w:rsidR="00B15F52" w:rsidRPr="00A527F0">
        <w:t xml:space="preserve">must </w:t>
      </w:r>
      <w:r w:rsidRPr="00A527F0">
        <w:t xml:space="preserve">be same as for overlapping S-102 data. The ECDIS </w:t>
      </w:r>
      <w:r w:rsidR="00B15F52" w:rsidRPr="00A527F0">
        <w:t xml:space="preserve">must </w:t>
      </w:r>
      <w:r w:rsidR="004C2625">
        <w:t xml:space="preserve">provide a permanent indication of </w:t>
      </w:r>
      <w:r w:rsidRPr="00A527F0">
        <w:t>“O</w:t>
      </w:r>
      <w:r w:rsidR="004C2625">
        <w:t>verlap</w:t>
      </w:r>
      <w:proofErr w:type="gramStart"/>
      <w:r w:rsidRPr="00A527F0">
        <w:t>”</w:t>
      </w:r>
      <w:proofErr w:type="gramEnd"/>
      <w:r w:rsidRPr="00A527F0">
        <w:t xml:space="preserve"> and the user </w:t>
      </w:r>
      <w:r w:rsidR="00B15F52" w:rsidRPr="00A527F0">
        <w:rPr>
          <w:b/>
          <w:bCs/>
        </w:rPr>
        <w:t>must</w:t>
      </w:r>
      <w:r w:rsidR="006C470D" w:rsidRPr="00A527F0">
        <w:t xml:space="preserve"> </w:t>
      </w:r>
      <w:r w:rsidRPr="00A527F0">
        <w:t>have the ability to select which producer in the overlapped area has priority and will be selected for processing WLA</w:t>
      </w:r>
      <w:r w:rsidR="008E6DA0" w:rsidRPr="00A527F0">
        <w:t>.</w:t>
      </w:r>
    </w:p>
    <w:p w14:paraId="3F0EA7D7" w14:textId="2DD92F5D" w:rsidR="001374ED" w:rsidRPr="002D7DEE" w:rsidRDefault="001374ED" w:rsidP="00AE2737">
      <w:pPr>
        <w:pStyle w:val="ListParagraph"/>
        <w:numPr>
          <w:ilvl w:val="0"/>
          <w:numId w:val="88"/>
        </w:numPr>
        <w:spacing w:after="120" w:line="240" w:lineRule="auto"/>
        <w:ind w:left="284" w:hanging="284"/>
        <w:jc w:val="both"/>
      </w:pPr>
      <w:r w:rsidRPr="00A527F0">
        <w:rPr>
          <w:rFonts w:cs="Calibri"/>
          <w:color w:val="000000"/>
          <w:shd w:val="clear" w:color="auto" w:fill="FFFFFF"/>
        </w:rPr>
        <w:lastRenderedPageBreak/>
        <w:t xml:space="preserve">As with S-102, each S-104 </w:t>
      </w:r>
      <w:r w:rsidRPr="00A310A1">
        <w:rPr>
          <w:rFonts w:cs="Calibri"/>
          <w:color w:val="000000"/>
          <w:shd w:val="clear" w:color="auto" w:fill="FFFFFF"/>
        </w:rPr>
        <w:t>point is assigned a rectangular extent</w:t>
      </w:r>
      <w:r w:rsidR="001725A5" w:rsidRPr="00A310A1">
        <w:rPr>
          <w:rFonts w:cs="Calibri"/>
          <w:color w:val="000000"/>
          <w:shd w:val="clear" w:color="auto" w:fill="FFFFFF"/>
        </w:rPr>
        <w:t xml:space="preserve"> with nearest neighbour interpolation.</w:t>
      </w:r>
    </w:p>
    <w:p w14:paraId="4631CC77" w14:textId="39E9112C" w:rsidR="008F0153" w:rsidRPr="008F0153" w:rsidRDefault="008F0153" w:rsidP="008F0153">
      <w:pPr>
        <w:pStyle w:val="ListParagraph"/>
        <w:numPr>
          <w:ilvl w:val="0"/>
          <w:numId w:val="88"/>
        </w:numPr>
        <w:spacing w:after="120" w:line="240" w:lineRule="auto"/>
        <w:ind w:left="284" w:hanging="284"/>
        <w:jc w:val="both"/>
        <w:rPr>
          <w:ins w:id="1894" w:author="jonathan pritchard" w:date="2025-10-27T08:05:00Z" w16du:dateUtc="2025-10-27T08:05:00Z"/>
          <w:rPrChange w:id="1895" w:author="jonathan pritchard" w:date="2025-10-27T08:05:00Z" w16du:dateUtc="2025-10-27T08:05:00Z">
            <w:rPr>
              <w:ins w:id="1896" w:author="jonathan pritchard" w:date="2025-10-27T08:05:00Z" w16du:dateUtc="2025-10-27T08:05:00Z"/>
              <w:rFonts w:cs="Calibri"/>
              <w:color w:val="000000"/>
              <w:shd w:val="clear" w:color="auto" w:fill="FFFFFF"/>
            </w:rPr>
          </w:rPrChange>
        </w:rPr>
      </w:pPr>
      <w:ins w:id="1897" w:author="jonathan pritchard" w:date="2025-10-27T08:05:00Z" w16du:dateUtc="2025-10-27T08:05:00Z">
        <w:r>
          <w:rPr>
            <w:rFonts w:cs="Calibri"/>
            <w:color w:val="000000"/>
            <w:shd w:val="clear" w:color="auto" w:fill="FFFFFF"/>
          </w:rPr>
          <w:t xml:space="preserve">As with S-102, each S-104 </w:t>
        </w:r>
      </w:ins>
      <w:ins w:id="1898" w:author="jonathan pritchard" w:date="2025-10-27T08:11:00Z" w16du:dateUtc="2025-10-27T08:11:00Z">
        <w:r w:rsidR="00D13190">
          <w:rPr>
            <w:rFonts w:cs="Calibri"/>
            <w:color w:val="000000"/>
            <w:shd w:val="clear" w:color="auto" w:fill="FFFFFF"/>
          </w:rPr>
          <w:t>value</w:t>
        </w:r>
      </w:ins>
      <w:ins w:id="1899" w:author="jonathan pritchard" w:date="2025-10-27T08:05:00Z" w16du:dateUtc="2025-10-27T08:05:00Z">
        <w:r>
          <w:rPr>
            <w:rFonts w:cs="Calibri"/>
            <w:color w:val="000000"/>
            <w:shd w:val="clear" w:color="auto" w:fill="FFFFFF"/>
          </w:rPr>
          <w:t xml:space="preserve"> used in calculations must</w:t>
        </w:r>
      </w:ins>
      <w:ins w:id="1900" w:author="jonathan pritchard" w:date="2025-10-27T08:11:00Z" w16du:dateUtc="2025-10-27T08:11:00Z">
        <w:r w:rsidR="00D13190">
          <w:rPr>
            <w:rFonts w:cs="Calibri"/>
            <w:color w:val="000000"/>
            <w:shd w:val="clear" w:color="auto" w:fill="FFFFFF"/>
          </w:rPr>
          <w:t xml:space="preserve"> additionally</w:t>
        </w:r>
      </w:ins>
      <w:ins w:id="1901" w:author="jonathan pritchard" w:date="2025-10-27T08:05:00Z" w16du:dateUtc="2025-10-27T08:05:00Z">
        <w:r>
          <w:rPr>
            <w:rFonts w:cs="Calibri"/>
            <w:color w:val="000000"/>
            <w:shd w:val="clear" w:color="auto" w:fill="FFFFFF"/>
          </w:rPr>
          <w:t xml:space="preserve"> </w:t>
        </w:r>
        <w:proofErr w:type="gramStart"/>
        <w:r>
          <w:rPr>
            <w:rFonts w:cs="Calibri"/>
            <w:color w:val="000000"/>
            <w:shd w:val="clear" w:color="auto" w:fill="FFFFFF"/>
          </w:rPr>
          <w:t>take into account</w:t>
        </w:r>
        <w:proofErr w:type="gramEnd"/>
        <w:r>
          <w:rPr>
            <w:rFonts w:cs="Calibri"/>
            <w:color w:val="000000"/>
            <w:shd w:val="clear" w:color="auto" w:fill="FFFFFF"/>
          </w:rPr>
          <w:t xml:space="preserve"> the vertical uncertainty values contained within the dataset when the Uncertainty selector is enabled.</w:t>
        </w:r>
      </w:ins>
    </w:p>
    <w:p w14:paraId="3049BF1E" w14:textId="5594BD5F" w:rsidR="001374ED" w:rsidRPr="00A527F0" w:rsidRDefault="00D2297D" w:rsidP="00AE2737">
      <w:pPr>
        <w:pStyle w:val="ListParagraph"/>
        <w:numPr>
          <w:ilvl w:val="0"/>
          <w:numId w:val="88"/>
        </w:numPr>
        <w:spacing w:after="120" w:line="240" w:lineRule="auto"/>
        <w:ind w:left="284" w:hanging="284"/>
        <w:jc w:val="both"/>
      </w:pPr>
      <w:r>
        <w:rPr>
          <w:rFonts w:cs="Calibri"/>
          <w:color w:val="000000"/>
          <w:shd w:val="clear" w:color="auto" w:fill="FFFFFF"/>
        </w:rPr>
        <w:t xml:space="preserve">WLA must not be applied unless the S-102 and S-104 </w:t>
      </w:r>
      <w:r w:rsidR="003232F1">
        <w:rPr>
          <w:rFonts w:cs="Calibri"/>
          <w:color w:val="000000"/>
          <w:shd w:val="clear" w:color="auto" w:fill="FFFFFF"/>
        </w:rPr>
        <w:t xml:space="preserve">features </w:t>
      </w:r>
      <w:r>
        <w:rPr>
          <w:rFonts w:cs="Calibri"/>
          <w:color w:val="000000"/>
          <w:shd w:val="clear" w:color="auto" w:fill="FFFFFF"/>
        </w:rPr>
        <w:t xml:space="preserve">are on the same vertical datum. </w:t>
      </w:r>
      <w:r w:rsidR="003232F1">
        <w:rPr>
          <w:rFonts w:cs="Calibri"/>
          <w:color w:val="000000"/>
          <w:shd w:val="clear" w:color="auto" w:fill="FFFFFF"/>
        </w:rPr>
        <w:t xml:space="preserve">If the S-102 and S-104 features are not on the same vertical </w:t>
      </w:r>
      <w:proofErr w:type="gramStart"/>
      <w:r w:rsidR="003232F1">
        <w:rPr>
          <w:rFonts w:cs="Calibri"/>
          <w:color w:val="000000"/>
          <w:shd w:val="clear" w:color="auto" w:fill="FFFFFF"/>
        </w:rPr>
        <w:t>datum</w:t>
      </w:r>
      <w:proofErr w:type="gramEnd"/>
      <w:r w:rsidR="003232F1">
        <w:rPr>
          <w:rFonts w:cs="Calibri"/>
          <w:color w:val="000000"/>
          <w:shd w:val="clear" w:color="auto" w:fill="FFFFFF"/>
        </w:rPr>
        <w:t xml:space="preserve"> then an indication “Incompatible vertical datums” must be given to the user</w:t>
      </w:r>
      <w:r>
        <w:rPr>
          <w:rFonts w:cs="Calibri"/>
          <w:color w:val="000000"/>
          <w:shd w:val="clear" w:color="auto" w:fill="FFFFFF"/>
        </w:rPr>
        <w:t>.</w:t>
      </w:r>
    </w:p>
    <w:p w14:paraId="0D21BFA3" w14:textId="77777777" w:rsidR="008E6DA0" w:rsidRPr="00A527F0" w:rsidRDefault="008E6DA0" w:rsidP="008E6DA0">
      <w:pPr>
        <w:spacing w:after="120" w:line="240" w:lineRule="auto"/>
        <w:jc w:val="both"/>
      </w:pPr>
    </w:p>
    <w:p w14:paraId="09F60404" w14:textId="58B0740B" w:rsidR="00394FF5" w:rsidRPr="00A527F0" w:rsidRDefault="00394FF5" w:rsidP="00530F27">
      <w:pPr>
        <w:pStyle w:val="Heading1"/>
        <w:numPr>
          <w:ilvl w:val="1"/>
          <w:numId w:val="237"/>
        </w:numPr>
      </w:pPr>
      <w:bookmarkStart w:id="1902" w:name="_Toc194067238"/>
      <w:bookmarkStart w:id="1903" w:name="_Toc88852887"/>
      <w:bookmarkStart w:id="1904" w:name="_Toc98339995"/>
      <w:bookmarkStart w:id="1905" w:name="_Toc98340371"/>
      <w:r>
        <w:t>User Inputs</w:t>
      </w:r>
      <w:bookmarkEnd w:id="1902"/>
    </w:p>
    <w:bookmarkEnd w:id="1903"/>
    <w:bookmarkEnd w:id="1904"/>
    <w:bookmarkEnd w:id="1905"/>
    <w:p w14:paraId="56561235" w14:textId="016E5FB0" w:rsidR="001374ED" w:rsidRPr="00A527F0" w:rsidRDefault="001374ED" w:rsidP="008E6DA0">
      <w:pPr>
        <w:spacing w:after="60" w:line="240" w:lineRule="auto"/>
        <w:jc w:val="both"/>
      </w:pPr>
      <w:r w:rsidRPr="00A527F0">
        <w:t xml:space="preserve">When WLA is selected for use, in areas where WLA coverage exists, </w:t>
      </w:r>
      <w:r w:rsidR="00094134" w:rsidRPr="00094134">
        <w:t>one of the three different options must be used</w:t>
      </w:r>
      <w:r w:rsidRPr="00A527F0">
        <w:t>:</w:t>
      </w:r>
    </w:p>
    <w:p w14:paraId="3F0553F8" w14:textId="5F2BF3F1" w:rsidR="001374ED" w:rsidRPr="00A527F0" w:rsidRDefault="001374ED" w:rsidP="00AE2737">
      <w:pPr>
        <w:pStyle w:val="ListParagraph"/>
        <w:numPr>
          <w:ilvl w:val="0"/>
          <w:numId w:val="87"/>
        </w:numPr>
        <w:spacing w:after="60" w:line="240" w:lineRule="auto"/>
        <w:jc w:val="both"/>
      </w:pPr>
      <w:r w:rsidRPr="00A527F0">
        <w:t>WLA Option 1: WLA at a single date</w:t>
      </w:r>
      <w:r w:rsidR="007700A8">
        <w:t xml:space="preserve"> and </w:t>
      </w:r>
      <w:r w:rsidRPr="00A527F0">
        <w:t>time</w:t>
      </w:r>
      <w:r w:rsidR="002613D4">
        <w:t xml:space="preserve"> (current or user selected)</w:t>
      </w:r>
      <w:r w:rsidR="008E6DA0" w:rsidRPr="00A527F0">
        <w:t>.</w:t>
      </w:r>
    </w:p>
    <w:p w14:paraId="4A732D55" w14:textId="16A0D087" w:rsidR="001374ED" w:rsidRPr="00A527F0" w:rsidRDefault="001374ED" w:rsidP="00AE2737">
      <w:pPr>
        <w:pStyle w:val="ListParagraph"/>
        <w:numPr>
          <w:ilvl w:val="0"/>
          <w:numId w:val="87"/>
        </w:numPr>
        <w:spacing w:after="60" w:line="240" w:lineRule="auto"/>
        <w:jc w:val="both"/>
      </w:pPr>
      <w:r w:rsidRPr="00A527F0">
        <w:t>WLA Option 2: WLA for a</w:t>
      </w:r>
      <w:r w:rsidR="007700A8">
        <w:t xml:space="preserve"> </w:t>
      </w:r>
      <w:r w:rsidRPr="00A527F0">
        <w:t>date</w:t>
      </w:r>
      <w:r w:rsidR="007700A8">
        <w:t xml:space="preserve"> and </w:t>
      </w:r>
      <w:proofErr w:type="gramStart"/>
      <w:r w:rsidRPr="00A527F0">
        <w:t>time period</w:t>
      </w:r>
      <w:proofErr w:type="gramEnd"/>
      <w:r w:rsidRPr="00A527F0">
        <w:t xml:space="preserve"> (from start date</w:t>
      </w:r>
      <w:r w:rsidR="007700A8">
        <w:t xml:space="preserve"> and </w:t>
      </w:r>
      <w:r w:rsidRPr="00A527F0">
        <w:t>time to end date</w:t>
      </w:r>
      <w:r w:rsidR="007700A8">
        <w:t xml:space="preserve"> and </w:t>
      </w:r>
      <w:r w:rsidRPr="00A527F0">
        <w:t>time)</w:t>
      </w:r>
      <w:r w:rsidR="008E6DA0" w:rsidRPr="00A527F0">
        <w:t>.</w:t>
      </w:r>
    </w:p>
    <w:p w14:paraId="3F9EE05C" w14:textId="77777777" w:rsidR="001374ED" w:rsidRPr="00A527F0" w:rsidRDefault="001374ED" w:rsidP="00AE2737">
      <w:pPr>
        <w:pStyle w:val="ListParagraph"/>
        <w:numPr>
          <w:ilvl w:val="0"/>
          <w:numId w:val="87"/>
        </w:numPr>
        <w:spacing w:after="60" w:line="240" w:lineRule="auto"/>
        <w:jc w:val="both"/>
      </w:pPr>
      <w:r w:rsidRPr="00A527F0">
        <w:t>WLA Option 3: WLA linked to an estimated route schedule. In this case the user also specifies:</w:t>
      </w:r>
    </w:p>
    <w:p w14:paraId="4D11F207" w14:textId="740E8D6C" w:rsidR="001374ED" w:rsidRPr="00A527F0" w:rsidRDefault="001374ED" w:rsidP="00AE2737">
      <w:pPr>
        <w:pStyle w:val="ListParagraph"/>
        <w:numPr>
          <w:ilvl w:val="1"/>
          <w:numId w:val="87"/>
        </w:numPr>
        <w:spacing w:after="60" w:line="240" w:lineRule="auto"/>
        <w:ind w:left="1418" w:hanging="284"/>
        <w:jc w:val="both"/>
      </w:pPr>
      <w:r w:rsidRPr="00A527F0">
        <w:t xml:space="preserve">A distance parameter, the limit of the check area as specified by IMO MSC </w:t>
      </w:r>
      <w:r w:rsidR="002514B8" w:rsidRPr="00A527F0">
        <w:t>530(106)</w:t>
      </w:r>
      <w:r w:rsidRPr="00A527F0">
        <w:t xml:space="preserve"> 11.3.5</w:t>
      </w:r>
      <w:r w:rsidR="002613D4" w:rsidRPr="002613D4">
        <w:t xml:space="preserve"> when route planning and </w:t>
      </w:r>
      <w:r w:rsidR="0056040E">
        <w:t>MSC.530(106)/Rev.1</w:t>
      </w:r>
      <w:r w:rsidR="002613D4" w:rsidRPr="002613D4">
        <w:t xml:space="preserve"> 11.4.4 when route monitoring</w:t>
      </w:r>
      <w:r w:rsidR="00CD364E">
        <w:t>.</w:t>
      </w:r>
    </w:p>
    <w:p w14:paraId="447ED0C2" w14:textId="77777777" w:rsidR="001374ED" w:rsidRPr="00A527F0" w:rsidRDefault="001374ED" w:rsidP="00AE2737">
      <w:pPr>
        <w:pStyle w:val="ListParagraph"/>
        <w:numPr>
          <w:ilvl w:val="1"/>
          <w:numId w:val="87"/>
        </w:numPr>
        <w:spacing w:after="120" w:line="240" w:lineRule="auto"/>
        <w:ind w:left="1418" w:hanging="284"/>
        <w:jc w:val="both"/>
      </w:pPr>
      <w:r w:rsidRPr="00A527F0">
        <w:t xml:space="preserve">A time resolution </w:t>
      </w:r>
      <w:proofErr w:type="spellStart"/>
      <w:r w:rsidRPr="00A527F0">
        <w:t>t</w:t>
      </w:r>
      <w:r w:rsidRPr="00A527F0">
        <w:rPr>
          <w:vertAlign w:val="subscript"/>
        </w:rPr>
        <w:t>u</w:t>
      </w:r>
      <w:proofErr w:type="spellEnd"/>
      <w:r w:rsidRPr="00A527F0">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A527F0" w:rsidRDefault="008E6DA0" w:rsidP="008E6DA0">
      <w:pPr>
        <w:spacing w:after="120" w:line="240" w:lineRule="auto"/>
        <w:jc w:val="both"/>
      </w:pPr>
    </w:p>
    <w:p w14:paraId="5C4D7E68" w14:textId="3F67A9C7" w:rsidR="00394FF5" w:rsidRPr="00394FF5" w:rsidRDefault="00394FF5" w:rsidP="00530F27">
      <w:pPr>
        <w:pStyle w:val="Heading1"/>
        <w:numPr>
          <w:ilvl w:val="1"/>
          <w:numId w:val="237"/>
        </w:numPr>
      </w:pPr>
      <w:bookmarkStart w:id="1906" w:name="_Toc194067239"/>
      <w:bookmarkStart w:id="1907" w:name="_Toc88852888"/>
      <w:bookmarkStart w:id="1908" w:name="_Toc98339996"/>
      <w:bookmarkStart w:id="1909" w:name="_Toc98340372"/>
      <w:r>
        <w:t>Implementation - general</w:t>
      </w:r>
      <w:bookmarkEnd w:id="1906"/>
    </w:p>
    <w:bookmarkEnd w:id="1907"/>
    <w:bookmarkEnd w:id="1908"/>
    <w:bookmarkEnd w:id="1909"/>
    <w:p w14:paraId="47BC9546" w14:textId="72421DCC" w:rsidR="001374ED" w:rsidRPr="00A527F0" w:rsidRDefault="006C470D" w:rsidP="008E6DA0">
      <w:pPr>
        <w:spacing w:after="120" w:line="240" w:lineRule="auto"/>
        <w:jc w:val="both"/>
      </w:pPr>
      <w:r w:rsidRPr="00A527F0">
        <w:t xml:space="preserve">WLA can be applied only in areas where there is data from both S-102 and S-104. </w:t>
      </w:r>
      <w:r w:rsidR="00D131F7">
        <w:t>F</w:t>
      </w:r>
      <w:r w:rsidR="00D131F7" w:rsidRPr="00A527F0">
        <w:t xml:space="preserve">or </w:t>
      </w:r>
      <w:r w:rsidR="008E6DA0" w:rsidRPr="00A527F0">
        <w:t>example,</w:t>
      </w:r>
      <w:r w:rsidR="001374ED" w:rsidRPr="00A527F0">
        <w:t xml:space="preserve"> the </w:t>
      </w:r>
      <w:r w:rsidR="00C077DF" w:rsidRPr="00A527F0">
        <w:t xml:space="preserve">intersection of the </w:t>
      </w:r>
      <w:proofErr w:type="gramStart"/>
      <w:r w:rsidR="00C077DF" w:rsidRPr="00A527F0">
        <w:t>Red and Blue</w:t>
      </w:r>
      <w:proofErr w:type="gramEnd"/>
      <w:r w:rsidR="00C077DF" w:rsidRPr="00A527F0">
        <w:t xml:space="preserve"> </w:t>
      </w:r>
      <w:r w:rsidR="001374ED" w:rsidRPr="00A527F0">
        <w:t xml:space="preserve">outline in figure </w:t>
      </w:r>
      <w:r w:rsidR="00EB3601">
        <w:t>D</w:t>
      </w:r>
      <w:r w:rsidR="0050181D" w:rsidRPr="00A527F0">
        <w:t>-</w:t>
      </w:r>
      <w:ins w:id="1910" w:author="jonathan pritchard" w:date="2025-08-07T11:49:00Z" w16du:dateUtc="2025-08-07T10:49:00Z">
        <w:r w:rsidR="003E76E3">
          <w:t>2</w:t>
        </w:r>
      </w:ins>
      <w:del w:id="1911" w:author="jonathan pritchard" w:date="2025-08-07T11:49:00Z" w16du:dateUtc="2025-08-07T10:49:00Z">
        <w:r w:rsidR="0050181D" w:rsidRPr="00A527F0" w:rsidDel="003E76E3">
          <w:delText>4</w:delText>
        </w:r>
      </w:del>
      <w:r w:rsidR="0050181D" w:rsidRPr="00A527F0">
        <w:t>-</w:t>
      </w:r>
      <w:r w:rsidR="001374ED" w:rsidRPr="00A527F0">
        <w:t>6</w:t>
      </w:r>
      <w:r w:rsidR="008E6DA0" w:rsidRPr="00A527F0">
        <w:t xml:space="preserve"> below</w:t>
      </w:r>
      <w:r w:rsidR="001374ED" w:rsidRPr="00A527F0">
        <w:t xml:space="preserve">. WLA </w:t>
      </w:r>
      <w:r w:rsidR="00C077DF" w:rsidRPr="00A527F0">
        <w:t xml:space="preserve">is </w:t>
      </w:r>
      <w:r w:rsidR="001374ED" w:rsidRPr="00A527F0">
        <w:t xml:space="preserve">applied to S-101 features after substitution of depths by S-102 </w:t>
      </w:r>
      <w:r w:rsidR="00CE7EC3">
        <w:t xml:space="preserve">as </w:t>
      </w:r>
      <w:r w:rsidR="001374ED" w:rsidRPr="00A527F0">
        <w:t xml:space="preserve">defined in </w:t>
      </w:r>
      <w:r w:rsidR="000D0801" w:rsidRPr="00A527F0">
        <w:t>clauses</w:t>
      </w:r>
      <w:r w:rsidR="001374ED" w:rsidRPr="00A527F0">
        <w:t xml:space="preserve"> </w:t>
      </w:r>
      <w:r w:rsidR="00E058BE">
        <w:t>D-1.2</w:t>
      </w:r>
      <w:r w:rsidR="001374ED" w:rsidRPr="00A527F0">
        <w:t xml:space="preserve"> and section </w:t>
      </w:r>
      <w:r w:rsidR="00E058BE">
        <w:t>D</w:t>
      </w:r>
      <w:r w:rsidR="000D0801" w:rsidRPr="00A527F0">
        <w:t>-</w:t>
      </w:r>
      <w:r w:rsidR="00E058BE">
        <w:t>1</w:t>
      </w:r>
      <w:r w:rsidR="000D0801" w:rsidRPr="00A527F0">
        <w:t>-</w:t>
      </w:r>
      <w:r w:rsidR="001374ED" w:rsidRPr="00A527F0">
        <w:t>3.</w:t>
      </w:r>
    </w:p>
    <w:p w14:paraId="28B76E88" w14:textId="77777777" w:rsidR="001374ED" w:rsidRPr="00A527F0" w:rsidRDefault="001374ED" w:rsidP="004E61EE">
      <w:pPr>
        <w:keepNext/>
        <w:spacing w:line="240" w:lineRule="auto"/>
        <w:jc w:val="center"/>
      </w:pPr>
      <w:r w:rsidRPr="00B812CA">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Default="001374ED" w:rsidP="002D7DEE">
      <w:pPr>
        <w:pStyle w:val="Caption"/>
        <w:spacing w:after="120" w:line="240" w:lineRule="auto"/>
        <w:jc w:val="center"/>
      </w:pPr>
      <w:r w:rsidRPr="00D837FD">
        <w:rPr>
          <w:highlight w:val="yellow"/>
          <w:rPrChange w:id="1912" w:author="jonathan pritchard" w:date="2025-10-24T14:38:00Z" w16du:dateUtc="2025-10-24T13:38:00Z">
            <w:rPr/>
          </w:rPrChange>
        </w:rPr>
        <w:t xml:space="preserve">Figure </w:t>
      </w:r>
      <w:r w:rsidR="00EB3601" w:rsidRPr="00D837FD">
        <w:rPr>
          <w:highlight w:val="yellow"/>
          <w:rPrChange w:id="1913" w:author="jonathan pritchard" w:date="2025-10-24T14:38:00Z" w16du:dateUtc="2025-10-24T13:38:00Z">
            <w:rPr/>
          </w:rPrChange>
        </w:rPr>
        <w:t>D</w:t>
      </w:r>
      <w:r w:rsidR="0050181D" w:rsidRPr="00D837FD">
        <w:rPr>
          <w:highlight w:val="yellow"/>
          <w:rPrChange w:id="1914" w:author="jonathan pritchard" w:date="2025-10-24T14:38:00Z" w16du:dateUtc="2025-10-24T13:38:00Z">
            <w:rPr/>
          </w:rPrChange>
        </w:rPr>
        <w:t>-</w:t>
      </w:r>
      <w:r w:rsidR="00E058BE" w:rsidRPr="00D837FD">
        <w:rPr>
          <w:highlight w:val="yellow"/>
          <w:rPrChange w:id="1915" w:author="jonathan pritchard" w:date="2025-10-24T14:38:00Z" w16du:dateUtc="2025-10-24T13:38:00Z">
            <w:rPr/>
          </w:rPrChange>
        </w:rPr>
        <w:t>2</w:t>
      </w:r>
      <w:r w:rsidR="0050181D" w:rsidRPr="00D837FD">
        <w:rPr>
          <w:highlight w:val="yellow"/>
          <w:rPrChange w:id="1916" w:author="jonathan pritchard" w:date="2025-10-24T14:38:00Z" w16du:dateUtc="2025-10-24T13:38:00Z">
            <w:rPr/>
          </w:rPrChange>
        </w:rPr>
        <w:t>-</w:t>
      </w:r>
      <w:r w:rsidR="00E058BE" w:rsidRPr="00D837FD">
        <w:rPr>
          <w:highlight w:val="yellow"/>
          <w:rPrChange w:id="1917" w:author="jonathan pritchard" w:date="2025-10-24T14:38:00Z" w16du:dateUtc="2025-10-24T13:38:00Z">
            <w:rPr/>
          </w:rPrChange>
        </w:rPr>
        <w:t>6</w:t>
      </w:r>
      <w:r w:rsidR="000D0801" w:rsidRPr="00A527F0">
        <w:t xml:space="preserve"> -</w:t>
      </w:r>
      <w:r w:rsidRPr="00A527F0">
        <w:t xml:space="preserve"> WLA can only be computed in areas where there is S-104 </w:t>
      </w:r>
      <w:r w:rsidR="006C470D" w:rsidRPr="00A527F0">
        <w:t>and S-102 data</w:t>
      </w:r>
    </w:p>
    <w:p w14:paraId="1BC6FDAE" w14:textId="77777777" w:rsidR="00494635" w:rsidRDefault="00494635" w:rsidP="000D0801">
      <w:pPr>
        <w:spacing w:after="60" w:line="240" w:lineRule="auto"/>
        <w:jc w:val="both"/>
      </w:pPr>
    </w:p>
    <w:p w14:paraId="56662643" w14:textId="1AFAC780" w:rsidR="001374ED" w:rsidRPr="00A527F0" w:rsidRDefault="001374ED" w:rsidP="000D0801">
      <w:pPr>
        <w:spacing w:after="60" w:line="240" w:lineRule="auto"/>
        <w:jc w:val="both"/>
      </w:pPr>
      <w:r w:rsidRPr="00A527F0">
        <w:t>Further</w:t>
      </w:r>
      <w:r w:rsidR="008F30CB">
        <w:t>,</w:t>
      </w:r>
      <w:r w:rsidRPr="00A527F0">
        <w:t xml:space="preserve"> WLA can only be carried out:</w:t>
      </w:r>
    </w:p>
    <w:p w14:paraId="27D6C297" w14:textId="7AF6B3DC" w:rsidR="001374ED" w:rsidRPr="00A527F0" w:rsidRDefault="001374ED" w:rsidP="00AE2737">
      <w:pPr>
        <w:pStyle w:val="ListParagraph"/>
        <w:numPr>
          <w:ilvl w:val="0"/>
          <w:numId w:val="89"/>
        </w:numPr>
        <w:spacing w:after="60" w:line="240" w:lineRule="auto"/>
        <w:jc w:val="both"/>
      </w:pPr>
      <w:r w:rsidRPr="00A527F0">
        <w:t xml:space="preserve">When WLA option 1 or WLA option 2 is selected, where the temporal extent of the S-104 </w:t>
      </w:r>
      <w:r w:rsidR="00CE7EC3">
        <w:t>fully covers</w:t>
      </w:r>
      <w:r w:rsidR="00CE7EC3" w:rsidRPr="00A527F0">
        <w:t xml:space="preserve"> </w:t>
      </w:r>
      <w:r w:rsidRPr="00A527F0">
        <w:t>the required date</w:t>
      </w:r>
      <w:r w:rsidR="00CE7EC3">
        <w:t xml:space="preserve"> and </w:t>
      </w:r>
      <w:r w:rsidRPr="00A527F0">
        <w:t>time instant or period selected by the user</w:t>
      </w:r>
    </w:p>
    <w:p w14:paraId="74F3E40F" w14:textId="08A6FFC2" w:rsidR="001374ED" w:rsidRPr="00A527F0" w:rsidRDefault="001374ED" w:rsidP="00AE2737">
      <w:pPr>
        <w:pStyle w:val="ListParagraph"/>
        <w:numPr>
          <w:ilvl w:val="0"/>
          <w:numId w:val="89"/>
        </w:numPr>
        <w:spacing w:after="120" w:line="240" w:lineRule="auto"/>
        <w:jc w:val="both"/>
      </w:pPr>
      <w:r w:rsidRPr="00A527F0">
        <w:t xml:space="preserve">When WLA option 3 is selected, where the </w:t>
      </w:r>
      <w:del w:id="1918" w:author="jonathan pritchard" w:date="2025-10-24T14:41:00Z" w16du:dateUtc="2025-10-24T13:41:00Z">
        <w:r w:rsidRPr="00A527F0" w:rsidDel="00D837FD">
          <w:delText xml:space="preserve">S-104 </w:delText>
        </w:r>
      </w:del>
      <w:r w:rsidRPr="00A527F0">
        <w:t xml:space="preserve">temporal extent of the S-104 </w:t>
      </w:r>
      <w:r w:rsidR="00CE7EC3">
        <w:t>fully covers</w:t>
      </w:r>
      <w:r w:rsidR="00CE7EC3" w:rsidRPr="00A527F0">
        <w:t xml:space="preserve"> </w:t>
      </w:r>
      <w:r w:rsidRPr="00A527F0">
        <w:t>the est</w:t>
      </w:r>
      <w:r w:rsidR="000D0801" w:rsidRPr="00A527F0">
        <w:t xml:space="preserve">imated </w:t>
      </w:r>
      <w:r w:rsidR="00CE7EC3">
        <w:t xml:space="preserve">date and </w:t>
      </w:r>
      <w:r w:rsidR="000D0801" w:rsidRPr="00A527F0">
        <w:t>time of</w:t>
      </w:r>
      <w:r w:rsidR="00CE7EC3">
        <w:t xml:space="preserve"> a part of </w:t>
      </w:r>
      <w:r w:rsidR="000D0801" w:rsidRPr="00A527F0">
        <w:t>the route;</w:t>
      </w:r>
      <w:r w:rsidRPr="00A527F0">
        <w:t xml:space="preserve"> see figure </w:t>
      </w:r>
      <w:r w:rsidR="00E058BE">
        <w:t>D</w:t>
      </w:r>
      <w:r w:rsidR="0050181D" w:rsidRPr="00A527F0">
        <w:t>-</w:t>
      </w:r>
      <w:r w:rsidR="00E058BE">
        <w:t>2</w:t>
      </w:r>
      <w:r w:rsidR="0050181D" w:rsidRPr="00A527F0">
        <w:t>-</w:t>
      </w:r>
      <w:r w:rsidRPr="00A527F0">
        <w:t>16.</w:t>
      </w:r>
    </w:p>
    <w:p w14:paraId="4B80FF0C" w14:textId="1D715AE5" w:rsidR="001374ED" w:rsidRPr="00A527F0" w:rsidRDefault="001374ED" w:rsidP="000D0801">
      <w:pPr>
        <w:spacing w:after="120" w:line="240" w:lineRule="auto"/>
        <w:jc w:val="both"/>
      </w:pPr>
      <w:r w:rsidRPr="00A527F0">
        <w:t xml:space="preserve">Where these conditions are not met the WLA processing </w:t>
      </w:r>
      <w:r w:rsidR="00094134">
        <w:t>must not be</w:t>
      </w:r>
      <w:r w:rsidRPr="00A527F0">
        <w:t xml:space="preserve"> carried out.</w:t>
      </w:r>
    </w:p>
    <w:p w14:paraId="2EC542E8" w14:textId="6E5A3381" w:rsidR="001374ED" w:rsidRPr="00A527F0" w:rsidRDefault="001374ED" w:rsidP="000D0801">
      <w:pPr>
        <w:spacing w:after="120" w:line="240" w:lineRule="auto"/>
        <w:jc w:val="both"/>
      </w:pPr>
      <w:r w:rsidRPr="00A527F0">
        <w:lastRenderedPageBreak/>
        <w:t xml:space="preserve">When WLA has been processed the area for which it is defined </w:t>
      </w:r>
      <w:r w:rsidR="00B15F52" w:rsidRPr="00A527F0">
        <w:t xml:space="preserve">must </w:t>
      </w:r>
      <w:r w:rsidRPr="00A527F0">
        <w:t>be surrounded by a boundary line using colour token DEPWL</w:t>
      </w:r>
      <w:r w:rsidRPr="00B812CA">
        <w:rPr>
          <w:rStyle w:val="FootnoteReference"/>
          <w:noProof w:val="0"/>
          <w:sz w:val="20"/>
          <w:vertAlign w:val="superscript"/>
          <w:lang w:val="en-GB"/>
        </w:rPr>
        <w:footnoteReference w:id="5"/>
      </w:r>
      <w:r w:rsidR="000D0801" w:rsidRPr="00A527F0">
        <w:t>;</w:t>
      </w:r>
      <w:r w:rsidRPr="00A527F0">
        <w:t xml:space="preserve"> see </w:t>
      </w:r>
      <w:r w:rsidR="000D0801" w:rsidRPr="00A527F0">
        <w:t>F</w:t>
      </w:r>
      <w:r w:rsidRPr="00A527F0">
        <w:t xml:space="preserve">igure </w:t>
      </w:r>
      <w:r w:rsidR="00E058BE">
        <w:t>D-2</w:t>
      </w:r>
      <w:r w:rsidR="0050181D" w:rsidRPr="00A527F0">
        <w:t>-</w:t>
      </w:r>
      <w:r w:rsidRPr="00A527F0">
        <w:t>7.</w:t>
      </w:r>
    </w:p>
    <w:p w14:paraId="60A48610" w14:textId="1576C6DD" w:rsidR="001374ED" w:rsidRDefault="001374ED" w:rsidP="004E61EE">
      <w:pPr>
        <w:spacing w:line="240" w:lineRule="auto"/>
        <w:jc w:val="center"/>
      </w:pPr>
    </w:p>
    <w:p w14:paraId="670338D6" w14:textId="62335BD8" w:rsidR="00E11480" w:rsidRPr="00A527F0" w:rsidRDefault="00E11480" w:rsidP="004E61EE">
      <w:pPr>
        <w:spacing w:line="240" w:lineRule="auto"/>
        <w:jc w:val="center"/>
      </w:pPr>
      <w:r w:rsidRPr="00E11480">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8"/>
                    <a:stretch>
                      <a:fillRect/>
                    </a:stretch>
                  </pic:blipFill>
                  <pic:spPr>
                    <a:xfrm>
                      <a:off x="0" y="0"/>
                      <a:ext cx="4246862" cy="2348928"/>
                    </a:xfrm>
                    <a:prstGeom prst="rect">
                      <a:avLst/>
                    </a:prstGeom>
                  </pic:spPr>
                </pic:pic>
              </a:graphicData>
            </a:graphic>
          </wp:inline>
        </w:drawing>
      </w:r>
    </w:p>
    <w:p w14:paraId="22EBC752" w14:textId="5CFC8B01" w:rsidR="009155DF" w:rsidRPr="00A527F0" w:rsidRDefault="001374ED" w:rsidP="009155DF">
      <w:pPr>
        <w:pStyle w:val="Caption"/>
        <w:spacing w:after="120" w:line="240" w:lineRule="auto"/>
        <w:jc w:val="center"/>
      </w:pPr>
      <w:r w:rsidRPr="00D837FD">
        <w:rPr>
          <w:highlight w:val="yellow"/>
          <w:rPrChange w:id="1919" w:author="jonathan pritchard" w:date="2025-10-24T14:38:00Z" w16du:dateUtc="2025-10-24T13:38:00Z">
            <w:rPr/>
          </w:rPrChange>
        </w:rPr>
        <w:t xml:space="preserve">Figure </w:t>
      </w:r>
      <w:r w:rsidR="00E058BE" w:rsidRPr="00D837FD">
        <w:rPr>
          <w:highlight w:val="yellow"/>
          <w:rPrChange w:id="1920" w:author="jonathan pritchard" w:date="2025-10-24T14:38:00Z" w16du:dateUtc="2025-10-24T13:38:00Z">
            <w:rPr/>
          </w:rPrChange>
        </w:rPr>
        <w:t>D-2</w:t>
      </w:r>
      <w:r w:rsidR="0050181D" w:rsidRPr="00D837FD">
        <w:rPr>
          <w:highlight w:val="yellow"/>
          <w:rPrChange w:id="1921" w:author="jonathan pritchard" w:date="2025-10-24T14:38:00Z" w16du:dateUtc="2025-10-24T13:38:00Z">
            <w:rPr/>
          </w:rPrChange>
        </w:rPr>
        <w:t>-</w:t>
      </w:r>
      <w:r w:rsidRPr="00A527F0">
        <w:t>7</w:t>
      </w:r>
      <w:r w:rsidR="009155DF" w:rsidRPr="00A527F0">
        <w:t xml:space="preserve"> -</w:t>
      </w:r>
      <w:r w:rsidRPr="00A527F0">
        <w:t xml:space="preserve"> Boundary line of WLA coverage</w:t>
      </w:r>
    </w:p>
    <w:p w14:paraId="22B7EE1A" w14:textId="27467BC8" w:rsidR="001374ED" w:rsidRPr="00A527F0" w:rsidRDefault="009155DF" w:rsidP="009155DF">
      <w:pPr>
        <w:spacing w:after="120" w:line="240" w:lineRule="auto"/>
        <w:jc w:val="both"/>
      </w:pPr>
      <w:r w:rsidRPr="00A527F0">
        <w:t>NOTE:</w:t>
      </w:r>
      <w:r w:rsidR="001374ED" w:rsidRPr="00A527F0">
        <w:t xml:space="preserve"> </w:t>
      </w:r>
      <w:r w:rsidRPr="00A527F0">
        <w:t>I</w:t>
      </w:r>
      <w:r w:rsidR="001374ED" w:rsidRPr="00A527F0">
        <w:t>n this example S-102 cover</w:t>
      </w:r>
      <w:r w:rsidRPr="00A527F0">
        <w:t>age is larger than WLA coverage.</w:t>
      </w:r>
    </w:p>
    <w:p w14:paraId="05363091" w14:textId="70863F27" w:rsidR="001374ED" w:rsidRPr="00A527F0" w:rsidRDefault="001374ED" w:rsidP="009155DF">
      <w:pPr>
        <w:spacing w:after="120" w:line="240" w:lineRule="auto"/>
        <w:jc w:val="both"/>
      </w:pPr>
      <w:r w:rsidRPr="00A527F0">
        <w:t xml:space="preserve">In addition to the display of the boundary line of the WLA coverage there should be a permanent indication about </w:t>
      </w:r>
      <w:r w:rsidR="00503BA8">
        <w:t xml:space="preserve">the </w:t>
      </w:r>
      <w:r w:rsidRPr="00A527F0">
        <w:t>application of WLA and the applied date</w:t>
      </w:r>
      <w:r w:rsidR="00CE7EC3">
        <w:t xml:space="preserve"> and </w:t>
      </w:r>
      <w:r w:rsidRPr="00A527F0">
        <w:t>time, see details in WLA Options 1, 2 and 3.</w:t>
      </w:r>
    </w:p>
    <w:p w14:paraId="0AF1EB58" w14:textId="5F6D7F5A" w:rsidR="001374ED" w:rsidRPr="00A527F0" w:rsidRDefault="001374ED" w:rsidP="009155DF">
      <w:pPr>
        <w:spacing w:after="120" w:line="240" w:lineRule="auto"/>
        <w:jc w:val="both"/>
      </w:pPr>
      <w:r w:rsidRPr="00A527F0">
        <w:t>OEMs are free to design their user interface. Usable ideas include</w:t>
      </w:r>
      <w:r w:rsidR="00503BA8">
        <w:t xml:space="preserve">, </w:t>
      </w:r>
      <w:r w:rsidRPr="00A527F0">
        <w:t>for example</w:t>
      </w:r>
      <w:r w:rsidR="00503BA8">
        <w:t>, a</w:t>
      </w:r>
      <w:r w:rsidRPr="00A527F0">
        <w:t xml:space="preserve"> mouse roller to change datetime, use of a slider to change datetime, or even to provide an animation from user selected start date</w:t>
      </w:r>
      <w:r w:rsidR="00CE7EC3">
        <w:t xml:space="preserve"> and </w:t>
      </w:r>
      <w:r w:rsidRPr="00A527F0">
        <w:t>time to user selected end date</w:t>
      </w:r>
      <w:r w:rsidR="00CE7EC3">
        <w:t xml:space="preserve"> and </w:t>
      </w:r>
      <w:r w:rsidRPr="00A527F0">
        <w:t>time.</w:t>
      </w:r>
    </w:p>
    <w:p w14:paraId="2B18B139" w14:textId="77777777" w:rsidR="009155DF" w:rsidRPr="00A527F0" w:rsidRDefault="009155DF" w:rsidP="009155DF">
      <w:pPr>
        <w:spacing w:after="120" w:line="240" w:lineRule="auto"/>
        <w:jc w:val="both"/>
      </w:pPr>
    </w:p>
    <w:p w14:paraId="1EF93C74" w14:textId="52CC713A" w:rsidR="00394FF5" w:rsidRPr="00394FF5" w:rsidRDefault="00394FF5" w:rsidP="00530F27">
      <w:pPr>
        <w:pStyle w:val="Heading1"/>
        <w:numPr>
          <w:ilvl w:val="1"/>
          <w:numId w:val="237"/>
        </w:numPr>
      </w:pPr>
      <w:bookmarkStart w:id="1922" w:name="_Toc194067240"/>
      <w:bookmarkStart w:id="1923" w:name="_Toc88852889"/>
      <w:bookmarkStart w:id="1924" w:name="_Toc98339997"/>
      <w:bookmarkStart w:id="1925" w:name="_Toc98340373"/>
      <w:r w:rsidRPr="00394FF5">
        <w:t>Implementation of WLA Option 1 – WLA for a single datetime</w:t>
      </w:r>
      <w:r>
        <w:t xml:space="preserve"> instant</w:t>
      </w:r>
      <w:bookmarkEnd w:id="1922"/>
    </w:p>
    <w:bookmarkEnd w:id="1923"/>
    <w:bookmarkEnd w:id="1924"/>
    <w:bookmarkEnd w:id="1925"/>
    <w:p w14:paraId="51409140" w14:textId="77777777" w:rsidR="001374ED" w:rsidRPr="00A527F0" w:rsidRDefault="001374ED" w:rsidP="0067081F">
      <w:pPr>
        <w:spacing w:after="120" w:line="240" w:lineRule="auto"/>
        <w:jc w:val="both"/>
      </w:pPr>
      <w:r w:rsidRPr="00A527F0">
        <w:t xml:space="preserve">WLA is based on S-104 values closest to the selected datetime instant. Each S-102 point has an extent of coverage which is closest to it. Each S-104 point, </w:t>
      </w:r>
      <w:proofErr w:type="gramStart"/>
      <w:r w:rsidRPr="00A527F0">
        <w:t>similarly</w:t>
      </w:r>
      <w:proofErr w:type="gramEnd"/>
      <w:r w:rsidRPr="00A527F0">
        <w:t xml:space="preserve"> has an extent. </w:t>
      </w:r>
      <w:bookmarkStart w:id="1926" w:name="_Hlk88578099"/>
      <w:r w:rsidRPr="00A527F0">
        <w:t xml:space="preserve">The adjustment of the S-102 values is calculated by adjusting each S-102 point by the </w:t>
      </w:r>
      <w:proofErr w:type="spellStart"/>
      <w:r w:rsidRPr="00A527F0">
        <w:t>shoalest</w:t>
      </w:r>
      <w:proofErr w:type="spellEnd"/>
      <w:r w:rsidRPr="00A527F0">
        <w:t xml:space="preserve"> of the S-104 values, for all S-104 points whose extent intersects the extent of the S-102 point.</w:t>
      </w:r>
      <w:bookmarkEnd w:id="1926"/>
    </w:p>
    <w:p w14:paraId="35112E20" w14:textId="311EC119" w:rsidR="001374ED" w:rsidRPr="00A527F0" w:rsidRDefault="001374ED" w:rsidP="0067081F">
      <w:pPr>
        <w:spacing w:after="120" w:line="240" w:lineRule="auto"/>
        <w:jc w:val="both"/>
      </w:pPr>
      <w:r w:rsidRPr="00A527F0">
        <w:t xml:space="preserve">When an S-104 record does not exist for the precise time specified the </w:t>
      </w:r>
      <w:proofErr w:type="spellStart"/>
      <w:r w:rsidRPr="00A527F0">
        <w:t>shoalest</w:t>
      </w:r>
      <w:proofErr w:type="spellEnd"/>
      <w:r w:rsidRPr="00A527F0">
        <w:t xml:space="preserve"> of the two S-104 adjacent values is selected from the S-104 dataset. S-104 values can only be selected within the temporal extent of the S-104 dataset. In the example shown</w:t>
      </w:r>
      <w:r w:rsidR="0067081F" w:rsidRPr="00A527F0">
        <w:t xml:space="preserve"> in Figure </w:t>
      </w:r>
      <w:r w:rsidR="00E058BE">
        <w:t>D</w:t>
      </w:r>
      <w:r w:rsidR="0067081F" w:rsidRPr="00A527F0">
        <w:t>-</w:t>
      </w:r>
      <w:r w:rsidR="00E058BE">
        <w:t>2</w:t>
      </w:r>
      <w:r w:rsidR="0067081F" w:rsidRPr="00A527F0">
        <w:t xml:space="preserve">-8 </w:t>
      </w:r>
      <w:r w:rsidRPr="00A527F0">
        <w:t>(</w:t>
      </w:r>
      <w:r w:rsidR="00E058BE">
        <w:t xml:space="preserve">where </w:t>
      </w:r>
      <w:r w:rsidRPr="00A527F0">
        <w:t>S-104 value</w:t>
      </w:r>
      <w:r w:rsidR="0067081F" w:rsidRPr="00A527F0">
        <w:t>s, “V” defined every 15 minutes</w:t>
      </w:r>
      <w:r w:rsidRPr="00A527F0">
        <w:t xml:space="preserve"> and a user selected datetime of 07:24</w:t>
      </w:r>
      <w:r w:rsidR="0067081F" w:rsidRPr="00A527F0">
        <w:t>)</w:t>
      </w:r>
      <w:r w:rsidRPr="00A527F0">
        <w:t xml:space="preserve"> the two values selected are 07:00 and 07:30, WLA would select 1.3m (the 07:00 value).</w:t>
      </w:r>
    </w:p>
    <w:p w14:paraId="6F234E59"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A527F0" w:rsidRDefault="001374ED" w:rsidP="0067081F">
      <w:pPr>
        <w:pStyle w:val="Caption"/>
        <w:spacing w:after="120" w:line="240" w:lineRule="auto"/>
        <w:jc w:val="center"/>
      </w:pPr>
      <w:r w:rsidRPr="00A527F0">
        <w:t xml:space="preserve">Figure </w:t>
      </w:r>
      <w:r w:rsidR="00E058BE">
        <w:t>D</w:t>
      </w:r>
      <w:r w:rsidR="0050181D" w:rsidRPr="00A527F0">
        <w:t>-</w:t>
      </w:r>
      <w:r w:rsidR="00E058BE">
        <w:t>2</w:t>
      </w:r>
      <w:r w:rsidR="0050181D" w:rsidRPr="00A527F0">
        <w:t>-</w:t>
      </w:r>
      <w:r w:rsidRPr="00A527F0">
        <w:t>8</w:t>
      </w:r>
      <w:r w:rsidR="0067081F" w:rsidRPr="00A527F0">
        <w:t xml:space="preserve"> -</w:t>
      </w:r>
      <w:r w:rsidR="00B9341D" w:rsidRPr="00A527F0">
        <w:t xml:space="preserve"> Selection of time-varying value</w:t>
      </w:r>
    </w:p>
    <w:p w14:paraId="61C4D584" w14:textId="46020A49" w:rsidR="001374ED" w:rsidRPr="00A527F0" w:rsidRDefault="001374ED" w:rsidP="0067081F">
      <w:pPr>
        <w:spacing w:after="120" w:line="240" w:lineRule="auto"/>
        <w:jc w:val="both"/>
      </w:pPr>
      <w:r w:rsidRPr="00A527F0">
        <w:t xml:space="preserve">In </w:t>
      </w:r>
      <w:r w:rsidR="0067081F" w:rsidRPr="00A527F0">
        <w:t xml:space="preserve">Figure </w:t>
      </w:r>
      <w:r w:rsidR="00E058BE">
        <w:t>D-2</w:t>
      </w:r>
      <w:r w:rsidR="0067081F" w:rsidRPr="00A527F0">
        <w:t>-9 below</w:t>
      </w:r>
      <w:r w:rsidRPr="00A527F0">
        <w:t>, the S-</w:t>
      </w:r>
      <w:proofErr w:type="gramStart"/>
      <w:r w:rsidRPr="00A527F0">
        <w:t>102 point</w:t>
      </w:r>
      <w:proofErr w:type="gramEnd"/>
      <w:r w:rsidRPr="00A527F0">
        <w:t xml:space="preserve"> X is adjusted by the </w:t>
      </w:r>
      <w:proofErr w:type="spellStart"/>
      <w:r w:rsidRPr="00A527F0">
        <w:t>shoalest</w:t>
      </w:r>
      <w:proofErr w:type="spellEnd"/>
      <w:r w:rsidRPr="00A527F0">
        <w:t xml:space="preserve"> (</w:t>
      </w:r>
      <w:r w:rsidR="0067081F" w:rsidRPr="00A527F0">
        <w:t>that is,</w:t>
      </w:r>
      <w:r w:rsidRPr="00A527F0">
        <w:t xml:space="preserve"> minimum) value of the S-104 values from (a), (b), (c) and (d) at the required datetime instant because the S-</w:t>
      </w:r>
      <w:proofErr w:type="gramStart"/>
      <w:r w:rsidRPr="00A527F0">
        <w:t>102 point</w:t>
      </w:r>
      <w:proofErr w:type="gramEnd"/>
      <w:r w:rsidRPr="00A527F0">
        <w:t xml:space="preserve"> extent overlaps the S-104 extents of </w:t>
      </w:r>
      <w:proofErr w:type="spellStart"/>
      <w:proofErr w:type="gramStart"/>
      <w:r w:rsidRPr="00A527F0">
        <w:t>a,b</w:t>
      </w:r>
      <w:proofErr w:type="gramEnd"/>
      <w:r w:rsidRPr="00A527F0">
        <w:t>,c</w:t>
      </w:r>
      <w:proofErr w:type="spellEnd"/>
      <w:r w:rsidRPr="00A527F0">
        <w:t xml:space="preserve"> and d.</w:t>
      </w:r>
    </w:p>
    <w:p w14:paraId="5740094F" w14:textId="77777777" w:rsidR="001374ED" w:rsidRPr="00A527F0" w:rsidRDefault="001374ED" w:rsidP="004E61EE">
      <w:pPr>
        <w:keepNext/>
        <w:spacing w:line="240" w:lineRule="auto"/>
        <w:jc w:val="center"/>
      </w:pPr>
      <w:r w:rsidRPr="00B812CA">
        <w:rPr>
          <w:noProof/>
          <w:lang w:eastAsia="fr-FR"/>
        </w:rPr>
        <w:drawing>
          <wp:inline distT="0" distB="0" distL="0" distR="0" wp14:anchorId="7AE52E84" wp14:editId="1EB2519D">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A527F0" w:rsidRDefault="001374ED" w:rsidP="0067081F">
      <w:pPr>
        <w:pStyle w:val="Caption"/>
        <w:spacing w:after="120" w:line="240" w:lineRule="auto"/>
        <w:jc w:val="center"/>
      </w:pPr>
      <w:r w:rsidRPr="00A527F0">
        <w:t xml:space="preserve">Figure </w:t>
      </w:r>
      <w:r w:rsidR="00E058BE">
        <w:t>D-2</w:t>
      </w:r>
      <w:r w:rsidR="0050181D" w:rsidRPr="00A527F0">
        <w:t>-</w:t>
      </w:r>
      <w:r w:rsidRPr="00A527F0">
        <w:t>9</w:t>
      </w:r>
      <w:r w:rsidR="0067081F" w:rsidRPr="00A527F0">
        <w:t xml:space="preserve"> -</w:t>
      </w:r>
      <w:r w:rsidRPr="00A527F0">
        <w:t xml:space="preserve"> Adjustment of S-102 values by S-104</w:t>
      </w:r>
    </w:p>
    <w:p w14:paraId="1F8999C0" w14:textId="77777777" w:rsidR="001374ED" w:rsidRPr="00A527F0" w:rsidRDefault="001374ED" w:rsidP="0067081F">
      <w:pPr>
        <w:spacing w:after="60" w:line="240" w:lineRule="auto"/>
      </w:pPr>
      <w:r w:rsidRPr="00A527F0">
        <w:t>Format of the permanent indication is as below:</w:t>
      </w:r>
    </w:p>
    <w:p w14:paraId="7CDC2334" w14:textId="77777777" w:rsidR="001374ED" w:rsidRDefault="001374ED" w:rsidP="0067081F">
      <w:pPr>
        <w:spacing w:after="120" w:line="240" w:lineRule="auto"/>
        <w:ind w:left="426"/>
        <w:rPr>
          <w:b/>
          <w:bCs/>
          <w:color w:val="0070C0"/>
        </w:rPr>
      </w:pPr>
      <w:r w:rsidRPr="00A527F0">
        <w:rPr>
          <w:b/>
          <w:bCs/>
          <w:color w:val="0070C0"/>
        </w:rPr>
        <w:t>WLA 12:34 08 Nov 2021</w:t>
      </w:r>
    </w:p>
    <w:p w14:paraId="530938E5" w14:textId="77777777" w:rsidR="00394FF5" w:rsidRPr="00A527F0" w:rsidRDefault="00394FF5" w:rsidP="0067081F">
      <w:pPr>
        <w:spacing w:after="120" w:line="240" w:lineRule="auto"/>
        <w:ind w:left="426"/>
        <w:rPr>
          <w:b/>
          <w:bCs/>
          <w:color w:val="0070C0"/>
        </w:rPr>
      </w:pPr>
    </w:p>
    <w:p w14:paraId="31D5DAAB" w14:textId="71B5FF32" w:rsidR="00394FF5" w:rsidRPr="00394FF5" w:rsidRDefault="00394FF5" w:rsidP="00530F27">
      <w:pPr>
        <w:pStyle w:val="Heading1"/>
        <w:numPr>
          <w:ilvl w:val="1"/>
          <w:numId w:val="237"/>
        </w:numPr>
      </w:pPr>
      <w:bookmarkStart w:id="1927" w:name="_Toc194067241"/>
      <w:bookmarkStart w:id="1928" w:name="_Toc88852890"/>
      <w:bookmarkStart w:id="1929" w:name="_Toc98339998"/>
      <w:bookmarkStart w:id="1930" w:name="_Toc98340374"/>
      <w:r w:rsidRPr="00394FF5">
        <w:t xml:space="preserve">Implementation of WLA Option 2 – WLA for a datetime range specified by the user as </w:t>
      </w:r>
      <w:proofErr w:type="gramStart"/>
      <w:r w:rsidRPr="00394FF5">
        <w:t>a time</w:t>
      </w:r>
      <w:r>
        <w:t xml:space="preserve"> period</w:t>
      </w:r>
      <w:bookmarkEnd w:id="1927"/>
      <w:proofErr w:type="gramEnd"/>
    </w:p>
    <w:bookmarkEnd w:id="1928"/>
    <w:bookmarkEnd w:id="1929"/>
    <w:bookmarkEnd w:id="1930"/>
    <w:p w14:paraId="31665BF3" w14:textId="77777777" w:rsidR="001374ED" w:rsidRPr="00A527F0" w:rsidRDefault="001374ED" w:rsidP="005F15BF">
      <w:pPr>
        <w:spacing w:after="120" w:line="240" w:lineRule="auto"/>
        <w:jc w:val="both"/>
      </w:pPr>
      <w:r w:rsidRPr="00A527F0">
        <w:t xml:space="preserve">When WLA is based on a datetime range, then the process is identical to that followed for WLA Option 1 except each S-104 value selected is the </w:t>
      </w:r>
      <w:proofErr w:type="spellStart"/>
      <w:r w:rsidRPr="00A527F0">
        <w:t>shoalest</w:t>
      </w:r>
      <w:proofErr w:type="spellEnd"/>
      <w:r w:rsidRPr="00A527F0">
        <w:t xml:space="preserve"> of all values available in the S-104 within the selected </w:t>
      </w:r>
      <w:proofErr w:type="gramStart"/>
      <w:r w:rsidRPr="00A527F0">
        <w:t>time period</w:t>
      </w:r>
      <w:proofErr w:type="gramEnd"/>
      <w:r w:rsidRPr="00A527F0">
        <w:t>.</w:t>
      </w:r>
    </w:p>
    <w:p w14:paraId="52B2FCD5" w14:textId="77777777" w:rsidR="00503BA8" w:rsidRDefault="001374ED" w:rsidP="005F15BF">
      <w:pPr>
        <w:spacing w:after="120" w:line="240" w:lineRule="auto"/>
        <w:jc w:val="both"/>
      </w:pPr>
      <w:r w:rsidRPr="00A527F0">
        <w:t xml:space="preserve">All S-104 points contributing to the WLA must be defined across the time range required, otherwise the WLA is not </w:t>
      </w:r>
      <w:proofErr w:type="gramStart"/>
      <w:r w:rsidRPr="00A527F0">
        <w:t>computable</w:t>
      </w:r>
      <w:proofErr w:type="gramEnd"/>
      <w:r w:rsidRPr="00A527F0">
        <w:t xml:space="preserve"> and the user </w:t>
      </w:r>
      <w:r w:rsidR="00B15F52" w:rsidRPr="00A527F0">
        <w:t xml:space="preserve">must </w:t>
      </w:r>
      <w:r w:rsidRPr="00A527F0">
        <w:t xml:space="preserve">be informed. The S-104 records selected are those which lie either within the user defined </w:t>
      </w:r>
      <w:proofErr w:type="gramStart"/>
      <w:r w:rsidRPr="00A527F0">
        <w:t>time period</w:t>
      </w:r>
      <w:proofErr w:type="gramEnd"/>
      <w:r w:rsidR="005309B6" w:rsidRPr="00A527F0">
        <w:t>;</w:t>
      </w:r>
      <w:r w:rsidRPr="00A527F0">
        <w:t xml:space="preserve"> </w:t>
      </w:r>
      <w:r w:rsidR="005309B6" w:rsidRPr="00A527F0">
        <w:t>or before the start point</w:t>
      </w:r>
      <w:r w:rsidRPr="00A527F0">
        <w:t xml:space="preserve"> of the </w:t>
      </w:r>
      <w:proofErr w:type="gramStart"/>
      <w:r w:rsidRPr="00A527F0">
        <w:t>time period</w:t>
      </w:r>
      <w:proofErr w:type="gramEnd"/>
      <w:r w:rsidR="005309B6" w:rsidRPr="00A527F0">
        <w:t xml:space="preserve"> and</w:t>
      </w:r>
      <w:r w:rsidRPr="00A527F0">
        <w:t xml:space="preserve"> just after the end point of the </w:t>
      </w:r>
      <w:proofErr w:type="gramStart"/>
      <w:r w:rsidRPr="00A527F0">
        <w:t>time period</w:t>
      </w:r>
      <w:proofErr w:type="gramEnd"/>
      <w:r w:rsidRPr="00A527F0">
        <w:t xml:space="preserve">. </w:t>
      </w:r>
    </w:p>
    <w:p w14:paraId="3EE24B40" w14:textId="7A9F775C" w:rsidR="001374ED" w:rsidRPr="00A527F0" w:rsidRDefault="001374ED" w:rsidP="005F15BF">
      <w:pPr>
        <w:spacing w:after="120" w:line="240" w:lineRule="auto"/>
        <w:jc w:val="both"/>
      </w:pPr>
      <w:r w:rsidRPr="00A527F0">
        <w:t>In the following examples:</w:t>
      </w:r>
    </w:p>
    <w:p w14:paraId="0A6DA527" w14:textId="77777777" w:rsidR="001374ED" w:rsidRPr="00A527F0" w:rsidRDefault="001374ED" w:rsidP="004E61EE">
      <w:pPr>
        <w:spacing w:line="240" w:lineRule="auto"/>
        <w:jc w:val="center"/>
      </w:pPr>
      <w:r w:rsidRPr="00B812CA">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A527F0" w:rsidRDefault="001374ED" w:rsidP="005F15BF">
      <w:pPr>
        <w:pStyle w:val="Caption"/>
        <w:spacing w:after="120" w:line="240" w:lineRule="auto"/>
        <w:jc w:val="center"/>
      </w:pPr>
      <w:r w:rsidRPr="00A527F0">
        <w:t xml:space="preserve">Figure </w:t>
      </w:r>
      <w:r w:rsidR="00E058BE">
        <w:t>D-2</w:t>
      </w:r>
      <w:r w:rsidR="0050181D" w:rsidRPr="00A527F0">
        <w:t>-</w:t>
      </w:r>
      <w:r w:rsidRPr="00A527F0">
        <w:t>10</w:t>
      </w:r>
      <w:r w:rsidR="005309B6" w:rsidRPr="00A527F0">
        <w:t xml:space="preserve"> -</w:t>
      </w:r>
      <w:r w:rsidR="00B9341D" w:rsidRPr="00A527F0">
        <w:t xml:space="preserve"> Examples of S-104 data selection</w:t>
      </w:r>
    </w:p>
    <w:p w14:paraId="70F565E5" w14:textId="3859AB7F" w:rsidR="001374ED" w:rsidRPr="00A527F0" w:rsidRDefault="001374ED" w:rsidP="00AE2737">
      <w:pPr>
        <w:pStyle w:val="ListParagraph"/>
        <w:numPr>
          <w:ilvl w:val="0"/>
          <w:numId w:val="93"/>
        </w:numPr>
        <w:spacing w:after="120" w:line="240" w:lineRule="auto"/>
      </w:pPr>
      <w:r w:rsidRPr="00A527F0">
        <w:t>User selected period 1, four values are from 0700, 0730, 0800 and 0830 - WLA would select 08:30 value = 1.2m</w:t>
      </w:r>
      <w:r w:rsidR="005309B6" w:rsidRPr="00A527F0">
        <w:t xml:space="preserve"> (even though the </w:t>
      </w:r>
      <w:proofErr w:type="gramStart"/>
      <w:r w:rsidR="005309B6" w:rsidRPr="00A527F0">
        <w:t>time period</w:t>
      </w:r>
      <w:proofErr w:type="gramEnd"/>
      <w:r w:rsidR="005309B6" w:rsidRPr="00A527F0">
        <w:t xml:space="preserve"> doesn't overlap).</w:t>
      </w:r>
    </w:p>
    <w:p w14:paraId="1152E673" w14:textId="46818A49" w:rsidR="001374ED" w:rsidRPr="00A527F0" w:rsidRDefault="001374ED" w:rsidP="00AE2737">
      <w:pPr>
        <w:pStyle w:val="ListParagraph"/>
        <w:numPr>
          <w:ilvl w:val="0"/>
          <w:numId w:val="93"/>
        </w:numPr>
        <w:spacing w:after="120" w:line="240" w:lineRule="auto"/>
      </w:pPr>
      <w:r w:rsidRPr="00A527F0">
        <w:t xml:space="preserve">User selected period 2, two values are from 0630 and 0700 - WLA would select 06:30 value V=1.2m (even though the </w:t>
      </w:r>
      <w:proofErr w:type="gramStart"/>
      <w:r w:rsidRPr="00A527F0">
        <w:t>time period</w:t>
      </w:r>
      <w:proofErr w:type="gramEnd"/>
      <w:r w:rsidRPr="00A527F0">
        <w:t xml:space="preserve"> doesn't overlap)</w:t>
      </w:r>
      <w:r w:rsidR="00D024C6" w:rsidRPr="00A527F0">
        <w:t>.</w:t>
      </w:r>
    </w:p>
    <w:p w14:paraId="345F7EC1" w14:textId="72A2F7BF" w:rsidR="001374ED" w:rsidRPr="00A527F0" w:rsidRDefault="001374ED" w:rsidP="00AE2737">
      <w:pPr>
        <w:pStyle w:val="ListParagraph"/>
        <w:numPr>
          <w:ilvl w:val="0"/>
          <w:numId w:val="93"/>
        </w:numPr>
        <w:spacing w:after="120" w:line="240" w:lineRule="auto"/>
      </w:pPr>
      <w:r w:rsidRPr="00A527F0">
        <w:t>User selected period 3, three values are from 0600, 0630 and 0700 - WLA would select 06:</w:t>
      </w:r>
      <w:r w:rsidR="005309B6" w:rsidRPr="00A527F0">
        <w:t>0</w:t>
      </w:r>
      <w:r w:rsidRPr="00A527F0">
        <w:t>0 V=1.</w:t>
      </w:r>
      <w:r w:rsidR="005309B6" w:rsidRPr="00A527F0">
        <w:t>1</w:t>
      </w:r>
      <w:r w:rsidRPr="00A527F0">
        <w:t xml:space="preserve">m (even though the </w:t>
      </w:r>
      <w:proofErr w:type="gramStart"/>
      <w:r w:rsidRPr="00A527F0">
        <w:t>time period</w:t>
      </w:r>
      <w:proofErr w:type="gramEnd"/>
      <w:r w:rsidRPr="00A527F0">
        <w:t xml:space="preserve"> doesn't overlap)</w:t>
      </w:r>
      <w:r w:rsidR="00D024C6" w:rsidRPr="00A527F0">
        <w:t>.</w:t>
      </w:r>
    </w:p>
    <w:p w14:paraId="4E8E75B3" w14:textId="3EB2ECA4" w:rsidR="001374ED" w:rsidRPr="00A527F0" w:rsidRDefault="001374ED" w:rsidP="00AE2737">
      <w:pPr>
        <w:pStyle w:val="ListParagraph"/>
        <w:numPr>
          <w:ilvl w:val="0"/>
          <w:numId w:val="93"/>
        </w:numPr>
        <w:spacing w:after="120" w:line="240" w:lineRule="auto"/>
      </w:pPr>
      <w:r w:rsidRPr="00A527F0">
        <w:t>User selected period 4, five values are from 0630, 0700, 0730, 0800 and 0830 –</w:t>
      </w:r>
      <w:r w:rsidR="00D024C6" w:rsidRPr="00A527F0">
        <w:t xml:space="preserve"> WLA would select 07:30 V=1.2m.</w:t>
      </w:r>
    </w:p>
    <w:p w14:paraId="4A4627B9" w14:textId="06032DB3" w:rsidR="001374ED" w:rsidRPr="00A527F0" w:rsidRDefault="001374ED" w:rsidP="005309B6">
      <w:pPr>
        <w:spacing w:after="120" w:line="240" w:lineRule="auto"/>
      </w:pPr>
      <w:r w:rsidRPr="00A527F0">
        <w:t xml:space="preserve">When adjusting depth values the </w:t>
      </w:r>
      <w:proofErr w:type="spellStart"/>
      <w:r w:rsidRPr="00A527F0">
        <w:t>shoalest</w:t>
      </w:r>
      <w:proofErr w:type="spellEnd"/>
      <w:r w:rsidRPr="00A527F0">
        <w:t xml:space="preserve"> (smallest) value from the selected S-104 records </w:t>
      </w:r>
      <w:r w:rsidR="00B15F52" w:rsidRPr="00A527F0">
        <w:t xml:space="preserve">must </w:t>
      </w:r>
      <w:r w:rsidRPr="00A527F0">
        <w:t xml:space="preserve">be used </w:t>
      </w:r>
      <w:proofErr w:type="gramStart"/>
      <w:r w:rsidRPr="00A527F0">
        <w:t>in order to</w:t>
      </w:r>
      <w:proofErr w:type="gramEnd"/>
      <w:r w:rsidRPr="00A527F0">
        <w:t xml:space="preserve"> produce the safest WLA values. </w:t>
      </w:r>
    </w:p>
    <w:p w14:paraId="006EB9EE" w14:textId="77777777" w:rsidR="001374ED" w:rsidRPr="00A527F0" w:rsidRDefault="001374ED" w:rsidP="005309B6">
      <w:pPr>
        <w:spacing w:after="120" w:line="240" w:lineRule="auto"/>
      </w:pPr>
      <w:r w:rsidRPr="00A527F0">
        <w:t>Format of the permanent indication is as below:</w:t>
      </w:r>
    </w:p>
    <w:p w14:paraId="32DF8B25" w14:textId="77777777" w:rsidR="001374ED" w:rsidRPr="00A527F0" w:rsidRDefault="001374ED" w:rsidP="00D024C6">
      <w:pPr>
        <w:spacing w:after="120" w:line="240" w:lineRule="auto"/>
        <w:ind w:left="426"/>
        <w:rPr>
          <w:b/>
          <w:bCs/>
          <w:color w:val="0070C0"/>
        </w:rPr>
      </w:pPr>
      <w:bookmarkStart w:id="1931" w:name="_Hlk88578384"/>
      <w:r w:rsidRPr="00A527F0">
        <w:rPr>
          <w:b/>
          <w:bCs/>
          <w:color w:val="0070C0"/>
        </w:rPr>
        <w:t>WLA from 12:34 08 Nov 2021 to 14:56 08 Nov 2021</w:t>
      </w:r>
    </w:p>
    <w:p w14:paraId="04191239" w14:textId="77777777" w:rsidR="00D024C6" w:rsidRPr="00A527F0" w:rsidRDefault="00D024C6" w:rsidP="00D024C6">
      <w:pPr>
        <w:spacing w:after="120" w:line="240" w:lineRule="auto"/>
        <w:rPr>
          <w:bCs/>
        </w:rPr>
      </w:pPr>
    </w:p>
    <w:p w14:paraId="337E26B9" w14:textId="27B67585" w:rsidR="006D7DB6" w:rsidRPr="006D7DB6" w:rsidRDefault="006D7DB6" w:rsidP="00530F27">
      <w:pPr>
        <w:pStyle w:val="Heading1"/>
        <w:numPr>
          <w:ilvl w:val="1"/>
          <w:numId w:val="237"/>
        </w:numPr>
      </w:pPr>
      <w:bookmarkStart w:id="1932" w:name="_Toc194067242"/>
      <w:bookmarkStart w:id="1933" w:name="_Toc88852891"/>
      <w:bookmarkStart w:id="1934" w:name="_Toc98339999"/>
      <w:bookmarkStart w:id="1935" w:name="_Toc98340375"/>
      <w:bookmarkEnd w:id="1931"/>
      <w:r w:rsidRPr="00394FF5">
        <w:t xml:space="preserve">Implementation of WLA Option </w:t>
      </w:r>
      <w:r w:rsidR="005C3EE9">
        <w:t>3</w:t>
      </w:r>
      <w:r w:rsidRPr="00394FF5">
        <w:t xml:space="preserve"> – </w:t>
      </w:r>
      <w:r w:rsidRPr="00A527F0">
        <w:t xml:space="preserve">linking of WLA to a defined route with planned waypoints and </w:t>
      </w:r>
      <w:r>
        <w:t>times</w:t>
      </w:r>
      <w:bookmarkEnd w:id="1932"/>
    </w:p>
    <w:bookmarkEnd w:id="1933"/>
    <w:bookmarkEnd w:id="1934"/>
    <w:bookmarkEnd w:id="1935"/>
    <w:p w14:paraId="25EB193C" w14:textId="654685D8" w:rsidR="00297DA6" w:rsidRPr="00A527F0" w:rsidRDefault="001374ED" w:rsidP="00D024C6">
      <w:pPr>
        <w:spacing w:after="120" w:line="240" w:lineRule="auto"/>
        <w:jc w:val="both"/>
      </w:pPr>
      <w:r w:rsidRPr="00A527F0">
        <w:t xml:space="preserve">When WLA is based on a route then the limit of check area around the route is set by the user as specified by IMO MSC </w:t>
      </w:r>
      <w:r w:rsidR="002514B8" w:rsidRPr="00A527F0">
        <w:t>530(106)</w:t>
      </w:r>
      <w:r w:rsidRPr="00A527F0">
        <w:t xml:space="preserve"> 11.3.</w:t>
      </w:r>
      <w:r w:rsidR="005C3EE9">
        <w:t>7</w:t>
      </w:r>
      <w:r w:rsidRPr="00A527F0">
        <w:t>.</w:t>
      </w:r>
    </w:p>
    <w:p w14:paraId="2405A804" w14:textId="011D6519" w:rsidR="00297DA6" w:rsidRPr="002D7DEE" w:rsidRDefault="00297DA6" w:rsidP="00D024C6">
      <w:pPr>
        <w:spacing w:after="120" w:line="240" w:lineRule="auto"/>
        <w:jc w:val="both"/>
      </w:pPr>
      <w:r w:rsidRPr="002D7DEE">
        <w:t xml:space="preserve">The same user-specified distance </w:t>
      </w:r>
      <w:r w:rsidR="00BE7834">
        <w:t>must</w:t>
      </w:r>
      <w:r w:rsidR="00BE7834" w:rsidRPr="002D7DEE">
        <w:t xml:space="preserve"> </w:t>
      </w:r>
      <w:r w:rsidRPr="002D7DEE">
        <w:t>be used for the check of safety contour, prohibited areas, geographic areas for which special conditions exist and navigational hazards and equivalent requirements when route monitoring</w:t>
      </w:r>
    </w:p>
    <w:p w14:paraId="5B4F222F" w14:textId="4B78E805" w:rsidR="001374ED" w:rsidRPr="00A527F0" w:rsidRDefault="001374ED" w:rsidP="00D024C6">
      <w:pPr>
        <w:spacing w:after="120" w:line="240" w:lineRule="auto"/>
        <w:jc w:val="both"/>
      </w:pPr>
      <w:r w:rsidRPr="00A527F0">
        <w:t xml:space="preserve">The WLA is processed within this check area. The boundary of the area of the display where WLA has been carried out </w:t>
      </w:r>
      <w:r w:rsidR="00B15F52" w:rsidRPr="00A527F0">
        <w:t xml:space="preserve">must </w:t>
      </w:r>
      <w:r w:rsidRPr="00A527F0">
        <w:t>be displayed</w:t>
      </w:r>
      <w:r w:rsidR="00503BA8">
        <w:t xml:space="preserve"> (as shown in figure D-2.16)</w:t>
      </w:r>
      <w:r w:rsidRPr="00A527F0">
        <w:t>. In the process description this distance is referred to as ‘a’</w:t>
      </w:r>
      <w:r w:rsidR="00D024C6" w:rsidRPr="00A527F0">
        <w:t>.</w:t>
      </w:r>
    </w:p>
    <w:p w14:paraId="05DF4164" w14:textId="77777777" w:rsidR="001374ED" w:rsidRPr="00A527F0" w:rsidRDefault="001374ED" w:rsidP="00D024C6">
      <w:pPr>
        <w:spacing w:after="120" w:line="240" w:lineRule="auto"/>
        <w:jc w:val="both"/>
      </w:pPr>
      <w:r w:rsidRPr="00A527F0">
        <w:t xml:space="preserve">A route could be either a Planned route or a Monitored route. Both could be processed for the WLA, but not at the same time in a single display area. In case of multiple display areas, it is possible that one area is WLA processed for Planned </w:t>
      </w:r>
      <w:proofErr w:type="gramStart"/>
      <w:r w:rsidRPr="00A527F0">
        <w:t>route</w:t>
      </w:r>
      <w:proofErr w:type="gramEnd"/>
      <w:r w:rsidRPr="00A527F0">
        <w:t xml:space="preserve"> and another area is WLA processed for the Monitored route.</w:t>
      </w:r>
    </w:p>
    <w:p w14:paraId="60DC4469" w14:textId="77777777" w:rsidR="001374ED" w:rsidRPr="00A527F0" w:rsidRDefault="001374ED" w:rsidP="00D024C6">
      <w:pPr>
        <w:spacing w:after="120" w:line="240" w:lineRule="auto"/>
        <w:jc w:val="both"/>
      </w:pPr>
      <w:r w:rsidRPr="00A527F0">
        <w:lastRenderedPageBreak/>
        <w:t>For a Planned route the datetime period applied for the WLA process is based on the schedule of the planned route itself.</w:t>
      </w:r>
    </w:p>
    <w:p w14:paraId="7D395AFD" w14:textId="70A008E1" w:rsidR="001374ED" w:rsidRPr="00A527F0" w:rsidRDefault="001374ED" w:rsidP="00D024C6">
      <w:pPr>
        <w:spacing w:after="60" w:line="240" w:lineRule="auto"/>
        <w:jc w:val="both"/>
      </w:pPr>
      <w:r w:rsidRPr="00A527F0">
        <w:t>For a Monitored route the datetime period applied for the WLA process is user selectable either</w:t>
      </w:r>
      <w:r w:rsidR="00D024C6" w:rsidRPr="00A527F0">
        <w:t>:</w:t>
      </w:r>
    </w:p>
    <w:p w14:paraId="1C649CDD" w14:textId="69FFDD8B" w:rsidR="001374ED" w:rsidRPr="00A527F0" w:rsidRDefault="00D024C6" w:rsidP="00AE2737">
      <w:pPr>
        <w:pStyle w:val="ListParagraph"/>
        <w:numPr>
          <w:ilvl w:val="0"/>
          <w:numId w:val="92"/>
        </w:numPr>
        <w:spacing w:after="60" w:line="240" w:lineRule="auto"/>
        <w:jc w:val="both"/>
      </w:pPr>
      <w:r w:rsidRPr="00A527F0">
        <w:t>B</w:t>
      </w:r>
      <w:r w:rsidR="001374ED" w:rsidRPr="00A527F0">
        <w:t>ased on the planned schedule of the monitored route itself; or</w:t>
      </w:r>
    </w:p>
    <w:p w14:paraId="0FEFABC7" w14:textId="3695ED67" w:rsidR="00297DA6" w:rsidRPr="00A527F0" w:rsidRDefault="00D024C6" w:rsidP="00297DA6">
      <w:pPr>
        <w:pStyle w:val="ListParagraph"/>
        <w:numPr>
          <w:ilvl w:val="0"/>
          <w:numId w:val="92"/>
        </w:numPr>
        <w:spacing w:after="120" w:line="240" w:lineRule="auto"/>
        <w:jc w:val="both"/>
      </w:pPr>
      <w:r w:rsidRPr="00A527F0">
        <w:t>B</w:t>
      </w:r>
      <w:r w:rsidR="001374ED" w:rsidRPr="00A527F0">
        <w:t>ased on the monitored route adjusted for the current own ship position.</w:t>
      </w:r>
    </w:p>
    <w:p w14:paraId="312855A2" w14:textId="77777777" w:rsidR="00297DA6" w:rsidRPr="00A527F0" w:rsidRDefault="00297DA6" w:rsidP="00297DA6">
      <w:pPr>
        <w:spacing w:after="120" w:line="240" w:lineRule="auto"/>
        <w:jc w:val="both"/>
      </w:pPr>
    </w:p>
    <w:p w14:paraId="6D9251F7" w14:textId="4D8BBF0C" w:rsidR="00297DA6" w:rsidRPr="00A527F0" w:rsidRDefault="00297DA6" w:rsidP="0043278E">
      <w:pPr>
        <w:spacing w:after="120" w:line="240" w:lineRule="auto"/>
        <w:jc w:val="both"/>
      </w:pPr>
      <w:r w:rsidRPr="00A527F0">
        <w:t xml:space="preserve">When WLA is based on the planned schedule and own ship is not keeping </w:t>
      </w:r>
      <w:proofErr w:type="gramStart"/>
      <w:r w:rsidRPr="00A527F0">
        <w:t>to schedule</w:t>
      </w:r>
      <w:proofErr w:type="gramEnd"/>
      <w:r w:rsidRPr="00A527F0">
        <w:t xml:space="preserve"> a Caution </w:t>
      </w:r>
      <w:r w:rsidR="00B15F52" w:rsidRPr="00A527F0">
        <w:t>must</w:t>
      </w:r>
      <w:r w:rsidRPr="00A527F0">
        <w:t xml:space="preserve"> be raised to indicate the water level being experienced may be different to that being applied by the ECDIS</w:t>
      </w:r>
    </w:p>
    <w:p w14:paraId="417A8B6C" w14:textId="77777777" w:rsidR="001374ED" w:rsidRPr="00A527F0" w:rsidRDefault="001374ED" w:rsidP="00D024C6">
      <w:pPr>
        <w:spacing w:after="60" w:line="240" w:lineRule="auto"/>
        <w:jc w:val="both"/>
      </w:pPr>
      <w:r w:rsidRPr="00A527F0">
        <w:t>The region of WLA is restricted to a distinguishable bordered polygon around the route. The process works as follows:</w:t>
      </w:r>
    </w:p>
    <w:p w14:paraId="15437C16" w14:textId="74FAD064" w:rsidR="001374ED" w:rsidRPr="00A527F0" w:rsidRDefault="001374ED" w:rsidP="00AE2737">
      <w:pPr>
        <w:pStyle w:val="ListParagraph"/>
        <w:numPr>
          <w:ilvl w:val="0"/>
          <w:numId w:val="84"/>
        </w:numPr>
        <w:spacing w:after="120" w:line="240" w:lineRule="auto"/>
        <w:jc w:val="both"/>
      </w:pPr>
      <w:r w:rsidRPr="00A527F0">
        <w:t>For each section of the route a series of estimated time markers is defined along the route at times t</w:t>
      </w:r>
      <w:r w:rsidRPr="00A527F0">
        <w:rPr>
          <w:vertAlign w:val="subscript"/>
        </w:rPr>
        <w:t xml:space="preserve">0 </w:t>
      </w:r>
      <w:r w:rsidRPr="00A527F0">
        <w:t>– t</w:t>
      </w:r>
      <w:r w:rsidRPr="00A527F0">
        <w:rPr>
          <w:vertAlign w:val="subscript"/>
        </w:rPr>
        <w:t>n</w:t>
      </w:r>
      <w:r w:rsidRPr="00A527F0">
        <w:t xml:space="preserve">. The diagram also shows the “limit of check area” as specified by IMO MSC </w:t>
      </w:r>
      <w:r w:rsidR="002514B8" w:rsidRPr="00A527F0">
        <w:t>530(106)</w:t>
      </w:r>
      <w:r w:rsidRPr="00A527F0">
        <w:t xml:space="preserve"> 11.3.5. Each time marker is delimited before and after by the time +/- half the user selected </w:t>
      </w:r>
      <w:proofErr w:type="spellStart"/>
      <w:r w:rsidRPr="00A527F0">
        <w:t>t</w:t>
      </w:r>
      <w:r w:rsidRPr="00A527F0">
        <w:rPr>
          <w:vertAlign w:val="subscript"/>
        </w:rPr>
        <w:t>u</w:t>
      </w:r>
      <w:proofErr w:type="spellEnd"/>
      <w:r w:rsidRPr="00A527F0">
        <w:t xml:space="preserve"> interval so the rectangle in the diagram represents the extent of time t</w:t>
      </w:r>
      <w:r w:rsidRPr="00A527F0">
        <w:rPr>
          <w:vertAlign w:val="subscript"/>
        </w:rPr>
        <w:t xml:space="preserve">1 </w:t>
      </w:r>
      <w:r w:rsidRPr="00A527F0">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A527F0">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This is the WLA adjustment polygon</w:t>
      </w:r>
      <w:r w:rsidR="00503BA8">
        <w:t xml:space="preserve"> (shown in red)</w:t>
      </w:r>
      <w:r w:rsidRPr="00A527F0">
        <w:t xml:space="preserve"> corresponding to time t</w:t>
      </w:r>
      <w:r w:rsidRPr="00A527F0">
        <w:rPr>
          <w:vertAlign w:val="subscript"/>
        </w:rPr>
        <w:t>1</w:t>
      </w:r>
      <w:r w:rsidR="00C957AB" w:rsidRPr="00A527F0">
        <w:t>:</w:t>
      </w:r>
    </w:p>
    <w:p w14:paraId="58FC2744" w14:textId="77777777" w:rsidR="001374ED" w:rsidRPr="00A527F0" w:rsidRDefault="001374ED" w:rsidP="004E61EE">
      <w:pPr>
        <w:spacing w:line="240" w:lineRule="auto"/>
        <w:jc w:val="center"/>
      </w:pPr>
      <w:r w:rsidRPr="00B812CA">
        <w:rPr>
          <w:noProof/>
          <w:lang w:eastAsia="fr-FR"/>
        </w:rPr>
        <w:drawing>
          <wp:inline distT="0" distB="0" distL="0" distR="0" wp14:anchorId="4628901B" wp14:editId="714C7F08">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A527F0" w:rsidRDefault="001374ED" w:rsidP="00D024C6">
      <w:pPr>
        <w:pStyle w:val="Caption"/>
        <w:spacing w:after="120" w:line="240" w:lineRule="auto"/>
        <w:jc w:val="center"/>
      </w:pPr>
      <w:r w:rsidRPr="00A527F0">
        <w:t xml:space="preserve">Figure </w:t>
      </w:r>
      <w:r w:rsidR="00E058BE">
        <w:t>D-2</w:t>
      </w:r>
      <w:r w:rsidR="0050181D" w:rsidRPr="00A527F0">
        <w:t>-</w:t>
      </w:r>
      <w:r w:rsidRPr="00A527F0">
        <w:t>11</w:t>
      </w:r>
      <w:r w:rsidR="00D024C6" w:rsidRPr="00A527F0">
        <w:t xml:space="preserve"> -</w:t>
      </w:r>
      <w:r w:rsidR="00B9341D" w:rsidRPr="00A527F0">
        <w:t xml:space="preserve"> WLA adjustment polygon</w:t>
      </w:r>
    </w:p>
    <w:p w14:paraId="7EC49B86" w14:textId="77777777" w:rsidR="001374ED" w:rsidRPr="00A527F0" w:rsidRDefault="001374ED" w:rsidP="00AE2737">
      <w:pPr>
        <w:pStyle w:val="ListParagraph"/>
        <w:numPr>
          <w:ilvl w:val="0"/>
          <w:numId w:val="84"/>
        </w:numPr>
        <w:spacing w:after="60" w:line="240" w:lineRule="auto"/>
        <w:ind w:left="714" w:hanging="357"/>
        <w:jc w:val="both"/>
      </w:pPr>
      <w:r w:rsidRPr="00A527F0">
        <w:t xml:space="preserve">Where the route follows a curved </w:t>
      </w:r>
      <w:proofErr w:type="gramStart"/>
      <w:r w:rsidRPr="00A527F0">
        <w:t>section</w:t>
      </w:r>
      <w:proofErr w:type="gramEnd"/>
      <w:r w:rsidRPr="00A527F0">
        <w:t xml:space="preserve"> the polygon formed is not a </w:t>
      </w:r>
      <w:proofErr w:type="gramStart"/>
      <w:r w:rsidRPr="00A527F0">
        <w:t>rectangle</w:t>
      </w:r>
      <w:proofErr w:type="gramEnd"/>
      <w:r w:rsidRPr="00A527F0">
        <w:t xml:space="preserve"> but an area defined by the user selected limit as shown by areas a and b:</w:t>
      </w:r>
    </w:p>
    <w:p w14:paraId="578F702B" w14:textId="77777777" w:rsidR="001374ED" w:rsidRPr="00A527F0" w:rsidRDefault="001374ED" w:rsidP="004E61EE">
      <w:pPr>
        <w:pStyle w:val="ListParagraph"/>
        <w:spacing w:line="240" w:lineRule="auto"/>
      </w:pPr>
    </w:p>
    <w:p w14:paraId="34CF11A4" w14:textId="77777777" w:rsidR="001374ED" w:rsidRPr="00A527F0" w:rsidRDefault="001374ED" w:rsidP="004E61EE">
      <w:pPr>
        <w:pStyle w:val="ListParagraph"/>
        <w:spacing w:line="240" w:lineRule="auto"/>
        <w:jc w:val="center"/>
      </w:pPr>
      <w:r w:rsidRPr="00B812CA">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12</w:t>
      </w:r>
      <w:r w:rsidR="00C957AB" w:rsidRPr="00A527F0">
        <w:t xml:space="preserve"> -</w:t>
      </w:r>
      <w:r w:rsidR="00B9341D" w:rsidRPr="00A527F0">
        <w:t xml:space="preserve"> WLA adjustment polygon along curved section</w:t>
      </w:r>
    </w:p>
    <w:p w14:paraId="08728A2A" w14:textId="74809D5D" w:rsidR="001374ED" w:rsidRPr="00A527F0" w:rsidRDefault="001374ED" w:rsidP="00AE2737">
      <w:pPr>
        <w:pStyle w:val="ListParagraph"/>
        <w:numPr>
          <w:ilvl w:val="0"/>
          <w:numId w:val="84"/>
        </w:numPr>
        <w:spacing w:after="120" w:line="240" w:lineRule="auto"/>
        <w:ind w:left="714" w:hanging="357"/>
        <w:jc w:val="both"/>
      </w:pPr>
      <w:r w:rsidRPr="00A527F0">
        <w:lastRenderedPageBreak/>
        <w:t xml:space="preserve">The individual S-102 points (blue dots in </w:t>
      </w:r>
      <w:r w:rsidR="00C957AB" w:rsidRPr="00A527F0">
        <w:t xml:space="preserve">Figure </w:t>
      </w:r>
      <w:r w:rsidR="00E058BE">
        <w:t>D-2</w:t>
      </w:r>
      <w:r w:rsidR="00C957AB" w:rsidRPr="00A527F0">
        <w:t>-13</w:t>
      </w:r>
      <w:r w:rsidRPr="00A527F0">
        <w:t xml:space="preserve"> below) are assigned rectangular extents. For each WLA adjustment rectangle corresponding to each </w:t>
      </w:r>
      <w:proofErr w:type="spellStart"/>
      <w:r w:rsidRPr="00A527F0">
        <w:t>t</w:t>
      </w:r>
      <w:r w:rsidRPr="00A527F0">
        <w:rPr>
          <w:vertAlign w:val="subscript"/>
        </w:rPr>
        <w:t>i</w:t>
      </w:r>
      <w:proofErr w:type="spellEnd"/>
      <w:r w:rsidRPr="00A527F0">
        <w:t xml:space="preserve"> the S-102 extents which spatially intersect are selected. A full example is shown in </w:t>
      </w:r>
      <w:r w:rsidR="00C957AB" w:rsidRPr="00A527F0">
        <w:t xml:space="preserve">Figure </w:t>
      </w:r>
      <w:r w:rsidR="00E058BE">
        <w:t>D-2</w:t>
      </w:r>
      <w:r w:rsidR="00C957AB" w:rsidRPr="00A527F0">
        <w:t>-13</w:t>
      </w:r>
      <w:r w:rsidRPr="00A527F0">
        <w:t xml:space="preserve"> for one of the WLA polygons</w:t>
      </w:r>
      <w:r w:rsidR="00503BA8">
        <w:t xml:space="preserve"> (shown in red)</w:t>
      </w:r>
      <w:r w:rsidRPr="00A527F0">
        <w:t>.</w:t>
      </w:r>
    </w:p>
    <w:p w14:paraId="2D2B10ED" w14:textId="77777777" w:rsidR="001374ED" w:rsidRPr="00A527F0" w:rsidRDefault="001374ED" w:rsidP="004E61EE">
      <w:pPr>
        <w:spacing w:line="240" w:lineRule="auto"/>
        <w:jc w:val="center"/>
      </w:pPr>
      <w:r w:rsidRPr="00B812CA">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13</w:t>
      </w:r>
      <w:r w:rsidR="00C957AB" w:rsidRPr="00A527F0">
        <w:t xml:space="preserve"> -</w:t>
      </w:r>
      <w:r w:rsidR="00B548CC" w:rsidRPr="00A527F0">
        <w:t xml:space="preserve"> Grid cell selection</w:t>
      </w:r>
    </w:p>
    <w:p w14:paraId="5816C58D" w14:textId="2835F1A1" w:rsidR="001374ED" w:rsidRPr="00A527F0" w:rsidRDefault="001374ED" w:rsidP="00AE2737">
      <w:pPr>
        <w:pStyle w:val="ListParagraph"/>
        <w:numPr>
          <w:ilvl w:val="0"/>
          <w:numId w:val="84"/>
        </w:numPr>
        <w:spacing w:after="60" w:line="240" w:lineRule="auto"/>
        <w:contextualSpacing/>
        <w:jc w:val="both"/>
      </w:pPr>
      <w:r w:rsidRPr="00A527F0">
        <w:t xml:space="preserve">For each S-102 point whose extent intersects the WLA adjustment </w:t>
      </w:r>
      <w:r w:rsidR="006F4AAD">
        <w:t>polygon</w:t>
      </w:r>
      <w:r w:rsidR="006F4AAD" w:rsidRPr="00A527F0">
        <w:t xml:space="preserve"> </w:t>
      </w:r>
      <w:r w:rsidRPr="00A527F0">
        <w:t xml:space="preserve">the Water level is adjusted using a similar process to Option 1. The S-104 value used for adjustment is the </w:t>
      </w:r>
      <w:proofErr w:type="spellStart"/>
      <w:r w:rsidRPr="00A527F0">
        <w:t>shoalest</w:t>
      </w:r>
      <w:proofErr w:type="spellEnd"/>
      <w:r w:rsidRPr="00A527F0">
        <w:t xml:space="preserve">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xml:space="preserve">), In </w:t>
      </w:r>
      <w:r w:rsidR="00C957AB" w:rsidRPr="00A527F0">
        <w:t>F</w:t>
      </w:r>
      <w:r w:rsidRPr="00A527F0">
        <w:t xml:space="preserve">igure </w:t>
      </w:r>
      <w:r w:rsidR="00503BA8">
        <w:t>D-2</w:t>
      </w:r>
      <w:r w:rsidR="0050181D" w:rsidRPr="00A527F0">
        <w:t>-</w:t>
      </w:r>
      <w:r w:rsidRPr="00A527F0">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for calculation of t</w:t>
      </w:r>
      <w:r w:rsidRPr="00A527F0">
        <w:rPr>
          <w:vertAlign w:val="subscript"/>
        </w:rPr>
        <w:t>1</w:t>
      </w:r>
      <w:r w:rsidRPr="00A527F0">
        <w:t xml:space="preserve">. S-102 point </w:t>
      </w:r>
      <m:oMath>
        <m:r>
          <w:rPr>
            <w:rFonts w:ascii="Cambria Math" w:hAnsi="Cambria Math"/>
            <w:sz w:val="24"/>
            <w:szCs w:val="24"/>
          </w:rPr>
          <m:t>x</m:t>
        </m:r>
      </m:oMath>
      <w:r w:rsidRPr="00A527F0">
        <w:rPr>
          <w:rFonts w:eastAsiaTheme="minorEastAsia"/>
          <w:sz w:val="24"/>
          <w:szCs w:val="24"/>
        </w:rPr>
        <w:t xml:space="preserve"> </w:t>
      </w:r>
      <w:r w:rsidRPr="00A527F0">
        <w:t xml:space="preserve">is adjusted using values drawn from S-104 points </w:t>
      </w:r>
      <w:r w:rsidRPr="00530F27">
        <w:rPr>
          <w:b/>
          <w:bCs/>
          <w:i/>
          <w:iCs/>
        </w:rPr>
        <w:t>a</w:t>
      </w:r>
      <w:r w:rsidRPr="00A527F0">
        <w:t xml:space="preserve"> and </w:t>
      </w:r>
      <w:r w:rsidRPr="00530F27">
        <w:rPr>
          <w:b/>
          <w:bCs/>
          <w:i/>
          <w:iCs/>
        </w:rPr>
        <w:t>b</w:t>
      </w:r>
      <w:r w:rsidRPr="00A527F0">
        <w:t xml:space="preserve"> (because its extent intersects the extents of </w:t>
      </w:r>
      <w:r w:rsidR="006F4AAD">
        <w:t xml:space="preserve">points </w:t>
      </w:r>
      <w:r w:rsidRPr="00530F27">
        <w:rPr>
          <w:b/>
          <w:bCs/>
          <w:i/>
          <w:iCs/>
        </w:rPr>
        <w:t xml:space="preserve">a </w:t>
      </w:r>
      <w:r w:rsidRPr="00A527F0">
        <w:t xml:space="preserve">and </w:t>
      </w:r>
      <w:r w:rsidRPr="00530F27">
        <w:rPr>
          <w:b/>
          <w:bCs/>
          <w:i/>
          <w:iCs/>
        </w:rPr>
        <w:t>b</w:t>
      </w:r>
      <w:r w:rsidRPr="00A527F0">
        <w:t>) and S-</w:t>
      </w:r>
      <w:proofErr w:type="gramStart"/>
      <w:r w:rsidRPr="00A527F0">
        <w:t>102 point</w:t>
      </w:r>
      <w:proofErr w:type="gramEnd"/>
      <w:r w:rsidRPr="00A527F0">
        <w:t xml:space="preserve"> y is only adjusted with values from S-</w:t>
      </w:r>
      <w:proofErr w:type="gramStart"/>
      <w:r w:rsidRPr="00A527F0">
        <w:t>104 point</w:t>
      </w:r>
      <w:proofErr w:type="gramEnd"/>
      <w:r w:rsidRPr="00A527F0">
        <w:t xml:space="preserve"> </w:t>
      </w:r>
      <w:r w:rsidRPr="00530F27">
        <w:rPr>
          <w:b/>
          <w:bCs/>
          <w:i/>
          <w:iCs/>
        </w:rPr>
        <w:t>b</w:t>
      </w:r>
      <w:r w:rsidRPr="00A527F0">
        <w:t>.</w:t>
      </w:r>
    </w:p>
    <w:p w14:paraId="79A42952" w14:textId="77777777" w:rsidR="001374ED" w:rsidRPr="00A527F0" w:rsidRDefault="001374ED" w:rsidP="004E61EE">
      <w:pPr>
        <w:pStyle w:val="ListParagraph"/>
        <w:keepNext/>
        <w:spacing w:line="240" w:lineRule="auto"/>
        <w:jc w:val="center"/>
      </w:pPr>
    </w:p>
    <w:p w14:paraId="29D22DCB" w14:textId="77777777" w:rsidR="001374ED" w:rsidRPr="00A527F0" w:rsidRDefault="001374ED" w:rsidP="004E61EE">
      <w:pPr>
        <w:pStyle w:val="ListParagraph"/>
        <w:keepNext/>
        <w:spacing w:line="240" w:lineRule="auto"/>
        <w:jc w:val="center"/>
      </w:pPr>
      <w:r w:rsidRPr="00B812CA">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A527F0" w:rsidRDefault="001374ED" w:rsidP="00C957AB">
      <w:pPr>
        <w:pStyle w:val="Caption"/>
        <w:spacing w:after="120" w:line="240" w:lineRule="auto"/>
        <w:jc w:val="center"/>
      </w:pPr>
      <w:r w:rsidRPr="00A527F0">
        <w:t xml:space="preserve">Figure </w:t>
      </w:r>
      <w:r w:rsidR="00E058BE">
        <w:t>D-2</w:t>
      </w:r>
      <w:r w:rsidR="0050181D" w:rsidRPr="00A527F0">
        <w:t>-</w:t>
      </w:r>
      <w:r w:rsidRPr="00A527F0">
        <w:t>14</w:t>
      </w:r>
      <w:r w:rsidR="00C957AB" w:rsidRPr="00A527F0">
        <w:t xml:space="preserve"> -</w:t>
      </w:r>
      <w:r w:rsidR="00B548CC" w:rsidRPr="00A527F0">
        <w:t xml:space="preserve"> </w:t>
      </w:r>
      <w:r w:rsidR="00B93390" w:rsidRPr="00A527F0">
        <w:t>Selection of</w:t>
      </w:r>
      <w:r w:rsidR="00B548CC" w:rsidRPr="00A527F0">
        <w:t xml:space="preserve"> S-104 data </w:t>
      </w:r>
    </w:p>
    <w:p w14:paraId="38D9FD5C" w14:textId="77777777" w:rsidR="001374ED" w:rsidRPr="00A527F0" w:rsidRDefault="001374ED" w:rsidP="00AE2737">
      <w:pPr>
        <w:pStyle w:val="ListParagraph"/>
        <w:numPr>
          <w:ilvl w:val="0"/>
          <w:numId w:val="84"/>
        </w:numPr>
        <w:spacing w:after="60" w:line="240" w:lineRule="auto"/>
        <w:ind w:left="714" w:hanging="357"/>
        <w:jc w:val="both"/>
      </w:pPr>
      <w:r w:rsidRPr="00A527F0">
        <w:t>Each of the S-102 points are assigned the adjusted water level equal to the S-102 value + the calculated (</w:t>
      </w:r>
      <w:proofErr w:type="spellStart"/>
      <w:r w:rsidRPr="00A527F0">
        <w:t>shoalest</w:t>
      </w:r>
      <w:proofErr w:type="spellEnd"/>
      <w:r w:rsidRPr="00A527F0">
        <w:t xml:space="preserve">) S-104 value as defined in the previous step. </w:t>
      </w:r>
    </w:p>
    <w:p w14:paraId="1DD9782F" w14:textId="77777777" w:rsidR="001374ED" w:rsidRPr="00A527F0" w:rsidRDefault="001374ED" w:rsidP="00AE2737">
      <w:pPr>
        <w:pStyle w:val="ListParagraph"/>
        <w:numPr>
          <w:ilvl w:val="0"/>
          <w:numId w:val="84"/>
        </w:numPr>
        <w:spacing w:after="60" w:line="240" w:lineRule="auto"/>
        <w:ind w:left="714" w:hanging="357"/>
        <w:jc w:val="both"/>
      </w:pPr>
      <w:r w:rsidRPr="00A527F0">
        <w:t xml:space="preserve">Once the WLA polygon for time </w:t>
      </w:r>
      <w:proofErr w:type="spellStart"/>
      <w:r w:rsidRPr="00A527F0">
        <w:t>t</w:t>
      </w:r>
      <w:r w:rsidRPr="00A527F0">
        <w:rPr>
          <w:vertAlign w:val="subscript"/>
        </w:rPr>
        <w:t>i</w:t>
      </w:r>
      <w:proofErr w:type="spellEnd"/>
      <w:r w:rsidRPr="00A527F0">
        <w:t xml:space="preserve"> is processed the WLA polygon for time t</w:t>
      </w:r>
      <w:r w:rsidRPr="00A527F0">
        <w:rPr>
          <w:vertAlign w:val="subscript"/>
        </w:rPr>
        <w:t>i+1</w:t>
      </w:r>
      <w:r w:rsidRPr="00A527F0">
        <w:t xml:space="preserve"> is processed. </w:t>
      </w:r>
    </w:p>
    <w:p w14:paraId="3AE45AAC" w14:textId="40ACA13D" w:rsidR="001374ED" w:rsidRPr="00A527F0" w:rsidRDefault="001374ED" w:rsidP="00AE2737">
      <w:pPr>
        <w:pStyle w:val="ListParagraph"/>
        <w:numPr>
          <w:ilvl w:val="0"/>
          <w:numId w:val="84"/>
        </w:numPr>
        <w:spacing w:after="120" w:line="240" w:lineRule="auto"/>
        <w:jc w:val="both"/>
      </w:pPr>
      <w:r w:rsidRPr="00A527F0">
        <w:t xml:space="preserve">S-102 points whose extents are intersected by the </w:t>
      </w:r>
      <w:r w:rsidRPr="00A527F0">
        <w:rPr>
          <w:u w:val="single"/>
        </w:rPr>
        <w:t>both</w:t>
      </w:r>
      <w:r w:rsidRPr="00A527F0">
        <w:t xml:space="preserve"> the WLA polygon for </w:t>
      </w:r>
      <w:proofErr w:type="spellStart"/>
      <w:r w:rsidRPr="00A527F0">
        <w:t>t</w:t>
      </w:r>
      <w:r w:rsidRPr="00A527F0">
        <w:rPr>
          <w:vertAlign w:val="subscript"/>
        </w:rPr>
        <w:t>i</w:t>
      </w:r>
      <w:proofErr w:type="spellEnd"/>
      <w:r w:rsidRPr="00A527F0">
        <w:t xml:space="preserve"> and t</w:t>
      </w:r>
      <w:r w:rsidRPr="00A527F0">
        <w:rPr>
          <w:vertAlign w:val="subscript"/>
        </w:rPr>
        <w:t>i+1</w:t>
      </w:r>
      <w:r w:rsidRPr="00A527F0">
        <w:t xml:space="preserve"> are assigned the </w:t>
      </w:r>
      <w:proofErr w:type="spellStart"/>
      <w:r w:rsidRPr="00A527F0">
        <w:t>shoaler</w:t>
      </w:r>
      <w:proofErr w:type="spellEnd"/>
      <w:r w:rsidRPr="00A527F0">
        <w:t xml:space="preserve"> of the two values, that is the </w:t>
      </w:r>
      <w:proofErr w:type="spellStart"/>
      <w:r w:rsidRPr="00A527F0">
        <w:t>shoalest</w:t>
      </w:r>
      <w:proofErr w:type="spellEnd"/>
      <w:r w:rsidRPr="00A527F0">
        <w:t xml:space="preserve">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A527F0">
        <w:t>)</w:t>
      </w:r>
      <w:r w:rsidR="00B4713B" w:rsidRPr="00A527F0">
        <w:t>.</w:t>
      </w:r>
    </w:p>
    <w:p w14:paraId="657749C8" w14:textId="2B1ABE9B" w:rsidR="001374ED" w:rsidRPr="00A527F0" w:rsidRDefault="001374ED" w:rsidP="00C957AB">
      <w:pPr>
        <w:spacing w:after="120" w:line="240" w:lineRule="auto"/>
        <w:jc w:val="both"/>
      </w:pPr>
      <w:r w:rsidRPr="00A527F0">
        <w:t xml:space="preserve">This completes the WLA process for </w:t>
      </w:r>
      <w:r w:rsidR="00503BA8">
        <w:t xml:space="preserve">(red) </w:t>
      </w:r>
      <w:r w:rsidRPr="00A527F0">
        <w:t xml:space="preserve">polygon </w:t>
      </w:r>
      <w:proofErr w:type="spellStart"/>
      <w:r w:rsidRPr="00A527F0">
        <w:t>t</w:t>
      </w:r>
      <w:r w:rsidRPr="00A527F0">
        <w:rPr>
          <w:vertAlign w:val="subscript"/>
        </w:rPr>
        <w:t>i</w:t>
      </w:r>
      <w:proofErr w:type="spellEnd"/>
      <w:r w:rsidRPr="00A527F0">
        <w:rPr>
          <w:vertAlign w:val="subscript"/>
        </w:rPr>
        <w:t xml:space="preserve"> </w:t>
      </w:r>
      <w:r w:rsidRPr="00A527F0">
        <w:rPr>
          <w:vertAlign w:val="subscript"/>
        </w:rPr>
        <w:softHyphen/>
      </w:r>
      <w:r w:rsidRPr="00A527F0">
        <w:t xml:space="preserve">. In </w:t>
      </w:r>
      <w:r w:rsidR="00B4713B" w:rsidRPr="00A527F0">
        <w:t xml:space="preserve">Figure </w:t>
      </w:r>
      <w:r w:rsidR="00E058BE">
        <w:t>D-2</w:t>
      </w:r>
      <w:r w:rsidR="00B4713B" w:rsidRPr="00A527F0">
        <w:t>-15 below</w:t>
      </w:r>
      <w:r w:rsidRPr="00A527F0">
        <w:t xml:space="preserve"> the orange border shows S-102 points lying in WLA </w:t>
      </w:r>
      <w:r w:rsidR="006F4AAD">
        <w:t>polygons</w:t>
      </w:r>
      <w:r w:rsidR="006F4AAD" w:rsidRPr="00A527F0">
        <w:t xml:space="preserve"> </w:t>
      </w:r>
      <w:r w:rsidRPr="00A527F0">
        <w:t>t</w:t>
      </w:r>
      <w:r w:rsidRPr="00A527F0">
        <w:rPr>
          <w:vertAlign w:val="subscript"/>
        </w:rPr>
        <w:t>1</w:t>
      </w:r>
      <w:r w:rsidRPr="00A527F0">
        <w:t xml:space="preserve"> and t</w:t>
      </w:r>
      <w:r w:rsidRPr="00A527F0">
        <w:rPr>
          <w:vertAlign w:val="subscript"/>
        </w:rPr>
        <w:t>2</w:t>
      </w:r>
      <w:r w:rsidRPr="00A527F0">
        <w:t xml:space="preserve"> and which would be assigned the </w:t>
      </w:r>
      <w:proofErr w:type="spellStart"/>
      <w:r w:rsidRPr="00A527F0">
        <w:t>shoaler</w:t>
      </w:r>
      <w:proofErr w:type="spellEnd"/>
      <w:r w:rsidRPr="00A527F0">
        <w:t xml:space="preserve"> of the two S-104 values corresponding to the t</w:t>
      </w:r>
      <w:r w:rsidRPr="00A527F0">
        <w:rPr>
          <w:vertAlign w:val="subscript"/>
        </w:rPr>
        <w:t>1</w:t>
      </w:r>
      <w:r w:rsidRPr="00A527F0">
        <w:t xml:space="preserve"> and t</w:t>
      </w:r>
      <w:r w:rsidRPr="00A527F0">
        <w:rPr>
          <w:vertAlign w:val="subscript"/>
        </w:rPr>
        <w:t>2</w:t>
      </w:r>
      <w:r w:rsidRPr="00A527F0">
        <w:t xml:space="preserve"> WLA process.</w:t>
      </w:r>
    </w:p>
    <w:p w14:paraId="07DD4F83" w14:textId="77777777" w:rsidR="001374ED" w:rsidRPr="00A527F0" w:rsidRDefault="001374ED" w:rsidP="004E61EE">
      <w:pPr>
        <w:spacing w:line="240" w:lineRule="auto"/>
        <w:jc w:val="center"/>
      </w:pPr>
      <w:r w:rsidRPr="00B812CA">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15</w:t>
      </w:r>
      <w:r w:rsidR="00947796" w:rsidRPr="00A527F0">
        <w:t>:</w:t>
      </w:r>
      <w:r w:rsidR="00B93390" w:rsidRPr="00A527F0">
        <w:t xml:space="preserve"> Time-dependent adjustment of S-102 data with S-104 data</w:t>
      </w:r>
    </w:p>
    <w:p w14:paraId="411E0165" w14:textId="77777777" w:rsidR="001374ED" w:rsidRPr="00A527F0" w:rsidRDefault="001374ED" w:rsidP="00B4713B">
      <w:pPr>
        <w:spacing w:after="120" w:line="240" w:lineRule="auto"/>
        <w:jc w:val="both"/>
      </w:pPr>
      <w:r w:rsidRPr="00A527F0">
        <w:t xml:space="preserve">This process is extended to all </w:t>
      </w:r>
      <w:proofErr w:type="spellStart"/>
      <w:r w:rsidRPr="00A527F0">
        <w:t>t</w:t>
      </w:r>
      <w:r w:rsidRPr="00A527F0">
        <w:rPr>
          <w:vertAlign w:val="subscript"/>
        </w:rPr>
        <w:t>i</w:t>
      </w:r>
      <w:proofErr w:type="spellEnd"/>
      <w:r w:rsidRPr="00A527F0">
        <w:t xml:space="preserve"> along the planned route. </w:t>
      </w:r>
    </w:p>
    <w:p w14:paraId="37285483" w14:textId="5D95786D" w:rsidR="001374ED" w:rsidRPr="00A527F0" w:rsidRDefault="00B4713B" w:rsidP="00B4713B">
      <w:pPr>
        <w:spacing w:after="120" w:line="240" w:lineRule="auto"/>
        <w:jc w:val="both"/>
      </w:pPr>
      <w:r w:rsidRPr="00A527F0">
        <w:t xml:space="preserve">Figure </w:t>
      </w:r>
      <w:r w:rsidR="00E058BE">
        <w:t>D-2</w:t>
      </w:r>
      <w:r w:rsidRPr="00A527F0">
        <w:t xml:space="preserve">-16 </w:t>
      </w:r>
      <w:r w:rsidR="001374ED" w:rsidRPr="00A527F0">
        <w:t xml:space="preserve">shows a </w:t>
      </w:r>
      <w:r w:rsidR="00302EEA">
        <w:t>boundary</w:t>
      </w:r>
      <w:r w:rsidR="00302EEA" w:rsidRPr="00A527F0">
        <w:t xml:space="preserve"> </w:t>
      </w:r>
      <w:r w:rsidR="001374ED" w:rsidRPr="00A527F0">
        <w:t>line around all the WLA processed S-102 grid cells. This</w:t>
      </w:r>
      <w:r w:rsidR="00302EEA" w:rsidRPr="00A527F0">
        <w:t xml:space="preserve"> </w:t>
      </w:r>
      <w:r w:rsidR="001374ED" w:rsidRPr="00A527F0">
        <w:t xml:space="preserve">marks the boundary of the </w:t>
      </w:r>
      <w:r w:rsidR="009D5976">
        <w:t>Water Level Adjustment</w:t>
      </w:r>
      <w:r w:rsidR="001374ED" w:rsidRPr="00A527F0">
        <w:t xml:space="preserve"> area and requires portrayal to inform the user which areas of the </w:t>
      </w:r>
      <w:r w:rsidR="001374ED" w:rsidRPr="00A527F0">
        <w:lastRenderedPageBreak/>
        <w:t xml:space="preserve">display are subject to WLA. </w:t>
      </w:r>
      <w:bookmarkStart w:id="1936" w:name="_Hlk88578439"/>
      <w:r w:rsidR="001374ED" w:rsidRPr="00A527F0">
        <w:t>This area is surrounded by a distinguishable boundary line using colour token DEPWL</w:t>
      </w:r>
      <w:r w:rsidR="001374ED" w:rsidRPr="00B812CA">
        <w:rPr>
          <w:rStyle w:val="FootnoteReference"/>
          <w:noProof w:val="0"/>
          <w:sz w:val="20"/>
          <w:vertAlign w:val="superscript"/>
          <w:lang w:val="en-GB"/>
        </w:rPr>
        <w:footnoteReference w:id="6"/>
      </w:r>
      <w:r w:rsidRPr="00A527F0">
        <w:t>).</w:t>
      </w:r>
    </w:p>
    <w:bookmarkEnd w:id="1936"/>
    <w:p w14:paraId="213EF0BF" w14:textId="77777777" w:rsidR="001374ED" w:rsidRPr="00A527F0" w:rsidRDefault="001374ED" w:rsidP="004E61EE">
      <w:pPr>
        <w:spacing w:line="240" w:lineRule="auto"/>
        <w:jc w:val="center"/>
      </w:pPr>
      <w:r w:rsidRPr="00B812CA">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16</w:t>
      </w:r>
      <w:r w:rsidR="00B4713B" w:rsidRPr="00A527F0">
        <w:t xml:space="preserve"> -</w:t>
      </w:r>
      <w:r w:rsidR="00B93390" w:rsidRPr="00A527F0">
        <w:t xml:space="preserve"> Boundary of adjusted area</w:t>
      </w:r>
    </w:p>
    <w:p w14:paraId="3E083DAC" w14:textId="289EAE8E" w:rsidR="001374ED" w:rsidRPr="00A527F0" w:rsidRDefault="00B4713B" w:rsidP="00B4713B">
      <w:pPr>
        <w:spacing w:after="120" w:line="240" w:lineRule="auto"/>
        <w:jc w:val="both"/>
      </w:pPr>
      <w:r w:rsidRPr="00A527F0">
        <w:t xml:space="preserve">Figure </w:t>
      </w:r>
      <w:r w:rsidR="00E058BE">
        <w:t>D-2</w:t>
      </w:r>
      <w:r w:rsidRPr="00A527F0">
        <w:t>-17 below</w:t>
      </w:r>
      <w:r w:rsidR="001374ED" w:rsidRPr="00A527F0">
        <w:t xml:space="preserve"> shows how the rectangle is positioned in the middle of S-104 coverage area and at the edge of the S-104 coverage are.</w:t>
      </w:r>
    </w:p>
    <w:p w14:paraId="5D32C101" w14:textId="77777777" w:rsidR="001374ED" w:rsidRPr="00A527F0" w:rsidRDefault="001374ED" w:rsidP="004E61EE">
      <w:pPr>
        <w:spacing w:line="240" w:lineRule="auto"/>
      </w:pPr>
      <w:r w:rsidRPr="00B812CA">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8" r:link="rId79">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A527F0" w:rsidRDefault="001374ED" w:rsidP="00B4713B">
      <w:pPr>
        <w:pStyle w:val="Caption"/>
        <w:spacing w:after="120" w:line="240" w:lineRule="auto"/>
        <w:jc w:val="center"/>
      </w:pPr>
      <w:r w:rsidRPr="00A527F0">
        <w:t xml:space="preserve">Figure </w:t>
      </w:r>
      <w:r w:rsidR="00E058BE">
        <w:t>D-2</w:t>
      </w:r>
      <w:r w:rsidR="0050181D" w:rsidRPr="00A527F0">
        <w:t>-</w:t>
      </w:r>
      <w:r w:rsidRPr="00A527F0">
        <w:t>17</w:t>
      </w:r>
      <w:r w:rsidR="00185432" w:rsidRPr="00A527F0">
        <w:t xml:space="preserve"> -</w:t>
      </w:r>
      <w:r w:rsidR="00B93390" w:rsidRPr="00A527F0">
        <w:t xml:space="preserve"> Positioning in interior and at edge</w:t>
      </w:r>
    </w:p>
    <w:p w14:paraId="04BBFC2F" w14:textId="77777777" w:rsidR="001374ED" w:rsidRPr="00A527F0" w:rsidRDefault="001374ED" w:rsidP="00185432">
      <w:pPr>
        <w:spacing w:after="120" w:line="240" w:lineRule="auto"/>
        <w:jc w:val="both"/>
      </w:pPr>
      <w:r w:rsidRPr="00A527F0">
        <w:t>Format of the permanent indication is as below:</w:t>
      </w:r>
    </w:p>
    <w:p w14:paraId="3AC63BDD" w14:textId="77777777" w:rsidR="001374ED" w:rsidRPr="00A527F0" w:rsidRDefault="001374ED" w:rsidP="00185432">
      <w:pPr>
        <w:spacing w:after="120" w:line="240" w:lineRule="auto"/>
        <w:ind w:left="426"/>
        <w:jc w:val="both"/>
        <w:rPr>
          <w:b/>
          <w:bCs/>
          <w:color w:val="0070C0"/>
        </w:rPr>
      </w:pPr>
      <w:r w:rsidRPr="00A527F0">
        <w:rPr>
          <w:b/>
          <w:bCs/>
          <w:color w:val="0070C0"/>
        </w:rPr>
        <w:t>WLA from 12:34 08 Nov 2021 to 14:56 08 Nov 2021</w:t>
      </w:r>
    </w:p>
    <w:p w14:paraId="61F36E3E" w14:textId="77777777" w:rsidR="001374ED" w:rsidRPr="00A527F0" w:rsidRDefault="001374ED" w:rsidP="004E61EE">
      <w:pPr>
        <w:spacing w:line="240" w:lineRule="auto"/>
        <w:rPr>
          <w:rFonts w:eastAsiaTheme="majorEastAsia" w:cstheme="majorBidi"/>
          <w:b/>
          <w:szCs w:val="32"/>
        </w:rPr>
      </w:pPr>
      <w:r w:rsidRPr="00A527F0">
        <w:br w:type="page"/>
      </w:r>
    </w:p>
    <w:p w14:paraId="7CBCFC54" w14:textId="0847B771" w:rsidR="00A4606D" w:rsidRPr="00A527F0" w:rsidRDefault="00A4606D">
      <w:pPr>
        <w:pStyle w:val="Heading1"/>
        <w:numPr>
          <w:ilvl w:val="0"/>
          <w:numId w:val="256"/>
        </w:numPr>
        <w:pPrChange w:id="1937" w:author="jonathan pritchard" w:date="2025-09-09T16:05:00Z" w16du:dateUtc="2025-09-09T15:05:00Z">
          <w:pPr>
            <w:pStyle w:val="Heading1"/>
            <w:numPr>
              <w:numId w:val="237"/>
            </w:numPr>
          </w:pPr>
        </w:pPrChange>
      </w:pPr>
      <w:bookmarkStart w:id="1938" w:name="_Toc194067243"/>
      <w:bookmarkStart w:id="1939" w:name="_Toc88852892"/>
      <w:bookmarkStart w:id="1940" w:name="_Toc98340000"/>
      <w:bookmarkStart w:id="1941" w:name="_Toc98340376"/>
      <w:r w:rsidRPr="00A527F0">
        <w:lastRenderedPageBreak/>
        <w:t>Treatment of depth and water level related S-101 features</w:t>
      </w:r>
      <w:bookmarkEnd w:id="1938"/>
    </w:p>
    <w:p w14:paraId="7E05943F" w14:textId="31AEC40D" w:rsidR="00A4606D" w:rsidRPr="00A527F0" w:rsidRDefault="00A4606D">
      <w:pPr>
        <w:pStyle w:val="Heading2"/>
        <w:numPr>
          <w:ilvl w:val="1"/>
          <w:numId w:val="256"/>
        </w:numPr>
        <w:pPrChange w:id="1942" w:author="jonathan pritchard" w:date="2025-09-09T16:05:00Z" w16du:dateUtc="2025-09-09T15:05:00Z">
          <w:pPr>
            <w:pStyle w:val="Heading2"/>
            <w:numPr>
              <w:numId w:val="237"/>
            </w:numPr>
          </w:pPr>
        </w:pPrChange>
      </w:pPr>
      <w:bookmarkStart w:id="1943" w:name="_Toc194067244"/>
      <w:bookmarkStart w:id="1944" w:name="_Toc88852893"/>
      <w:bookmarkStart w:id="1945" w:name="_Toc98340001"/>
      <w:bookmarkStart w:id="1946" w:name="_Toc98340377"/>
      <w:bookmarkEnd w:id="1939"/>
      <w:bookmarkEnd w:id="1940"/>
      <w:bookmarkEnd w:id="1941"/>
      <w:r w:rsidRPr="00A527F0">
        <w:t>Substitution and adjustment of depth values</w:t>
      </w:r>
      <w:bookmarkEnd w:id="1943"/>
    </w:p>
    <w:bookmarkEnd w:id="1944"/>
    <w:bookmarkEnd w:id="1945"/>
    <w:bookmarkEnd w:id="1946"/>
    <w:p w14:paraId="70394BF3" w14:textId="7A3FCE93" w:rsidR="001374ED" w:rsidRPr="00A527F0" w:rsidRDefault="001374ED" w:rsidP="00A4606D">
      <w:pPr>
        <w:spacing w:after="120" w:line="240" w:lineRule="auto"/>
        <w:jc w:val="both"/>
      </w:pPr>
      <w:r w:rsidRPr="00A527F0">
        <w:t xml:space="preserve">In areas covered by only S-102, all depth values </w:t>
      </w:r>
      <w:r w:rsidR="004C7DC0">
        <w:t>must be</w:t>
      </w:r>
      <w:r w:rsidR="004C7DC0" w:rsidRPr="00A527F0">
        <w:t xml:space="preserve"> </w:t>
      </w:r>
      <w:r w:rsidRPr="00A527F0">
        <w:t xml:space="preserve">substituted for all ENC features </w:t>
      </w:r>
      <w:del w:id="1947"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A527F0">
        <w:rPr>
          <w:i/>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atalogue)</w:t>
      </w:r>
      <w:ins w:id="1948" w:author="jonathan pritchard" w:date="2025-09-09T16:08:00Z" w16du:dateUtc="2025-09-09T15:08:00Z">
        <w:r w:rsidR="00730555">
          <w:t xml:space="preserve">, </w:t>
        </w:r>
      </w:ins>
      <w:r w:rsidRPr="00A527F0">
        <w:t xml:space="preserve"> </w:t>
      </w:r>
      <w:ins w:id="1949" w:author="jonathan pritchard" w:date="2025-09-09T16:08:00Z" w16du:dateUtc="2025-09-09T15:08:00Z">
        <w:r w:rsidR="00730555" w:rsidRPr="00730555">
          <w:t xml:space="preserve">when viewed at a MSVS that is =&gt; </w:t>
        </w:r>
        <w:proofErr w:type="spellStart"/>
        <w:r w:rsidR="00730555" w:rsidRPr="00730555">
          <w:rPr>
            <w:b/>
            <w:bCs/>
            <w:rPrChange w:id="1950" w:author="jonathan pritchard" w:date="2025-09-09T16:09:00Z" w16du:dateUtc="2025-09-09T15:09:00Z">
              <w:rPr/>
            </w:rPrChange>
          </w:rPr>
          <w:t>minimumDisplayScale</w:t>
        </w:r>
        <w:proofErr w:type="spellEnd"/>
        <w:r w:rsidR="00730555" w:rsidRPr="00730555">
          <w:t xml:space="preserve"> of </w:t>
        </w:r>
      </w:ins>
      <w:commentRangeStart w:id="1951"/>
      <w:ins w:id="1952" w:author="jonathan pritchard" w:date="2025-09-09T16:09:00Z" w16du:dateUtc="2025-09-09T15:09:00Z">
        <w:r w:rsidR="00730555">
          <w:t>the</w:t>
        </w:r>
      </w:ins>
      <w:commentRangeEnd w:id="1951"/>
      <w:ins w:id="1953" w:author="jonathan pritchard" w:date="2025-09-09T16:10:00Z" w16du:dateUtc="2025-09-09T15:10:00Z">
        <w:r w:rsidR="00730555">
          <w:rPr>
            <w:rStyle w:val="CommentReference"/>
          </w:rPr>
          <w:commentReference w:id="1951"/>
        </w:r>
      </w:ins>
      <w:ins w:id="1954" w:author="jonathan pritchard" w:date="2025-09-09T16:08:00Z" w16du:dateUtc="2025-09-09T15:08:00Z">
        <w:r w:rsidR="00730555" w:rsidRPr="00730555">
          <w:t xml:space="preserve"> overlapping S-102 dataset</w:t>
        </w:r>
      </w:ins>
    </w:p>
    <w:p w14:paraId="6123A19C" w14:textId="353F76E6" w:rsidR="001374ED" w:rsidRDefault="001374ED" w:rsidP="00A4606D">
      <w:pPr>
        <w:spacing w:after="120" w:line="240" w:lineRule="auto"/>
        <w:jc w:val="both"/>
      </w:pPr>
      <w:r w:rsidRPr="00A527F0">
        <w:t xml:space="preserve">In areas where WLA is processed, all depth values </w:t>
      </w:r>
      <w:r w:rsidR="00A70044">
        <w:t xml:space="preserve">must </w:t>
      </w:r>
      <w:ins w:id="1955" w:author="jonathan pritchard" w:date="2025-09-09T16:09:00Z" w16du:dateUtc="2025-09-09T15:09:00Z">
        <w:r w:rsidR="00730555">
          <w:t xml:space="preserve">also </w:t>
        </w:r>
      </w:ins>
      <w:r w:rsidR="00A70044">
        <w:t>be</w:t>
      </w:r>
      <w:r w:rsidR="00A70044" w:rsidRPr="00A527F0">
        <w:t xml:space="preserve"> </w:t>
      </w:r>
      <w:r w:rsidRPr="00A527F0">
        <w:t xml:space="preserve">adjusted for all ENC features </w:t>
      </w:r>
      <w:del w:id="1956" w:author="jonathan pritchard" w:date="2025-09-09T16:07:00Z" w16du:dateUtc="2025-09-09T15:07:00Z">
        <w:r w:rsidRPr="00A527F0" w:rsidDel="00730555">
          <w:delText xml:space="preserve">at all scales </w:delText>
        </w:r>
      </w:del>
      <w:r w:rsidRPr="00A527F0">
        <w:t xml:space="preserve">which have depth attribution (that is, the attribute </w:t>
      </w:r>
      <w:proofErr w:type="spellStart"/>
      <w:r w:rsidRPr="00730555">
        <w:rPr>
          <w:b/>
          <w:bCs/>
          <w:i/>
          <w:rPrChange w:id="1957" w:author="jonathan pritchard" w:date="2025-09-09T16:09:00Z" w16du:dateUtc="2025-09-09T15:09:00Z">
            <w:rPr>
              <w:i/>
            </w:rPr>
          </w:rPrChange>
        </w:rPr>
        <w:t>valueOfSounding</w:t>
      </w:r>
      <w:proofErr w:type="spellEnd"/>
      <w:r w:rsidRPr="00A527F0">
        <w:t xml:space="preserve"> bound to them in the S-101 </w:t>
      </w:r>
      <w:r w:rsidR="00A4606D" w:rsidRPr="00A527F0">
        <w:t>F</w:t>
      </w:r>
      <w:r w:rsidRPr="00A527F0">
        <w:t xml:space="preserve">eature </w:t>
      </w:r>
      <w:r w:rsidR="00A4606D" w:rsidRPr="00A527F0">
        <w:t>C</w:t>
      </w:r>
      <w:r w:rsidRPr="00A527F0">
        <w:t xml:space="preserve">atalogue). </w:t>
      </w:r>
    </w:p>
    <w:p w14:paraId="2D364902" w14:textId="77777777" w:rsidR="006D7DB6" w:rsidRPr="00A527F0" w:rsidRDefault="006D7DB6" w:rsidP="00A4606D">
      <w:pPr>
        <w:spacing w:after="120" w:line="240" w:lineRule="auto"/>
        <w:jc w:val="both"/>
      </w:pPr>
    </w:p>
    <w:p w14:paraId="7FF0D0CA" w14:textId="51074BAF" w:rsidR="006D7DB6" w:rsidRDefault="006D7DB6">
      <w:pPr>
        <w:pStyle w:val="Heading2"/>
        <w:numPr>
          <w:ilvl w:val="1"/>
          <w:numId w:val="256"/>
        </w:numPr>
        <w:pPrChange w:id="1958" w:author="jonathan pritchard" w:date="2025-09-09T16:05:00Z" w16du:dateUtc="2025-09-09T15:05:00Z">
          <w:pPr>
            <w:pStyle w:val="Heading2"/>
            <w:numPr>
              <w:numId w:val="237"/>
            </w:numPr>
          </w:pPr>
        </w:pPrChange>
      </w:pPr>
      <w:bookmarkStart w:id="1959" w:name="_Toc194067245"/>
      <w:r>
        <w:t>Areas covered by S-102 only or by both S-102 and S-104</w:t>
      </w:r>
      <w:bookmarkEnd w:id="1959"/>
    </w:p>
    <w:p w14:paraId="0DDDBEAC" w14:textId="195228B8" w:rsidR="001374ED" w:rsidRPr="00A527F0" w:rsidRDefault="001374ED" w:rsidP="00A4606D">
      <w:pPr>
        <w:spacing w:after="120" w:line="240" w:lineRule="auto"/>
        <w:jc w:val="both"/>
      </w:pPr>
      <w:r w:rsidRPr="00A527F0">
        <w:t>Adjustment of different geographic primitives.</w:t>
      </w:r>
    </w:p>
    <w:p w14:paraId="0EE8917F" w14:textId="77777777" w:rsidR="001374ED" w:rsidRPr="00A527F0" w:rsidRDefault="001374ED" w:rsidP="00A4606D">
      <w:pPr>
        <w:pStyle w:val="ListParagraph"/>
        <w:numPr>
          <w:ilvl w:val="0"/>
          <w:numId w:val="90"/>
        </w:numPr>
        <w:spacing w:after="60" w:line="240" w:lineRule="auto"/>
        <w:ind w:hanging="357"/>
        <w:jc w:val="both"/>
      </w:pPr>
      <w:r w:rsidRPr="00A527F0">
        <w:t>Point Features</w:t>
      </w:r>
    </w:p>
    <w:p w14:paraId="0B2273C8" w14:textId="4D098F85"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a value for the attribute </w:t>
      </w:r>
      <w:proofErr w:type="spellStart"/>
      <w:r w:rsidRPr="00A527F0">
        <w:rPr>
          <w:i/>
        </w:rPr>
        <w:t>valueOfSounding</w:t>
      </w:r>
      <w:proofErr w:type="spellEnd"/>
      <w:r w:rsidRPr="00A527F0">
        <w:t xml:space="preserve"> </w:t>
      </w:r>
      <w:r w:rsidR="00B15F52" w:rsidRPr="00A527F0">
        <w:t xml:space="preserve">must </w:t>
      </w:r>
      <w:r w:rsidRPr="00A527F0">
        <w:t>be taken from the S-102 grid cell extents which intersect the point feature</w:t>
      </w:r>
      <w:r w:rsidR="00BE7834">
        <w:t xml:space="preserve"> (as shown in Figure D-3-18)</w:t>
      </w:r>
      <w:r w:rsidRPr="00A527F0">
        <w:t xml:space="preserve">. </w:t>
      </w:r>
    </w:p>
    <w:p w14:paraId="43C06D70" w14:textId="3EE68836" w:rsidR="001374ED" w:rsidRPr="00A527F0" w:rsidRDefault="001374ED" w:rsidP="00A4606D">
      <w:pPr>
        <w:pStyle w:val="ListParagraph"/>
        <w:numPr>
          <w:ilvl w:val="1"/>
          <w:numId w:val="90"/>
        </w:numPr>
        <w:spacing w:after="120" w:line="240" w:lineRule="auto"/>
        <w:jc w:val="both"/>
      </w:pPr>
      <w:r w:rsidRPr="00A527F0">
        <w:t>For Areas covered by S-102 and S-104</w:t>
      </w:r>
      <w:r w:rsidR="00206714" w:rsidRPr="00A527F0">
        <w:t>,</w:t>
      </w:r>
      <w:r w:rsidRPr="00A527F0">
        <w:t xml:space="preserve"> </w:t>
      </w:r>
      <w:r w:rsidR="00206714" w:rsidRPr="00A527F0">
        <w:t>t</w:t>
      </w:r>
      <w:r w:rsidRPr="00A527F0">
        <w:t xml:space="preserve">he value for attribute </w:t>
      </w:r>
      <w:proofErr w:type="spellStart"/>
      <w:r w:rsidRPr="00A527F0">
        <w:rPr>
          <w:i/>
        </w:rPr>
        <w:t>valueOfSounding</w:t>
      </w:r>
      <w:proofErr w:type="spellEnd"/>
      <w:r w:rsidRPr="00A527F0">
        <w:t xml:space="preserve"> </w:t>
      </w:r>
      <w:r w:rsidR="00350A19">
        <w:t>must be</w:t>
      </w:r>
      <w:r w:rsidR="00350A19" w:rsidRPr="00A527F0">
        <w:t xml:space="preserve"> </w:t>
      </w:r>
      <w:r w:rsidRPr="00A527F0">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t>D-2</w:t>
      </w:r>
      <w:r w:rsidRPr="00A527F0">
        <w:t xml:space="preserve">.5, </w:t>
      </w:r>
      <w:r w:rsidR="00E058BE">
        <w:t>D-2</w:t>
      </w:r>
      <w:r w:rsidRPr="00A527F0">
        <w:t xml:space="preserve">.6 and </w:t>
      </w:r>
      <w:r w:rsidR="00E058BE">
        <w:t>D-2</w:t>
      </w:r>
      <w:r w:rsidRPr="00A527F0">
        <w:t>.7.</w:t>
      </w:r>
    </w:p>
    <w:p w14:paraId="48333ADA" w14:textId="77777777" w:rsidR="001374ED" w:rsidRPr="00A527F0" w:rsidRDefault="001374ED" w:rsidP="00A4606D">
      <w:pPr>
        <w:pStyle w:val="ListParagraph"/>
        <w:numPr>
          <w:ilvl w:val="0"/>
          <w:numId w:val="90"/>
        </w:numPr>
        <w:spacing w:after="60" w:line="240" w:lineRule="auto"/>
        <w:ind w:hanging="357"/>
        <w:jc w:val="both"/>
      </w:pPr>
      <w:r w:rsidRPr="00A527F0">
        <w:t xml:space="preserve">For Curve and Surface features </w:t>
      </w:r>
    </w:p>
    <w:p w14:paraId="70659CE0" w14:textId="02F47247" w:rsidR="001374ED" w:rsidRPr="00A527F0" w:rsidRDefault="001374ED" w:rsidP="00A4606D">
      <w:pPr>
        <w:pStyle w:val="ListParagraph"/>
        <w:numPr>
          <w:ilvl w:val="1"/>
          <w:numId w:val="90"/>
        </w:numPr>
        <w:spacing w:after="60" w:line="240" w:lineRule="auto"/>
        <w:ind w:hanging="357"/>
        <w:jc w:val="both"/>
      </w:pPr>
      <w:r w:rsidRPr="00A527F0">
        <w:t xml:space="preserve">For Areas covered by S-102 only, the value for </w:t>
      </w:r>
      <w:proofErr w:type="spellStart"/>
      <w:r w:rsidRPr="00A527F0">
        <w:rPr>
          <w:i/>
        </w:rPr>
        <w:t>valueOfSounding</w:t>
      </w:r>
      <w:proofErr w:type="spellEnd"/>
      <w:r w:rsidRPr="00A527F0">
        <w:t xml:space="preserve"> </w:t>
      </w:r>
      <w:r w:rsidR="00B15F52" w:rsidRPr="00A527F0">
        <w:t xml:space="preserve">must </w:t>
      </w:r>
      <w:r w:rsidRPr="00A527F0">
        <w:t xml:space="preserve">be the </w:t>
      </w:r>
      <w:proofErr w:type="spellStart"/>
      <w:r w:rsidRPr="00A527F0">
        <w:t>shoalest</w:t>
      </w:r>
      <w:proofErr w:type="spellEnd"/>
      <w:r w:rsidRPr="00A527F0">
        <w:t xml:space="preserve"> value of all S-102 grid cells whose extents intersect the feature’s geometry within the S-102 coverage available. If the curve or surface feature is not completely within the S-102 then the value defined is the </w:t>
      </w:r>
      <w:proofErr w:type="spellStart"/>
      <w:r w:rsidRPr="00A527F0">
        <w:t>shoalest</w:t>
      </w:r>
      <w:proofErr w:type="spellEnd"/>
      <w:r w:rsidRPr="00A527F0">
        <w:t xml:space="preserve"> resulting from the original feature value in S-101 attribute and the value selected from the intersecting S-102 grid cells.</w:t>
      </w:r>
    </w:p>
    <w:p w14:paraId="05403BDC" w14:textId="327551CA" w:rsidR="001374ED" w:rsidRPr="00A527F0" w:rsidRDefault="001374ED" w:rsidP="00A4606D">
      <w:pPr>
        <w:pStyle w:val="ListParagraph"/>
        <w:numPr>
          <w:ilvl w:val="1"/>
          <w:numId w:val="90"/>
        </w:numPr>
        <w:spacing w:after="120" w:line="240" w:lineRule="auto"/>
        <w:jc w:val="both"/>
      </w:pPr>
      <w:r w:rsidRPr="00A527F0">
        <w:t xml:space="preserve">For Areas covered by S-102 and S-104, the value for </w:t>
      </w:r>
      <w:proofErr w:type="spellStart"/>
      <w:r w:rsidRPr="00A527F0">
        <w:rPr>
          <w:i/>
        </w:rPr>
        <w:t>valueOfSounding</w:t>
      </w:r>
      <w:proofErr w:type="spellEnd"/>
      <w:r w:rsidRPr="00A527F0">
        <w:t xml:space="preserve"> is first selected, as the </w:t>
      </w:r>
      <w:proofErr w:type="spellStart"/>
      <w:r w:rsidRPr="00A527F0">
        <w:t>shoalest</w:t>
      </w:r>
      <w:proofErr w:type="spellEnd"/>
      <w:r w:rsidRPr="00A527F0">
        <w:t xml:space="preserve"> value of all S-102 grid cells whose extents intersect the feature’s geometry. WLA adjustment </w:t>
      </w:r>
      <w:r w:rsidR="00350A19">
        <w:t>must</w:t>
      </w:r>
      <w:r w:rsidR="00350A19" w:rsidRPr="00A527F0">
        <w:t xml:space="preserve"> </w:t>
      </w:r>
      <w:r w:rsidRPr="00A527F0">
        <w:t xml:space="preserve">then applied to this value by selecting the </w:t>
      </w:r>
      <w:proofErr w:type="spellStart"/>
      <w:r w:rsidRPr="00A527F0">
        <w:t>shoalest</w:t>
      </w:r>
      <w:proofErr w:type="spellEnd"/>
      <w:r w:rsidRPr="00A527F0">
        <w:t xml:space="preserve"> value from all intersecting S-104 grid cells. The value selected is as defined in </w:t>
      </w:r>
      <w:r w:rsidR="00206714" w:rsidRPr="00A527F0">
        <w:t xml:space="preserve">clauses </w:t>
      </w:r>
      <w:r w:rsidR="00E058BE">
        <w:t>D-2</w:t>
      </w:r>
      <w:r w:rsidRPr="00A527F0">
        <w:t xml:space="preserve">.5, </w:t>
      </w:r>
      <w:r w:rsidR="00E058BE">
        <w:t>D-</w:t>
      </w:r>
      <w:r w:rsidRPr="00A527F0">
        <w:t xml:space="preserve">2.6 and </w:t>
      </w:r>
      <w:r w:rsidR="00E058BE">
        <w:t>D-</w:t>
      </w:r>
      <w:r w:rsidRPr="00A527F0">
        <w:t>2.7</w:t>
      </w:r>
      <w:r w:rsidR="00BE7834">
        <w:t xml:space="preserve"> and shown in Figure D-3-19</w:t>
      </w:r>
      <w:r w:rsidRPr="00A527F0">
        <w:t xml:space="preserve">. If the curve or surface feature is not completely within the S-104 </w:t>
      </w:r>
      <w:proofErr w:type="gramStart"/>
      <w:r w:rsidRPr="00A527F0">
        <w:t>coverage</w:t>
      </w:r>
      <w:proofErr w:type="gramEnd"/>
      <w:r w:rsidRPr="00A527F0">
        <w:t xml:space="preserve"> then the adjusted value is the </w:t>
      </w:r>
      <w:proofErr w:type="spellStart"/>
      <w:r w:rsidRPr="00A527F0">
        <w:t>shoalest</w:t>
      </w:r>
      <w:proofErr w:type="spellEnd"/>
      <w:r w:rsidRPr="00A527F0">
        <w:t xml:space="preserve"> value resulting from the original feature value in S-101 attribute and the WLA adjusted value. </w:t>
      </w:r>
    </w:p>
    <w:p w14:paraId="4FD3A697" w14:textId="77777777" w:rsidR="001374ED" w:rsidRPr="00A527F0" w:rsidRDefault="001374ED" w:rsidP="004E61EE">
      <w:pPr>
        <w:keepNext/>
        <w:spacing w:line="240" w:lineRule="auto"/>
        <w:jc w:val="center"/>
      </w:pPr>
      <w:r w:rsidRPr="00B812CA">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18</w:t>
      </w:r>
      <w:r w:rsidR="009620E9" w:rsidRPr="00A527F0">
        <w:t xml:space="preserve"> -</w:t>
      </w:r>
      <w:r w:rsidRPr="00A527F0">
        <w:t xml:space="preserve"> Substitution of sounding value from S-102</w:t>
      </w:r>
    </w:p>
    <w:p w14:paraId="0699C70B" w14:textId="77777777" w:rsidR="001374ED" w:rsidRPr="00A527F0" w:rsidRDefault="001374ED" w:rsidP="004E61EE">
      <w:pPr>
        <w:keepNext/>
        <w:spacing w:line="240" w:lineRule="auto"/>
        <w:jc w:val="center"/>
      </w:pPr>
      <w:r w:rsidRPr="00B812CA">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A527F0" w:rsidRDefault="001374ED" w:rsidP="009620E9">
      <w:pPr>
        <w:pStyle w:val="Caption"/>
        <w:spacing w:after="120" w:line="240" w:lineRule="auto"/>
        <w:jc w:val="center"/>
      </w:pPr>
      <w:r w:rsidRPr="00A527F0">
        <w:t xml:space="preserve">Figure </w:t>
      </w:r>
      <w:r w:rsidR="00E058BE">
        <w:t>D-3</w:t>
      </w:r>
      <w:r w:rsidR="0050181D" w:rsidRPr="00A527F0">
        <w:t>-</w:t>
      </w:r>
      <w:r w:rsidRPr="00A527F0">
        <w:t>19</w:t>
      </w:r>
      <w:r w:rsidR="009620E9" w:rsidRPr="00A527F0">
        <w:t xml:space="preserve"> -</w:t>
      </w:r>
      <w:r w:rsidR="00947796" w:rsidRPr="00A527F0">
        <w:t xml:space="preserve"> </w:t>
      </w:r>
      <w:r w:rsidRPr="00A527F0">
        <w:t xml:space="preserve">Substitution of </w:t>
      </w:r>
      <w:proofErr w:type="spellStart"/>
      <w:r w:rsidRPr="00A527F0">
        <w:rPr>
          <w:i/>
        </w:rPr>
        <w:t>valueOfSounding</w:t>
      </w:r>
      <w:proofErr w:type="spellEnd"/>
      <w:r w:rsidRPr="00A527F0">
        <w:t xml:space="preserve"> attribute in S-101 Obstruction from S-102 data</w:t>
      </w:r>
    </w:p>
    <w:p w14:paraId="2EBADDDF" w14:textId="0CD4E51A" w:rsidR="00C2783F" w:rsidRPr="00530F27" w:rsidRDefault="001374ED" w:rsidP="009620E9">
      <w:pPr>
        <w:spacing w:after="60" w:line="240" w:lineRule="auto"/>
        <w:jc w:val="both"/>
      </w:pPr>
      <w:r w:rsidRPr="00530F27">
        <w:t xml:space="preserve">The S-101 features for which this depth substitution </w:t>
      </w:r>
      <w:r w:rsidR="00350A19">
        <w:t xml:space="preserve">must be </w:t>
      </w:r>
      <w:proofErr w:type="spellStart"/>
      <w:r w:rsidR="00350A19">
        <w:t>implemeneted</w:t>
      </w:r>
      <w:proofErr w:type="spellEnd"/>
      <w:r w:rsidR="00350A19" w:rsidRPr="00530F27">
        <w:t xml:space="preserve"> </w:t>
      </w:r>
      <w:r w:rsidR="00350A19">
        <w:t>with</w:t>
      </w:r>
      <w:r w:rsidRPr="00530F27">
        <w:t xml:space="preserve">in S-102 coverage areas are </w:t>
      </w:r>
      <w:r w:rsidR="00C2783F" w:rsidRPr="00530F27">
        <w:t>all those which</w:t>
      </w:r>
      <w:r w:rsidR="00C2783F" w:rsidRPr="00C2783F">
        <w:t xml:space="preserve"> bind </w:t>
      </w:r>
      <w:proofErr w:type="spellStart"/>
      <w:r w:rsidR="00C2783F" w:rsidRPr="00530F27">
        <w:rPr>
          <w:i/>
          <w:iCs/>
        </w:rPr>
        <w:t>valueOfSounding</w:t>
      </w:r>
      <w:proofErr w:type="spellEnd"/>
      <w:r w:rsidR="00C2783F" w:rsidRPr="00C2783F">
        <w:t xml:space="preserve"> in the S-101 feature catalogue along with multipoint geometries</w:t>
      </w:r>
      <w:r w:rsidR="00C2783F" w:rsidRPr="00530F27">
        <w:t>, unless those specifically excluded in this section.</w:t>
      </w:r>
    </w:p>
    <w:p w14:paraId="35AA0FD1" w14:textId="1E5ADE0F" w:rsidR="00C2783F" w:rsidRPr="00530F27" w:rsidRDefault="00C2783F" w:rsidP="00530F27">
      <w:pPr>
        <w:spacing w:after="60" w:line="240" w:lineRule="auto"/>
        <w:jc w:val="both"/>
      </w:pPr>
      <w:r w:rsidRPr="00530F27">
        <w:t>S</w:t>
      </w:r>
      <w:r w:rsidR="001374ED" w:rsidRPr="00530F27">
        <w:t>oundings</w:t>
      </w:r>
      <w:r w:rsidRPr="00530F27">
        <w:t xml:space="preserve"> are included</w:t>
      </w:r>
      <w:r w:rsidR="001374ED" w:rsidRPr="00530F27">
        <w:t xml:space="preserve"> (either individual soundings or those which are part of an array) substituting the S-102 grid cell whose extents intersect the sounding position for the defined ZCOO (ISO8211)</w:t>
      </w:r>
      <w:r w:rsidR="00BE7834" w:rsidRPr="00530F27">
        <w:t xml:space="preserve">, </w:t>
      </w:r>
      <w:r w:rsidR="009D5976" w:rsidRPr="00530F27">
        <w:t>See f</w:t>
      </w:r>
      <w:r w:rsidR="00BE7834" w:rsidRPr="00530F27">
        <w:t>igure D-3-18</w:t>
      </w:r>
      <w:r w:rsidR="001374ED" w:rsidRPr="00530F27">
        <w:t>.</w:t>
      </w:r>
    </w:p>
    <w:p w14:paraId="1EF78944" w14:textId="1F05958E" w:rsidR="001374ED" w:rsidRPr="00A527F0" w:rsidRDefault="001374ED" w:rsidP="009620E9">
      <w:pPr>
        <w:spacing w:after="120" w:line="240" w:lineRule="auto"/>
        <w:jc w:val="both"/>
      </w:pPr>
      <w:r w:rsidRPr="00A527F0">
        <w:t xml:space="preserve">If the depth substituted S-101 feature is covered by S-104, then WLA </w:t>
      </w:r>
      <w:r w:rsidR="00350A19">
        <w:t>must be</w:t>
      </w:r>
      <w:r w:rsidR="00350A19" w:rsidRPr="00A527F0">
        <w:t xml:space="preserve"> </w:t>
      </w:r>
      <w:r w:rsidRPr="00A527F0">
        <w:t xml:space="preserve">processed using </w:t>
      </w:r>
      <w:r w:rsidR="007F3557">
        <w:t xml:space="preserve">the </w:t>
      </w:r>
      <w:r w:rsidRPr="00A527F0">
        <w:t xml:space="preserve">same method as for the underlying depth area. </w:t>
      </w:r>
    </w:p>
    <w:p w14:paraId="28A48AF9" w14:textId="64DDA81E" w:rsidR="004C7DC0" w:rsidRDefault="001374ED" w:rsidP="009620E9">
      <w:pPr>
        <w:spacing w:after="60" w:line="240" w:lineRule="auto"/>
        <w:jc w:val="both"/>
      </w:pPr>
      <w:r w:rsidRPr="00A527F0">
        <w:t xml:space="preserve">Depth values </w:t>
      </w:r>
      <w:r w:rsidR="00B15F52" w:rsidRPr="00A527F0">
        <w:t xml:space="preserve">must </w:t>
      </w:r>
      <w:r w:rsidRPr="00A527F0">
        <w:t xml:space="preserve">also be substituted </w:t>
      </w:r>
      <w:r w:rsidR="004C7DC0">
        <w:t>in</w:t>
      </w:r>
      <w:r w:rsidRPr="00A527F0">
        <w:t xml:space="preserve"> </w:t>
      </w:r>
      <w:r w:rsidR="004C7DC0" w:rsidRPr="00A527F0">
        <w:t xml:space="preserve">all ENC features at all scales which have the attribute </w:t>
      </w:r>
      <w:proofErr w:type="spellStart"/>
      <w:r w:rsidR="004C7DC0" w:rsidRPr="00A527F0">
        <w:rPr>
          <w:i/>
        </w:rPr>
        <w:t>depthRangeMinimumValue</w:t>
      </w:r>
      <w:proofErr w:type="spellEnd"/>
      <w:r w:rsidR="004C7DC0" w:rsidRPr="00A527F0">
        <w:t xml:space="preserve"> bound to them in the S-101 Feature Catalogue</w:t>
      </w:r>
      <w:r w:rsidR="004C7DC0">
        <w:t>.</w:t>
      </w:r>
    </w:p>
    <w:p w14:paraId="54DFB961" w14:textId="2960EEAB" w:rsidR="001374ED" w:rsidRPr="00A527F0" w:rsidRDefault="001374ED" w:rsidP="009620E9">
      <w:pPr>
        <w:spacing w:after="120" w:line="240" w:lineRule="auto"/>
        <w:jc w:val="both"/>
      </w:pPr>
      <w:r w:rsidRPr="00A527F0">
        <w:t xml:space="preserve">For all features with substituted (and possibly adjusted </w:t>
      </w:r>
      <w:r w:rsidRPr="00C2783F">
        <w:t xml:space="preserve">values), the </w:t>
      </w:r>
      <w:r w:rsidR="00815F72" w:rsidRPr="00C2783F">
        <w:t>ECDIS P</w:t>
      </w:r>
      <w:r w:rsidRPr="00C2783F">
        <w:t xml:space="preserve">ick </w:t>
      </w:r>
      <w:r w:rsidR="00815F72" w:rsidRPr="00C2783F">
        <w:t>R</w:t>
      </w:r>
      <w:r w:rsidRPr="00C2783F">
        <w:t xml:space="preserve">eport </w:t>
      </w:r>
      <w:r w:rsidR="00EB2B72" w:rsidRPr="00C2783F">
        <w:t xml:space="preserve">must </w:t>
      </w:r>
      <w:r w:rsidRPr="00C2783F">
        <w:t>indicate the substituted/adjusted value and its source. The format and portrayal of depths and drying heights (</w:t>
      </w:r>
      <w:r w:rsidR="00815F72" w:rsidRPr="00C2783F">
        <w:t>that is, number of decimals, etc</w:t>
      </w:r>
      <w:r w:rsidRPr="00C2783F">
        <w:t>) is unchanged.</w:t>
      </w:r>
    </w:p>
    <w:p w14:paraId="25D7AC63" w14:textId="5118BA70" w:rsidR="001374ED" w:rsidRPr="00A527F0" w:rsidRDefault="001374ED" w:rsidP="009620E9">
      <w:pPr>
        <w:spacing w:after="120" w:line="240" w:lineRule="auto"/>
        <w:jc w:val="both"/>
      </w:pPr>
      <w:r w:rsidRPr="00A527F0">
        <w:t>For example, for S-102 only covered area</w:t>
      </w:r>
      <w:r w:rsidR="00815F72" w:rsidRPr="00A527F0">
        <w:t>:</w:t>
      </w:r>
    </w:p>
    <w:p w14:paraId="5DFD05E3"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12.3 m [S-102]</w:t>
      </w:r>
    </w:p>
    <w:p w14:paraId="4ED7D0F2" w14:textId="34473397" w:rsidR="001374ED" w:rsidRPr="00A527F0" w:rsidRDefault="001374ED" w:rsidP="009620E9">
      <w:pPr>
        <w:spacing w:after="120" w:line="240" w:lineRule="auto"/>
        <w:jc w:val="both"/>
      </w:pPr>
      <w:r w:rsidRPr="00A527F0">
        <w:lastRenderedPageBreak/>
        <w:t xml:space="preserve">When an S-101 attribute has been WLA adjusted the pick report </w:t>
      </w:r>
      <w:r w:rsidR="00BE7834">
        <w:t>must</w:t>
      </w:r>
      <w:r w:rsidR="00BE7834" w:rsidRPr="00A527F0">
        <w:t xml:space="preserve"> </w:t>
      </w:r>
      <w:r w:rsidRPr="00A527F0">
        <w:t xml:space="preserve">indicate the WLA adjusted value, source and time/date. The format of time date is: </w:t>
      </w:r>
      <w:proofErr w:type="spellStart"/>
      <w:r w:rsidRPr="00A527F0">
        <w:t>hh:mm</w:t>
      </w:r>
      <w:proofErr w:type="spellEnd"/>
      <w:r w:rsidRPr="00A527F0">
        <w:t xml:space="preserve"> dd mmm </w:t>
      </w:r>
      <w:proofErr w:type="spellStart"/>
      <w:r w:rsidRPr="00A527F0">
        <w:t>yyyy</w:t>
      </w:r>
      <w:proofErr w:type="spellEnd"/>
      <w:r w:rsidR="00815F72" w:rsidRPr="00A527F0">
        <w:t>.</w:t>
      </w:r>
    </w:p>
    <w:p w14:paraId="4877BAF1" w14:textId="027A374E" w:rsidR="001374ED" w:rsidRPr="00A527F0" w:rsidRDefault="001374ED" w:rsidP="009620E9">
      <w:pPr>
        <w:spacing w:after="120" w:line="240" w:lineRule="auto"/>
        <w:jc w:val="both"/>
      </w:pPr>
      <w:r w:rsidRPr="00A527F0">
        <w:t>For example, for both S-102 and S-104 covered area</w:t>
      </w:r>
      <w:r w:rsidR="00815F72" w:rsidRPr="00A527F0">
        <w:t>:</w:t>
      </w:r>
    </w:p>
    <w:p w14:paraId="344B8006"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12:34 08 Nov 2021]</w:t>
      </w:r>
    </w:p>
    <w:p w14:paraId="4F7B432A" w14:textId="77777777" w:rsidR="001374ED" w:rsidRPr="00A527F0" w:rsidRDefault="001374ED" w:rsidP="00815F72">
      <w:pPr>
        <w:spacing w:after="120" w:line="240" w:lineRule="auto"/>
        <w:ind w:left="426"/>
        <w:jc w:val="both"/>
        <w:rPr>
          <w:b/>
          <w:bCs/>
          <w:color w:val="0070C0"/>
        </w:rPr>
      </w:pPr>
      <w:r w:rsidRPr="00A527F0">
        <w:rPr>
          <w:b/>
          <w:bCs/>
          <w:color w:val="0070C0"/>
        </w:rPr>
        <w:t>Value Of Sounding 15.5m [WLA from 12:34 08 Nov 2021 to 14:56 08 Nov 2021]</w:t>
      </w:r>
    </w:p>
    <w:p w14:paraId="46CC8C0E" w14:textId="77777777" w:rsidR="001374ED" w:rsidRPr="00A527F0" w:rsidRDefault="001374ED" w:rsidP="009620E9">
      <w:pPr>
        <w:spacing w:after="120" w:line="240" w:lineRule="auto"/>
        <w:jc w:val="both"/>
      </w:pPr>
    </w:p>
    <w:p w14:paraId="683DCF7C" w14:textId="78C12BDF" w:rsidR="006D7DB6" w:rsidRPr="006D7DB6" w:rsidRDefault="00815F72">
      <w:pPr>
        <w:pStyle w:val="Heading2"/>
        <w:numPr>
          <w:ilvl w:val="1"/>
          <w:numId w:val="256"/>
        </w:numPr>
        <w:pPrChange w:id="1960" w:author="jonathan pritchard" w:date="2025-09-09T16:05:00Z" w16du:dateUtc="2025-09-09T15:05:00Z">
          <w:pPr>
            <w:pStyle w:val="Heading2"/>
            <w:numPr>
              <w:numId w:val="237"/>
            </w:numPr>
          </w:pPr>
        </w:pPrChange>
      </w:pPr>
      <w:bookmarkStart w:id="1961" w:name="_Toc175130408"/>
      <w:bookmarkStart w:id="1962" w:name="_Toc175130409"/>
      <w:bookmarkStart w:id="1963" w:name="_Toc175130410"/>
      <w:bookmarkStart w:id="1964" w:name="_Toc175130411"/>
      <w:bookmarkStart w:id="1965" w:name="_Toc175130412"/>
      <w:bookmarkStart w:id="1966" w:name="_Toc175130413"/>
      <w:bookmarkStart w:id="1967" w:name="_Toc175130414"/>
      <w:bookmarkStart w:id="1968" w:name="_Toc175130415"/>
      <w:bookmarkStart w:id="1969" w:name="_Toc175130416"/>
      <w:bookmarkStart w:id="1970" w:name="_Toc175130417"/>
      <w:bookmarkStart w:id="1971" w:name="_Toc175130418"/>
      <w:bookmarkStart w:id="1972" w:name="_Toc175130419"/>
      <w:bookmarkStart w:id="1973" w:name="_Toc175130420"/>
      <w:bookmarkStart w:id="1974" w:name="_Toc175130421"/>
      <w:bookmarkStart w:id="1975" w:name="_Toc175130422"/>
      <w:bookmarkStart w:id="1976" w:name="_Toc175130423"/>
      <w:bookmarkStart w:id="1977" w:name="_Toc175130424"/>
      <w:bookmarkStart w:id="1978" w:name="_Toc175130425"/>
      <w:bookmarkStart w:id="1979" w:name="_Toc175130426"/>
      <w:bookmarkStart w:id="1980" w:name="_Toc175130427"/>
      <w:bookmarkStart w:id="1981" w:name="_Toc175130428"/>
      <w:bookmarkStart w:id="1982" w:name="_Toc175130429"/>
      <w:bookmarkStart w:id="1983" w:name="_Toc175130430"/>
      <w:bookmarkStart w:id="1984" w:name="_Toc175130431"/>
      <w:bookmarkStart w:id="1985" w:name="_Toc175130432"/>
      <w:bookmarkStart w:id="1986" w:name="_Toc175130433"/>
      <w:bookmarkStart w:id="1987" w:name="_Toc175130434"/>
      <w:bookmarkStart w:id="1988" w:name="_Toc175130435"/>
      <w:bookmarkStart w:id="1989" w:name="_Toc175130436"/>
      <w:bookmarkStart w:id="1990" w:name="_Toc175130437"/>
      <w:bookmarkStart w:id="1991" w:name="_Toc194067246"/>
      <w:bookmarkStart w:id="1992" w:name="_Toc88852898"/>
      <w:bookmarkStart w:id="1993" w:name="_Toc98340005"/>
      <w:bookmarkStart w:id="1994" w:name="_Toc98340381"/>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commentRangeStart w:id="1995"/>
      <w:r w:rsidRPr="00A527F0">
        <w:t>Adjustment of heights and vertical clearance values</w:t>
      </w:r>
      <w:bookmarkEnd w:id="1991"/>
      <w:commentRangeEnd w:id="1995"/>
      <w:r w:rsidR="00542208">
        <w:rPr>
          <w:rStyle w:val="CommentReference"/>
          <w:rFonts w:eastAsia="MS Mincho"/>
          <w:b w:val="0"/>
          <w:bCs w:val="0"/>
        </w:rPr>
        <w:commentReference w:id="1995"/>
      </w:r>
    </w:p>
    <w:bookmarkEnd w:id="1992"/>
    <w:bookmarkEnd w:id="1993"/>
    <w:bookmarkEnd w:id="1994"/>
    <w:p w14:paraId="0E0FC536" w14:textId="73F69976" w:rsidR="00C2783F" w:rsidRPr="00C2783F" w:rsidRDefault="001374ED" w:rsidP="00E767AB">
      <w:pPr>
        <w:spacing w:after="60" w:line="240" w:lineRule="auto"/>
        <w:jc w:val="both"/>
      </w:pPr>
      <w:r w:rsidRPr="00A527F0">
        <w:t xml:space="preserve">Any vertical measurement which is referenced to the same vertical datum as the S-104 data </w:t>
      </w:r>
      <w:r w:rsidR="006026F8">
        <w:t>must</w:t>
      </w:r>
      <w:r w:rsidR="006026F8" w:rsidRPr="00A527F0">
        <w:t xml:space="preserve"> </w:t>
      </w:r>
      <w:r w:rsidRPr="00A527F0">
        <w:t xml:space="preserve">be adjusted using the intersecting S-104 grid cell water level value. This </w:t>
      </w:r>
      <w:r w:rsidR="006026F8">
        <w:t>must</w:t>
      </w:r>
      <w:r w:rsidR="006026F8" w:rsidRPr="00A527F0">
        <w:t xml:space="preserve"> </w:t>
      </w:r>
      <w:r w:rsidRPr="00A527F0">
        <w:t xml:space="preserve">be applied on any features within the coverage of S-104. Where a feature is not completely within the S-104 coverage the adjusted value is the minimum value resulting from the original feature value in </w:t>
      </w:r>
      <w:r w:rsidR="00D06D02">
        <w:t xml:space="preserve">the </w:t>
      </w:r>
      <w:r w:rsidRPr="00A527F0">
        <w:t xml:space="preserve">S-101 attribute and the WLA adjusted </w:t>
      </w:r>
      <w:r w:rsidRPr="00C2783F">
        <w:t xml:space="preserve">value. </w:t>
      </w:r>
    </w:p>
    <w:p w14:paraId="649ED4EB" w14:textId="5DBF332D" w:rsidR="001374ED" w:rsidRPr="00530F27" w:rsidRDefault="001374ED" w:rsidP="00530F27">
      <w:pPr>
        <w:spacing w:after="60" w:line="240" w:lineRule="auto"/>
        <w:jc w:val="both"/>
        <w:rPr>
          <w:highlight w:val="yellow"/>
        </w:rPr>
      </w:pPr>
      <w:r w:rsidRPr="00C2783F">
        <w:t xml:space="preserve">Adjustment is defined for </w:t>
      </w:r>
      <w:r w:rsidR="00C2783F" w:rsidRPr="00530F27">
        <w:t xml:space="preserve">all features which bind </w:t>
      </w:r>
      <w:proofErr w:type="spellStart"/>
      <w:r w:rsidR="00C2783F" w:rsidRPr="00530F27">
        <w:rPr>
          <w:i/>
          <w:iCs/>
        </w:rPr>
        <w:t>verticalDatum</w:t>
      </w:r>
      <w:proofErr w:type="spellEnd"/>
      <w:r w:rsidR="00C2783F" w:rsidRPr="00530F27">
        <w:t xml:space="preserve"> in the S-101 feature catalogue unless specifically excluded in this section.</w:t>
      </w:r>
    </w:p>
    <w:p w14:paraId="1223526C" w14:textId="0B1B3033" w:rsidR="001374ED" w:rsidRPr="00A527F0" w:rsidRDefault="001374ED" w:rsidP="00815F72">
      <w:pPr>
        <w:spacing w:after="120" w:line="240" w:lineRule="auto"/>
        <w:jc w:val="both"/>
      </w:pPr>
      <w:r w:rsidRPr="00A527F0">
        <w:t xml:space="preserve">The simple attributes adjusted are </w:t>
      </w:r>
      <w:r w:rsidR="00E767AB" w:rsidRPr="00A527F0">
        <w:rPr>
          <w:i/>
        </w:rPr>
        <w:t>h</w:t>
      </w:r>
      <w:r w:rsidRPr="00A527F0">
        <w:rPr>
          <w:i/>
        </w:rPr>
        <w:t>eight</w:t>
      </w:r>
      <w:r w:rsidRPr="00A527F0">
        <w:t xml:space="preserve"> and </w:t>
      </w:r>
      <w:proofErr w:type="spellStart"/>
      <w:r w:rsidR="00E767AB" w:rsidRPr="00A527F0">
        <w:rPr>
          <w:i/>
        </w:rPr>
        <w:t>verticalClearance</w:t>
      </w:r>
      <w:r w:rsidRPr="00A527F0">
        <w:rPr>
          <w:i/>
        </w:rPr>
        <w:t>Value</w:t>
      </w:r>
      <w:proofErr w:type="spellEnd"/>
      <w:r w:rsidRPr="00A527F0">
        <w:t xml:space="preserve">. </w:t>
      </w:r>
      <w:bookmarkStart w:id="1996" w:name="_Hlk88745181"/>
      <w:r w:rsidRPr="00A527F0">
        <w:t xml:space="preserve">When adjusting height or clearance values the largest value from the selected S-104 records </w:t>
      </w:r>
      <w:r w:rsidR="00BE7834">
        <w:t>must</w:t>
      </w:r>
      <w:r w:rsidR="00BE7834" w:rsidRPr="00A527F0">
        <w:t xml:space="preserve"> </w:t>
      </w:r>
      <w:r w:rsidRPr="00A527F0">
        <w:t xml:space="preserve">be used </w:t>
      </w:r>
      <w:proofErr w:type="gramStart"/>
      <w:r w:rsidRPr="00A527F0">
        <w:t>in order to</w:t>
      </w:r>
      <w:proofErr w:type="gramEnd"/>
      <w:r w:rsidRPr="00A527F0">
        <w:t xml:space="preserve"> produce the safest values.</w:t>
      </w:r>
    </w:p>
    <w:bookmarkEnd w:id="1996"/>
    <w:p w14:paraId="701DC309" w14:textId="48F71EA0" w:rsidR="001374ED" w:rsidRPr="00A527F0" w:rsidRDefault="001374ED" w:rsidP="00815F72">
      <w:pPr>
        <w:spacing w:after="120" w:line="240" w:lineRule="auto"/>
        <w:jc w:val="both"/>
      </w:pPr>
      <w:r w:rsidRPr="00A527F0">
        <w:t xml:space="preserve">The user </w:t>
      </w:r>
      <w:r w:rsidR="006026F8">
        <w:t>must</w:t>
      </w:r>
      <w:r w:rsidR="006026F8" w:rsidRPr="00A527F0">
        <w:t xml:space="preserve"> </w:t>
      </w:r>
      <w:r w:rsidRPr="00A527F0">
        <w:t xml:space="preserve">be given a permanent indication that the Water Level (S-104) values have adjusted attributes in the data </w:t>
      </w:r>
      <w:commentRangeStart w:id="1997"/>
      <w:r w:rsidRPr="00A527F0">
        <w:t>display</w:t>
      </w:r>
      <w:ins w:id="1998" w:author="jonathan pritchard" w:date="2025-08-07T11:52:00Z" w16du:dateUtc="2025-08-07T10:52:00Z">
        <w:r w:rsidR="003E76E3">
          <w:t xml:space="preserve"> as described in </w:t>
        </w:r>
      </w:ins>
      <w:ins w:id="1999" w:author="jonathan pritchard" w:date="2025-08-07T11:53:00Z" w16du:dateUtc="2025-08-07T10:53:00Z">
        <w:r w:rsidR="003E76E3">
          <w:t>D-1.5, D-1.6 and D-1.7</w:t>
        </w:r>
        <w:commentRangeEnd w:id="1997"/>
        <w:r w:rsidR="003E76E3">
          <w:rPr>
            <w:rStyle w:val="CommentReference"/>
          </w:rPr>
          <w:commentReference w:id="1997"/>
        </w:r>
      </w:ins>
      <w:r w:rsidRPr="00A527F0">
        <w:t xml:space="preserve">. Where values are not adjusted due to an incompatibility of vertical datums in the data, the user </w:t>
      </w:r>
      <w:r w:rsidR="00BE7834">
        <w:t>must</w:t>
      </w:r>
      <w:r w:rsidR="00BE7834" w:rsidRPr="00A527F0">
        <w:t xml:space="preserve"> </w:t>
      </w:r>
      <w:r w:rsidRPr="00A527F0">
        <w:t>be given a similar permanent notification.</w:t>
      </w:r>
    </w:p>
    <w:p w14:paraId="40D02D40" w14:textId="637DAD9F" w:rsidR="001374ED" w:rsidRPr="00A527F0" w:rsidRDefault="001374ED" w:rsidP="00815F72">
      <w:pPr>
        <w:spacing w:after="120" w:line="240" w:lineRule="auto"/>
        <w:jc w:val="both"/>
      </w:pPr>
      <w:r w:rsidRPr="00A527F0">
        <w:t xml:space="preserve">When either </w:t>
      </w:r>
      <w:r w:rsidR="00E767AB" w:rsidRPr="00A527F0">
        <w:rPr>
          <w:i/>
        </w:rPr>
        <w:t>h</w:t>
      </w:r>
      <w:r w:rsidRPr="00A527F0">
        <w:rPr>
          <w:i/>
        </w:rPr>
        <w:t>eight</w:t>
      </w:r>
      <w:r w:rsidRPr="00A527F0">
        <w:t xml:space="preserve"> or </w:t>
      </w:r>
      <w:proofErr w:type="spellStart"/>
      <w:r w:rsidR="00E767AB" w:rsidRPr="00A527F0">
        <w:rPr>
          <w:i/>
        </w:rPr>
        <w:t>vertical</w:t>
      </w:r>
      <w:r w:rsidRPr="00A527F0">
        <w:rPr>
          <w:i/>
        </w:rPr>
        <w:t>ClearanceValue</w:t>
      </w:r>
      <w:proofErr w:type="spellEnd"/>
      <w:r w:rsidRPr="00A527F0">
        <w:t xml:space="preserve"> in S-101 have been substituted or adjusted the </w:t>
      </w:r>
      <w:r w:rsidR="00E767AB" w:rsidRPr="00A527F0">
        <w:t>ECDIS P</w:t>
      </w:r>
      <w:r w:rsidRPr="00A527F0">
        <w:t xml:space="preserve">ick </w:t>
      </w:r>
      <w:r w:rsidR="00E767AB" w:rsidRPr="00A527F0">
        <w:t>R</w:t>
      </w:r>
      <w:r w:rsidRPr="00A527F0">
        <w:t xml:space="preserve">eport </w:t>
      </w:r>
      <w:r w:rsidR="00BE7834">
        <w:t>must</w:t>
      </w:r>
      <w:r w:rsidR="00BE7834" w:rsidRPr="00A527F0">
        <w:t xml:space="preserve"> </w:t>
      </w:r>
      <w:r w:rsidRPr="00A527F0">
        <w:t>indicate the substituted value, source and time/date. The format of the height or vertical clearance values (</w:t>
      </w:r>
      <w:r w:rsidR="00E767AB" w:rsidRPr="00A527F0">
        <w:t>that is,</w:t>
      </w:r>
      <w:r w:rsidR="00280A08" w:rsidRPr="00A527F0">
        <w:t xml:space="preserve"> number of decimals, etc</w:t>
      </w:r>
      <w:r w:rsidRPr="00A527F0">
        <w:t>) is unchanged.</w:t>
      </w:r>
    </w:p>
    <w:p w14:paraId="0D64C931" w14:textId="4222A165" w:rsidR="001374ED" w:rsidRPr="00A527F0" w:rsidRDefault="001374ED" w:rsidP="00815F72">
      <w:pPr>
        <w:spacing w:after="120" w:line="240" w:lineRule="auto"/>
        <w:jc w:val="both"/>
      </w:pPr>
      <w:r w:rsidRPr="00A527F0">
        <w:t>For example</w:t>
      </w:r>
      <w:r w:rsidR="00E767AB" w:rsidRPr="00A527F0">
        <w:t>:</w:t>
      </w:r>
    </w:p>
    <w:p w14:paraId="6E872794" w14:textId="77777777" w:rsidR="001374ED" w:rsidRPr="00A527F0" w:rsidRDefault="001374ED" w:rsidP="00E767AB">
      <w:pPr>
        <w:spacing w:after="120" w:line="240" w:lineRule="auto"/>
        <w:ind w:left="426"/>
        <w:jc w:val="both"/>
        <w:rPr>
          <w:b/>
          <w:bCs/>
          <w:color w:val="0070C0"/>
        </w:rPr>
      </w:pPr>
      <w:r w:rsidRPr="00A527F0">
        <w:rPr>
          <w:b/>
          <w:bCs/>
          <w:color w:val="0070C0"/>
        </w:rPr>
        <w:t>Vertical Clearance Value 5.3 m Mean Sea Level [WLA 12:34 08 Nov 2021]</w:t>
      </w:r>
    </w:p>
    <w:p w14:paraId="52063D3E" w14:textId="4F0C06E1" w:rsidR="001374ED" w:rsidRPr="00A527F0" w:rsidRDefault="001374ED" w:rsidP="00E767AB">
      <w:pPr>
        <w:spacing w:after="120" w:line="240" w:lineRule="auto"/>
        <w:ind w:left="426"/>
        <w:jc w:val="both"/>
        <w:rPr>
          <w:b/>
          <w:bCs/>
          <w:color w:val="0070C0"/>
        </w:rPr>
      </w:pPr>
      <w:r w:rsidRPr="00A527F0">
        <w:rPr>
          <w:b/>
          <w:bCs/>
          <w:color w:val="0070C0"/>
        </w:rPr>
        <w:t xml:space="preserve">Value Of Vertical </w:t>
      </w:r>
      <w:r w:rsidR="00E767AB" w:rsidRPr="00A527F0">
        <w:rPr>
          <w:b/>
          <w:bCs/>
          <w:color w:val="0070C0"/>
        </w:rPr>
        <w:t>C</w:t>
      </w:r>
      <w:r w:rsidRPr="00A527F0">
        <w:rPr>
          <w:b/>
          <w:bCs/>
          <w:color w:val="0070C0"/>
        </w:rPr>
        <w:t>learance 15.5m Mean Sea Level [WLA from 12:34 08 Nov 2021 to 14:56 08 Nov 2021]</w:t>
      </w:r>
    </w:p>
    <w:p w14:paraId="546863B1" w14:textId="77777777" w:rsidR="001374ED" w:rsidRPr="00A527F0" w:rsidRDefault="001374ED" w:rsidP="00815F72">
      <w:pPr>
        <w:spacing w:after="120" w:line="240" w:lineRule="auto"/>
        <w:jc w:val="both"/>
        <w:rPr>
          <w:bCs/>
        </w:rPr>
      </w:pPr>
    </w:p>
    <w:p w14:paraId="40388452" w14:textId="46026266" w:rsidR="00280A08" w:rsidRPr="00A527F0" w:rsidRDefault="00280A08">
      <w:pPr>
        <w:pStyle w:val="Heading2"/>
        <w:numPr>
          <w:ilvl w:val="1"/>
          <w:numId w:val="256"/>
        </w:numPr>
        <w:pPrChange w:id="2000" w:author="jonathan pritchard" w:date="2025-09-09T16:05:00Z" w16du:dateUtc="2025-09-09T15:05:00Z">
          <w:pPr>
            <w:pStyle w:val="Heading2"/>
            <w:numPr>
              <w:numId w:val="237"/>
            </w:numPr>
          </w:pPr>
        </w:pPrChange>
      </w:pPr>
      <w:bookmarkStart w:id="2001" w:name="_Toc194067247"/>
      <w:bookmarkStart w:id="2002" w:name="_Toc88852900"/>
      <w:bookmarkStart w:id="2003" w:name="_Toc98340006"/>
      <w:bookmarkStart w:id="2004" w:name="_Toc98340382"/>
      <w:r w:rsidRPr="00A527F0">
        <w:t>Alerts and indication details</w:t>
      </w:r>
      <w:bookmarkEnd w:id="2001"/>
    </w:p>
    <w:bookmarkEnd w:id="2002"/>
    <w:bookmarkEnd w:id="2003"/>
    <w:bookmarkEnd w:id="2004"/>
    <w:p w14:paraId="04313751" w14:textId="0ABAECBF" w:rsidR="001374ED" w:rsidRPr="00A527F0" w:rsidRDefault="001374ED" w:rsidP="00280A08">
      <w:pPr>
        <w:spacing w:line="240" w:lineRule="auto"/>
        <w:jc w:val="both"/>
      </w:pPr>
      <w:r w:rsidRPr="00A527F0">
        <w:t xml:space="preserve">Substituted or adjusted values in ENCs at the largest scale </w:t>
      </w:r>
      <w:r w:rsidR="006E2D52">
        <w:t>must</w:t>
      </w:r>
      <w:r w:rsidRPr="00A527F0">
        <w:t xml:space="preserve"> be used as input to any </w:t>
      </w:r>
      <w:r w:rsidR="00404950">
        <w:t>alert</w:t>
      </w:r>
      <w:r w:rsidRPr="00A527F0">
        <w:t xml:space="preserve">/indication processing. </w:t>
      </w:r>
      <w:r w:rsidR="009D5976">
        <w:t>The</w:t>
      </w:r>
      <w:r w:rsidRPr="00A527F0">
        <w:t xml:space="preserve"> substituted values are portrayed as shown in </w:t>
      </w:r>
      <w:r w:rsidR="00280A08" w:rsidRPr="00A527F0">
        <w:t xml:space="preserve">Figure </w:t>
      </w:r>
      <w:r w:rsidR="00E058BE">
        <w:t>D-3</w:t>
      </w:r>
      <w:r w:rsidR="00280A08" w:rsidRPr="00A527F0">
        <w:t xml:space="preserve">-20 </w:t>
      </w:r>
      <w:r w:rsidR="009D5976">
        <w:t>w</w:t>
      </w:r>
      <w:r w:rsidRPr="00A527F0">
        <w:t>hich shows the graphical highlight (red boundary and red transparent fill) for the intersected safety contour.</w:t>
      </w:r>
    </w:p>
    <w:p w14:paraId="6F23C2D7" w14:textId="77777777" w:rsidR="001374ED" w:rsidRPr="00A527F0" w:rsidRDefault="001374ED" w:rsidP="004E61EE">
      <w:pPr>
        <w:spacing w:line="240" w:lineRule="auto"/>
        <w:jc w:val="center"/>
        <w:rPr>
          <w:i/>
          <w:iCs/>
        </w:rPr>
      </w:pPr>
      <w:r w:rsidRPr="00B812CA">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A527F0" w:rsidRDefault="001374ED" w:rsidP="00280A08">
      <w:pPr>
        <w:pStyle w:val="Caption"/>
        <w:spacing w:after="120" w:line="240" w:lineRule="auto"/>
        <w:jc w:val="center"/>
      </w:pPr>
      <w:r w:rsidRPr="00A527F0">
        <w:t xml:space="preserve">Figure </w:t>
      </w:r>
      <w:r w:rsidR="00E058BE">
        <w:t>D-3</w:t>
      </w:r>
      <w:r w:rsidR="0050181D" w:rsidRPr="00A527F0">
        <w:t>-</w:t>
      </w:r>
      <w:r w:rsidRPr="00A527F0">
        <w:t>20</w:t>
      </w:r>
      <w:r w:rsidR="00280A08" w:rsidRPr="00A527F0">
        <w:t xml:space="preserve"> -</w:t>
      </w:r>
      <w:r w:rsidR="00366538" w:rsidRPr="00A527F0">
        <w:t xml:space="preserve"> Graphical highlight for intersected safety contour</w:t>
      </w:r>
    </w:p>
    <w:p w14:paraId="0402A4C8" w14:textId="77777777" w:rsidR="00280A08" w:rsidRPr="00A527F0" w:rsidRDefault="00280A08" w:rsidP="00280A08">
      <w:pPr>
        <w:spacing w:after="120" w:line="240" w:lineRule="auto"/>
      </w:pPr>
    </w:p>
    <w:p w14:paraId="7B5C42FA" w14:textId="302865A6" w:rsidR="00280A08" w:rsidRPr="00A527F0" w:rsidRDefault="00280A08">
      <w:pPr>
        <w:pStyle w:val="Heading2"/>
        <w:numPr>
          <w:ilvl w:val="1"/>
          <w:numId w:val="256"/>
        </w:numPr>
        <w:pPrChange w:id="2005" w:author="jonathan pritchard" w:date="2025-09-09T16:05:00Z" w16du:dateUtc="2025-09-09T15:05:00Z">
          <w:pPr>
            <w:pStyle w:val="Heading2"/>
            <w:numPr>
              <w:numId w:val="237"/>
            </w:numPr>
          </w:pPr>
        </w:pPrChange>
      </w:pPr>
      <w:bookmarkStart w:id="2006" w:name="_Toc88838699"/>
      <w:bookmarkStart w:id="2007" w:name="_Toc88839536"/>
      <w:bookmarkStart w:id="2008" w:name="_Toc88838700"/>
      <w:bookmarkStart w:id="2009" w:name="_Toc88839537"/>
      <w:bookmarkStart w:id="2010" w:name="_Toc88838701"/>
      <w:bookmarkStart w:id="2011" w:name="_Toc88839538"/>
      <w:bookmarkStart w:id="2012" w:name="_Toc88838702"/>
      <w:bookmarkStart w:id="2013" w:name="_Toc88839539"/>
      <w:bookmarkStart w:id="2014" w:name="_Toc88838703"/>
      <w:bookmarkStart w:id="2015" w:name="_Toc88839540"/>
      <w:bookmarkStart w:id="2016" w:name="_Toc88852905"/>
      <w:bookmarkStart w:id="2017" w:name="_Toc88838704"/>
      <w:bookmarkStart w:id="2018" w:name="_Toc88839541"/>
      <w:bookmarkStart w:id="2019" w:name="_Toc88838705"/>
      <w:bookmarkStart w:id="2020" w:name="_Toc88839542"/>
      <w:bookmarkStart w:id="2021" w:name="_Toc88838706"/>
      <w:bookmarkStart w:id="2022" w:name="_Toc88839543"/>
      <w:bookmarkStart w:id="2023" w:name="_Toc88838707"/>
      <w:bookmarkStart w:id="2024" w:name="_Toc88839544"/>
      <w:bookmarkStart w:id="2025" w:name="_Toc88838708"/>
      <w:bookmarkStart w:id="2026" w:name="_Toc88839545"/>
      <w:bookmarkStart w:id="2027" w:name="_Toc88838709"/>
      <w:bookmarkStart w:id="2028" w:name="_Toc88839546"/>
      <w:bookmarkStart w:id="2029" w:name="_Toc88838710"/>
      <w:bookmarkStart w:id="2030" w:name="_Toc88839547"/>
      <w:bookmarkStart w:id="2031" w:name="_Toc88838711"/>
      <w:bookmarkStart w:id="2032" w:name="_Toc88839548"/>
      <w:bookmarkStart w:id="2033" w:name="_Toc194067248"/>
      <w:bookmarkStart w:id="2034" w:name="_Toc88852914"/>
      <w:bookmarkStart w:id="2035" w:name="_Toc98340007"/>
      <w:bookmarkStart w:id="2036" w:name="_Toc98340383"/>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r w:rsidRPr="00A527F0">
        <w:t>Legend details</w:t>
      </w:r>
      <w:bookmarkEnd w:id="2033"/>
    </w:p>
    <w:bookmarkEnd w:id="2034"/>
    <w:bookmarkEnd w:id="2035"/>
    <w:bookmarkEnd w:id="2036"/>
    <w:p w14:paraId="18222D1C" w14:textId="1B5DF54E" w:rsidR="000A0D43" w:rsidRPr="00A527F0" w:rsidRDefault="001374ED" w:rsidP="004E61EE">
      <w:pPr>
        <w:spacing w:line="240" w:lineRule="auto"/>
      </w:pPr>
      <w:r w:rsidRPr="00A527F0">
        <w:t xml:space="preserve">The legend </w:t>
      </w:r>
      <w:r w:rsidR="006E2D52">
        <w:t>must</w:t>
      </w:r>
      <w:r w:rsidRPr="00A527F0">
        <w:t xml:space="preserve"> additionally indicate the vertical datum of S-102 and S-104</w:t>
      </w:r>
      <w:r w:rsidR="008972A2">
        <w:t xml:space="preserve"> </w:t>
      </w:r>
      <w:r w:rsidRPr="00A527F0">
        <w:t xml:space="preserve">If the vertical datums are </w:t>
      </w:r>
      <w:r w:rsidR="00280A08" w:rsidRPr="00A527F0">
        <w:t xml:space="preserve">the </w:t>
      </w:r>
      <w:r w:rsidRPr="00A527F0">
        <w:t>same then a single indication is enough to cover S-101, S-102 and S-104.</w:t>
      </w:r>
    </w:p>
    <w:p w14:paraId="0F3AEAF0" w14:textId="77777777" w:rsidR="0083266A" w:rsidRPr="00A527F0" w:rsidRDefault="0083266A" w:rsidP="0043278E"/>
    <w:p w14:paraId="67153A5A" w14:textId="1B673AFF" w:rsidR="006E2D52" w:rsidRPr="00A527F0" w:rsidRDefault="00CF374E" w:rsidP="0033096A">
      <w:pPr>
        <w:pStyle w:val="Heading1"/>
        <w:numPr>
          <w:ilvl w:val="0"/>
          <w:numId w:val="0"/>
        </w:numPr>
        <w:spacing w:before="0" w:after="0"/>
        <w:ind w:left="2127" w:right="2160"/>
      </w:pPr>
      <w:r w:rsidRPr="00A527F0">
        <w:br w:type="page"/>
      </w:r>
      <w:r w:rsidR="006E2D52">
        <w:lastRenderedPageBreak/>
        <w:br w:type="page"/>
      </w:r>
      <w:bookmarkStart w:id="2037" w:name="_Toc194067249"/>
      <w:r w:rsidR="006E2D52" w:rsidRPr="00A527F0">
        <w:lastRenderedPageBreak/>
        <w:t xml:space="preserve">Appendix </w:t>
      </w:r>
      <w:r w:rsidR="00A310A1">
        <w:t>E</w:t>
      </w:r>
      <w:r w:rsidR="00F94FB6">
        <w:t xml:space="preserve"> – Dataset Loading and Display (Rendering) Algorithms</w:t>
      </w:r>
      <w:bookmarkEnd w:id="2037"/>
    </w:p>
    <w:p w14:paraId="346C8B3A" w14:textId="77777777" w:rsidR="006E2D52" w:rsidRPr="00A527F0" w:rsidRDefault="006E2D52" w:rsidP="006E2D52">
      <w:pPr>
        <w:spacing w:after="120" w:line="240" w:lineRule="auto"/>
      </w:pPr>
    </w:p>
    <w:p w14:paraId="43260590" w14:textId="37042CA6" w:rsidR="006E2D52" w:rsidRPr="00A527F0" w:rsidRDefault="00F94FB6" w:rsidP="006E2D52">
      <w:pPr>
        <w:pStyle w:val="Heading1"/>
        <w:numPr>
          <w:ilvl w:val="0"/>
          <w:numId w:val="216"/>
        </w:numPr>
      </w:pPr>
      <w:bookmarkStart w:id="2038" w:name="_Toc194067250"/>
      <w:r>
        <w:t>Introduction</w:t>
      </w:r>
      <w:bookmarkEnd w:id="2038"/>
    </w:p>
    <w:p w14:paraId="302EF453" w14:textId="57152556" w:rsidR="00E67DD4" w:rsidRDefault="00E67DD4" w:rsidP="002D7DEE">
      <w:pPr>
        <w:jc w:val="both"/>
        <w:rPr>
          <w:lang w:val="en-US"/>
        </w:rPr>
      </w:pPr>
      <w:r>
        <w:rPr>
          <w:rFonts w:cs="Arial"/>
        </w:rPr>
        <w:t xml:space="preserve">Details of the </w:t>
      </w:r>
      <w:r w:rsidRPr="004507E0">
        <w:rPr>
          <w:rFonts w:cs="Arial"/>
        </w:rPr>
        <w:t xml:space="preserve">dataset loading and </w:t>
      </w:r>
      <w:r>
        <w:rPr>
          <w:rFonts w:cs="Arial"/>
        </w:rPr>
        <w:t>data display</w:t>
      </w:r>
      <w:r w:rsidRPr="004507E0">
        <w:rPr>
          <w:rFonts w:cs="Arial"/>
        </w:rPr>
        <w:t xml:space="preserve"> algorithm</w:t>
      </w:r>
      <w:r>
        <w:rPr>
          <w:rFonts w:cs="Arial"/>
        </w:rPr>
        <w:t>s are contained within this Appendix.</w:t>
      </w:r>
    </w:p>
    <w:p w14:paraId="145FE035" w14:textId="07D2F0EE" w:rsidR="00E67DD4" w:rsidRDefault="00E67DD4" w:rsidP="002D7DEE">
      <w:pPr>
        <w:jc w:val="both"/>
        <w:rPr>
          <w:rFonts w:cs="Arial"/>
        </w:rPr>
      </w:pPr>
      <w:r>
        <w:rPr>
          <w:lang w:val="en-US"/>
        </w:rPr>
        <w:t>A</w:t>
      </w:r>
      <w:proofErr w:type="spellStart"/>
      <w:r w:rsidRPr="00693533">
        <w:rPr>
          <w:rFonts w:cs="Arial"/>
        </w:rPr>
        <w:t>lgorithm</w:t>
      </w:r>
      <w:r>
        <w:rPr>
          <w:rFonts w:cs="Arial"/>
        </w:rPr>
        <w:t>s</w:t>
      </w:r>
      <w:proofErr w:type="spellEnd"/>
      <w:r w:rsidRPr="00693533">
        <w:rPr>
          <w:rFonts w:cs="Arial"/>
        </w:rPr>
        <w:t xml:space="preserve"> for dataset loading</w:t>
      </w:r>
      <w:r>
        <w:rPr>
          <w:rFonts w:cs="Arial"/>
        </w:rPr>
        <w:t>,</w:t>
      </w:r>
      <w:r w:rsidRPr="00693533">
        <w:rPr>
          <w:rFonts w:cs="Arial"/>
        </w:rPr>
        <w:t xml:space="preserve"> unloading</w:t>
      </w:r>
      <w:r>
        <w:rPr>
          <w:rFonts w:cs="Arial"/>
        </w:rPr>
        <w:t>, and rendering (display)</w:t>
      </w:r>
      <w:r w:rsidRPr="00693533">
        <w:rPr>
          <w:rFonts w:cs="Arial"/>
        </w:rPr>
        <w:t xml:space="preserve"> within a navigation system </w:t>
      </w:r>
      <w:r>
        <w:rPr>
          <w:rFonts w:cs="Arial"/>
        </w:rPr>
        <w:t>are</w:t>
      </w:r>
      <w:r w:rsidRPr="00693533">
        <w:rPr>
          <w:rFonts w:cs="Arial"/>
        </w:rPr>
        <w:t xml:space="preserve"> prescribed </w:t>
      </w:r>
      <w:r>
        <w:rPr>
          <w:rFonts w:cs="Arial"/>
        </w:rPr>
        <w:t>for</w:t>
      </w:r>
      <w:r w:rsidRPr="00693533">
        <w:rPr>
          <w:rFonts w:cs="Arial"/>
        </w:rPr>
        <w:t xml:space="preserve"> S-101 </w:t>
      </w:r>
      <w:r>
        <w:rPr>
          <w:rFonts w:cs="Arial"/>
        </w:rPr>
        <w:t xml:space="preserve">(and possibly other products which provide multiple generalizations for a given geographic area) </w:t>
      </w:r>
      <w:proofErr w:type="gramStart"/>
      <w:r w:rsidRPr="00693533">
        <w:rPr>
          <w:rFonts w:cs="Arial"/>
        </w:rPr>
        <w:t>in order for</w:t>
      </w:r>
      <w:proofErr w:type="gramEnd"/>
      <w:r w:rsidRPr="00693533">
        <w:rPr>
          <w:rFonts w:cs="Arial"/>
        </w:rPr>
        <w:t xml:space="preserve"> the appropriate </w:t>
      </w:r>
      <w:r>
        <w:rPr>
          <w:rFonts w:cs="Arial"/>
        </w:rPr>
        <w:t>data</w:t>
      </w:r>
      <w:r w:rsidRPr="00693533">
        <w:rPr>
          <w:rFonts w:cs="Arial"/>
        </w:rPr>
        <w:t xml:space="preserve"> to be viewed at the mariner’s selected viewing scale</w:t>
      </w:r>
      <w:r w:rsidR="00302EEA">
        <w:rPr>
          <w:rFonts w:cs="Arial"/>
        </w:rPr>
        <w:t xml:space="preserve"> (MSVS)</w:t>
      </w:r>
      <w:r w:rsidRPr="00693533">
        <w:rPr>
          <w:rFonts w:cs="Arial"/>
        </w:rPr>
        <w:t xml:space="preserve">. </w:t>
      </w:r>
    </w:p>
    <w:p w14:paraId="3D2912BE" w14:textId="77777777" w:rsidR="00E67DD4" w:rsidRDefault="00E67DD4" w:rsidP="002D7DEE">
      <w:pPr>
        <w:jc w:val="both"/>
        <w:rPr>
          <w:rFonts w:cs="Arial"/>
        </w:rPr>
      </w:pPr>
      <w:r w:rsidRPr="00693533">
        <w:rPr>
          <w:rFonts w:cs="Arial"/>
        </w:rPr>
        <w:t>Th</w:t>
      </w:r>
      <w:r>
        <w:rPr>
          <w:rFonts w:cs="Arial"/>
        </w:rPr>
        <w:t>ese algorithms</w:t>
      </w:r>
      <w:r w:rsidRPr="00693533">
        <w:rPr>
          <w:rFonts w:cs="Arial"/>
        </w:rPr>
        <w:t xml:space="preserve"> </w:t>
      </w:r>
      <w:r>
        <w:rPr>
          <w:rFonts w:cs="Arial"/>
        </w:rPr>
        <w:t>are intended to provide</w:t>
      </w:r>
      <w:r w:rsidRPr="00693533">
        <w:rPr>
          <w:rFonts w:cs="Arial"/>
        </w:rPr>
        <w:t xml:space="preserve"> clear and concise rules on how and when data is loaded and unloaded</w:t>
      </w:r>
      <w:r>
        <w:rPr>
          <w:rFonts w:cs="Arial"/>
        </w:rPr>
        <w:t>; and the order in which datasets are to be displayed</w:t>
      </w:r>
      <w:r w:rsidRPr="00693533">
        <w:rPr>
          <w:rFonts w:cs="Arial"/>
        </w:rPr>
        <w:t>.</w:t>
      </w:r>
    </w:p>
    <w:p w14:paraId="6BC0D36B" w14:textId="1DAC56D4" w:rsidR="00E67DD4" w:rsidRPr="006A66C1" w:rsidRDefault="00E67DD4" w:rsidP="002D7DEE">
      <w:pPr>
        <w:spacing w:after="120" w:line="240" w:lineRule="auto"/>
        <w:jc w:val="both"/>
        <w:rPr>
          <w:rFonts w:cs="Arial"/>
        </w:rPr>
      </w:pPr>
      <w:r w:rsidRPr="006A66C1">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Pr>
          <w:rFonts w:cs="Arial"/>
        </w:rPr>
        <w:t>MSC.530(106)/Rev.1</w:t>
      </w:r>
      <w:r w:rsidRPr="006A66C1">
        <w:rPr>
          <w:rFonts w:cs="Arial"/>
        </w:rPr>
        <w:t xml:space="preserve"> A11.2.</w:t>
      </w:r>
    </w:p>
    <w:p w14:paraId="268C012C" w14:textId="3B0C46F2" w:rsidR="00E67DD4" w:rsidRPr="006E2D52" w:rsidRDefault="00E67DD4" w:rsidP="006E2D52">
      <w:pPr>
        <w:spacing w:after="120" w:line="240" w:lineRule="auto"/>
        <w:jc w:val="both"/>
        <w:rPr>
          <w:rFonts w:cs="Arial"/>
          <w:lang w:val="en-AU"/>
        </w:rPr>
      </w:pPr>
      <w:r w:rsidRPr="006A66C1">
        <w:rPr>
          <w:rFonts w:cs="Arial"/>
        </w:rPr>
        <w:t>Note 2: Light sectors and other features which may span dataset boundaries. It should be possible, on request, for the mariner to be capable of identifying the colour of the sectors affecting the ship, even if the lights involved are off the display, and, in general provision must be made to ensure that all relevant features are portrayed.</w:t>
      </w:r>
    </w:p>
    <w:p w14:paraId="66D7EC65" w14:textId="484ED5A4" w:rsidR="00E67DD4" w:rsidRDefault="00802BDD" w:rsidP="00E67DD4">
      <w:pPr>
        <w:spacing w:after="120" w:line="240" w:lineRule="auto"/>
        <w:ind w:right="16"/>
        <w:rPr>
          <w:rFonts w:cs="Arial"/>
        </w:rPr>
      </w:pPr>
      <w:bookmarkStart w:id="2039" w:name="_Toc187673191"/>
      <w:bookmarkStart w:id="2040" w:name="_Toc187673423"/>
      <w:bookmarkStart w:id="2041" w:name="_Toc188368782"/>
      <w:bookmarkStart w:id="2042" w:name="_Toc187673201"/>
      <w:bookmarkStart w:id="2043" w:name="_Toc187673433"/>
      <w:bookmarkStart w:id="2044" w:name="_Toc188368792"/>
      <w:bookmarkStart w:id="2045" w:name="_Toc188621985"/>
      <w:bookmarkEnd w:id="2039"/>
      <w:bookmarkEnd w:id="2040"/>
      <w:bookmarkEnd w:id="2041"/>
      <w:bookmarkEnd w:id="2042"/>
      <w:bookmarkEnd w:id="2043"/>
      <w:bookmarkEnd w:id="2044"/>
      <w:bookmarkEnd w:id="2045"/>
      <w:r w:rsidRPr="00802BDD">
        <w:t>Scales and scale ranges are defined in Clause</w:t>
      </w:r>
      <w:r w:rsidR="00B70E86">
        <w:t xml:space="preserve"> </w:t>
      </w:r>
      <w:r w:rsidR="00B70E86">
        <w:fldChar w:fldCharType="begin"/>
      </w:r>
      <w:r w:rsidR="00B70E86">
        <w:instrText xml:space="preserve"> REF _Ref192264106 \r \h </w:instrText>
      </w:r>
      <w:r w:rsidR="00B70E86">
        <w:fldChar w:fldCharType="separate"/>
      </w:r>
      <w:r w:rsidR="00B70E86">
        <w:t>12.1.1</w:t>
      </w:r>
      <w:r w:rsidR="00B70E86">
        <w:fldChar w:fldCharType="end"/>
      </w:r>
      <w:r w:rsidRPr="00802BDD">
        <w:t>.</w:t>
      </w:r>
      <w:r>
        <w:t xml:space="preserve"> </w:t>
      </w:r>
      <w:r w:rsidR="00E67DD4">
        <w:rPr>
          <w:rFonts w:cs="Arial"/>
        </w:rPr>
        <w:t>The</w:t>
      </w:r>
      <w:r w:rsidR="00E67DD4" w:rsidRPr="00693533">
        <w:rPr>
          <w:rFonts w:cs="Arial"/>
        </w:rPr>
        <w:t xml:space="preserve"> scale range of a dataset </w:t>
      </w:r>
      <w:r w:rsidR="00E67DD4">
        <w:rPr>
          <w:rFonts w:cs="Arial"/>
        </w:rPr>
        <w:t>is the</w:t>
      </w:r>
      <w:r w:rsidR="00E67DD4" w:rsidRPr="00693533">
        <w:rPr>
          <w:rFonts w:cs="Arial"/>
        </w:rPr>
        <w:t xml:space="preserve"> range of </w:t>
      </w:r>
      <w:r w:rsidR="00E67DD4">
        <w:rPr>
          <w:rFonts w:cs="Arial"/>
        </w:rPr>
        <w:t xml:space="preserve">display </w:t>
      </w:r>
      <w:r w:rsidR="00E67DD4" w:rsidRPr="00693533">
        <w:rPr>
          <w:rFonts w:cs="Arial"/>
        </w:rPr>
        <w:t xml:space="preserve">scales between which a producer </w:t>
      </w:r>
      <w:r w:rsidR="00E67DD4">
        <w:rPr>
          <w:rFonts w:cs="Arial"/>
        </w:rPr>
        <w:t xml:space="preserve">intends </w:t>
      </w:r>
      <w:r w:rsidR="00E67DD4" w:rsidRPr="00693533">
        <w:rPr>
          <w:rFonts w:cs="Arial"/>
        </w:rPr>
        <w:t>the data for use.</w:t>
      </w:r>
      <w:r w:rsidR="00E67DD4">
        <w:rPr>
          <w:rFonts w:cs="Arial"/>
        </w:rPr>
        <w:t xml:space="preserve"> This scale range is determined by the scale ranges of the component </w:t>
      </w:r>
      <w:r w:rsidR="00E67DD4">
        <w:rPr>
          <w:rFonts w:cs="Arial"/>
          <w:b/>
          <w:bCs/>
        </w:rPr>
        <w:t>D</w:t>
      </w:r>
      <w:r w:rsidR="00E67DD4" w:rsidRPr="00CD5710">
        <w:rPr>
          <w:rFonts w:cs="Arial"/>
          <w:b/>
          <w:bCs/>
        </w:rPr>
        <w:t xml:space="preserve">ata </w:t>
      </w:r>
      <w:r w:rsidR="00E67DD4">
        <w:rPr>
          <w:rFonts w:cs="Arial"/>
          <w:b/>
          <w:bCs/>
        </w:rPr>
        <w:t>C</w:t>
      </w:r>
      <w:r w:rsidR="00E67DD4" w:rsidRPr="00CD5710">
        <w:rPr>
          <w:rFonts w:cs="Arial"/>
          <w:b/>
          <w:bCs/>
        </w:rPr>
        <w:t>overage</w:t>
      </w:r>
      <w:r w:rsidR="00E67DD4">
        <w:rPr>
          <w:rFonts w:cs="Arial"/>
        </w:rPr>
        <w:t xml:space="preserve"> features. Each </w:t>
      </w:r>
      <w:commentRangeStart w:id="2046"/>
      <w:r w:rsidR="00E67DD4" w:rsidRPr="0040375C">
        <w:rPr>
          <w:rFonts w:cs="Arial"/>
          <w:b/>
          <w:bCs/>
        </w:rPr>
        <w:t>D</w:t>
      </w:r>
      <w:r w:rsidR="00E67DD4" w:rsidRPr="004432F9">
        <w:rPr>
          <w:rFonts w:cs="Arial"/>
          <w:b/>
          <w:bCs/>
        </w:rPr>
        <w:t>ata</w:t>
      </w:r>
      <w:r w:rsidR="00E67DD4" w:rsidRPr="00CD5710">
        <w:rPr>
          <w:rFonts w:cs="Arial"/>
          <w:b/>
          <w:bCs/>
        </w:rPr>
        <w:t xml:space="preserve"> </w:t>
      </w:r>
      <w:r w:rsidR="00E67DD4">
        <w:rPr>
          <w:rFonts w:cs="Arial"/>
          <w:b/>
          <w:bCs/>
        </w:rPr>
        <w:t>C</w:t>
      </w:r>
      <w:r w:rsidR="00E67DD4" w:rsidRPr="00CD5710">
        <w:rPr>
          <w:rFonts w:cs="Arial"/>
          <w:b/>
          <w:bCs/>
        </w:rPr>
        <w:t>overage</w:t>
      </w:r>
      <w:r w:rsidR="00E67DD4">
        <w:rPr>
          <w:rFonts w:cs="Arial"/>
        </w:rPr>
        <w:t xml:space="preserve"> </w:t>
      </w:r>
      <w:commentRangeEnd w:id="2046"/>
      <w:r w:rsidR="00CB623C">
        <w:rPr>
          <w:rStyle w:val="CommentReference"/>
        </w:rPr>
        <w:commentReference w:id="2046"/>
      </w:r>
      <w:r w:rsidR="00E67DD4">
        <w:rPr>
          <w:rFonts w:cs="Arial"/>
        </w:rPr>
        <w:t xml:space="preserve">feature has a </w:t>
      </w:r>
      <w:r w:rsidR="00E67DD4" w:rsidRPr="00CD5710">
        <w:rPr>
          <w:rFonts w:cs="Arial"/>
          <w:b/>
          <w:bCs/>
        </w:rPr>
        <w:t>minimum display scale</w:t>
      </w:r>
      <w:r w:rsidR="00E67DD4">
        <w:rPr>
          <w:rFonts w:cs="Arial"/>
        </w:rPr>
        <w:t xml:space="preserve"> and an </w:t>
      </w:r>
      <w:r w:rsidR="00E67DD4">
        <w:rPr>
          <w:rFonts w:cs="Arial"/>
          <w:b/>
          <w:bCs/>
        </w:rPr>
        <w:t>opti</w:t>
      </w:r>
      <w:r w:rsidR="00E67DD4" w:rsidRPr="00CD5710">
        <w:rPr>
          <w:rFonts w:cs="Arial"/>
          <w:b/>
          <w:bCs/>
        </w:rPr>
        <w:t>mum display scale</w:t>
      </w:r>
      <w:r w:rsidR="00E67DD4">
        <w:rPr>
          <w:rFonts w:cs="Arial"/>
          <w:b/>
          <w:bCs/>
        </w:rPr>
        <w:t xml:space="preserve"> </w:t>
      </w:r>
      <w:proofErr w:type="gramStart"/>
      <w:r w:rsidR="00E67DD4">
        <w:rPr>
          <w:rFonts w:cs="Arial"/>
        </w:rPr>
        <w:t>attribute;  the</w:t>
      </w:r>
      <w:proofErr w:type="gramEnd"/>
      <w:r w:rsidR="00E67DD4">
        <w:rPr>
          <w:rFonts w:cs="Arial"/>
        </w:rPr>
        <w:t xml:space="preserve"> dataset scale range is from the smallest to the largest of these attribute values.</w:t>
      </w:r>
    </w:p>
    <w:p w14:paraId="6892DCF1" w14:textId="16443163" w:rsidR="00F94FB6" w:rsidRPr="00F94FB6" w:rsidRDefault="00F94FB6" w:rsidP="00F94FB6">
      <w:pPr>
        <w:pStyle w:val="ListParagraph"/>
        <w:numPr>
          <w:ilvl w:val="1"/>
          <w:numId w:val="216"/>
        </w:numPr>
        <w:rPr>
          <w:b/>
          <w:bCs/>
          <w:lang w:eastAsia="en-US"/>
        </w:rPr>
      </w:pPr>
      <w:bookmarkStart w:id="2047" w:name="_Toc510785435"/>
      <w:bookmarkStart w:id="2048" w:name="_Toc510784286"/>
      <w:bookmarkStart w:id="2049" w:name="_Toc187673203"/>
      <w:bookmarkStart w:id="2050" w:name="_Toc187673435"/>
      <w:bookmarkStart w:id="2051" w:name="_Toc188368794"/>
      <w:bookmarkStart w:id="2052" w:name="_Toc188621987"/>
      <w:bookmarkStart w:id="2053" w:name="_Toc169203196"/>
      <w:bookmarkEnd w:id="2047"/>
      <w:bookmarkEnd w:id="2048"/>
      <w:bookmarkEnd w:id="2049"/>
      <w:bookmarkEnd w:id="2050"/>
      <w:bookmarkEnd w:id="2051"/>
      <w:bookmarkEnd w:id="2052"/>
      <w:r w:rsidRPr="00F94FB6">
        <w:rPr>
          <w:b/>
          <w:bCs/>
          <w:lang w:eastAsia="en-US"/>
        </w:rPr>
        <w:t>Dataset Loading Algorithm</w:t>
      </w:r>
    </w:p>
    <w:p w14:paraId="1827A221" w14:textId="77777777" w:rsidR="00E67DD4" w:rsidRPr="001504A3" w:rsidRDefault="00E67DD4" w:rsidP="002D7DEE">
      <w:pPr>
        <w:pStyle w:val="Heading3"/>
        <w:numPr>
          <w:ilvl w:val="2"/>
          <w:numId w:val="229"/>
        </w:numPr>
        <w:rPr>
          <w:lang w:eastAsia="en-US"/>
        </w:rPr>
      </w:pPr>
      <w:bookmarkStart w:id="2054" w:name="_Hlk177457598"/>
      <w:bookmarkStart w:id="2055" w:name="_Toc194067251"/>
      <w:r>
        <w:rPr>
          <w:lang w:eastAsia="en-US"/>
        </w:rPr>
        <w:t>Prerequisites</w:t>
      </w:r>
      <w:bookmarkEnd w:id="2054"/>
      <w:bookmarkEnd w:id="2055"/>
    </w:p>
    <w:p w14:paraId="43837918" w14:textId="1366CA60" w:rsidR="00E67DD4" w:rsidRPr="00E67DD4" w:rsidRDefault="00E67DD4" w:rsidP="00E67DD4">
      <w:pPr>
        <w:spacing w:before="60" w:after="60" w:line="240" w:lineRule="auto"/>
        <w:rPr>
          <w:rFonts w:cs="Arial"/>
        </w:rPr>
      </w:pPr>
      <w:r w:rsidRPr="00E67DD4">
        <w:rPr>
          <w:rFonts w:cs="Arial"/>
        </w:rPr>
        <w:t xml:space="preserve">A collection of </w:t>
      </w:r>
      <w:r w:rsidRPr="00E67DD4">
        <w:rPr>
          <w:rFonts w:cs="Arial"/>
          <w:b/>
        </w:rPr>
        <w:t>Data Coverages, each</w:t>
      </w:r>
      <w:r w:rsidRPr="00E67DD4">
        <w:rPr>
          <w:rFonts w:cs="Arial"/>
        </w:rPr>
        <w:t xml:space="preserve"> containing:</w:t>
      </w:r>
    </w:p>
    <w:p w14:paraId="25C974E6"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polygon describing the </w:t>
      </w:r>
      <w:r w:rsidRPr="00E67DD4">
        <w:rPr>
          <w:b/>
        </w:rPr>
        <w:t>Data Coverage</w:t>
      </w:r>
      <w:r w:rsidRPr="00E67DD4">
        <w:t xml:space="preserve">: </w:t>
      </w:r>
      <w:r w:rsidRPr="00E67DD4">
        <w:rPr>
          <w:i/>
          <w:iCs/>
        </w:rPr>
        <w:t>(</w:t>
      </w:r>
      <w:proofErr w:type="spellStart"/>
      <w:r w:rsidRPr="00E67DD4">
        <w:rPr>
          <w:rFonts w:cs="Arial"/>
          <w:i/>
          <w:iCs/>
        </w:rPr>
        <w:t>dataCoverage</w:t>
      </w:r>
      <w:proofErr w:type="spellEnd"/>
      <w:proofErr w:type="gramStart"/>
      <w:r w:rsidRPr="00E67DD4">
        <w:rPr>
          <w:i/>
          <w:iCs/>
        </w:rPr>
        <w:t>)</w:t>
      </w:r>
      <w:r w:rsidRPr="00E67DD4">
        <w:t>;</w:t>
      </w:r>
      <w:proofErr w:type="gramEnd"/>
    </w:p>
    <w:p w14:paraId="3C96539A" w14:textId="77777777" w:rsidR="00E67DD4" w:rsidRPr="00E67DD4" w:rsidRDefault="00E67DD4" w:rsidP="00E67DD4">
      <w:pPr>
        <w:pStyle w:val="ListParagraph"/>
        <w:numPr>
          <w:ilvl w:val="0"/>
          <w:numId w:val="137"/>
        </w:numPr>
        <w:spacing w:before="60" w:after="60" w:line="240" w:lineRule="auto"/>
        <w:ind w:left="567" w:hanging="283"/>
        <w:jc w:val="both"/>
        <w:rPr>
          <w:lang w:val="en-US"/>
        </w:rPr>
      </w:pPr>
      <w:r w:rsidRPr="00E67DD4">
        <w:t xml:space="preserve">A set of scale bands: </w:t>
      </w:r>
      <w:proofErr w:type="spellStart"/>
      <w:r w:rsidRPr="00E67DD4">
        <w:rPr>
          <w:i/>
          <w:iCs/>
        </w:rPr>
        <w:t>scaleBands</w:t>
      </w:r>
      <w:proofErr w:type="spellEnd"/>
      <w:r w:rsidRPr="00E67DD4">
        <w:rPr>
          <w:i/>
          <w:iCs/>
        </w:rPr>
        <w:t>(</w:t>
      </w:r>
      <w:proofErr w:type="spellStart"/>
      <w:r w:rsidRPr="00E67DD4">
        <w:rPr>
          <w:rFonts w:cs="Arial"/>
          <w:i/>
          <w:iCs/>
        </w:rPr>
        <w:t>dataCoverage</w:t>
      </w:r>
      <w:proofErr w:type="spellEnd"/>
      <w:proofErr w:type="gramStart"/>
      <w:r w:rsidRPr="00E67DD4">
        <w:rPr>
          <w:i/>
          <w:iCs/>
        </w:rPr>
        <w:t>)</w:t>
      </w:r>
      <w:r w:rsidRPr="00E67DD4">
        <w:t>;</w:t>
      </w:r>
      <w:proofErr w:type="gramEnd"/>
    </w:p>
    <w:p w14:paraId="6E120FB0" w14:textId="77777777" w:rsidR="00E67DD4" w:rsidRPr="00E67DD4" w:rsidRDefault="00E67DD4" w:rsidP="00E67DD4">
      <w:pPr>
        <w:pStyle w:val="ListParagraph"/>
        <w:numPr>
          <w:ilvl w:val="0"/>
          <w:numId w:val="137"/>
        </w:numPr>
        <w:spacing w:after="120" w:line="240" w:lineRule="auto"/>
        <w:ind w:left="567" w:hanging="283"/>
        <w:jc w:val="both"/>
        <w:rPr>
          <w:lang w:val="en-US"/>
        </w:rPr>
      </w:pPr>
      <w:r w:rsidRPr="00E67DD4">
        <w:t xml:space="preserve">The associated dataset: </w:t>
      </w:r>
      <w:r w:rsidRPr="00E67DD4">
        <w:rPr>
          <w:i/>
          <w:iCs/>
        </w:rPr>
        <w:t>dataset(</w:t>
      </w:r>
      <w:proofErr w:type="spellStart"/>
      <w:r w:rsidRPr="00E67DD4">
        <w:rPr>
          <w:rFonts w:cs="Arial"/>
          <w:i/>
          <w:iCs/>
        </w:rPr>
        <w:t>dataCoverage</w:t>
      </w:r>
      <w:proofErr w:type="spellEnd"/>
      <w:r w:rsidRPr="00E67DD4">
        <w:rPr>
          <w:i/>
          <w:iCs/>
        </w:rPr>
        <w:t>)</w:t>
      </w:r>
      <w:r w:rsidRPr="00E67DD4">
        <w:t>.</w:t>
      </w:r>
    </w:p>
    <w:p w14:paraId="45F0BD7C" w14:textId="77777777" w:rsidR="00E67DD4" w:rsidRDefault="00E67DD4" w:rsidP="00E67DD4">
      <w:pPr>
        <w:spacing w:before="60" w:after="60" w:line="240" w:lineRule="auto"/>
      </w:pPr>
      <w:r w:rsidRPr="00E67DD4">
        <w:rPr>
          <w:rFonts w:cs="Arial"/>
        </w:rPr>
        <w:t xml:space="preserve">A projection </w:t>
      </w:r>
      <w:proofErr w:type="spellStart"/>
      <w:r w:rsidRPr="00E67DD4">
        <w:rPr>
          <w:rFonts w:cs="Arial"/>
          <w:i/>
          <w:iCs/>
        </w:rPr>
        <w:t>projection</w:t>
      </w:r>
      <w:proofErr w:type="spellEnd"/>
      <w:r w:rsidRPr="00E67DD4">
        <w:rPr>
          <w:rFonts w:cs="Arial"/>
        </w:rPr>
        <w:t xml:space="preserve"> that can</w:t>
      </w:r>
      <w:r w:rsidRPr="00E67DD4">
        <w:t xml:space="preserve"> convert geographic polygons </w:t>
      </w:r>
      <w:proofErr w:type="spellStart"/>
      <w:r w:rsidRPr="00E67DD4">
        <w:rPr>
          <w:i/>
          <w:iCs/>
        </w:rPr>
        <w:t>geoPolygon</w:t>
      </w:r>
      <w:proofErr w:type="spellEnd"/>
      <w:r w:rsidRPr="00E67DD4">
        <w:t xml:space="preserve"> to device polygons: </w:t>
      </w:r>
      <w:r w:rsidRPr="00E67DD4">
        <w:rPr>
          <w:i/>
          <w:iCs/>
        </w:rPr>
        <w:t>projection(</w:t>
      </w:r>
      <w:proofErr w:type="spellStart"/>
      <w:r w:rsidRPr="00E67DD4">
        <w:rPr>
          <w:i/>
          <w:iCs/>
        </w:rPr>
        <w:t>geoPolygon</w:t>
      </w:r>
      <w:proofErr w:type="spellEnd"/>
      <w:proofErr w:type="gramStart"/>
      <w:r w:rsidRPr="00E67DD4">
        <w:rPr>
          <w:i/>
          <w:iCs/>
        </w:rPr>
        <w:t>)</w:t>
      </w:r>
      <w:r w:rsidRPr="00E67DD4">
        <w:t>;</w:t>
      </w:r>
      <w:proofErr w:type="gramEnd"/>
    </w:p>
    <w:p w14:paraId="4F8DBC64" w14:textId="77777777" w:rsidR="00F94FB6" w:rsidRPr="00E67DD4" w:rsidRDefault="00F94FB6" w:rsidP="00E67DD4">
      <w:pPr>
        <w:spacing w:before="60" w:after="60" w:line="240" w:lineRule="auto"/>
        <w:rPr>
          <w:lang w:val="en-US"/>
        </w:rPr>
      </w:pPr>
    </w:p>
    <w:p w14:paraId="40983CA1" w14:textId="6A952352" w:rsidR="00F94FB6" w:rsidRPr="00F94FB6" w:rsidRDefault="00F94FB6" w:rsidP="00F94FB6">
      <w:pPr>
        <w:pStyle w:val="ListParagraph"/>
        <w:numPr>
          <w:ilvl w:val="1"/>
          <w:numId w:val="216"/>
        </w:numPr>
        <w:rPr>
          <w:b/>
          <w:bCs/>
          <w:lang w:eastAsia="en-US"/>
        </w:rPr>
      </w:pPr>
      <w:bookmarkStart w:id="2056" w:name="_Toc188368797"/>
      <w:bookmarkStart w:id="2057" w:name="_Toc188621990"/>
      <w:bookmarkStart w:id="2058" w:name="_Ref205451828"/>
      <w:bookmarkEnd w:id="2053"/>
      <w:bookmarkEnd w:id="2056"/>
      <w:bookmarkEnd w:id="2057"/>
      <w:r>
        <w:rPr>
          <w:b/>
          <w:bCs/>
          <w:lang w:eastAsia="en-US"/>
        </w:rPr>
        <w:t>Scale Bands</w:t>
      </w:r>
      <w:bookmarkEnd w:id="2058"/>
    </w:p>
    <w:p w14:paraId="32E7C47C" w14:textId="77777777" w:rsidR="00E67DD4" w:rsidRDefault="00E67DD4" w:rsidP="00E67DD4">
      <w:pPr>
        <w:spacing w:after="120" w:line="240" w:lineRule="auto"/>
      </w:pPr>
      <w:r>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Default="00E67DD4" w:rsidP="00E67DD4">
      <w:pPr>
        <w:spacing w:after="120" w:line="240" w:lineRule="auto"/>
      </w:pPr>
      <w:r>
        <w:t xml:space="preserve">A scale range is the set of scales between different scale values. The attributes </w:t>
      </w:r>
      <w:r w:rsidRPr="005F1C39">
        <w:rPr>
          <w:b/>
          <w:bCs/>
        </w:rPr>
        <w:t>minimum display scale</w:t>
      </w:r>
      <w:r>
        <w:t xml:space="preserve"> and </w:t>
      </w:r>
      <w:r>
        <w:rPr>
          <w:b/>
          <w:bCs/>
        </w:rPr>
        <w:t>optimum</w:t>
      </w:r>
      <w:r w:rsidRPr="005F1C39">
        <w:rPr>
          <w:b/>
          <w:bCs/>
        </w:rPr>
        <w:t xml:space="preserve"> display scale</w:t>
      </w:r>
      <w:r>
        <w:t xml:space="preserve"> describe the scale range of a </w:t>
      </w:r>
      <w:r w:rsidRPr="0040375C">
        <w:rPr>
          <w:b/>
          <w:bCs/>
        </w:rPr>
        <w:t>Data Coverage</w:t>
      </w:r>
      <w:r>
        <w:t xml:space="preserve"> feature.</w:t>
      </w:r>
      <w:r w:rsidRPr="00080954">
        <w:t xml:space="preserve"> </w:t>
      </w:r>
      <w:r>
        <w:t xml:space="preserve">The scale range of a dataset is a set of ranges, each range taken from each of the component </w:t>
      </w:r>
      <w:r w:rsidRPr="0040375C">
        <w:rPr>
          <w:b/>
          <w:bCs/>
        </w:rPr>
        <w:t>Data Coverage</w:t>
      </w:r>
      <w:r>
        <w:t>.</w:t>
      </w:r>
    </w:p>
    <w:p w14:paraId="70A6041B" w14:textId="77777777" w:rsidR="00E67DD4" w:rsidRDefault="00E67DD4" w:rsidP="00E67DD4">
      <w:pPr>
        <w:spacing w:after="120" w:line="240" w:lineRule="auto"/>
      </w:pPr>
      <w:r>
        <w:t xml:space="preserve">Scale bands describe specific scale ranges, as defined </w:t>
      </w:r>
      <w:r w:rsidRPr="00E85E57">
        <w:t xml:space="preserve">in table </w:t>
      </w:r>
      <w:r>
        <w:t xml:space="preserve">1. </w:t>
      </w:r>
      <w:r w:rsidRPr="00AA512C">
        <w:t xml:space="preserve">Each scale band is defined by its minimum and </w:t>
      </w:r>
      <w:r>
        <w:t>optimum</w:t>
      </w:r>
      <w:r w:rsidRPr="00AA512C">
        <w:t xml:space="preserve"> scale</w:t>
      </w:r>
      <w:r>
        <w:t xml:space="preserve"> denominators</w:t>
      </w:r>
      <w:r w:rsidRPr="00AA512C">
        <w:t xml:space="preserve"> and </w:t>
      </w:r>
      <w:r>
        <w:t>is</w:t>
      </w:r>
      <w:r w:rsidRPr="00AA512C">
        <w:t xml:space="preserve"> </w:t>
      </w:r>
      <w:r>
        <w:t>defined using</w:t>
      </w:r>
      <w:r w:rsidRPr="00AA512C">
        <w:t xml:space="preserve"> a</w:t>
      </w:r>
      <w:r>
        <w:t xml:space="preserve"> </w:t>
      </w:r>
      <w:r w:rsidRPr="00AA512C">
        <w:t>n</w:t>
      </w:r>
      <w:r>
        <w:t>umerical</w:t>
      </w:r>
      <w:r w:rsidRPr="00AA512C">
        <w:t xml:space="preserve"> index.</w:t>
      </w:r>
      <w:r w:rsidRPr="00736CEC">
        <w:t xml:space="preserve"> </w:t>
      </w:r>
    </w:p>
    <w:p w14:paraId="2BF87FF0" w14:textId="77777777" w:rsidR="00E67DD4" w:rsidRDefault="00E67DD4" w:rsidP="00E67DD4">
      <w:pPr>
        <w:spacing w:after="120" w:line="240" w:lineRule="auto"/>
      </w:pPr>
      <w:r>
        <w:t>Note that w</w:t>
      </w:r>
      <w:r w:rsidRPr="00736CEC">
        <w:t xml:space="preserve">henever scales are compared in these algorithms the </w:t>
      </w:r>
      <w:r w:rsidRPr="00E85E57">
        <w:t>numerical</w:t>
      </w:r>
      <w:r w:rsidRPr="00736CEC">
        <w:t xml:space="preserve"> comparison</w:t>
      </w:r>
      <w:r>
        <w:t xml:space="preserve"> and </w:t>
      </w:r>
      <w:r w:rsidRPr="00EE63E2">
        <w:rPr>
          <w:i/>
          <w:iCs/>
        </w:rPr>
        <w:t>min/max</w:t>
      </w:r>
      <w:r>
        <w:t xml:space="preserve"> functions</w:t>
      </w:r>
      <w:r w:rsidRPr="00736CEC">
        <w:t xml:space="preserve"> </w:t>
      </w:r>
      <w:r>
        <w:t>are</w:t>
      </w:r>
      <w:r w:rsidRPr="00736CEC">
        <w:t xml:space="preserve"> based on scales</w:t>
      </w:r>
      <w:r>
        <w:t>,</w:t>
      </w:r>
      <w:r w:rsidRPr="00736CEC">
        <w:t xml:space="preserve"> not on scale denominators</w:t>
      </w:r>
      <w:r>
        <w:t xml:space="preserve"> </w:t>
      </w:r>
      <w:r w:rsidRPr="00E85E57">
        <w:t>for example a scale of 45,000 is less than (“&lt;”) a scale of 22,000</w:t>
      </w:r>
      <w:r>
        <w:t xml:space="preserve"> and </w:t>
      </w:r>
      <w:proofErr w:type="gramStart"/>
      <w:r w:rsidRPr="00E85E57">
        <w:rPr>
          <w:i/>
          <w:iCs/>
        </w:rPr>
        <w:t>min</w:t>
      </w:r>
      <w:r>
        <w:t>(</w:t>
      </w:r>
      <w:proofErr w:type="gramEnd"/>
      <w:r>
        <w:t>22,000,45,000) = 45,000</w:t>
      </w:r>
      <w:r w:rsidRPr="00E85E57">
        <w:t>.</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8D0CFF" w14:paraId="05B4CF99" w14:textId="77777777" w:rsidTr="00D343CC">
        <w:trPr>
          <w:jc w:val="center"/>
        </w:trPr>
        <w:tc>
          <w:tcPr>
            <w:tcW w:w="912" w:type="dxa"/>
            <w:shd w:val="clear" w:color="auto" w:fill="D9D9D9" w:themeFill="background1" w:themeFillShade="D9"/>
          </w:tcPr>
          <w:p w14:paraId="7750F346" w14:textId="77777777" w:rsidR="00E67DD4" w:rsidRPr="00142BCB" w:rsidRDefault="00E67DD4" w:rsidP="00D343CC">
            <w:pPr>
              <w:pStyle w:val="Tabletext9"/>
              <w:jc w:val="center"/>
              <w:rPr>
                <w:b/>
                <w:i/>
              </w:rPr>
            </w:pPr>
            <w:r>
              <w:rPr>
                <w:b/>
                <w:i/>
              </w:rPr>
              <w:lastRenderedPageBreak/>
              <w:t>scale band index</w:t>
            </w:r>
          </w:p>
        </w:tc>
        <w:tc>
          <w:tcPr>
            <w:tcW w:w="2320" w:type="dxa"/>
            <w:shd w:val="clear" w:color="auto" w:fill="D9D9D9" w:themeFill="background1" w:themeFillShade="D9"/>
            <w:vAlign w:val="center"/>
          </w:tcPr>
          <w:p w14:paraId="7791C381" w14:textId="77777777" w:rsidR="00E67DD4" w:rsidRPr="00142BCB" w:rsidRDefault="00E67DD4" w:rsidP="00D343CC">
            <w:pPr>
              <w:pStyle w:val="Tabletext9"/>
              <w:jc w:val="center"/>
              <w:rPr>
                <w:b/>
                <w:i/>
              </w:rPr>
            </w:pPr>
            <w:proofErr w:type="spellStart"/>
            <w:r w:rsidRPr="00142BCB">
              <w:rPr>
                <w:b/>
                <w:i/>
              </w:rPr>
              <w:t>minimumScale</w:t>
            </w:r>
            <w:proofErr w:type="spellEnd"/>
          </w:p>
        </w:tc>
        <w:tc>
          <w:tcPr>
            <w:tcW w:w="3426" w:type="dxa"/>
            <w:shd w:val="clear" w:color="auto" w:fill="D9D9D9" w:themeFill="background1" w:themeFillShade="D9"/>
            <w:vAlign w:val="center"/>
          </w:tcPr>
          <w:p w14:paraId="2E062E77" w14:textId="77777777" w:rsidR="00E67DD4" w:rsidRPr="00DD3EC4" w:rsidRDefault="00E67DD4" w:rsidP="00D343CC">
            <w:pPr>
              <w:pStyle w:val="Tabletext9"/>
              <w:jc w:val="center"/>
              <w:rPr>
                <w:bCs/>
                <w:i/>
              </w:rPr>
            </w:pPr>
            <w:proofErr w:type="spellStart"/>
            <w:r>
              <w:rPr>
                <w:b/>
                <w:i/>
              </w:rPr>
              <w:t>optimum</w:t>
            </w:r>
            <w:r w:rsidRPr="00142BCB">
              <w:rPr>
                <w:b/>
                <w:i/>
              </w:rPr>
              <w:t>Scale</w:t>
            </w:r>
            <w:proofErr w:type="spellEnd"/>
          </w:p>
        </w:tc>
        <w:tc>
          <w:tcPr>
            <w:tcW w:w="2329" w:type="dxa"/>
            <w:shd w:val="clear" w:color="auto" w:fill="D9D9D9" w:themeFill="background1" w:themeFillShade="D9"/>
            <w:vAlign w:val="center"/>
          </w:tcPr>
          <w:p w14:paraId="3E3155C9" w14:textId="77777777" w:rsidR="00E67DD4" w:rsidRPr="008D0CFF" w:rsidRDefault="00E67DD4" w:rsidP="00D343CC">
            <w:pPr>
              <w:pStyle w:val="Tabletext9"/>
              <w:rPr>
                <w:b/>
              </w:rPr>
            </w:pPr>
            <w:r>
              <w:rPr>
                <w:b/>
              </w:rPr>
              <w:t>Remarks</w:t>
            </w:r>
          </w:p>
        </w:tc>
      </w:tr>
      <w:tr w:rsidR="00E67DD4" w:rsidRPr="008D0CFF" w14:paraId="2695677F" w14:textId="77777777" w:rsidTr="00D343CC">
        <w:trPr>
          <w:jc w:val="center"/>
        </w:trPr>
        <w:tc>
          <w:tcPr>
            <w:tcW w:w="912" w:type="dxa"/>
          </w:tcPr>
          <w:p w14:paraId="048CD051" w14:textId="77777777" w:rsidR="00E67DD4" w:rsidRDefault="00E67DD4" w:rsidP="00D343CC">
            <w:pPr>
              <w:pStyle w:val="Tabletext9"/>
              <w:jc w:val="center"/>
            </w:pPr>
            <w:r>
              <w:t>1</w:t>
            </w:r>
          </w:p>
        </w:tc>
        <w:tc>
          <w:tcPr>
            <w:tcW w:w="2320" w:type="dxa"/>
          </w:tcPr>
          <w:p w14:paraId="29205B97" w14:textId="77777777" w:rsidR="00E67DD4" w:rsidRPr="008D0CFF" w:rsidRDefault="00E67DD4" w:rsidP="00D343CC">
            <w:pPr>
              <w:pStyle w:val="Tabletext9"/>
              <w:jc w:val="center"/>
            </w:pPr>
            <w:r>
              <w:t>NULL (</w:t>
            </w:r>
            <w:r>
              <w:rPr>
                <w:rFonts w:cs="Arial"/>
              </w:rPr>
              <w:t>∞</w:t>
            </w:r>
            <w:r>
              <w:t>)</w:t>
            </w:r>
          </w:p>
        </w:tc>
        <w:tc>
          <w:tcPr>
            <w:tcW w:w="3426" w:type="dxa"/>
            <w:vAlign w:val="center"/>
          </w:tcPr>
          <w:p w14:paraId="5966711E" w14:textId="77777777" w:rsidR="00E67DD4" w:rsidRPr="008D0CFF" w:rsidRDefault="00E67DD4" w:rsidP="00D343CC">
            <w:pPr>
              <w:pStyle w:val="Tabletext9"/>
              <w:jc w:val="center"/>
            </w:pPr>
            <w:r w:rsidRPr="008D0CFF">
              <w:t>10,000,000</w:t>
            </w:r>
          </w:p>
        </w:tc>
        <w:tc>
          <w:tcPr>
            <w:tcW w:w="2329" w:type="dxa"/>
          </w:tcPr>
          <w:p w14:paraId="4A0E6DC1" w14:textId="77777777" w:rsidR="00E67DD4" w:rsidRPr="008D0CFF" w:rsidRDefault="00E67DD4" w:rsidP="00D343CC">
            <w:pPr>
              <w:pStyle w:val="Tabletext9"/>
            </w:pPr>
            <w:r w:rsidRPr="00AA512C">
              <w:t xml:space="preserve">For all </w:t>
            </w:r>
            <w:r>
              <w:t>values larger</w:t>
            </w:r>
            <w:r w:rsidRPr="00AA512C">
              <w:t xml:space="preserve"> than 10,000,000</w:t>
            </w:r>
          </w:p>
        </w:tc>
      </w:tr>
      <w:tr w:rsidR="00E67DD4" w:rsidRPr="008D0CFF" w14:paraId="02C1D84F" w14:textId="77777777" w:rsidTr="00D343CC">
        <w:trPr>
          <w:jc w:val="center"/>
        </w:trPr>
        <w:tc>
          <w:tcPr>
            <w:tcW w:w="912" w:type="dxa"/>
          </w:tcPr>
          <w:p w14:paraId="4CB03992" w14:textId="77777777" w:rsidR="00E67DD4" w:rsidRPr="008D0CFF" w:rsidRDefault="00E67DD4" w:rsidP="00D343CC">
            <w:pPr>
              <w:pStyle w:val="Tabletext9"/>
              <w:jc w:val="center"/>
            </w:pPr>
            <w:r>
              <w:t>2</w:t>
            </w:r>
          </w:p>
        </w:tc>
        <w:tc>
          <w:tcPr>
            <w:tcW w:w="2320" w:type="dxa"/>
            <w:vAlign w:val="center"/>
          </w:tcPr>
          <w:p w14:paraId="1F9D65FD" w14:textId="77777777" w:rsidR="00E67DD4" w:rsidRPr="008D0CFF" w:rsidRDefault="00E67DD4" w:rsidP="00D343CC">
            <w:pPr>
              <w:pStyle w:val="Tabletext9"/>
              <w:jc w:val="center"/>
            </w:pPr>
            <w:r w:rsidRPr="008D0CFF">
              <w:t>10,000,000</w:t>
            </w:r>
          </w:p>
        </w:tc>
        <w:tc>
          <w:tcPr>
            <w:tcW w:w="3426" w:type="dxa"/>
            <w:vAlign w:val="center"/>
          </w:tcPr>
          <w:p w14:paraId="745E6D7A" w14:textId="77777777" w:rsidR="00E67DD4" w:rsidRPr="008D0CFF" w:rsidRDefault="00E67DD4" w:rsidP="00D343CC">
            <w:pPr>
              <w:pStyle w:val="Tabletext9"/>
              <w:jc w:val="center"/>
            </w:pPr>
            <w:r w:rsidRPr="00C579E7">
              <w:t>3</w:t>
            </w:r>
            <w:r w:rsidRPr="008D0CFF">
              <w:t>,500,000</w:t>
            </w:r>
          </w:p>
        </w:tc>
        <w:tc>
          <w:tcPr>
            <w:tcW w:w="2329" w:type="dxa"/>
            <w:vAlign w:val="center"/>
          </w:tcPr>
          <w:p w14:paraId="659AE7F7" w14:textId="77777777" w:rsidR="00E67DD4" w:rsidRPr="008D0CFF" w:rsidRDefault="00E67DD4" w:rsidP="00D343CC">
            <w:pPr>
              <w:pStyle w:val="Tabletext9"/>
              <w:jc w:val="center"/>
            </w:pPr>
          </w:p>
        </w:tc>
      </w:tr>
      <w:tr w:rsidR="00E67DD4" w:rsidRPr="008D0CFF" w14:paraId="419DBAF4" w14:textId="77777777" w:rsidTr="00D343CC">
        <w:trPr>
          <w:jc w:val="center"/>
        </w:trPr>
        <w:tc>
          <w:tcPr>
            <w:tcW w:w="912" w:type="dxa"/>
          </w:tcPr>
          <w:p w14:paraId="6193FF8D" w14:textId="77777777" w:rsidR="00E67DD4" w:rsidRPr="008D0CFF" w:rsidRDefault="00E67DD4" w:rsidP="00D343CC">
            <w:pPr>
              <w:pStyle w:val="Tabletext9"/>
              <w:jc w:val="center"/>
            </w:pPr>
            <w:r>
              <w:t>3</w:t>
            </w:r>
          </w:p>
        </w:tc>
        <w:tc>
          <w:tcPr>
            <w:tcW w:w="2320" w:type="dxa"/>
            <w:vAlign w:val="center"/>
          </w:tcPr>
          <w:p w14:paraId="05BFAE8D" w14:textId="77777777" w:rsidR="00E67DD4" w:rsidRPr="008D0CFF" w:rsidRDefault="00E67DD4" w:rsidP="00D343CC">
            <w:pPr>
              <w:pStyle w:val="Tabletext9"/>
              <w:jc w:val="center"/>
            </w:pPr>
            <w:r w:rsidRPr="008D0CFF">
              <w:t>3,500,000</w:t>
            </w:r>
          </w:p>
        </w:tc>
        <w:tc>
          <w:tcPr>
            <w:tcW w:w="3426" w:type="dxa"/>
            <w:vAlign w:val="center"/>
          </w:tcPr>
          <w:p w14:paraId="2598180A" w14:textId="77777777" w:rsidR="00E67DD4" w:rsidRPr="008D0CFF" w:rsidRDefault="00E67DD4" w:rsidP="00D343CC">
            <w:pPr>
              <w:pStyle w:val="Tabletext9"/>
              <w:jc w:val="center"/>
            </w:pPr>
            <w:r w:rsidRPr="008D0CFF">
              <w:t>1,500,000</w:t>
            </w:r>
          </w:p>
        </w:tc>
        <w:tc>
          <w:tcPr>
            <w:tcW w:w="2329" w:type="dxa"/>
            <w:vAlign w:val="center"/>
          </w:tcPr>
          <w:p w14:paraId="56DEEFAE" w14:textId="77777777" w:rsidR="00E67DD4" w:rsidRPr="008D0CFF" w:rsidRDefault="00E67DD4" w:rsidP="00D343CC">
            <w:pPr>
              <w:pStyle w:val="Tabletext9"/>
              <w:jc w:val="center"/>
            </w:pPr>
          </w:p>
        </w:tc>
      </w:tr>
      <w:tr w:rsidR="00E67DD4" w:rsidRPr="008D0CFF" w14:paraId="101C8768" w14:textId="77777777" w:rsidTr="00D343CC">
        <w:trPr>
          <w:jc w:val="center"/>
        </w:trPr>
        <w:tc>
          <w:tcPr>
            <w:tcW w:w="912" w:type="dxa"/>
          </w:tcPr>
          <w:p w14:paraId="5B1A0D30" w14:textId="77777777" w:rsidR="00E67DD4" w:rsidRPr="008D0CFF" w:rsidRDefault="00E67DD4" w:rsidP="00D343CC">
            <w:pPr>
              <w:pStyle w:val="Tabletext9"/>
              <w:jc w:val="center"/>
            </w:pPr>
            <w:r>
              <w:t>4</w:t>
            </w:r>
          </w:p>
        </w:tc>
        <w:tc>
          <w:tcPr>
            <w:tcW w:w="2320" w:type="dxa"/>
            <w:vAlign w:val="center"/>
          </w:tcPr>
          <w:p w14:paraId="1178CF85" w14:textId="77777777" w:rsidR="00E67DD4" w:rsidRPr="008D0CFF" w:rsidRDefault="00E67DD4" w:rsidP="00D343CC">
            <w:pPr>
              <w:pStyle w:val="Tabletext9"/>
              <w:jc w:val="center"/>
            </w:pPr>
            <w:r w:rsidRPr="008D0CFF">
              <w:t>1,500,000</w:t>
            </w:r>
          </w:p>
        </w:tc>
        <w:tc>
          <w:tcPr>
            <w:tcW w:w="3426" w:type="dxa"/>
            <w:vAlign w:val="center"/>
          </w:tcPr>
          <w:p w14:paraId="62BDD610" w14:textId="77777777" w:rsidR="00E67DD4" w:rsidRPr="008D0CFF" w:rsidRDefault="00E67DD4" w:rsidP="00D343CC">
            <w:pPr>
              <w:pStyle w:val="Tabletext9"/>
              <w:jc w:val="center"/>
            </w:pPr>
            <w:r w:rsidRPr="008D0CFF">
              <w:t>700,000</w:t>
            </w:r>
          </w:p>
        </w:tc>
        <w:tc>
          <w:tcPr>
            <w:tcW w:w="2329" w:type="dxa"/>
            <w:vAlign w:val="center"/>
          </w:tcPr>
          <w:p w14:paraId="27CA1F39" w14:textId="77777777" w:rsidR="00E67DD4" w:rsidRPr="008D0CFF" w:rsidRDefault="00E67DD4" w:rsidP="00D343CC">
            <w:pPr>
              <w:pStyle w:val="Tabletext9"/>
              <w:jc w:val="center"/>
            </w:pPr>
          </w:p>
        </w:tc>
      </w:tr>
      <w:tr w:rsidR="00E67DD4" w:rsidRPr="008D0CFF" w14:paraId="6CB7C2C0" w14:textId="77777777" w:rsidTr="00D343CC">
        <w:trPr>
          <w:jc w:val="center"/>
        </w:trPr>
        <w:tc>
          <w:tcPr>
            <w:tcW w:w="912" w:type="dxa"/>
          </w:tcPr>
          <w:p w14:paraId="31834F03" w14:textId="77777777" w:rsidR="00E67DD4" w:rsidRPr="008D0CFF" w:rsidRDefault="00E67DD4" w:rsidP="00D343CC">
            <w:pPr>
              <w:pStyle w:val="Tabletext9"/>
              <w:jc w:val="center"/>
            </w:pPr>
            <w:r>
              <w:t>5</w:t>
            </w:r>
          </w:p>
        </w:tc>
        <w:tc>
          <w:tcPr>
            <w:tcW w:w="2320" w:type="dxa"/>
            <w:vAlign w:val="center"/>
          </w:tcPr>
          <w:p w14:paraId="157B02B4" w14:textId="77777777" w:rsidR="00E67DD4" w:rsidRPr="008D0CFF" w:rsidRDefault="00E67DD4" w:rsidP="00D343CC">
            <w:pPr>
              <w:pStyle w:val="Tabletext9"/>
              <w:jc w:val="center"/>
            </w:pPr>
            <w:r w:rsidRPr="008D0CFF">
              <w:t>700,000</w:t>
            </w:r>
          </w:p>
        </w:tc>
        <w:tc>
          <w:tcPr>
            <w:tcW w:w="3426" w:type="dxa"/>
            <w:vAlign w:val="center"/>
          </w:tcPr>
          <w:p w14:paraId="2B237A59" w14:textId="77777777" w:rsidR="00E67DD4" w:rsidRPr="008D0CFF" w:rsidRDefault="00E67DD4" w:rsidP="00D343CC">
            <w:pPr>
              <w:pStyle w:val="Tabletext9"/>
              <w:jc w:val="center"/>
            </w:pPr>
            <w:r w:rsidRPr="008D0CFF">
              <w:t>350,000</w:t>
            </w:r>
          </w:p>
        </w:tc>
        <w:tc>
          <w:tcPr>
            <w:tcW w:w="2329" w:type="dxa"/>
            <w:vAlign w:val="center"/>
          </w:tcPr>
          <w:p w14:paraId="0B1982B3" w14:textId="77777777" w:rsidR="00E67DD4" w:rsidRPr="008D0CFF" w:rsidRDefault="00E67DD4" w:rsidP="00D343CC">
            <w:pPr>
              <w:pStyle w:val="Tabletext9"/>
              <w:jc w:val="center"/>
            </w:pPr>
          </w:p>
        </w:tc>
      </w:tr>
      <w:tr w:rsidR="00E67DD4" w:rsidRPr="008D0CFF" w14:paraId="09877F5E" w14:textId="77777777" w:rsidTr="00D343CC">
        <w:trPr>
          <w:jc w:val="center"/>
        </w:trPr>
        <w:tc>
          <w:tcPr>
            <w:tcW w:w="912" w:type="dxa"/>
          </w:tcPr>
          <w:p w14:paraId="60B722A7" w14:textId="77777777" w:rsidR="00E67DD4" w:rsidRPr="008D0CFF" w:rsidRDefault="00E67DD4" w:rsidP="00D343CC">
            <w:pPr>
              <w:pStyle w:val="Tabletext9"/>
              <w:jc w:val="center"/>
            </w:pPr>
            <w:r>
              <w:t>6</w:t>
            </w:r>
          </w:p>
        </w:tc>
        <w:tc>
          <w:tcPr>
            <w:tcW w:w="2320" w:type="dxa"/>
            <w:vAlign w:val="center"/>
          </w:tcPr>
          <w:p w14:paraId="6CB957E0" w14:textId="77777777" w:rsidR="00E67DD4" w:rsidRPr="008D0CFF" w:rsidRDefault="00E67DD4" w:rsidP="00D343CC">
            <w:pPr>
              <w:pStyle w:val="Tabletext9"/>
              <w:jc w:val="center"/>
            </w:pPr>
            <w:r w:rsidRPr="008D0CFF">
              <w:t>350,000</w:t>
            </w:r>
          </w:p>
        </w:tc>
        <w:tc>
          <w:tcPr>
            <w:tcW w:w="3426" w:type="dxa"/>
            <w:vAlign w:val="center"/>
          </w:tcPr>
          <w:p w14:paraId="1D6D2C35" w14:textId="77777777" w:rsidR="00E67DD4" w:rsidRPr="008D0CFF" w:rsidRDefault="00E67DD4" w:rsidP="00D343CC">
            <w:pPr>
              <w:pStyle w:val="Tabletext9"/>
              <w:jc w:val="center"/>
            </w:pPr>
            <w:r w:rsidRPr="008D0CFF">
              <w:t>180,000</w:t>
            </w:r>
          </w:p>
        </w:tc>
        <w:tc>
          <w:tcPr>
            <w:tcW w:w="2329" w:type="dxa"/>
            <w:vAlign w:val="center"/>
          </w:tcPr>
          <w:p w14:paraId="00459C3D" w14:textId="77777777" w:rsidR="00E67DD4" w:rsidRPr="008D0CFF" w:rsidRDefault="00E67DD4" w:rsidP="00D343CC">
            <w:pPr>
              <w:pStyle w:val="Tabletext9"/>
              <w:jc w:val="center"/>
            </w:pPr>
          </w:p>
        </w:tc>
      </w:tr>
      <w:tr w:rsidR="00E67DD4" w:rsidRPr="008D0CFF" w14:paraId="281D0B6C" w14:textId="77777777" w:rsidTr="00D343CC">
        <w:trPr>
          <w:jc w:val="center"/>
        </w:trPr>
        <w:tc>
          <w:tcPr>
            <w:tcW w:w="912" w:type="dxa"/>
          </w:tcPr>
          <w:p w14:paraId="2E2DFD43" w14:textId="77777777" w:rsidR="00E67DD4" w:rsidRPr="008D0CFF" w:rsidRDefault="00E67DD4" w:rsidP="00D343CC">
            <w:pPr>
              <w:pStyle w:val="Tabletext9"/>
              <w:jc w:val="center"/>
            </w:pPr>
            <w:r>
              <w:t>7</w:t>
            </w:r>
          </w:p>
        </w:tc>
        <w:tc>
          <w:tcPr>
            <w:tcW w:w="2320" w:type="dxa"/>
            <w:vAlign w:val="center"/>
          </w:tcPr>
          <w:p w14:paraId="3559B977" w14:textId="77777777" w:rsidR="00E67DD4" w:rsidRPr="008D0CFF" w:rsidRDefault="00E67DD4" w:rsidP="00D343CC">
            <w:pPr>
              <w:pStyle w:val="Tabletext9"/>
              <w:jc w:val="center"/>
            </w:pPr>
            <w:r w:rsidRPr="008D0CFF">
              <w:t>180,000</w:t>
            </w:r>
          </w:p>
        </w:tc>
        <w:tc>
          <w:tcPr>
            <w:tcW w:w="3426" w:type="dxa"/>
            <w:vAlign w:val="center"/>
          </w:tcPr>
          <w:p w14:paraId="4E2CD56C" w14:textId="77777777" w:rsidR="00E67DD4" w:rsidRPr="008D0CFF" w:rsidRDefault="00E67DD4" w:rsidP="00D343CC">
            <w:pPr>
              <w:pStyle w:val="Tabletext9"/>
              <w:jc w:val="center"/>
            </w:pPr>
            <w:r w:rsidRPr="008D0CFF">
              <w:t>90,000</w:t>
            </w:r>
          </w:p>
        </w:tc>
        <w:tc>
          <w:tcPr>
            <w:tcW w:w="2329" w:type="dxa"/>
            <w:vAlign w:val="center"/>
          </w:tcPr>
          <w:p w14:paraId="2904617F" w14:textId="77777777" w:rsidR="00E67DD4" w:rsidRPr="008D0CFF" w:rsidRDefault="00E67DD4" w:rsidP="00D343CC">
            <w:pPr>
              <w:pStyle w:val="Tabletext9"/>
              <w:jc w:val="center"/>
            </w:pPr>
          </w:p>
        </w:tc>
      </w:tr>
      <w:tr w:rsidR="00E67DD4" w:rsidRPr="008D0CFF" w14:paraId="1ABB03DF" w14:textId="77777777" w:rsidTr="00D343CC">
        <w:trPr>
          <w:jc w:val="center"/>
        </w:trPr>
        <w:tc>
          <w:tcPr>
            <w:tcW w:w="912" w:type="dxa"/>
          </w:tcPr>
          <w:p w14:paraId="7D4BF03E" w14:textId="77777777" w:rsidR="00E67DD4" w:rsidRPr="008D0CFF" w:rsidRDefault="00E67DD4" w:rsidP="00D343CC">
            <w:pPr>
              <w:pStyle w:val="Tabletext9"/>
              <w:jc w:val="center"/>
            </w:pPr>
            <w:r>
              <w:t>8</w:t>
            </w:r>
          </w:p>
        </w:tc>
        <w:tc>
          <w:tcPr>
            <w:tcW w:w="2320" w:type="dxa"/>
            <w:vAlign w:val="center"/>
          </w:tcPr>
          <w:p w14:paraId="654C7BB3" w14:textId="77777777" w:rsidR="00E67DD4" w:rsidRPr="008D0CFF" w:rsidRDefault="00E67DD4" w:rsidP="00D343CC">
            <w:pPr>
              <w:pStyle w:val="Tabletext9"/>
              <w:jc w:val="center"/>
            </w:pPr>
            <w:r w:rsidRPr="008D0CFF">
              <w:t>90,000</w:t>
            </w:r>
          </w:p>
        </w:tc>
        <w:tc>
          <w:tcPr>
            <w:tcW w:w="3426" w:type="dxa"/>
            <w:vAlign w:val="center"/>
          </w:tcPr>
          <w:p w14:paraId="42326190" w14:textId="77777777" w:rsidR="00E67DD4" w:rsidRPr="008D0CFF" w:rsidRDefault="00E67DD4" w:rsidP="00D343CC">
            <w:pPr>
              <w:pStyle w:val="Tabletext9"/>
              <w:jc w:val="center"/>
            </w:pPr>
            <w:r w:rsidRPr="008D0CFF">
              <w:t>45,000</w:t>
            </w:r>
          </w:p>
        </w:tc>
        <w:tc>
          <w:tcPr>
            <w:tcW w:w="2329" w:type="dxa"/>
            <w:vAlign w:val="center"/>
          </w:tcPr>
          <w:p w14:paraId="21D59B7E" w14:textId="77777777" w:rsidR="00E67DD4" w:rsidRPr="008D0CFF" w:rsidRDefault="00E67DD4" w:rsidP="00D343CC">
            <w:pPr>
              <w:pStyle w:val="Tabletext9"/>
              <w:jc w:val="center"/>
            </w:pPr>
          </w:p>
        </w:tc>
      </w:tr>
      <w:tr w:rsidR="00E67DD4" w:rsidRPr="008D0CFF" w14:paraId="18128EDA" w14:textId="77777777" w:rsidTr="00D343CC">
        <w:trPr>
          <w:jc w:val="center"/>
        </w:trPr>
        <w:tc>
          <w:tcPr>
            <w:tcW w:w="912" w:type="dxa"/>
          </w:tcPr>
          <w:p w14:paraId="13904659" w14:textId="77777777" w:rsidR="00E67DD4" w:rsidRPr="008D0CFF" w:rsidRDefault="00E67DD4" w:rsidP="00D343CC">
            <w:pPr>
              <w:pStyle w:val="Tabletext9"/>
              <w:jc w:val="center"/>
            </w:pPr>
            <w:r>
              <w:t>9</w:t>
            </w:r>
          </w:p>
        </w:tc>
        <w:tc>
          <w:tcPr>
            <w:tcW w:w="2320" w:type="dxa"/>
            <w:vAlign w:val="center"/>
          </w:tcPr>
          <w:p w14:paraId="20E790FC" w14:textId="77777777" w:rsidR="00E67DD4" w:rsidRPr="008D0CFF" w:rsidRDefault="00E67DD4" w:rsidP="00D343CC">
            <w:pPr>
              <w:pStyle w:val="Tabletext9"/>
              <w:jc w:val="center"/>
            </w:pPr>
            <w:r w:rsidRPr="008D0CFF">
              <w:t>45,000</w:t>
            </w:r>
          </w:p>
        </w:tc>
        <w:tc>
          <w:tcPr>
            <w:tcW w:w="3426" w:type="dxa"/>
            <w:vAlign w:val="center"/>
          </w:tcPr>
          <w:p w14:paraId="6EB1E66A" w14:textId="77777777" w:rsidR="00E67DD4" w:rsidRPr="008D0CFF" w:rsidRDefault="00E67DD4" w:rsidP="00D343CC">
            <w:pPr>
              <w:pStyle w:val="Tabletext9"/>
              <w:jc w:val="center"/>
            </w:pPr>
            <w:r w:rsidRPr="008D0CFF">
              <w:t>22,000</w:t>
            </w:r>
          </w:p>
        </w:tc>
        <w:tc>
          <w:tcPr>
            <w:tcW w:w="2329" w:type="dxa"/>
            <w:vAlign w:val="center"/>
          </w:tcPr>
          <w:p w14:paraId="39E16CAA" w14:textId="77777777" w:rsidR="00E67DD4" w:rsidRPr="008D0CFF" w:rsidRDefault="00E67DD4" w:rsidP="00D343CC">
            <w:pPr>
              <w:pStyle w:val="Tabletext9"/>
              <w:jc w:val="center"/>
            </w:pPr>
          </w:p>
        </w:tc>
      </w:tr>
      <w:tr w:rsidR="00E67DD4" w:rsidRPr="008D0CFF" w14:paraId="66FEA495" w14:textId="77777777" w:rsidTr="00D343CC">
        <w:trPr>
          <w:jc w:val="center"/>
        </w:trPr>
        <w:tc>
          <w:tcPr>
            <w:tcW w:w="912" w:type="dxa"/>
          </w:tcPr>
          <w:p w14:paraId="1AFEF38D" w14:textId="77777777" w:rsidR="00E67DD4" w:rsidRPr="008D0CFF" w:rsidRDefault="00E67DD4" w:rsidP="00D343CC">
            <w:pPr>
              <w:pStyle w:val="Tabletext9"/>
              <w:jc w:val="center"/>
            </w:pPr>
            <w:r>
              <w:t>10</w:t>
            </w:r>
          </w:p>
        </w:tc>
        <w:tc>
          <w:tcPr>
            <w:tcW w:w="2320" w:type="dxa"/>
            <w:vAlign w:val="center"/>
          </w:tcPr>
          <w:p w14:paraId="41D21E19" w14:textId="77777777" w:rsidR="00E67DD4" w:rsidRPr="008D0CFF" w:rsidRDefault="00E67DD4" w:rsidP="00D343CC">
            <w:pPr>
              <w:pStyle w:val="Tabletext9"/>
              <w:jc w:val="center"/>
            </w:pPr>
            <w:r w:rsidRPr="008D0CFF">
              <w:t>22,000</w:t>
            </w:r>
          </w:p>
        </w:tc>
        <w:tc>
          <w:tcPr>
            <w:tcW w:w="3426" w:type="dxa"/>
            <w:vAlign w:val="center"/>
          </w:tcPr>
          <w:p w14:paraId="34D96F90" w14:textId="77777777" w:rsidR="00E67DD4" w:rsidRPr="008D0CFF" w:rsidRDefault="00E67DD4" w:rsidP="00D343CC">
            <w:pPr>
              <w:pStyle w:val="Tabletext9"/>
              <w:jc w:val="center"/>
            </w:pPr>
            <w:r w:rsidRPr="008D0CFF">
              <w:t>12,000</w:t>
            </w:r>
          </w:p>
        </w:tc>
        <w:tc>
          <w:tcPr>
            <w:tcW w:w="2329" w:type="dxa"/>
            <w:vAlign w:val="center"/>
          </w:tcPr>
          <w:p w14:paraId="1499AFEC" w14:textId="77777777" w:rsidR="00E67DD4" w:rsidRPr="008D0CFF" w:rsidRDefault="00E67DD4" w:rsidP="00D343CC">
            <w:pPr>
              <w:pStyle w:val="Tabletext9"/>
              <w:jc w:val="center"/>
            </w:pPr>
          </w:p>
        </w:tc>
      </w:tr>
      <w:tr w:rsidR="00E67DD4" w:rsidRPr="008D0CFF" w14:paraId="7467D166" w14:textId="77777777" w:rsidTr="00D343CC">
        <w:trPr>
          <w:jc w:val="center"/>
        </w:trPr>
        <w:tc>
          <w:tcPr>
            <w:tcW w:w="912" w:type="dxa"/>
          </w:tcPr>
          <w:p w14:paraId="51FCDCA4" w14:textId="77777777" w:rsidR="00E67DD4" w:rsidRPr="008D0CFF" w:rsidRDefault="00E67DD4" w:rsidP="00D343CC">
            <w:pPr>
              <w:pStyle w:val="Tabletext9"/>
              <w:jc w:val="center"/>
            </w:pPr>
            <w:r>
              <w:t>11</w:t>
            </w:r>
          </w:p>
        </w:tc>
        <w:tc>
          <w:tcPr>
            <w:tcW w:w="2320" w:type="dxa"/>
            <w:vAlign w:val="center"/>
          </w:tcPr>
          <w:p w14:paraId="6CA96AB9" w14:textId="77777777" w:rsidR="00E67DD4" w:rsidRPr="008D0CFF" w:rsidRDefault="00E67DD4" w:rsidP="00D343CC">
            <w:pPr>
              <w:pStyle w:val="Tabletext9"/>
              <w:jc w:val="center"/>
            </w:pPr>
            <w:r w:rsidRPr="008D0CFF">
              <w:t>12,000</w:t>
            </w:r>
          </w:p>
        </w:tc>
        <w:tc>
          <w:tcPr>
            <w:tcW w:w="3426" w:type="dxa"/>
            <w:vAlign w:val="center"/>
          </w:tcPr>
          <w:p w14:paraId="3A7031AB" w14:textId="77777777" w:rsidR="00E67DD4" w:rsidRPr="008D0CFF" w:rsidRDefault="00E67DD4" w:rsidP="00D343CC">
            <w:pPr>
              <w:pStyle w:val="Tabletext9"/>
              <w:jc w:val="center"/>
            </w:pPr>
            <w:r w:rsidRPr="008D0CFF">
              <w:t>8,000</w:t>
            </w:r>
          </w:p>
        </w:tc>
        <w:tc>
          <w:tcPr>
            <w:tcW w:w="2329" w:type="dxa"/>
            <w:vAlign w:val="center"/>
          </w:tcPr>
          <w:p w14:paraId="7D2E4DB3" w14:textId="77777777" w:rsidR="00E67DD4" w:rsidRPr="008D0CFF" w:rsidRDefault="00E67DD4" w:rsidP="00D343CC">
            <w:pPr>
              <w:pStyle w:val="Tabletext9"/>
              <w:jc w:val="center"/>
            </w:pPr>
          </w:p>
        </w:tc>
      </w:tr>
      <w:tr w:rsidR="00E67DD4" w:rsidRPr="008D0CFF" w14:paraId="2D65B460" w14:textId="77777777" w:rsidTr="00D343CC">
        <w:trPr>
          <w:jc w:val="center"/>
        </w:trPr>
        <w:tc>
          <w:tcPr>
            <w:tcW w:w="912" w:type="dxa"/>
          </w:tcPr>
          <w:p w14:paraId="4DD91C2E" w14:textId="77777777" w:rsidR="00E67DD4" w:rsidRPr="008D0CFF" w:rsidRDefault="00E67DD4" w:rsidP="00D343CC">
            <w:pPr>
              <w:pStyle w:val="Tabletext9"/>
              <w:jc w:val="center"/>
            </w:pPr>
            <w:r>
              <w:t>12</w:t>
            </w:r>
          </w:p>
        </w:tc>
        <w:tc>
          <w:tcPr>
            <w:tcW w:w="2320" w:type="dxa"/>
            <w:vAlign w:val="center"/>
          </w:tcPr>
          <w:p w14:paraId="1D1B00BB" w14:textId="77777777" w:rsidR="00E67DD4" w:rsidRPr="008D0CFF" w:rsidRDefault="00E67DD4" w:rsidP="00D343CC">
            <w:pPr>
              <w:pStyle w:val="Tabletext9"/>
              <w:jc w:val="center"/>
            </w:pPr>
            <w:r w:rsidRPr="008D0CFF">
              <w:t>8,000</w:t>
            </w:r>
          </w:p>
        </w:tc>
        <w:tc>
          <w:tcPr>
            <w:tcW w:w="3426" w:type="dxa"/>
            <w:vAlign w:val="center"/>
          </w:tcPr>
          <w:p w14:paraId="2FF7CE9E" w14:textId="77777777" w:rsidR="00E67DD4" w:rsidRPr="008D0CFF" w:rsidRDefault="00E67DD4" w:rsidP="00D343CC">
            <w:pPr>
              <w:pStyle w:val="Tabletext9"/>
              <w:jc w:val="center"/>
            </w:pPr>
            <w:r w:rsidRPr="008D0CFF">
              <w:t>4,000</w:t>
            </w:r>
          </w:p>
        </w:tc>
        <w:tc>
          <w:tcPr>
            <w:tcW w:w="2329" w:type="dxa"/>
            <w:vAlign w:val="center"/>
          </w:tcPr>
          <w:p w14:paraId="50BE3E37" w14:textId="77777777" w:rsidR="00E67DD4" w:rsidRPr="008D0CFF" w:rsidRDefault="00E67DD4" w:rsidP="00D343CC">
            <w:pPr>
              <w:pStyle w:val="Tabletext9"/>
              <w:jc w:val="center"/>
            </w:pPr>
          </w:p>
        </w:tc>
      </w:tr>
      <w:tr w:rsidR="00E67DD4" w:rsidRPr="008D0CFF" w14:paraId="3B4E0A43" w14:textId="77777777" w:rsidTr="00D343CC">
        <w:trPr>
          <w:jc w:val="center"/>
        </w:trPr>
        <w:tc>
          <w:tcPr>
            <w:tcW w:w="912" w:type="dxa"/>
          </w:tcPr>
          <w:p w14:paraId="31C58C09" w14:textId="77777777" w:rsidR="00E67DD4" w:rsidRPr="008D0CFF" w:rsidRDefault="00E67DD4" w:rsidP="00D343CC">
            <w:pPr>
              <w:pStyle w:val="Tabletext9"/>
              <w:jc w:val="center"/>
            </w:pPr>
            <w:r>
              <w:t>13</w:t>
            </w:r>
          </w:p>
        </w:tc>
        <w:tc>
          <w:tcPr>
            <w:tcW w:w="2320" w:type="dxa"/>
            <w:vAlign w:val="center"/>
          </w:tcPr>
          <w:p w14:paraId="029A01DA" w14:textId="77777777" w:rsidR="00E67DD4" w:rsidRPr="008D0CFF" w:rsidRDefault="00E67DD4" w:rsidP="00D343CC">
            <w:pPr>
              <w:pStyle w:val="Tabletext9"/>
              <w:jc w:val="center"/>
            </w:pPr>
            <w:r w:rsidRPr="008D0CFF">
              <w:t>4,000</w:t>
            </w:r>
          </w:p>
        </w:tc>
        <w:tc>
          <w:tcPr>
            <w:tcW w:w="3426" w:type="dxa"/>
            <w:vAlign w:val="center"/>
          </w:tcPr>
          <w:p w14:paraId="6945ADBB" w14:textId="77777777" w:rsidR="00E67DD4" w:rsidRPr="008D0CFF" w:rsidRDefault="00E67DD4" w:rsidP="00D343CC">
            <w:pPr>
              <w:pStyle w:val="Tabletext9"/>
              <w:jc w:val="center"/>
            </w:pPr>
            <w:r w:rsidRPr="008D0CFF">
              <w:t>3,000</w:t>
            </w:r>
          </w:p>
        </w:tc>
        <w:tc>
          <w:tcPr>
            <w:tcW w:w="2329" w:type="dxa"/>
            <w:vAlign w:val="center"/>
          </w:tcPr>
          <w:p w14:paraId="3126DF37" w14:textId="77777777" w:rsidR="00E67DD4" w:rsidRPr="008D0CFF" w:rsidRDefault="00E67DD4" w:rsidP="00D343CC">
            <w:pPr>
              <w:pStyle w:val="Tabletext9"/>
              <w:jc w:val="center"/>
            </w:pPr>
          </w:p>
        </w:tc>
      </w:tr>
      <w:tr w:rsidR="00E67DD4" w:rsidRPr="008D0CFF" w14:paraId="2CD41EF8" w14:textId="77777777" w:rsidTr="00D343CC">
        <w:trPr>
          <w:jc w:val="center"/>
        </w:trPr>
        <w:tc>
          <w:tcPr>
            <w:tcW w:w="912" w:type="dxa"/>
          </w:tcPr>
          <w:p w14:paraId="3BEC788B" w14:textId="77777777" w:rsidR="00E67DD4" w:rsidRPr="008D0CFF" w:rsidRDefault="00E67DD4" w:rsidP="00D343CC">
            <w:pPr>
              <w:pStyle w:val="Tabletext9"/>
              <w:jc w:val="center"/>
            </w:pPr>
            <w:r>
              <w:t>14</w:t>
            </w:r>
          </w:p>
        </w:tc>
        <w:tc>
          <w:tcPr>
            <w:tcW w:w="2320" w:type="dxa"/>
            <w:vAlign w:val="center"/>
          </w:tcPr>
          <w:p w14:paraId="79D93BEB" w14:textId="77777777" w:rsidR="00E67DD4" w:rsidRPr="008D0CFF" w:rsidRDefault="00E67DD4" w:rsidP="00D343CC">
            <w:pPr>
              <w:pStyle w:val="Tabletext9"/>
              <w:jc w:val="center"/>
            </w:pPr>
            <w:r w:rsidRPr="008D0CFF">
              <w:t>3,000</w:t>
            </w:r>
          </w:p>
        </w:tc>
        <w:tc>
          <w:tcPr>
            <w:tcW w:w="3426" w:type="dxa"/>
            <w:vAlign w:val="center"/>
          </w:tcPr>
          <w:p w14:paraId="1DDC94E5" w14:textId="77777777" w:rsidR="00E67DD4" w:rsidRPr="008D0CFF" w:rsidRDefault="00E67DD4" w:rsidP="00D343CC">
            <w:pPr>
              <w:pStyle w:val="Tabletext9"/>
              <w:jc w:val="center"/>
            </w:pPr>
            <w:r w:rsidRPr="008D0CFF">
              <w:t>2,000</w:t>
            </w:r>
          </w:p>
        </w:tc>
        <w:tc>
          <w:tcPr>
            <w:tcW w:w="2329" w:type="dxa"/>
            <w:vAlign w:val="center"/>
          </w:tcPr>
          <w:p w14:paraId="3248C5AC" w14:textId="77777777" w:rsidR="00E67DD4" w:rsidRPr="008D0CFF" w:rsidRDefault="00E67DD4" w:rsidP="00D343CC">
            <w:pPr>
              <w:pStyle w:val="Tabletext9"/>
              <w:jc w:val="center"/>
            </w:pPr>
          </w:p>
        </w:tc>
      </w:tr>
      <w:tr w:rsidR="00E67DD4" w:rsidRPr="008D0CFF" w14:paraId="01928AC5" w14:textId="77777777" w:rsidTr="00D343CC">
        <w:trPr>
          <w:jc w:val="center"/>
        </w:trPr>
        <w:tc>
          <w:tcPr>
            <w:tcW w:w="912" w:type="dxa"/>
          </w:tcPr>
          <w:p w14:paraId="60B4CE82" w14:textId="77777777" w:rsidR="00E67DD4" w:rsidRPr="008D0CFF" w:rsidRDefault="00E67DD4" w:rsidP="00D343CC">
            <w:pPr>
              <w:pStyle w:val="Tabletext9"/>
              <w:keepNext/>
              <w:jc w:val="center"/>
            </w:pPr>
            <w:r>
              <w:t>15</w:t>
            </w:r>
          </w:p>
        </w:tc>
        <w:tc>
          <w:tcPr>
            <w:tcW w:w="2320" w:type="dxa"/>
            <w:vAlign w:val="center"/>
          </w:tcPr>
          <w:p w14:paraId="136336D5" w14:textId="77777777" w:rsidR="00E67DD4" w:rsidRPr="008D0CFF" w:rsidRDefault="00E67DD4" w:rsidP="00D343CC">
            <w:pPr>
              <w:pStyle w:val="Tabletext9"/>
              <w:keepNext/>
              <w:jc w:val="center"/>
            </w:pPr>
            <w:r w:rsidRPr="008D0CFF">
              <w:t>2,000</w:t>
            </w:r>
          </w:p>
        </w:tc>
        <w:tc>
          <w:tcPr>
            <w:tcW w:w="3426" w:type="dxa"/>
            <w:vAlign w:val="center"/>
          </w:tcPr>
          <w:p w14:paraId="603B488B" w14:textId="77777777" w:rsidR="00E67DD4" w:rsidRPr="008D0CFF" w:rsidRDefault="00E67DD4" w:rsidP="00D343CC">
            <w:pPr>
              <w:pStyle w:val="Tabletext9"/>
              <w:keepNext/>
              <w:jc w:val="center"/>
            </w:pPr>
            <w:r w:rsidRPr="008D0CFF">
              <w:t>1,000</w:t>
            </w:r>
          </w:p>
        </w:tc>
        <w:tc>
          <w:tcPr>
            <w:tcW w:w="2329" w:type="dxa"/>
            <w:vAlign w:val="center"/>
          </w:tcPr>
          <w:p w14:paraId="5D5ADB0E" w14:textId="77777777" w:rsidR="00E67DD4" w:rsidRPr="008D0CFF" w:rsidRDefault="00E67DD4" w:rsidP="00D343CC">
            <w:pPr>
              <w:pStyle w:val="Tabletext9"/>
              <w:keepNext/>
              <w:jc w:val="center"/>
            </w:pPr>
          </w:p>
        </w:tc>
      </w:tr>
    </w:tbl>
    <w:p w14:paraId="6DE26382" w14:textId="55BC46C7" w:rsidR="00E67DD4" w:rsidRDefault="00E67DD4" w:rsidP="00E67DD4">
      <w:pPr>
        <w:pStyle w:val="Caption"/>
        <w:jc w:val="center"/>
        <w:rPr>
          <w:lang w:val="en-US"/>
        </w:rPr>
      </w:pPr>
      <w:r>
        <w:t xml:space="preserve">Table </w:t>
      </w:r>
      <w:r w:rsidR="00C56536">
        <w:fldChar w:fldCharType="begin"/>
      </w:r>
      <w:r w:rsidR="00C56536">
        <w:instrText xml:space="preserve"> SEQ Table \* ARABIC </w:instrText>
      </w:r>
      <w:r w:rsidR="00C56536">
        <w:fldChar w:fldCharType="separate"/>
      </w:r>
      <w:r w:rsidR="00C56536">
        <w:rPr>
          <w:noProof/>
        </w:rPr>
        <w:t>11</w:t>
      </w:r>
      <w:r w:rsidR="00C56536">
        <w:fldChar w:fldCharType="end"/>
      </w:r>
      <w:r>
        <w:t>: Scale Band definition</w:t>
      </w:r>
      <w:r>
        <w:rPr>
          <w:noProof/>
        </w:rPr>
        <w:t>s</w:t>
      </w:r>
    </w:p>
    <w:p w14:paraId="2110580F" w14:textId="77777777" w:rsidR="00E67DD4" w:rsidRDefault="00E67DD4" w:rsidP="00E67DD4">
      <w:pPr>
        <w:spacing w:after="120" w:line="240" w:lineRule="auto"/>
      </w:pPr>
      <w:r w:rsidRPr="009932F8">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proofErr w:type="spellStart"/>
                      <w:r w:rsidRPr="002D0CD1">
                        <w:rPr>
                          <w:i/>
                          <w:iCs/>
                        </w:rPr>
                        <w:t>GetScaleBand</w:t>
                      </w:r>
                      <w:proofErr w:type="spellEnd"/>
                      <w:r w:rsidRPr="002D0CD1">
                        <w:rPr>
                          <w:i/>
                          <w:iCs/>
                        </w:rPr>
                        <w:t>(scale)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C942A1">
        <w:t>The following algorithm associate</w:t>
      </w:r>
      <w:r>
        <w:t>s</w:t>
      </w:r>
      <w:r w:rsidRPr="00C942A1">
        <w:t xml:space="preserve"> a</w:t>
      </w:r>
      <w:r>
        <w:t xml:space="preserve"> </w:t>
      </w:r>
      <w:r w:rsidRPr="00C942A1">
        <w:t>scale band</w:t>
      </w:r>
      <w:r>
        <w:t xml:space="preserve"> index with a (display) scale</w:t>
      </w:r>
      <w:r w:rsidRPr="00C942A1">
        <w:t>:</w:t>
      </w:r>
    </w:p>
    <w:p w14:paraId="0B0EF0C6" w14:textId="77777777" w:rsidR="00E67DD4" w:rsidRDefault="00E67DD4" w:rsidP="00E67DD4">
      <w:pPr>
        <w:spacing w:after="0" w:line="240" w:lineRule="auto"/>
      </w:pPr>
    </w:p>
    <w:p w14:paraId="57378DAE" w14:textId="77777777" w:rsidR="00E67DD4" w:rsidRDefault="00E67DD4" w:rsidP="00E67DD4">
      <w:pPr>
        <w:spacing w:after="120" w:line="240" w:lineRule="auto"/>
        <w:rPr>
          <w:iCs/>
        </w:rPr>
      </w:pPr>
      <w:r w:rsidRPr="009932F8">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w:t>
                            </w:r>
                            <w:proofErr w:type="gramStart"/>
                            <w:r>
                              <w:t>1:</w:t>
                            </w:r>
                            <w:r>
                              <w:rPr>
                                <w:rFonts w:cs="Arial"/>
                              </w:rPr>
                              <w:t>∞</w:t>
                            </w:r>
                            <w:proofErr w:type="gramEnd"/>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proofErr w:type="spellStart"/>
                      <w:r>
                        <w:rPr>
                          <w:i/>
                          <w:iCs/>
                        </w:rPr>
                        <w:t>s</w:t>
                      </w:r>
                      <w:r w:rsidRPr="008371C5">
                        <w:rPr>
                          <w:i/>
                          <w:iCs/>
                        </w:rPr>
                        <w:t>caleBands</w:t>
                      </w:r>
                      <w:proofErr w:type="spellEnd"/>
                      <w:r w:rsidRPr="008371C5">
                        <w:rPr>
                          <w:i/>
                          <w:iCs/>
                        </w:rPr>
                        <w:t>(</w:t>
                      </w:r>
                      <w:proofErr w:type="spellStart"/>
                      <w:r>
                        <w:rPr>
                          <w:i/>
                          <w:iCs/>
                        </w:rPr>
                        <w:t>dataCoverage</w:t>
                      </w:r>
                      <w:proofErr w:type="spellEnd"/>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proofErr w:type="spellStart"/>
                      <w:r w:rsidRPr="000705CE">
                        <w:rPr>
                          <w:i/>
                          <w:iCs/>
                        </w:rPr>
                        <w:t>min</w:t>
                      </w:r>
                      <w:r>
                        <w:rPr>
                          <w:i/>
                          <w:iCs/>
                        </w:rPr>
                        <w:t>imumDisplay</w:t>
                      </w:r>
                      <w:r w:rsidRPr="000705CE">
                        <w:rPr>
                          <w:i/>
                          <w:iCs/>
                        </w:rPr>
                        <w:t>S</w:t>
                      </w:r>
                      <w:r>
                        <w:rPr>
                          <w:i/>
                          <w:iCs/>
                        </w:rPr>
                        <w:t>cale</w:t>
                      </w:r>
                      <w:proofErr w:type="spellEnd"/>
                      <w:r>
                        <w:t xml:space="preserve"> – The minimum display scale of the coverage (if not defined it is assumed that the scale is </w:t>
                      </w:r>
                      <w:proofErr w:type="gramStart"/>
                      <w:r>
                        <w:t>1:</w:t>
                      </w:r>
                      <w:r>
                        <w:rPr>
                          <w:rFonts w:cs="Arial"/>
                        </w:rPr>
                        <w:t>∞</w:t>
                      </w:r>
                      <w:proofErr w:type="gramEnd"/>
                      <w:r>
                        <w:t xml:space="preserve"> = 0)</w:t>
                      </w:r>
                      <w:r>
                        <w:br/>
                      </w:r>
                      <w:proofErr w:type="spellStart"/>
                      <w:r>
                        <w:rPr>
                          <w:i/>
                          <w:iCs/>
                        </w:rPr>
                        <w:t>optimum</w:t>
                      </w:r>
                      <w:r w:rsidRPr="000705CE">
                        <w:rPr>
                          <w:i/>
                          <w:iCs/>
                        </w:rPr>
                        <w:t>D</w:t>
                      </w:r>
                      <w:r>
                        <w:rPr>
                          <w:i/>
                          <w:iCs/>
                        </w:rPr>
                        <w:t>isplay</w:t>
                      </w:r>
                      <w:r w:rsidRPr="000705CE">
                        <w:rPr>
                          <w:i/>
                          <w:iCs/>
                        </w:rPr>
                        <w:t>S</w:t>
                      </w:r>
                      <w:r>
                        <w:rPr>
                          <w:i/>
                          <w:iCs/>
                        </w:rPr>
                        <w:t>cale</w:t>
                      </w:r>
                      <w:proofErr w:type="spellEnd"/>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t xml:space="preserve">The following algorithm associates a </w:t>
      </w:r>
      <w:r w:rsidRPr="00BD50F8">
        <w:t>set of scale band</w:t>
      </w:r>
      <w:r>
        <w:t xml:space="preserve"> indexes</w:t>
      </w:r>
      <w:r w:rsidRPr="00BD50F8">
        <w:t xml:space="preserve"> </w:t>
      </w:r>
      <w:r>
        <w:t>with</w:t>
      </w:r>
      <w:r w:rsidRPr="00BD50F8">
        <w:t xml:space="preserve"> </w:t>
      </w:r>
      <w:r>
        <w:t>a</w:t>
      </w:r>
      <w:r w:rsidRPr="00BD50F8">
        <w:t xml:space="preserve"> </w:t>
      </w:r>
      <w:r>
        <w:rPr>
          <w:b/>
        </w:rPr>
        <w:t>D</w:t>
      </w:r>
      <w:r w:rsidRPr="00142BCB">
        <w:rPr>
          <w:b/>
        </w:rPr>
        <w:t>ata</w:t>
      </w:r>
      <w:r>
        <w:rPr>
          <w:b/>
        </w:rPr>
        <w:t xml:space="preserve"> </w:t>
      </w:r>
      <w:r w:rsidRPr="00142BCB">
        <w:rPr>
          <w:b/>
        </w:rPr>
        <w:t>Coverage</w:t>
      </w:r>
      <w:r w:rsidRPr="00BD50F8">
        <w:t xml:space="preserve"> </w:t>
      </w:r>
      <w:r>
        <w:t>feature</w:t>
      </w:r>
      <w:r w:rsidRPr="00BD50F8">
        <w:t>:</w:t>
      </w:r>
    </w:p>
    <w:p w14:paraId="09433D6E" w14:textId="77777777" w:rsidR="00E67DD4" w:rsidRPr="002D0CD1" w:rsidRDefault="00E67DD4" w:rsidP="00E67DD4">
      <w:pPr>
        <w:spacing w:after="120" w:line="240" w:lineRule="auto"/>
        <w:rPr>
          <w:iCs/>
        </w:rPr>
      </w:pPr>
    </w:p>
    <w:p w14:paraId="44B8F076" w14:textId="77777777" w:rsidR="00AD5EEC" w:rsidRPr="00F94FB6" w:rsidRDefault="00AD5EEC" w:rsidP="00AD5EEC">
      <w:pPr>
        <w:pStyle w:val="ListParagraph"/>
        <w:numPr>
          <w:ilvl w:val="1"/>
          <w:numId w:val="216"/>
        </w:numPr>
        <w:rPr>
          <w:b/>
          <w:bCs/>
          <w:lang w:eastAsia="en-US"/>
        </w:rPr>
      </w:pPr>
      <w:r>
        <w:rPr>
          <w:b/>
          <w:bCs/>
          <w:lang w:eastAsia="en-US"/>
        </w:rPr>
        <w:t>Dataset Selection Process</w:t>
      </w:r>
    </w:p>
    <w:p w14:paraId="2A36CEB0" w14:textId="77777777" w:rsidR="00F94FB6" w:rsidRPr="00F94FB6" w:rsidRDefault="00F94FB6" w:rsidP="00F94FB6">
      <w:pPr>
        <w:rPr>
          <w:lang w:eastAsia="en-US"/>
        </w:rPr>
      </w:pPr>
    </w:p>
    <w:p w14:paraId="392913F8" w14:textId="77777777" w:rsidR="00E67DD4" w:rsidRDefault="00E67DD4" w:rsidP="00E67DD4">
      <w:pPr>
        <w:spacing w:after="120" w:line="240" w:lineRule="auto"/>
      </w:pPr>
      <w:r w:rsidRPr="00712598">
        <w:t xml:space="preserve">The </w:t>
      </w:r>
      <w:r>
        <w:t>following</w:t>
      </w:r>
      <w:r w:rsidRPr="00712598">
        <w:t xml:space="preserve"> algorithm </w:t>
      </w:r>
      <w:r>
        <w:t>selects</w:t>
      </w:r>
      <w:r w:rsidRPr="00712598">
        <w:t xml:space="preserve"> </w:t>
      </w:r>
      <w:r w:rsidRPr="00142BCB">
        <w:rPr>
          <w:b/>
        </w:rPr>
        <w:t>Data Coverage</w:t>
      </w:r>
      <w:r>
        <w:t xml:space="preserve"> features. The output is used to load each dataset which is associated with any of the selected features (</w:t>
      </w:r>
      <w:r w:rsidRPr="00C942A1">
        <w:rPr>
          <w:i/>
          <w:iCs/>
        </w:rPr>
        <w:t>S</w:t>
      </w:r>
      <w:r>
        <w:rPr>
          <w:i/>
          <w:iCs/>
        </w:rPr>
        <w:t>)</w:t>
      </w:r>
      <w:r>
        <w:t>.</w:t>
      </w:r>
    </w:p>
    <w:p w14:paraId="77EFE130" w14:textId="77777777" w:rsidR="00E67DD4" w:rsidRDefault="00E67DD4" w:rsidP="00E67DD4">
      <w:pPr>
        <w:spacing w:after="120" w:line="240" w:lineRule="auto"/>
      </w:pPr>
      <w:r>
        <w:t>The algorithm</w:t>
      </w:r>
      <w:r w:rsidRPr="00712598">
        <w:t xml:space="preserve"> </w:t>
      </w:r>
      <w:r w:rsidRPr="00624B58">
        <w:t xml:space="preserve">evaluates </w:t>
      </w:r>
      <w:r w:rsidRPr="002D7DEE">
        <w:t xml:space="preserve">a </w:t>
      </w:r>
      <w:r w:rsidRPr="00624B58">
        <w:t>collection</w:t>
      </w:r>
      <w:r>
        <w:t xml:space="preserve"> of</w:t>
      </w:r>
      <w:r w:rsidRPr="00712598">
        <w:t xml:space="preserve"> </w:t>
      </w:r>
      <w:r w:rsidRPr="00142BCB">
        <w:rPr>
          <w:b/>
        </w:rPr>
        <w:t>Data Coverage</w:t>
      </w:r>
      <w:r>
        <w:t xml:space="preserve"> features</w:t>
      </w:r>
      <w:r w:rsidRPr="00712598">
        <w:t xml:space="preserve"> and select</w:t>
      </w:r>
      <w:r>
        <w:t>s</w:t>
      </w:r>
      <w:r w:rsidRPr="00712598">
        <w:t xml:space="preserve"> those which overlap </w:t>
      </w:r>
      <w:r>
        <w:t xml:space="preserve">both </w:t>
      </w:r>
      <w:r w:rsidRPr="00712598">
        <w:t>the viewport</w:t>
      </w:r>
      <w:r>
        <w:t xml:space="preserve"> and a supplied scale</w:t>
      </w:r>
      <w:r w:rsidRPr="00712598">
        <w:t xml:space="preserve">. </w:t>
      </w:r>
      <w:r>
        <w:t>If selected, t</w:t>
      </w:r>
      <w:r w:rsidRPr="00712598">
        <w:t xml:space="preserve">he </w:t>
      </w:r>
      <w:r>
        <w:t xml:space="preserve">coverage footprint is subtracted from the </w:t>
      </w:r>
      <w:r w:rsidRPr="00712598">
        <w:t>viewport.</w:t>
      </w:r>
      <w:r>
        <w:t xml:space="preserve">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14:paraId="4F81F645" w14:textId="77777777" w:rsidTr="00D343CC">
        <w:tc>
          <w:tcPr>
            <w:tcW w:w="9209" w:type="dxa"/>
          </w:tcPr>
          <w:p w14:paraId="489EF54F" w14:textId="77777777" w:rsidR="00E67DD4" w:rsidRDefault="00E67DD4" w:rsidP="00D343CC">
            <w:pPr>
              <w:spacing w:before="60" w:after="120"/>
            </w:pPr>
            <w:r w:rsidRPr="00C942A1">
              <w:rPr>
                <w:b/>
                <w:bCs/>
              </w:rPr>
              <w:t>Algorithm</w:t>
            </w:r>
            <w:r w:rsidRPr="00C942A1">
              <w:t xml:space="preserve"> </w:t>
            </w:r>
            <w:proofErr w:type="spellStart"/>
            <w:proofErr w:type="gramStart"/>
            <w:r w:rsidRPr="00712598">
              <w:rPr>
                <w:i/>
                <w:iCs/>
              </w:rPr>
              <w:t>SelectData</w:t>
            </w:r>
            <w:r>
              <w:rPr>
                <w:i/>
                <w:iCs/>
              </w:rPr>
              <w:t>Coverages</w:t>
            </w:r>
            <w:proofErr w:type="spellEnd"/>
            <w:r>
              <w:t>(</w:t>
            </w:r>
            <w:proofErr w:type="gramEnd"/>
            <w:r>
              <w:rPr>
                <w:i/>
                <w:iCs/>
              </w:rPr>
              <w:t>collection</w:t>
            </w:r>
            <w:r w:rsidRPr="00712598">
              <w:rPr>
                <w:i/>
                <w:iCs/>
              </w:rPr>
              <w:t>, scale, viewport, pro</w:t>
            </w:r>
            <w:r>
              <w:rPr>
                <w:i/>
                <w:iCs/>
              </w:rPr>
              <w:t>jection</w:t>
            </w:r>
            <w:r>
              <w:t>)</w:t>
            </w:r>
          </w:p>
          <w:p w14:paraId="1535AFBE" w14:textId="77777777" w:rsidR="00E67DD4" w:rsidRDefault="00E67DD4" w:rsidP="00D343CC">
            <w:pPr>
              <w:spacing w:before="60" w:after="60"/>
              <w:ind w:left="597" w:hanging="597"/>
            </w:pPr>
            <w:r w:rsidRPr="00C942A1">
              <w:rPr>
                <w:b/>
                <w:bCs/>
              </w:rPr>
              <w:t>Input</w:t>
            </w:r>
            <w:r>
              <w:t xml:space="preserve">: A collection of </w:t>
            </w:r>
            <w:r w:rsidRPr="00142BCB">
              <w:rPr>
                <w:b/>
              </w:rPr>
              <w:t>D</w:t>
            </w:r>
            <w:r w:rsidRPr="00456269">
              <w:rPr>
                <w:b/>
              </w:rPr>
              <w:t xml:space="preserve">ata </w:t>
            </w:r>
            <w:r w:rsidRPr="00142BCB">
              <w:rPr>
                <w:b/>
              </w:rPr>
              <w:t>C</w:t>
            </w:r>
            <w:r w:rsidRPr="00456269">
              <w:rPr>
                <w:b/>
              </w:rPr>
              <w:t>overage</w:t>
            </w:r>
            <w:r>
              <w:t xml:space="preserve"> features </w:t>
            </w:r>
            <w:r>
              <w:rPr>
                <w:i/>
                <w:iCs/>
              </w:rPr>
              <w:t>collection</w:t>
            </w:r>
          </w:p>
          <w:p w14:paraId="47A3CFE9" w14:textId="77777777" w:rsidR="00E67DD4" w:rsidRDefault="00E67DD4" w:rsidP="00D343CC">
            <w:pPr>
              <w:spacing w:before="60" w:after="60"/>
              <w:ind w:left="595"/>
            </w:pPr>
            <w:r>
              <w:t xml:space="preserve">A </w:t>
            </w:r>
            <w:r w:rsidRPr="00712598">
              <w:rPr>
                <w:i/>
                <w:iCs/>
              </w:rPr>
              <w:t>scale</w:t>
            </w:r>
            <w:r>
              <w:t xml:space="preserve"> for which the </w:t>
            </w:r>
            <w:r w:rsidRPr="00142BCB">
              <w:rPr>
                <w:b/>
              </w:rPr>
              <w:t>Data Coverage</w:t>
            </w:r>
            <w:r>
              <w:t xml:space="preserve"> features will be selected (usually the display scale)</w:t>
            </w:r>
          </w:p>
          <w:p w14:paraId="726BE6D9" w14:textId="77777777" w:rsidR="00E67DD4" w:rsidRDefault="00E67DD4" w:rsidP="00D343CC">
            <w:pPr>
              <w:spacing w:before="60" w:after="60"/>
              <w:ind w:left="595"/>
            </w:pPr>
            <w:bookmarkStart w:id="2059" w:name="_Hlk177394136"/>
            <w:r>
              <w:t xml:space="preserve">A device-polygon </w:t>
            </w:r>
            <w:r w:rsidRPr="00712598">
              <w:rPr>
                <w:i/>
                <w:iCs/>
              </w:rPr>
              <w:t>viewport</w:t>
            </w:r>
            <w:r>
              <w:t xml:space="preserve"> describing the device area that should be covered with data</w:t>
            </w:r>
          </w:p>
          <w:bookmarkEnd w:id="2059"/>
          <w:p w14:paraId="3083FE6E" w14:textId="77777777" w:rsidR="00E67DD4" w:rsidRDefault="00E67DD4" w:rsidP="00D343CC">
            <w:pPr>
              <w:spacing w:before="60" w:after="120"/>
              <w:ind w:left="595"/>
            </w:pPr>
            <w:r>
              <w:t xml:space="preserve">A projection </w:t>
            </w:r>
            <w:proofErr w:type="spellStart"/>
            <w:r w:rsidRPr="00712598">
              <w:rPr>
                <w:i/>
                <w:iCs/>
              </w:rPr>
              <w:t>pro</w:t>
            </w:r>
            <w:r>
              <w:rPr>
                <w:i/>
                <w:iCs/>
              </w:rPr>
              <w:t>jection</w:t>
            </w:r>
            <w:proofErr w:type="spellEnd"/>
          </w:p>
          <w:p w14:paraId="52C49581" w14:textId="77777777" w:rsidR="00E67DD4" w:rsidRDefault="00E67DD4" w:rsidP="00D343CC">
            <w:pPr>
              <w:spacing w:before="60" w:after="60"/>
              <w:rPr>
                <w:i/>
                <w:iCs/>
              </w:rPr>
            </w:pPr>
            <w:r w:rsidRPr="00C942A1">
              <w:rPr>
                <w:b/>
                <w:bCs/>
              </w:rPr>
              <w:t>Output</w:t>
            </w:r>
            <w:r>
              <w:t xml:space="preserve">: A set of </w:t>
            </w:r>
            <w:r w:rsidRPr="00142BCB">
              <w:rPr>
                <w:b/>
              </w:rPr>
              <w:t>Data Coverage</w:t>
            </w:r>
            <w:r>
              <w:t xml:space="preserve"> features </w:t>
            </w:r>
            <w:r w:rsidRPr="00C942A1">
              <w:rPr>
                <w:i/>
                <w:iCs/>
              </w:rPr>
              <w:t>S</w:t>
            </w:r>
          </w:p>
          <w:p w14:paraId="5AA86402" w14:textId="77777777" w:rsidR="00E67DD4" w:rsidRPr="00712598" w:rsidRDefault="00E67DD4" w:rsidP="00E67DD4">
            <w:pPr>
              <w:pStyle w:val="ListParagraph"/>
              <w:numPr>
                <w:ilvl w:val="0"/>
                <w:numId w:val="138"/>
              </w:numPr>
              <w:spacing w:before="60" w:after="60"/>
              <w:contextualSpacing/>
              <w:jc w:val="both"/>
              <w:rPr>
                <w:lang w:val="en-US"/>
              </w:rPr>
            </w:pPr>
            <w:r>
              <w:rPr>
                <w:rFonts w:ascii="Cambria Math" w:hAnsi="Cambria Math" w:cs="Cambria Math"/>
              </w:rPr>
              <w:t>𝑆</w:t>
            </w:r>
            <w:r>
              <w:t xml:space="preserve"> = </w:t>
            </w:r>
            <w:r>
              <w:rPr>
                <w:rFonts w:ascii="Cambria Math" w:hAnsi="Cambria Math" w:cs="Cambria Math"/>
              </w:rPr>
              <w:t>∅</w:t>
            </w:r>
          </w:p>
          <w:p w14:paraId="09117B05" w14:textId="77777777" w:rsidR="00E67DD4" w:rsidRPr="00712598" w:rsidRDefault="00E67DD4" w:rsidP="00E67DD4">
            <w:pPr>
              <w:pStyle w:val="ListParagraph"/>
              <w:numPr>
                <w:ilvl w:val="0"/>
                <w:numId w:val="138"/>
              </w:numPr>
              <w:spacing w:before="60" w:after="60"/>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r>
              <w:rPr>
                <w:rFonts w:ascii="Cambria Math" w:hAnsi="Cambria Math" w:cs="Cambria Math"/>
              </w:rPr>
              <w:t>𝐺𝑒𝑡𝑆𝑐𝑎𝑙𝑒𝐵𝑎𝑛𝑑</w:t>
            </w:r>
            <w:r>
              <w:t>(</w:t>
            </w:r>
            <w:r>
              <w:rPr>
                <w:rFonts w:ascii="Cambria Math" w:hAnsi="Cambria Math" w:cs="Cambria Math"/>
              </w:rPr>
              <w:t>𝑠𝑐𝑎𝑙𝑒</w:t>
            </w:r>
            <w:r>
              <w:t>)</w:t>
            </w:r>
          </w:p>
          <w:p w14:paraId="7EA91D91" w14:textId="77777777" w:rsidR="00E67DD4" w:rsidRPr="00712598" w:rsidRDefault="00E67DD4" w:rsidP="00E67DD4">
            <w:pPr>
              <w:pStyle w:val="ListParagraph"/>
              <w:numPr>
                <w:ilvl w:val="0"/>
                <w:numId w:val="138"/>
              </w:numPr>
              <w:spacing w:before="60" w:after="60"/>
              <w:contextualSpacing/>
              <w:jc w:val="both"/>
              <w:rPr>
                <w:lang w:val="en-US"/>
              </w:rPr>
            </w:pPr>
            <w:r w:rsidRPr="00712598">
              <w:rPr>
                <w:b/>
                <w:bCs/>
              </w:rPr>
              <w:t>While</w:t>
            </w:r>
            <w:r>
              <w:t xml:space="preserve"> </w:t>
            </w:r>
            <w:r>
              <w:rPr>
                <w:rFonts w:ascii="Cambria Math" w:hAnsi="Cambria Math" w:cs="Cambria Math"/>
              </w:rPr>
              <w:t>𝑣𝑖𝑒𝑤𝑝𝑜𝑟𝑡</w:t>
            </w:r>
            <w:r>
              <w:t xml:space="preserve"> ≠ </w:t>
            </w:r>
            <w:r>
              <w:rPr>
                <w:rFonts w:ascii="Cambria Math" w:hAnsi="Cambria Math" w:cs="Cambria Math"/>
              </w:rPr>
              <w:t>∅</w:t>
            </w:r>
            <w:r>
              <w:t xml:space="preserve"> </w:t>
            </w:r>
            <w:r w:rsidRPr="00712598">
              <w:rPr>
                <w:b/>
                <w:bCs/>
              </w:rPr>
              <w:t>do</w:t>
            </w:r>
          </w:p>
          <w:p w14:paraId="38E05111"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For</w:t>
            </w:r>
            <w:r>
              <w:t xml:space="preserve"> all </w:t>
            </w:r>
            <w:proofErr w:type="spellStart"/>
            <w:r>
              <w:rPr>
                <w:i/>
                <w:iCs/>
              </w:rPr>
              <w:t>dataCoverage</w:t>
            </w:r>
            <w:proofErr w:type="spellEnd"/>
            <w:r>
              <w:t xml:space="preserve"> in </w:t>
            </w:r>
            <w:r>
              <w:rPr>
                <w:i/>
                <w:iCs/>
              </w:rPr>
              <w:t>collection</w:t>
            </w:r>
          </w:p>
          <w:p w14:paraId="1092C9BA" w14:textId="77777777" w:rsidR="00E67DD4" w:rsidRPr="00712598" w:rsidRDefault="00E67DD4" w:rsidP="00E67DD4">
            <w:pPr>
              <w:pStyle w:val="ListParagraph"/>
              <w:numPr>
                <w:ilvl w:val="2"/>
                <w:numId w:val="138"/>
              </w:numPr>
              <w:spacing w:before="60" w:after="60"/>
              <w:ind w:left="1731"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w:t>
            </w:r>
            <w:r>
              <w:rPr>
                <w:rFonts w:ascii="Cambria Math" w:hAnsi="Cambria Math" w:cs="Cambria Math"/>
              </w:rPr>
              <w:t>∈</w:t>
            </w:r>
            <w:r>
              <w:t xml:space="preserve"> </w:t>
            </w:r>
            <w:r>
              <w:rPr>
                <w:rFonts w:ascii="Cambria Math" w:hAnsi="Cambria Math" w:cs="Cambria Math"/>
              </w:rPr>
              <w:t>𝑠𝑐𝑎𝑙𝑒𝐵𝑎𝑛𝑑𝑠</w:t>
            </w:r>
            <w:r>
              <w:t>(</w:t>
            </w:r>
            <w:proofErr w:type="spellStart"/>
            <w:r w:rsidRPr="00300216">
              <w:rPr>
                <w:rFonts w:ascii="Cambria Math" w:hAnsi="Cambria Math" w:cs="Cambria Math"/>
                <w:i/>
              </w:rPr>
              <w:t>dataCoverage</w:t>
            </w:r>
            <w:proofErr w:type="spellEnd"/>
            <w:r>
              <w:t xml:space="preserve">) </w:t>
            </w:r>
            <w:r>
              <w:rPr>
                <w:rFonts w:ascii="Cambria Math" w:hAnsi="Cambria Math" w:cs="Cambria Math"/>
              </w:rPr>
              <w:t>AND</w:t>
            </w:r>
            <w:r>
              <w:t xml:space="preserve">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w:t>
            </w:r>
            <w:r>
              <w:t>e</w:t>
            </w:r>
            <w:proofErr w:type="spellEnd"/>
            <w:r>
              <w:t xml:space="preserve">) ∩ </w:t>
            </w:r>
            <w:r>
              <w:rPr>
                <w:rFonts w:ascii="Cambria Math" w:hAnsi="Cambria Math" w:cs="Cambria Math"/>
              </w:rPr>
              <w:t>𝑣𝑖𝑒𝑤𝑝𝑜𝑟𝑡</w:t>
            </w:r>
            <w:r>
              <w:t>) ≠ Ø</w:t>
            </w:r>
          </w:p>
          <w:p w14:paraId="6A51A229"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𝑆</w:t>
            </w:r>
            <w:r>
              <w:t xml:space="preserve"> = </w:t>
            </w:r>
            <w:r>
              <w:rPr>
                <w:rFonts w:ascii="Cambria Math" w:hAnsi="Cambria Math" w:cs="Cambria Math"/>
              </w:rPr>
              <w:t>𝑆</w:t>
            </w:r>
            <w:r>
              <w:t xml:space="preserve"> </w:t>
            </w:r>
            <w:r>
              <w:rPr>
                <w:rFonts w:ascii="Cambria Math" w:hAnsi="Cambria Math" w:cs="Cambria Math"/>
              </w:rPr>
              <w:t>∪</w:t>
            </w:r>
            <w:r>
              <w:t xml:space="preserve"> </w:t>
            </w:r>
            <w:proofErr w:type="spellStart"/>
            <w:r w:rsidRPr="006A7DDE">
              <w:rPr>
                <w:rFonts w:ascii="Cambria Math" w:hAnsi="Cambria Math" w:cs="Cambria Math"/>
                <w:i/>
                <w:iCs/>
              </w:rPr>
              <w:t>dataCoverage</w:t>
            </w:r>
            <w:proofErr w:type="spellEnd"/>
          </w:p>
          <w:p w14:paraId="58C6E492" w14:textId="77777777" w:rsidR="00E67DD4" w:rsidRPr="00712598" w:rsidRDefault="00E67DD4" w:rsidP="00E67DD4">
            <w:pPr>
              <w:pStyle w:val="ListParagraph"/>
              <w:numPr>
                <w:ilvl w:val="3"/>
                <w:numId w:val="138"/>
              </w:numPr>
              <w:spacing w:before="60" w:after="60"/>
              <w:ind w:left="2015" w:hanging="284"/>
              <w:contextualSpacing/>
              <w:jc w:val="both"/>
              <w:rPr>
                <w:lang w:val="en-US"/>
              </w:rPr>
            </w:pPr>
            <w:r>
              <w:rPr>
                <w:rFonts w:ascii="Cambria Math" w:hAnsi="Cambria Math" w:cs="Cambria Math"/>
              </w:rPr>
              <w:t>𝑣𝑖𝑒𝑤𝑝𝑜𝑟𝑡</w:t>
            </w:r>
            <w:r>
              <w:t xml:space="preserve"> = </w:t>
            </w:r>
            <w:r>
              <w:rPr>
                <w:rFonts w:ascii="Cambria Math" w:hAnsi="Cambria Math" w:cs="Cambria Math"/>
              </w:rPr>
              <w:t>𝑣𝑖𝑒𝑤𝑝𝑜𝑟𝑡</w:t>
            </w:r>
            <w:r>
              <w:t xml:space="preserve"> \ </w:t>
            </w:r>
            <w:r w:rsidRPr="00300216">
              <w:rPr>
                <w:rFonts w:ascii="Cambria Math" w:hAnsi="Cambria Math" w:cs="Cambria Math"/>
                <w:i/>
              </w:rPr>
              <w:t>𝑝𝑟𝑜</w:t>
            </w:r>
            <w:proofErr w:type="spellStart"/>
            <w:r w:rsidRPr="00300216">
              <w:rPr>
                <w:rFonts w:ascii="Cambria Math" w:hAnsi="Cambria Math" w:cs="Cambria Math"/>
                <w:i/>
              </w:rPr>
              <w:t>jection</w:t>
            </w:r>
            <w:proofErr w:type="spellEnd"/>
            <w:r>
              <w:t>(</w:t>
            </w:r>
            <w:proofErr w:type="spellStart"/>
            <w:r w:rsidRPr="006A7DDE">
              <w:rPr>
                <w:rFonts w:ascii="Cambria Math" w:hAnsi="Cambria Math" w:cs="Cambria Math"/>
                <w:i/>
                <w:iCs/>
              </w:rPr>
              <w:t>dataCoverage</w:t>
            </w:r>
            <w:proofErr w:type="spellEnd"/>
            <w:r>
              <w:t>)</w:t>
            </w:r>
          </w:p>
          <w:p w14:paraId="613BA189" w14:textId="77777777" w:rsidR="00E67DD4" w:rsidRPr="00712598" w:rsidRDefault="00E67DD4" w:rsidP="00E67DD4">
            <w:pPr>
              <w:pStyle w:val="ListParagraph"/>
              <w:numPr>
                <w:ilvl w:val="1"/>
                <w:numId w:val="138"/>
              </w:numPr>
              <w:spacing w:before="60" w:after="60"/>
              <w:ind w:left="1164" w:hanging="283"/>
              <w:contextualSpacing/>
              <w:jc w:val="both"/>
              <w:rPr>
                <w:lang w:val="en-US"/>
              </w:rPr>
            </w:pP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w:t>
            </w:r>
            <w:proofErr w:type="spellStart"/>
            <w:r>
              <w:rPr>
                <w:rFonts w:ascii="Cambria Math" w:hAnsi="Cambria Math" w:cs="Cambria Math"/>
                <w:i/>
              </w:rPr>
              <w:t>S</w:t>
            </w:r>
            <w:r w:rsidRPr="002F6D11">
              <w:rPr>
                <w:rFonts w:ascii="Cambria Math" w:hAnsi="Cambria Math" w:cs="Cambria Math"/>
                <w:i/>
              </w:rPr>
              <w:t>cale</w:t>
            </w:r>
            <w:r>
              <w:rPr>
                <w:rFonts w:ascii="Cambria Math" w:hAnsi="Cambria Math" w:cs="Cambria Math"/>
                <w:i/>
              </w:rPr>
              <w:t>B</w:t>
            </w:r>
            <w:r w:rsidRPr="002F6D11">
              <w:rPr>
                <w:rFonts w:ascii="Cambria Math" w:hAnsi="Cambria Math" w:cs="Cambria Math"/>
                <w:i/>
              </w:rPr>
              <w:t>and</w:t>
            </w:r>
            <w:proofErr w:type="spellEnd"/>
            <w:r>
              <w:t xml:space="preserve"> – 1</w:t>
            </w:r>
          </w:p>
          <w:p w14:paraId="47B0DF35" w14:textId="77777777" w:rsidR="00E67DD4" w:rsidRPr="00712598" w:rsidRDefault="00E67DD4" w:rsidP="00E67DD4">
            <w:pPr>
              <w:pStyle w:val="ListParagraph"/>
              <w:numPr>
                <w:ilvl w:val="1"/>
                <w:numId w:val="138"/>
              </w:numPr>
              <w:spacing w:before="60" w:after="60"/>
              <w:ind w:left="1164" w:hanging="283"/>
              <w:contextualSpacing/>
              <w:jc w:val="both"/>
              <w:rPr>
                <w:lang w:val="en-US"/>
              </w:rPr>
            </w:pPr>
            <w:r w:rsidRPr="00712598">
              <w:rPr>
                <w:b/>
                <w:bCs/>
              </w:rPr>
              <w:t>If</w:t>
            </w:r>
            <w:r>
              <w:t xml:space="preserve"> </w:t>
            </w:r>
            <w:proofErr w:type="spellStart"/>
            <w:r>
              <w:rPr>
                <w:rFonts w:ascii="Cambria Math" w:hAnsi="Cambria Math" w:cs="Cambria Math"/>
                <w:i/>
              </w:rPr>
              <w:t>ScaleBand</w:t>
            </w:r>
            <w:proofErr w:type="spellEnd"/>
            <w:r>
              <w:t xml:space="preserve"> = 0</w:t>
            </w:r>
          </w:p>
          <w:p w14:paraId="676FD74F" w14:textId="77777777" w:rsidR="00E67DD4" w:rsidRPr="00712598" w:rsidRDefault="00E67DD4" w:rsidP="00E67DD4">
            <w:pPr>
              <w:pStyle w:val="ListParagraph"/>
              <w:numPr>
                <w:ilvl w:val="2"/>
                <w:numId w:val="138"/>
              </w:numPr>
              <w:spacing w:before="60" w:after="120"/>
              <w:ind w:left="1730" w:hanging="284"/>
              <w:jc w:val="both"/>
              <w:rPr>
                <w:lang w:val="en-US"/>
              </w:rPr>
            </w:pPr>
            <w:r w:rsidRPr="00712598">
              <w:rPr>
                <w:b/>
                <w:bCs/>
              </w:rPr>
              <w:t>Return</w:t>
            </w:r>
            <w:r>
              <w:t xml:space="preserve"> </w:t>
            </w:r>
            <w:r w:rsidRPr="00C942A1">
              <w:rPr>
                <w:i/>
                <w:iCs/>
              </w:rPr>
              <w:t>S</w:t>
            </w:r>
          </w:p>
          <w:p w14:paraId="48A3D07C" w14:textId="77777777" w:rsidR="00E67DD4" w:rsidRPr="00F33B8C" w:rsidRDefault="00E67DD4" w:rsidP="00E67DD4">
            <w:pPr>
              <w:pStyle w:val="ListParagraph"/>
              <w:numPr>
                <w:ilvl w:val="0"/>
                <w:numId w:val="138"/>
              </w:numPr>
              <w:spacing w:before="60" w:after="120"/>
              <w:ind w:left="714" w:hanging="357"/>
              <w:contextualSpacing/>
              <w:jc w:val="both"/>
              <w:rPr>
                <w:lang w:val="en-US"/>
              </w:rPr>
            </w:pPr>
            <w:r w:rsidRPr="00712598">
              <w:rPr>
                <w:b/>
                <w:bCs/>
              </w:rPr>
              <w:t>Return</w:t>
            </w:r>
            <w:r>
              <w:t xml:space="preserve"> </w:t>
            </w:r>
            <w:r w:rsidRPr="00C942A1">
              <w:rPr>
                <w:i/>
                <w:iCs/>
              </w:rPr>
              <w:t>S</w:t>
            </w:r>
          </w:p>
        </w:tc>
      </w:tr>
    </w:tbl>
    <w:p w14:paraId="47D18B02" w14:textId="77777777" w:rsidR="00E67DD4" w:rsidRDefault="00E67DD4" w:rsidP="00E67DD4">
      <w:pPr>
        <w:spacing w:after="0" w:line="240" w:lineRule="auto"/>
        <w:rPr>
          <w:lang w:val="en-US"/>
        </w:rPr>
      </w:pPr>
    </w:p>
    <w:p w14:paraId="4CCEB2AD" w14:textId="77777777" w:rsidR="00E67DD4" w:rsidRDefault="00E67DD4" w:rsidP="00E67DD4">
      <w:pPr>
        <w:spacing w:after="120" w:line="240" w:lineRule="auto"/>
        <w:rPr>
          <w:lang w:val="en-US"/>
        </w:rPr>
      </w:pPr>
      <w:r>
        <w:rPr>
          <w:lang w:val="en-US"/>
        </w:rPr>
        <w:t>Comments:</w:t>
      </w:r>
    </w:p>
    <w:tbl>
      <w:tblPr>
        <w:tblStyle w:val="TableGrid"/>
        <w:tblW w:w="0" w:type="auto"/>
        <w:tblLook w:val="04A0" w:firstRow="1" w:lastRow="0" w:firstColumn="1" w:lastColumn="0" w:noHBand="0" w:noVBand="1"/>
      </w:tblPr>
      <w:tblGrid>
        <w:gridCol w:w="846"/>
        <w:gridCol w:w="8232"/>
      </w:tblGrid>
      <w:tr w:rsidR="00E67DD4" w:rsidRPr="00F33B8C" w14:paraId="4B3D92EA" w14:textId="77777777" w:rsidTr="00D343CC">
        <w:tc>
          <w:tcPr>
            <w:tcW w:w="846" w:type="dxa"/>
            <w:shd w:val="clear" w:color="auto" w:fill="D9D9D9" w:themeFill="background1" w:themeFillShade="D9"/>
          </w:tcPr>
          <w:p w14:paraId="30A986B8" w14:textId="77777777" w:rsidR="00E67DD4" w:rsidRPr="00F33B8C" w:rsidRDefault="00E67DD4" w:rsidP="00D343CC">
            <w:pPr>
              <w:spacing w:before="60" w:after="60"/>
              <w:rPr>
                <w:b/>
                <w:bCs/>
                <w:lang w:val="en-US"/>
              </w:rPr>
            </w:pPr>
            <w:r>
              <w:rPr>
                <w:b/>
                <w:bCs/>
                <w:lang w:val="en-US"/>
              </w:rPr>
              <w:t>Row</w:t>
            </w:r>
          </w:p>
        </w:tc>
        <w:tc>
          <w:tcPr>
            <w:tcW w:w="8232" w:type="dxa"/>
            <w:shd w:val="clear" w:color="auto" w:fill="D9D9D9" w:themeFill="background1" w:themeFillShade="D9"/>
          </w:tcPr>
          <w:p w14:paraId="72A1FB96" w14:textId="77777777" w:rsidR="00E67DD4" w:rsidRPr="00F33B8C" w:rsidRDefault="00E67DD4" w:rsidP="00D343CC">
            <w:pPr>
              <w:spacing w:before="60" w:after="60"/>
              <w:rPr>
                <w:b/>
                <w:bCs/>
                <w:lang w:val="en-US"/>
              </w:rPr>
            </w:pPr>
            <w:r>
              <w:rPr>
                <w:b/>
                <w:bCs/>
                <w:lang w:val="en-US"/>
              </w:rPr>
              <w:t>Description</w:t>
            </w:r>
          </w:p>
        </w:tc>
      </w:tr>
      <w:tr w:rsidR="00E67DD4" w14:paraId="3451C854" w14:textId="77777777" w:rsidTr="00D343CC">
        <w:tc>
          <w:tcPr>
            <w:tcW w:w="846" w:type="dxa"/>
          </w:tcPr>
          <w:p w14:paraId="143A0ABB" w14:textId="77777777" w:rsidR="00E67DD4" w:rsidRPr="00F33B8C" w:rsidRDefault="00E67DD4" w:rsidP="00D343CC">
            <w:pPr>
              <w:spacing w:before="60" w:after="60"/>
              <w:rPr>
                <w:b/>
                <w:bCs/>
                <w:lang w:val="en-US"/>
              </w:rPr>
            </w:pPr>
            <w:r>
              <w:rPr>
                <w:b/>
                <w:bCs/>
                <w:lang w:val="en-US"/>
              </w:rPr>
              <w:lastRenderedPageBreak/>
              <w:t>1.</w:t>
            </w:r>
          </w:p>
        </w:tc>
        <w:tc>
          <w:tcPr>
            <w:tcW w:w="8232" w:type="dxa"/>
          </w:tcPr>
          <w:p w14:paraId="11BA54BE" w14:textId="77777777" w:rsidR="00E67DD4" w:rsidRDefault="00E67DD4" w:rsidP="00D343CC">
            <w:pPr>
              <w:spacing w:before="60" w:after="60"/>
              <w:rPr>
                <w:lang w:val="en-US"/>
              </w:rPr>
            </w:pPr>
            <w:r>
              <w:t xml:space="preserve">Create an empty set of inventory </w:t>
            </w:r>
            <w:r w:rsidRPr="00142BCB">
              <w:rPr>
                <w:b/>
              </w:rPr>
              <w:t>Data Coverage</w:t>
            </w:r>
            <w:r>
              <w:t xml:space="preserve"> features</w:t>
            </w:r>
          </w:p>
        </w:tc>
      </w:tr>
      <w:tr w:rsidR="00E67DD4" w14:paraId="3FF54E95" w14:textId="77777777" w:rsidTr="00D343CC">
        <w:tc>
          <w:tcPr>
            <w:tcW w:w="846" w:type="dxa"/>
          </w:tcPr>
          <w:p w14:paraId="407F070C" w14:textId="77777777" w:rsidR="00E67DD4" w:rsidRPr="00F33B8C" w:rsidRDefault="00E67DD4" w:rsidP="00D343CC">
            <w:pPr>
              <w:spacing w:before="60" w:after="60"/>
              <w:rPr>
                <w:b/>
                <w:bCs/>
                <w:lang w:val="en-US"/>
              </w:rPr>
            </w:pPr>
            <w:r>
              <w:rPr>
                <w:b/>
                <w:bCs/>
                <w:lang w:val="en-US"/>
              </w:rPr>
              <w:t>2.</w:t>
            </w:r>
          </w:p>
        </w:tc>
        <w:tc>
          <w:tcPr>
            <w:tcW w:w="8232" w:type="dxa"/>
          </w:tcPr>
          <w:p w14:paraId="643E2A9A" w14:textId="77777777" w:rsidR="00E67DD4" w:rsidRDefault="00E67DD4" w:rsidP="00D343CC">
            <w:pPr>
              <w:spacing w:before="60" w:after="60"/>
              <w:rPr>
                <w:lang w:val="en-US"/>
              </w:rPr>
            </w:pPr>
            <w:r>
              <w:t xml:space="preserve">Get the scale band to which </w:t>
            </w:r>
            <w:r w:rsidRPr="002D4E29">
              <w:rPr>
                <w:i/>
                <w:iCs/>
              </w:rPr>
              <w:t>scale</w:t>
            </w:r>
            <w:r>
              <w:t xml:space="preserve"> belongs and assign it to the variable </w:t>
            </w:r>
            <w:proofErr w:type="spellStart"/>
            <w:r w:rsidRPr="002D4E29">
              <w:rPr>
                <w:i/>
                <w:iCs/>
              </w:rPr>
              <w:t>S</w:t>
            </w:r>
            <w:r>
              <w:rPr>
                <w:i/>
                <w:iCs/>
              </w:rPr>
              <w:t>cale</w:t>
            </w:r>
            <w:r w:rsidRPr="002D4E29">
              <w:rPr>
                <w:i/>
                <w:iCs/>
              </w:rPr>
              <w:t>B</w:t>
            </w:r>
            <w:r>
              <w:rPr>
                <w:i/>
                <w:iCs/>
              </w:rPr>
              <w:t>and</w:t>
            </w:r>
            <w:proofErr w:type="spellEnd"/>
          </w:p>
        </w:tc>
      </w:tr>
      <w:tr w:rsidR="00E67DD4" w14:paraId="3D7BF5DD" w14:textId="77777777" w:rsidTr="00D343CC">
        <w:tc>
          <w:tcPr>
            <w:tcW w:w="846" w:type="dxa"/>
          </w:tcPr>
          <w:p w14:paraId="40D46E8A" w14:textId="77777777" w:rsidR="00E67DD4" w:rsidRPr="00F33B8C" w:rsidRDefault="00E67DD4" w:rsidP="00D343CC">
            <w:pPr>
              <w:spacing w:before="60" w:after="60"/>
              <w:rPr>
                <w:b/>
                <w:bCs/>
                <w:lang w:val="en-US"/>
              </w:rPr>
            </w:pPr>
            <w:r>
              <w:rPr>
                <w:b/>
                <w:bCs/>
                <w:lang w:val="en-US"/>
              </w:rPr>
              <w:t>3.</w:t>
            </w:r>
          </w:p>
        </w:tc>
        <w:tc>
          <w:tcPr>
            <w:tcW w:w="8232" w:type="dxa"/>
          </w:tcPr>
          <w:p w14:paraId="30A177C1" w14:textId="77777777" w:rsidR="00E67DD4" w:rsidRDefault="00E67DD4" w:rsidP="00D343CC">
            <w:pPr>
              <w:spacing w:before="60" w:after="60"/>
              <w:rPr>
                <w:lang w:val="en-US"/>
              </w:rPr>
            </w:pPr>
            <w:r>
              <w:t xml:space="preserve">While the </w:t>
            </w:r>
            <w:r w:rsidRPr="002D4E29">
              <w:rPr>
                <w:i/>
                <w:iCs/>
              </w:rPr>
              <w:t>viewport</w:t>
            </w:r>
            <w:r>
              <w:t xml:space="preserve"> area is not empty</w:t>
            </w:r>
          </w:p>
        </w:tc>
      </w:tr>
      <w:tr w:rsidR="00E67DD4" w14:paraId="3B55825B" w14:textId="77777777" w:rsidTr="00D343CC">
        <w:tc>
          <w:tcPr>
            <w:tcW w:w="846" w:type="dxa"/>
          </w:tcPr>
          <w:p w14:paraId="5793F574" w14:textId="77777777" w:rsidR="00E67DD4" w:rsidRPr="00F33B8C" w:rsidRDefault="00E67DD4" w:rsidP="00D343CC">
            <w:pPr>
              <w:spacing w:before="60" w:after="60"/>
              <w:rPr>
                <w:b/>
                <w:bCs/>
                <w:lang w:val="en-US"/>
              </w:rPr>
            </w:pPr>
            <w:r>
              <w:rPr>
                <w:b/>
                <w:bCs/>
                <w:lang w:val="en-US"/>
              </w:rPr>
              <w:t>3.a</w:t>
            </w:r>
          </w:p>
        </w:tc>
        <w:tc>
          <w:tcPr>
            <w:tcW w:w="8232" w:type="dxa"/>
          </w:tcPr>
          <w:p w14:paraId="623C38A2" w14:textId="77777777" w:rsidR="00E67DD4" w:rsidRDefault="00E67DD4" w:rsidP="00D343CC">
            <w:pPr>
              <w:spacing w:before="60" w:after="60"/>
              <w:rPr>
                <w:lang w:val="en-US"/>
              </w:rPr>
            </w:pPr>
            <w:r>
              <w:t xml:space="preserve">Loop over all </w:t>
            </w:r>
            <w:r w:rsidRPr="00142BCB">
              <w:rPr>
                <w:b/>
              </w:rPr>
              <w:t>Data Coverage</w:t>
            </w:r>
            <w:r>
              <w:t xml:space="preserve"> features in the inventory</w:t>
            </w:r>
          </w:p>
        </w:tc>
      </w:tr>
      <w:tr w:rsidR="00E67DD4" w14:paraId="347A4937" w14:textId="77777777" w:rsidTr="00D343CC">
        <w:tc>
          <w:tcPr>
            <w:tcW w:w="846" w:type="dxa"/>
          </w:tcPr>
          <w:p w14:paraId="5A76BF4A" w14:textId="77777777" w:rsidR="00E67DD4" w:rsidRDefault="00E67DD4" w:rsidP="00D343CC">
            <w:pPr>
              <w:spacing w:before="60" w:after="60"/>
              <w:rPr>
                <w:b/>
                <w:bCs/>
                <w:lang w:val="en-US"/>
              </w:rPr>
            </w:pPr>
            <w:r>
              <w:rPr>
                <w:b/>
                <w:bCs/>
                <w:lang w:val="en-US"/>
              </w:rPr>
              <w:t>3.a.i</w:t>
            </w:r>
          </w:p>
        </w:tc>
        <w:tc>
          <w:tcPr>
            <w:tcW w:w="8232" w:type="dxa"/>
          </w:tcPr>
          <w:p w14:paraId="189558BF"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is an element of the scale bands of the </w:t>
            </w:r>
            <w:r w:rsidRPr="00142BCB">
              <w:rPr>
                <w:b/>
              </w:rPr>
              <w:t>Data Coverage</w:t>
            </w:r>
            <w:r>
              <w:t xml:space="preserve"> </w:t>
            </w:r>
            <w:r w:rsidRPr="00142BCB">
              <w:rPr>
                <w:b/>
              </w:rPr>
              <w:t>and</w:t>
            </w:r>
            <w:r>
              <w:t xml:space="preserve"> the projected </w:t>
            </w:r>
            <w:r w:rsidRPr="00142BCB">
              <w:rPr>
                <w:b/>
              </w:rPr>
              <w:t>Data Coverage</w:t>
            </w:r>
            <w:r>
              <w:t xml:space="preserve"> polygon overlaps the </w:t>
            </w:r>
            <w:r w:rsidRPr="002D4E29">
              <w:rPr>
                <w:i/>
                <w:iCs/>
              </w:rPr>
              <w:t>viewport</w:t>
            </w:r>
          </w:p>
        </w:tc>
      </w:tr>
      <w:tr w:rsidR="00E67DD4" w14:paraId="2EA57575" w14:textId="77777777" w:rsidTr="00D343CC">
        <w:tc>
          <w:tcPr>
            <w:tcW w:w="846" w:type="dxa"/>
          </w:tcPr>
          <w:p w14:paraId="525794CD" w14:textId="77777777" w:rsidR="00E67DD4" w:rsidRPr="00F33B8C" w:rsidRDefault="00E67DD4" w:rsidP="00D343CC">
            <w:pPr>
              <w:spacing w:before="60" w:after="60"/>
              <w:rPr>
                <w:b/>
                <w:bCs/>
                <w:lang w:val="en-US"/>
              </w:rPr>
            </w:pPr>
            <w:r>
              <w:rPr>
                <w:b/>
                <w:bCs/>
                <w:lang w:val="en-US"/>
              </w:rPr>
              <w:t>3.a.i.1.</w:t>
            </w:r>
          </w:p>
        </w:tc>
        <w:tc>
          <w:tcPr>
            <w:tcW w:w="8232" w:type="dxa"/>
          </w:tcPr>
          <w:p w14:paraId="04F463CD" w14:textId="77777777" w:rsidR="00E67DD4" w:rsidRDefault="00E67DD4" w:rsidP="00D343CC">
            <w:pPr>
              <w:spacing w:before="60" w:after="60"/>
              <w:rPr>
                <w:lang w:val="en-US"/>
              </w:rPr>
            </w:pPr>
            <w:r>
              <w:t xml:space="preserve">Add the </w:t>
            </w:r>
            <w:r w:rsidRPr="00142BCB">
              <w:rPr>
                <w:b/>
              </w:rPr>
              <w:t>Data Coverage</w:t>
            </w:r>
            <w:r>
              <w:t xml:space="preserve"> to </w:t>
            </w:r>
            <w:r w:rsidRPr="002D4E29">
              <w:rPr>
                <w:i/>
                <w:iCs/>
              </w:rPr>
              <w:t>S</w:t>
            </w:r>
          </w:p>
        </w:tc>
      </w:tr>
      <w:tr w:rsidR="00E67DD4" w14:paraId="15A0646F" w14:textId="77777777" w:rsidTr="00D343CC">
        <w:tc>
          <w:tcPr>
            <w:tcW w:w="846" w:type="dxa"/>
          </w:tcPr>
          <w:p w14:paraId="1C97D602" w14:textId="77777777" w:rsidR="00E67DD4" w:rsidRPr="00F33B8C" w:rsidRDefault="00E67DD4" w:rsidP="00D343CC">
            <w:pPr>
              <w:spacing w:before="60" w:after="60"/>
              <w:rPr>
                <w:b/>
                <w:bCs/>
                <w:lang w:val="en-US"/>
              </w:rPr>
            </w:pPr>
            <w:r>
              <w:rPr>
                <w:b/>
                <w:bCs/>
                <w:lang w:val="en-US"/>
              </w:rPr>
              <w:t>3.a.i.2.</w:t>
            </w:r>
          </w:p>
        </w:tc>
        <w:tc>
          <w:tcPr>
            <w:tcW w:w="8232" w:type="dxa"/>
          </w:tcPr>
          <w:p w14:paraId="07F9CFAA" w14:textId="77777777" w:rsidR="00E67DD4" w:rsidRDefault="00E67DD4" w:rsidP="00D343CC">
            <w:pPr>
              <w:spacing w:before="60" w:after="60"/>
              <w:rPr>
                <w:lang w:val="en-US"/>
              </w:rPr>
            </w:pPr>
            <w:r>
              <w:t xml:space="preserve">Remove the projected </w:t>
            </w:r>
            <w:r w:rsidRPr="00142BCB">
              <w:rPr>
                <w:b/>
              </w:rPr>
              <w:t>Data Coverage</w:t>
            </w:r>
            <w:r>
              <w:t xml:space="preserve"> polygon from the </w:t>
            </w:r>
            <w:r w:rsidRPr="002D4E29">
              <w:rPr>
                <w:i/>
                <w:iCs/>
              </w:rPr>
              <w:t>viewport</w:t>
            </w:r>
            <w:r>
              <w:t xml:space="preserve">, The </w:t>
            </w:r>
            <w:r w:rsidRPr="002D4E29">
              <w:rPr>
                <w:i/>
                <w:iCs/>
              </w:rPr>
              <w:t>viewport</w:t>
            </w:r>
            <w:r>
              <w:t xml:space="preserve"> will now only define the uncovered part of the original </w:t>
            </w:r>
            <w:r w:rsidRPr="002D4E29">
              <w:rPr>
                <w:i/>
                <w:iCs/>
              </w:rPr>
              <w:t>viewport</w:t>
            </w:r>
          </w:p>
        </w:tc>
      </w:tr>
      <w:tr w:rsidR="00E67DD4" w14:paraId="67A38820" w14:textId="77777777" w:rsidTr="00D343CC">
        <w:tc>
          <w:tcPr>
            <w:tcW w:w="846" w:type="dxa"/>
          </w:tcPr>
          <w:p w14:paraId="4539A83A" w14:textId="77777777" w:rsidR="00E67DD4" w:rsidRPr="00F33B8C" w:rsidRDefault="00E67DD4" w:rsidP="00D343CC">
            <w:pPr>
              <w:spacing w:before="60" w:after="60"/>
              <w:rPr>
                <w:b/>
                <w:bCs/>
                <w:lang w:val="en-US"/>
              </w:rPr>
            </w:pPr>
            <w:r>
              <w:rPr>
                <w:b/>
                <w:bCs/>
                <w:lang w:val="en-US"/>
              </w:rPr>
              <w:t>3.b.</w:t>
            </w:r>
          </w:p>
        </w:tc>
        <w:tc>
          <w:tcPr>
            <w:tcW w:w="8232" w:type="dxa"/>
          </w:tcPr>
          <w:p w14:paraId="4FF791DC" w14:textId="77FBB545" w:rsidR="00E67DD4" w:rsidRDefault="00E67DD4" w:rsidP="00D343CC">
            <w:pPr>
              <w:spacing w:before="60" w:after="60"/>
              <w:rPr>
                <w:lang w:val="en-US"/>
              </w:rPr>
            </w:pPr>
            <w:r>
              <w:t xml:space="preserve">Decrement </w:t>
            </w:r>
            <w:proofErr w:type="spellStart"/>
            <w:r w:rsidRPr="002D4E29">
              <w:rPr>
                <w:i/>
                <w:iCs/>
              </w:rPr>
              <w:t>S</w:t>
            </w:r>
            <w:r>
              <w:rPr>
                <w:i/>
                <w:iCs/>
              </w:rPr>
              <w:t>cale</w:t>
            </w:r>
            <w:r w:rsidRPr="002D4E29">
              <w:rPr>
                <w:i/>
                <w:iCs/>
              </w:rPr>
              <w:t>B</w:t>
            </w:r>
            <w:r>
              <w:rPr>
                <w:i/>
                <w:iCs/>
              </w:rPr>
              <w:t>and</w:t>
            </w:r>
            <w:proofErr w:type="spellEnd"/>
            <w:r w:rsidR="00CC4988">
              <w:rPr>
                <w:rStyle w:val="FootnoteReference"/>
                <w:i/>
                <w:iCs/>
              </w:rPr>
              <w:footnoteReference w:id="7"/>
            </w:r>
          </w:p>
        </w:tc>
      </w:tr>
      <w:tr w:rsidR="00E67DD4" w14:paraId="526336C1" w14:textId="77777777" w:rsidTr="00D343CC">
        <w:tc>
          <w:tcPr>
            <w:tcW w:w="846" w:type="dxa"/>
          </w:tcPr>
          <w:p w14:paraId="07AA205A" w14:textId="77777777" w:rsidR="00E67DD4" w:rsidRPr="00F33B8C" w:rsidRDefault="00E67DD4" w:rsidP="00D343CC">
            <w:pPr>
              <w:spacing w:before="60" w:after="60"/>
              <w:rPr>
                <w:b/>
                <w:bCs/>
                <w:lang w:val="en-US"/>
              </w:rPr>
            </w:pPr>
            <w:r>
              <w:rPr>
                <w:b/>
                <w:bCs/>
                <w:lang w:val="en-US"/>
              </w:rPr>
              <w:t>3.c.</w:t>
            </w:r>
          </w:p>
        </w:tc>
        <w:tc>
          <w:tcPr>
            <w:tcW w:w="8232" w:type="dxa"/>
          </w:tcPr>
          <w:p w14:paraId="24A7BF50" w14:textId="77777777" w:rsidR="00E67DD4" w:rsidRDefault="00E67DD4" w:rsidP="00D343CC">
            <w:pPr>
              <w:spacing w:before="60" w:after="60"/>
              <w:rPr>
                <w:lang w:val="en-US"/>
              </w:rPr>
            </w:pPr>
            <w:r>
              <w:t xml:space="preserve">If </w:t>
            </w:r>
            <w:proofErr w:type="spellStart"/>
            <w:r w:rsidRPr="002D4E29">
              <w:rPr>
                <w:i/>
                <w:iCs/>
              </w:rPr>
              <w:t>S</w:t>
            </w:r>
            <w:r>
              <w:rPr>
                <w:i/>
                <w:iCs/>
              </w:rPr>
              <w:t>cale</w:t>
            </w:r>
            <w:r w:rsidRPr="002D4E29">
              <w:rPr>
                <w:i/>
                <w:iCs/>
              </w:rPr>
              <w:t>B</w:t>
            </w:r>
            <w:r>
              <w:rPr>
                <w:i/>
                <w:iCs/>
              </w:rPr>
              <w:t>and</w:t>
            </w:r>
            <w:proofErr w:type="spellEnd"/>
            <w:r>
              <w:t xml:space="preserve"> equals to zero (no scale band left to investigate)</w:t>
            </w:r>
          </w:p>
        </w:tc>
      </w:tr>
      <w:tr w:rsidR="00E67DD4" w14:paraId="7A39AC98" w14:textId="77777777" w:rsidTr="00D343CC">
        <w:tc>
          <w:tcPr>
            <w:tcW w:w="846" w:type="dxa"/>
          </w:tcPr>
          <w:p w14:paraId="43386A06" w14:textId="77777777" w:rsidR="00E67DD4" w:rsidRPr="00F33B8C" w:rsidRDefault="00E67DD4" w:rsidP="00D343CC">
            <w:pPr>
              <w:spacing w:before="60" w:after="60"/>
              <w:rPr>
                <w:b/>
                <w:bCs/>
                <w:lang w:val="en-US"/>
              </w:rPr>
            </w:pPr>
            <w:r>
              <w:rPr>
                <w:b/>
                <w:bCs/>
                <w:lang w:val="en-US"/>
              </w:rPr>
              <w:t>3.c.i.</w:t>
            </w:r>
          </w:p>
        </w:tc>
        <w:tc>
          <w:tcPr>
            <w:tcW w:w="8232" w:type="dxa"/>
          </w:tcPr>
          <w:p w14:paraId="66482ED6" w14:textId="77777777" w:rsidR="00E67DD4" w:rsidRDefault="00E67DD4" w:rsidP="00D343CC">
            <w:pPr>
              <w:spacing w:before="60" w:after="60"/>
              <w:rPr>
                <w:lang w:val="en-US"/>
              </w:rPr>
            </w:pPr>
            <w:r>
              <w:t>Return the collected result</w:t>
            </w:r>
          </w:p>
        </w:tc>
      </w:tr>
      <w:tr w:rsidR="00E67DD4" w14:paraId="4E2DB930" w14:textId="77777777" w:rsidTr="00D343CC">
        <w:tc>
          <w:tcPr>
            <w:tcW w:w="846" w:type="dxa"/>
          </w:tcPr>
          <w:p w14:paraId="119F2FCB" w14:textId="77777777" w:rsidR="00E67DD4" w:rsidRPr="00F33B8C" w:rsidRDefault="00E67DD4" w:rsidP="00D343CC">
            <w:pPr>
              <w:spacing w:before="60" w:after="60"/>
              <w:rPr>
                <w:b/>
                <w:bCs/>
                <w:lang w:val="en-US"/>
              </w:rPr>
            </w:pPr>
            <w:r>
              <w:rPr>
                <w:b/>
                <w:bCs/>
                <w:lang w:val="en-US"/>
              </w:rPr>
              <w:t>4.</w:t>
            </w:r>
          </w:p>
        </w:tc>
        <w:tc>
          <w:tcPr>
            <w:tcW w:w="8232" w:type="dxa"/>
          </w:tcPr>
          <w:p w14:paraId="22F939DE" w14:textId="77777777" w:rsidR="00E67DD4" w:rsidRDefault="00E67DD4" w:rsidP="00D343CC">
            <w:pPr>
              <w:spacing w:before="60" w:after="60"/>
              <w:rPr>
                <w:lang w:val="en-US"/>
              </w:rPr>
            </w:pPr>
            <w:r>
              <w:t>Return the collected result</w:t>
            </w:r>
          </w:p>
        </w:tc>
      </w:tr>
    </w:tbl>
    <w:p w14:paraId="4B26417A" w14:textId="77777777" w:rsidR="00E67DD4" w:rsidRDefault="00E67DD4" w:rsidP="00E67DD4">
      <w:pPr>
        <w:spacing w:after="120" w:line="240" w:lineRule="auto"/>
        <w:rPr>
          <w:lang w:val="en-US"/>
        </w:rPr>
      </w:pPr>
    </w:p>
    <w:p w14:paraId="1CD8CF92" w14:textId="7F888778" w:rsidR="00E67DD4" w:rsidRPr="00AD5EEC" w:rsidRDefault="00AD5EEC" w:rsidP="00AD5EEC">
      <w:pPr>
        <w:pStyle w:val="ListParagraph"/>
        <w:numPr>
          <w:ilvl w:val="1"/>
          <w:numId w:val="216"/>
        </w:numPr>
        <w:rPr>
          <w:b/>
          <w:bCs/>
          <w:lang w:eastAsia="en-US"/>
        </w:rPr>
      </w:pPr>
      <w:r>
        <w:rPr>
          <w:b/>
          <w:bCs/>
          <w:lang w:eastAsia="en-US"/>
        </w:rPr>
        <w:t>Data display Algorithm</w:t>
      </w:r>
    </w:p>
    <w:p w14:paraId="0CF987B3" w14:textId="6A0C5706" w:rsidR="00AD5EEC" w:rsidRPr="00F94FB6" w:rsidRDefault="00AD5EEC" w:rsidP="00AD5EEC">
      <w:pPr>
        <w:pStyle w:val="ListParagraph"/>
        <w:numPr>
          <w:ilvl w:val="2"/>
          <w:numId w:val="216"/>
        </w:numPr>
        <w:rPr>
          <w:b/>
          <w:bCs/>
          <w:lang w:eastAsia="en-US"/>
        </w:rPr>
      </w:pPr>
      <w:r>
        <w:rPr>
          <w:b/>
          <w:bCs/>
          <w:lang w:eastAsia="en-US"/>
        </w:rPr>
        <w:t>Rendering Algorithm</w:t>
      </w:r>
    </w:p>
    <w:p w14:paraId="05642B01" w14:textId="4CCC93C8" w:rsidR="00E67DD4" w:rsidRDefault="00E67DD4" w:rsidP="00E67DD4">
      <w:pPr>
        <w:spacing w:after="120" w:line="240" w:lineRule="auto"/>
        <w:rPr>
          <w:lang w:val="en-US"/>
        </w:rPr>
      </w:pPr>
      <w:r>
        <w:rPr>
          <w:lang w:val="en-US"/>
        </w:rPr>
        <w:t xml:space="preserve">The first step is to use information from the loading algorithm to assign a </w:t>
      </w:r>
      <w:r w:rsidRPr="0040375C">
        <w:rPr>
          <w:i/>
          <w:iCs/>
          <w:lang w:val="en-US"/>
        </w:rPr>
        <w:t>mask</w:t>
      </w:r>
      <w:r>
        <w:rPr>
          <w:lang w:val="en-US"/>
        </w:rPr>
        <w:t xml:space="preserve"> to each of the </w:t>
      </w:r>
      <w:r w:rsidRPr="0040375C">
        <w:rPr>
          <w:b/>
          <w:bCs/>
          <w:lang w:val="en-US"/>
        </w:rPr>
        <w:t>Data Coverage</w:t>
      </w:r>
      <w:r>
        <w:rPr>
          <w:lang w:val="en-US"/>
        </w:rPr>
        <w:t xml:space="preserve"> features within each dataset. </w:t>
      </w:r>
    </w:p>
    <w:p w14:paraId="6ED275D7" w14:textId="3CEF670A" w:rsidR="00E67DD4" w:rsidRDefault="00E67DD4" w:rsidP="00E67DD4">
      <w:pPr>
        <w:spacing w:after="120" w:line="240" w:lineRule="auto"/>
        <w:rPr>
          <w:lang w:val="en-US"/>
        </w:rPr>
      </w:pPr>
      <w:r>
        <w:rPr>
          <w:lang w:val="en-US"/>
        </w:rPr>
        <w:t xml:space="preserve">Each </w:t>
      </w:r>
      <w:r w:rsidRPr="0040375C">
        <w:rPr>
          <w:i/>
          <w:iCs/>
          <w:lang w:val="en-US"/>
        </w:rPr>
        <w:t>mask</w:t>
      </w:r>
      <w:r>
        <w:rPr>
          <w:lang w:val="en-US"/>
        </w:rPr>
        <w:t xml:space="preserve"> represents the footprint of obscuring </w:t>
      </w:r>
      <w:r w:rsidRPr="0040375C">
        <w:rPr>
          <w:b/>
          <w:bCs/>
          <w:lang w:val="en-US"/>
        </w:rPr>
        <w:t>Data Coverage</w:t>
      </w:r>
      <w:r>
        <w:rPr>
          <w:b/>
          <w:bCs/>
          <w:lang w:val="en-US"/>
        </w:rPr>
        <w:t>s;</w:t>
      </w:r>
      <w:r>
        <w:rPr>
          <w:lang w:val="en-US"/>
        </w:rPr>
        <w:t xml:space="preserve"> it indicates areas of a dataset which should not be visible. Each dataset is then assigned a </w:t>
      </w:r>
      <w:r w:rsidRPr="0040375C">
        <w:rPr>
          <w:i/>
          <w:iCs/>
          <w:lang w:val="en-US"/>
        </w:rPr>
        <w:t>mask</w:t>
      </w:r>
      <w:r>
        <w:rPr>
          <w:lang w:val="en-US"/>
        </w:rPr>
        <w:t xml:space="preserve"> from the component </w:t>
      </w:r>
      <w:r w:rsidRPr="0040375C">
        <w:rPr>
          <w:b/>
          <w:bCs/>
          <w:lang w:val="en-US"/>
        </w:rPr>
        <w:t>Data Coverage</w:t>
      </w:r>
      <w:r>
        <w:rPr>
          <w:lang w:val="en-US"/>
        </w:rPr>
        <w:t xml:space="preserve"> features. The dataset </w:t>
      </w:r>
      <w:r w:rsidRPr="0040375C">
        <w:rPr>
          <w:i/>
          <w:iCs/>
          <w:lang w:val="en-US"/>
        </w:rPr>
        <w:t>mask</w:t>
      </w:r>
      <w:r>
        <w:rPr>
          <w:lang w:val="en-US"/>
        </w:rPr>
        <w:t xml:space="preserve"> is the union of the component </w:t>
      </w:r>
      <w:r w:rsidRPr="0040375C">
        <w:rPr>
          <w:b/>
          <w:bCs/>
          <w:lang w:val="en-US"/>
        </w:rPr>
        <w:t>Data Coverage</w:t>
      </w:r>
      <w:r>
        <w:rPr>
          <w:lang w:val="en-US"/>
        </w:rPr>
        <w:t xml:space="preserve"> masks.</w:t>
      </w:r>
    </w:p>
    <w:p w14:paraId="4572371F" w14:textId="5F4E390B" w:rsidR="00CC4988" w:rsidRDefault="00CC4988" w:rsidP="00E67DD4">
      <w:pPr>
        <w:spacing w:after="120" w:line="240" w:lineRule="auto"/>
        <w:rPr>
          <w:lang w:val="en-US"/>
        </w:rPr>
      </w:pPr>
      <w:r>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proofErr w:type="gramStart"/>
                            <w:r w:rsidRPr="0040375C">
                              <w:rPr>
                                <w:rFonts w:ascii="Tahoma" w:hAnsi="Tahoma" w:cs="Tahoma"/>
                                <w:i/>
                                <w:iCs/>
                              </w:rPr>
                              <w:t>dataset.mask</w:t>
                            </w:r>
                            <w:proofErr w:type="spellEnd"/>
                            <w:proofErr w:type="gramEnd"/>
                            <w:r>
                              <w:rPr>
                                <w:rFonts w:ascii="Tahoma" w:hAnsi="Tahoma" w:cs="Tahoma"/>
                              </w:rPr>
                              <w:t xml:space="preserve"> = </w:t>
                            </w:r>
                            <w:proofErr w:type="spellStart"/>
                            <w:proofErr w:type="gramStart"/>
                            <w:r w:rsidRPr="0040375C">
                              <w:rPr>
                                <w:rFonts w:ascii="Tahoma" w:hAnsi="Tahoma" w:cs="Tahoma"/>
                                <w:i/>
                                <w:iCs/>
                              </w:rPr>
                              <w:t>dataset.mask</w:t>
                            </w:r>
                            <w:proofErr w:type="spellEnd"/>
                            <w:proofErr w:type="gram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AssignMasks</w:t>
                      </w:r>
                      <w:proofErr w:type="spellEnd"/>
                      <w:r>
                        <w:rPr>
                          <w:i/>
                          <w:iCs/>
                          <w:lang w:val="en-US"/>
                        </w:rPr>
                        <w:t>(</w:t>
                      </w:r>
                      <w:proofErr w:type="spellStart"/>
                      <w:r>
                        <w:rPr>
                          <w:i/>
                          <w:iCs/>
                          <w:lang w:val="en-US"/>
                        </w:rPr>
                        <w:t>dataSets</w:t>
                      </w:r>
                      <w:proofErr w:type="spellEnd"/>
                      <w:r>
                        <w:rPr>
                          <w:i/>
                          <w:iCs/>
                          <w:lang w:val="en-US"/>
                        </w:rPr>
                        <w:t>,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proofErr w:type="spellStart"/>
                      <w:r w:rsidRPr="0040375C">
                        <w:rPr>
                          <w:i/>
                          <w:iCs/>
                        </w:rPr>
                        <w:t>projection</w:t>
                      </w:r>
                      <w:proofErr w:type="spellEnd"/>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proofErr w:type="spellStart"/>
                      <w:r w:rsidRPr="0040375C">
                        <w:rPr>
                          <w:i/>
                          <w:iCs/>
                        </w:rPr>
                        <w:t>dataSets</w:t>
                      </w:r>
                      <w:proofErr w:type="spellEnd"/>
                      <w:r>
                        <w:t xml:space="preserve"> into </w:t>
                      </w:r>
                      <w:proofErr w:type="spellStart"/>
                      <w:r w:rsidRPr="0040375C">
                        <w:rPr>
                          <w:i/>
                          <w:iCs/>
                        </w:rPr>
                        <w:t>dataCoverages</w:t>
                      </w:r>
                      <w:proofErr w:type="spellEnd"/>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proofErr w:type="spellStart"/>
                      <w:r w:rsidRPr="005F1C39">
                        <w:rPr>
                          <w:i/>
                          <w:iCs/>
                        </w:rPr>
                        <w:t>dataCoverages</w:t>
                      </w:r>
                      <w:proofErr w:type="spellEnd"/>
                      <w:r>
                        <w:t xml:space="preserve"> by </w:t>
                      </w:r>
                      <w:r w:rsidRPr="0040375C">
                        <w:rPr>
                          <w:b/>
                          <w:bCs/>
                        </w:rPr>
                        <w:t>minimum display scale</w:t>
                      </w:r>
                      <w:r>
                        <w:rPr>
                          <w:b/>
                          <w:bCs/>
                        </w:rPr>
                        <w:t xml:space="preserve"> </w:t>
                      </w:r>
                      <w:r w:rsidRPr="0040375C">
                        <w:t xml:space="preserve">into </w:t>
                      </w:r>
                      <w:proofErr w:type="spellStart"/>
                      <w:r w:rsidRPr="0040375C">
                        <w:rPr>
                          <w:i/>
                          <w:iCs/>
                        </w:rPr>
                        <w:t>sortedCoverages</w:t>
                      </w:r>
                      <w:proofErr w:type="spellEnd"/>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proofErr w:type="spellStart"/>
                      <w:r w:rsidRPr="0040375C">
                        <w:rPr>
                          <w:i/>
                          <w:iCs/>
                        </w:rPr>
                        <w:t>dataCoverage</w:t>
                      </w:r>
                      <w:proofErr w:type="spellEnd"/>
                      <w:r>
                        <w:t xml:space="preserve"> in </w:t>
                      </w:r>
                      <w:proofErr w:type="spellStart"/>
                      <w:r w:rsidRPr="0040375C">
                        <w:rPr>
                          <w:i/>
                          <w:iCs/>
                        </w:rPr>
                        <w:t>sortedCoverages</w:t>
                      </w:r>
                      <w:proofErr w:type="spellEnd"/>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w:t>
                      </w:r>
                      <w:proofErr w:type="spellStart"/>
                      <w:r>
                        <w:rPr>
                          <w:i/>
                          <w:iCs/>
                        </w:rPr>
                        <w:t>dataCoverage</w:t>
                      </w:r>
                      <w:proofErr w:type="spellEnd"/>
                      <w:r>
                        <w:rPr>
                          <w:i/>
                          <w:iCs/>
                        </w:rPr>
                        <w:t xml:space="preserv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proofErr w:type="spellStart"/>
                      <w:r w:rsidRPr="0040375C">
                        <w:rPr>
                          <w:i/>
                          <w:iCs/>
                        </w:rPr>
                        <w:t>obscuringCove</w:t>
                      </w:r>
                      <w:r>
                        <w:rPr>
                          <w:i/>
                          <w:iCs/>
                        </w:rPr>
                        <w:t>r</w:t>
                      </w:r>
                      <w:r w:rsidRPr="0040375C">
                        <w:rPr>
                          <w:i/>
                          <w:iCs/>
                        </w:rPr>
                        <w:t>age</w:t>
                      </w:r>
                      <w:proofErr w:type="spellEnd"/>
                      <w:r>
                        <w:t xml:space="preserve"> in </w:t>
                      </w:r>
                      <w:proofErr w:type="spellStart"/>
                      <w:r w:rsidRPr="00487F8D">
                        <w:rPr>
                          <w:i/>
                          <w:iCs/>
                        </w:rPr>
                        <w:t>sortedCoverages</w:t>
                      </w:r>
                      <w:proofErr w:type="spellEnd"/>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w:t>
                      </w:r>
                      <w:proofErr w:type="spellStart"/>
                      <w:r>
                        <w:rPr>
                          <w:i/>
                          <w:iCs/>
                        </w:rPr>
                        <w:t>obscuringCoverage</w:t>
                      </w:r>
                      <w:proofErr w:type="spellEnd"/>
                      <w:r>
                        <w:rPr>
                          <w:i/>
                          <w:iCs/>
                        </w:rPr>
                        <w:t xml:space="preserve"> &lt;&gt; </w:t>
                      </w:r>
                      <w:proofErr w:type="spellStart"/>
                      <w:r>
                        <w:rPr>
                          <w:i/>
                          <w:iCs/>
                        </w:rPr>
                        <w:t>dataCoverage</w:t>
                      </w:r>
                      <w:proofErr w:type="spellEnd"/>
                      <w:r>
                        <w:rPr>
                          <w:i/>
                          <w:iCs/>
                        </w:rPr>
                        <w:t xml:space="preserve"> </w:t>
                      </w:r>
                      <w:r w:rsidRPr="0040375C">
                        <w:t>AND</w:t>
                      </w:r>
                      <w:r>
                        <w:rPr>
                          <w:i/>
                          <w:iCs/>
                        </w:rPr>
                        <w:t xml:space="preserve"> scale(</w:t>
                      </w:r>
                      <w:proofErr w:type="spellStart"/>
                      <w:r>
                        <w:rPr>
                          <w:i/>
                          <w:iCs/>
                        </w:rPr>
                        <w:t>dataCoverage</w:t>
                      </w:r>
                      <w:proofErr w:type="spellEnd"/>
                      <w:r>
                        <w:rPr>
                          <w:i/>
                          <w:iCs/>
                        </w:rPr>
                        <w:t>) &lt; scale(</w:t>
                      </w:r>
                      <w:proofErr w:type="spellStart"/>
                      <w:r>
                        <w:rPr>
                          <w:i/>
                          <w:iCs/>
                        </w:rPr>
                        <w:t>obscuringCoverage</w:t>
                      </w:r>
                      <w:proofErr w:type="spellEnd"/>
                      <w:r>
                        <w:rPr>
                          <w:i/>
                          <w:iCs/>
                        </w:rPr>
                        <w:t>)</w:t>
                      </w:r>
                      <w:r>
                        <w:t xml:space="preserve"> AND </w:t>
                      </w:r>
                      <w:r w:rsidRPr="00486B6C">
                        <w:rPr>
                          <w:i/>
                          <w:iCs/>
                        </w:rPr>
                        <w:t>projection(polygon(</w:t>
                      </w:r>
                      <w:proofErr w:type="spellStart"/>
                      <w:r w:rsidRPr="00487F8D">
                        <w:rPr>
                          <w:i/>
                          <w:iCs/>
                        </w:rPr>
                        <w:t>dataCoverage</w:t>
                      </w:r>
                      <w:proofErr w:type="spellEnd"/>
                      <w:r w:rsidRPr="00486B6C">
                        <w:rPr>
                          <w:i/>
                          <w:iCs/>
                        </w:rPr>
                        <w:t xml:space="preserve">)) ∩ </w:t>
                      </w:r>
                      <w:r w:rsidRPr="00486B6C">
                        <w:rPr>
                          <w:rFonts w:ascii="Tahoma" w:hAnsi="Tahoma" w:cs="Tahoma"/>
                          <w:i/>
                          <w:iCs/>
                        </w:rPr>
                        <w:t>projection(polygon(</w:t>
                      </w:r>
                      <w:proofErr w:type="spellStart"/>
                      <w:r w:rsidRPr="005F1C39">
                        <w:rPr>
                          <w:i/>
                          <w:iCs/>
                        </w:rPr>
                        <w:t>obscuringCoverage</w:t>
                      </w:r>
                      <w:proofErr w:type="spellEnd"/>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proofErr w:type="spellStart"/>
                      <w:r>
                        <w:rPr>
                          <w:i/>
                          <w:iCs/>
                        </w:rPr>
                        <w:t>dataCoverage.</w:t>
                      </w:r>
                      <w:r w:rsidRPr="00487F8D">
                        <w:rPr>
                          <w:i/>
                          <w:iCs/>
                        </w:rPr>
                        <w:t>mask</w:t>
                      </w:r>
                      <w:proofErr w:type="spellEnd"/>
                      <w:r>
                        <w:t xml:space="preserve"> = </w:t>
                      </w:r>
                      <w:proofErr w:type="spellStart"/>
                      <w:r w:rsidRPr="0040375C">
                        <w:rPr>
                          <w:i/>
                          <w:iCs/>
                        </w:rPr>
                        <w:t>dataCoverage.</w:t>
                      </w:r>
                      <w:r w:rsidRPr="00487F8D">
                        <w:rPr>
                          <w:i/>
                          <w:iCs/>
                        </w:rPr>
                        <w:t>mask</w:t>
                      </w:r>
                      <w:proofErr w:type="spellEnd"/>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proofErr w:type="spellStart"/>
                      <w:r w:rsidRPr="005F1C39">
                        <w:rPr>
                          <w:i/>
                          <w:iCs/>
                        </w:rPr>
                        <w:t>obscuringCoverage</w:t>
                      </w:r>
                      <w:proofErr w:type="spellEnd"/>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proofErr w:type="spellStart"/>
                      <w:r w:rsidRPr="0040375C">
                        <w:rPr>
                          <w:i/>
                          <w:iCs/>
                          <w:lang w:val="en-US"/>
                        </w:rPr>
                        <w:t>dataSets</w:t>
                      </w:r>
                      <w:proofErr w:type="spellEnd"/>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proofErr w:type="spellStart"/>
                      <w:r w:rsidRPr="0040375C">
                        <w:rPr>
                          <w:rFonts w:ascii="Tahoma" w:hAnsi="Tahoma" w:cs="Tahoma"/>
                          <w:i/>
                          <w:iCs/>
                        </w:rPr>
                        <w:t>dataCoverage</w:t>
                      </w:r>
                      <w:proofErr w:type="spellEnd"/>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proofErr w:type="spellStart"/>
                      <w:proofErr w:type="gramStart"/>
                      <w:r w:rsidRPr="0040375C">
                        <w:rPr>
                          <w:rFonts w:ascii="Tahoma" w:hAnsi="Tahoma" w:cs="Tahoma"/>
                          <w:i/>
                          <w:iCs/>
                        </w:rPr>
                        <w:t>dataset.mask</w:t>
                      </w:r>
                      <w:proofErr w:type="spellEnd"/>
                      <w:proofErr w:type="gramEnd"/>
                      <w:r>
                        <w:rPr>
                          <w:rFonts w:ascii="Tahoma" w:hAnsi="Tahoma" w:cs="Tahoma"/>
                        </w:rPr>
                        <w:t xml:space="preserve"> = </w:t>
                      </w:r>
                      <w:proofErr w:type="spellStart"/>
                      <w:proofErr w:type="gramStart"/>
                      <w:r w:rsidRPr="0040375C">
                        <w:rPr>
                          <w:rFonts w:ascii="Tahoma" w:hAnsi="Tahoma" w:cs="Tahoma"/>
                          <w:i/>
                          <w:iCs/>
                        </w:rPr>
                        <w:t>dataset.mask</w:t>
                      </w:r>
                      <w:proofErr w:type="spellEnd"/>
                      <w:proofErr w:type="gramEnd"/>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proofErr w:type="spellStart"/>
                      <w:r w:rsidRPr="0040375C">
                        <w:rPr>
                          <w:rFonts w:ascii="Tahoma" w:hAnsi="Tahoma" w:cs="Tahoma"/>
                          <w:i/>
                          <w:iCs/>
                        </w:rPr>
                        <w:t>dataCoverage</w:t>
                      </w:r>
                      <w:r>
                        <w:rPr>
                          <w:rFonts w:ascii="Tahoma" w:hAnsi="Tahoma" w:cs="Tahoma"/>
                        </w:rPr>
                        <w:t>.</w:t>
                      </w:r>
                      <w:r w:rsidRPr="0040375C">
                        <w:rPr>
                          <w:rFonts w:ascii="Tahoma" w:hAnsi="Tahoma" w:cs="Tahoma"/>
                          <w:i/>
                          <w:iCs/>
                        </w:rPr>
                        <w:t>mask</w:t>
                      </w:r>
                      <w:proofErr w:type="spellEnd"/>
                    </w:p>
                  </w:txbxContent>
                </v:textbox>
                <w10:wrap type="square" anchorx="margin"/>
              </v:shape>
            </w:pict>
          </mc:Fallback>
        </mc:AlternateContent>
      </w:r>
    </w:p>
    <w:p w14:paraId="225A8952" w14:textId="77777777" w:rsidR="00CC4988" w:rsidRDefault="00CC4988" w:rsidP="00E67DD4">
      <w:pPr>
        <w:spacing w:after="120" w:line="240" w:lineRule="auto"/>
        <w:rPr>
          <w:lang w:val="en-US"/>
        </w:rPr>
      </w:pPr>
    </w:p>
    <w:p w14:paraId="1AFFA6F4" w14:textId="77777777" w:rsidR="00E67DD4" w:rsidRDefault="00E67DD4" w:rsidP="00E67DD4">
      <w:pPr>
        <w:spacing w:after="0" w:line="240" w:lineRule="auto"/>
        <w:rPr>
          <w:lang w:val="en-US"/>
        </w:rPr>
      </w:pPr>
    </w:p>
    <w:p w14:paraId="5CB49D34" w14:textId="77777777" w:rsidR="00E67DD4" w:rsidRDefault="00E67DD4" w:rsidP="00E67DD4">
      <w:pPr>
        <w:spacing w:after="120" w:line="240" w:lineRule="auto"/>
        <w:rPr>
          <w:lang w:val="en-US"/>
        </w:rPr>
      </w:pPr>
      <w:r>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w:t>
                            </w:r>
                            <w:proofErr w:type="gramStart"/>
                            <w:r>
                              <w:t>largest)</w:t>
                            </w:r>
                            <w:r w:rsidRPr="0040375C">
                              <w:rPr>
                                <w:vertAlign w:val="superscript"/>
                              </w:rPr>
                              <w:t>*</w:t>
                            </w:r>
                            <w:proofErr w:type="gramEnd"/>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w:t>
                            </w:r>
                            <w:proofErr w:type="gramStart"/>
                            <w:r>
                              <w:rPr>
                                <w:sz w:val="18"/>
                                <w:szCs w:val="18"/>
                                <w:lang w:val="en-US"/>
                              </w:rPr>
                              <w:t xml:space="preserve">taken </w:t>
                            </w:r>
                            <w:r w:rsidRPr="0040375C">
                              <w:rPr>
                                <w:sz w:val="18"/>
                                <w:szCs w:val="18"/>
                                <w:lang w:val="en-US"/>
                              </w:rPr>
                              <w:t>into account</w:t>
                            </w:r>
                            <w:proofErr w:type="gramEnd"/>
                            <w:r w:rsidRPr="0040375C">
                              <w:rPr>
                                <w:sz w:val="18"/>
                                <w:szCs w:val="18"/>
                                <w:lang w:val="en-US"/>
                              </w:rPr>
                              <w: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proofErr w:type="spellStart"/>
                      <w:r>
                        <w:rPr>
                          <w:i/>
                          <w:iCs/>
                          <w:lang w:val="en-US"/>
                        </w:rPr>
                        <w:t>RenderChartImage</w:t>
                      </w:r>
                      <w:proofErr w:type="spellEnd"/>
                      <w:r>
                        <w:rPr>
                          <w:i/>
                          <w:iCs/>
                          <w:lang w:val="en-US"/>
                        </w:rPr>
                        <w:t>(</w:t>
                      </w:r>
                      <w:proofErr w:type="spellStart"/>
                      <w:r>
                        <w:rPr>
                          <w:i/>
                          <w:iCs/>
                          <w:lang w:val="en-US"/>
                        </w:rPr>
                        <w:t>dataSets</w:t>
                      </w:r>
                      <w:proofErr w:type="spellEnd"/>
                      <w:r>
                        <w:rPr>
                          <w:i/>
                          <w:iCs/>
                          <w:lang w:val="en-US"/>
                        </w:rPr>
                        <w:t>,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proofErr w:type="spellStart"/>
                      <w:r w:rsidRPr="00332ACE">
                        <w:rPr>
                          <w:i/>
                          <w:iCs/>
                          <w:lang w:val="en-US"/>
                        </w:rPr>
                        <w:t>dataSets</w:t>
                      </w:r>
                      <w:proofErr w:type="spellEnd"/>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proofErr w:type="spellStart"/>
                      <w:r w:rsidRPr="0040375C">
                        <w:rPr>
                          <w:i/>
                          <w:iCs/>
                        </w:rPr>
                        <w:t>dataSets</w:t>
                      </w:r>
                      <w:proofErr w:type="spellEnd"/>
                      <w:r>
                        <w:t xml:space="preserve"> into </w:t>
                      </w:r>
                      <w:proofErr w:type="spellStart"/>
                      <w:r>
                        <w:rPr>
                          <w:i/>
                          <w:iCs/>
                        </w:rPr>
                        <w:t>drawingInstructions</w:t>
                      </w:r>
                      <w:proofErr w:type="spellEnd"/>
                      <w:r>
                        <w:rPr>
                          <w:i/>
                          <w:iCs/>
                        </w:rPr>
                        <w:t>.</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proofErr w:type="spellStart"/>
                      <w:r>
                        <w:rPr>
                          <w:i/>
                          <w:iCs/>
                        </w:rPr>
                        <w:t>drawingInstructions</w:t>
                      </w:r>
                      <w:proofErr w:type="spellEnd"/>
                      <w:r>
                        <w:t xml:space="preserve"> by </w:t>
                      </w:r>
                      <w:r w:rsidRPr="0040375C">
                        <w:rPr>
                          <w:b/>
                          <w:bCs/>
                        </w:rPr>
                        <w:t>drawing priority</w:t>
                      </w:r>
                      <w:r>
                        <w:rPr>
                          <w:b/>
                          <w:bCs/>
                        </w:rPr>
                        <w:t xml:space="preserve"> </w:t>
                      </w:r>
                      <w:r w:rsidRPr="0040375C">
                        <w:t xml:space="preserve">into </w:t>
                      </w:r>
                      <w:proofErr w:type="spellStart"/>
                      <w:r>
                        <w:rPr>
                          <w:i/>
                          <w:iCs/>
                        </w:rPr>
                        <w:t>sortedInstructions</w:t>
                      </w:r>
                      <w:proofErr w:type="spellEnd"/>
                      <w:r>
                        <w:t xml:space="preserve"> (from smallest to </w:t>
                      </w:r>
                      <w:proofErr w:type="gramStart"/>
                      <w:r>
                        <w:t>largest)</w:t>
                      </w:r>
                      <w:r w:rsidRPr="0040375C">
                        <w:rPr>
                          <w:vertAlign w:val="superscript"/>
                        </w:rPr>
                        <w:t>*</w:t>
                      </w:r>
                      <w:proofErr w:type="gramEnd"/>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proofErr w:type="spellStart"/>
                      <w:r w:rsidRPr="0040375C">
                        <w:rPr>
                          <w:i/>
                          <w:iCs/>
                        </w:rPr>
                        <w:t>drawing</w:t>
                      </w:r>
                      <w:r>
                        <w:rPr>
                          <w:i/>
                          <w:iCs/>
                        </w:rPr>
                        <w:t>Instruction</w:t>
                      </w:r>
                      <w:proofErr w:type="spellEnd"/>
                      <w:r>
                        <w:t xml:space="preserve"> in </w:t>
                      </w:r>
                      <w:proofErr w:type="spellStart"/>
                      <w:r>
                        <w:rPr>
                          <w:i/>
                          <w:iCs/>
                        </w:rPr>
                        <w:t>sortedInstructions</w:t>
                      </w:r>
                      <w:proofErr w:type="spellEnd"/>
                    </w:p>
                    <w:p w14:paraId="42B1F3B3" w14:textId="77777777" w:rsidR="00E67DD4" w:rsidRDefault="00E67DD4" w:rsidP="00E67DD4">
                      <w:pPr>
                        <w:pStyle w:val="ListParagraph"/>
                        <w:numPr>
                          <w:ilvl w:val="1"/>
                          <w:numId w:val="149"/>
                        </w:numPr>
                        <w:spacing w:after="120" w:line="240" w:lineRule="auto"/>
                        <w:contextualSpacing/>
                        <w:jc w:val="both"/>
                        <w:rPr>
                          <w:lang w:val="en-US"/>
                        </w:rPr>
                      </w:pPr>
                      <w:proofErr w:type="spellStart"/>
                      <w:r w:rsidRPr="0040375C">
                        <w:rPr>
                          <w:i/>
                          <w:iCs/>
                          <w:lang w:val="en-US"/>
                        </w:rPr>
                        <w:t>RenderInstruction</w:t>
                      </w:r>
                      <w:proofErr w:type="spellEnd"/>
                      <w:r>
                        <w:rPr>
                          <w:lang w:val="en-US"/>
                        </w:rPr>
                        <w:t>(</w:t>
                      </w:r>
                      <w:proofErr w:type="spellStart"/>
                      <w:r w:rsidRPr="00487F8D">
                        <w:rPr>
                          <w:i/>
                          <w:iCs/>
                        </w:rPr>
                        <w:t>drawing</w:t>
                      </w:r>
                      <w:r>
                        <w:rPr>
                          <w:i/>
                          <w:iCs/>
                        </w:rPr>
                        <w:t>Instruction</w:t>
                      </w:r>
                      <w:proofErr w:type="spellEnd"/>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proofErr w:type="spellStart"/>
                      <w:r w:rsidRPr="0040375C">
                        <w:rPr>
                          <w:i/>
                          <w:iCs/>
                          <w:sz w:val="18"/>
                          <w:szCs w:val="18"/>
                          <w:lang w:val="en-US"/>
                        </w:rPr>
                        <w:t>viewingGroup</w:t>
                      </w:r>
                      <w:proofErr w:type="spellEnd"/>
                      <w:r w:rsidRPr="0040375C">
                        <w:rPr>
                          <w:i/>
                          <w:iCs/>
                          <w:sz w:val="18"/>
                          <w:szCs w:val="18"/>
                          <w:lang w:val="en-US"/>
                        </w:rPr>
                        <w:t>(s)</w:t>
                      </w:r>
                      <w:r w:rsidRPr="0040375C">
                        <w:rPr>
                          <w:sz w:val="18"/>
                          <w:szCs w:val="18"/>
                          <w:lang w:val="en-US"/>
                        </w:rPr>
                        <w:t xml:space="preserve">, </w:t>
                      </w:r>
                      <w:proofErr w:type="spellStart"/>
                      <w:r w:rsidRPr="0040375C">
                        <w:rPr>
                          <w:i/>
                          <w:iCs/>
                          <w:sz w:val="18"/>
                          <w:szCs w:val="18"/>
                          <w:lang w:val="en-US"/>
                        </w:rPr>
                        <w:t>scaleMinimum</w:t>
                      </w:r>
                      <w:proofErr w:type="spellEnd"/>
                      <w:r w:rsidRPr="0040375C">
                        <w:rPr>
                          <w:sz w:val="18"/>
                          <w:szCs w:val="18"/>
                          <w:lang w:val="en-US"/>
                        </w:rPr>
                        <w:t xml:space="preserve">, </w:t>
                      </w:r>
                      <w:proofErr w:type="spellStart"/>
                      <w:r w:rsidRPr="0040375C">
                        <w:rPr>
                          <w:i/>
                          <w:iCs/>
                          <w:sz w:val="18"/>
                          <w:szCs w:val="18"/>
                          <w:lang w:val="en-US"/>
                        </w:rPr>
                        <w:t>scaleMaximum</w:t>
                      </w:r>
                      <w:proofErr w:type="spellEnd"/>
                      <w:r w:rsidRPr="0040375C">
                        <w:rPr>
                          <w:i/>
                          <w:iCs/>
                          <w:sz w:val="18"/>
                          <w:szCs w:val="18"/>
                          <w:lang w:val="en-US"/>
                        </w:rPr>
                        <w:t>,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w:t>
                      </w:r>
                      <w:proofErr w:type="gramStart"/>
                      <w:r>
                        <w:rPr>
                          <w:sz w:val="18"/>
                          <w:szCs w:val="18"/>
                          <w:lang w:val="en-US"/>
                        </w:rPr>
                        <w:t xml:space="preserve">taken </w:t>
                      </w:r>
                      <w:r w:rsidRPr="0040375C">
                        <w:rPr>
                          <w:sz w:val="18"/>
                          <w:szCs w:val="18"/>
                          <w:lang w:val="en-US"/>
                        </w:rPr>
                        <w:t>into account</w:t>
                      </w:r>
                      <w:proofErr w:type="gramEnd"/>
                      <w:r w:rsidRPr="0040375C">
                        <w:rPr>
                          <w:sz w:val="18"/>
                          <w:szCs w:val="18"/>
                          <w:lang w:val="en-US"/>
                        </w:rPr>
                        <w: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Pr>
          <w:lang w:val="en-US"/>
        </w:rPr>
        <w:t xml:space="preserve">The next step is rendering. The screen is filled with </w:t>
      </w:r>
      <w:proofErr w:type="gramStart"/>
      <w:r>
        <w:rPr>
          <w:lang w:val="en-US"/>
        </w:rPr>
        <w:t>the no</w:t>
      </w:r>
      <w:proofErr w:type="gramEnd"/>
      <w:r>
        <w:rPr>
          <w:lang w:val="en-US"/>
        </w:rPr>
        <w:t xml:space="preserve"> data pattern, then the active drawing instructions are collected from all loaded datasets and sorted by drawing priority. Each drawing instruction is then rendered using the </w:t>
      </w:r>
      <w:proofErr w:type="spellStart"/>
      <w:r w:rsidRPr="0040375C">
        <w:rPr>
          <w:i/>
          <w:iCs/>
          <w:lang w:val="en-US"/>
        </w:rPr>
        <w:t>RenderInstruction</w:t>
      </w:r>
      <w:proofErr w:type="spellEnd"/>
      <w:r>
        <w:rPr>
          <w:lang w:val="en-US"/>
        </w:rPr>
        <w:t xml:space="preserve"> algorithm.</w:t>
      </w:r>
    </w:p>
    <w:p w14:paraId="00615C3F" w14:textId="77777777" w:rsidR="0033096A" w:rsidRDefault="0033096A" w:rsidP="0033096A">
      <w:pPr>
        <w:rPr>
          <w:lang w:eastAsia="en-US"/>
        </w:rPr>
      </w:pPr>
    </w:p>
    <w:p w14:paraId="6928E23D" w14:textId="77777777" w:rsidR="0033096A" w:rsidRDefault="0033096A" w:rsidP="0033096A">
      <w:pPr>
        <w:rPr>
          <w:lang w:eastAsia="en-US"/>
        </w:rPr>
      </w:pPr>
    </w:p>
    <w:p w14:paraId="190D3B3B" w14:textId="3E87F225" w:rsidR="0033096A" w:rsidRPr="00F94FB6" w:rsidRDefault="0033096A" w:rsidP="0033096A">
      <w:pPr>
        <w:pStyle w:val="ListParagraph"/>
        <w:numPr>
          <w:ilvl w:val="1"/>
          <w:numId w:val="216"/>
        </w:numPr>
        <w:rPr>
          <w:b/>
          <w:bCs/>
          <w:lang w:eastAsia="en-US"/>
        </w:rPr>
      </w:pPr>
      <w:r>
        <w:rPr>
          <w:b/>
          <w:bCs/>
          <w:lang w:eastAsia="en-US"/>
        </w:rPr>
        <w:lastRenderedPageBreak/>
        <w:t xml:space="preserve">The </w:t>
      </w:r>
      <w:proofErr w:type="spellStart"/>
      <w:r>
        <w:rPr>
          <w:b/>
          <w:bCs/>
          <w:lang w:eastAsia="en-US"/>
        </w:rPr>
        <w:t>RenderInstruction</w:t>
      </w:r>
      <w:proofErr w:type="spellEnd"/>
      <w:r>
        <w:rPr>
          <w:b/>
          <w:bCs/>
          <w:lang w:eastAsia="en-US"/>
        </w:rPr>
        <w:t xml:space="preserve"> Algorithm</w:t>
      </w:r>
    </w:p>
    <w:p w14:paraId="4A92A43F" w14:textId="77777777" w:rsidR="00E67DD4" w:rsidRPr="00B73054" w:rsidRDefault="00E67DD4" w:rsidP="00E67DD4">
      <w:pPr>
        <w:spacing w:after="120" w:line="240" w:lineRule="auto"/>
        <w:rPr>
          <w:lang w:val="en-US"/>
        </w:rPr>
      </w:pPr>
      <w:r>
        <w:rPr>
          <w:lang w:val="en-US"/>
        </w:rPr>
        <w:t xml:space="preserve">This algorithm describes how each </w:t>
      </w:r>
      <w:commentRangeStart w:id="2060"/>
      <w:r>
        <w:rPr>
          <w:lang w:val="en-US"/>
        </w:rPr>
        <w:t xml:space="preserve">drawing instruction </w:t>
      </w:r>
      <w:commentRangeEnd w:id="2060"/>
      <w:r w:rsidR="006F4D43">
        <w:rPr>
          <w:rStyle w:val="CommentReference"/>
        </w:rPr>
        <w:commentReference w:id="2060"/>
      </w:r>
      <w:r>
        <w:rPr>
          <w:lang w:val="en-US"/>
        </w:rPr>
        <w:t xml:space="preserve">is to be rendered. Instructions originating from non-point geometries use </w:t>
      </w:r>
      <w:r w:rsidRPr="0040375C">
        <w:rPr>
          <w:i/>
          <w:iCs/>
          <w:lang w:val="en-US"/>
        </w:rPr>
        <w:t>mask</w:t>
      </w:r>
      <w:r>
        <w:rPr>
          <w:lang w:val="en-US"/>
        </w:rPr>
        <w:t xml:space="preserve"> </w:t>
      </w:r>
      <w:r w:rsidRPr="00F753BA">
        <w:rPr>
          <w:lang w:val="en-US"/>
        </w:rPr>
        <w:t>to clip or mask the rendered output</w:t>
      </w:r>
      <w:r>
        <w:rPr>
          <w:lang w:val="en-US"/>
        </w:rPr>
        <w:t>; those originating from occluded point geometries are not rendered, and those originating from non-occluded point geometries are rendered without masking or clipping.</w:t>
      </w:r>
    </w:p>
    <w:p w14:paraId="76B3E431" w14:textId="77777777" w:rsidR="00E67DD4" w:rsidRPr="007B2D1A" w:rsidRDefault="00E67DD4" w:rsidP="00E67DD4">
      <w:pPr>
        <w:spacing w:line="240" w:lineRule="auto"/>
        <w:rPr>
          <w:lang w:val="en-US"/>
        </w:rPr>
      </w:pPr>
      <w:r>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proofErr w:type="spellStart"/>
                      <w:r w:rsidRPr="00487F8D">
                        <w:rPr>
                          <w:i/>
                          <w:iCs/>
                          <w:lang w:val="en-US"/>
                        </w:rPr>
                        <w:t>Rende</w:t>
                      </w:r>
                      <w:r>
                        <w:rPr>
                          <w:i/>
                          <w:iCs/>
                          <w:lang w:val="en-US"/>
                        </w:rPr>
                        <w:t>rInstruction</w:t>
                      </w:r>
                      <w:proofErr w:type="spellEnd"/>
                      <w:r>
                        <w:rPr>
                          <w:i/>
                          <w:iCs/>
                          <w:lang w:val="en-US"/>
                        </w:rPr>
                        <w:t>(</w:t>
                      </w:r>
                      <w:proofErr w:type="spellStart"/>
                      <w:r>
                        <w:rPr>
                          <w:i/>
                          <w:iCs/>
                          <w:lang w:val="en-US"/>
                        </w:rPr>
                        <w:t>drawingInstruction</w:t>
                      </w:r>
                      <w:proofErr w:type="spellEnd"/>
                      <w:r>
                        <w:rPr>
                          <w:i/>
                          <w:iCs/>
                          <w:lang w:val="en-US"/>
                        </w:rPr>
                        <w:t>,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proofErr w:type="spellStart"/>
                      <w:r w:rsidRPr="00125EDC">
                        <w:rPr>
                          <w:i/>
                          <w:iCs/>
                          <w:lang w:val="en-US"/>
                        </w:rPr>
                        <w:t>d</w:t>
                      </w:r>
                      <w:r>
                        <w:rPr>
                          <w:i/>
                          <w:iCs/>
                          <w:lang w:val="en-US"/>
                        </w:rPr>
                        <w:t>rawingInstruction</w:t>
                      </w:r>
                      <w:proofErr w:type="spellEnd"/>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proofErr w:type="spellStart"/>
                      <w:r w:rsidRPr="0040375C">
                        <w:rPr>
                          <w:i/>
                          <w:iCs/>
                          <w:lang w:val="en-US"/>
                        </w:rPr>
                        <w:t>isPoint</w:t>
                      </w:r>
                      <w:proofErr w:type="spellEnd"/>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proofErr w:type="spellStart"/>
                      <w:r w:rsidRPr="0040375C">
                        <w:rPr>
                          <w:i/>
                          <w:iCs/>
                          <w:lang w:val="en-US"/>
                        </w:rPr>
                        <w:t>drawingInstruction</w:t>
                      </w:r>
                      <w:proofErr w:type="spellEnd"/>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proofErr w:type="spellStart"/>
                      <w:r w:rsidRPr="0040375C">
                        <w:rPr>
                          <w:i/>
                          <w:iCs/>
                          <w:lang w:val="en-US"/>
                        </w:rPr>
                        <w:t>isPoint</w:t>
                      </w:r>
                      <w:proofErr w:type="spellEnd"/>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proofErr w:type="spellStart"/>
                      <w:r w:rsidRPr="0040375C">
                        <w:rPr>
                          <w:i/>
                          <w:iCs/>
                          <w:lang w:val="en-US"/>
                        </w:rPr>
                        <w:t>drawingInstruction</w:t>
                      </w:r>
                      <w:proofErr w:type="spellEnd"/>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proofErr w:type="spellStart"/>
                      <w:r w:rsidRPr="0040375C">
                        <w:rPr>
                          <w:i/>
                          <w:iCs/>
                          <w:lang w:val="en-US"/>
                        </w:rPr>
                        <w:t>isPoint</w:t>
                      </w:r>
                      <w:proofErr w:type="spellEnd"/>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proofErr w:type="spellStart"/>
                      <w:r w:rsidRPr="0040375C">
                        <w:rPr>
                          <w:i/>
                          <w:iCs/>
                          <w:lang w:val="en-US"/>
                        </w:rPr>
                        <w:t>isPoint</w:t>
                      </w:r>
                      <w:proofErr w:type="spellEnd"/>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proofErr w:type="spellStart"/>
                      <w:r>
                        <w:rPr>
                          <w:i/>
                          <w:iCs/>
                          <w:lang w:val="en-US"/>
                        </w:rPr>
                        <w:t>dataset.mask</w:t>
                      </w:r>
                      <w:proofErr w:type="spellEnd"/>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7B2D1A" w:rsidRDefault="00A73737" w:rsidP="00530F27">
      <w:pPr>
        <w:rPr>
          <w:lang w:val="en-US"/>
        </w:rPr>
      </w:pPr>
    </w:p>
    <w:p w14:paraId="42A5AC86" w14:textId="426EBCC9" w:rsidR="0065597A" w:rsidRPr="00A527F0" w:rsidRDefault="0065597A">
      <w:r w:rsidRPr="00A527F0">
        <w:br w:type="page"/>
      </w:r>
    </w:p>
    <w:p w14:paraId="37491CD4" w14:textId="33C1F0FE" w:rsidR="0065597A" w:rsidRPr="00A527F0" w:rsidRDefault="0065597A" w:rsidP="0065597A">
      <w:pPr>
        <w:pStyle w:val="Heading1"/>
        <w:numPr>
          <w:ilvl w:val="0"/>
          <w:numId w:val="0"/>
        </w:numPr>
        <w:spacing w:before="0" w:after="0"/>
        <w:ind w:left="2127" w:right="2160"/>
        <w:jc w:val="center"/>
      </w:pPr>
      <w:bookmarkStart w:id="2061" w:name="_Toc194067252"/>
      <w:r w:rsidRPr="00A527F0">
        <w:lastRenderedPageBreak/>
        <w:t xml:space="preserve">Appendix </w:t>
      </w:r>
      <w:r w:rsidR="00E93146">
        <w:t>F</w:t>
      </w:r>
      <w:r w:rsidRPr="00A527F0">
        <w:t xml:space="preserve"> – GML Coverage Polygons</w:t>
      </w:r>
      <w:bookmarkEnd w:id="2061"/>
    </w:p>
    <w:p w14:paraId="0AE3D2F3" w14:textId="77777777" w:rsidR="0065597A" w:rsidRPr="00A527F0" w:rsidRDefault="0065597A" w:rsidP="0065597A">
      <w:pPr>
        <w:spacing w:after="120" w:line="240" w:lineRule="auto"/>
      </w:pPr>
    </w:p>
    <w:p w14:paraId="61207743" w14:textId="51EFA3BC" w:rsidR="0065597A" w:rsidRPr="00A527F0" w:rsidRDefault="0065597A" w:rsidP="00FD4BD6">
      <w:pPr>
        <w:pStyle w:val="Heading1"/>
        <w:numPr>
          <w:ilvl w:val="0"/>
          <w:numId w:val="235"/>
        </w:numPr>
      </w:pPr>
      <w:bookmarkStart w:id="2062" w:name="_Toc194067253"/>
      <w:r w:rsidRPr="00A527F0">
        <w:t>GML Coverage Polygons</w:t>
      </w:r>
      <w:bookmarkEnd w:id="2062"/>
    </w:p>
    <w:p w14:paraId="10AD9221" w14:textId="2C7C83B0" w:rsidR="0065597A" w:rsidRPr="00A527F0" w:rsidRDefault="0065597A" w:rsidP="00FD4BD6">
      <w:pPr>
        <w:pStyle w:val="Heading2"/>
        <w:numPr>
          <w:ilvl w:val="1"/>
          <w:numId w:val="235"/>
        </w:numPr>
      </w:pPr>
      <w:bookmarkStart w:id="2063" w:name="_Toc194067254"/>
      <w:r w:rsidRPr="00A527F0">
        <w:t>Introduction</w:t>
      </w:r>
      <w:bookmarkEnd w:id="2063"/>
    </w:p>
    <w:p w14:paraId="0C42506F" w14:textId="63C5BAB7" w:rsidR="00DB785B" w:rsidRPr="00A527F0" w:rsidRDefault="00DB785B" w:rsidP="00700B73">
      <w:pPr>
        <w:jc w:val="both"/>
      </w:pPr>
      <w:r w:rsidRPr="00A527F0">
        <w:t>GML is used as an integral part of S-100 Part 17, specifically in the XML elements defined by the Exchange Catalogue Schema.</w:t>
      </w:r>
    </w:p>
    <w:p w14:paraId="44CA6482" w14:textId="77777777" w:rsidR="00DB785B" w:rsidRPr="00A527F0" w:rsidRDefault="00DB785B" w:rsidP="00700B73">
      <w:pPr>
        <w:jc w:val="both"/>
      </w:pPr>
      <w:proofErr w:type="gramStart"/>
      <w:r w:rsidRPr="00A527F0">
        <w:t>For the purpose of</w:t>
      </w:r>
      <w:proofErr w:type="gramEnd"/>
      <w:r w:rsidRPr="00A527F0">
        <w:t xml:space="preserve"> representing coverage objects in CATALOG.XML, however only a very small number of possibilities are required.</w:t>
      </w:r>
    </w:p>
    <w:p w14:paraId="1983A9C0" w14:textId="77777777" w:rsidR="00DB785B" w:rsidRPr="00A527F0" w:rsidRDefault="00DB785B" w:rsidP="00700B73">
      <w:pPr>
        <w:jc w:val="both"/>
      </w:pPr>
      <w:r w:rsidRPr="00A527F0">
        <w:t>Implementers would benefit from a tighter standardization through a reduction of the CATALOG.XML coverage polygons.</w:t>
      </w:r>
    </w:p>
    <w:p w14:paraId="358C2E04" w14:textId="6E850449" w:rsidR="0065597A" w:rsidRPr="00A527F0" w:rsidRDefault="0065597A" w:rsidP="00FD4BD6">
      <w:pPr>
        <w:pStyle w:val="Heading2"/>
        <w:numPr>
          <w:ilvl w:val="1"/>
          <w:numId w:val="235"/>
        </w:numPr>
      </w:pPr>
      <w:bookmarkStart w:id="2064" w:name="_Toc194061867"/>
      <w:bookmarkStart w:id="2065" w:name="_Toc194067255"/>
      <w:bookmarkStart w:id="2066" w:name="_Toc194067256"/>
      <w:bookmarkEnd w:id="2064"/>
      <w:bookmarkEnd w:id="2065"/>
      <w:r w:rsidRPr="00A527F0">
        <w:t>Specification</w:t>
      </w:r>
      <w:bookmarkEnd w:id="2066"/>
    </w:p>
    <w:p w14:paraId="5EA6A3A6" w14:textId="77777777" w:rsidR="00E50048" w:rsidRPr="00700B73" w:rsidRDefault="00E50048" w:rsidP="00E50048">
      <w:pPr>
        <w:rPr>
          <w:rFonts w:cs="Arial"/>
        </w:rPr>
      </w:pPr>
      <w:proofErr w:type="gramStart"/>
      <w:r w:rsidRPr="00700B73">
        <w:rPr>
          <w:rFonts w:cs="Arial"/>
        </w:rPr>
        <w:t>In order to</w:t>
      </w:r>
      <w:proofErr w:type="gramEnd"/>
      <w:r w:rsidRPr="00700B73">
        <w:rPr>
          <w:rFonts w:cs="Arial"/>
        </w:rPr>
        <w:t xml:space="preserve"> simplify the job of S-100 implementers for CATALOG.XML the only requirement is for a representation which encodes a simple, connected polygon with a single exterior and 0 or more holes. </w:t>
      </w:r>
    </w:p>
    <w:p w14:paraId="5F9D19E7" w14:textId="2C510236" w:rsidR="00E50048" w:rsidRPr="00A527F0" w:rsidRDefault="00E50048" w:rsidP="00700B73">
      <w:pPr>
        <w:rPr>
          <w:rFonts w:cs="Arial"/>
        </w:rPr>
      </w:pPr>
      <w:r w:rsidRPr="00700B73">
        <w:rPr>
          <w:rFonts w:cs="Arial"/>
        </w:rPr>
        <w:t>Such polygons will be implemented using the GML vocabulary implemented in the included S-100 schemas as follows:</w:t>
      </w:r>
    </w:p>
    <w:p w14:paraId="1B6809D6"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w:t>
      </w:r>
      <w:proofErr w:type="gramStart"/>
      <w:r w:rsidRPr="00A527F0">
        <w:rPr>
          <w:rFonts w:ascii="Consolas" w:hAnsi="Consolas" w:cs="Calibri"/>
          <w:b/>
          <w:bCs/>
          <w:color w:val="174E86"/>
          <w:sz w:val="18"/>
          <w:szCs w:val="18"/>
          <w:bdr w:val="none" w:sz="0" w:space="0" w:color="auto" w:frame="1"/>
        </w:rPr>
        <w:t>XC:boundingPolygon</w:t>
      </w:r>
      <w:proofErr w:type="gramEnd"/>
      <w:r w:rsidRPr="00A527F0">
        <w:rPr>
          <w:rFonts w:ascii="Consolas" w:hAnsi="Consolas" w:cs="Calibri"/>
          <w:b/>
          <w:bCs/>
          <w:color w:val="174E86"/>
          <w:sz w:val="18"/>
          <w:szCs w:val="18"/>
          <w:bdr w:val="none" w:sz="0" w:space="0" w:color="auto" w:frame="1"/>
        </w:rPr>
        <w:t>&gt;</w:t>
      </w:r>
    </w:p>
    <w:p w14:paraId="014E147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gex:polygon</w:t>
      </w:r>
      <w:proofErr w:type="spellEnd"/>
      <w:proofErr w:type="gramEnd"/>
      <w:r w:rsidRPr="00A527F0">
        <w:rPr>
          <w:rFonts w:ascii="Consolas" w:hAnsi="Consolas" w:cs="Calibri"/>
          <w:b/>
          <w:bCs/>
          <w:color w:val="174E86"/>
          <w:sz w:val="18"/>
          <w:szCs w:val="18"/>
          <w:bdr w:val="none" w:sz="0" w:space="0" w:color="auto" w:frame="1"/>
        </w:rPr>
        <w:t>&gt;</w:t>
      </w:r>
    </w:p>
    <w:p w14:paraId="2B74A64D"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gml:Polygon</w:t>
      </w:r>
      <w:proofErr w:type="spellEnd"/>
      <w:proofErr w:type="gramEnd"/>
      <w:r w:rsidRPr="00A527F0">
        <w:rPr>
          <w:rFonts w:ascii="Consolas" w:hAnsi="Consolas" w:cs="Calibri"/>
          <w:b/>
          <w:bCs/>
          <w:color w:val="174E86"/>
          <w:sz w:val="18"/>
          <w:szCs w:val="18"/>
          <w:bdr w:val="none" w:sz="0" w:space="0" w:color="auto" w:frame="1"/>
        </w:rPr>
        <w:t xml:space="preserve"> </w:t>
      </w:r>
      <w:proofErr w:type="spellStart"/>
      <w:r w:rsidRPr="00A527F0">
        <w:rPr>
          <w:rFonts w:ascii="Consolas" w:hAnsi="Consolas" w:cs="Calibri"/>
          <w:b/>
          <w:bCs/>
          <w:color w:val="174E86"/>
          <w:sz w:val="18"/>
          <w:szCs w:val="18"/>
          <w:bdr w:val="none" w:sz="0" w:space="0" w:color="auto" w:frame="1"/>
        </w:rPr>
        <w:t>gml:id</w:t>
      </w:r>
      <w:proofErr w:type="spellEnd"/>
      <w:r w:rsidRPr="00A527F0">
        <w:rPr>
          <w:rFonts w:ascii="Consolas" w:hAnsi="Consolas" w:cs="Calibri"/>
          <w:b/>
          <w:bCs/>
          <w:color w:val="174E86"/>
          <w:sz w:val="18"/>
          <w:szCs w:val="18"/>
          <w:bdr w:val="none" w:sz="0" w:space="0" w:color="auto" w:frame="1"/>
        </w:rPr>
        <w:t>="DC1"&gt;</w:t>
      </w:r>
    </w:p>
    <w:p w14:paraId="351C95DE"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w:t>
      </w:r>
      <w:r w:rsidRPr="003D2C33">
        <w:rPr>
          <w:rFonts w:ascii="Consolas" w:hAnsi="Consolas" w:cs="Calibri"/>
          <w:b/>
          <w:bCs/>
          <w:color w:val="174E86"/>
          <w:sz w:val="18"/>
          <w:szCs w:val="18"/>
          <w:bdr w:val="none" w:sz="0" w:space="0" w:color="auto" w:frame="1"/>
        </w:rPr>
        <w:t>&lt;</w:t>
      </w:r>
      <w:proofErr w:type="spellStart"/>
      <w:proofErr w:type="gramStart"/>
      <w:r w:rsidRPr="003D2C33">
        <w:rPr>
          <w:rFonts w:ascii="Consolas" w:hAnsi="Consolas" w:cs="Calibri"/>
          <w:b/>
          <w:bCs/>
          <w:color w:val="174E86"/>
          <w:sz w:val="18"/>
          <w:szCs w:val="18"/>
          <w:bdr w:val="none" w:sz="0" w:space="0" w:color="auto" w:frame="1"/>
        </w:rPr>
        <w:t>gml:exterior</w:t>
      </w:r>
      <w:proofErr w:type="spellEnd"/>
      <w:proofErr w:type="gramEnd"/>
      <w:r w:rsidRPr="003D2C33">
        <w:rPr>
          <w:rFonts w:ascii="Consolas" w:hAnsi="Consolas" w:cs="Calibri"/>
          <w:b/>
          <w:bCs/>
          <w:color w:val="174E86"/>
          <w:sz w:val="18"/>
          <w:szCs w:val="18"/>
          <w:bdr w:val="none" w:sz="0" w:space="0" w:color="auto" w:frame="1"/>
        </w:rPr>
        <w:t>&gt;</w:t>
      </w:r>
    </w:p>
    <w:p w14:paraId="24AE25F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gml:LinearRing</w:t>
      </w:r>
      <w:proofErr w:type="spellEnd"/>
      <w:proofErr w:type="gramEnd"/>
      <w:r w:rsidRPr="003D2C33">
        <w:rPr>
          <w:rFonts w:ascii="Consolas" w:hAnsi="Consolas" w:cs="Calibri"/>
          <w:b/>
          <w:bCs/>
          <w:color w:val="174E86"/>
          <w:sz w:val="18"/>
          <w:szCs w:val="18"/>
          <w:bdr w:val="none" w:sz="0" w:space="0" w:color="auto" w:frame="1"/>
        </w:rPr>
        <w:t>&gt;</w:t>
      </w:r>
    </w:p>
    <w:p w14:paraId="47F3AC1E" w14:textId="54CFA1E9"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gml:posList</w:t>
      </w:r>
      <w:proofErr w:type="spellEnd"/>
      <w:proofErr w:type="gram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6A1ED73F" w14:textId="77777777"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0.0 0.0 1.0 0.0 1.1 1.1 0.0 1.0 0.0 0.0</w:t>
      </w:r>
    </w:p>
    <w:p w14:paraId="3C34740A"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xml:space="preserve">                     &lt;/</w:t>
      </w:r>
      <w:proofErr w:type="spellStart"/>
      <w:proofErr w:type="gramStart"/>
      <w:r w:rsidRPr="003D2C33">
        <w:rPr>
          <w:rFonts w:ascii="Consolas" w:hAnsi="Consolas" w:cs="Calibri"/>
          <w:b/>
          <w:bCs/>
          <w:color w:val="174E86"/>
          <w:sz w:val="18"/>
          <w:szCs w:val="18"/>
          <w:bdr w:val="none" w:sz="0" w:space="0" w:color="auto" w:frame="1"/>
        </w:rPr>
        <w:t>gml:posList</w:t>
      </w:r>
      <w:proofErr w:type="spellEnd"/>
      <w:proofErr w:type="gramEnd"/>
      <w:r w:rsidRPr="003D2C33">
        <w:rPr>
          <w:rFonts w:ascii="Consolas" w:hAnsi="Consolas" w:cs="Calibri"/>
          <w:b/>
          <w:bCs/>
          <w:color w:val="174E86"/>
          <w:sz w:val="18"/>
          <w:szCs w:val="18"/>
          <w:bdr w:val="none" w:sz="0" w:space="0" w:color="auto" w:frame="1"/>
        </w:rPr>
        <w:t>&gt;</w:t>
      </w:r>
    </w:p>
    <w:p w14:paraId="4354698B"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gml:LinearRing</w:t>
      </w:r>
      <w:proofErr w:type="spellEnd"/>
      <w:proofErr w:type="gramEnd"/>
      <w:r w:rsidRPr="003D2C33">
        <w:rPr>
          <w:rFonts w:ascii="Consolas" w:hAnsi="Consolas" w:cs="Calibri"/>
          <w:b/>
          <w:bCs/>
          <w:color w:val="174E86"/>
          <w:sz w:val="18"/>
          <w:szCs w:val="18"/>
          <w:bdr w:val="none" w:sz="0" w:space="0" w:color="auto" w:frame="1"/>
        </w:rPr>
        <w:t>&gt;</w:t>
      </w:r>
    </w:p>
    <w:p w14:paraId="1861BF08"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gml:exterior</w:t>
      </w:r>
      <w:proofErr w:type="spellEnd"/>
      <w:proofErr w:type="gramEnd"/>
      <w:r w:rsidRPr="003D2C33">
        <w:rPr>
          <w:rFonts w:ascii="Consolas" w:hAnsi="Consolas" w:cs="Calibri"/>
          <w:b/>
          <w:bCs/>
          <w:color w:val="174E86"/>
          <w:sz w:val="18"/>
          <w:szCs w:val="18"/>
          <w:bdr w:val="none" w:sz="0" w:space="0" w:color="auto" w:frame="1"/>
        </w:rPr>
        <w:t>&gt;</w:t>
      </w:r>
    </w:p>
    <w:p w14:paraId="78EA5EF5"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gml:interior</w:t>
      </w:r>
      <w:proofErr w:type="spellEnd"/>
      <w:proofErr w:type="gramEnd"/>
      <w:r w:rsidRPr="003D2C33">
        <w:rPr>
          <w:rFonts w:ascii="Consolas" w:hAnsi="Consolas" w:cs="Calibri"/>
          <w:b/>
          <w:bCs/>
          <w:color w:val="174E86"/>
          <w:sz w:val="18"/>
          <w:szCs w:val="18"/>
          <w:bdr w:val="none" w:sz="0" w:space="0" w:color="auto" w:frame="1"/>
        </w:rPr>
        <w:t>&gt;</w:t>
      </w:r>
    </w:p>
    <w:p w14:paraId="5249E107" w14:textId="77777777" w:rsidR="00E50048" w:rsidRPr="003D2C33"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gml:LinearRing</w:t>
      </w:r>
      <w:proofErr w:type="spellEnd"/>
      <w:proofErr w:type="gramEnd"/>
      <w:r w:rsidRPr="003D2C33">
        <w:rPr>
          <w:rFonts w:ascii="Consolas" w:hAnsi="Consolas" w:cs="Calibri"/>
          <w:b/>
          <w:bCs/>
          <w:color w:val="174E86"/>
          <w:sz w:val="18"/>
          <w:szCs w:val="18"/>
          <w:bdr w:val="none" w:sz="0" w:space="0" w:color="auto" w:frame="1"/>
        </w:rPr>
        <w:t>&gt;</w:t>
      </w:r>
    </w:p>
    <w:p w14:paraId="774AA57A" w14:textId="1459CDDE" w:rsidR="00E50048" w:rsidRPr="003D2C33"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&lt;</w:t>
      </w:r>
      <w:proofErr w:type="spellStart"/>
      <w:proofErr w:type="gramStart"/>
      <w:r w:rsidRPr="003D2C33">
        <w:rPr>
          <w:rFonts w:ascii="Consolas" w:hAnsi="Consolas" w:cs="Calibri"/>
          <w:b/>
          <w:bCs/>
          <w:color w:val="174E86"/>
          <w:sz w:val="18"/>
          <w:szCs w:val="18"/>
          <w:bdr w:val="none" w:sz="0" w:space="0" w:color="auto" w:frame="1"/>
        </w:rPr>
        <w:t>gml:posList</w:t>
      </w:r>
      <w:proofErr w:type="spellEnd"/>
      <w:proofErr w:type="gramEnd"/>
      <w:r w:rsidRPr="003D2C33">
        <w:rPr>
          <w:rFonts w:ascii="Consolas" w:hAnsi="Consolas" w:cs="Calibri"/>
          <w:b/>
          <w:bCs/>
          <w:color w:val="174E86"/>
          <w:sz w:val="18"/>
          <w:szCs w:val="18"/>
          <w:bdr w:val="none" w:sz="0" w:space="0" w:color="auto" w:frame="1"/>
        </w:rPr>
        <w:t xml:space="preserve"> </w:t>
      </w:r>
      <w:proofErr w:type="spellStart"/>
      <w:r w:rsidRPr="003D2C33">
        <w:rPr>
          <w:rFonts w:ascii="Consolas" w:hAnsi="Consolas" w:cs="Calibri"/>
          <w:b/>
          <w:bCs/>
          <w:color w:val="174E86"/>
          <w:sz w:val="18"/>
          <w:szCs w:val="18"/>
          <w:bdr w:val="none" w:sz="0" w:space="0" w:color="auto" w:frame="1"/>
        </w:rPr>
        <w:t>srsName</w:t>
      </w:r>
      <w:proofErr w:type="spellEnd"/>
      <w:r w:rsidRPr="003D2C33">
        <w:rPr>
          <w:rFonts w:ascii="Consolas" w:hAnsi="Consolas" w:cs="Calibri"/>
          <w:b/>
          <w:bCs/>
          <w:color w:val="174E86"/>
          <w:sz w:val="18"/>
          <w:szCs w:val="18"/>
          <w:bdr w:val="none" w:sz="0" w:space="0" w:color="auto" w:frame="1"/>
        </w:rPr>
        <w:t>="</w:t>
      </w:r>
      <w:r w:rsidR="005B35F8" w:rsidRPr="003D2C33">
        <w:rPr>
          <w:rFonts w:ascii="Consolas" w:hAnsi="Consolas" w:cs="Calibri"/>
          <w:b/>
          <w:bCs/>
          <w:color w:val="174E86"/>
          <w:sz w:val="18"/>
          <w:szCs w:val="18"/>
          <w:bdr w:val="none" w:sz="0" w:space="0" w:color="auto" w:frame="1"/>
        </w:rPr>
        <w:t>http://www.opengis.net/def/crs/EPSG/0/4326</w:t>
      </w:r>
      <w:r w:rsidRPr="003D2C33">
        <w:rPr>
          <w:rFonts w:ascii="Consolas" w:hAnsi="Consolas" w:cs="Calibri"/>
          <w:b/>
          <w:bCs/>
          <w:color w:val="174E86"/>
          <w:sz w:val="18"/>
          <w:szCs w:val="18"/>
          <w:bdr w:val="none" w:sz="0" w:space="0" w:color="auto" w:frame="1"/>
        </w:rPr>
        <w:t>"&gt;</w:t>
      </w:r>
    </w:p>
    <w:p w14:paraId="05BB34A8" w14:textId="77777777" w:rsidR="00E50048" w:rsidRPr="00A527F0" w:rsidRDefault="00E50048" w:rsidP="00E50048">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3D2C33">
        <w:rPr>
          <w:rFonts w:ascii="Consolas" w:hAnsi="Consolas" w:cs="Calibri"/>
          <w:b/>
          <w:bCs/>
          <w:color w:val="174E86"/>
          <w:sz w:val="18"/>
          <w:szCs w:val="18"/>
          <w:bdr w:val="none" w:sz="0" w:space="0" w:color="auto" w:frame="1"/>
        </w:rPr>
        <w:t xml:space="preserve">                             0.25 0.25 0.75 0.25 0.75 0.75 0.25 0.75 0.25 0.25</w:t>
      </w:r>
    </w:p>
    <w:p w14:paraId="79DFC3E8"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xml:space="preserve">                     &lt;/</w:t>
      </w:r>
      <w:proofErr w:type="spellStart"/>
      <w:proofErr w:type="gramStart"/>
      <w:r w:rsidRPr="00A527F0">
        <w:rPr>
          <w:rFonts w:ascii="Consolas" w:hAnsi="Consolas" w:cs="Calibri"/>
          <w:b/>
          <w:bCs/>
          <w:color w:val="174E86"/>
          <w:sz w:val="18"/>
          <w:szCs w:val="18"/>
          <w:bdr w:val="none" w:sz="0" w:space="0" w:color="auto" w:frame="1"/>
        </w:rPr>
        <w:t>gml:posList</w:t>
      </w:r>
      <w:proofErr w:type="spellEnd"/>
      <w:proofErr w:type="gramEnd"/>
      <w:r w:rsidRPr="00A527F0">
        <w:rPr>
          <w:rFonts w:ascii="Consolas" w:hAnsi="Consolas" w:cs="Calibri"/>
          <w:b/>
          <w:bCs/>
          <w:color w:val="174E86"/>
          <w:sz w:val="18"/>
          <w:szCs w:val="18"/>
          <w:bdr w:val="none" w:sz="0" w:space="0" w:color="auto" w:frame="1"/>
        </w:rPr>
        <w:t>&gt;</w:t>
      </w:r>
    </w:p>
    <w:p w14:paraId="186B81F0"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gml:LinearRing</w:t>
      </w:r>
      <w:proofErr w:type="spellEnd"/>
      <w:proofErr w:type="gramEnd"/>
      <w:r w:rsidRPr="00A527F0">
        <w:rPr>
          <w:rFonts w:ascii="Consolas" w:hAnsi="Consolas" w:cs="Calibri"/>
          <w:b/>
          <w:bCs/>
          <w:color w:val="174E86"/>
          <w:sz w:val="18"/>
          <w:szCs w:val="18"/>
          <w:bdr w:val="none" w:sz="0" w:space="0" w:color="auto" w:frame="1"/>
        </w:rPr>
        <w:t>&gt;</w:t>
      </w:r>
    </w:p>
    <w:p w14:paraId="6F6481F7"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gml:interior</w:t>
      </w:r>
      <w:proofErr w:type="spellEnd"/>
      <w:proofErr w:type="gramEnd"/>
      <w:r w:rsidRPr="00A527F0">
        <w:rPr>
          <w:rFonts w:ascii="Consolas" w:hAnsi="Consolas" w:cs="Calibri"/>
          <w:b/>
          <w:bCs/>
          <w:color w:val="174E86"/>
          <w:sz w:val="18"/>
          <w:szCs w:val="18"/>
          <w:bdr w:val="none" w:sz="0" w:space="0" w:color="auto" w:frame="1"/>
        </w:rPr>
        <w:t>&gt;</w:t>
      </w:r>
    </w:p>
    <w:p w14:paraId="7DDAE041"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gml:Polygon</w:t>
      </w:r>
      <w:proofErr w:type="spellEnd"/>
      <w:proofErr w:type="gramEnd"/>
      <w:r w:rsidRPr="00A527F0">
        <w:rPr>
          <w:rFonts w:ascii="Consolas" w:hAnsi="Consolas" w:cs="Calibri"/>
          <w:b/>
          <w:bCs/>
          <w:color w:val="174E86"/>
          <w:sz w:val="18"/>
          <w:szCs w:val="18"/>
          <w:bdr w:val="none" w:sz="0" w:space="0" w:color="auto" w:frame="1"/>
        </w:rPr>
        <w:t>&gt;</w:t>
      </w:r>
    </w:p>
    <w:p w14:paraId="50DA23CF"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       &lt;/</w:t>
      </w:r>
      <w:proofErr w:type="spellStart"/>
      <w:proofErr w:type="gramStart"/>
      <w:r w:rsidRPr="00A527F0">
        <w:rPr>
          <w:rFonts w:ascii="Consolas" w:hAnsi="Consolas" w:cs="Calibri"/>
          <w:b/>
          <w:bCs/>
          <w:color w:val="174E86"/>
          <w:sz w:val="18"/>
          <w:szCs w:val="18"/>
          <w:bdr w:val="none" w:sz="0" w:space="0" w:color="auto" w:frame="1"/>
        </w:rPr>
        <w:t>gex:polygon</w:t>
      </w:r>
      <w:proofErr w:type="spellEnd"/>
      <w:proofErr w:type="gramEnd"/>
      <w:r w:rsidRPr="00A527F0">
        <w:rPr>
          <w:rFonts w:ascii="Consolas" w:hAnsi="Consolas" w:cs="Calibri"/>
          <w:b/>
          <w:bCs/>
          <w:color w:val="174E86"/>
          <w:sz w:val="18"/>
          <w:szCs w:val="18"/>
          <w:bdr w:val="none" w:sz="0" w:space="0" w:color="auto" w:frame="1"/>
        </w:rPr>
        <w:t>&gt;</w:t>
      </w:r>
    </w:p>
    <w:p w14:paraId="5B9CA253" w14:textId="77777777" w:rsidR="00E50048" w:rsidRPr="00A527F0"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A527F0">
        <w:rPr>
          <w:rFonts w:ascii="Consolas" w:hAnsi="Consolas" w:cs="Calibri"/>
          <w:b/>
          <w:bCs/>
          <w:color w:val="174E86"/>
          <w:sz w:val="18"/>
          <w:szCs w:val="18"/>
          <w:bdr w:val="none" w:sz="0" w:space="0" w:color="auto" w:frame="1"/>
        </w:rPr>
        <w:t>&lt;/S100</w:t>
      </w:r>
      <w:proofErr w:type="gramStart"/>
      <w:r w:rsidRPr="00A527F0">
        <w:rPr>
          <w:rFonts w:ascii="Consolas" w:hAnsi="Consolas" w:cs="Calibri"/>
          <w:b/>
          <w:bCs/>
          <w:color w:val="174E86"/>
          <w:sz w:val="18"/>
          <w:szCs w:val="18"/>
          <w:bdr w:val="none" w:sz="0" w:space="0" w:color="auto" w:frame="1"/>
        </w:rPr>
        <w:t>XC:boundingPolygon</w:t>
      </w:r>
      <w:proofErr w:type="gramEnd"/>
      <w:r w:rsidRPr="00A527F0">
        <w:rPr>
          <w:rFonts w:ascii="Consolas" w:hAnsi="Consolas" w:cs="Calibri"/>
          <w:b/>
          <w:bCs/>
          <w:color w:val="174E86"/>
          <w:sz w:val="18"/>
          <w:szCs w:val="18"/>
          <w:bdr w:val="none" w:sz="0" w:space="0" w:color="auto" w:frame="1"/>
        </w:rPr>
        <w:t>&gt;</w:t>
      </w:r>
    </w:p>
    <w:p w14:paraId="230C3A19" w14:textId="77777777" w:rsidR="00E50048" w:rsidRPr="00700B73" w:rsidRDefault="00E50048" w:rsidP="00E50048"/>
    <w:p w14:paraId="38723FE9" w14:textId="543B6AC1" w:rsidR="005B35F8" w:rsidRDefault="00E50048" w:rsidP="00700B73">
      <w:r w:rsidRPr="00A527F0">
        <w:t xml:space="preserve">This implements bounding Polygons restricted to a single GML Polygon (with a </w:t>
      </w:r>
      <w:proofErr w:type="spellStart"/>
      <w:r w:rsidRPr="00A527F0">
        <w:t>gml:id</w:t>
      </w:r>
      <w:proofErr w:type="spellEnd"/>
      <w:r w:rsidRPr="00A527F0">
        <w:t xml:space="preserve"> </w:t>
      </w:r>
      <w:commentRangeStart w:id="2067"/>
      <w:r w:rsidRPr="00A527F0">
        <w:t>with</w:t>
      </w:r>
      <w:commentRangeEnd w:id="2067"/>
      <w:r w:rsidR="00F01D6C">
        <w:rPr>
          <w:rStyle w:val="CommentReference"/>
        </w:rPr>
        <w:commentReference w:id="2067"/>
      </w:r>
      <w:r w:rsidRPr="00A527F0">
        <w:t xml:space="preserve"> an SRS defined in each of the </w:t>
      </w:r>
      <w:proofErr w:type="spellStart"/>
      <w:r w:rsidRPr="00A527F0">
        <w:t>posList</w:t>
      </w:r>
      <w:proofErr w:type="spellEnd"/>
      <w:r w:rsidRPr="00A527F0">
        <w:t xml:space="preserve"> coordinates of </w:t>
      </w:r>
      <w:r w:rsidR="00F62901" w:rsidRPr="00F62901">
        <w:t>http://www.opengis.net/def/crs/EPSG/0/4326</w:t>
      </w:r>
      <w:r w:rsidRPr="00A527F0">
        <w:t xml:space="preserve">) with a single exterior element and optional (i.e. 0 or </w:t>
      </w:r>
      <w:proofErr w:type="gramStart"/>
      <w:r w:rsidRPr="00A527F0">
        <w:t>more )</w:t>
      </w:r>
      <w:proofErr w:type="gramEnd"/>
      <w:r w:rsidRPr="00A527F0">
        <w:t xml:space="preserve"> interior elements. Each exterior or optional interior is a Linear Ring with </w:t>
      </w:r>
      <w:commentRangeStart w:id="2068"/>
      <w:r w:rsidRPr="00A527F0">
        <w:t>&gt;=4 coordinate pairs</w:t>
      </w:r>
      <w:r w:rsidR="00494CD1">
        <w:t xml:space="preserve"> </w:t>
      </w:r>
      <w:commentRangeEnd w:id="2068"/>
      <w:r w:rsidR="00FA3A29">
        <w:rPr>
          <w:rStyle w:val="CommentReference"/>
        </w:rPr>
        <w:commentReference w:id="2068"/>
      </w:r>
      <w:r w:rsidR="00494CD1">
        <w:t xml:space="preserve">expressed as a single space separated </w:t>
      </w:r>
      <w:proofErr w:type="spellStart"/>
      <w:r w:rsidR="00494CD1">
        <w:t>posList</w:t>
      </w:r>
      <w:proofErr w:type="spellEnd"/>
      <w:r w:rsidRPr="00A527F0">
        <w:t xml:space="preserve">, with the first and last coordinate pair being identical, i.e. the Linear Ring is closed. </w:t>
      </w:r>
    </w:p>
    <w:p w14:paraId="271D92CC" w14:textId="4483D64B" w:rsidR="00E50048" w:rsidRPr="00A527F0" w:rsidRDefault="00E50048" w:rsidP="00700B73">
      <w:r w:rsidRPr="00A527F0">
        <w:t xml:space="preserve">Coordinate order is </w:t>
      </w:r>
      <w:r w:rsidR="00323FB5">
        <w:t xml:space="preserve">always </w:t>
      </w:r>
      <w:r w:rsidRPr="00A527F0">
        <w:t xml:space="preserve">as </w:t>
      </w:r>
      <w:r w:rsidRPr="00AF5CDD">
        <w:t xml:space="preserve">per </w:t>
      </w:r>
      <w:r w:rsidR="005B35F8" w:rsidRPr="00530F27">
        <w:t>http://www.opengis.net/def/crs/EPSG/0/4326</w:t>
      </w:r>
      <w:r w:rsidRPr="00AF5CDD">
        <w:t>,</w:t>
      </w:r>
      <w:r w:rsidRPr="00A527F0">
        <w:t xml:space="preserve"> latitude</w:t>
      </w:r>
      <w:r w:rsidR="001314CB">
        <w:t xml:space="preserve"> followed by </w:t>
      </w:r>
      <w:r w:rsidRPr="00A527F0">
        <w:t>longitude.</w:t>
      </w:r>
    </w:p>
    <w:p w14:paraId="34955B0D" w14:textId="10C0CFFE" w:rsidR="00E50048" w:rsidRDefault="00E50048" w:rsidP="00700B73">
      <w:r w:rsidRPr="00A527F0">
        <w:t>No further stipulations are required as geometry must also conform to the S-100 geometry model and be conformant with the XML Schema for exchange catalogues.</w:t>
      </w:r>
    </w:p>
    <w:p w14:paraId="407F94FE" w14:textId="0C8A6CC2" w:rsidR="00E85AE1" w:rsidRDefault="00E85AE1">
      <w:r>
        <w:br w:type="page"/>
      </w:r>
    </w:p>
    <w:p w14:paraId="357B06D3" w14:textId="18CE3C3B" w:rsidR="00E85AE1" w:rsidRPr="00A527F0" w:rsidRDefault="00E93146" w:rsidP="002D7DEE">
      <w:pPr>
        <w:pStyle w:val="Heading1"/>
        <w:numPr>
          <w:ilvl w:val="0"/>
          <w:numId w:val="0"/>
        </w:numPr>
        <w:jc w:val="center"/>
      </w:pPr>
      <w:bookmarkStart w:id="2069" w:name="_Toc194067257"/>
      <w:r>
        <w:lastRenderedPageBreak/>
        <w:t xml:space="preserve">Appendix G - </w:t>
      </w:r>
      <w:r w:rsidR="00E85AE1">
        <w:t>Thinning Algorithms</w:t>
      </w:r>
      <w:bookmarkEnd w:id="2069"/>
    </w:p>
    <w:p w14:paraId="1CA58779" w14:textId="3B8E920C" w:rsidR="00E85AE1" w:rsidRDefault="00E85AE1" w:rsidP="006E2D52">
      <w:pPr>
        <w:pStyle w:val="Heading1"/>
        <w:numPr>
          <w:ilvl w:val="0"/>
          <w:numId w:val="219"/>
        </w:numPr>
      </w:pPr>
      <w:bookmarkStart w:id="2070" w:name="_Toc194067258"/>
      <w:r>
        <w:t>Introduction</w:t>
      </w:r>
      <w:bookmarkEnd w:id="2070"/>
    </w:p>
    <w:p w14:paraId="6ACBFA69" w14:textId="2321E972" w:rsidR="001A0951" w:rsidRPr="00624B58" w:rsidRDefault="00624B58" w:rsidP="00624B58">
      <w:r w:rsidRPr="003D2C33">
        <w:t>T</w:t>
      </w:r>
      <w:r w:rsidR="006309CB" w:rsidRPr="003D2C33">
        <w:t>hinning algorithms resize symbols and ensure they do not conflict on screen</w:t>
      </w:r>
      <w:r w:rsidRPr="003D2C33">
        <w:t xml:space="preserve">. </w:t>
      </w:r>
      <w:r w:rsidR="009802FD" w:rsidRPr="003D2C33">
        <w:t xml:space="preserve">Thinning is only required when zooming within the visible scale range (maximum – minimum display scale) of a dataset. </w:t>
      </w:r>
      <w:r w:rsidR="006309CB" w:rsidRPr="003D2C33">
        <w:t xml:space="preserve">The </w:t>
      </w:r>
      <w:r w:rsidRPr="003D2C33">
        <w:t xml:space="preserve">ECDIS </w:t>
      </w:r>
      <w:r w:rsidR="006309CB" w:rsidRPr="003D2C33">
        <w:t>implementer must use a thinning algorithm</w:t>
      </w:r>
      <w:r w:rsidRPr="003D2C33">
        <w:t xml:space="preserve"> to reduce the possibility of screen clutter. </w:t>
      </w:r>
      <w:r w:rsidR="001A0951" w:rsidRPr="003D2C33">
        <w:t xml:space="preserve">The algorithm described meets these </w:t>
      </w:r>
      <w:proofErr w:type="gramStart"/>
      <w:r w:rsidR="001A0951" w:rsidRPr="003D2C33">
        <w:t>requirements</w:t>
      </w:r>
      <w:proofErr w:type="gramEnd"/>
      <w:r w:rsidR="001A0951" w:rsidRPr="003D2C33">
        <w:t xml:space="preserve"> but implementers may </w:t>
      </w:r>
      <w:r w:rsidRPr="003D2C33">
        <w:t xml:space="preserve">also </w:t>
      </w:r>
      <w:r w:rsidR="001A0951" w:rsidRPr="003D2C33">
        <w:t>use their own.</w:t>
      </w:r>
    </w:p>
    <w:p w14:paraId="154AF557" w14:textId="77777777" w:rsidR="00E85AE1" w:rsidRPr="00B812CA" w:rsidRDefault="00E85AE1" w:rsidP="006E2D52">
      <w:pPr>
        <w:pStyle w:val="Heading2"/>
        <w:numPr>
          <w:ilvl w:val="1"/>
          <w:numId w:val="219"/>
        </w:numPr>
      </w:pPr>
      <w:bookmarkStart w:id="2071" w:name="_Toc194067259"/>
      <w:r w:rsidRPr="00B812CA">
        <w:t>Regularly gridded data</w:t>
      </w:r>
      <w:bookmarkEnd w:id="2071"/>
    </w:p>
    <w:p w14:paraId="77B2CFE9" w14:textId="77777777" w:rsidR="00E85AE1" w:rsidRPr="00B812CA" w:rsidRDefault="00E85AE1" w:rsidP="00E85AE1">
      <w:pPr>
        <w:spacing w:after="120" w:line="240" w:lineRule="auto"/>
        <w:jc w:val="both"/>
      </w:pPr>
      <w:r w:rsidRPr="00B812CA">
        <w:t xml:space="preserve">Let the grid cell’s diagonal for the </w:t>
      </w:r>
      <w:proofErr w:type="spellStart"/>
      <w:r w:rsidRPr="00B812CA">
        <w:t>unthinned</w:t>
      </w:r>
      <w:proofErr w:type="spellEnd"/>
      <w:r w:rsidRPr="00B812CA">
        <w:t xml:space="preserve"> grid at the current display scale be given by </w:t>
      </w:r>
      <w:r w:rsidRPr="00B812CA">
        <w:rPr>
          <w:i/>
          <w:iCs/>
        </w:rPr>
        <w:t>D</w:t>
      </w:r>
      <w:r w:rsidRPr="00B812CA">
        <w:t xml:space="preserve"> mm. Note that </w:t>
      </w:r>
      <w:r w:rsidRPr="00B812CA">
        <w:rPr>
          <w:i/>
          <w:iCs/>
        </w:rPr>
        <w:t>D</w:t>
      </w:r>
      <w:r w:rsidRPr="00B812CA">
        <w:t xml:space="preserve"> is dependent on the dataset and the characteristics of the viewing monitor. If every </w:t>
      </w:r>
      <w:r w:rsidRPr="00B812CA">
        <w:rPr>
          <w:i/>
          <w:iCs/>
        </w:rPr>
        <w:t>n</w:t>
      </w:r>
      <w:r w:rsidRPr="00B812CA">
        <w:rPr>
          <w:i/>
          <w:iCs/>
          <w:vertAlign w:val="superscript"/>
        </w:rPr>
        <w:t>th</w:t>
      </w:r>
      <w:r w:rsidRPr="00B812CA">
        <w:t xml:space="preserve"> cell is displayed, the displayed spacing is </w:t>
      </w:r>
      <w:proofErr w:type="spellStart"/>
      <w:r w:rsidRPr="00B812CA">
        <w:rPr>
          <w:i/>
          <w:iCs/>
        </w:rPr>
        <w:t>nD</w:t>
      </w:r>
      <w:proofErr w:type="spellEnd"/>
      <w:r w:rsidRPr="00B812CA">
        <w:t xml:space="preserve">. Next, suppose the maximum dimension of the largest scaled symbol in the displayed field is </w:t>
      </w:r>
      <w:proofErr w:type="spellStart"/>
      <w:r w:rsidRPr="00B812CA">
        <w:rPr>
          <w:i/>
          <w:iCs/>
        </w:rPr>
        <w:t>Lsmax</w:t>
      </w:r>
      <w:proofErr w:type="spellEnd"/>
      <w:r w:rsidRPr="00B812CA">
        <w:t xml:space="preserve"> mm. Then the ratio </w:t>
      </w:r>
      <w:r w:rsidRPr="00B812CA">
        <w:rPr>
          <w:i/>
          <w:iCs/>
        </w:rPr>
        <w:t>R</w:t>
      </w:r>
      <w:r w:rsidRPr="00B812CA">
        <w:t xml:space="preserve"> of the maximum symbol dimension to the displayed grid spacing is constrained to be less than a prescribed maximum value, </w:t>
      </w:r>
      <w:proofErr w:type="spellStart"/>
      <w:r w:rsidRPr="00B812CA">
        <w:rPr>
          <w:i/>
          <w:iCs/>
        </w:rPr>
        <w:t>Rmax</w:t>
      </w:r>
      <w:proofErr w:type="spellEnd"/>
      <w:r w:rsidRPr="00B812CA">
        <w:t xml:space="preserve">. A typical value for </w:t>
      </w:r>
      <w:proofErr w:type="spellStart"/>
      <w:r w:rsidRPr="00B812CA">
        <w:rPr>
          <w:i/>
          <w:iCs/>
        </w:rPr>
        <w:t>Rmax</w:t>
      </w:r>
      <w:proofErr w:type="spellEnd"/>
      <w:r w:rsidRPr="00B812CA">
        <w:t xml:space="preserve"> can be taken to be 0.5. (Given that on a navigation display there may be point features from other products within the extent of the grid, </w:t>
      </w:r>
      <w:proofErr w:type="spellStart"/>
      <w:r w:rsidRPr="00B812CA">
        <w:rPr>
          <w:i/>
          <w:iCs/>
        </w:rPr>
        <w:t>Rmax</w:t>
      </w:r>
      <w:proofErr w:type="spellEnd"/>
      <w:r w:rsidRPr="00B812CA">
        <w:rPr>
          <w:i/>
          <w:iCs/>
        </w:rPr>
        <w:t>=0.5</w:t>
      </w:r>
      <w:r w:rsidRPr="00B812CA">
        <w:t xml:space="preserve"> may be too high for practical use; the optimal value of </w:t>
      </w:r>
      <w:proofErr w:type="spellStart"/>
      <w:r w:rsidRPr="00B812CA">
        <w:rPr>
          <w:i/>
          <w:iCs/>
        </w:rPr>
        <w:t>Rmax</w:t>
      </w:r>
      <w:proofErr w:type="spellEnd"/>
      <w:r w:rsidRPr="00B812CA">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B812CA"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B812CA" w:rsidRDefault="00E85AE1" w:rsidP="00E85AE1">
      <w:pPr>
        <w:spacing w:after="120" w:line="240" w:lineRule="auto"/>
        <w:jc w:val="both"/>
      </w:pPr>
      <w:r w:rsidRPr="00B812CA">
        <w:t xml:space="preserve">If the above inequality cannot be met with increment </w:t>
      </w:r>
      <w:r w:rsidRPr="00B812CA">
        <w:rPr>
          <w:i/>
          <w:iCs/>
        </w:rPr>
        <w:t>n</w:t>
      </w:r>
      <w:r w:rsidRPr="00B812CA">
        <w:t xml:space="preserve"> equal to 1, then a new value for </w:t>
      </w:r>
      <w:r w:rsidRPr="00B812CA">
        <w:rPr>
          <w:i/>
          <w:iCs/>
        </w:rPr>
        <w:t>n</w:t>
      </w:r>
      <w:r w:rsidRPr="00B812CA">
        <w:t xml:space="preserve"> is computed by the following formula:</w:t>
      </w:r>
    </w:p>
    <w:p w14:paraId="096CEA46" w14:textId="77777777" w:rsidR="00E85AE1" w:rsidRPr="00B812CA"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B812CA" w:rsidRDefault="00E85AE1" w:rsidP="00E85AE1">
      <w:pPr>
        <w:spacing w:after="120" w:line="240" w:lineRule="auto"/>
        <w:jc w:val="both"/>
      </w:pPr>
      <w:r w:rsidRPr="00B812CA">
        <w:t xml:space="preserve">Where </w:t>
      </w:r>
      <w:proofErr w:type="gramStart"/>
      <w:r w:rsidRPr="00B812CA">
        <w:rPr>
          <w:i/>
          <w:iCs/>
        </w:rPr>
        <w:t>fix(</w:t>
      </w:r>
      <w:proofErr w:type="gramEnd"/>
      <w:r w:rsidRPr="00B812CA">
        <w:rPr>
          <w:i/>
          <w:iCs/>
        </w:rPr>
        <w:t>)</w:t>
      </w:r>
      <w:r w:rsidRPr="00B812CA">
        <w:t xml:space="preserve"> is a function that returns the truncated integer value of its argument. For plotting, arrows at every </w:t>
      </w:r>
      <w:r w:rsidRPr="00B812CA">
        <w:rPr>
          <w:i/>
          <w:iCs/>
        </w:rPr>
        <w:t>n</w:t>
      </w:r>
      <w:r w:rsidRPr="00B812CA">
        <w:rPr>
          <w:i/>
          <w:iCs/>
          <w:vertAlign w:val="superscript"/>
        </w:rPr>
        <w:t>th</w:t>
      </w:r>
      <w:r w:rsidRPr="00B812CA">
        <w:t xml:space="preserve"> column and every </w:t>
      </w:r>
      <w:r w:rsidRPr="00B812CA">
        <w:rPr>
          <w:i/>
          <w:iCs/>
        </w:rPr>
        <w:t>n</w:t>
      </w:r>
      <w:r w:rsidRPr="00B812CA">
        <w:rPr>
          <w:i/>
          <w:iCs/>
          <w:vertAlign w:val="superscript"/>
        </w:rPr>
        <w:t>th</w:t>
      </w:r>
      <w:r w:rsidRPr="00B812CA">
        <w:t xml:space="preserve"> row are drawn, making sure that the row and column with the maximum-size symbol is drawn. The value of </w:t>
      </w:r>
      <w:r w:rsidRPr="00B812CA">
        <w:rPr>
          <w:i/>
          <w:iCs/>
        </w:rPr>
        <w:t>n</w:t>
      </w:r>
      <w:r w:rsidRPr="00B812CA">
        <w:t xml:space="preserve"> must be calculated by the system. It also requires identifying a “seed point,” a grid point with the maximum-size symbol from which counting starts. Designating this seed point as </w:t>
      </w:r>
      <w:r w:rsidRPr="00B812CA">
        <w:rPr>
          <w:i/>
          <w:iCs/>
        </w:rPr>
        <w:t>(x</w:t>
      </w:r>
      <w:r w:rsidRPr="00B812CA">
        <w:rPr>
          <w:i/>
          <w:iCs/>
          <w:vertAlign w:val="subscript"/>
        </w:rPr>
        <w:t>0</w:t>
      </w:r>
      <w:r w:rsidRPr="00B812CA">
        <w:rPr>
          <w:i/>
          <w:iCs/>
        </w:rPr>
        <w:t>, y</w:t>
      </w:r>
      <w:r w:rsidRPr="00B812CA">
        <w:rPr>
          <w:i/>
          <w:iCs/>
          <w:vertAlign w:val="subscript"/>
        </w:rPr>
        <w:t>0</w:t>
      </w:r>
      <w:r w:rsidRPr="00B812CA">
        <w:rPr>
          <w:i/>
          <w:iCs/>
        </w:rPr>
        <w:t>)</w:t>
      </w:r>
      <w:r w:rsidRPr="00B812CA">
        <w:t>, the grid points where symbols are drawn are given by:</w:t>
      </w:r>
    </w:p>
    <w:p w14:paraId="47C58E2E" w14:textId="77777777" w:rsidR="00E85AE1" w:rsidRPr="00B812CA"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B812CA" w:rsidRDefault="00E85AE1" w:rsidP="00E85AE1">
      <w:pPr>
        <w:spacing w:line="240" w:lineRule="auto"/>
      </w:pPr>
      <w:r w:rsidRPr="00B812CA">
        <w:t>This algorithm assumes the grid spacing can be represented by its cell diagonal. It can be adapted to allow for symbols that are aligned parallel to grid axes or for rectangular cells.</w:t>
      </w:r>
    </w:p>
    <w:p w14:paraId="045503D5" w14:textId="5E84EA91" w:rsidR="00E85AE1" w:rsidRPr="00B812CA" w:rsidRDefault="00E85AE1" w:rsidP="00E85AE1">
      <w:pPr>
        <w:spacing w:after="120" w:line="240" w:lineRule="auto"/>
        <w:jc w:val="both"/>
      </w:pPr>
      <w:r w:rsidRPr="00B812CA">
        <w:t xml:space="preserve">The Figures below illustrate the use of this </w:t>
      </w:r>
      <w:r w:rsidRPr="00BE7834">
        <w:t xml:space="preserve">algorithm. </w:t>
      </w:r>
      <w:r w:rsidRPr="00BE7834">
        <w:fldChar w:fldCharType="begin"/>
      </w:r>
      <w:r w:rsidRPr="00BE7834">
        <w:instrText xml:space="preserve"> REF _Ref48690523 \h  \* MERGEFORMAT </w:instrText>
      </w:r>
      <w:r w:rsidRPr="00BE7834">
        <w:fldChar w:fldCharType="separate"/>
      </w:r>
      <w:r w:rsidR="00BE7834" w:rsidRPr="00530F27">
        <w:rPr>
          <w:lang w:val="en-US"/>
        </w:rPr>
        <w:t>Figure G-1-1</w:t>
      </w:r>
      <w:r w:rsidRPr="00BE7834">
        <w:fldChar w:fldCharType="end"/>
      </w:r>
      <w:r w:rsidRPr="00BE7834">
        <w:t xml:space="preserve"> depicts</w:t>
      </w:r>
      <w:r w:rsidRPr="00B812CA">
        <w:t xml:space="preserve"> a grid coverage feature symbolised by arrows of dimensions varying according to the value of an attribute at the grid point. </w:t>
      </w:r>
      <w:r w:rsidR="00BE7834" w:rsidRPr="00B812CA">
        <w:fldChar w:fldCharType="begin"/>
      </w:r>
      <w:r w:rsidR="00BE7834" w:rsidRPr="00B812CA">
        <w:instrText xml:space="preserve"> REF _Ref48690668 \h  \* MERGEFORMAT </w:instrText>
      </w:r>
      <w:r w:rsidR="00BE7834" w:rsidRPr="00B812CA">
        <w:fldChar w:fldCharType="separate"/>
      </w:r>
      <w:r w:rsidR="00BE7834">
        <w:rPr>
          <w:lang w:val="en-US"/>
        </w:rPr>
        <w:t>Figure G-1-2</w:t>
      </w:r>
      <w:r w:rsidR="00BE7834">
        <w:rPr>
          <w:b/>
          <w:bCs/>
          <w:lang w:val="en-US"/>
        </w:rPr>
        <w:t>.</w:t>
      </w:r>
      <w:r w:rsidR="00BE7834" w:rsidRPr="00B812CA">
        <w:fldChar w:fldCharType="end"/>
      </w:r>
      <w:r w:rsidRPr="00B812CA">
        <w:t xml:space="preserve"> depicts the same data thinned with </w:t>
      </w:r>
      <w:proofErr w:type="spellStart"/>
      <w:r w:rsidRPr="00B812CA">
        <w:rPr>
          <w:i/>
          <w:iCs/>
        </w:rPr>
        <w:t>Rmax</w:t>
      </w:r>
      <w:proofErr w:type="spellEnd"/>
      <w:r w:rsidRPr="00B812CA">
        <w:t xml:space="preserve"> = 0.5 (outline-only arrows are suppressed). </w:t>
      </w:r>
      <w:r w:rsidR="00BE7834" w:rsidRPr="00B812CA">
        <w:fldChar w:fldCharType="begin"/>
      </w:r>
      <w:r w:rsidR="00BE7834" w:rsidRPr="00B812CA">
        <w:instrText xml:space="preserve"> REF _Ref48690672 \h  \* MERGEFORMAT </w:instrText>
      </w:r>
      <w:r w:rsidR="00BE7834" w:rsidRPr="00B812CA">
        <w:fldChar w:fldCharType="separate"/>
      </w:r>
      <w:r w:rsidR="00BE7834">
        <w:rPr>
          <w:lang w:val="en-US"/>
        </w:rPr>
        <w:t>Figure G-1-3</w:t>
      </w:r>
      <w:r w:rsidR="00BE7834" w:rsidRPr="00B812CA">
        <w:fldChar w:fldCharType="end"/>
      </w:r>
      <w:r w:rsidRPr="00B812CA">
        <w:t xml:space="preserve"> depicts the thinning of the same data with </w:t>
      </w:r>
      <w:proofErr w:type="spellStart"/>
      <w:r w:rsidRPr="00B812CA">
        <w:rPr>
          <w:i/>
          <w:iCs/>
        </w:rPr>
        <w:t>Rmax</w:t>
      </w:r>
      <w:proofErr w:type="spellEnd"/>
      <w:r w:rsidRPr="00B812CA">
        <w:t xml:space="preserve"> = 0.33. The nominal</w:t>
      </w:r>
      <w:r w:rsidRPr="00B812CA">
        <w:rPr>
          <w:rStyle w:val="FootnoteReference"/>
          <w:noProof w:val="0"/>
          <w:sz w:val="20"/>
          <w:vertAlign w:val="superscript"/>
          <w:lang w:val="en-GB"/>
        </w:rPr>
        <w:footnoteReference w:id="8"/>
      </w:r>
      <w:r w:rsidRPr="00B812CA">
        <w:t xml:space="preserve"> dimensions and parameters for the three cases are:</w:t>
      </w:r>
    </w:p>
    <w:p w14:paraId="4C80AB84" w14:textId="77777777" w:rsidR="00E85AE1" w:rsidRPr="00B812CA" w:rsidRDefault="00E85AE1" w:rsidP="00E85AE1">
      <w:pPr>
        <w:spacing w:after="120" w:line="240" w:lineRule="auto"/>
        <w:jc w:val="both"/>
      </w:pPr>
      <w:r w:rsidRPr="00B812CA">
        <w:t>Grid spacing at the display scale (</w:t>
      </w:r>
      <w:r w:rsidRPr="00B812CA">
        <w:rPr>
          <w:i/>
          <w:iCs/>
        </w:rPr>
        <w:t>D</w:t>
      </w:r>
      <w:r w:rsidRPr="00B812CA">
        <w:t>): 36mm (grid diagonal).</w:t>
      </w:r>
    </w:p>
    <w:p w14:paraId="7F40C192" w14:textId="77777777" w:rsidR="00E85AE1" w:rsidRPr="00B812CA" w:rsidRDefault="00E85AE1" w:rsidP="00E85AE1">
      <w:pPr>
        <w:spacing w:after="60" w:line="240" w:lineRule="auto"/>
        <w:jc w:val="both"/>
      </w:pPr>
      <w:r w:rsidRPr="00B812CA">
        <w:t>Scaling of symbols by data attribute values at grid points produced symbols of four sizes (arrow length):</w:t>
      </w:r>
    </w:p>
    <w:p w14:paraId="724EFE17" w14:textId="77777777" w:rsidR="00E85AE1" w:rsidRPr="00B812CA" w:rsidRDefault="00E85AE1" w:rsidP="00E85AE1">
      <w:pPr>
        <w:pStyle w:val="ListParagraph"/>
        <w:numPr>
          <w:ilvl w:val="0"/>
          <w:numId w:val="49"/>
        </w:numPr>
        <w:spacing w:after="60" w:line="240" w:lineRule="auto"/>
        <w:jc w:val="both"/>
      </w:pPr>
      <w:r w:rsidRPr="00B812CA">
        <w:t xml:space="preserve">L0 = 30.4mm = </w:t>
      </w:r>
      <w:proofErr w:type="spellStart"/>
      <w:r w:rsidRPr="00B812CA">
        <w:rPr>
          <w:i/>
          <w:iCs/>
        </w:rPr>
        <w:t>Lsmax</w:t>
      </w:r>
      <w:proofErr w:type="spellEnd"/>
    </w:p>
    <w:p w14:paraId="5B76A287" w14:textId="77777777" w:rsidR="00E85AE1" w:rsidRPr="00B812CA" w:rsidRDefault="00E85AE1" w:rsidP="00E85AE1">
      <w:pPr>
        <w:pStyle w:val="ListParagraph"/>
        <w:numPr>
          <w:ilvl w:val="0"/>
          <w:numId w:val="49"/>
        </w:numPr>
        <w:spacing w:after="60" w:line="240" w:lineRule="auto"/>
        <w:jc w:val="both"/>
      </w:pPr>
      <w:r w:rsidRPr="00B812CA">
        <w:lastRenderedPageBreak/>
        <w:t>L1 = 17.7mm</w:t>
      </w:r>
    </w:p>
    <w:p w14:paraId="7145FDB7" w14:textId="77777777" w:rsidR="00E85AE1" w:rsidRPr="00B812CA" w:rsidRDefault="00E85AE1" w:rsidP="00E85AE1">
      <w:pPr>
        <w:pStyle w:val="ListParagraph"/>
        <w:numPr>
          <w:ilvl w:val="0"/>
          <w:numId w:val="49"/>
        </w:numPr>
        <w:spacing w:after="60" w:line="240" w:lineRule="auto"/>
        <w:jc w:val="both"/>
      </w:pPr>
      <w:r w:rsidRPr="00B812CA">
        <w:t>L2 = 16.2mm</w:t>
      </w:r>
    </w:p>
    <w:p w14:paraId="25234C2B" w14:textId="77777777" w:rsidR="00E85AE1" w:rsidRPr="00B812CA" w:rsidRDefault="00E85AE1" w:rsidP="00E85AE1">
      <w:pPr>
        <w:pStyle w:val="ListParagraph"/>
        <w:numPr>
          <w:ilvl w:val="0"/>
          <w:numId w:val="49"/>
        </w:numPr>
        <w:spacing w:after="120" w:line="240" w:lineRule="auto"/>
        <w:jc w:val="both"/>
      </w:pPr>
      <w:r w:rsidRPr="00B812CA">
        <w:t>L3 = 12.7mm</w:t>
      </w:r>
    </w:p>
    <w:p w14:paraId="562DDCAB" w14:textId="77777777" w:rsidR="00E85AE1" w:rsidRPr="00B812CA" w:rsidRDefault="00E85AE1" w:rsidP="00E85AE1">
      <w:pPr>
        <w:keepNext/>
        <w:spacing w:line="240" w:lineRule="auto"/>
        <w:jc w:val="center"/>
      </w:pPr>
      <w:r w:rsidRPr="00B812CA">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3">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B812CA" w:rsidRDefault="00E85AE1" w:rsidP="00E85AE1">
      <w:pPr>
        <w:pStyle w:val="Caption"/>
        <w:spacing w:line="240" w:lineRule="auto"/>
        <w:jc w:val="center"/>
      </w:pPr>
      <w:r w:rsidRPr="00B812CA">
        <w:t xml:space="preserve">Figure </w:t>
      </w:r>
      <w:r w:rsidR="00BE7834">
        <w:t>G-1-1</w:t>
      </w:r>
      <w:r w:rsidRPr="00B812CA">
        <w:t xml:space="preserve"> - Grid without thinning</w:t>
      </w:r>
    </w:p>
    <w:p w14:paraId="5B2FD644"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0.5, with </w:t>
      </w:r>
      <w:r w:rsidRPr="00B812CA">
        <w:rPr>
          <w:i/>
          <w:iCs/>
        </w:rPr>
        <w:t>n</w:t>
      </w:r>
      <w:r w:rsidRPr="00B812CA">
        <w:t xml:space="preserve"> = 1, the value of </w:t>
      </w:r>
      <w:r w:rsidRPr="00B812CA">
        <w:rPr>
          <w:i/>
          <w:iCs/>
        </w:rPr>
        <w:t>R</w:t>
      </w:r>
      <w:r w:rsidRPr="00B812CA">
        <w:t xml:space="preserve"> is greater than </w:t>
      </w:r>
      <w:proofErr w:type="spellStart"/>
      <w:r w:rsidRPr="00B812CA">
        <w:rPr>
          <w:i/>
          <w:iCs/>
        </w:rPr>
        <w:t>Rmax</w:t>
      </w:r>
      <w:proofErr w:type="spellEnd"/>
      <w:r w:rsidRPr="00B812CA">
        <w:t>:</w:t>
      </w:r>
    </w:p>
    <w:p w14:paraId="553BD3B5"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B812CA" w:rsidRDefault="00E85AE1" w:rsidP="00E85AE1">
      <w:pPr>
        <w:spacing w:after="120" w:line="240" w:lineRule="auto"/>
        <w:jc w:val="both"/>
      </w:pPr>
      <w:r w:rsidRPr="00B812CA">
        <w:t xml:space="preserve">Applying the formula for computing </w:t>
      </w:r>
      <w:r w:rsidRPr="00B812CA">
        <w:rPr>
          <w:i/>
          <w:iCs/>
        </w:rPr>
        <w:t>n</w:t>
      </w:r>
      <w:r w:rsidRPr="00B812CA">
        <w:t>:</w:t>
      </w:r>
    </w:p>
    <w:p w14:paraId="6A8442B8" w14:textId="77777777" w:rsidR="00E85AE1" w:rsidRPr="00B812CA"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B812CA" w:rsidRDefault="00E85AE1" w:rsidP="00E85AE1">
      <w:pPr>
        <w:spacing w:after="120" w:line="240" w:lineRule="auto"/>
        <w:jc w:val="both"/>
      </w:pPr>
      <w:r w:rsidRPr="00B812CA">
        <w:t xml:space="preserve">Counting in row-major order from the grid origin </w:t>
      </w:r>
      <w:r w:rsidRPr="00B812CA">
        <w:rPr>
          <w:i/>
          <w:iCs/>
        </w:rPr>
        <w:t>(0,0)</w:t>
      </w:r>
      <w:r w:rsidRPr="00B812CA">
        <w:t xml:space="preserve">, the first symbol of size </w:t>
      </w:r>
      <w:proofErr w:type="spellStart"/>
      <w:r w:rsidRPr="00B812CA">
        <w:rPr>
          <w:i/>
          <w:iCs/>
        </w:rPr>
        <w:t>Lsmax</w:t>
      </w:r>
      <w:proofErr w:type="spellEnd"/>
      <w:r w:rsidRPr="00B812CA">
        <w:t xml:space="preserve"> is located at </w:t>
      </w:r>
      <w:r w:rsidRPr="00B812CA">
        <w:rPr>
          <w:i/>
          <w:iCs/>
        </w:rPr>
        <w:t>(1,1)</w:t>
      </w:r>
      <w:r w:rsidRPr="00B812CA">
        <w:t xml:space="preserve">. Denoting this point as the seed point </w:t>
      </w:r>
      <w:r w:rsidRPr="00B812CA">
        <w:rPr>
          <w:i/>
          <w:iCs/>
        </w:rPr>
        <w:t>(x0, y0)</w:t>
      </w:r>
      <w:r w:rsidRPr="00B812CA">
        <w:t>, the only grid points where symbols are displayed are:</w:t>
      </w:r>
    </w:p>
    <w:p w14:paraId="7E560EE6" w14:textId="77777777" w:rsidR="00E85AE1" w:rsidRPr="00B812CA"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B812CA" w:rsidRDefault="00E85AE1" w:rsidP="00E85AE1">
      <w:pPr>
        <w:spacing w:after="120" w:line="240" w:lineRule="auto"/>
        <w:jc w:val="both"/>
      </w:pPr>
      <w:r w:rsidRPr="00B812CA">
        <w:t xml:space="preserve">The results are depicted in </w:t>
      </w:r>
      <w:r w:rsidR="00624B58">
        <w:t>the following figure.</w:t>
      </w:r>
    </w:p>
    <w:p w14:paraId="2F83C50F" w14:textId="77777777" w:rsidR="00E85AE1" w:rsidRPr="00B812CA" w:rsidRDefault="00E85AE1" w:rsidP="00E85AE1">
      <w:pPr>
        <w:spacing w:line="240" w:lineRule="auto"/>
      </w:pPr>
    </w:p>
    <w:p w14:paraId="6D2B8DBD"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159A734B" wp14:editId="1E7E6099">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B812CA" w:rsidRDefault="00E85AE1" w:rsidP="00E85AE1">
      <w:pPr>
        <w:pStyle w:val="Caption"/>
        <w:spacing w:after="120" w:line="240" w:lineRule="auto"/>
        <w:jc w:val="center"/>
      </w:pPr>
      <w:r w:rsidRPr="00B812CA">
        <w:t>Figure</w:t>
      </w:r>
      <w:r w:rsidR="00BE7834">
        <w:t xml:space="preserve"> G-1-2</w:t>
      </w:r>
      <w:r w:rsidRPr="00B812CA">
        <w:t xml:space="preserve"> - Grid thinned with </w:t>
      </w:r>
      <w:proofErr w:type="spellStart"/>
      <w:r w:rsidRPr="00B812CA">
        <w:rPr>
          <w:i/>
          <w:iCs/>
        </w:rPr>
        <w:t>Rmax</w:t>
      </w:r>
      <w:proofErr w:type="spellEnd"/>
      <w:r w:rsidRPr="00B812CA">
        <w:t xml:space="preserve"> = 0.5</w:t>
      </w:r>
    </w:p>
    <w:p w14:paraId="2A404AB6" w14:textId="77777777" w:rsidR="00E85AE1" w:rsidRPr="00B812CA" w:rsidRDefault="00E85AE1" w:rsidP="00E85AE1">
      <w:pPr>
        <w:spacing w:line="240" w:lineRule="auto"/>
      </w:pPr>
    </w:p>
    <w:p w14:paraId="7F7EE1A9" w14:textId="77777777" w:rsidR="00E85AE1" w:rsidRPr="00B812CA" w:rsidRDefault="00E85AE1" w:rsidP="00E85AE1">
      <w:pPr>
        <w:spacing w:after="120" w:line="240" w:lineRule="auto"/>
        <w:jc w:val="both"/>
      </w:pPr>
      <w:r w:rsidRPr="00B812CA">
        <w:t xml:space="preserve">For </w:t>
      </w:r>
      <w:proofErr w:type="spellStart"/>
      <w:r w:rsidRPr="00B812CA">
        <w:rPr>
          <w:i/>
          <w:iCs/>
        </w:rPr>
        <w:t>Rmax</w:t>
      </w:r>
      <w:proofErr w:type="spellEnd"/>
      <w:r w:rsidRPr="00B812CA">
        <w:t xml:space="preserve"> = 0.33, the formula for </w:t>
      </w:r>
      <w:r w:rsidRPr="00B812CA">
        <w:rPr>
          <w:i/>
          <w:iCs/>
        </w:rPr>
        <w:t>n</w:t>
      </w:r>
      <w:r w:rsidRPr="00B812CA">
        <w:t xml:space="preserve"> yields:</w:t>
      </w:r>
    </w:p>
    <w:p w14:paraId="41A3FD6A" w14:textId="77777777" w:rsidR="00E85AE1" w:rsidRPr="00B812CA"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B812CA" w:rsidRDefault="00E85AE1" w:rsidP="00E85AE1">
      <w:pPr>
        <w:spacing w:after="120" w:line="240" w:lineRule="auto"/>
        <w:jc w:val="both"/>
      </w:pPr>
      <w:r w:rsidRPr="00B812CA">
        <w:t>and</w:t>
      </w:r>
    </w:p>
    <w:p w14:paraId="18A685DE" w14:textId="77777777" w:rsidR="00E85AE1" w:rsidRPr="00B812CA"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B812CA" w:rsidRDefault="00E85AE1" w:rsidP="00E85AE1">
      <w:pPr>
        <w:spacing w:after="120" w:line="240" w:lineRule="auto"/>
        <w:jc w:val="both"/>
      </w:pPr>
      <w:r w:rsidRPr="00B812CA">
        <w:t xml:space="preserve"> The results are shown in </w:t>
      </w:r>
      <w:r w:rsidR="00624B58">
        <w:t>Figure 10.</w:t>
      </w:r>
    </w:p>
    <w:p w14:paraId="54085C59" w14:textId="77777777" w:rsidR="00E85AE1" w:rsidRPr="00B812CA" w:rsidRDefault="00E85AE1" w:rsidP="00E85AE1">
      <w:pPr>
        <w:spacing w:line="240" w:lineRule="auto"/>
      </w:pPr>
    </w:p>
    <w:p w14:paraId="5FCB9DF8" w14:textId="77777777" w:rsidR="00E85AE1" w:rsidRPr="00B812CA" w:rsidRDefault="00E85AE1" w:rsidP="00E85AE1">
      <w:pPr>
        <w:keepNext/>
        <w:spacing w:line="240" w:lineRule="auto"/>
        <w:jc w:val="center"/>
      </w:pPr>
      <w:r w:rsidRPr="00B812CA">
        <w:rPr>
          <w:noProof/>
          <w:lang w:eastAsia="fr-FR"/>
        </w:rPr>
        <w:lastRenderedPageBreak/>
        <w:drawing>
          <wp:inline distT="0" distB="0" distL="0" distR="0" wp14:anchorId="4B583DDC" wp14:editId="130AC042">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B812CA" w:rsidRDefault="00E85AE1" w:rsidP="00E85AE1">
      <w:pPr>
        <w:pStyle w:val="Caption"/>
        <w:spacing w:after="120" w:line="240" w:lineRule="auto"/>
        <w:jc w:val="center"/>
      </w:pPr>
      <w:r w:rsidRPr="00B812CA">
        <w:t xml:space="preserve">Figure </w:t>
      </w:r>
      <w:r w:rsidR="00BE7834">
        <w:t>G-1-3</w:t>
      </w:r>
      <w:r w:rsidR="00BE7834" w:rsidRPr="00B812CA">
        <w:t xml:space="preserve"> </w:t>
      </w:r>
      <w:r w:rsidRPr="00B812CA">
        <w:t xml:space="preserve">- Grid thinned with </w:t>
      </w:r>
      <w:proofErr w:type="spellStart"/>
      <w:r w:rsidRPr="00B812CA">
        <w:rPr>
          <w:i/>
          <w:iCs/>
        </w:rPr>
        <w:t>Rmax</w:t>
      </w:r>
      <w:proofErr w:type="spellEnd"/>
      <w:r w:rsidRPr="00B812CA">
        <w:t xml:space="preserve"> = 0.33</w:t>
      </w:r>
    </w:p>
    <w:p w14:paraId="166C94CD" w14:textId="186A7DBE" w:rsidR="00E85AE1" w:rsidRPr="00B812CA" w:rsidRDefault="00E85AE1" w:rsidP="00E85AE1">
      <w:pPr>
        <w:spacing w:after="120" w:line="240" w:lineRule="auto"/>
        <w:jc w:val="both"/>
      </w:pPr>
      <w:r w:rsidRPr="00B812CA">
        <w:t xml:space="preserve">The algorithm may hide significant characteristics of the data; for example, counting displayable rows and columns starting with the first instance of a maximised symbol may suppress significant information in nearby grid points and produce the wrong overall </w:t>
      </w:r>
      <w:r w:rsidRPr="003D2C33">
        <w:t>impression. In</w:t>
      </w:r>
      <w:r w:rsidR="003D2C33" w:rsidRPr="003D2C33">
        <w:t xml:space="preserve"> Figure G-1.3</w:t>
      </w:r>
      <w:r w:rsidRPr="003D2C33">
        <w:t>, row</w:t>
      </w:r>
      <w:r w:rsidRPr="00B812CA">
        <w:t xml:space="preserve">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B812CA" w:rsidRDefault="00E85AE1" w:rsidP="00E85AE1">
      <w:pPr>
        <w:spacing w:after="120" w:line="240" w:lineRule="auto"/>
        <w:jc w:val="both"/>
      </w:pPr>
      <w:r w:rsidRPr="00B812CA">
        <w:t xml:space="preserve">Grid diagonal as a measure of cell spacing is more suitable for grids where cell dimensions along both axes are approximately equal in display units (that is, in millimetres at the display scale); if there are significant differences, the </w:t>
      </w:r>
      <w:r w:rsidRPr="00B812CA">
        <w:rPr>
          <w:i/>
          <w:iCs/>
        </w:rPr>
        <w:t>D</w:t>
      </w:r>
      <w:r w:rsidRPr="00B812CA">
        <w:t xml:space="preserve"> and </w:t>
      </w:r>
      <w:proofErr w:type="spellStart"/>
      <w:r w:rsidRPr="00B812CA">
        <w:rPr>
          <w:i/>
          <w:iCs/>
        </w:rPr>
        <w:t>Rmax</w:t>
      </w:r>
      <w:proofErr w:type="spellEnd"/>
      <w:r w:rsidRPr="00B812CA">
        <w:t xml:space="preserve"> parameters will need to be different for the two axes.</w:t>
      </w:r>
    </w:p>
    <w:p w14:paraId="1BF8B37A" w14:textId="77777777" w:rsidR="00E85AE1" w:rsidRPr="00B812CA" w:rsidRDefault="00E85AE1" w:rsidP="00E85AE1">
      <w:pPr>
        <w:spacing w:after="120" w:line="240" w:lineRule="auto"/>
        <w:jc w:val="both"/>
      </w:pPr>
      <w:r w:rsidRPr="00B812CA">
        <w:t xml:space="preserve">Execution of this algorithm would be faster if the grid coordinates of the seed point </w:t>
      </w:r>
      <w:r w:rsidRPr="00B812CA">
        <w:rPr>
          <w:i/>
          <w:iCs/>
        </w:rPr>
        <w:t>(x0, y0)</w:t>
      </w:r>
      <w:r w:rsidRPr="00B812CA">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B812CA" w:rsidRDefault="00E85AE1" w:rsidP="00E85AE1">
      <w:pPr>
        <w:spacing w:after="60" w:line="240" w:lineRule="auto"/>
        <w:jc w:val="both"/>
      </w:pPr>
      <w:commentRangeStart w:id="2072"/>
      <w:proofErr w:type="spellStart"/>
      <w:r w:rsidRPr="00B812CA">
        <w:t>Manufaturers</w:t>
      </w:r>
      <w:proofErr w:type="spellEnd"/>
      <w:r w:rsidRPr="00B812CA">
        <w:t xml:space="preserve"> </w:t>
      </w:r>
      <w:commentRangeEnd w:id="2072"/>
      <w:r w:rsidR="00FA3A29">
        <w:rPr>
          <w:rStyle w:val="CommentReference"/>
        </w:rPr>
        <w:commentReference w:id="2072"/>
      </w:r>
      <w:r w:rsidRPr="00B812CA">
        <w:t>may extend or adapt this algorithm in various ways, for example:</w:t>
      </w:r>
    </w:p>
    <w:p w14:paraId="32670C40" w14:textId="77777777" w:rsidR="00E85AE1" w:rsidRPr="00B812CA" w:rsidRDefault="00E85AE1" w:rsidP="00E85AE1">
      <w:pPr>
        <w:pStyle w:val="ListParagraph"/>
        <w:numPr>
          <w:ilvl w:val="0"/>
          <w:numId w:val="50"/>
        </w:numPr>
        <w:spacing w:after="60" w:line="240" w:lineRule="auto"/>
        <w:jc w:val="both"/>
      </w:pPr>
      <w:r w:rsidRPr="00B812CA">
        <w:t xml:space="preserve">Adapt </w:t>
      </w:r>
      <w:proofErr w:type="spellStart"/>
      <w:r w:rsidRPr="00B812CA">
        <w:rPr>
          <w:i/>
          <w:iCs/>
        </w:rPr>
        <w:t>Rmax</w:t>
      </w:r>
      <w:proofErr w:type="spellEnd"/>
      <w:r w:rsidRPr="00B812CA">
        <w:t xml:space="preserve"> to the shape and proportions of the symbol (that is, its perceived effect on the display).</w:t>
      </w:r>
    </w:p>
    <w:p w14:paraId="364DC72C" w14:textId="77777777" w:rsidR="00E85AE1" w:rsidRPr="00B812CA" w:rsidRDefault="00E85AE1" w:rsidP="00E85AE1">
      <w:pPr>
        <w:pStyle w:val="ListParagraph"/>
        <w:numPr>
          <w:ilvl w:val="0"/>
          <w:numId w:val="50"/>
        </w:numPr>
        <w:spacing w:after="60" w:line="240" w:lineRule="auto"/>
        <w:jc w:val="both"/>
      </w:pPr>
      <w:r w:rsidRPr="00B812CA">
        <w:t xml:space="preserve">For grids with cells whose dimensions in display units are very different along different axes, use different </w:t>
      </w:r>
      <w:r w:rsidRPr="00B812CA">
        <w:rPr>
          <w:i/>
          <w:iCs/>
        </w:rPr>
        <w:t>D</w:t>
      </w:r>
      <w:r w:rsidRPr="00B812CA">
        <w:t xml:space="preserve"> and </w:t>
      </w:r>
      <w:proofErr w:type="spellStart"/>
      <w:r w:rsidRPr="00B812CA">
        <w:rPr>
          <w:i/>
          <w:iCs/>
        </w:rPr>
        <w:t>Rmax</w:t>
      </w:r>
      <w:proofErr w:type="spellEnd"/>
      <w:r w:rsidRPr="00B812CA">
        <w:t xml:space="preserve"> parameters for the two axes, giving different values of </w:t>
      </w:r>
      <w:r w:rsidRPr="00B812CA">
        <w:rPr>
          <w:i/>
          <w:iCs/>
        </w:rPr>
        <w:t>n</w:t>
      </w:r>
      <w:r w:rsidRPr="00B812CA">
        <w:t xml:space="preserve"> for different axes.</w:t>
      </w:r>
    </w:p>
    <w:p w14:paraId="60DEA73E" w14:textId="77777777" w:rsidR="00E85AE1" w:rsidRPr="00B812CA" w:rsidRDefault="00E85AE1" w:rsidP="00E85AE1">
      <w:pPr>
        <w:pStyle w:val="ListParagraph"/>
        <w:numPr>
          <w:ilvl w:val="0"/>
          <w:numId w:val="50"/>
        </w:numPr>
        <w:spacing w:after="60" w:line="240" w:lineRule="auto"/>
        <w:jc w:val="both"/>
      </w:pPr>
      <w:r w:rsidRPr="00B812CA">
        <w:t xml:space="preserve">Pre-compute and cache the scale values where </w:t>
      </w:r>
      <w:r w:rsidRPr="00B812CA">
        <w:rPr>
          <w:i/>
          <w:iCs/>
        </w:rPr>
        <w:t>n</w:t>
      </w:r>
      <w:r w:rsidRPr="00B812CA">
        <w:t xml:space="preserve"> changes, so that suppression or revelation of symbols can be determined by the scale of the display.</w:t>
      </w:r>
    </w:p>
    <w:p w14:paraId="58C2E192" w14:textId="77777777" w:rsidR="00E85AE1" w:rsidRPr="00B812CA" w:rsidRDefault="00E85AE1" w:rsidP="00E85AE1">
      <w:pPr>
        <w:pStyle w:val="ListParagraph"/>
        <w:numPr>
          <w:ilvl w:val="0"/>
          <w:numId w:val="50"/>
        </w:numPr>
        <w:spacing w:after="120" w:line="240" w:lineRule="auto"/>
        <w:jc w:val="both"/>
      </w:pPr>
      <w:r w:rsidRPr="00B812CA">
        <w:t>Adapt the determination of the seed point to show as many significant values as possible.</w:t>
      </w:r>
    </w:p>
    <w:p w14:paraId="47547508" w14:textId="77777777" w:rsidR="00E85AE1" w:rsidRDefault="00E85AE1" w:rsidP="00E85AE1">
      <w:pPr>
        <w:spacing w:after="120" w:line="240" w:lineRule="auto"/>
        <w:jc w:val="both"/>
      </w:pPr>
      <w:proofErr w:type="gramStart"/>
      <w:r w:rsidRPr="00B812CA">
        <w:t>In order to</w:t>
      </w:r>
      <w:proofErr w:type="gramEnd"/>
      <w:r w:rsidRPr="00B812CA">
        <w:t xml:space="preserve"> avoid confusing the mariner, reasonable consideration should be given to generally maintaining the regular appearance of the grid coverage, though some irregularity is probably unavoidable with greater thinning.</w:t>
      </w:r>
    </w:p>
    <w:p w14:paraId="0DBADFDB" w14:textId="72D7C2D0" w:rsidR="00D343CC" w:rsidRDefault="00D343CC">
      <w:r>
        <w:br w:type="page"/>
      </w:r>
    </w:p>
    <w:p w14:paraId="5A59A6D0" w14:textId="4085B803" w:rsidR="00D343CC" w:rsidRDefault="00D343CC" w:rsidP="002D7DEE">
      <w:pPr>
        <w:pStyle w:val="Heading1"/>
        <w:numPr>
          <w:ilvl w:val="0"/>
          <w:numId w:val="0"/>
        </w:numPr>
        <w:ind w:left="432" w:hanging="432"/>
        <w:jc w:val="center"/>
      </w:pPr>
      <w:bookmarkStart w:id="2073" w:name="_Toc194067260"/>
      <w:r>
        <w:lastRenderedPageBreak/>
        <w:t xml:space="preserve">Appendix </w:t>
      </w:r>
      <w:r w:rsidR="00E93146">
        <w:t>H</w:t>
      </w:r>
      <w:proofErr w:type="gramStart"/>
      <w:r w:rsidR="00E93146">
        <w:t xml:space="preserve">- </w:t>
      </w:r>
      <w:r>
        <w:t xml:space="preserve"> Import</w:t>
      </w:r>
      <w:proofErr w:type="gramEnd"/>
      <w:r>
        <w:t xml:space="preserve"> and Use of projected data on S-100 ECDIS</w:t>
      </w:r>
      <w:bookmarkEnd w:id="2073"/>
    </w:p>
    <w:p w14:paraId="480DE3E4" w14:textId="6C131DB8" w:rsidR="00D343CC" w:rsidRDefault="00D343CC" w:rsidP="002D7DEE">
      <w:pPr>
        <w:pStyle w:val="Heading1"/>
        <w:numPr>
          <w:ilvl w:val="0"/>
          <w:numId w:val="221"/>
        </w:numPr>
      </w:pPr>
      <w:bookmarkStart w:id="2074" w:name="_Toc194067261"/>
      <w:r>
        <w:t>Introduction</w:t>
      </w:r>
      <w:bookmarkEnd w:id="2074"/>
    </w:p>
    <w:p w14:paraId="492C474C" w14:textId="38E267F4" w:rsidR="001C665A" w:rsidRDefault="001C665A" w:rsidP="00E85AE1">
      <w:pPr>
        <w:spacing w:after="120" w:line="240" w:lineRule="auto"/>
        <w:jc w:val="both"/>
      </w:pPr>
      <w:r w:rsidRPr="002D7DEE">
        <w:t>The ECDIS implementer must use a</w:t>
      </w:r>
      <w:r>
        <w:t xml:space="preserve">n algorithm for </w:t>
      </w:r>
      <w:r w:rsidR="00D343CC">
        <w:t xml:space="preserve">the conversion of UTM coordinates to </w:t>
      </w:r>
      <w:r w:rsidR="00F13E78">
        <w:t>geographic</w:t>
      </w:r>
      <w:r w:rsidR="00D343CC">
        <w:t xml:space="preserve"> </w:t>
      </w:r>
      <w:r w:rsidR="00F13E78">
        <w:t>l</w:t>
      </w:r>
      <w:r w:rsidR="00D343CC">
        <w:t>atitude/longitude</w:t>
      </w:r>
      <w:r w:rsidR="005B58AA">
        <w:t>.</w:t>
      </w:r>
      <w:r>
        <w:t xml:space="preserve"> </w:t>
      </w:r>
      <w:r w:rsidRPr="00624B58">
        <w:t xml:space="preserve">The algorithm described meets these </w:t>
      </w:r>
      <w:proofErr w:type="gramStart"/>
      <w:r w:rsidRPr="00624B58">
        <w:t>requirements</w:t>
      </w:r>
      <w:proofErr w:type="gramEnd"/>
      <w:r w:rsidRPr="00624B58">
        <w:t xml:space="preserve"> but implementers may </w:t>
      </w:r>
      <w:r w:rsidRPr="002D7DEE">
        <w:t xml:space="preserve">also </w:t>
      </w:r>
      <w:r w:rsidRPr="00624B58">
        <w:t>use their own.</w:t>
      </w:r>
    </w:p>
    <w:p w14:paraId="37E26F1C" w14:textId="76D6CCCE" w:rsidR="00D343CC" w:rsidRDefault="005B58AA" w:rsidP="00E85AE1">
      <w:pPr>
        <w:spacing w:after="120" w:line="240" w:lineRule="auto"/>
        <w:jc w:val="both"/>
      </w:pPr>
      <w:r>
        <w:t>Clause H-1.1 and H-1.2 provide a set of numbered, steps for the conversion calculations.</w:t>
      </w:r>
    </w:p>
    <w:p w14:paraId="1840A243" w14:textId="77777777" w:rsidR="00F13E78" w:rsidRDefault="00F13E78" w:rsidP="00E85AE1">
      <w:pPr>
        <w:spacing w:after="120" w:line="240" w:lineRule="auto"/>
        <w:jc w:val="both"/>
      </w:pPr>
    </w:p>
    <w:p w14:paraId="600F8A9B" w14:textId="77777777" w:rsidR="00F13E78" w:rsidRPr="009D35BB" w:rsidRDefault="00F13E78" w:rsidP="002D7DEE">
      <w:pPr>
        <w:pStyle w:val="Heading2"/>
        <w:numPr>
          <w:ilvl w:val="1"/>
          <w:numId w:val="221"/>
        </w:numPr>
      </w:pPr>
      <w:bookmarkStart w:id="2075" w:name="_Toc194067262"/>
      <w:r>
        <w:t>Conversion from UTM to WGS 84</w:t>
      </w:r>
      <w:bookmarkEnd w:id="2075"/>
    </w:p>
    <w:p w14:paraId="4F454894" w14:textId="4BE73D6A" w:rsidR="00F13E78" w:rsidRPr="003642D0" w:rsidRDefault="00F13E78" w:rsidP="00F13E78">
      <w:pPr>
        <w:pStyle w:val="ListParagraph"/>
        <w:numPr>
          <w:ilvl w:val="0"/>
          <w:numId w:val="163"/>
        </w:numPr>
        <w:contextualSpacing/>
        <w:rPr>
          <w:rFonts w:ascii="Cambria Math" w:eastAsiaTheme="minorEastAsia" w:hAnsi="Cambria Math"/>
        </w:rPr>
      </w:pPr>
      <w:r>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t xml:space="preserve">For the calculation of latitude </w:t>
      </w:r>
      <m:oMath>
        <m:r>
          <w:rPr>
            <w:rFonts w:ascii="Cambria Math" w:eastAsiaTheme="minorEastAsia" w:hAnsi="Cambria Math"/>
          </w:rPr>
          <m:t>φ</m:t>
        </m:r>
      </m:oMath>
      <w:r w:rsidRPr="003642D0">
        <w:rPr>
          <w:rFonts w:eastAsiaTheme="minorEastAsia"/>
        </w:rPr>
        <w:t xml:space="preserve"> and longitude </w:t>
      </w:r>
      <m:oMath>
        <m:r>
          <w:rPr>
            <w:rFonts w:ascii="Cambria Math" w:eastAsiaTheme="minorEastAsia" w:hAnsi="Cambria Math"/>
          </w:rPr>
          <m:t>λ</m:t>
        </m:r>
      </m:oMath>
      <w:r w:rsidRPr="003642D0">
        <w:rPr>
          <w:rFonts w:eastAsiaTheme="minorEastAsia"/>
        </w:rPr>
        <w:t xml:space="preserve"> (both in degrees of arc) from easting </w:t>
      </w:r>
      <w:r w:rsidRPr="009B4A44">
        <w:rPr>
          <w:rFonts w:ascii="Cambria Math" w:eastAsiaTheme="minorEastAsia" w:hAnsi="Cambria Math"/>
          <w:i/>
        </w:rPr>
        <w:t>E</w:t>
      </w:r>
      <w:r w:rsidRPr="003642D0">
        <w:rPr>
          <w:rFonts w:eastAsiaTheme="minorEastAsia"/>
        </w:rPr>
        <w:t xml:space="preserve"> and northing </w:t>
      </w:r>
      <w:r w:rsidRPr="009B4A44">
        <w:rPr>
          <w:rFonts w:ascii="Cambria Math" w:eastAsiaTheme="minorEastAsia" w:hAnsi="Cambria Math"/>
          <w:i/>
        </w:rPr>
        <w:t>N</w:t>
      </w:r>
      <w:r w:rsidRPr="003642D0">
        <w:rPr>
          <w:rFonts w:ascii="Cambria Math" w:eastAsiaTheme="minorEastAsia" w:hAnsi="Cambria Math"/>
        </w:rPr>
        <w:t xml:space="preserve"> </w:t>
      </w:r>
      <w:r>
        <w:rPr>
          <w:rFonts w:eastAsiaTheme="minorEastAsia" w:cstheme="minorHAnsi"/>
        </w:rPr>
        <w:t>(both in mete</w:t>
      </w:r>
      <w:r w:rsidRPr="003642D0">
        <w:rPr>
          <w:rFonts w:eastAsiaTheme="minorEastAsia" w:cstheme="minorHAnsi"/>
        </w:rPr>
        <w:t>rs)</w:t>
      </w:r>
      <w:r w:rsidRPr="003642D0">
        <w:rPr>
          <w:rFonts w:ascii="Cambria Math" w:eastAsiaTheme="minorEastAsia" w:hAnsi="Cambria Math"/>
        </w:rPr>
        <w:t xml:space="preserve"> </w:t>
      </w:r>
      <w:r w:rsidRPr="003642D0">
        <w:rPr>
          <w:rFonts w:eastAsiaTheme="minorEastAsia" w:cstheme="minorHAnsi"/>
        </w:rPr>
        <w:t xml:space="preserve">from a Universal Transverse Mercator (UTM) </w:t>
      </w:r>
      <w:r>
        <w:rPr>
          <w:rFonts w:eastAsiaTheme="minorEastAsia" w:cstheme="minorHAnsi"/>
        </w:rPr>
        <w:t>coordinate reference system (CRS)</w:t>
      </w:r>
      <w:r w:rsidRPr="003642D0">
        <w:rPr>
          <w:rFonts w:eastAsiaTheme="minorEastAsia" w:cstheme="minorHAnsi"/>
        </w:rPr>
        <w:t xml:space="preserve"> where the UTM CRS has a geodetic CRS of WGS 84, it is given </w:t>
      </w:r>
      <w:r>
        <w:rPr>
          <w:rFonts w:eastAsiaTheme="minorEastAsia" w:cstheme="minorHAnsi"/>
        </w:rPr>
        <w:t>for all UTM zones</w:t>
      </w:r>
      <w:r w:rsidRPr="003642D0">
        <w:rPr>
          <w:rFonts w:eastAsiaTheme="minorEastAsia" w:cstheme="minorHAnsi"/>
        </w:rPr>
        <w:t>:</w:t>
      </w:r>
      <w:r w:rsidRPr="003642D0">
        <w:rPr>
          <w:rFonts w:ascii="Cambria Math" w:eastAsiaTheme="minorEastAsia" w:hAnsi="Cambria Math"/>
        </w:rPr>
        <w:t xml:space="preserve"> </w:t>
      </w:r>
    </w:p>
    <w:p w14:paraId="2FFE41AA" w14:textId="1AAF233B"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500000 m</w:t>
      </w:r>
    </w:p>
    <w:p w14:paraId="4829DFD0"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Pr>
          <w:rFonts w:eastAsiaTheme="minorEastAsia"/>
        </w:rPr>
        <w:t xml:space="preserve"> </w:t>
      </w:r>
    </w:p>
    <w:p w14:paraId="097C0C3A"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76EDC27E" w14:textId="7C3076AF" w:rsidR="00F13E78" w:rsidRDefault="00F13E78" w:rsidP="00F13E78">
      <w:pPr>
        <w:spacing w:line="240" w:lineRule="auto"/>
        <w:ind w:left="360"/>
        <w:rPr>
          <w:rFonts w:ascii="Cambria Math" w:eastAsiaTheme="minorEastAsia" w:hAnsi="Cambria Math"/>
          <w:vertAlign w:val="subscript"/>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1A4B492C" w14:textId="22BD8F2B" w:rsidR="00F13E78" w:rsidRDefault="00F13E78" w:rsidP="00F13E78">
      <w:pPr>
        <w:spacing w:line="240" w:lineRule="auto"/>
        <w:ind w:left="360"/>
        <w:rPr>
          <w:rFonts w:eastAsiaTheme="minorEastAsia"/>
        </w:rPr>
      </w:pPr>
      <w:r>
        <w:rPr>
          <w:rFonts w:eastAsiaTheme="minorEastAsia"/>
        </w:rPr>
        <w:t xml:space="preserve">Where </w:t>
      </w:r>
      <w:r w:rsidRPr="00F54BEE">
        <w:rPr>
          <w:rFonts w:ascii="Cambria Math" w:eastAsiaTheme="minorEastAsia" w:hAnsi="Cambria Math"/>
          <w:i/>
        </w:rPr>
        <w:t>b</w:t>
      </w:r>
      <w:r>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Pr>
          <w:rFonts w:eastAsiaTheme="minorEastAsia"/>
        </w:rPr>
        <w:t xml:space="preserve">   </w:t>
      </w:r>
      <w:r>
        <w:rPr>
          <w:rFonts w:eastAsiaTheme="minorEastAsia"/>
          <w:vertAlign w:val="subscript"/>
        </w:rPr>
        <w:t xml:space="preserve"> </w:t>
      </w:r>
    </w:p>
    <w:p w14:paraId="5542D7F4" w14:textId="61AC99B1" w:rsidR="00F13E78" w:rsidRDefault="00F13E78" w:rsidP="00F13E78">
      <w:pPr>
        <w:spacing w:line="240" w:lineRule="auto"/>
        <w:ind w:left="360"/>
        <w:rPr>
          <w:rFonts w:ascii="Cambria Math" w:eastAsiaTheme="minorEastAsia" w:hAnsi="Cambria Math"/>
        </w:rPr>
      </w:pPr>
      <w:r>
        <w:rPr>
          <w:rFonts w:eastAsiaTheme="minorEastAsia"/>
        </w:rPr>
        <w:t xml:space="preserve">it follows that </w:t>
      </w:r>
      <w:proofErr w:type="gramStart"/>
      <w:r w:rsidRPr="00F54BEE">
        <w:rPr>
          <w:rFonts w:ascii="Cambria Math" w:eastAsiaTheme="minorEastAsia" w:hAnsi="Cambria Math"/>
          <w:i/>
        </w:rPr>
        <w:t>f</w:t>
      </w:r>
      <w:r>
        <w:rPr>
          <w:rFonts w:ascii="Cambria Math" w:eastAsiaTheme="minorEastAsia" w:hAnsi="Cambria Math"/>
        </w:rPr>
        <w:t xml:space="preserve">  =</w:t>
      </w:r>
      <w:proofErr w:type="gramEnd"/>
      <w:r>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72225C" w:rsidRDefault="00F13E78" w:rsidP="00F13E78">
      <w:pPr>
        <w:spacing w:line="240" w:lineRule="auto"/>
        <w:ind w:left="360"/>
        <w:rPr>
          <w:rFonts w:eastAsiaTheme="minorEastAsia"/>
        </w:rPr>
      </w:pPr>
      <w:r>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Default="00F13E78" w:rsidP="00F13E78">
      <w:pPr>
        <w:spacing w:line="240" w:lineRule="auto"/>
        <w:ind w:left="360"/>
        <w:rPr>
          <w:rFonts w:eastAsiaTheme="minorEastAsia"/>
        </w:rPr>
      </w:pPr>
      <w:r>
        <w:rPr>
          <w:rFonts w:eastAsiaTheme="minorEastAsia"/>
        </w:rPr>
        <w:t xml:space="preserve">and that  </w:t>
      </w:r>
      <m:oMath>
        <m:r>
          <w:rPr>
            <w:rFonts w:ascii="Cambria Math" w:eastAsiaTheme="minorEastAsia" w:hAnsi="Cambria Math"/>
          </w:rPr>
          <m:t>b=6356752.31425</m:t>
        </m:r>
      </m:oMath>
      <w:r>
        <w:rPr>
          <w:rFonts w:eastAsiaTheme="minorEastAsia"/>
        </w:rPr>
        <w:t xml:space="preserve">  </w:t>
      </w:r>
    </w:p>
    <w:p w14:paraId="5668D22F" w14:textId="77777777" w:rsidR="00F13E78" w:rsidRDefault="00F13E78" w:rsidP="00F13E78">
      <w:pPr>
        <w:spacing w:after="0" w:line="240" w:lineRule="auto"/>
        <w:ind w:left="360"/>
        <w:rPr>
          <w:rFonts w:eastAsiaTheme="minorEastAsia"/>
        </w:rPr>
      </w:pPr>
      <w:r>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9D35BB" w:rsidRDefault="00F13E78" w:rsidP="00F13E78">
      <w:pPr>
        <w:pStyle w:val="ListParagraph"/>
        <w:numPr>
          <w:ilvl w:val="0"/>
          <w:numId w:val="163"/>
        </w:numPr>
        <w:contextualSpacing/>
        <w:rPr>
          <w:rFonts w:ascii="Cambria Math" w:eastAsiaTheme="minorEastAsia" w:hAnsi="Cambria Math"/>
          <w:vertAlign w:val="subscript"/>
        </w:rPr>
      </w:pPr>
      <w:r w:rsidRPr="009D35BB">
        <w:rPr>
          <w:rFonts w:eastAsiaTheme="minorEastAsia"/>
        </w:rPr>
        <w:t>For all UTM North zones</w:t>
      </w:r>
      <w:r>
        <w:rPr>
          <w:rFonts w:eastAsiaTheme="minorEastAsia"/>
        </w:rPr>
        <w:t>,</w:t>
      </w:r>
      <w:r w:rsidRPr="009D35BB">
        <w:rPr>
          <w:rFonts w:eastAsiaTheme="minorEastAsia"/>
        </w:rPr>
        <w:t xml:space="preserve"> false northing </w:t>
      </w:r>
      <w:r w:rsidRPr="009D35BB">
        <w:rPr>
          <w:rFonts w:ascii="Cambria Math" w:eastAsiaTheme="minorEastAsia" w:hAnsi="Cambria Math"/>
          <w:i/>
        </w:rPr>
        <w:t>FN</w:t>
      </w:r>
      <w:r w:rsidRPr="009D35BB">
        <w:rPr>
          <w:rFonts w:ascii="Cambria Math" w:eastAsiaTheme="minorEastAsia" w:hAnsi="Cambria Math"/>
        </w:rPr>
        <w:t xml:space="preserve">           = 0 m  </w:t>
      </w:r>
    </w:p>
    <w:p w14:paraId="4D9B1A1E" w14:textId="77777777" w:rsidR="00F13E78" w:rsidRDefault="00F13E78" w:rsidP="00F13E78">
      <w:pPr>
        <w:ind w:left="360" w:firstLine="360"/>
        <w:rPr>
          <w:rFonts w:ascii="Cambria Math" w:eastAsiaTheme="minorEastAsia" w:hAnsi="Cambria Math"/>
          <w:vertAlign w:val="subscript"/>
        </w:rPr>
      </w:pPr>
      <w:r>
        <w:rPr>
          <w:rFonts w:eastAsiaTheme="minorEastAsia"/>
        </w:rPr>
        <w:t xml:space="preserve">For all UTM South zones, 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w:t>
      </w:r>
      <w:r>
        <w:rPr>
          <w:rFonts w:ascii="Cambria Math" w:eastAsiaTheme="minorEastAsia" w:hAnsi="Cambria Math"/>
        </w:rPr>
        <w:tab/>
        <w:t xml:space="preserve">= 10000000 m  </w:t>
      </w:r>
    </w:p>
    <w:p w14:paraId="5245CC4F" w14:textId="77777777" w:rsidR="00F13E78" w:rsidRDefault="00F13E78" w:rsidP="00F13E78">
      <w:pPr>
        <w:pStyle w:val="ListParagraph"/>
        <w:spacing w:after="0"/>
        <w:rPr>
          <w:rFonts w:eastAsiaTheme="minorEastAsia"/>
        </w:rPr>
      </w:pPr>
    </w:p>
    <w:p w14:paraId="5ABBE39D" w14:textId="77777777" w:rsidR="00F13E78" w:rsidRDefault="00F13E78" w:rsidP="00F13E78">
      <w:pPr>
        <w:pStyle w:val="ListParagraph"/>
        <w:numPr>
          <w:ilvl w:val="0"/>
          <w:numId w:val="163"/>
        </w:numPr>
        <w:contextualSpacing/>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which can be found in the EPSG dataset.  North and south zones of the same number (e.g., UTM Zone 18N and UTM Zone 18S) share a central meridian. </w:t>
      </w:r>
    </w:p>
    <w:p w14:paraId="7517F3F8" w14:textId="77777777" w:rsidR="00F13E78" w:rsidRPr="00332765" w:rsidRDefault="00F13E78" w:rsidP="00F13E78">
      <w:pPr>
        <w:ind w:left="360"/>
        <w:rPr>
          <w:rFonts w:eastAsiaTheme="minorEastAsia"/>
        </w:rPr>
      </w:pPr>
      <w:r w:rsidRPr="00332765">
        <w:rPr>
          <w:rFonts w:eastAsiaTheme="minorEastAsia"/>
        </w:rPr>
        <w:t>Algorithmically, the value can be found as follows:</w:t>
      </w:r>
    </w:p>
    <w:p w14:paraId="32F76D8D" w14:textId="77777777" w:rsidR="00F13E78" w:rsidRDefault="00F13E78" w:rsidP="00F13E78">
      <w:pPr>
        <w:pStyle w:val="ListParagraph"/>
        <w:rPr>
          <w:rFonts w:ascii="Cambria Math" w:eastAsiaTheme="minorEastAsia" w:hAnsi="Cambria Math"/>
          <w:vertAlign w:val="subscript"/>
        </w:rPr>
      </w:pPr>
      <w:r>
        <w:rPr>
          <w:rFonts w:eastAsiaTheme="minorEastAsia"/>
        </w:rPr>
        <w:t xml:space="preserve">For zone numbers </w:t>
      </w:r>
      <w:proofErr w:type="spellStart"/>
      <w:r>
        <w:rPr>
          <w:rFonts w:ascii="Cambria Math" w:eastAsiaTheme="minorEastAsia" w:hAnsi="Cambria Math"/>
          <w:i/>
        </w:rPr>
        <w:t>N</w:t>
      </w:r>
      <w:r w:rsidRPr="0058148F">
        <w:rPr>
          <w:rFonts w:ascii="Cambria Math" w:eastAsiaTheme="minorEastAsia" w:hAnsi="Cambria Math"/>
          <w:i/>
          <w:vertAlign w:val="subscript"/>
        </w:rPr>
        <w:t>z</w:t>
      </w:r>
      <w:proofErr w:type="spellEnd"/>
      <w:r>
        <w:rPr>
          <w:rFonts w:ascii="Cambria Math" w:eastAsiaTheme="minorEastAsia" w:hAnsi="Cambria Math"/>
        </w:rPr>
        <w:t xml:space="preserve"> </w:t>
      </w:r>
      <w:r>
        <w:rPr>
          <w:rFonts w:eastAsiaTheme="minorEastAsia"/>
        </w:rPr>
        <w:t xml:space="preserve">between 1 and 30 (inclusive):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Pr>
          <w:rFonts w:eastAsiaTheme="minorEastAsia"/>
        </w:rPr>
        <w:t xml:space="preserve">  </w:t>
      </w:r>
    </w:p>
    <w:p w14:paraId="593288D2" w14:textId="77777777" w:rsidR="00F13E78" w:rsidRDefault="00F13E78" w:rsidP="00F13E78">
      <w:pPr>
        <w:ind w:left="360" w:firstLine="360"/>
        <w:rPr>
          <w:rFonts w:eastAsiaTheme="minorEastAsia"/>
        </w:rPr>
      </w:pPr>
      <w:r>
        <w:rPr>
          <w:rFonts w:eastAsiaTheme="minorEastAsia"/>
        </w:rPr>
        <w:t xml:space="preserve">For </w:t>
      </w:r>
      <w:r w:rsidRPr="009D35BB">
        <w:rPr>
          <w:rFonts w:eastAsiaTheme="minorEastAsia"/>
        </w:rPr>
        <w:t>zone number</w:t>
      </w:r>
      <w:r>
        <w:rPr>
          <w:rFonts w:eastAsiaTheme="minorEastAsia"/>
        </w:rPr>
        <w:t>s</w:t>
      </w:r>
      <w:r w:rsidRPr="009D35BB">
        <w:rPr>
          <w:rFonts w:eastAsiaTheme="minorEastAsia"/>
        </w:rPr>
        <w:t xml:space="preserve"> </w:t>
      </w:r>
      <w:proofErr w:type="spellStart"/>
      <w:r w:rsidRPr="009D35BB">
        <w:rPr>
          <w:rFonts w:ascii="Cambria Math" w:eastAsiaTheme="minorEastAsia" w:hAnsi="Cambria Math"/>
          <w:i/>
        </w:rPr>
        <w:t>N</w:t>
      </w:r>
      <w:r w:rsidRPr="009D35BB">
        <w:rPr>
          <w:rFonts w:ascii="Cambria Math" w:eastAsiaTheme="minorEastAsia" w:hAnsi="Cambria Math"/>
          <w:i/>
          <w:vertAlign w:val="subscript"/>
        </w:rPr>
        <w:t>z</w:t>
      </w:r>
      <w:proofErr w:type="spellEnd"/>
      <w:r w:rsidRPr="009D35BB">
        <w:rPr>
          <w:rFonts w:ascii="Cambria Math" w:eastAsiaTheme="minorEastAsia" w:hAnsi="Cambria Math"/>
        </w:rPr>
        <w:t xml:space="preserve"> </w:t>
      </w:r>
      <w:r>
        <w:rPr>
          <w:rFonts w:eastAsiaTheme="minorEastAsia"/>
        </w:rPr>
        <w:t>between</w:t>
      </w:r>
      <w:r w:rsidRPr="009D35BB">
        <w:rPr>
          <w:rFonts w:eastAsiaTheme="minorEastAsia"/>
        </w:rPr>
        <w:t xml:space="preserve"> 31 </w:t>
      </w:r>
      <w:r>
        <w:rPr>
          <w:rFonts w:eastAsiaTheme="minorEastAsia"/>
        </w:rPr>
        <w:t>and</w:t>
      </w:r>
      <w:r w:rsidRPr="009D35BB">
        <w:rPr>
          <w:rFonts w:eastAsiaTheme="minorEastAsia"/>
        </w:rPr>
        <w:t xml:space="preserve"> 60 (inclusive)</w:t>
      </w:r>
      <w:r>
        <w:rPr>
          <w:rFonts w:eastAsiaTheme="minorEastAsia"/>
        </w:rPr>
        <w:t xml:space="preserve">: </w:t>
      </w:r>
      <w:r w:rsidRPr="009D35BB">
        <w:rPr>
          <w:rFonts w:eastAsiaTheme="minorEastAsia"/>
        </w:rPr>
        <w:t xml:space="preserve"> </w:t>
      </w:r>
      <w:r>
        <w:rPr>
          <w:rFonts w:eastAsiaTheme="minorEastAsia"/>
        </w:rPr>
        <w:t xml:space="preserve">  </w:t>
      </w: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Default="00F13E78" w:rsidP="00F13E78">
      <w:pPr>
        <w:ind w:left="360" w:firstLine="360"/>
        <w:rPr>
          <w:rFonts w:eastAsiaTheme="minorEastAsia"/>
        </w:rPr>
      </w:pPr>
      <w:r>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Pr>
          <w:rFonts w:eastAsiaTheme="minorEastAsia"/>
        </w:rPr>
        <w:t xml:space="preserve"> is also </w:t>
      </w:r>
      <m:oMath>
        <m:r>
          <w:rPr>
            <w:rFonts w:ascii="Cambria Math" w:eastAsiaTheme="minorEastAsia" w:hAnsi="Cambria Math"/>
          </w:rPr>
          <m:t>87° E</m:t>
        </m:r>
      </m:oMath>
      <w:r>
        <w:rPr>
          <w:rFonts w:eastAsiaTheme="minorEastAsia"/>
        </w:rPr>
        <w:t xml:space="preserve"> for UTM Zone 45N.</w:t>
      </w:r>
    </w:p>
    <w:p w14:paraId="608891D6" w14:textId="77777777" w:rsidR="00F13E78" w:rsidRPr="008B51D9" w:rsidRDefault="00F13E78" w:rsidP="00F13E78">
      <w:pPr>
        <w:spacing w:after="0"/>
        <w:ind w:left="360" w:firstLine="360"/>
        <w:rPr>
          <w:rFonts w:eastAsiaTheme="minorEastAsia"/>
        </w:rPr>
      </w:pPr>
    </w:p>
    <w:p w14:paraId="724FA17F" w14:textId="77777777" w:rsidR="00F13E78" w:rsidRPr="00C52FBD" w:rsidRDefault="00F13E78" w:rsidP="00F13E78">
      <w:pPr>
        <w:pStyle w:val="ListParagraph"/>
        <w:numPr>
          <w:ilvl w:val="0"/>
          <w:numId w:val="163"/>
        </w:numPr>
        <w:contextualSpacing/>
        <w:rPr>
          <w:rFonts w:eastAsiaTheme="minorEastAsia"/>
        </w:rPr>
      </w:pPr>
      <w:r w:rsidRPr="00E52F77">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1D286B">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constants for the projection:</w:t>
      </w:r>
    </w:p>
    <w:p w14:paraId="73F38569" w14:textId="77777777" w:rsidR="00F13E78" w:rsidRPr="00102D25"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60520C25" w14:textId="77777777" w:rsidR="00F13E78" w:rsidRPr="007363AE"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Pr>
          <w:rFonts w:ascii="Cambria Math" w:eastAsiaTheme="minorEastAsia" w:hAnsi="Cambria Math"/>
        </w:rPr>
        <w:t xml:space="preserve">  </w:t>
      </w:r>
    </w:p>
    <w:p w14:paraId="46A8E326" w14:textId="77777777" w:rsidR="00F13E78" w:rsidRDefault="00F13E78" w:rsidP="00F13E78">
      <w:pPr>
        <w:spacing w:after="0" w:line="360" w:lineRule="auto"/>
        <w:ind w:left="360"/>
        <w:rPr>
          <w:rFonts w:ascii="Cambria Math" w:eastAsiaTheme="minorEastAsia" w:hAnsi="Cambria Math"/>
        </w:rPr>
        <w:sectPr w:rsidR="00F13E78"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Pr>
          <w:rFonts w:ascii="Cambria Math" w:eastAsiaTheme="minorEastAsia" w:hAnsi="Cambria Math"/>
        </w:rPr>
        <w:t xml:space="preserve">  </w:t>
      </w:r>
    </w:p>
    <w:p w14:paraId="581EFE5F"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Pr>
          <w:rFonts w:eastAsiaTheme="minorEastAsia"/>
        </w:rPr>
        <w:t xml:space="preserve">  </w:t>
      </w:r>
    </w:p>
    <w:p w14:paraId="38116CFC"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Pr>
          <w:rFonts w:eastAsiaTheme="minorEastAsia"/>
        </w:rPr>
        <w:t xml:space="preserve">  </w:t>
      </w:r>
    </w:p>
    <w:p w14:paraId="0F8EDDA9" w14:textId="77777777" w:rsidR="00F13E78" w:rsidRPr="007363AE"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Pr>
          <w:rFonts w:eastAsiaTheme="minorEastAsia"/>
        </w:rPr>
        <w:t xml:space="preserve">  </w:t>
      </w:r>
    </w:p>
    <w:p w14:paraId="76DA5543"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Pr>
          <w:rFonts w:eastAsiaTheme="minorEastAsia"/>
        </w:rPr>
        <w:t xml:space="preserve">  </w:t>
      </w:r>
    </w:p>
    <w:p w14:paraId="3105E660" w14:textId="77777777" w:rsidR="00F13E78" w:rsidRPr="004A3BA3" w:rsidRDefault="00F13E78" w:rsidP="00F13E78">
      <w:pPr>
        <w:spacing w:after="0"/>
        <w:ind w:left="360"/>
        <w:rPr>
          <w:rFonts w:eastAsiaTheme="minorEastAsia"/>
        </w:rPr>
      </w:pPr>
      <w:r w:rsidRPr="001D286B">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A76254" w:rsidRDefault="00F13E78" w:rsidP="00F13E78">
      <w:pPr>
        <w:pStyle w:val="ListParagraph"/>
        <w:numPr>
          <w:ilvl w:val="0"/>
          <w:numId w:val="163"/>
        </w:numPr>
        <w:spacing w:after="0"/>
        <w:contextualSpacing/>
        <w:rPr>
          <w:rFonts w:eastAsiaTheme="minorEastAsia"/>
        </w:rPr>
      </w:pPr>
      <w:r>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ED1650"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A76254">
        <w:rPr>
          <w:rFonts w:eastAsiaTheme="minorEastAsia"/>
        </w:rPr>
        <w:t>Then</w:t>
      </w:r>
    </w:p>
    <w:p w14:paraId="6D20514B" w14:textId="77777777" w:rsidR="00F13E78"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Pr>
          <w:rFonts w:eastAsiaTheme="minorEastAsia"/>
        </w:rPr>
        <w:t xml:space="preserve">    </w:t>
      </w:r>
      <w:r w:rsidR="00F13E78">
        <w:tab/>
      </w:r>
    </w:p>
    <w:p w14:paraId="0BDBA31C" w14:textId="77777777" w:rsidR="00F13E78" w:rsidRDefault="00F13E78" w:rsidP="00F13E78">
      <w:pPr>
        <w:spacing w:after="0"/>
        <w:ind w:left="360"/>
        <w:rPr>
          <w:rFonts w:eastAsiaTheme="minorEastAsia"/>
        </w:rPr>
      </w:pPr>
    </w:p>
    <w:p w14:paraId="040D1C34" w14:textId="77777777" w:rsidR="00F13E78"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Pr>
          <w:rFonts w:eastAsiaTheme="minorEastAsia"/>
        </w:rPr>
        <w:t xml:space="preserve">     </w:t>
      </w:r>
      <w:r w:rsidR="00F13E78">
        <w:tab/>
      </w:r>
      <w:r w:rsidR="00F13E78">
        <w:tab/>
      </w:r>
    </w:p>
    <w:p w14:paraId="05FF9EC2" w14:textId="77777777" w:rsidR="00F13E78" w:rsidRDefault="00F13E78" w:rsidP="00F13E78">
      <w:pPr>
        <w:spacing w:after="0"/>
        <w:ind w:left="360"/>
        <w:rPr>
          <w:rFonts w:eastAsiaTheme="minorEastAsia"/>
        </w:rPr>
      </w:pPr>
      <w:r w:rsidRPr="001D286B">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79D8999F"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58A7003"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2AF7D152"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r w:rsidR="00F13E78">
        <w:rPr>
          <w:rFonts w:eastAsiaTheme="minorEastAsia"/>
        </w:rPr>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Pr>
          <w:rFonts w:eastAsiaTheme="minorEastAsia"/>
        </w:rPr>
        <w:t xml:space="preserve">   </w:t>
      </w:r>
      <w:r w:rsidR="00F13E78">
        <w:tab/>
      </w:r>
    </w:p>
    <w:p w14:paraId="00261368" w14:textId="77777777" w:rsidR="00F13E78"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r w:rsidR="00F13E78">
        <w:rPr>
          <w:rFonts w:eastAsiaTheme="minorEastAsia"/>
        </w:rPr>
        <w:tab/>
      </w:r>
      <w:r w:rsidR="00F13E78">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Pr>
          <w:rFonts w:eastAsiaTheme="minorEastAsia"/>
        </w:rPr>
        <w:t xml:space="preserve">   </w:t>
      </w:r>
      <w:r w:rsidR="00F13E78">
        <w:tab/>
      </w:r>
    </w:p>
    <w:p w14:paraId="4FC31D60" w14:textId="77777777" w:rsidR="00F13E78" w:rsidRDefault="00F13E78" w:rsidP="00F13E78">
      <w:pPr>
        <w:spacing w:after="0"/>
        <w:ind w:left="360"/>
        <w:rPr>
          <w:rFonts w:eastAsiaTheme="minorEastAsia"/>
        </w:rPr>
      </w:pPr>
    </w:p>
    <w:p w14:paraId="0B4AC63E" w14:textId="77777777" w:rsidR="00F13E78"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Pr>
          <w:rFonts w:eastAsiaTheme="minorEastAsia"/>
        </w:rPr>
        <w:t xml:space="preserve">   </w:t>
      </w:r>
      <w:r w:rsidR="00F13E78">
        <w:tab/>
      </w:r>
      <w:r w:rsidR="00F13E78">
        <w:tab/>
      </w:r>
    </w:p>
    <w:p w14:paraId="4EA3FCA2"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Pr>
          <w:rFonts w:eastAsiaTheme="minorEastAsia"/>
        </w:rPr>
        <w:t xml:space="preserve">   </w:t>
      </w:r>
      <w:r w:rsidR="00F13E78">
        <w:tab/>
      </w:r>
      <w:r w:rsidR="00F13E78">
        <w:rPr>
          <w:rFonts w:eastAsiaTheme="minorEastAsia"/>
        </w:rPr>
        <w:tab/>
      </w:r>
    </w:p>
    <w:p w14:paraId="041FB0F7" w14:textId="77777777" w:rsidR="00F13E78"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Pr>
          <w:rFonts w:eastAsiaTheme="minorEastAsia"/>
        </w:rPr>
        <w:t xml:space="preserve">   </w:t>
      </w:r>
      <w:r w:rsidR="00F13E78">
        <w:tab/>
      </w:r>
      <w:r w:rsidR="00F13E78">
        <w:rPr>
          <w:rFonts w:eastAsiaTheme="minorEastAsia"/>
        </w:rPr>
        <w:tab/>
      </w:r>
    </w:p>
    <w:p w14:paraId="4ED4AC9A" w14:textId="77777777" w:rsidR="00F13E78"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Pr>
          <w:rFonts w:eastAsiaTheme="minorEastAsia"/>
        </w:rPr>
        <w:t xml:space="preserve">   </w:t>
      </w:r>
      <w:r>
        <w:t xml:space="preserve"> </w:t>
      </w:r>
      <w:r>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316F44">
          <w:rPr>
            <w:rStyle w:val="Hyperlink"/>
            <w:rFonts w:eastAsiaTheme="minorEastAsia"/>
            <w:vertAlign w:val="superscript"/>
          </w:rPr>
          <w:t>‡</w:t>
        </w:r>
      </w:hyperlink>
    </w:p>
    <w:p w14:paraId="4FEE649D" w14:textId="77777777" w:rsidR="00F13E78" w:rsidRDefault="00F13E78" w:rsidP="00F13E78">
      <w:pPr>
        <w:spacing w:after="0"/>
        <w:ind w:firstLine="360"/>
        <w:rPr>
          <w:rFonts w:eastAsiaTheme="minorEastAsia"/>
        </w:rPr>
      </w:pPr>
    </w:p>
    <w:p w14:paraId="0796BE9E" w14:textId="77777777" w:rsidR="00F13E78" w:rsidRPr="00CC0B0D" w:rsidRDefault="00F13E78" w:rsidP="00F13E78">
      <w:pPr>
        <w:pStyle w:val="ListParagraph"/>
        <w:numPr>
          <w:ilvl w:val="0"/>
          <w:numId w:val="163"/>
        </w:numPr>
        <w:contextualSpacing/>
        <w:rPr>
          <w:rFonts w:eastAsiaTheme="minorEastAsia"/>
        </w:rPr>
      </w:pPr>
      <w:r w:rsidRPr="001D286B">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1D286B">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Pr>
          <w:rFonts w:eastAsiaTheme="minorEastAsia"/>
        </w:rPr>
        <w:t>Finally</w:t>
      </w:r>
    </w:p>
    <w:p w14:paraId="3D1B763C" w14:textId="77777777" w:rsidR="00F13E78"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Pr>
          <w:rFonts w:eastAsiaTheme="minorEastAsia"/>
        </w:rPr>
        <w:t xml:space="preserve">   </w:t>
      </w:r>
    </w:p>
    <w:p w14:paraId="6193B689" w14:textId="77777777" w:rsidR="00F13E78"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Pr>
          <w:rFonts w:eastAsiaTheme="minorEastAsia"/>
        </w:rPr>
        <w:t xml:space="preserve">    </w:t>
      </w:r>
      <w:r>
        <w:rPr>
          <w:rFonts w:ascii="Cambria Math" w:hAnsi="Cambria Math" w:cs="Cambria Math"/>
          <w:color w:val="202122"/>
          <w:shd w:val="clear" w:color="auto" w:fill="FFFFFF"/>
        </w:rPr>
        <w:t>∎</w:t>
      </w:r>
    </w:p>
    <w:p w14:paraId="7ACE7E55" w14:textId="77777777" w:rsidR="00F13E78" w:rsidRDefault="00F13E78" w:rsidP="00F13E78">
      <w:pPr>
        <w:spacing w:after="0"/>
        <w:rPr>
          <w:rFonts w:ascii="Cambria Math" w:hAnsi="Cambria Math" w:cs="Cambria Math"/>
          <w:color w:val="202122"/>
          <w:shd w:val="clear" w:color="auto" w:fill="FFFFFF"/>
        </w:rPr>
      </w:pPr>
    </w:p>
    <w:p w14:paraId="5ED1778A" w14:textId="22D33FFE" w:rsidR="00F13E78" w:rsidRDefault="00F13E78" w:rsidP="002D7DEE">
      <w:pPr>
        <w:pStyle w:val="Heading2"/>
        <w:numPr>
          <w:ilvl w:val="1"/>
          <w:numId w:val="221"/>
        </w:numPr>
      </w:pPr>
      <w:bookmarkStart w:id="2076" w:name="_Toc194067263"/>
      <w:r>
        <w:t>Conversion from UPS North to WGS 84</w:t>
      </w:r>
      <w:bookmarkEnd w:id="2076"/>
    </w:p>
    <w:p w14:paraId="24E3E24B" w14:textId="77777777" w:rsidR="00F13E78" w:rsidRDefault="00F13E78" w:rsidP="00F13E78">
      <w:pPr>
        <w:pStyle w:val="ListParagraph"/>
        <w:numPr>
          <w:ilvl w:val="0"/>
          <w:numId w:val="166"/>
        </w:numPr>
        <w:spacing w:line="256" w:lineRule="auto"/>
        <w:contextualSpacing/>
        <w:rPr>
          <w:rFonts w:ascii="Cambria Math" w:eastAsiaTheme="minorEastAsia" w:hAnsi="Cambria Math"/>
        </w:rPr>
      </w:pPr>
      <w:r>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t xml:space="preserve">For the calculation of latitude </w:t>
      </w:r>
      <m:oMath>
        <m:r>
          <w:rPr>
            <w:rFonts w:ascii="Cambria Math" w:eastAsiaTheme="minorEastAsia" w:hAnsi="Cambria Math"/>
          </w:rPr>
          <m:t>φ</m:t>
        </m:r>
      </m:oMath>
      <w:r>
        <w:rPr>
          <w:rFonts w:eastAsiaTheme="minorEastAsia"/>
        </w:rPr>
        <w:t xml:space="preserve"> and longitude </w:t>
      </w:r>
      <m:oMath>
        <m:r>
          <w:rPr>
            <w:rFonts w:ascii="Cambria Math" w:eastAsiaTheme="minorEastAsia" w:hAnsi="Cambria Math"/>
          </w:rPr>
          <m:t>λ</m:t>
        </m:r>
      </m:oMath>
      <w:r>
        <w:rPr>
          <w:rFonts w:eastAsiaTheme="minorEastAsia"/>
        </w:rPr>
        <w:t xml:space="preserve"> (both in degrees of arc) from easting </w:t>
      </w:r>
      <w:r>
        <w:rPr>
          <w:rFonts w:ascii="Cambria Math" w:eastAsiaTheme="minorEastAsia" w:hAnsi="Cambria Math"/>
          <w:i/>
        </w:rPr>
        <w:t>E</w:t>
      </w:r>
      <w:r>
        <w:rPr>
          <w:rFonts w:eastAsiaTheme="minorEastAsia"/>
        </w:rPr>
        <w:t xml:space="preserve"> and northing </w:t>
      </w:r>
      <w:r>
        <w:rPr>
          <w:rFonts w:ascii="Cambria Math" w:eastAsiaTheme="minorEastAsia" w:hAnsi="Cambria Math"/>
          <w:i/>
        </w:rPr>
        <w:t>N</w:t>
      </w:r>
      <w:r>
        <w:rPr>
          <w:rFonts w:ascii="Cambria Math" w:eastAsiaTheme="minorEastAsia" w:hAnsi="Cambria Math"/>
        </w:rPr>
        <w:t xml:space="preserve"> </w:t>
      </w:r>
      <w:r>
        <w:rPr>
          <w:rFonts w:eastAsiaTheme="minorEastAsia" w:cstheme="minorHAnsi"/>
        </w:rPr>
        <w:t>(both in meters)</w:t>
      </w:r>
      <w:r>
        <w:rPr>
          <w:rFonts w:ascii="Cambria Math" w:eastAsiaTheme="minorEastAsia" w:hAnsi="Cambria Math"/>
        </w:rPr>
        <w:t xml:space="preserve"> </w:t>
      </w:r>
      <w:r>
        <w:rPr>
          <w:rFonts w:eastAsiaTheme="minorEastAsia" w:cstheme="minorHAnsi"/>
        </w:rPr>
        <w:t>from the Universal Polar Stereographic (UPS) North CRS with a geodetic CRS of WGS 84, it is given that:</w:t>
      </w:r>
      <w:r>
        <w:rPr>
          <w:rFonts w:ascii="Cambria Math" w:eastAsiaTheme="minorEastAsia" w:hAnsi="Cambria Math"/>
        </w:rPr>
        <w:t xml:space="preserve"> </w:t>
      </w:r>
    </w:p>
    <w:p w14:paraId="556D2612" w14:textId="77777777"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Pr>
          <w:rFonts w:ascii="Cambria Math" w:eastAsiaTheme="minorEastAsia" w:hAnsi="Cambria Math"/>
          <w:i/>
        </w:rPr>
        <w:t>FE</w:t>
      </w:r>
      <w:r>
        <w:rPr>
          <w:rFonts w:ascii="Cambria Math" w:eastAsiaTheme="minorEastAsia" w:hAnsi="Cambria Math"/>
        </w:rPr>
        <w:t xml:space="preserve">                  = 2000000 m</w:t>
      </w:r>
    </w:p>
    <w:p w14:paraId="575A5DAD"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Pr>
          <w:rFonts w:ascii="Cambria Math" w:eastAsiaTheme="minorEastAsia" w:hAnsi="Cambria Math"/>
          <w:i/>
        </w:rPr>
        <w:t>FN</w:t>
      </w:r>
      <w:r>
        <w:rPr>
          <w:rFonts w:ascii="Cambria Math" w:eastAsiaTheme="minorEastAsia" w:hAnsi="Cambria Math"/>
        </w:rPr>
        <w:t xml:space="preserve">               = 2000000 m   </w:t>
      </w:r>
    </w:p>
    <w:p w14:paraId="40C88738"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67F8533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Pr>
          <w:rFonts w:ascii="Cambria Math" w:eastAsiaTheme="minorEastAsia" w:hAnsi="Cambria Math"/>
          <w:i/>
        </w:rPr>
        <w:t>a</w:t>
      </w:r>
      <w:r>
        <w:rPr>
          <w:rFonts w:ascii="Cambria Math" w:eastAsiaTheme="minorEastAsia" w:hAnsi="Cambria Math"/>
        </w:rPr>
        <w:t xml:space="preserve">               = 6378137.000 m </w:t>
      </w:r>
    </w:p>
    <w:p w14:paraId="3C9D906B" w14:textId="77777777" w:rsidR="00F13E78" w:rsidRDefault="00F13E78" w:rsidP="00F13E78">
      <w:pPr>
        <w:spacing w:line="240" w:lineRule="auto"/>
        <w:ind w:left="360"/>
        <w:rPr>
          <w:rFonts w:ascii="Cambria Math" w:eastAsiaTheme="minorEastAsia" w:hAnsi="Cambria Math"/>
        </w:rPr>
        <w:sectPr w:rsidR="00F13E78" w:rsidSect="00F13E78">
          <w:footerReference w:type="default" r:id="rId86"/>
          <w:pgSz w:w="12240" w:h="15840"/>
          <w:pgMar w:top="1440" w:right="1440" w:bottom="1440" w:left="1440" w:header="720" w:footer="720" w:gutter="0"/>
          <w:cols w:space="720"/>
          <w:docGrid w:linePitch="360"/>
        </w:sect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w:t>
      </w:r>
    </w:p>
    <w:p w14:paraId="03BA2321" w14:textId="77777777" w:rsidR="00F13E78" w:rsidRPr="00453B8F" w:rsidRDefault="00F13E78" w:rsidP="00F13E78">
      <w:pPr>
        <w:spacing w:line="240" w:lineRule="auto"/>
        <w:ind w:left="360"/>
        <w:rPr>
          <w:rFonts w:ascii="Cambria Math" w:eastAsiaTheme="minorEastAsia" w:hAnsi="Cambria Math"/>
          <w:vertAlign w:val="subscript"/>
        </w:rPr>
      </w:pPr>
      <w:r>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Pr>
          <w:rFonts w:ascii="Cambria Math" w:eastAsiaTheme="minorEastAsia" w:hAnsi="Cambria Math"/>
        </w:rPr>
        <w:t xml:space="preserve"> </w:t>
      </w:r>
      <w:r>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Pr>
          <w:rFonts w:eastAsiaTheme="minorEastAsia"/>
        </w:rPr>
        <w:t xml:space="preserve">It follows that </w:t>
      </w:r>
      <w:proofErr w:type="gramStart"/>
      <w:r>
        <w:rPr>
          <w:rFonts w:ascii="Cambria Math" w:eastAsiaTheme="minorEastAsia" w:hAnsi="Cambria Math"/>
          <w:i/>
        </w:rPr>
        <w:t>f</w:t>
      </w:r>
      <w:r>
        <w:rPr>
          <w:rFonts w:ascii="Cambria Math" w:eastAsiaTheme="minorEastAsia" w:hAnsi="Cambria Math"/>
        </w:rPr>
        <w:t xml:space="preserve">  =</w:t>
      </w:r>
      <w:proofErr w:type="gramEnd"/>
      <w:r>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050AB285" w14:textId="77777777" w:rsidR="00F13E78" w:rsidRDefault="00F13E78" w:rsidP="00F13E78">
      <w:pPr>
        <w:spacing w:after="0" w:line="360" w:lineRule="auto"/>
        <w:ind w:left="360"/>
        <w:rPr>
          <w:rFonts w:eastAsiaTheme="minorEastAsia"/>
        </w:rPr>
      </w:pPr>
    </w:p>
    <w:p w14:paraId="066F3EFC"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Pr>
          <w:rFonts w:eastAsiaTheme="minorEastAsia"/>
        </w:rPr>
        <w:t>:</w:t>
      </w:r>
    </w:p>
    <w:p w14:paraId="74CFF288" w14:textId="77777777" w:rsidR="00F13E78"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Pr>
          <w:rFonts w:eastAsiaTheme="minorEastAsia"/>
        </w:rPr>
        <w:t xml:space="preserve"> </w:t>
      </w:r>
    </w:p>
    <w:p w14:paraId="31E7BC0B" w14:textId="77777777" w:rsidR="00F13E78" w:rsidRDefault="00F13E78" w:rsidP="00F13E78">
      <w:pPr>
        <w:ind w:left="360"/>
        <w:rPr>
          <w:rFonts w:eastAsiaTheme="minorEastAsia"/>
        </w:rPr>
      </w:pPr>
    </w:p>
    <w:p w14:paraId="2225C013" w14:textId="77777777" w:rsidR="00F13E78" w:rsidRPr="004A3BA3" w:rsidRDefault="00F13E78" w:rsidP="00F13E78">
      <w:pPr>
        <w:pStyle w:val="ListParagraph"/>
        <w:numPr>
          <w:ilvl w:val="0"/>
          <w:numId w:val="166"/>
        </w:numPr>
        <w:contextualSpacing/>
        <w:rPr>
          <w:rFonts w:eastAsiaTheme="minorEastAsia"/>
        </w:rPr>
      </w:pPr>
      <w:r>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4A3BA3">
        <w:rPr>
          <w:rFonts w:eastAsiaTheme="minorEastAsia"/>
        </w:rPr>
        <w:t xml:space="preserve">We then calculate the value </w:t>
      </w:r>
      <m:oMath>
        <m:r>
          <w:rPr>
            <w:rFonts w:ascii="Cambria Math" w:eastAsiaTheme="minorEastAsia" w:hAnsi="Cambria Math"/>
          </w:rPr>
          <m:t>χ</m:t>
        </m:r>
      </m:oMath>
      <w:r w:rsidRPr="004A3BA3">
        <w:rPr>
          <w:rFonts w:eastAsiaTheme="minorEastAsia"/>
        </w:rPr>
        <w:t>. For UPS North:</w:t>
      </w:r>
    </w:p>
    <w:p w14:paraId="1D4656B8" w14:textId="77777777" w:rsidR="00F13E78"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Default="00F13E78" w:rsidP="00F13E78">
      <w:pPr>
        <w:ind w:left="360"/>
        <w:rPr>
          <w:rFonts w:eastAsiaTheme="minorEastAsia"/>
        </w:rPr>
      </w:pPr>
    </w:p>
    <w:p w14:paraId="0BBE36F3" w14:textId="77777777" w:rsidR="00F13E78" w:rsidRDefault="00F13E78" w:rsidP="00F13E78">
      <w:pPr>
        <w:pStyle w:val="ListParagraph"/>
        <w:numPr>
          <w:ilvl w:val="0"/>
          <w:numId w:val="166"/>
        </w:numPr>
        <w:spacing w:line="256" w:lineRule="auto"/>
        <w:contextualSpacing/>
        <w:rPr>
          <w:rFonts w:eastAsiaTheme="minorEastAsia"/>
        </w:rPr>
      </w:pPr>
      <w:r>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rFonts w:eastAsiaTheme="minorEastAsia"/>
        </w:rPr>
        <w:t xml:space="preserve">We then find </w:t>
      </w:r>
      <m:oMath>
        <m:r>
          <w:rPr>
            <w:rFonts w:ascii="Cambria Math" w:eastAsiaTheme="minorEastAsia" w:hAnsi="Cambria Math"/>
          </w:rPr>
          <m:t>φ</m:t>
        </m:r>
      </m:oMath>
      <w:r>
        <w:rPr>
          <w:rFonts w:eastAsiaTheme="minorEastAsia"/>
        </w:rPr>
        <w:t>:</w:t>
      </w:r>
    </w:p>
    <w:p w14:paraId="1B4EBD7B" w14:textId="77777777" w:rsidR="00F13E78" w:rsidRPr="00453B8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Default="00F13E78" w:rsidP="00F13E78">
      <w:pPr>
        <w:ind w:left="360"/>
        <w:rPr>
          <w:rFonts w:eastAsiaTheme="minorEastAsia"/>
        </w:rPr>
      </w:pPr>
      <m:oMath>
        <m:r>
          <w:rPr>
            <w:rFonts w:ascii="Cambria Math" w:eastAsiaTheme="minorEastAsia" w:hAnsi="Cambria Math"/>
          </w:rPr>
          <m:t xml:space="preserve">    =</m:t>
        </m:r>
      </m:oMath>
      <w:r>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Default="00F13E78" w:rsidP="00F13E78">
      <w:pPr>
        <w:ind w:left="360"/>
        <w:rPr>
          <w:rFonts w:eastAsiaTheme="minorEastAsia"/>
        </w:rPr>
      </w:pPr>
    </w:p>
    <w:p w14:paraId="7953E308" w14:textId="77777777" w:rsidR="00F13E78" w:rsidRPr="00453B8F" w:rsidRDefault="00F13E78" w:rsidP="00F13E78">
      <w:pPr>
        <w:pStyle w:val="ListParagraph"/>
        <w:numPr>
          <w:ilvl w:val="0"/>
          <w:numId w:val="166"/>
        </w:numPr>
        <w:spacing w:line="256" w:lineRule="auto"/>
        <w:contextualSpacing/>
        <w:rPr>
          <w:rFonts w:eastAsiaTheme="minorEastAsia"/>
        </w:rPr>
      </w:pPr>
      <w:r>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 xml:space="preserve">Finally </w:t>
      </w:r>
    </w:p>
    <w:p w14:paraId="223997C1" w14:textId="77777777" w:rsidR="00F13E78" w:rsidRDefault="00F13E78" w:rsidP="00F13E78">
      <w:pPr>
        <w:pStyle w:val="ListParagraph"/>
        <w:spacing w:line="256" w:lineRule="auto"/>
        <w:ind w:firstLine="720"/>
        <w:rPr>
          <w:rFonts w:eastAsiaTheme="minorEastAsia"/>
        </w:rPr>
      </w:pPr>
      <w:r>
        <w:t xml:space="preserve">if </w:t>
      </w:r>
      <m:oMath>
        <m:r>
          <w:rPr>
            <w:rFonts w:ascii="Cambria Math" w:eastAsiaTheme="minorEastAsia" w:hAnsi="Cambria Math"/>
          </w:rPr>
          <m:t>E</m:t>
        </m:r>
      </m:oMath>
      <w:r>
        <w:rPr>
          <w:rFonts w:eastAsiaTheme="minorEastAsia"/>
        </w:rPr>
        <w:t xml:space="preserve"> </w:t>
      </w:r>
      <w:r w:rsidRPr="008649BA">
        <w:rPr>
          <w:rFonts w:ascii="Cambria Math" w:hAnsi="Cambria Math"/>
        </w:rPr>
        <w:t>=</w:t>
      </w:r>
      <w:r>
        <w:rPr>
          <w:rFonts w:ascii="Cambria Math" w:hAnsi="Cambria Math"/>
        </w:rPr>
        <w:t xml:space="preserve"> </w:t>
      </w:r>
      <w:r w:rsidRPr="008649BA">
        <w:rPr>
          <w:rFonts w:ascii="Cambria Math" w:hAnsi="Cambria Math"/>
        </w:rPr>
        <w:t>2000000</w:t>
      </w:r>
      <w:r>
        <w:t xml:space="preserve">, </w:t>
      </w:r>
      <m:oMath>
        <m:r>
          <w:rPr>
            <w:rFonts w:ascii="Cambria Math" w:hAnsi="Cambria Math"/>
          </w:rPr>
          <m:t>λ=0°</m:t>
        </m:r>
      </m:oMath>
    </w:p>
    <w:p w14:paraId="167F85AE" w14:textId="77777777" w:rsidR="00F13E78" w:rsidRDefault="00F13E78" w:rsidP="00F13E78">
      <w:pPr>
        <w:ind w:left="1440"/>
        <w:rPr>
          <w:rFonts w:eastAsiaTheme="minorEastAsia"/>
        </w:rPr>
      </w:pPr>
      <w:r>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Pr>
          <w:rFonts w:ascii="Cambria Math" w:eastAsiaTheme="minorEastAsia" w:hAnsi="Cambria Math" w:cs="Cambria Math"/>
        </w:rPr>
        <w:t xml:space="preserve">  </w:t>
      </w:r>
      <w:r>
        <w:rPr>
          <w:rFonts w:ascii="Cambria Math" w:hAnsi="Cambria Math" w:cs="Cambria Math"/>
          <w:color w:val="202122"/>
          <w:shd w:val="clear" w:color="auto" w:fill="FFFFFF"/>
        </w:rPr>
        <w:t>∎</w:t>
      </w:r>
    </w:p>
    <w:p w14:paraId="35383163" w14:textId="7F4BEAA7" w:rsidR="00F13E78" w:rsidRDefault="00F13E78" w:rsidP="002D7DEE">
      <w:pPr>
        <w:pStyle w:val="Heading2"/>
        <w:numPr>
          <w:ilvl w:val="1"/>
          <w:numId w:val="221"/>
        </w:numPr>
      </w:pPr>
      <w:bookmarkStart w:id="2078" w:name="_Toc194067264"/>
      <w:r>
        <w:t>Conversion from UPS South to WGS 84</w:t>
      </w:r>
      <w:bookmarkEnd w:id="2078"/>
    </w:p>
    <w:p w14:paraId="47CB8040" w14:textId="560AA467" w:rsidR="00F13E78" w:rsidRPr="003642D0" w:rsidRDefault="00796BD0" w:rsidP="00F13E78">
      <w:pPr>
        <w:pStyle w:val="ListParagraph"/>
        <w:numPr>
          <w:ilvl w:val="0"/>
          <w:numId w:val="167"/>
        </w:numPr>
        <w:contextualSpacing/>
        <w:rPr>
          <w:rFonts w:ascii="Cambria Math" w:eastAsiaTheme="minorEastAsia" w:hAnsi="Cambria Math"/>
        </w:rPr>
      </w:pPr>
      <w:r>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t xml:space="preserve">For the calculation of latitude </w:t>
      </w:r>
      <m:oMath>
        <m:r>
          <w:rPr>
            <w:rFonts w:ascii="Cambria Math" w:eastAsiaTheme="minorEastAsia" w:hAnsi="Cambria Math"/>
          </w:rPr>
          <m:t>φ</m:t>
        </m:r>
      </m:oMath>
      <w:r w:rsidR="00F13E78" w:rsidRPr="003642D0">
        <w:rPr>
          <w:rFonts w:eastAsiaTheme="minorEastAsia"/>
        </w:rPr>
        <w:t xml:space="preserve"> and longitude </w:t>
      </w:r>
      <m:oMath>
        <m:r>
          <w:rPr>
            <w:rFonts w:ascii="Cambria Math" w:eastAsiaTheme="minorEastAsia" w:hAnsi="Cambria Math"/>
          </w:rPr>
          <m:t>λ</m:t>
        </m:r>
      </m:oMath>
      <w:r w:rsidR="00F13E78" w:rsidRPr="003642D0">
        <w:rPr>
          <w:rFonts w:eastAsiaTheme="minorEastAsia"/>
        </w:rPr>
        <w:t xml:space="preserve"> (both in degrees of arc) from easting </w:t>
      </w:r>
      <w:r w:rsidR="00F13E78" w:rsidRPr="009B4A44">
        <w:rPr>
          <w:rFonts w:ascii="Cambria Math" w:eastAsiaTheme="minorEastAsia" w:hAnsi="Cambria Math"/>
          <w:i/>
        </w:rPr>
        <w:t>E</w:t>
      </w:r>
      <w:r w:rsidR="00F13E78" w:rsidRPr="003642D0">
        <w:rPr>
          <w:rFonts w:eastAsiaTheme="minorEastAsia"/>
        </w:rPr>
        <w:t xml:space="preserve"> and northing </w:t>
      </w:r>
      <w:r w:rsidR="00F13E78" w:rsidRPr="009B4A44">
        <w:rPr>
          <w:rFonts w:ascii="Cambria Math" w:eastAsiaTheme="minorEastAsia" w:hAnsi="Cambria Math"/>
          <w:i/>
        </w:rPr>
        <w:t>N</w:t>
      </w:r>
      <w:r w:rsidR="00F13E78" w:rsidRPr="003642D0">
        <w:rPr>
          <w:rFonts w:ascii="Cambria Math" w:eastAsiaTheme="minorEastAsia" w:hAnsi="Cambria Math"/>
        </w:rPr>
        <w:t xml:space="preserve"> </w:t>
      </w:r>
      <w:r w:rsidR="00F13E78">
        <w:rPr>
          <w:rFonts w:eastAsiaTheme="minorEastAsia" w:cstheme="minorHAnsi"/>
        </w:rPr>
        <w:t>(both in mete</w:t>
      </w:r>
      <w:r w:rsidR="00F13E78" w:rsidRPr="003642D0">
        <w:rPr>
          <w:rFonts w:eastAsiaTheme="minorEastAsia" w:cstheme="minorHAnsi"/>
        </w:rPr>
        <w:t>rs)</w:t>
      </w:r>
      <w:r w:rsidR="00F13E78" w:rsidRPr="003642D0">
        <w:rPr>
          <w:rFonts w:ascii="Cambria Math" w:eastAsiaTheme="minorEastAsia" w:hAnsi="Cambria Math"/>
        </w:rPr>
        <w:t xml:space="preserve"> </w:t>
      </w:r>
      <w:r w:rsidR="00F13E78" w:rsidRPr="003642D0">
        <w:rPr>
          <w:rFonts w:eastAsiaTheme="minorEastAsia" w:cstheme="minorHAnsi"/>
        </w:rPr>
        <w:t xml:space="preserve">from </w:t>
      </w:r>
      <w:r w:rsidR="00F13E78">
        <w:rPr>
          <w:rFonts w:eastAsiaTheme="minorEastAsia" w:cstheme="minorHAnsi"/>
        </w:rPr>
        <w:t>the UPS South</w:t>
      </w:r>
      <w:r w:rsidR="00F13E78" w:rsidRPr="003642D0">
        <w:rPr>
          <w:rFonts w:eastAsiaTheme="minorEastAsia" w:cstheme="minorHAnsi"/>
        </w:rPr>
        <w:t xml:space="preserve"> </w:t>
      </w:r>
      <w:r w:rsidR="00F13E78">
        <w:rPr>
          <w:rFonts w:eastAsiaTheme="minorEastAsia" w:cstheme="minorHAnsi"/>
        </w:rPr>
        <w:t>CRS</w:t>
      </w:r>
      <w:r w:rsidR="00F13E78" w:rsidRPr="003642D0">
        <w:rPr>
          <w:rFonts w:eastAsiaTheme="minorEastAsia" w:cstheme="minorHAnsi"/>
        </w:rPr>
        <w:t xml:space="preserve"> w</w:t>
      </w:r>
      <w:r w:rsidR="00F13E78">
        <w:rPr>
          <w:rFonts w:eastAsiaTheme="minorEastAsia" w:cstheme="minorHAnsi"/>
        </w:rPr>
        <w:t xml:space="preserve">ith </w:t>
      </w:r>
      <w:r w:rsidR="00F13E78" w:rsidRPr="003642D0">
        <w:rPr>
          <w:rFonts w:eastAsiaTheme="minorEastAsia" w:cstheme="minorHAnsi"/>
        </w:rPr>
        <w:t xml:space="preserve">a geodetic CRS of WGS 84, it is given </w:t>
      </w:r>
      <w:r w:rsidR="00F13E78">
        <w:rPr>
          <w:rFonts w:eastAsiaTheme="minorEastAsia" w:cstheme="minorHAnsi"/>
        </w:rPr>
        <w:t>that</w:t>
      </w:r>
      <w:r w:rsidR="00F13E78" w:rsidRPr="003642D0">
        <w:rPr>
          <w:rFonts w:eastAsiaTheme="minorEastAsia" w:cstheme="minorHAnsi"/>
        </w:rPr>
        <w:t>:</w:t>
      </w:r>
      <w:r w:rsidR="00F13E78" w:rsidRPr="003642D0">
        <w:rPr>
          <w:rFonts w:ascii="Cambria Math" w:eastAsiaTheme="minorEastAsia" w:hAnsi="Cambria Math"/>
        </w:rPr>
        <w:t xml:space="preserve"> </w:t>
      </w:r>
    </w:p>
    <w:p w14:paraId="6503F68F" w14:textId="6C74C085" w:rsidR="00F13E78" w:rsidRDefault="00F13E78" w:rsidP="00F13E78">
      <w:pPr>
        <w:spacing w:line="240" w:lineRule="auto"/>
        <w:ind w:left="360"/>
        <w:rPr>
          <w:rFonts w:ascii="Cambria Math" w:eastAsiaTheme="minorEastAsia" w:hAnsi="Cambria Math"/>
        </w:rPr>
      </w:pPr>
      <w:r>
        <w:rPr>
          <w:rFonts w:eastAsiaTheme="minorEastAsia"/>
        </w:rPr>
        <w:t xml:space="preserve">False easting </w:t>
      </w:r>
      <w:r w:rsidRPr="00F54BEE">
        <w:rPr>
          <w:rFonts w:ascii="Cambria Math" w:eastAsiaTheme="minorEastAsia" w:hAnsi="Cambria Math"/>
          <w:i/>
        </w:rPr>
        <w:t>FE</w:t>
      </w:r>
      <w:r>
        <w:rPr>
          <w:rFonts w:ascii="Cambria Math" w:eastAsiaTheme="minorEastAsia" w:hAnsi="Cambria Math"/>
        </w:rPr>
        <w:t xml:space="preserve">                  = 2000000 m</w:t>
      </w:r>
    </w:p>
    <w:p w14:paraId="6416A796"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False northing </w:t>
      </w:r>
      <w:r w:rsidRPr="00F54BEE">
        <w:rPr>
          <w:rFonts w:ascii="Cambria Math" w:eastAsiaTheme="minorEastAsia" w:hAnsi="Cambria Math"/>
          <w:i/>
        </w:rPr>
        <w:t>F</w:t>
      </w:r>
      <w:r>
        <w:rPr>
          <w:rFonts w:ascii="Cambria Math" w:eastAsiaTheme="minorEastAsia" w:hAnsi="Cambria Math"/>
          <w:i/>
        </w:rPr>
        <w:t>N</w:t>
      </w:r>
      <w:r>
        <w:rPr>
          <w:rFonts w:ascii="Cambria Math" w:eastAsiaTheme="minorEastAsia" w:hAnsi="Cambria Math"/>
        </w:rPr>
        <w:t xml:space="preserve">               = 2000000 m   </w:t>
      </w:r>
    </w:p>
    <w:p w14:paraId="542804F3" w14:textId="77777777" w:rsidR="00F13E78" w:rsidRDefault="00F13E78" w:rsidP="00F13E78">
      <w:pPr>
        <w:spacing w:line="240" w:lineRule="auto"/>
        <w:ind w:left="360"/>
        <w:rPr>
          <w:rFonts w:ascii="Cambria Math" w:eastAsiaTheme="minorEastAsia" w:hAnsi="Cambria Math"/>
        </w:rPr>
      </w:pPr>
      <w:r>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Pr>
          <w:rFonts w:eastAsiaTheme="minorEastAsia"/>
        </w:rPr>
        <w:t xml:space="preserve"> </w:t>
      </w:r>
    </w:p>
    <w:p w14:paraId="1E52C7DB"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Semi-major axis </w:t>
      </w:r>
      <w:r w:rsidRPr="00F54BEE">
        <w:rPr>
          <w:rFonts w:ascii="Cambria Math" w:eastAsiaTheme="minorEastAsia" w:hAnsi="Cambria Math"/>
          <w:i/>
        </w:rPr>
        <w:t>a</w:t>
      </w:r>
      <w:r>
        <w:rPr>
          <w:rFonts w:ascii="Cambria Math" w:eastAsiaTheme="minorEastAsia" w:hAnsi="Cambria Math"/>
        </w:rPr>
        <w:t xml:space="preserve">               = 6378137.000 m </w:t>
      </w:r>
    </w:p>
    <w:p w14:paraId="68C9CD69" w14:textId="77777777" w:rsidR="00F13E78" w:rsidRDefault="00F13E78" w:rsidP="00F13E78">
      <w:pPr>
        <w:spacing w:line="240" w:lineRule="auto"/>
        <w:ind w:left="360"/>
        <w:rPr>
          <w:rFonts w:ascii="Cambria Math" w:eastAsiaTheme="minorEastAsia" w:hAnsi="Cambria Math"/>
          <w:vertAlign w:val="subscript"/>
        </w:rPr>
      </w:pPr>
      <w:r>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ascii="Cambria Math" w:eastAsiaTheme="minorEastAsia" w:hAnsi="Cambria Math"/>
        </w:rPr>
        <w:t xml:space="preserve">           = 298.257223563 </w:t>
      </w:r>
    </w:p>
    <w:p w14:paraId="20DA1F78" w14:textId="77777777" w:rsidR="00F13E78" w:rsidRDefault="00F13E78" w:rsidP="00F13E78">
      <w:pPr>
        <w:spacing w:line="240" w:lineRule="auto"/>
        <w:ind w:left="360"/>
        <w:rPr>
          <w:rFonts w:ascii="Cambria Math" w:eastAsiaTheme="minorEastAsia" w:hAnsi="Cambria Math"/>
        </w:rPr>
      </w:pPr>
      <w:r>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Pr>
          <w:rFonts w:eastAsiaTheme="minorEastAsia"/>
        </w:rPr>
        <w:t xml:space="preserve">it follows that </w:t>
      </w:r>
      <w:proofErr w:type="gramStart"/>
      <w:r w:rsidRPr="00F54BEE">
        <w:rPr>
          <w:rFonts w:ascii="Cambria Math" w:eastAsiaTheme="minorEastAsia" w:hAnsi="Cambria Math"/>
          <w:i/>
        </w:rPr>
        <w:t>f</w:t>
      </w:r>
      <w:r>
        <w:rPr>
          <w:rFonts w:ascii="Cambria Math" w:eastAsiaTheme="minorEastAsia" w:hAnsi="Cambria Math"/>
        </w:rPr>
        <w:t xml:space="preserve">  =</w:t>
      </w:r>
      <w:proofErr w:type="gramEnd"/>
      <w:r>
        <w:rPr>
          <w:rFonts w:ascii="Cambria Math" w:eastAsiaTheme="minorEastAsia" w:hAnsi="Cambria Math"/>
        </w:rPr>
        <w:t xml:space="preserve">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Default="00F13E78" w:rsidP="00F13E78">
      <w:pPr>
        <w:spacing w:after="0" w:line="360" w:lineRule="auto"/>
        <w:ind w:left="360"/>
        <w:rPr>
          <w:rFonts w:eastAsiaTheme="minorEastAsia"/>
        </w:rPr>
      </w:pPr>
      <w:r>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Pr>
          <w:rFonts w:eastAsiaTheme="minorEastAsia"/>
        </w:rPr>
        <w:t xml:space="preserve">   </w:t>
      </w:r>
    </w:p>
    <w:p w14:paraId="7CA15CAD" w14:textId="687CA195" w:rsidR="00F13E78" w:rsidRPr="00544E4A"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C52FBD">
        <w:rPr>
          <w:rFonts w:eastAsiaTheme="minorEastAsia"/>
        </w:rPr>
        <w:t xml:space="preserve">We </w:t>
      </w:r>
      <w:r>
        <w:rPr>
          <w:rFonts w:eastAsiaTheme="minorEastAsia"/>
        </w:rPr>
        <w:t>next</w:t>
      </w:r>
      <w:r w:rsidRPr="00C52FBD">
        <w:rPr>
          <w:rFonts w:eastAsiaTheme="minorEastAsia"/>
        </w:rPr>
        <w:t xml:space="preserve"> calculate </w:t>
      </w:r>
      <w:r>
        <w:rPr>
          <w:rFonts w:eastAsiaTheme="minorEastAsia"/>
        </w:rPr>
        <w:t xml:space="preserve">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C52FBD">
        <w:rPr>
          <w:rFonts w:eastAsiaTheme="minorEastAsia"/>
        </w:rPr>
        <w:t>:</w:t>
      </w:r>
    </w:p>
    <w:p w14:paraId="556D5334" w14:textId="77777777" w:rsidR="00F13E78" w:rsidRPr="00544E4A"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544E4A">
        <w:rPr>
          <w:rFonts w:eastAsiaTheme="minorEastAsia"/>
        </w:rPr>
        <w:t xml:space="preserve"> </w:t>
      </w:r>
    </w:p>
    <w:p w14:paraId="3BAFAD7B" w14:textId="77777777" w:rsidR="00F13E78" w:rsidRPr="00544E4A" w:rsidRDefault="00F13E78" w:rsidP="00F13E78">
      <w:pPr>
        <w:ind w:left="360"/>
        <w:rPr>
          <w:rFonts w:eastAsiaTheme="minorEastAsia"/>
        </w:rPr>
      </w:pPr>
    </w:p>
    <w:p w14:paraId="5D9F1AED" w14:textId="5BE9C70E"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C36E66">
        <w:rPr>
          <w:rFonts w:eastAsiaTheme="minorEastAsia"/>
        </w:rPr>
        <w:t xml:space="preserve">We then calculate the value </w:t>
      </w:r>
      <m:oMath>
        <m:r>
          <w:rPr>
            <w:rFonts w:ascii="Cambria Math" w:eastAsiaTheme="minorEastAsia" w:hAnsi="Cambria Math"/>
          </w:rPr>
          <m:t>χ</m:t>
        </m:r>
      </m:oMath>
      <w:r w:rsidRPr="00C36E66">
        <w:rPr>
          <w:rFonts w:eastAsiaTheme="minorEastAsia"/>
        </w:rPr>
        <w:t xml:space="preserve">. For UPS </w:t>
      </w:r>
      <w:r>
        <w:rPr>
          <w:rFonts w:eastAsiaTheme="minorEastAsia"/>
        </w:rPr>
        <w:t>Sou</w:t>
      </w:r>
      <w:r w:rsidRPr="00C36E66">
        <w:rPr>
          <w:rFonts w:eastAsiaTheme="minorEastAsia"/>
        </w:rPr>
        <w:t>th:</w:t>
      </w:r>
    </w:p>
    <w:p w14:paraId="3BD8EEBC" w14:textId="77777777" w:rsidR="00F13E78" w:rsidRPr="00F416D8"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Default="00F13E78" w:rsidP="00F13E78">
      <w:pPr>
        <w:rPr>
          <w:rFonts w:eastAsiaTheme="minorEastAsia"/>
        </w:rPr>
      </w:pPr>
      <w:r>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C36E66" w:rsidRDefault="00F13E78" w:rsidP="00F13E78">
      <w:pPr>
        <w:pStyle w:val="ListParagraph"/>
        <w:numPr>
          <w:ilvl w:val="0"/>
          <w:numId w:val="167"/>
        </w:numPr>
        <w:contextualSpacing/>
        <w:rPr>
          <w:rFonts w:eastAsiaTheme="minorEastAsia"/>
        </w:rPr>
      </w:pPr>
      <w:r>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C36E66">
        <w:rPr>
          <w:rFonts w:eastAsiaTheme="minorEastAsia"/>
        </w:rPr>
        <w:t xml:space="preserve">We then find </w:t>
      </w:r>
      <m:oMath>
        <m:r>
          <w:rPr>
            <w:rFonts w:ascii="Cambria Math" w:eastAsiaTheme="minorEastAsia" w:hAnsi="Cambria Math"/>
          </w:rPr>
          <m:t>φ</m:t>
        </m:r>
      </m:oMath>
      <w:r w:rsidRPr="00C36E66">
        <w:rPr>
          <w:rFonts w:eastAsiaTheme="minorEastAsia"/>
        </w:rPr>
        <w:t>:</w:t>
      </w:r>
    </w:p>
    <w:p w14:paraId="52318EA0" w14:textId="77777777" w:rsidR="00F13E78" w:rsidRPr="00544E4A"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Default="00F13E78" w:rsidP="00F13E78">
      <w:pPr>
        <w:ind w:left="360"/>
        <w:rPr>
          <w:rFonts w:eastAsiaTheme="minorEastAsia"/>
        </w:rPr>
      </w:pPr>
      <m:oMath>
        <m:r>
          <w:rPr>
            <w:rFonts w:ascii="Cambria Math" w:eastAsiaTheme="minorEastAsia" w:hAnsi="Cambria Math"/>
          </w:rPr>
          <m:t xml:space="preserve">    =</m:t>
        </m:r>
      </m:oMath>
      <w:r w:rsidRPr="00544E4A">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544E4A" w:rsidRDefault="00F13E78" w:rsidP="00F13E78">
      <w:pPr>
        <w:ind w:left="360"/>
        <w:rPr>
          <w:rFonts w:eastAsiaTheme="minorEastAsia"/>
        </w:rPr>
      </w:pPr>
    </w:p>
    <w:p w14:paraId="0EF2D62B" w14:textId="3613CB14" w:rsidR="00F13E78" w:rsidRPr="00453B8F" w:rsidRDefault="00F13E78" w:rsidP="00F13E78">
      <w:pPr>
        <w:pStyle w:val="ListParagraph"/>
        <w:numPr>
          <w:ilvl w:val="0"/>
          <w:numId w:val="167"/>
        </w:numPr>
        <w:contextualSpacing/>
        <w:rPr>
          <w:rFonts w:eastAsiaTheme="minorEastAsia"/>
        </w:rPr>
      </w:pPr>
      <w:r>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t>Finally</w:t>
      </w:r>
    </w:p>
    <w:p w14:paraId="150EEB7E" w14:textId="77777777" w:rsidR="00F13E78" w:rsidRPr="00C36E66" w:rsidRDefault="00F13E78" w:rsidP="00F13E78">
      <w:pPr>
        <w:pStyle w:val="ListParagraph"/>
        <w:ind w:firstLine="720"/>
        <w:rPr>
          <w:rFonts w:eastAsiaTheme="minorEastAsia"/>
        </w:rPr>
      </w:pPr>
      <w:r>
        <w:t xml:space="preserve">if </w:t>
      </w:r>
      <m:oMath>
        <m:r>
          <w:rPr>
            <w:rFonts w:ascii="Cambria Math" w:eastAsiaTheme="minorEastAsia" w:hAnsi="Cambria Math"/>
          </w:rPr>
          <m:t>E</m:t>
        </m:r>
      </m:oMath>
      <w:r w:rsidRPr="008649BA">
        <w:rPr>
          <w:rFonts w:ascii="Cambria Math" w:eastAsiaTheme="minorEastAsia" w:hAnsi="Cambria Math"/>
        </w:rPr>
        <w:t xml:space="preserve"> </w:t>
      </w:r>
      <w:r w:rsidRPr="008649BA">
        <w:rPr>
          <w:rFonts w:ascii="Cambria Math" w:hAnsi="Cambria Math"/>
        </w:rPr>
        <w:t>= 2000000</w:t>
      </w:r>
      <w:r>
        <w:t xml:space="preserve">, </w:t>
      </w:r>
      <m:oMath>
        <m:r>
          <w:rPr>
            <w:rFonts w:ascii="Cambria Math" w:hAnsi="Cambria Math"/>
          </w:rPr>
          <m:t>λ=0°</m:t>
        </m:r>
      </m:oMath>
    </w:p>
    <w:p w14:paraId="786CF944" w14:textId="77777777" w:rsidR="00F13E78" w:rsidRDefault="00F13E78" w:rsidP="00F13E78">
      <w:pPr>
        <w:ind w:left="1440"/>
        <w:rPr>
          <w:rFonts w:eastAsiaTheme="minorEastAsia"/>
        </w:rPr>
      </w:pPr>
      <w:r w:rsidRPr="00544E4A">
        <w:rPr>
          <w:rFonts w:eastAsiaTheme="minorEastAsia"/>
        </w:rPr>
        <w:t>else</w:t>
      </w:r>
      <w:r>
        <w:rPr>
          <w:rFonts w:eastAsiaTheme="minorEastAsia"/>
        </w:rPr>
        <w:t xml:space="preserv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544E4A">
        <w:rPr>
          <w:rFonts w:ascii="Cambria Math" w:eastAsiaTheme="minorEastAsia" w:hAnsi="Cambria Math" w:cs="Cambria Math"/>
        </w:rPr>
        <w:t xml:space="preserve">  </w:t>
      </w:r>
      <w:r w:rsidRPr="00544E4A">
        <w:rPr>
          <w:rFonts w:ascii="Cambria Math" w:hAnsi="Cambria Math" w:cs="Cambria Math"/>
          <w:color w:val="202122"/>
          <w:shd w:val="clear" w:color="auto" w:fill="FFFFFF"/>
        </w:rPr>
        <w:t>∎</w:t>
      </w:r>
    </w:p>
    <w:p w14:paraId="07A3A443" w14:textId="77777777" w:rsidR="00F13E78" w:rsidRPr="00453B8F" w:rsidRDefault="00F13E78" w:rsidP="00F13E78">
      <w:pPr>
        <w:ind w:left="1440"/>
        <w:rPr>
          <w:rFonts w:eastAsiaTheme="minorEastAsia"/>
        </w:rPr>
      </w:pPr>
    </w:p>
    <w:p w14:paraId="2BE149E0" w14:textId="0CF5661A" w:rsidR="00F13E78" w:rsidRDefault="00F13E78" w:rsidP="002D7DEE">
      <w:pPr>
        <w:pStyle w:val="Heading2"/>
        <w:numPr>
          <w:ilvl w:val="1"/>
          <w:numId w:val="221"/>
        </w:numPr>
      </w:pPr>
      <w:bookmarkStart w:id="2079" w:name="_Toc194067265"/>
      <w:r>
        <w:t>References</w:t>
      </w:r>
      <w:r w:rsidR="00B42BF5">
        <w:t xml:space="preserve"> [Informative]</w:t>
      </w:r>
      <w:bookmarkEnd w:id="2079"/>
    </w:p>
    <w:p w14:paraId="40698933" w14:textId="5779936B" w:rsidR="00B42BF5" w:rsidRPr="00B42BF5" w:rsidRDefault="00B42BF5" w:rsidP="00530F27">
      <w:r>
        <w:t>The following references are provided for background, and to explain the origin of the formulas stated in this specification.</w:t>
      </w:r>
    </w:p>
    <w:p w14:paraId="7CDBDE4E" w14:textId="77777777" w:rsidR="00F13E78" w:rsidRDefault="00F13E78" w:rsidP="00F13E78">
      <w:pPr>
        <w:pStyle w:val="ListParagraph"/>
        <w:numPr>
          <w:ilvl w:val="0"/>
          <w:numId w:val="164"/>
        </w:numPr>
        <w:contextualSpacing/>
      </w:pPr>
      <w:bookmarkStart w:id="2080" w:name="_Ref184814621"/>
      <w:r w:rsidRPr="00585857">
        <w:t>“EPSG Geodetic Parameter Dataset</w:t>
      </w:r>
      <w:r>
        <w:t>”</w:t>
      </w:r>
      <w:r w:rsidRPr="00585857">
        <w:t xml:space="preserve"> v. 11.023</w:t>
      </w:r>
      <w:r>
        <w:t>,</w:t>
      </w:r>
      <w:r w:rsidRPr="00585857">
        <w:t xml:space="preserve"> </w:t>
      </w:r>
      <w:r>
        <w:t xml:space="preserve">5 </w:t>
      </w:r>
      <w:r w:rsidRPr="00585857">
        <w:t xml:space="preserve">December </w:t>
      </w:r>
      <w:r>
        <w:t>2024,</w:t>
      </w:r>
      <w:r w:rsidRPr="00585857">
        <w:t xml:space="preserve"> http</w:t>
      </w:r>
      <w:r>
        <w:t>s://epsg.org/</w:t>
      </w:r>
      <w:bookmarkEnd w:id="2080"/>
      <w:r w:rsidRPr="00585857">
        <w:t xml:space="preserve"> </w:t>
      </w:r>
    </w:p>
    <w:p w14:paraId="19EC3E90" w14:textId="77777777" w:rsidR="00F13E78" w:rsidRDefault="00F13E78" w:rsidP="00F13E78">
      <w:pPr>
        <w:pStyle w:val="ListParagraph"/>
        <w:numPr>
          <w:ilvl w:val="0"/>
          <w:numId w:val="164"/>
        </w:numPr>
        <w:contextualSpacing/>
      </w:pPr>
      <w:bookmarkStart w:id="2081" w:name="_Ref184814645"/>
      <w:r>
        <w:t>IOGP Report 373-07-02 “Coordinate conversions and transformations including formulas” v. 68, August 2024, https://epsg.org/guidance-notes.html, p. 7</w:t>
      </w:r>
      <w:bookmarkEnd w:id="2081"/>
    </w:p>
    <w:p w14:paraId="1728E744" w14:textId="77777777" w:rsidR="00F13E78" w:rsidRDefault="00F13E78" w:rsidP="00F13E78">
      <w:pPr>
        <w:pStyle w:val="ListParagraph"/>
        <w:numPr>
          <w:ilvl w:val="0"/>
          <w:numId w:val="164"/>
        </w:numPr>
        <w:contextualSpacing/>
      </w:pPr>
      <w:bookmarkStart w:id="2082" w:name="_Ref184814718"/>
      <w:r>
        <w:t>IOGP Report 373-07-02, p. 60</w:t>
      </w:r>
      <w:bookmarkEnd w:id="2082"/>
    </w:p>
    <w:p w14:paraId="173CE416" w14:textId="77777777" w:rsidR="00F13E78" w:rsidRDefault="00F13E78" w:rsidP="00F13E78">
      <w:pPr>
        <w:pStyle w:val="ListParagraph"/>
        <w:numPr>
          <w:ilvl w:val="0"/>
          <w:numId w:val="164"/>
        </w:numPr>
        <w:contextualSpacing/>
      </w:pPr>
      <w:bookmarkStart w:id="2083" w:name="_Ref184814728"/>
      <w:r>
        <w:t>IOGP Report 373-07-02, p. 61</w:t>
      </w:r>
      <w:bookmarkEnd w:id="2083"/>
    </w:p>
    <w:p w14:paraId="1606E54E" w14:textId="77777777" w:rsidR="00F13E78" w:rsidRDefault="00F13E78" w:rsidP="00F13E78">
      <w:pPr>
        <w:pStyle w:val="ListParagraph"/>
        <w:numPr>
          <w:ilvl w:val="0"/>
          <w:numId w:val="164"/>
        </w:numPr>
        <w:contextualSpacing/>
      </w:pPr>
      <w:bookmarkStart w:id="2084" w:name="_Ref184814844"/>
      <w:r>
        <w:t>IOGP Report 373-07-02, p. 84</w:t>
      </w:r>
      <w:bookmarkEnd w:id="2084"/>
    </w:p>
    <w:p w14:paraId="2197957D" w14:textId="77777777" w:rsidR="00F13E78" w:rsidRDefault="00F13E78" w:rsidP="00F13E78"/>
    <w:p w14:paraId="4F4EA012" w14:textId="10E90FDE" w:rsidR="005F4BDB" w:rsidRDefault="005F4BDB">
      <w:pPr>
        <w:rPr>
          <w:ins w:id="2085" w:author="jonathan pritchard" w:date="2025-09-10T08:32:00Z" w16du:dateUtc="2025-09-10T07:32:00Z"/>
        </w:rPr>
      </w:pPr>
      <w:ins w:id="2086" w:author="jonathan pritchard" w:date="2025-09-10T08:32:00Z" w16du:dateUtc="2025-09-10T07:32:00Z">
        <w:r>
          <w:br w:type="page"/>
        </w:r>
      </w:ins>
    </w:p>
    <w:p w14:paraId="6860CF18" w14:textId="42039222" w:rsidR="005F4BDB" w:rsidRDefault="005F4BDB" w:rsidP="005F4BDB">
      <w:pPr>
        <w:pStyle w:val="Heading1"/>
        <w:numPr>
          <w:ilvl w:val="0"/>
          <w:numId w:val="0"/>
        </w:numPr>
        <w:ind w:left="432" w:hanging="432"/>
        <w:jc w:val="center"/>
        <w:rPr>
          <w:ins w:id="2087" w:author="jonathan pritchard" w:date="2025-09-10T08:32:00Z" w16du:dateUtc="2025-09-10T07:32:00Z"/>
        </w:rPr>
      </w:pPr>
      <w:ins w:id="2088" w:author="jonathan pritchard" w:date="2025-09-10T08:32:00Z" w16du:dateUtc="2025-09-10T07:32:00Z">
        <w:r>
          <w:lastRenderedPageBreak/>
          <w:t xml:space="preserve">Appendix I </w:t>
        </w:r>
        <w:proofErr w:type="gramStart"/>
        <w:r>
          <w:t>-  Data</w:t>
        </w:r>
        <w:proofErr w:type="gramEnd"/>
        <w:r>
          <w:t xml:space="preserve"> Constraints</w:t>
        </w:r>
      </w:ins>
    </w:p>
    <w:p w14:paraId="74EE9271" w14:textId="77777777" w:rsidR="005F4BDB" w:rsidRDefault="005F4BDB" w:rsidP="005F4BDB">
      <w:pPr>
        <w:rPr>
          <w:ins w:id="2089" w:author="jonathan pritchard" w:date="2025-09-10T08:32:00Z" w16du:dateUtc="2025-09-10T07:32:00Z"/>
        </w:rPr>
      </w:pPr>
    </w:p>
    <w:p w14:paraId="6FF54495" w14:textId="690CEFB1" w:rsidR="005F4BDB" w:rsidRDefault="005F4BDB">
      <w:pPr>
        <w:pStyle w:val="Annexsection"/>
        <w:rPr>
          <w:ins w:id="2090" w:author="jonathan pritchard" w:date="2025-09-10T08:32:00Z" w16du:dateUtc="2025-09-10T07:32:00Z"/>
        </w:rPr>
        <w:pPrChange w:id="2091" w:author="jonathan pritchard" w:date="2025-09-10T18:07:00Z" w16du:dateUtc="2025-09-10T17:07:00Z">
          <w:pPr/>
        </w:pPrChange>
      </w:pPr>
      <w:ins w:id="2092" w:author="jonathan pritchard" w:date="2025-09-10T08:32:00Z" w16du:dateUtc="2025-09-10T07:32:00Z">
        <w:r>
          <w:t>Introduction</w:t>
        </w:r>
      </w:ins>
    </w:p>
    <w:p w14:paraId="09136EAF" w14:textId="1D83C0CB" w:rsidR="005F4BDB" w:rsidRDefault="005F4BDB" w:rsidP="005F4BDB">
      <w:pPr>
        <w:rPr>
          <w:ins w:id="2093" w:author="jonathan pritchard" w:date="2025-09-10T08:34:00Z" w16du:dateUtc="2025-09-10T07:34:00Z"/>
        </w:rPr>
      </w:pPr>
      <w:ins w:id="2094" w:author="jonathan pritchard" w:date="2025-09-10T08:32:00Z" w16du:dateUtc="2025-09-10T07:32:00Z">
        <w:r>
          <w:t>This Appendix [</w:t>
        </w:r>
        <w:r w:rsidRPr="00902A7B">
          <w:rPr>
            <w:b/>
            <w:bCs/>
            <w:rPrChange w:id="2095" w:author="jonathan pritchard" w:date="2025-09-10T18:07:00Z" w16du:dateUtc="2025-09-10T17:07:00Z">
              <w:rPr/>
            </w:rPrChange>
          </w:rPr>
          <w:t>possibly</w:t>
        </w:r>
      </w:ins>
      <w:ins w:id="2096" w:author="jonathan pritchard" w:date="2025-09-10T08:33:00Z" w16du:dateUtc="2025-09-10T07:33:00Z">
        <w:r w:rsidRPr="00902A7B">
          <w:rPr>
            <w:b/>
            <w:bCs/>
            <w:rPrChange w:id="2097" w:author="jonathan pritchard" w:date="2025-09-10T18:07:00Z" w16du:dateUtc="2025-09-10T17:07:00Z">
              <w:rPr/>
            </w:rPrChange>
          </w:rPr>
          <w:t>, separate numbered Annex</w:t>
        </w:r>
        <w:r>
          <w:t xml:space="preserve">], contains a set of ECDIS data constraints. These are not focused on implementers, nor do they constitute requirements for S-100 ECDIS. They are mandatory requirements for data which is intended for use on S-100 ECDIS and </w:t>
        </w:r>
      </w:ins>
      <w:ins w:id="2098" w:author="jonathan pritchard" w:date="2025-09-10T08:34:00Z" w16du:dateUtc="2025-09-10T07:34:00Z">
        <w:r>
          <w:t>are pre-requisites for correct operation of such systems.</w:t>
        </w:r>
      </w:ins>
    </w:p>
    <w:p w14:paraId="129D665F" w14:textId="1A15988C" w:rsidR="005F4BDB" w:rsidRDefault="005F4BDB">
      <w:pPr>
        <w:pStyle w:val="ListParagraph"/>
        <w:numPr>
          <w:ilvl w:val="0"/>
          <w:numId w:val="257"/>
        </w:numPr>
        <w:rPr>
          <w:ins w:id="2099" w:author="jonathan pritchard" w:date="2025-09-10T08:34:00Z" w16du:dateUtc="2025-09-10T07:34:00Z"/>
        </w:rPr>
        <w:pPrChange w:id="2100" w:author="jonathan pritchard" w:date="2025-09-10T09:21:00Z" w16du:dateUtc="2025-09-10T08:21:00Z">
          <w:pPr/>
        </w:pPrChange>
      </w:pPr>
      <w:ins w:id="2101" w:author="jonathan pritchard" w:date="2025-09-10T08:34:00Z" w16du:dateUtc="2025-09-10T07:34:00Z">
        <w:r>
          <w:t>GML Coverage formats</w:t>
        </w:r>
      </w:ins>
    </w:p>
    <w:p w14:paraId="64357502" w14:textId="301A5ADE" w:rsidR="005F4BDB" w:rsidRDefault="005F4BDB">
      <w:pPr>
        <w:pStyle w:val="ListParagraph"/>
        <w:numPr>
          <w:ilvl w:val="0"/>
          <w:numId w:val="257"/>
        </w:numPr>
        <w:rPr>
          <w:ins w:id="2102" w:author="jonathan pritchard" w:date="2025-09-10T08:34:00Z" w16du:dateUtc="2025-09-10T07:34:00Z"/>
        </w:rPr>
        <w:pPrChange w:id="2103" w:author="jonathan pritchard" w:date="2025-09-10T09:21:00Z" w16du:dateUtc="2025-09-10T08:21:00Z">
          <w:pPr/>
        </w:pPrChange>
      </w:pPr>
      <w:ins w:id="2104" w:author="jonathan pritchard" w:date="2025-09-10T08:34:00Z" w16du:dateUtc="2025-09-10T07:34:00Z">
        <w:r>
          <w:t>GML Format</w:t>
        </w:r>
      </w:ins>
      <w:ins w:id="2105" w:author="jon pritchard" w:date="2025-09-16T09:39:00Z" w16du:dateUtc="2025-09-16T07:39:00Z">
        <w:r w:rsidR="002F3993">
          <w:t xml:space="preserve"> [</w:t>
        </w:r>
        <w:r w:rsidR="002F3993" w:rsidRPr="002F3993">
          <w:rPr>
            <w:i/>
            <w:iCs/>
            <w:rPrChange w:id="2106" w:author="jon pritchard" w:date="2025-09-16T09:39:00Z" w16du:dateUtc="2025-09-16T07:39:00Z">
              <w:rPr/>
            </w:rPrChange>
          </w:rPr>
          <w:t>relates to NIPWG inputs on GML</w:t>
        </w:r>
        <w:r w:rsidR="002F3993">
          <w:t>]</w:t>
        </w:r>
      </w:ins>
    </w:p>
    <w:p w14:paraId="02C78228" w14:textId="02D713AC" w:rsidR="005F4BDB" w:rsidRDefault="005F4BDB">
      <w:pPr>
        <w:pStyle w:val="ListParagraph"/>
        <w:numPr>
          <w:ilvl w:val="0"/>
          <w:numId w:val="257"/>
        </w:numPr>
        <w:rPr>
          <w:ins w:id="2107" w:author="jonathan pritchard" w:date="2025-09-10T08:34:00Z" w16du:dateUtc="2025-09-10T07:34:00Z"/>
        </w:rPr>
        <w:pPrChange w:id="2108" w:author="jonathan pritchard" w:date="2025-09-10T09:21:00Z" w16du:dateUtc="2025-09-10T08:21:00Z">
          <w:pPr/>
        </w:pPrChange>
      </w:pPr>
      <w:ins w:id="2109" w:author="jonathan pritchard" w:date="2025-09-10T08:34:00Z" w16du:dateUtc="2025-09-10T07:34:00Z">
        <w:r>
          <w:t>Enhanced Safety Contour and Water Level Adjustment</w:t>
        </w:r>
      </w:ins>
      <w:ins w:id="2110" w:author="jonathan pritchard" w:date="2025-09-10T18:07:00Z" w16du:dateUtc="2025-09-10T17:07:00Z">
        <w:r w:rsidR="00902A7B">
          <w:t xml:space="preserve"> data requirements, datums, validation, safety</w:t>
        </w:r>
      </w:ins>
    </w:p>
    <w:p w14:paraId="484D220C" w14:textId="7F5DEE31" w:rsidR="005F4BDB" w:rsidRDefault="005F4BDB">
      <w:pPr>
        <w:pStyle w:val="ListParagraph"/>
        <w:numPr>
          <w:ilvl w:val="0"/>
          <w:numId w:val="257"/>
        </w:numPr>
        <w:rPr>
          <w:ins w:id="2111" w:author="jonathan pritchard" w:date="2025-09-10T08:35:00Z" w16du:dateUtc="2025-09-10T07:35:00Z"/>
        </w:rPr>
        <w:pPrChange w:id="2112" w:author="jonathan pritchard" w:date="2025-09-10T09:21:00Z" w16du:dateUtc="2025-09-10T08:21:00Z">
          <w:pPr/>
        </w:pPrChange>
      </w:pPr>
      <w:ins w:id="2113" w:author="jonathan pritchard" w:date="2025-09-10T08:34:00Z" w16du:dateUtc="2025-09-10T07:34:00Z">
        <w:r>
          <w:t xml:space="preserve">Digital Signature </w:t>
        </w:r>
      </w:ins>
      <w:ins w:id="2114" w:author="jonathan pritchard" w:date="2025-09-10T08:35:00Z" w16du:dateUtc="2025-09-10T07:35:00Z">
        <w:r>
          <w:t>Certificate Information</w:t>
        </w:r>
      </w:ins>
    </w:p>
    <w:p w14:paraId="70736E33" w14:textId="5377E19F" w:rsidR="005F4BDB" w:rsidRDefault="005F4BDB">
      <w:pPr>
        <w:pStyle w:val="ListParagraph"/>
        <w:numPr>
          <w:ilvl w:val="0"/>
          <w:numId w:val="257"/>
        </w:numPr>
        <w:rPr>
          <w:ins w:id="2115" w:author="jonathan pritchard" w:date="2025-09-10T08:35:00Z" w16du:dateUtc="2025-09-10T07:35:00Z"/>
        </w:rPr>
        <w:pPrChange w:id="2116" w:author="jonathan pritchard" w:date="2025-09-10T09:21:00Z" w16du:dateUtc="2025-09-10T08:21:00Z">
          <w:pPr/>
        </w:pPrChange>
      </w:pPr>
      <w:ins w:id="2117" w:author="jonathan pritchard" w:date="2025-09-10T08:35:00Z" w16du:dateUtc="2025-09-10T07:35:00Z">
        <w:r>
          <w:t xml:space="preserve">Support File Formats </w:t>
        </w:r>
      </w:ins>
    </w:p>
    <w:p w14:paraId="66C61CF1" w14:textId="0C4BAFBD" w:rsidR="005F4BDB" w:rsidRDefault="005F4BDB">
      <w:pPr>
        <w:pStyle w:val="ListParagraph"/>
        <w:numPr>
          <w:ilvl w:val="0"/>
          <w:numId w:val="257"/>
        </w:numPr>
        <w:rPr>
          <w:ins w:id="2118" w:author="jonathan pritchard" w:date="2025-09-10T08:35:00Z" w16du:dateUtc="2025-09-10T07:35:00Z"/>
        </w:rPr>
        <w:pPrChange w:id="2119" w:author="jonathan pritchard" w:date="2025-09-10T09:21:00Z" w16du:dateUtc="2025-09-10T08:21:00Z">
          <w:pPr/>
        </w:pPrChange>
      </w:pPr>
      <w:ins w:id="2120" w:author="jonathan pritchard" w:date="2025-09-10T08:35:00Z" w16du:dateUtc="2025-09-10T07:35:00Z">
        <w:r>
          <w:t>Catalogue Metadata [?]</w:t>
        </w:r>
      </w:ins>
    </w:p>
    <w:p w14:paraId="1B36C1C9" w14:textId="01698024" w:rsidR="005F4BDB" w:rsidRDefault="005F4BDB">
      <w:pPr>
        <w:pStyle w:val="ListParagraph"/>
        <w:numPr>
          <w:ilvl w:val="0"/>
          <w:numId w:val="257"/>
        </w:numPr>
        <w:rPr>
          <w:ins w:id="2121" w:author="jonathan pritchard" w:date="2025-09-10T08:35:00Z" w16du:dateUtc="2025-09-10T07:35:00Z"/>
        </w:rPr>
        <w:pPrChange w:id="2122" w:author="jonathan pritchard" w:date="2025-09-10T09:21:00Z" w16du:dateUtc="2025-09-10T08:21:00Z">
          <w:pPr/>
        </w:pPrChange>
      </w:pPr>
      <w:ins w:id="2123" w:author="jonathan pritchard" w:date="2025-09-10T08:35:00Z" w16du:dateUtc="2025-09-10T07:35:00Z">
        <w:r>
          <w:t>Data Overlaps</w:t>
        </w:r>
      </w:ins>
    </w:p>
    <w:p w14:paraId="2B700760" w14:textId="79652BBC" w:rsidR="005F4BDB" w:rsidRDefault="005F4BDB" w:rsidP="004E0E73">
      <w:pPr>
        <w:pStyle w:val="ListParagraph"/>
        <w:numPr>
          <w:ilvl w:val="0"/>
          <w:numId w:val="257"/>
        </w:numPr>
        <w:rPr>
          <w:ins w:id="2124" w:author="jonathan pritchard" w:date="2025-09-10T13:22:00Z" w16du:dateUtc="2025-09-10T12:22:00Z"/>
        </w:rPr>
      </w:pPr>
      <w:ins w:id="2125" w:author="jonathan pritchard" w:date="2025-09-10T08:35:00Z" w16du:dateUtc="2025-09-10T07:35:00Z">
        <w:r>
          <w:t>Scales</w:t>
        </w:r>
      </w:ins>
      <w:ins w:id="2126" w:author="jonathan pritchard" w:date="2025-09-10T08:36:00Z" w16du:dateUtc="2025-09-10T07:36:00Z">
        <w:r>
          <w:t xml:space="preserve"> in data</w:t>
        </w:r>
      </w:ins>
    </w:p>
    <w:p w14:paraId="766D2232" w14:textId="0100F4FF" w:rsidR="00902A7B" w:rsidRDefault="00D13083" w:rsidP="00902A7B">
      <w:pPr>
        <w:pStyle w:val="ListParagraph"/>
        <w:numPr>
          <w:ilvl w:val="0"/>
          <w:numId w:val="257"/>
        </w:numPr>
        <w:rPr>
          <w:ins w:id="2127" w:author="jonathan pritchard" w:date="2025-09-10T18:08:00Z" w16du:dateUtc="2025-09-10T17:08:00Z"/>
        </w:rPr>
      </w:pPr>
      <w:ins w:id="2128" w:author="jonathan pritchard" w:date="2025-09-10T13:22:00Z" w16du:dateUtc="2025-09-10T12:22:00Z">
        <w:r>
          <w:t>Not for Na</w:t>
        </w:r>
      </w:ins>
      <w:ins w:id="2129" w:author="jonathan pritchard" w:date="2025-09-10T13:23:00Z" w16du:dateUtc="2025-09-10T12:23:00Z">
        <w:r>
          <w:t>vigation</w:t>
        </w:r>
      </w:ins>
    </w:p>
    <w:p w14:paraId="1FFA87D5" w14:textId="77777777" w:rsidR="00047ECB" w:rsidRPr="005F4BDB" w:rsidRDefault="00047ECB">
      <w:pPr>
        <w:ind w:left="360"/>
        <w:rPr>
          <w:ins w:id="2130" w:author="jonathan pritchard" w:date="2025-09-10T08:32:00Z" w16du:dateUtc="2025-09-10T07:32:00Z"/>
        </w:rPr>
        <w:pPrChange w:id="2131" w:author="jonathan pritchard" w:date="2025-09-10T18:08:00Z" w16du:dateUtc="2025-09-10T17:08:00Z">
          <w:pPr>
            <w:pStyle w:val="Heading1"/>
            <w:numPr>
              <w:numId w:val="0"/>
            </w:numPr>
            <w:ind w:left="0" w:firstLine="0"/>
            <w:jc w:val="center"/>
          </w:pPr>
        </w:pPrChange>
      </w:pPr>
    </w:p>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8" w:author="jonathan pritchard" w:date="2025-10-27T13:09:00Z" w:initials="jp">
    <w:p w14:paraId="386504B3" w14:textId="77777777" w:rsidR="00E22192" w:rsidRDefault="00E22192" w:rsidP="00E22192">
      <w:pPr>
        <w:pStyle w:val="CommentText"/>
      </w:pPr>
      <w:r>
        <w:rPr>
          <w:rStyle w:val="CommentReference"/>
        </w:rPr>
        <w:annotationRef/>
      </w:r>
      <w:r>
        <w:t>Should we add S-421 (IALA?)</w:t>
      </w:r>
    </w:p>
  </w:comment>
  <w:comment w:id="156" w:author="Mikan Stamenkovich" w:date="2025-11-14T14:17:00Z" w:initials="MS">
    <w:p w14:paraId="2B965E60" w14:textId="77777777" w:rsidR="00CB15EB" w:rsidRDefault="00CB15EB" w:rsidP="00CB15EB">
      <w:pPr>
        <w:pStyle w:val="CommentText"/>
      </w:pPr>
      <w:r>
        <w:rPr>
          <w:rStyle w:val="CommentReference"/>
        </w:rPr>
        <w:annotationRef/>
      </w:r>
      <w:r>
        <w:t>Not referenced in document</w:t>
      </w:r>
    </w:p>
  </w:comment>
  <w:comment w:id="157" w:author="Mikan Stamenkovich" w:date="2025-11-14T14:16:00Z" w:initials="MS">
    <w:p w14:paraId="6D02354B" w14:textId="3C3BEE7A" w:rsidR="00CB15EB" w:rsidRDefault="00CB15EB" w:rsidP="00CB15EB">
      <w:pPr>
        <w:pStyle w:val="CommentText"/>
      </w:pPr>
      <w:r>
        <w:rPr>
          <w:rStyle w:val="CommentReference"/>
        </w:rPr>
        <w:annotationRef/>
      </w:r>
      <w:r>
        <w:t>Not referenced/used in document</w:t>
      </w:r>
    </w:p>
  </w:comment>
  <w:comment w:id="189" w:author="jonathan pritchard" w:date="2025-07-23T13:11:00Z" w:initials="jp">
    <w:p w14:paraId="5540BC4E" w14:textId="34025CF8" w:rsidR="00B33BBD" w:rsidRDefault="00B33BBD" w:rsidP="00B33BBD">
      <w:pPr>
        <w:pStyle w:val="CommentText"/>
      </w:pPr>
      <w:r>
        <w:rPr>
          <w:rStyle w:val="CommentReference"/>
        </w:rPr>
        <w:annotationRef/>
      </w:r>
      <w:r>
        <w:t>“may”</w:t>
      </w:r>
    </w:p>
  </w:comment>
  <w:comment w:id="190" w:author="jonathan pritchard" w:date="2025-08-07T10:30:00Z" w:initials="jp">
    <w:p w14:paraId="2E675582" w14:textId="77777777" w:rsidR="008A4A4B" w:rsidRDefault="008A4A4B" w:rsidP="008A4A4B">
      <w:pPr>
        <w:pStyle w:val="CommentText"/>
      </w:pPr>
      <w:r>
        <w:rPr>
          <w:rStyle w:val="CommentReference"/>
        </w:rPr>
        <w:annotationRef/>
      </w:r>
      <w:r>
        <w:t>SM44 and SM45</w:t>
      </w:r>
    </w:p>
  </w:comment>
  <w:comment w:id="221" w:author="jon pritchard" w:date="2025-09-17T14:31:00Z" w:initials="jp">
    <w:p w14:paraId="0EFA0D53" w14:textId="77777777" w:rsidR="00A67F3F" w:rsidRDefault="00A67F3F" w:rsidP="00A67F3F">
      <w:r>
        <w:rPr>
          <w:rStyle w:val="CommentReference"/>
        </w:rPr>
        <w:annotationRef/>
      </w:r>
      <w:r>
        <w:rPr>
          <w:color w:val="000000"/>
        </w:rPr>
        <w:t>Phase 2 Product update to mandatory for 122, 123, 127 and 131.</w:t>
      </w:r>
    </w:p>
  </w:comment>
  <w:comment w:id="231" w:author="jonathan pritchard" w:date="2025-09-10T17:24:00Z" w:initials="jp">
    <w:p w14:paraId="4D910A6A" w14:textId="437C40EB" w:rsidR="008F14D3" w:rsidRDefault="008F14D3" w:rsidP="008F14D3">
      <w:pPr>
        <w:pStyle w:val="CommentText"/>
      </w:pPr>
      <w:r>
        <w:rPr>
          <w:rStyle w:val="CommentReference"/>
        </w:rPr>
        <w:annotationRef/>
      </w:r>
      <w:r>
        <w:t>Can we describe what else is required? Pick Report?</w:t>
      </w:r>
    </w:p>
  </w:comment>
  <w:comment w:id="232" w:author="jonathan pritchard" w:date="2025-09-10T17:25:00Z" w:initials="jp">
    <w:p w14:paraId="608D7056" w14:textId="77777777" w:rsidR="008F14D3" w:rsidRDefault="008F14D3" w:rsidP="008F14D3">
      <w:pPr>
        <w:pStyle w:val="CommentText"/>
        <w:numPr>
          <w:ilvl w:val="0"/>
          <w:numId w:val="258"/>
        </w:numPr>
      </w:pPr>
      <w:r>
        <w:rPr>
          <w:rStyle w:val="CommentReference"/>
        </w:rPr>
        <w:annotationRef/>
      </w:r>
      <w:r>
        <w:rPr>
          <w:color w:val="000000"/>
        </w:rPr>
        <w:t>Loading/Import/Update and management</w:t>
      </w:r>
    </w:p>
    <w:p w14:paraId="2D1B84C3" w14:textId="77777777" w:rsidR="008F14D3" w:rsidRDefault="008F14D3" w:rsidP="008F14D3">
      <w:pPr>
        <w:pStyle w:val="CommentText"/>
        <w:numPr>
          <w:ilvl w:val="0"/>
          <w:numId w:val="258"/>
        </w:numPr>
      </w:pPr>
      <w:r>
        <w:rPr>
          <w:color w:val="000000"/>
        </w:rPr>
        <w:t>On/Off (Portrayal)</w:t>
      </w:r>
    </w:p>
    <w:p w14:paraId="13C0E770" w14:textId="77777777" w:rsidR="008F14D3" w:rsidRDefault="008F14D3" w:rsidP="008F14D3">
      <w:pPr>
        <w:pStyle w:val="CommentText"/>
        <w:numPr>
          <w:ilvl w:val="0"/>
          <w:numId w:val="258"/>
        </w:numPr>
      </w:pPr>
      <w:r>
        <w:rPr>
          <w:color w:val="000000"/>
        </w:rPr>
        <w:t>Interrogation (Pick Report)</w:t>
      </w:r>
    </w:p>
    <w:p w14:paraId="44D4E15D" w14:textId="77777777" w:rsidR="008F14D3" w:rsidRDefault="008F14D3" w:rsidP="008F14D3">
      <w:pPr>
        <w:pStyle w:val="CommentText"/>
        <w:numPr>
          <w:ilvl w:val="0"/>
          <w:numId w:val="258"/>
        </w:numPr>
      </w:pPr>
      <w:r>
        <w:rPr>
          <w:color w:val="000000"/>
        </w:rPr>
        <w:t>Inclusion in ECDIS Update Status Reports (for ENPs)?</w:t>
      </w:r>
    </w:p>
  </w:comment>
  <w:comment w:id="257" w:author="jonathan pritchard" w:date="2025-10-27T09:00:00Z" w:initials="jp">
    <w:p w14:paraId="1459BF65" w14:textId="77777777" w:rsidR="009109CA" w:rsidRDefault="009109CA" w:rsidP="009109CA">
      <w:pPr>
        <w:pStyle w:val="CommentText"/>
      </w:pPr>
      <w:r>
        <w:rPr>
          <w:rStyle w:val="CommentReference"/>
        </w:rPr>
        <w:annotationRef/>
      </w:r>
      <w:r>
        <w:t>From WMO (S100WG)</w:t>
      </w:r>
    </w:p>
  </w:comment>
  <w:comment w:id="276" w:author="jonathan pritchard" w:date="2025-09-10T17:40:00Z" w:initials="jp">
    <w:p w14:paraId="4C3A5111" w14:textId="41B5E394" w:rsidR="00C11A9B" w:rsidRDefault="00C11A9B" w:rsidP="00C11A9B">
      <w:pPr>
        <w:pStyle w:val="CommentText"/>
      </w:pPr>
      <w:r>
        <w:rPr>
          <w:rStyle w:val="CommentReference"/>
        </w:rPr>
        <w:annotationRef/>
      </w:r>
      <w:r>
        <w:t xml:space="preserve">Selection of Standard display shall not change any user setting other than selection of viewing groups for the display of ENDS data. When Standard Display is selected, all viewing groups of that category shall be visible in the chart display and additional viewing groups of All Other Information shall not be visible in the chart display.  </w:t>
      </w:r>
    </w:p>
  </w:comment>
  <w:comment w:id="289" w:author="jonathan pritchard" w:date="2025-09-09T14:48:00Z" w:initials="jp">
    <w:p w14:paraId="412FD187" w14:textId="7E09EB86" w:rsidR="00E95FE3" w:rsidRDefault="00E95FE3" w:rsidP="00E95FE3">
      <w:pPr>
        <w:pStyle w:val="CommentText"/>
      </w:pPr>
      <w:r>
        <w:rPr>
          <w:rStyle w:val="CommentReference"/>
        </w:rPr>
        <w:annotationRef/>
      </w:r>
      <w:r>
        <w:t xml:space="preserve">2.1 AU1: When display base or standard display is selected, a combination of S-101, S-102 and S-104 </w:t>
      </w:r>
      <w:r>
        <w:rPr>
          <w:b/>
          <w:bCs/>
          <w:color w:val="FF0000"/>
          <w:u w:val="single"/>
        </w:rPr>
        <w:t>may be used</w:t>
      </w:r>
      <w:r>
        <w:rPr>
          <w:color w:val="FF0000"/>
        </w:rPr>
        <w:t xml:space="preserve"> </w:t>
      </w:r>
      <w:r>
        <w:t>to develop the safety contour in accordance with Appendix D.</w:t>
      </w:r>
    </w:p>
    <w:p w14:paraId="628602C8" w14:textId="77777777" w:rsidR="00E95FE3" w:rsidRDefault="00E95FE3" w:rsidP="00E95FE3">
      <w:pPr>
        <w:pStyle w:val="CommentText"/>
      </w:pPr>
    </w:p>
    <w:p w14:paraId="4A258B39" w14:textId="77777777" w:rsidR="00E95FE3" w:rsidRDefault="00E95FE3" w:rsidP="00E95FE3">
      <w:pPr>
        <w:pStyle w:val="CommentText"/>
      </w:pPr>
      <w:r>
        <w:t>How is ECDIS going to resolve the ‘</w:t>
      </w:r>
      <w:r>
        <w:rPr>
          <w:color w:val="FF0000"/>
        </w:rPr>
        <w:t>may be’</w:t>
      </w:r>
      <w:r>
        <w:t>?</w:t>
      </w:r>
    </w:p>
    <w:p w14:paraId="0A98B905" w14:textId="77777777" w:rsidR="00E95FE3" w:rsidRDefault="00E95FE3" w:rsidP="00E95FE3">
      <w:pPr>
        <w:pStyle w:val="CommentText"/>
      </w:pPr>
      <w:r>
        <w:t>Are we asking the ECDIS to remember the mariners’ display options (e.g S-104 ON) before the ‘Standard’ display ‘button’ is hit and respect those options for S-102 and S-104?</w:t>
      </w:r>
      <w:r>
        <w:br/>
        <w:t>Assume that when an ECDIS is turned ON or re-started, only S-101 and S-102 would be loaded as part of the ‘Standard’ display.</w:t>
      </w:r>
    </w:p>
  </w:comment>
  <w:comment w:id="264" w:author="jonathan pritchard" w:date="2025-08-07T10:36:00Z" w:initials="jp">
    <w:p w14:paraId="47384E9A" w14:textId="411D9773" w:rsidR="008A4A4B" w:rsidRDefault="008A4A4B" w:rsidP="008A4A4B">
      <w:pPr>
        <w:pStyle w:val="CommentText"/>
      </w:pPr>
      <w:r>
        <w:rPr>
          <w:rStyle w:val="CommentReference"/>
        </w:rPr>
        <w:annotationRef/>
      </w:r>
      <w:r>
        <w:t>New Section: SM47</w:t>
      </w:r>
    </w:p>
  </w:comment>
  <w:comment w:id="323" w:author="Mikan Stamenkovich" w:date="2025-11-17T08:12:00Z" w:initials="MS">
    <w:p w14:paraId="6F3C1797" w14:textId="77777777" w:rsidR="00533BAA" w:rsidRDefault="00533BAA" w:rsidP="00533BAA">
      <w:pPr>
        <w:pStyle w:val="CommentText"/>
      </w:pPr>
      <w:r>
        <w:rPr>
          <w:rStyle w:val="CommentReference"/>
        </w:rPr>
        <w:annotationRef/>
      </w:r>
      <w:r>
        <w:t>As written now, there are no requirements in this entire section.  It is largely repetitive of S-100 Part 9 and/or some other parts.  What is the point of including basically the same informatoin?  7.2.6, below potentially can become a requirement, but needs stronger wording.</w:t>
      </w:r>
    </w:p>
  </w:comment>
  <w:comment w:id="340" w:author="jonathan pritchard" w:date="2025-09-09T14:50:00Z" w:initials="jp">
    <w:p w14:paraId="682F8923" w14:textId="5FEAF488" w:rsidR="00E95FE3" w:rsidRDefault="00E95FE3" w:rsidP="00E95FE3">
      <w:pPr>
        <w:pStyle w:val="CommentText"/>
      </w:pPr>
      <w:r>
        <w:rPr>
          <w:rStyle w:val="CommentReference"/>
        </w:rPr>
        <w:annotationRef/>
      </w:r>
      <w:r>
        <w:t xml:space="preserve">2.1 AU2: </w:t>
      </w:r>
    </w:p>
    <w:p w14:paraId="56844247" w14:textId="77777777" w:rsidR="00E95FE3" w:rsidRDefault="00E95FE3" w:rsidP="00E95FE3">
      <w:pPr>
        <w:pStyle w:val="CommentText"/>
      </w:pPr>
      <w:r>
        <w:t>Consider removing this sentence, as it is not an OEM requirement to handle centred area symbols beyond what is specified in the corresponding PC instructions.</w:t>
      </w:r>
    </w:p>
  </w:comment>
  <w:comment w:id="341" w:author="jonathan pritchard" w:date="2025-09-09T14:50:00Z" w:initials="jp">
    <w:p w14:paraId="14916F93" w14:textId="77777777" w:rsidR="00E95FE3" w:rsidRDefault="00E95FE3" w:rsidP="00E95FE3">
      <w:pPr>
        <w:pStyle w:val="CommentText"/>
      </w:pPr>
      <w:r>
        <w:rPr>
          <w:rStyle w:val="CommentReference"/>
        </w:rPr>
        <w:annotationRef/>
      </w:r>
      <w:r>
        <w:t>Check with S-52 as well.</w:t>
      </w:r>
    </w:p>
  </w:comment>
  <w:comment w:id="348" w:author="Mikan Stamenkovich" w:date="2025-11-17T07:56:00Z" w:initials="MS">
    <w:p w14:paraId="628EF6D9" w14:textId="77777777" w:rsidR="00762F2D" w:rsidRDefault="00762F2D" w:rsidP="00762F2D">
      <w:pPr>
        <w:pStyle w:val="CommentText"/>
      </w:pPr>
      <w:r>
        <w:rPr>
          <w:rStyle w:val="CommentReference"/>
        </w:rPr>
        <w:annotationRef/>
      </w:r>
      <w:r>
        <w:t xml:space="preserve">This paragraph is just recommendation with “should”.  Is that the intent? </w:t>
      </w:r>
    </w:p>
  </w:comment>
  <w:comment w:id="354" w:author="Mikan Stamenkovich" w:date="2025-11-17T07:58:00Z" w:initials="MS">
    <w:p w14:paraId="6EAAE770" w14:textId="77777777" w:rsidR="00EB1DE1" w:rsidRDefault="00EB1DE1" w:rsidP="00EB1DE1">
      <w:pPr>
        <w:pStyle w:val="CommentText"/>
      </w:pPr>
      <w:r>
        <w:rPr>
          <w:rStyle w:val="CommentReference"/>
        </w:rPr>
        <w:annotationRef/>
      </w:r>
      <w:r>
        <w:t xml:space="preserve">Does this section have a firm “must” requirement to avoid confusing complex line rendering?  </w:t>
      </w:r>
    </w:p>
  </w:comment>
  <w:comment w:id="359" w:author="Mikan Stamenkovich" w:date="2025-11-17T08:04:00Z" w:initials="MS">
    <w:p w14:paraId="2C01E2B5" w14:textId="77777777" w:rsidR="00C57033" w:rsidRDefault="00C57033" w:rsidP="00C57033">
      <w:pPr>
        <w:pStyle w:val="CommentText"/>
      </w:pPr>
      <w:r>
        <w:rPr>
          <w:rStyle w:val="CommentReference"/>
        </w:rPr>
        <w:annotationRef/>
      </w:r>
      <w:r>
        <w:t>Mutually exclusive lists is not how S-100 9-11.1.5 describes this.</w:t>
      </w:r>
    </w:p>
  </w:comment>
  <w:comment w:id="383" w:author="jonathan pritchard" w:date="2025-08-07T10:39:00Z" w:initials="jp">
    <w:p w14:paraId="29E6FD90" w14:textId="6EFB18D3" w:rsidR="008A4A4B" w:rsidRDefault="008A4A4B" w:rsidP="008A4A4B">
      <w:pPr>
        <w:pStyle w:val="CommentText"/>
      </w:pPr>
      <w:r>
        <w:rPr>
          <w:rStyle w:val="CommentReference"/>
        </w:rPr>
        <w:annotationRef/>
      </w:r>
      <w:r>
        <w:t>This disappears for the operational version. Next edition will bring it back.</w:t>
      </w:r>
    </w:p>
  </w:comment>
  <w:comment w:id="458" w:author="jonathan pritchard" w:date="2025-10-24T14:36:00Z" w:initials="jp">
    <w:p w14:paraId="5239B9D7" w14:textId="77777777" w:rsidR="00D837FD" w:rsidRDefault="00D837FD" w:rsidP="00D837FD">
      <w:pPr>
        <w:pStyle w:val="CommentText"/>
      </w:pPr>
      <w:r>
        <w:rPr>
          <w:rStyle w:val="CommentReference"/>
        </w:rPr>
        <w:annotationRef/>
      </w:r>
      <w:r>
        <w:t>PM1</w:t>
      </w:r>
    </w:p>
  </w:comment>
  <w:comment w:id="462" w:author="jonathan pritchard" w:date="2025-10-24T14:35:00Z" w:initials="jp">
    <w:p w14:paraId="75BFFE16" w14:textId="7115F030" w:rsidR="00D837FD" w:rsidRDefault="00D837FD" w:rsidP="00D837FD">
      <w:pPr>
        <w:pStyle w:val="CommentText"/>
      </w:pPr>
      <w:r>
        <w:rPr>
          <w:rStyle w:val="CommentReference"/>
        </w:rPr>
        <w:annotationRef/>
      </w:r>
      <w:r>
        <w:t>PM2</w:t>
      </w:r>
    </w:p>
  </w:comment>
  <w:comment w:id="471" w:author="Mikan Stamenkovich" w:date="2025-11-19T08:15:00Z" w:initials="MS">
    <w:p w14:paraId="6173EC9E" w14:textId="77777777" w:rsidR="00D239F0" w:rsidRDefault="00D239F0" w:rsidP="00D239F0">
      <w:pPr>
        <w:pStyle w:val="CommentText"/>
      </w:pPr>
      <w:r>
        <w:rPr>
          <w:rStyle w:val="CommentReference"/>
        </w:rPr>
        <w:annotationRef/>
      </w:r>
      <w:r>
        <w:t>This section seems misplaced. Most of the  bullets are S-100 product related!  Can it live someplace outside of section 9?</w:t>
      </w:r>
    </w:p>
  </w:comment>
  <w:comment w:id="475" w:author="jonathan pritchard" w:date="2025-08-07T10:42:00Z" w:initials="jp">
    <w:p w14:paraId="0F76F10F" w14:textId="4218BB47" w:rsidR="00663275" w:rsidRDefault="00663275" w:rsidP="00663275">
      <w:pPr>
        <w:pStyle w:val="CommentText"/>
      </w:pPr>
      <w:r>
        <w:rPr>
          <w:rStyle w:val="CommentReference"/>
        </w:rPr>
        <w:annotationRef/>
      </w:r>
      <w:r>
        <w:t>SM53. Covered in 62288 and 60945</w:t>
      </w:r>
    </w:p>
  </w:comment>
  <w:comment w:id="523" w:author="jonathan pritchard" w:date="2025-10-27T13:10:00Z" w:initials="jp">
    <w:p w14:paraId="34C5C02D" w14:textId="77777777" w:rsidR="00E22192" w:rsidRDefault="00E22192" w:rsidP="00E22192">
      <w:pPr>
        <w:pStyle w:val="CommentText"/>
      </w:pPr>
      <w:r>
        <w:rPr>
          <w:rStyle w:val="CommentReference"/>
        </w:rPr>
        <w:annotationRef/>
      </w:r>
      <w:r>
        <w:t>Add Routes to this? (IALA)?</w:t>
      </w:r>
    </w:p>
  </w:comment>
  <w:comment w:id="525" w:author="Mikan Stamenkovich" w:date="2025-11-19T08:29:00Z" w:initials="MS">
    <w:p w14:paraId="196B7BAA" w14:textId="77777777" w:rsidR="0063365C" w:rsidRDefault="0063365C" w:rsidP="0063365C">
      <w:pPr>
        <w:pStyle w:val="CommentText"/>
      </w:pPr>
      <w:r>
        <w:rPr>
          <w:rStyle w:val="CommentReference"/>
        </w:rPr>
        <w:annotationRef/>
      </w:r>
      <w:r>
        <w:t>This section , 9.2, is confusing regarding optional or mandatory requirements.  Section 9.2 is declared “informative”,  but here in 9.2.2, there is at least this one “must” reference.  9.2.1 also has a “must” for category n+1.</w:t>
      </w:r>
    </w:p>
  </w:comment>
  <w:comment w:id="616" w:author="Mikan Stamenkovich" w:date="2025-11-19T09:49:00Z" w:initials="MS">
    <w:p w14:paraId="20A87303" w14:textId="77777777" w:rsidR="00934338" w:rsidRDefault="00934338" w:rsidP="00934338">
      <w:pPr>
        <w:pStyle w:val="CommentText"/>
      </w:pPr>
      <w:r>
        <w:rPr>
          <w:rStyle w:val="CommentReference"/>
        </w:rPr>
        <w:annotationRef/>
      </w:r>
      <w:r>
        <w:t xml:space="preserve">I have to continue to emphasize the need for proper presentation of all features at all boundary conditions to avoid situations as outlined in </w:t>
      </w:r>
      <w:hyperlink r:id="rId1" w:history="1">
        <w:r w:rsidRPr="00036AD4">
          <w:rPr>
            <w:rStyle w:val="Hyperlink"/>
          </w:rPr>
          <w:t>S-101 portrayal clipping at boundaries · Issue #73 · iho-ohi/98-interoperability</w:t>
        </w:r>
      </w:hyperlink>
      <w:r>
        <w:t xml:space="preserve"> .</w:t>
      </w:r>
    </w:p>
  </w:comment>
  <w:comment w:id="644" w:author="jonathan pritchard" w:date="2025-08-07T07:16:00Z" w:initials="jp">
    <w:p w14:paraId="08B6B3CF" w14:textId="181CB9E0" w:rsidR="00F06772" w:rsidRDefault="00F06772" w:rsidP="00F06772">
      <w:pPr>
        <w:pStyle w:val="CommentText"/>
      </w:pPr>
      <w:r>
        <w:rPr>
          <w:rStyle w:val="CommentReference"/>
        </w:rPr>
        <w:annotationRef/>
      </w:r>
      <w:r>
        <w:t>SM55</w:t>
      </w:r>
    </w:p>
  </w:comment>
  <w:comment w:id="650" w:author="jonathan pritchard" w:date="2025-08-07T07:18:00Z" w:initials="jp">
    <w:p w14:paraId="205300F5" w14:textId="77777777" w:rsidR="00F06772" w:rsidRDefault="00F06772" w:rsidP="00F06772">
      <w:pPr>
        <w:pStyle w:val="CommentText"/>
      </w:pPr>
      <w:r>
        <w:rPr>
          <w:rStyle w:val="CommentReference"/>
        </w:rPr>
        <w:annotationRef/>
      </w:r>
      <w:r>
        <w:t>SM56</w:t>
      </w:r>
    </w:p>
  </w:comment>
  <w:comment w:id="656"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670" w:author="jonathan pritchard" w:date="2025-10-24T14:36:00Z" w:initials="jp">
    <w:p w14:paraId="3B6532EA" w14:textId="77777777" w:rsidR="00D837FD" w:rsidRDefault="00D837FD" w:rsidP="00D837FD">
      <w:pPr>
        <w:pStyle w:val="CommentText"/>
      </w:pPr>
      <w:r>
        <w:rPr>
          <w:rStyle w:val="CommentReference"/>
        </w:rPr>
        <w:annotationRef/>
      </w:r>
      <w:r>
        <w:t>PM3 - deletion of stray indication.</w:t>
      </w:r>
    </w:p>
  </w:comment>
  <w:comment w:id="731" w:author="Mikan Stamenkovich" w:date="2025-11-19T10:50:00Z" w:initials="MS">
    <w:p w14:paraId="4E2F1753" w14:textId="77777777" w:rsidR="00EE61FB" w:rsidRDefault="00EE61FB" w:rsidP="00EE61FB">
      <w:pPr>
        <w:pStyle w:val="CommentText"/>
      </w:pPr>
      <w:r>
        <w:rPr>
          <w:rStyle w:val="CommentReference"/>
        </w:rPr>
        <w:annotationRef/>
      </w:r>
      <w:r>
        <w:t>Does this section have a better relationship with 9.1 than here?</w:t>
      </w:r>
    </w:p>
  </w:comment>
  <w:comment w:id="767" w:author="jonathan pritchard" w:date="2025-09-09T14:53:00Z" w:initials="jp">
    <w:p w14:paraId="7C1E8322" w14:textId="21484091" w:rsidR="007C34FB" w:rsidRDefault="007C34FB" w:rsidP="007C34FB">
      <w:pPr>
        <w:pStyle w:val="CommentText"/>
      </w:pPr>
      <w:r>
        <w:rPr>
          <w:rStyle w:val="CommentReference"/>
        </w:rPr>
        <w:annotationRef/>
      </w:r>
      <w:r>
        <w:t>2.1 AU 4:  Amend:</w:t>
      </w:r>
    </w:p>
    <w:p w14:paraId="3999AECE" w14:textId="77777777" w:rsidR="007C34FB" w:rsidRDefault="007C34FB" w:rsidP="007C34FB">
      <w:pPr>
        <w:pStyle w:val="CommentText"/>
      </w:pPr>
    </w:p>
    <w:p w14:paraId="57D3EDA0" w14:textId="77777777" w:rsidR="007C34FB" w:rsidRDefault="007C34FB" w:rsidP="007C34FB">
      <w:pPr>
        <w:pStyle w:val="CommentText"/>
      </w:pPr>
      <w:r>
        <w:t xml:space="preserve"> “Where the ECDIS simultaneously </w:t>
      </w:r>
      <w:r>
        <w:rPr>
          <w:color w:val="ED7D31"/>
        </w:rPr>
        <w:t xml:space="preserve">presents ENC data </w:t>
      </w:r>
      <w:r>
        <w:t xml:space="preserve">with different </w:t>
      </w:r>
      <w:r>
        <w:rPr>
          <w:b/>
          <w:bCs/>
        </w:rPr>
        <w:t>optimumDisplayScales</w:t>
      </w:r>
      <w:r>
        <w:t>, the ‘chart scaleboundaru’ …….”</w:t>
      </w:r>
    </w:p>
    <w:p w14:paraId="784FF654" w14:textId="77777777" w:rsidR="007C34FB" w:rsidRDefault="007C34FB" w:rsidP="007C34FB">
      <w:pPr>
        <w:pStyle w:val="CommentText"/>
      </w:pPr>
    </w:p>
    <w:p w14:paraId="2EA9E13D" w14:textId="77777777" w:rsidR="007C34FB" w:rsidRDefault="007C34FB" w:rsidP="007C34FB">
      <w:pPr>
        <w:pStyle w:val="CommentText"/>
      </w:pPr>
      <w:r>
        <w:rPr>
          <w:u w:val="single"/>
        </w:rPr>
        <w:t>to</w:t>
      </w:r>
    </w:p>
    <w:p w14:paraId="4632AA37" w14:textId="77777777" w:rsidR="007C34FB" w:rsidRDefault="007C34FB" w:rsidP="007C34FB">
      <w:pPr>
        <w:pStyle w:val="CommentText"/>
      </w:pPr>
    </w:p>
    <w:p w14:paraId="793DEFF2" w14:textId="77777777" w:rsidR="007C34FB" w:rsidRDefault="007C34FB" w:rsidP="007C34FB">
      <w:pPr>
        <w:pStyle w:val="CommentText"/>
      </w:pPr>
      <w:r>
        <w:t xml:space="preserve"> “Where the ECDIS simultaneously presents </w:t>
      </w:r>
      <w:r>
        <w:rPr>
          <w:b/>
          <w:bCs/>
          <w:color w:val="00B050"/>
        </w:rPr>
        <w:t>Data Coverage</w:t>
      </w:r>
      <w:r>
        <w:rPr>
          <w:color w:val="00B050"/>
        </w:rPr>
        <w:t xml:space="preserve"> features </w:t>
      </w:r>
      <w:r>
        <w:t>with different</w:t>
      </w:r>
      <w:r>
        <w:rPr>
          <w:b/>
          <w:bCs/>
        </w:rPr>
        <w:t xml:space="preserve"> optimumDisplayScale, </w:t>
      </w:r>
      <w:r>
        <w:t>the ‘chart scale boundary’ …….”</w:t>
      </w:r>
    </w:p>
  </w:comment>
  <w:comment w:id="764" w:author="jonathan pritchard" w:date="2025-08-07T09:38:00Z" w:initials="jp">
    <w:p w14:paraId="506A9482" w14:textId="6F1BB85D" w:rsidR="002E5DBC" w:rsidRDefault="002E5DBC" w:rsidP="002E5DBC">
      <w:pPr>
        <w:pStyle w:val="CommentText"/>
      </w:pPr>
      <w:r>
        <w:rPr>
          <w:rStyle w:val="CommentReference"/>
        </w:rPr>
        <w:annotationRef/>
      </w:r>
      <w:r>
        <w:t>SM58</w:t>
      </w:r>
    </w:p>
  </w:comment>
  <w:comment w:id="802" w:author="jonathan pritchard" w:date="2025-08-07T09:47:00Z" w:initials="jp">
    <w:p w14:paraId="0E927BBA" w14:textId="77777777" w:rsidR="00DE1106" w:rsidRDefault="00DE1106" w:rsidP="00DE1106">
      <w:pPr>
        <w:pStyle w:val="CommentText"/>
      </w:pPr>
      <w:r>
        <w:rPr>
          <w:rStyle w:val="CommentReference"/>
        </w:rPr>
        <w:annotationRef/>
      </w:r>
      <w:r>
        <w:t>Check values and update.</w:t>
      </w:r>
    </w:p>
  </w:comment>
  <w:comment w:id="849" w:author="jonathan pritchard" w:date="2025-09-09T14:54:00Z" w:initials="jp">
    <w:p w14:paraId="2E6E8E7E" w14:textId="77777777" w:rsidR="007C34FB" w:rsidRDefault="007C34FB" w:rsidP="007C34FB">
      <w:pPr>
        <w:pStyle w:val="CommentText"/>
      </w:pPr>
      <w:r>
        <w:rPr>
          <w:rStyle w:val="CommentReference"/>
        </w:rPr>
        <w:annotationRef/>
      </w:r>
      <w:r>
        <w:t>Recommend the use of ODS and MSVS values that are listed in Table 12.1, not random values.</w:t>
      </w:r>
    </w:p>
  </w:comment>
  <w:comment w:id="850" w:author="jonathan pritchard" w:date="2025-09-09T14:55:00Z" w:initials="jp">
    <w:p w14:paraId="43D9A3C3" w14:textId="77777777" w:rsidR="007C34FB" w:rsidRDefault="007C34FB" w:rsidP="007C34FB">
      <w:pPr>
        <w:pStyle w:val="CommentText"/>
      </w:pPr>
      <w:r>
        <w:rPr>
          <w:rStyle w:val="CommentReference"/>
        </w:rPr>
        <w:annotationRef/>
      </w:r>
      <w:r>
        <w:t>I think the ODS/MDS values are ok, but the diagram needs to state what numbers are displayed (are they ODS or MDS?)</w:t>
      </w:r>
    </w:p>
  </w:comment>
  <w:comment w:id="852" w:author="jonathan pritchard" w:date="2025-08-07T09:48:00Z" w:initials="jp">
    <w:p w14:paraId="280BE8AA" w14:textId="335B4C17" w:rsidR="00DE1106" w:rsidRDefault="00DE1106" w:rsidP="00DE1106">
      <w:pPr>
        <w:pStyle w:val="CommentText"/>
      </w:pPr>
      <w:r>
        <w:rPr>
          <w:rStyle w:val="CommentReference"/>
        </w:rPr>
        <w:annotationRef/>
      </w:r>
      <w:r>
        <w:t>SM59</w:t>
      </w:r>
    </w:p>
  </w:comment>
  <w:comment w:id="856" w:author="Mikan Stamenkovich" w:date="2025-11-19T11:34:00Z" w:initials="MS">
    <w:p w14:paraId="34CCB9A0" w14:textId="77777777" w:rsidR="008C7832" w:rsidRDefault="008C7832" w:rsidP="008C7832">
      <w:pPr>
        <w:pStyle w:val="CommentText"/>
      </w:pPr>
      <w:r>
        <w:rPr>
          <w:rStyle w:val="CommentReference"/>
        </w:rPr>
        <w:annotationRef/>
      </w:r>
      <w:r>
        <w:t>The term “grossly” needs to be quantified.</w:t>
      </w:r>
    </w:p>
  </w:comment>
  <w:comment w:id="864" w:author="jonathan pritchard" w:date="2025-07-22T09:47:00Z" w:initials="jp">
    <w:p w14:paraId="6DCD2EDF" w14:textId="0AE34C69" w:rsidR="006950F1" w:rsidRDefault="006950F1" w:rsidP="006950F1">
      <w:pPr>
        <w:pStyle w:val="CommentText"/>
      </w:pPr>
      <w:r>
        <w:rPr>
          <w:rStyle w:val="CommentReference"/>
        </w:rPr>
        <w:annotationRef/>
      </w:r>
      <w:r>
        <w:t>Reword. Take out the display window moving.;</w:t>
      </w:r>
    </w:p>
  </w:comment>
  <w:comment w:id="865" w:author="jonathan pritchard" w:date="2025-08-07T09:49:00Z" w:initials="jp">
    <w:p w14:paraId="34CBDE54" w14:textId="77777777" w:rsidR="00DE1106" w:rsidRDefault="00DE1106" w:rsidP="00DE1106">
      <w:pPr>
        <w:pStyle w:val="CommentText"/>
      </w:pPr>
      <w:r>
        <w:rPr>
          <w:rStyle w:val="CommentReference"/>
        </w:rPr>
        <w:annotationRef/>
      </w:r>
      <w:r>
        <w:t>SM60</w:t>
      </w:r>
    </w:p>
  </w:comment>
  <w:comment w:id="866" w:author="jonathan pritchard" w:date="2025-08-07T09:50:00Z" w:initials="jp">
    <w:p w14:paraId="0D66C446" w14:textId="77777777" w:rsidR="00DE1106" w:rsidRDefault="00DE1106" w:rsidP="00DE1106">
      <w:pPr>
        <w:pStyle w:val="CommentText"/>
      </w:pPr>
      <w:r>
        <w:rPr>
          <w:rStyle w:val="CommentReference"/>
        </w:rPr>
        <w:annotationRef/>
      </w:r>
      <w:r>
        <w:t>Is this an overscale indication, or is this the “larger scale daa available” message?. Check with SM</w:t>
      </w:r>
    </w:p>
  </w:comment>
  <w:comment w:id="891" w:author="jon pritchard" w:date="2025-09-17T13:46:00Z" w:initials="jp">
    <w:p w14:paraId="5AC0F739" w14:textId="77777777" w:rsidR="000F7D72" w:rsidRDefault="000F7D72" w:rsidP="000F7D72">
      <w:r>
        <w:rPr>
          <w:rStyle w:val="CommentReference"/>
        </w:rPr>
        <w:annotationRef/>
      </w:r>
      <w:r>
        <w:rPr>
          <w:color w:val="000000"/>
        </w:rPr>
        <w:t>Is this a requirement?</w:t>
      </w:r>
    </w:p>
  </w:comment>
  <w:comment w:id="906" w:author="jonathan pritchard" w:date="2025-09-09T14:56:00Z" w:initials="jp">
    <w:p w14:paraId="76A96CA8" w14:textId="11440266" w:rsidR="00D81E16" w:rsidRDefault="00D81E16" w:rsidP="00D81E16">
      <w:pPr>
        <w:pStyle w:val="CommentText"/>
      </w:pPr>
      <w:r>
        <w:rPr>
          <w:rStyle w:val="CommentReference"/>
        </w:rPr>
        <w:annotationRef/>
      </w:r>
      <w:r>
        <w:t>2.1 AU 6:  Specify the wording of the legends to be used when non-official data is displayed – Refer to S-52 Main document (2.3.1c[2]) for consistency</w:t>
      </w:r>
    </w:p>
    <w:p w14:paraId="5CBA5992" w14:textId="77777777" w:rsidR="00D81E16" w:rsidRDefault="00D81E16" w:rsidP="00D81E16">
      <w:pPr>
        <w:pStyle w:val="CommentText"/>
      </w:pPr>
    </w:p>
    <w:p w14:paraId="740B2FA5" w14:textId="77777777" w:rsidR="00D81E16" w:rsidRDefault="00D81E16" w:rsidP="00D81E16">
      <w:pPr>
        <w:pStyle w:val="CommentText"/>
      </w:pPr>
      <w:r>
        <w:t xml:space="preserve">Recommend replacing </w:t>
      </w:r>
      <w:r>
        <w:rPr>
          <w:b/>
          <w:bCs/>
        </w:rPr>
        <w:t>RNC or paper chart</w:t>
      </w:r>
      <w:r>
        <w:t xml:space="preserve"> with </w:t>
      </w:r>
      <w:r>
        <w:rPr>
          <w:b/>
          <w:bCs/>
        </w:rPr>
        <w:t>chart</w:t>
      </w:r>
      <w:r>
        <w:t>:</w:t>
      </w:r>
    </w:p>
    <w:p w14:paraId="6C2FC593" w14:textId="77777777" w:rsidR="00D81E16" w:rsidRDefault="00D81E16" w:rsidP="00D81E16">
      <w:pPr>
        <w:pStyle w:val="CommentText"/>
        <w:numPr>
          <w:ilvl w:val="0"/>
          <w:numId w:val="253"/>
        </w:numPr>
        <w:ind w:left="720"/>
      </w:pPr>
      <w:r>
        <w:t xml:space="preserve">“Unofficial data displayed; refer to official </w:t>
      </w:r>
      <w:r>
        <w:rPr>
          <w:strike/>
          <w:color w:val="FF0000"/>
        </w:rPr>
        <w:t>RNC or paper chart</w:t>
      </w:r>
      <w:r>
        <w:t xml:space="preserve"> </w:t>
      </w:r>
      <w:r>
        <w:rPr>
          <w:color w:val="00B050"/>
        </w:rPr>
        <w:t>chart</w:t>
      </w:r>
      <w:r>
        <w:t xml:space="preserve">” </w:t>
      </w:r>
      <w:r>
        <w:rPr>
          <w:b/>
          <w:bCs/>
          <w:u w:val="single"/>
        </w:rPr>
        <w:t>OR</w:t>
      </w:r>
    </w:p>
    <w:p w14:paraId="4C9363E2" w14:textId="77777777" w:rsidR="00D81E16" w:rsidRDefault="00D81E16" w:rsidP="00D81E16">
      <w:pPr>
        <w:pStyle w:val="CommentText"/>
      </w:pPr>
      <w:r>
        <w:t xml:space="preserve">“No official data available; refer to official </w:t>
      </w:r>
      <w:r>
        <w:rPr>
          <w:strike/>
          <w:color w:val="FF0000"/>
        </w:rPr>
        <w:t>RNC or paper chart</w:t>
      </w:r>
      <w:r>
        <w:t>.</w:t>
      </w:r>
      <w:r>
        <w:rPr>
          <w:color w:val="00B050"/>
        </w:rPr>
        <w:t>chart</w:t>
      </w:r>
      <w:r>
        <w:t>.”</w:t>
      </w:r>
    </w:p>
  </w:comment>
  <w:comment w:id="941" w:author="jonathan pritchard" w:date="2025-07-22T09:49:00Z" w:initials="jp">
    <w:p w14:paraId="7E35AD85" w14:textId="57A9E8C8" w:rsidR="006950F1" w:rsidRDefault="006950F1" w:rsidP="006950F1">
      <w:pPr>
        <w:pStyle w:val="CommentText"/>
      </w:pPr>
      <w:r>
        <w:rPr>
          <w:rStyle w:val="CommentReference"/>
        </w:rPr>
        <w:annotationRef/>
      </w:r>
      <w:r>
        <w:t>Not current time</w:t>
      </w:r>
    </w:p>
  </w:comment>
  <w:comment w:id="942" w:author="jonathan pritchard" w:date="2025-08-07T10:02:00Z" w:initials="jp">
    <w:p w14:paraId="6ED3914C" w14:textId="77777777" w:rsidR="007F7BF1" w:rsidRDefault="007F7BF1" w:rsidP="007F7BF1">
      <w:pPr>
        <w:pStyle w:val="CommentText"/>
      </w:pPr>
      <w:r>
        <w:rPr>
          <w:rStyle w:val="CommentReference"/>
        </w:rPr>
        <w:annotationRef/>
      </w:r>
      <w:r>
        <w:t>New name for indicator. For review. SM63</w:t>
      </w:r>
    </w:p>
  </w:comment>
  <w:comment w:id="945" w:author="jonathan pritchard" w:date="2025-09-09T16:45:00Z" w:initials="jp">
    <w:p w14:paraId="0FB75F3A" w14:textId="77777777" w:rsidR="00407755" w:rsidRDefault="00407755" w:rsidP="00407755">
      <w:pPr>
        <w:pStyle w:val="CommentText"/>
      </w:pPr>
      <w:r>
        <w:rPr>
          <w:rStyle w:val="CommentReference"/>
        </w:rPr>
        <w:annotationRef/>
      </w:r>
      <w:r>
        <w:t>2.1 DE1</w:t>
      </w:r>
    </w:p>
  </w:comment>
  <w:comment w:id="968" w:author="jonathan pritchard" w:date="2025-09-09T16:46:00Z" w:initials="jp">
    <w:p w14:paraId="3042059A" w14:textId="77777777" w:rsidR="00407755" w:rsidRDefault="00407755" w:rsidP="00407755">
      <w:pPr>
        <w:pStyle w:val="CommentText"/>
      </w:pPr>
      <w:r>
        <w:rPr>
          <w:rStyle w:val="CommentReference"/>
        </w:rPr>
        <w:annotationRef/>
      </w:r>
      <w:r>
        <w:t xml:space="preserve">2.1 DE2 </w:t>
      </w:r>
    </w:p>
    <w:p w14:paraId="296038D2" w14:textId="77777777" w:rsidR="00407755" w:rsidRDefault="00407755" w:rsidP="00407755">
      <w:pPr>
        <w:pStyle w:val="CommentText"/>
      </w:pPr>
      <w:r>
        <w:t xml:space="preserve">Do we want/need to clarify how in route monitoring the highlights of the look-ahead area and the current and next route leg shall be combined, i.e. that these highlights shall not be additive and thus reduce readability </w:t>
      </w:r>
    </w:p>
  </w:comment>
  <w:comment w:id="990" w:author="jonathan pritchard" w:date="2025-08-07T07:23:00Z" w:initials="jp">
    <w:p w14:paraId="7C75F2CA" w14:textId="2513030D" w:rsidR="00F06772" w:rsidRDefault="00F06772" w:rsidP="00F06772">
      <w:pPr>
        <w:pStyle w:val="CommentText"/>
      </w:pPr>
      <w:r>
        <w:rPr>
          <w:rStyle w:val="CommentReference"/>
        </w:rPr>
        <w:annotationRef/>
      </w:r>
      <w:r>
        <w:t>SM65</w:t>
      </w:r>
    </w:p>
  </w:comment>
  <w:comment w:id="1037" w:author="jonathan pritchard" w:date="2025-09-09T14:58:00Z" w:initials="jp">
    <w:p w14:paraId="29F5328F" w14:textId="77777777" w:rsidR="00D81E16" w:rsidRDefault="00D81E16" w:rsidP="00D81E16">
      <w:pPr>
        <w:pStyle w:val="CommentText"/>
      </w:pPr>
      <w:r>
        <w:rPr>
          <w:rStyle w:val="CommentReference"/>
        </w:rPr>
        <w:annotationRef/>
      </w:r>
      <w:r>
        <w:t>2.1 AU 7: Different to sections 12.9.6 &amp; 12.9.9, this section does not explain how ‘Areas for which special conditions exist’ are to be graphically represented (use of INDHLT). Refer to Figure 12-2.</w:t>
      </w:r>
    </w:p>
    <w:p w14:paraId="3EA15C6F" w14:textId="77777777" w:rsidR="00D81E16" w:rsidRDefault="00D81E16" w:rsidP="00D81E16">
      <w:pPr>
        <w:pStyle w:val="CommentText"/>
      </w:pPr>
    </w:p>
    <w:p w14:paraId="4F63E8E9" w14:textId="77777777" w:rsidR="00D81E16" w:rsidRDefault="00D81E16" w:rsidP="00D81E16">
      <w:pPr>
        <w:pStyle w:val="CommentText"/>
      </w:pPr>
      <w:r>
        <w:t>Add clarifying paragraph and Figure, as required and in line with related entries in sections 12.9.6 &amp; 12.9.9.</w:t>
      </w:r>
      <w:r>
        <w:br/>
        <w:t>As a minimum, refer to Figure 12-2.</w:t>
      </w:r>
    </w:p>
    <w:p w14:paraId="541D10B8" w14:textId="77777777" w:rsidR="00D81E16" w:rsidRDefault="00D81E16" w:rsidP="00D81E16">
      <w:pPr>
        <w:pStyle w:val="CommentText"/>
      </w:pPr>
    </w:p>
  </w:comment>
  <w:comment w:id="1058" w:author="jonathan pritchard" w:date="2025-09-09T16:50:00Z" w:initials="jp">
    <w:p w14:paraId="4A303BD8" w14:textId="77777777" w:rsidR="00407755" w:rsidRDefault="00407755" w:rsidP="00407755">
      <w:pPr>
        <w:pStyle w:val="CommentText"/>
      </w:pPr>
      <w:r>
        <w:rPr>
          <w:rStyle w:val="CommentReference"/>
        </w:rPr>
        <w:annotationRef/>
      </w:r>
      <w:r>
        <w:t>DE3: Figure 10. shows the limitations of the algorithm.</w:t>
      </w:r>
    </w:p>
    <w:p w14:paraId="17E96B57" w14:textId="77777777" w:rsidR="00407755" w:rsidRDefault="00407755" w:rsidP="00407755">
      <w:pPr>
        <w:pStyle w:val="CommentText"/>
      </w:pPr>
      <w:r>
        <w:t xml:space="preserve">On the upper side of the check area the CATZOC B area is partially covered by the smaller extension (20 m) </w:t>
      </w:r>
    </w:p>
  </w:comment>
  <w:comment w:id="1094" w:author="jonathan pritchard" w:date="2025-09-09T16:51:00Z" w:initials="jp">
    <w:p w14:paraId="2EB57C80" w14:textId="77777777"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1112" w:author="jonathan pritchard" w:date="2025-10-07T22:26:00Z" w:initials="jp">
    <w:p w14:paraId="34583242" w14:textId="77777777" w:rsidR="00C97614" w:rsidRDefault="00C97614" w:rsidP="00C97614">
      <w:pPr>
        <w:pStyle w:val="CommentText"/>
      </w:pPr>
      <w:r>
        <w:rPr>
          <w:rStyle w:val="CommentReference"/>
        </w:rPr>
        <w:annotationRef/>
      </w:r>
      <w:r>
        <w:t>Clarify datum source (S-101 or S-104). AU</w:t>
      </w:r>
    </w:p>
  </w:comment>
  <w:comment w:id="1118" w:author="jonathan pritchard" w:date="2025-09-09T16:52:00Z" w:initials="jp">
    <w:p w14:paraId="5CE510E0" w14:textId="1E7F5369"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1127"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1132" w:author="jonathan pritchard" w:date="2025-07-22T09:30:00Z" w:initials="jp">
    <w:p w14:paraId="4DCBDB5F" w14:textId="7A63DC33" w:rsidR="001B4A0B" w:rsidRDefault="001B4A0B" w:rsidP="001B4A0B">
      <w:pPr>
        <w:pStyle w:val="CommentText"/>
      </w:pPr>
      <w:r>
        <w:rPr>
          <w:rStyle w:val="CommentReference"/>
        </w:rPr>
        <w:annotationRef/>
      </w:r>
      <w:r>
        <w:t>This is manual update. Change words accordingly.</w:t>
      </w:r>
    </w:p>
  </w:comment>
  <w:comment w:id="1133" w:author="jonathan pritchard" w:date="2025-08-07T07:33:00Z" w:initials="jp">
    <w:p w14:paraId="53A3996E" w14:textId="77777777" w:rsidR="00D27EFF" w:rsidRDefault="00D27EFF" w:rsidP="00D27EFF">
      <w:pPr>
        <w:pStyle w:val="CommentText"/>
      </w:pPr>
      <w:r>
        <w:rPr>
          <w:rStyle w:val="CommentReference"/>
        </w:rPr>
        <w:annotationRef/>
      </w:r>
      <w:r>
        <w:t>SM77 - left in remark about not changing chart data.</w:t>
      </w:r>
    </w:p>
  </w:comment>
  <w:comment w:id="1160" w:author="jonathan pritchard" w:date="2025-08-07T07:36:00Z" w:initials="jp">
    <w:p w14:paraId="577FC35B" w14:textId="77777777" w:rsidR="00D27EFF" w:rsidRDefault="00D27EFF" w:rsidP="00D27EFF">
      <w:pPr>
        <w:pStyle w:val="CommentText"/>
      </w:pPr>
      <w:r>
        <w:rPr>
          <w:rStyle w:val="CommentReference"/>
        </w:rPr>
        <w:annotationRef/>
      </w:r>
      <w:r>
        <w:t>SM79</w:t>
      </w:r>
    </w:p>
  </w:comment>
  <w:comment w:id="1198"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1270" w:author="jonathan pritchard" w:date="2025-09-09T16:53:00Z" w:initials="jp">
    <w:p w14:paraId="6B8E3A7F" w14:textId="77777777" w:rsidR="00407755" w:rsidRDefault="00407755" w:rsidP="00407755">
      <w:pPr>
        <w:pStyle w:val="CommentText"/>
      </w:pPr>
      <w:r>
        <w:rPr>
          <w:rStyle w:val="CommentReference"/>
        </w:rPr>
        <w:annotationRef/>
      </w:r>
      <w:r>
        <w:t>2.1 DE7: Try to align display and filtering of NavWarnings as much as possible with existing equipment, e.g. NavTex or leave that to the OEM.</w:t>
      </w:r>
    </w:p>
    <w:p w14:paraId="0745E3E2" w14:textId="77777777" w:rsidR="00407755" w:rsidRDefault="00407755" w:rsidP="00407755">
      <w:pPr>
        <w:pStyle w:val="CommentText"/>
      </w:pPr>
      <w:r>
        <w:t>This is not the place to add new requirements to ECDIS that go beyond IMO PS and chart data product presentation</w:t>
      </w:r>
    </w:p>
  </w:comment>
  <w:comment w:id="1274" w:author="jonathan pritchard" w:date="2025-10-29T15:38:00Z" w:initials="jp">
    <w:p w14:paraId="436F5514" w14:textId="77777777" w:rsidR="00DB5891" w:rsidRDefault="00DB5891" w:rsidP="00DB5891">
      <w:pPr>
        <w:pStyle w:val="CommentText"/>
      </w:pPr>
      <w:r>
        <w:rPr>
          <w:rStyle w:val="CommentReference"/>
        </w:rPr>
        <w:annotationRef/>
      </w:r>
      <w:r>
        <w:t>Is this tagging?</w:t>
      </w:r>
    </w:p>
  </w:comment>
  <w:comment w:id="1275" w:author="jonathan pritchard" w:date="2025-10-29T15:45:00Z" w:initials="jp">
    <w:p w14:paraId="5CC0D93F" w14:textId="77777777" w:rsidR="005F724E" w:rsidRDefault="005F724E" w:rsidP="005F724E">
      <w:pPr>
        <w:pStyle w:val="CommentText"/>
      </w:pPr>
      <w:r>
        <w:rPr>
          <w:rStyle w:val="CommentReference"/>
        </w:rPr>
        <w:annotationRef/>
      </w:r>
      <w:r>
        <w:t>These are the filters?</w:t>
      </w:r>
    </w:p>
  </w:comment>
  <w:comment w:id="1304" w:author="jonathan pritchard" w:date="2025-10-29T15:46:00Z" w:initials="jp">
    <w:p w14:paraId="03ECD154" w14:textId="77777777" w:rsidR="005F724E" w:rsidRDefault="005F724E" w:rsidP="005F724E">
      <w:pPr>
        <w:pStyle w:val="CommentText"/>
      </w:pPr>
      <w:r>
        <w:rPr>
          <w:rStyle w:val="CommentReference"/>
        </w:rPr>
        <w:annotationRef/>
      </w:r>
      <w:r>
        <w:t>The user MUST be able to classify individual NWs according to on/off and information. Filtering must be applied according to how they have been classified.</w:t>
      </w:r>
    </w:p>
  </w:comment>
  <w:comment w:id="1324" w:author="jonathan pritchard" w:date="2025-10-29T16:27:00Z" w:initials="jp">
    <w:p w14:paraId="5CCA3E23" w14:textId="77777777" w:rsidR="000905E8" w:rsidRDefault="000905E8" w:rsidP="000905E8">
      <w:pPr>
        <w:pStyle w:val="CommentText"/>
      </w:pPr>
      <w:r>
        <w:rPr>
          <w:rStyle w:val="CommentReference"/>
        </w:rPr>
        <w:annotationRef/>
      </w:r>
      <w:r>
        <w:t>Is this mandatory?</w:t>
      </w:r>
    </w:p>
  </w:comment>
  <w:comment w:id="1336" w:author="jonathan pritchard" w:date="2025-10-29T16:04:00Z" w:initials="jp">
    <w:p w14:paraId="243818E8" w14:textId="6B0FD77F" w:rsidR="009502E6" w:rsidRDefault="009502E6" w:rsidP="009502E6">
      <w:pPr>
        <w:pStyle w:val="CommentText"/>
      </w:pPr>
      <w:r>
        <w:rPr>
          <w:rStyle w:val="CommentReference"/>
        </w:rPr>
        <w:annotationRef/>
      </w:r>
      <w:r>
        <w:t>In the absence of an explicit cancellation can the ECDIS delete messages some time after the fixedDateRange (if end date is defined) + a suitable buffer?? Unless retained by the user according to requirement X,Y &amp; Z...</w:t>
      </w:r>
    </w:p>
  </w:comment>
  <w:comment w:id="1338" w:author="jonathan pritchard" w:date="2025-10-29T16:06:00Z" w:initials="jp">
    <w:p w14:paraId="27F581E7" w14:textId="04F44872" w:rsidR="009502E6" w:rsidRDefault="009502E6" w:rsidP="009502E6">
      <w:pPr>
        <w:pStyle w:val="CommentText"/>
      </w:pPr>
      <w:r>
        <w:rPr>
          <w:rStyle w:val="CommentReference"/>
        </w:rPr>
        <w:annotationRef/>
      </w:r>
      <w:r>
        <w:t>There are multiple methods of cancellation. Self-cancellation, fileless cancellation, expiry of fixedDateRange. Clarification required. This is different from other datasets.</w:t>
      </w:r>
    </w:p>
  </w:comment>
  <w:comment w:id="1339" w:author="jonathan pritchard" w:date="2025-10-29T16:10:00Z" w:initials="jp">
    <w:p w14:paraId="2371B09D" w14:textId="77777777" w:rsidR="00774F52" w:rsidRDefault="00774F52" w:rsidP="00774F52">
      <w:pPr>
        <w:pStyle w:val="CommentText"/>
      </w:pPr>
      <w:r>
        <w:rPr>
          <w:rStyle w:val="CommentReference"/>
        </w:rPr>
        <w:annotationRef/>
      </w:r>
      <w:r>
        <w:t>Should we set a maximum number of retained NW messages?</w:t>
      </w:r>
    </w:p>
  </w:comment>
  <w:comment w:id="1388"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1389"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1390"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1421"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 w:id="1431" w:author="jon pritchard" w:date="2025-09-17T13:51:00Z" w:initials="jp">
    <w:p w14:paraId="4E6C7FC0" w14:textId="77777777" w:rsidR="00A366BC" w:rsidRDefault="00A366BC" w:rsidP="00A366BC">
      <w:r>
        <w:rPr>
          <w:rStyle w:val="CommentReference"/>
        </w:rPr>
        <w:annotationRef/>
      </w:r>
      <w:r>
        <w:rPr>
          <w:color w:val="000000"/>
        </w:rPr>
        <w:t xml:space="preserve">From SM, comment on v2.1.0. Non mandatory. </w:t>
      </w:r>
    </w:p>
  </w:comment>
  <w:comment w:id="1587" w:author="jonathan pritchard" w:date="2025-07-22T10:09:00Z" w:initials="jp">
    <w:p w14:paraId="68C36594" w14:textId="46717407" w:rsidR="00FD2297" w:rsidRDefault="00FD2297" w:rsidP="00FD2297">
      <w:pPr>
        <w:pStyle w:val="CommentText"/>
      </w:pPr>
      <w:r>
        <w:rPr>
          <w:rStyle w:val="CommentReference"/>
        </w:rPr>
        <w:annotationRef/>
      </w:r>
      <w:r>
        <w:t>Needs discussion how to manage removal of CP.</w:t>
      </w:r>
    </w:p>
  </w:comment>
  <w:comment w:id="1611" w:author="Mikan Stamenkovich" w:date="2025-11-14T14:55:00Z" w:initials="MS">
    <w:p w14:paraId="399BA494" w14:textId="77777777" w:rsidR="006E5C94" w:rsidRDefault="0026275E" w:rsidP="006E5C94">
      <w:pPr>
        <w:pStyle w:val="CommentText"/>
      </w:pPr>
      <w:r>
        <w:rPr>
          <w:rStyle w:val="CommentReference"/>
        </w:rPr>
        <w:annotationRef/>
      </w:r>
      <w:r w:rsidR="006E5C94">
        <w:t>I did not see any discussion of S-57 and S-101 in Appendix E.  Appendix E only addresses S-101.  Either more needs to be said about both on the screen in Appendix E, or drop reference to S-57 in this sentence and live with the prior paragraphs descriptions of dual fuel display in this section.</w:t>
      </w:r>
    </w:p>
  </w:comment>
  <w:comment w:id="1673" w:author="jonathan pritchard" w:date="2025-07-23T12:02:00Z" w:initials="jp">
    <w:p w14:paraId="2A5419C8" w14:textId="01B4BA15" w:rsidR="00297757" w:rsidRDefault="00297757" w:rsidP="00297757">
      <w:pPr>
        <w:pStyle w:val="CommentText"/>
      </w:pPr>
      <w:r>
        <w:rPr>
          <w:rStyle w:val="CommentReference"/>
        </w:rPr>
        <w:annotationRef/>
      </w:r>
      <w:r>
        <w:t>Add link to registry page for abbreivations?</w:t>
      </w:r>
    </w:p>
  </w:comment>
  <w:comment w:id="1674" w:author="jonathan pritchard" w:date="2025-08-07T10:14:00Z" w:initials="jp">
    <w:p w14:paraId="279B0E08" w14:textId="77777777" w:rsidR="00BD3F1D" w:rsidRDefault="00BD3F1D" w:rsidP="00BD3F1D">
      <w:pPr>
        <w:pStyle w:val="CommentText"/>
      </w:pPr>
      <w:r>
        <w:rPr>
          <w:rStyle w:val="CommentReference"/>
        </w:rPr>
        <w:annotationRef/>
      </w:r>
      <w:r>
        <w:t>SM102</w:t>
      </w:r>
    </w:p>
  </w:comment>
  <w:comment w:id="1685" w:author="jonathan pritchard" w:date="2025-09-09T16:54:00Z" w:initials="jp">
    <w:p w14:paraId="5D8EC87D" w14:textId="77777777" w:rsidR="00407755" w:rsidRDefault="00407755" w:rsidP="00407755">
      <w:pPr>
        <w:pStyle w:val="CommentText"/>
      </w:pPr>
      <w:r>
        <w:rPr>
          <w:rStyle w:val="CommentReference"/>
        </w:rPr>
        <w:annotationRef/>
      </w:r>
      <w:r>
        <w:t>2.1 DE 8: Delete, not required.</w:t>
      </w:r>
    </w:p>
  </w:comment>
  <w:comment w:id="1738" w:author="jonathan pritchard" w:date="2025-10-24T14:38:00Z" w:initials="jp">
    <w:p w14:paraId="10AB0849" w14:textId="77777777" w:rsidR="00D837FD" w:rsidRDefault="00D837FD" w:rsidP="00D837FD">
      <w:pPr>
        <w:pStyle w:val="CommentText"/>
      </w:pPr>
      <w:r>
        <w:rPr>
          <w:rStyle w:val="CommentReference"/>
        </w:rPr>
        <w:annotationRef/>
      </w:r>
      <w:r>
        <w:t>Incorrect - what should this refer to? PM4</w:t>
      </w:r>
    </w:p>
  </w:comment>
  <w:comment w:id="1766" w:author="jonathan pritchard" w:date="2025-07-23T13:43:00Z" w:initials="jp">
    <w:p w14:paraId="29AD4150" w14:textId="010888A4" w:rsidR="001822E6" w:rsidRDefault="001822E6" w:rsidP="001822E6">
      <w:pPr>
        <w:pStyle w:val="CommentText"/>
      </w:pPr>
      <w:r>
        <w:rPr>
          <w:rStyle w:val="CommentReference"/>
        </w:rPr>
        <w:annotationRef/>
      </w:r>
      <w:r>
        <w:t>Update text when FC and symbols are available.</w:t>
      </w:r>
    </w:p>
  </w:comment>
  <w:comment w:id="1776" w:author="jonathan pritchard" w:date="2025-10-07T23:01:00Z" w:initials="jp">
    <w:p w14:paraId="2180722F" w14:textId="77777777" w:rsidR="00BE1026" w:rsidRDefault="00BE1026" w:rsidP="00BE1026">
      <w:pPr>
        <w:pStyle w:val="CommentText"/>
      </w:pPr>
      <w:r>
        <w:rPr>
          <w:rStyle w:val="CommentReference"/>
        </w:rPr>
        <w:annotationRef/>
      </w:r>
      <w:r>
        <w:t>Can we add a warning that unofficial data is being installed.</w:t>
      </w:r>
    </w:p>
  </w:comment>
  <w:comment w:id="1793" w:author="jon pritchard" w:date="2025-09-17T13:55:00Z" w:initials="jp">
    <w:p w14:paraId="1DDBADCA" w14:textId="435D5C16" w:rsidR="00A366BC" w:rsidRDefault="00A366BC" w:rsidP="00A366BC">
      <w:r>
        <w:rPr>
          <w:rStyle w:val="CommentReference"/>
        </w:rPr>
        <w:annotationRef/>
      </w:r>
      <w:r>
        <w:rPr>
          <w:color w:val="000000"/>
        </w:rPr>
        <w:t>I think the merging is a requirement.</w:t>
      </w:r>
    </w:p>
  </w:comment>
  <w:comment w:id="1798" w:author="jonathan pritchard" w:date="2025-10-27T12:44:00Z" w:initials="jp">
    <w:p w14:paraId="037B1132" w14:textId="77777777" w:rsidR="0040698C" w:rsidRDefault="0040698C" w:rsidP="0040698C">
      <w:pPr>
        <w:pStyle w:val="CommentText"/>
      </w:pPr>
      <w:r>
        <w:rPr>
          <w:rStyle w:val="CommentReference"/>
        </w:rPr>
        <w:annotationRef/>
      </w:r>
      <w:r>
        <w:t xml:space="preserve">If installed. </w:t>
      </w:r>
    </w:p>
  </w:comment>
  <w:comment w:id="1804" w:author="jonathan pritchard" w:date="2025-10-27T12:43:00Z" w:initials="jp">
    <w:p w14:paraId="11ACCCBB" w14:textId="26C8E615" w:rsidR="0040698C" w:rsidRDefault="0040698C" w:rsidP="0040698C">
      <w:pPr>
        <w:pStyle w:val="CommentText"/>
      </w:pPr>
      <w:r>
        <w:rPr>
          <w:rStyle w:val="CommentReference"/>
        </w:rPr>
        <w:annotationRef/>
      </w:r>
      <w:r>
        <w:t>Is this the same as the dataset reference date in the 128 dataset itself (maybe we should use that instead of CATALOG.XML)</w:t>
      </w:r>
    </w:p>
  </w:comment>
  <w:comment w:id="1823" w:author="Mikan Stamenkovich" w:date="2025-11-18T10:33:00Z" w:initials="MS">
    <w:p w14:paraId="1968E145" w14:textId="77777777" w:rsidR="00105C3B" w:rsidRDefault="00105C3B" w:rsidP="00105C3B">
      <w:pPr>
        <w:pStyle w:val="CommentText"/>
      </w:pPr>
      <w:r>
        <w:rPr>
          <w:rStyle w:val="CommentReference"/>
        </w:rPr>
        <w:annotationRef/>
      </w:r>
      <w:r>
        <w:t xml:space="preserve">How is this incorporated under the new S-100 ECDIS MSC(530)?  You might point out MSC(530), Section </w:t>
      </w:r>
      <w:r>
        <w:rPr>
          <w:color w:val="000000"/>
        </w:rPr>
        <w:t>5.10.  This is the only cross-reference I could find.</w:t>
      </w:r>
    </w:p>
  </w:comment>
  <w:comment w:id="1828" w:author="Mikan Stamenkovich" w:date="2025-11-18T10:56:00Z" w:initials="MS">
    <w:p w14:paraId="36227954" w14:textId="77777777" w:rsidR="005E1190" w:rsidRDefault="005E1190" w:rsidP="005E1190">
      <w:pPr>
        <w:pStyle w:val="CommentText"/>
      </w:pPr>
      <w:r>
        <w:rPr>
          <w:rStyle w:val="CommentReference"/>
        </w:rPr>
        <w:annotationRef/>
      </w:r>
      <w:r>
        <w:t>There should probably be some mention about resolving projection differences between S-101 and the use of S-102 for ESC which may be in a different projection than S-101.</w:t>
      </w:r>
    </w:p>
  </w:comment>
  <w:comment w:id="1831" w:author="jonathan pritchard" w:date="2025-08-07T11:51:00Z" w:initials="jp">
    <w:p w14:paraId="3EC683CB" w14:textId="7F3C5210" w:rsidR="003E76E3" w:rsidRDefault="003E76E3" w:rsidP="003E76E3">
      <w:pPr>
        <w:pStyle w:val="CommentText"/>
      </w:pPr>
      <w:r>
        <w:rPr>
          <w:rStyle w:val="CommentReference"/>
        </w:rPr>
        <w:annotationRef/>
      </w:r>
      <w:r>
        <w:t>SM129</w:t>
      </w:r>
    </w:p>
  </w:comment>
  <w:comment w:id="1838" w:author="jonathan pritchard" w:date="2025-10-27T08:07:00Z" w:initials="jp">
    <w:p w14:paraId="5F9C0F4E" w14:textId="77777777" w:rsidR="008F0153" w:rsidRDefault="008F0153" w:rsidP="008F0153">
      <w:pPr>
        <w:pStyle w:val="CommentText"/>
      </w:pPr>
      <w:r>
        <w:rPr>
          <w:rStyle w:val="CommentReference"/>
        </w:rPr>
        <w:annotationRef/>
      </w:r>
      <w:r>
        <w:t>Add reference to paragraph defining how it is used?</w:t>
      </w:r>
    </w:p>
  </w:comment>
  <w:comment w:id="1844" w:author="Mikan Stamenkovich" w:date="2025-11-18T10:59:00Z" w:initials="MS">
    <w:p w14:paraId="192CB96A" w14:textId="77777777" w:rsidR="00186B23" w:rsidRDefault="00186B23" w:rsidP="00186B23">
      <w:pPr>
        <w:pStyle w:val="CommentText"/>
      </w:pPr>
      <w:r>
        <w:rPr>
          <w:rStyle w:val="CommentReference"/>
        </w:rPr>
        <w:annotationRef/>
      </w:r>
      <w:r>
        <w:t>Should this be the first sentence in this section?</w:t>
      </w:r>
    </w:p>
  </w:comment>
  <w:comment w:id="1850" w:author="jonathan pritchard" w:date="2025-10-24T14:41:00Z" w:initials="jp">
    <w:p w14:paraId="2CAEA70D" w14:textId="0D1BD089" w:rsidR="00D837FD" w:rsidRDefault="00D837FD" w:rsidP="00D837FD">
      <w:pPr>
        <w:pStyle w:val="CommentText"/>
      </w:pPr>
      <w:r>
        <w:rPr>
          <w:rStyle w:val="CommentReference"/>
        </w:rPr>
        <w:annotationRef/>
      </w:r>
      <w:r>
        <w:t xml:space="preserve">Should this be “safety contour” value. </w:t>
      </w:r>
    </w:p>
  </w:comment>
  <w:comment w:id="1849" w:author="jonathan pritchard" w:date="2025-10-24T14:40:00Z" w:initials="jp">
    <w:p w14:paraId="6FFD242C" w14:textId="09338570" w:rsidR="00D837FD" w:rsidRDefault="00D837FD" w:rsidP="00D837FD">
      <w:pPr>
        <w:pStyle w:val="CommentText"/>
      </w:pPr>
      <w:r>
        <w:rPr>
          <w:rStyle w:val="CommentReference"/>
        </w:rPr>
        <w:annotationRef/>
      </w:r>
      <w:r>
        <w:t>PM5</w:t>
      </w:r>
    </w:p>
  </w:comment>
  <w:comment w:id="1878" w:author="jonathan pritchard" w:date="2025-09-10T08:31:00Z" w:initials="jp">
    <w:p w14:paraId="7129D8F6" w14:textId="2123A61E" w:rsidR="00E508CA" w:rsidRDefault="00E508CA" w:rsidP="00E508CA">
      <w:pPr>
        <w:pStyle w:val="CommentText"/>
      </w:pPr>
      <w:r>
        <w:rPr>
          <w:rStyle w:val="CommentReference"/>
        </w:rPr>
        <w:annotationRef/>
      </w:r>
      <w:r>
        <w:t xml:space="preserve">2.1 7C 2: “The user must be able to </w:t>
      </w:r>
      <w:r>
        <w:rPr>
          <w:b/>
          <w:bCs/>
        </w:rPr>
        <w:t>adjust depth information</w:t>
      </w:r>
      <w:r>
        <w:t xml:space="preserve"> by water level height in areas where both S-102 and S-104 data products are available.”</w:t>
      </w:r>
    </w:p>
    <w:p w14:paraId="1E4B0A03" w14:textId="77777777" w:rsidR="00E508CA" w:rsidRDefault="00E508CA" w:rsidP="00E508CA">
      <w:pPr>
        <w:pStyle w:val="CommentText"/>
      </w:pPr>
      <w:r>
        <w:t>The wording implies user input for adjustment.</w:t>
      </w:r>
    </w:p>
  </w:comment>
  <w:comment w:id="1882" w:author="jonathan pritchard" w:date="2025-09-09T16:54:00Z" w:initials="jp">
    <w:p w14:paraId="7271CF3A" w14:textId="450B113F" w:rsidR="00407755" w:rsidRDefault="00407755" w:rsidP="00407755">
      <w:pPr>
        <w:pStyle w:val="CommentText"/>
      </w:pPr>
      <w:r>
        <w:rPr>
          <w:rStyle w:val="CommentReference"/>
        </w:rPr>
        <w:annotationRef/>
      </w:r>
      <w:r>
        <w:t>2.1 DE 9</w:t>
      </w:r>
    </w:p>
  </w:comment>
  <w:comment w:id="1883" w:author="jonathan pritchard" w:date="2025-09-10T08:31:00Z" w:initials="jp">
    <w:p w14:paraId="01622E88" w14:textId="77777777" w:rsidR="00E508CA" w:rsidRDefault="00E508CA" w:rsidP="00E508CA">
      <w:pPr>
        <w:pStyle w:val="CommentText"/>
      </w:pPr>
      <w:r>
        <w:rPr>
          <w:rStyle w:val="CommentReference"/>
        </w:rPr>
        <w:annotationRef/>
      </w:r>
      <w:r>
        <w:t>Was “readily available”</w:t>
      </w:r>
    </w:p>
  </w:comment>
  <w:comment w:id="1951" w:author="jonathan pritchard" w:date="2025-09-09T16:10:00Z" w:initials="jp">
    <w:p w14:paraId="077AF6D8" w14:textId="2E805928" w:rsidR="00730555" w:rsidRDefault="00730555" w:rsidP="00730555">
      <w:pPr>
        <w:pStyle w:val="CommentText"/>
      </w:pPr>
      <w:r>
        <w:rPr>
          <w:rStyle w:val="CommentReference"/>
        </w:rPr>
        <w:annotationRef/>
      </w:r>
      <w:r>
        <w:t>2.1 AU 9: Substitution of S-101 depth values based on overlapping S-102 extents should only happen when MSVS &gt;= minDS of the S-102 dataset and the dataset is loaded.</w:t>
      </w:r>
      <w:r>
        <w:br/>
        <w:t>This is to be in agreement with the ‘range of display’ expected for non ENC data layers (refer to 12.2).</w:t>
      </w:r>
    </w:p>
    <w:p w14:paraId="135C684E" w14:textId="77777777" w:rsidR="00730555" w:rsidRDefault="00730555" w:rsidP="00730555">
      <w:pPr>
        <w:pStyle w:val="CommentText"/>
      </w:pPr>
      <w:r>
        <w:t>If the data producer decide to drop an S-102 at MSVS=45000, the sounding of an S-101 looked at MSVS=90000 shouldn’t be substituted by S-102 data.</w:t>
      </w:r>
    </w:p>
    <w:p w14:paraId="5B1A35C7" w14:textId="77777777" w:rsidR="00730555" w:rsidRDefault="00730555" w:rsidP="00730555">
      <w:pPr>
        <w:pStyle w:val="CommentText"/>
      </w:pPr>
    </w:p>
    <w:p w14:paraId="178DEB09" w14:textId="77777777" w:rsidR="00730555" w:rsidRDefault="00730555" w:rsidP="00730555">
      <w:pPr>
        <w:pStyle w:val="CommentText"/>
        <w:ind w:left="360"/>
      </w:pPr>
      <w:r>
        <w:t>Replace the red part of the statement below:</w:t>
      </w:r>
    </w:p>
    <w:p w14:paraId="3A7E86A5" w14:textId="77777777" w:rsidR="00730555" w:rsidRDefault="00730555" w:rsidP="00730555">
      <w:pPr>
        <w:pStyle w:val="CommentText"/>
        <w:ind w:left="360"/>
      </w:pPr>
      <w:r>
        <w:t>‘ … all depth values must be substituted (</w:t>
      </w:r>
      <w:r>
        <w:rPr>
          <w:i/>
          <w:iCs/>
        </w:rPr>
        <w:t>or adjusted for WLA</w:t>
      </w:r>
      <w:r>
        <w:t xml:space="preserve">) for all ENC features </w:t>
      </w:r>
      <w:r>
        <w:rPr>
          <w:color w:val="FF0000"/>
        </w:rPr>
        <w:t xml:space="preserve">at all scales </w:t>
      </w:r>
      <w:r>
        <w:t>which have depth attribution ..’</w:t>
      </w:r>
    </w:p>
    <w:p w14:paraId="230041A2" w14:textId="77777777" w:rsidR="00730555" w:rsidRDefault="00730555" w:rsidP="00730555">
      <w:pPr>
        <w:pStyle w:val="CommentText"/>
        <w:ind w:left="360"/>
      </w:pPr>
      <w:r>
        <w:rPr>
          <w:b/>
          <w:bCs/>
        </w:rPr>
        <w:t>With</w:t>
      </w:r>
    </w:p>
    <w:p w14:paraId="4F318602" w14:textId="77777777" w:rsidR="00730555" w:rsidRDefault="00730555" w:rsidP="00730555">
      <w:pPr>
        <w:pStyle w:val="CommentText"/>
        <w:ind w:left="360"/>
      </w:pPr>
      <w:r>
        <w:t>‘ … all depth values must be substituted (</w:t>
      </w:r>
      <w:r>
        <w:rPr>
          <w:i/>
          <w:iCs/>
        </w:rPr>
        <w:t>or adjusted for WLA)</w:t>
      </w:r>
      <w:r>
        <w:t xml:space="preserve"> for all ENC features which have depth attribution, </w:t>
      </w:r>
      <w:r>
        <w:rPr>
          <w:color w:val="00B050"/>
        </w:rPr>
        <w:t xml:space="preserve">when viewed at a MSVS that is =&gt; </w:t>
      </w:r>
      <w:r>
        <w:rPr>
          <w:b/>
          <w:bCs/>
          <w:color w:val="00B050"/>
        </w:rPr>
        <w:t>minimuDisplayScale</w:t>
      </w:r>
      <w:r>
        <w:rPr>
          <w:color w:val="00B050"/>
        </w:rPr>
        <w:t xml:space="preserve"> of an overlapping S-102 dataset</w:t>
      </w:r>
      <w:r>
        <w:t>...’</w:t>
      </w:r>
    </w:p>
  </w:comment>
  <w:comment w:id="1995" w:author="jonathan pritchard" w:date="2025-10-27T13:00:00Z" w:initials="jp">
    <w:p w14:paraId="02AA09CE" w14:textId="77777777" w:rsidR="00542208" w:rsidRDefault="00542208" w:rsidP="00542208">
      <w:pPr>
        <w:pStyle w:val="CommentText"/>
      </w:pPr>
      <w:r>
        <w:rPr>
          <w:rStyle w:val="CommentReference"/>
        </w:rPr>
        <w:annotationRef/>
      </w:r>
      <w:r>
        <w:t>Needs a statement to the effect that this must only be done if supported by the ENC data (requires multiple datums in ENCs). So, must be supported when compatible ENCs are available.</w:t>
      </w:r>
    </w:p>
  </w:comment>
  <w:comment w:id="1997" w:author="jonathan pritchard" w:date="2025-08-07T11:53:00Z" w:initials="jp">
    <w:p w14:paraId="5CF0D5E6" w14:textId="44F268ED" w:rsidR="003E76E3" w:rsidRDefault="003E76E3" w:rsidP="003E76E3">
      <w:pPr>
        <w:pStyle w:val="CommentText"/>
      </w:pPr>
      <w:r>
        <w:rPr>
          <w:rStyle w:val="CommentReference"/>
        </w:rPr>
        <w:annotationRef/>
      </w:r>
      <w:r>
        <w:t>SM139</w:t>
      </w:r>
    </w:p>
  </w:comment>
  <w:comment w:id="2046" w:author="Mikan Stamenkovich" w:date="2025-11-14T12:47:00Z" w:initials="MS">
    <w:p w14:paraId="4B390A9C" w14:textId="7CD8CBCC" w:rsidR="00CB623C" w:rsidRDefault="00CB623C" w:rsidP="00CB623C">
      <w:pPr>
        <w:pStyle w:val="CommentText"/>
      </w:pPr>
      <w:r>
        <w:rPr>
          <w:rStyle w:val="CommentReference"/>
        </w:rPr>
        <w:annotationRef/>
      </w:r>
      <w:r>
        <w:t>Do you need to say anything about “maximum display scale”, which is also required.</w:t>
      </w:r>
      <w:r w:rsidR="001978FE">
        <w:t>im</w:t>
      </w:r>
    </w:p>
  </w:comment>
  <w:comment w:id="2060" w:author="Mikan Stamenkovich" w:date="2025-11-18T11:20:00Z" w:initials="MS">
    <w:p w14:paraId="3C1F4FB2" w14:textId="77777777" w:rsidR="00D3212B" w:rsidRDefault="006F4D43" w:rsidP="00D3212B">
      <w:pPr>
        <w:pStyle w:val="CommentText"/>
      </w:pPr>
      <w:r>
        <w:rPr>
          <w:rStyle w:val="CommentReference"/>
        </w:rPr>
        <w:annotationRef/>
      </w:r>
      <w:r w:rsidR="00D3212B">
        <w:t xml:space="preserve">Some mention of “correctly” rendering all features at chart boundaries should be indicated in section E someplace.  See </w:t>
      </w:r>
      <w:hyperlink r:id="rId2" w:history="1">
        <w:r w:rsidR="00D3212B" w:rsidRPr="004F2054">
          <w:rPr>
            <w:rStyle w:val="Hyperlink"/>
          </w:rPr>
          <w:t>S-101 portrayal clipping at boundaries · Issue #73 · iho-ohi/98-interoperability</w:t>
        </w:r>
      </w:hyperlink>
      <w:r w:rsidR="00D3212B">
        <w:t xml:space="preserve"> .  Further review across the S-100 documentation framework does not adequately address the issues captured in the issue cited above (#73).  It might be possible to further capture details in S-164, section 3.1.2, Dataset Rendering (MONG)</w:t>
      </w:r>
    </w:p>
  </w:comment>
  <w:comment w:id="2067" w:author="Mikan Stamenkovich" w:date="2025-11-18T11:36:00Z" w:initials="MS">
    <w:p w14:paraId="5E5EA30E" w14:textId="7D7C4B67" w:rsidR="00F01D6C" w:rsidRDefault="00F01D6C" w:rsidP="00F01D6C">
      <w:pPr>
        <w:pStyle w:val="CommentText"/>
      </w:pPr>
      <w:r>
        <w:rPr>
          <w:rStyle w:val="CommentReference"/>
        </w:rPr>
        <w:annotationRef/>
      </w:r>
      <w:r>
        <w:t>“and”, instead of “with”?</w:t>
      </w:r>
    </w:p>
  </w:comment>
  <w:comment w:id="2068" w:author="Mikan Stamenkovich" w:date="2025-11-18T11:42:00Z" w:initials="MS">
    <w:p w14:paraId="4E9D855A" w14:textId="77777777" w:rsidR="00FA3A29" w:rsidRDefault="00FA3A29" w:rsidP="00FA3A29">
      <w:pPr>
        <w:pStyle w:val="CommentText"/>
      </w:pPr>
      <w:r>
        <w:rPr>
          <w:rStyle w:val="CommentReference"/>
        </w:rPr>
        <w:annotationRef/>
      </w:r>
      <w:r>
        <w:t>4 means a triangle is OK as a coverage polygon.  Is that the “real” minimum intent of the coverage polygon?</w:t>
      </w:r>
    </w:p>
  </w:comment>
  <w:comment w:id="2072" w:author="Mikan Stamenkovich" w:date="2025-11-18T11:42:00Z" w:initials="MS">
    <w:p w14:paraId="5AE0E1BD" w14:textId="77777777" w:rsidR="00FA3A29" w:rsidRDefault="00FA3A29" w:rsidP="00FA3A29">
      <w:pPr>
        <w:pStyle w:val="CommentText"/>
      </w:pPr>
      <w:r>
        <w:rPr>
          <w:rStyle w:val="CommentReference"/>
        </w:rPr>
        <w:annotationRef/>
      </w:r>
      <w:r>
        <w:t>Spelling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6504B3" w15:done="0"/>
  <w15:commentEx w15:paraId="2B965E60" w15:done="0"/>
  <w15:commentEx w15:paraId="6D02354B" w15:done="0"/>
  <w15:commentEx w15:paraId="5540BC4E" w15:done="0"/>
  <w15:commentEx w15:paraId="2E675582" w15:paraIdParent="5540BC4E" w15:done="0"/>
  <w15:commentEx w15:paraId="0EFA0D53" w15:done="0"/>
  <w15:commentEx w15:paraId="4D910A6A" w15:done="0"/>
  <w15:commentEx w15:paraId="44D4E15D" w15:paraIdParent="4D910A6A" w15:done="0"/>
  <w15:commentEx w15:paraId="1459BF65" w15:done="0"/>
  <w15:commentEx w15:paraId="4C3A5111" w15:done="0"/>
  <w15:commentEx w15:paraId="0A98B905" w15:done="0"/>
  <w15:commentEx w15:paraId="47384E9A" w15:done="0"/>
  <w15:commentEx w15:paraId="6F3C1797" w15:done="0"/>
  <w15:commentEx w15:paraId="56844247" w15:done="0"/>
  <w15:commentEx w15:paraId="14916F93" w15:paraIdParent="56844247" w15:done="0"/>
  <w15:commentEx w15:paraId="628EF6D9" w15:done="0"/>
  <w15:commentEx w15:paraId="6EAAE770" w15:done="0"/>
  <w15:commentEx w15:paraId="2C01E2B5" w15:done="0"/>
  <w15:commentEx w15:paraId="29E6FD90" w15:done="0"/>
  <w15:commentEx w15:paraId="5239B9D7" w15:done="0"/>
  <w15:commentEx w15:paraId="75BFFE16" w15:done="0"/>
  <w15:commentEx w15:paraId="6173EC9E" w15:done="0"/>
  <w15:commentEx w15:paraId="0F76F10F" w15:done="0"/>
  <w15:commentEx w15:paraId="34C5C02D" w15:done="0"/>
  <w15:commentEx w15:paraId="196B7BAA" w15:done="0"/>
  <w15:commentEx w15:paraId="20A87303" w15:done="0"/>
  <w15:commentEx w15:paraId="08B6B3CF" w15:done="0"/>
  <w15:commentEx w15:paraId="205300F5" w15:done="0"/>
  <w15:commentEx w15:paraId="6154CA57" w15:done="0"/>
  <w15:commentEx w15:paraId="3B6532EA" w15:done="0"/>
  <w15:commentEx w15:paraId="4E2F1753" w15:done="0"/>
  <w15:commentEx w15:paraId="793DEFF2" w15:done="0"/>
  <w15:commentEx w15:paraId="506A9482" w15:done="0"/>
  <w15:commentEx w15:paraId="0E927BBA" w15:done="0"/>
  <w15:commentEx w15:paraId="2E6E8E7E" w15:done="0"/>
  <w15:commentEx w15:paraId="43D9A3C3" w15:paraIdParent="2E6E8E7E" w15:done="0"/>
  <w15:commentEx w15:paraId="280BE8AA" w15:done="0"/>
  <w15:commentEx w15:paraId="34CCB9A0" w15:done="0"/>
  <w15:commentEx w15:paraId="6DCD2EDF" w15:done="0"/>
  <w15:commentEx w15:paraId="34CBDE54" w15:paraIdParent="6DCD2EDF" w15:done="0"/>
  <w15:commentEx w15:paraId="0D66C446" w15:paraIdParent="6DCD2EDF" w15:done="0"/>
  <w15:commentEx w15:paraId="5AC0F739" w15:done="0"/>
  <w15:commentEx w15:paraId="4C9363E2" w15:done="0"/>
  <w15:commentEx w15:paraId="7E35AD85" w15:done="0"/>
  <w15:commentEx w15:paraId="6ED3914C" w15:paraIdParent="7E35AD85" w15:done="0"/>
  <w15:commentEx w15:paraId="0FB75F3A" w15:done="0"/>
  <w15:commentEx w15:paraId="296038D2" w15:done="0"/>
  <w15:commentEx w15:paraId="7C75F2CA" w15:done="0"/>
  <w15:commentEx w15:paraId="541D10B8" w15:done="0"/>
  <w15:commentEx w15:paraId="17E96B57" w15:done="0"/>
  <w15:commentEx w15:paraId="3D6F98C6" w15:done="0"/>
  <w15:commentEx w15:paraId="34583242" w15:done="0"/>
  <w15:commentEx w15:paraId="407D42F5" w15:done="0"/>
  <w15:commentEx w15:paraId="32C3B0E4" w15:done="0"/>
  <w15:commentEx w15:paraId="4DCBDB5F" w15:done="0"/>
  <w15:commentEx w15:paraId="53A3996E" w15:paraIdParent="4DCBDB5F" w15:done="0"/>
  <w15:commentEx w15:paraId="577FC35B" w15:done="0"/>
  <w15:commentEx w15:paraId="25C4B339" w15:done="0"/>
  <w15:commentEx w15:paraId="0745E3E2" w15:done="0"/>
  <w15:commentEx w15:paraId="436F5514" w15:done="0"/>
  <w15:commentEx w15:paraId="5CC0D93F" w15:done="0"/>
  <w15:commentEx w15:paraId="03ECD154" w15:done="0"/>
  <w15:commentEx w15:paraId="5CCA3E23" w15:done="0"/>
  <w15:commentEx w15:paraId="243818E8" w15:done="0"/>
  <w15:commentEx w15:paraId="27F581E7" w15:done="0"/>
  <w15:commentEx w15:paraId="2371B09D" w15:done="0"/>
  <w15:commentEx w15:paraId="46BB4806" w15:done="0"/>
  <w15:commentEx w15:paraId="0955F6F6" w15:paraIdParent="46BB4806" w15:done="0"/>
  <w15:commentEx w15:paraId="67336C87" w15:paraIdParent="46BB4806" w15:done="0"/>
  <w15:commentEx w15:paraId="790C8024" w15:done="0"/>
  <w15:commentEx w15:paraId="4E6C7FC0" w15:done="0"/>
  <w15:commentEx w15:paraId="68C36594" w15:done="0"/>
  <w15:commentEx w15:paraId="399BA494" w15:done="0"/>
  <w15:commentEx w15:paraId="2A5419C8" w15:done="0"/>
  <w15:commentEx w15:paraId="279B0E08" w15:paraIdParent="2A5419C8" w15:done="0"/>
  <w15:commentEx w15:paraId="5D8EC87D" w15:done="0"/>
  <w15:commentEx w15:paraId="10AB0849" w15:done="0"/>
  <w15:commentEx w15:paraId="29AD4150" w15:done="0"/>
  <w15:commentEx w15:paraId="2180722F" w15:done="0"/>
  <w15:commentEx w15:paraId="1DDBADCA" w15:done="0"/>
  <w15:commentEx w15:paraId="037B1132" w15:done="0"/>
  <w15:commentEx w15:paraId="11ACCCBB" w15:done="0"/>
  <w15:commentEx w15:paraId="1968E145" w15:done="0"/>
  <w15:commentEx w15:paraId="36227954" w15:done="0"/>
  <w15:commentEx w15:paraId="3EC683CB" w15:done="0"/>
  <w15:commentEx w15:paraId="5F9C0F4E" w15:done="0"/>
  <w15:commentEx w15:paraId="192CB96A" w15:done="0"/>
  <w15:commentEx w15:paraId="2CAEA70D" w15:done="0"/>
  <w15:commentEx w15:paraId="6FFD242C" w15:done="0"/>
  <w15:commentEx w15:paraId="1E4B0A03" w15:done="0"/>
  <w15:commentEx w15:paraId="7271CF3A" w15:done="0"/>
  <w15:commentEx w15:paraId="01622E88" w15:paraIdParent="7271CF3A" w15:done="0"/>
  <w15:commentEx w15:paraId="4F318602" w15:done="0"/>
  <w15:commentEx w15:paraId="02AA09CE" w15:done="0"/>
  <w15:commentEx w15:paraId="5CF0D5E6" w15:done="0"/>
  <w15:commentEx w15:paraId="4B390A9C" w15:done="0"/>
  <w15:commentEx w15:paraId="3C1F4FB2" w15:done="0"/>
  <w15:commentEx w15:paraId="5E5EA30E" w15:done="0"/>
  <w15:commentEx w15:paraId="4E9D855A" w15:done="0"/>
  <w15:commentEx w15:paraId="5AE0E1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F0970E" w16cex:dateUtc="2025-10-27T13:09:00Z"/>
  <w16cex:commentExtensible w16cex:durableId="66578B99" w16cex:dateUtc="2025-11-14T19:17:00Z"/>
  <w16cex:commentExtensible w16cex:durableId="266AE754" w16cex:dateUtc="2025-11-14T19:16:00Z"/>
  <w16cex:commentExtensible w16cex:durableId="799CDCE9" w16cex:dateUtc="2025-07-23T12:11:00Z"/>
  <w16cex:commentExtensible w16cex:durableId="3137DD33" w16cex:dateUtc="2025-08-07T09:30:00Z"/>
  <w16cex:commentExtensible w16cex:durableId="0494625B" w16cex:dateUtc="2025-09-17T12:31:00Z"/>
  <w16cex:commentExtensible w16cex:durableId="4FE6F6EA" w16cex:dateUtc="2025-09-10T16:24:00Z"/>
  <w16cex:commentExtensible w16cex:durableId="1F1F8107" w16cex:dateUtc="2025-09-10T16:25:00Z"/>
  <w16cex:commentExtensible w16cex:durableId="05C165DE" w16cex:dateUtc="2025-10-27T09:00:00Z"/>
  <w16cex:commentExtensible w16cex:durableId="69FD4FB5" w16cex:dateUtc="2025-09-10T16:40:00Z"/>
  <w16cex:commentExtensible w16cex:durableId="07EA63C6" w16cex:dateUtc="2025-09-09T13:48:00Z"/>
  <w16cex:commentExtensible w16cex:durableId="4C4BB13A" w16cex:dateUtc="2025-08-07T09:36:00Z"/>
  <w16cex:commentExtensible w16cex:durableId="32FA65B8" w16cex:dateUtc="2025-11-17T13:12:00Z"/>
  <w16cex:commentExtensible w16cex:durableId="1A23E7B3" w16cex:dateUtc="2025-09-09T13:50:00Z"/>
  <w16cex:commentExtensible w16cex:durableId="6A5B00EC" w16cex:dateUtc="2025-09-09T13:50:00Z"/>
  <w16cex:commentExtensible w16cex:durableId="5AF3FC92" w16cex:dateUtc="2025-11-17T12:56:00Z"/>
  <w16cex:commentExtensible w16cex:durableId="30F15CF6" w16cex:dateUtc="2025-11-17T12:58:00Z"/>
  <w16cex:commentExtensible w16cex:durableId="30380E91" w16cex:dateUtc="2025-11-17T13:04:00Z"/>
  <w16cex:commentExtensible w16cex:durableId="73EAF85B" w16cex:dateUtc="2025-08-07T09:39:00Z"/>
  <w16cex:commentExtensible w16cex:durableId="0D18359C" w16cex:dateUtc="2025-10-24T13:36:00Z"/>
  <w16cex:commentExtensible w16cex:durableId="706BBBC3" w16cex:dateUtc="2025-10-24T13:35:00Z"/>
  <w16cex:commentExtensible w16cex:durableId="6D9A9BA7" w16cex:dateUtc="2025-11-19T13:15:00Z"/>
  <w16cex:commentExtensible w16cex:durableId="0F8DDC9D" w16cex:dateUtc="2025-08-07T09:42:00Z"/>
  <w16cex:commentExtensible w16cex:durableId="42F1D089" w16cex:dateUtc="2025-10-27T13:10:00Z"/>
  <w16cex:commentExtensible w16cex:durableId="5BE331BB" w16cex:dateUtc="2025-11-19T13:29:00Z"/>
  <w16cex:commentExtensible w16cex:durableId="0B3FBCB6" w16cex:dateUtc="2025-11-19T14:49:00Z"/>
  <w16cex:commentExtensible w16cex:durableId="593FE86D" w16cex:dateUtc="2025-08-07T06:16:00Z"/>
  <w16cex:commentExtensible w16cex:durableId="1D8E475B" w16cex:dateUtc="2025-08-07T06:18:00Z"/>
  <w16cex:commentExtensible w16cex:durableId="0902FD21" w16cex:dateUtc="2025-08-07T06:19:00Z"/>
  <w16cex:commentExtensible w16cex:durableId="27B9DA7C" w16cex:dateUtc="2025-10-24T13:36:00Z"/>
  <w16cex:commentExtensible w16cex:durableId="285539C7" w16cex:dateUtc="2025-11-19T15:50:00Z"/>
  <w16cex:commentExtensible w16cex:durableId="20D2DD6D" w16cex:dateUtc="2025-09-09T13:53:00Z"/>
  <w16cex:commentExtensible w16cex:durableId="78D1FF76" w16cex:dateUtc="2025-08-07T08:38:00Z"/>
  <w16cex:commentExtensible w16cex:durableId="6543BFA4" w16cex:dateUtc="2025-08-07T08:47:00Z"/>
  <w16cex:commentExtensible w16cex:durableId="267DB04E" w16cex:dateUtc="2025-09-09T13:54:00Z"/>
  <w16cex:commentExtensible w16cex:durableId="13EEAB31" w16cex:dateUtc="2025-09-09T13:55:00Z"/>
  <w16cex:commentExtensible w16cex:durableId="32BE430F" w16cex:dateUtc="2025-08-07T08:48:00Z"/>
  <w16cex:commentExtensible w16cex:durableId="33B0BD4C" w16cex:dateUtc="2025-11-19T16:34:00Z"/>
  <w16cex:commentExtensible w16cex:durableId="1F73C959" w16cex:dateUtc="2025-07-22T08:47:00Z"/>
  <w16cex:commentExtensible w16cex:durableId="3B4015E7" w16cex:dateUtc="2025-08-07T08:49:00Z"/>
  <w16cex:commentExtensible w16cex:durableId="08C279C1" w16cex:dateUtc="2025-08-07T08:50:00Z"/>
  <w16cex:commentExtensible w16cex:durableId="094686A0" w16cex:dateUtc="2025-09-17T11:46:00Z"/>
  <w16cex:commentExtensible w16cex:durableId="4CA73B32" w16cex:dateUtc="2025-09-09T13:56:00Z"/>
  <w16cex:commentExtensible w16cex:durableId="1EDFAF03" w16cex:dateUtc="2025-07-22T08:49:00Z"/>
  <w16cex:commentExtensible w16cex:durableId="55746E06" w16cex:dateUtc="2025-08-07T09:02:00Z"/>
  <w16cex:commentExtensible w16cex:durableId="674F8FE6" w16cex:dateUtc="2025-09-09T15:45:00Z"/>
  <w16cex:commentExtensible w16cex:durableId="4D7DCD81" w16cex:dateUtc="2025-09-09T15:46:00Z"/>
  <w16cex:commentExtensible w16cex:durableId="454CE85D" w16cex:dateUtc="2025-08-07T06:23:00Z"/>
  <w16cex:commentExtensible w16cex:durableId="5A8142CD" w16cex:dateUtc="2025-09-09T13:58:00Z"/>
  <w16cex:commentExtensible w16cex:durableId="0FCD2985" w16cex:dateUtc="2025-09-09T15:50:00Z"/>
  <w16cex:commentExtensible w16cex:durableId="03E8D629" w16cex:dateUtc="2025-09-09T15:51:00Z"/>
  <w16cex:commentExtensible w16cex:durableId="5F8B9624" w16cex:dateUtc="2025-10-07T21:26:00Z"/>
  <w16cex:commentExtensible w16cex:durableId="061A0653" w16cex:dateUtc="2025-09-09T15:52:00Z"/>
  <w16cex:commentExtensible w16cex:durableId="4DE25571" w16cex:dateUtc="2025-08-07T06:34:00Z"/>
  <w16cex:commentExtensible w16cex:durableId="09F0D503" w16cex:dateUtc="2025-07-22T08:30:00Z"/>
  <w16cex:commentExtensible w16cex:durableId="2382CF5E" w16cex:dateUtc="2025-08-07T06:33:00Z"/>
  <w16cex:commentExtensible w16cex:durableId="4C34ED7B" w16cex:dateUtc="2025-08-07T06:36:00Z"/>
  <w16cex:commentExtensible w16cex:durableId="0B414107" w16cex:dateUtc="2025-09-09T14:00:00Z"/>
  <w16cex:commentExtensible w16cex:durableId="5A9E3D87" w16cex:dateUtc="2025-09-09T15:53:00Z"/>
  <w16cex:commentExtensible w16cex:durableId="51B02F70" w16cex:dateUtc="2025-10-29T15:38:00Z"/>
  <w16cex:commentExtensible w16cex:durableId="27586818" w16cex:dateUtc="2025-10-29T15:45:00Z"/>
  <w16cex:commentExtensible w16cex:durableId="6B72C98C" w16cex:dateUtc="2025-10-29T15:46:00Z"/>
  <w16cex:commentExtensible w16cex:durableId="1914DA2D" w16cex:dateUtc="2025-10-29T16:27:00Z"/>
  <w16cex:commentExtensible w16cex:durableId="770A0B8E" w16cex:dateUtc="2025-10-29T16:04:00Z"/>
  <w16cex:commentExtensible w16cex:durableId="08EC30B4" w16cex:dateUtc="2025-10-29T16:06:00Z"/>
  <w16cex:commentExtensible w16cex:durableId="6F8B34C1" w16cex:dateUtc="2025-10-29T16:10: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Extensible w16cex:durableId="42CAFA80" w16cex:dateUtc="2025-09-17T11:51:00Z"/>
  <w16cex:commentExtensible w16cex:durableId="7D5897D7" w16cex:dateUtc="2025-07-22T09:09:00Z"/>
  <w16cex:commentExtensible w16cex:durableId="48B0BD68" w16cex:dateUtc="2025-11-14T19:55:00Z"/>
  <w16cex:commentExtensible w16cex:durableId="7D193FE6" w16cex:dateUtc="2025-07-23T11:02:00Z"/>
  <w16cex:commentExtensible w16cex:durableId="11B2DA53" w16cex:dateUtc="2025-08-07T09:14:00Z"/>
  <w16cex:commentExtensible w16cex:durableId="2578CAB7" w16cex:dateUtc="2025-09-09T15:54:00Z"/>
  <w16cex:commentExtensible w16cex:durableId="0D125E5B" w16cex:dateUtc="2025-10-24T13:38:00Z"/>
  <w16cex:commentExtensible w16cex:durableId="5719DF54" w16cex:dateUtc="2025-07-23T12:43:00Z"/>
  <w16cex:commentExtensible w16cex:durableId="5DC624D0" w16cex:dateUtc="2025-10-07T22:01:00Z">
    <w16cex:extLst>
      <w16:ext w16:uri="{CE6994B0-6A32-4C9F-8C6B-6E91EDA988CE}">
        <cr:reactions xmlns:cr="http://schemas.microsoft.com/office/comments/2020/reactions">
          <cr:reaction reactionType="1">
            <cr:reactionInfo dateUtc="2025-11-17T16:20:40Z">
              <cr:user userId="S::mik14680@esri.com::6e955835-e988-4a77-ac1d-90fecb749a01" userProvider="AD" userName="Mikan Stamenkovich"/>
            </cr:reactionInfo>
          </cr:reaction>
        </cr:reactions>
      </w16:ext>
    </w16cex:extLst>
  </w16cex:commentExtensible>
  <w16cex:commentExtensible w16cex:durableId="3B2102C9" w16cex:dateUtc="2025-09-17T11:55:00Z"/>
  <w16cex:commentExtensible w16cex:durableId="769DAECA" w16cex:dateUtc="2025-10-27T12:44:00Z"/>
  <w16cex:commentExtensible w16cex:durableId="3EB0E0F1" w16cex:dateUtc="2025-10-27T12:43:00Z"/>
  <w16cex:commentExtensible w16cex:durableId="0A95D279" w16cex:dateUtc="2025-11-18T15:33:00Z"/>
  <w16cex:commentExtensible w16cex:durableId="340C9B9D" w16cex:dateUtc="2025-11-18T15:56:00Z"/>
  <w16cex:commentExtensible w16cex:durableId="1954216A" w16cex:dateUtc="2025-08-07T10:51:00Z"/>
  <w16cex:commentExtensible w16cex:durableId="64A52F7A" w16cex:dateUtc="2025-10-27T08:07:00Z"/>
  <w16cex:commentExtensible w16cex:durableId="008F7040" w16cex:dateUtc="2025-11-18T15:59:00Z"/>
  <w16cex:commentExtensible w16cex:durableId="697582AB" w16cex:dateUtc="2025-10-24T13:41:00Z"/>
  <w16cex:commentExtensible w16cex:durableId="19997C9D" w16cex:dateUtc="2025-10-24T13:40:00Z"/>
  <w16cex:commentExtensible w16cex:durableId="7424D683" w16cex:dateUtc="2025-09-10T07:31:00Z"/>
  <w16cex:commentExtensible w16cex:durableId="45E89CA8" w16cex:dateUtc="2025-09-09T15:54:00Z"/>
  <w16cex:commentExtensible w16cex:durableId="0D3B9EDC" w16cex:dateUtc="2025-09-10T07:31:00Z"/>
  <w16cex:commentExtensible w16cex:durableId="35F642B5" w16cex:dateUtc="2025-09-09T15:10:00Z"/>
  <w16cex:commentExtensible w16cex:durableId="375AC376" w16cex:dateUtc="2025-10-27T13:00:00Z"/>
  <w16cex:commentExtensible w16cex:durableId="39A409EC" w16cex:dateUtc="2025-08-07T10:53:00Z"/>
  <w16cex:commentExtensible w16cex:durableId="1A808238" w16cex:dateUtc="2025-11-14T17:47:00Z"/>
  <w16cex:commentExtensible w16cex:durableId="116AEE70" w16cex:dateUtc="2025-11-18T16:20:00Z"/>
  <w16cex:commentExtensible w16cex:durableId="60B3E963" w16cex:dateUtc="2025-11-18T16:36:00Z"/>
  <w16cex:commentExtensible w16cex:durableId="3B8DE846" w16cex:dateUtc="2025-11-18T16:42:00Z"/>
  <w16cex:commentExtensible w16cex:durableId="514A559F" w16cex:dateUtc="2025-11-18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6504B3" w16cid:durableId="5FF0970E"/>
  <w16cid:commentId w16cid:paraId="2B965E60" w16cid:durableId="66578B99"/>
  <w16cid:commentId w16cid:paraId="6D02354B" w16cid:durableId="266AE754"/>
  <w16cid:commentId w16cid:paraId="5540BC4E" w16cid:durableId="799CDCE9"/>
  <w16cid:commentId w16cid:paraId="2E675582" w16cid:durableId="3137DD33"/>
  <w16cid:commentId w16cid:paraId="0EFA0D53" w16cid:durableId="0494625B"/>
  <w16cid:commentId w16cid:paraId="4D910A6A" w16cid:durableId="4FE6F6EA"/>
  <w16cid:commentId w16cid:paraId="44D4E15D" w16cid:durableId="1F1F8107"/>
  <w16cid:commentId w16cid:paraId="1459BF65" w16cid:durableId="05C165DE"/>
  <w16cid:commentId w16cid:paraId="4C3A5111" w16cid:durableId="69FD4FB5"/>
  <w16cid:commentId w16cid:paraId="0A98B905" w16cid:durableId="07EA63C6"/>
  <w16cid:commentId w16cid:paraId="47384E9A" w16cid:durableId="4C4BB13A"/>
  <w16cid:commentId w16cid:paraId="6F3C1797" w16cid:durableId="32FA65B8"/>
  <w16cid:commentId w16cid:paraId="56844247" w16cid:durableId="1A23E7B3"/>
  <w16cid:commentId w16cid:paraId="14916F93" w16cid:durableId="6A5B00EC"/>
  <w16cid:commentId w16cid:paraId="628EF6D9" w16cid:durableId="5AF3FC92"/>
  <w16cid:commentId w16cid:paraId="6EAAE770" w16cid:durableId="30F15CF6"/>
  <w16cid:commentId w16cid:paraId="2C01E2B5" w16cid:durableId="30380E91"/>
  <w16cid:commentId w16cid:paraId="29E6FD90" w16cid:durableId="73EAF85B"/>
  <w16cid:commentId w16cid:paraId="5239B9D7" w16cid:durableId="0D18359C"/>
  <w16cid:commentId w16cid:paraId="75BFFE16" w16cid:durableId="706BBBC3"/>
  <w16cid:commentId w16cid:paraId="6173EC9E" w16cid:durableId="6D9A9BA7"/>
  <w16cid:commentId w16cid:paraId="0F76F10F" w16cid:durableId="0F8DDC9D"/>
  <w16cid:commentId w16cid:paraId="34C5C02D" w16cid:durableId="42F1D089"/>
  <w16cid:commentId w16cid:paraId="196B7BAA" w16cid:durableId="5BE331BB"/>
  <w16cid:commentId w16cid:paraId="20A87303" w16cid:durableId="0B3FBCB6"/>
  <w16cid:commentId w16cid:paraId="08B6B3CF" w16cid:durableId="593FE86D"/>
  <w16cid:commentId w16cid:paraId="205300F5" w16cid:durableId="1D8E475B"/>
  <w16cid:commentId w16cid:paraId="6154CA57" w16cid:durableId="0902FD21"/>
  <w16cid:commentId w16cid:paraId="3B6532EA" w16cid:durableId="27B9DA7C"/>
  <w16cid:commentId w16cid:paraId="4E2F1753" w16cid:durableId="285539C7"/>
  <w16cid:commentId w16cid:paraId="793DEFF2" w16cid:durableId="20D2DD6D"/>
  <w16cid:commentId w16cid:paraId="506A9482" w16cid:durableId="78D1FF76"/>
  <w16cid:commentId w16cid:paraId="0E927BBA" w16cid:durableId="6543BFA4"/>
  <w16cid:commentId w16cid:paraId="2E6E8E7E" w16cid:durableId="267DB04E"/>
  <w16cid:commentId w16cid:paraId="43D9A3C3" w16cid:durableId="13EEAB31"/>
  <w16cid:commentId w16cid:paraId="280BE8AA" w16cid:durableId="32BE430F"/>
  <w16cid:commentId w16cid:paraId="34CCB9A0" w16cid:durableId="33B0BD4C"/>
  <w16cid:commentId w16cid:paraId="6DCD2EDF" w16cid:durableId="1F73C959"/>
  <w16cid:commentId w16cid:paraId="34CBDE54" w16cid:durableId="3B4015E7"/>
  <w16cid:commentId w16cid:paraId="0D66C446" w16cid:durableId="08C279C1"/>
  <w16cid:commentId w16cid:paraId="5AC0F739" w16cid:durableId="094686A0"/>
  <w16cid:commentId w16cid:paraId="4C9363E2" w16cid:durableId="4CA73B32"/>
  <w16cid:commentId w16cid:paraId="7E35AD85" w16cid:durableId="1EDFAF03"/>
  <w16cid:commentId w16cid:paraId="6ED3914C" w16cid:durableId="55746E06"/>
  <w16cid:commentId w16cid:paraId="0FB75F3A" w16cid:durableId="674F8FE6"/>
  <w16cid:commentId w16cid:paraId="296038D2" w16cid:durableId="4D7DCD81"/>
  <w16cid:commentId w16cid:paraId="7C75F2CA" w16cid:durableId="454CE85D"/>
  <w16cid:commentId w16cid:paraId="541D10B8" w16cid:durableId="5A8142CD"/>
  <w16cid:commentId w16cid:paraId="17E96B57" w16cid:durableId="0FCD2985"/>
  <w16cid:commentId w16cid:paraId="3D6F98C6" w16cid:durableId="03E8D629"/>
  <w16cid:commentId w16cid:paraId="34583242" w16cid:durableId="5F8B9624"/>
  <w16cid:commentId w16cid:paraId="407D42F5" w16cid:durableId="061A0653"/>
  <w16cid:commentId w16cid:paraId="32C3B0E4" w16cid:durableId="4DE25571"/>
  <w16cid:commentId w16cid:paraId="4DCBDB5F" w16cid:durableId="09F0D503"/>
  <w16cid:commentId w16cid:paraId="53A3996E" w16cid:durableId="2382CF5E"/>
  <w16cid:commentId w16cid:paraId="577FC35B" w16cid:durableId="4C34ED7B"/>
  <w16cid:commentId w16cid:paraId="25C4B339" w16cid:durableId="0B414107"/>
  <w16cid:commentId w16cid:paraId="0745E3E2" w16cid:durableId="5A9E3D87"/>
  <w16cid:commentId w16cid:paraId="436F5514" w16cid:durableId="51B02F70"/>
  <w16cid:commentId w16cid:paraId="5CC0D93F" w16cid:durableId="27586818"/>
  <w16cid:commentId w16cid:paraId="03ECD154" w16cid:durableId="6B72C98C"/>
  <w16cid:commentId w16cid:paraId="5CCA3E23" w16cid:durableId="1914DA2D"/>
  <w16cid:commentId w16cid:paraId="243818E8" w16cid:durableId="770A0B8E"/>
  <w16cid:commentId w16cid:paraId="27F581E7" w16cid:durableId="08EC30B4"/>
  <w16cid:commentId w16cid:paraId="2371B09D" w16cid:durableId="6F8B34C1"/>
  <w16cid:commentId w16cid:paraId="46BB4806" w16cid:durableId="3DE63E8C"/>
  <w16cid:commentId w16cid:paraId="0955F6F6" w16cid:durableId="3268902B"/>
  <w16cid:commentId w16cid:paraId="67336C87" w16cid:durableId="77564598"/>
  <w16cid:commentId w16cid:paraId="790C8024" w16cid:durableId="0CF55F9B"/>
  <w16cid:commentId w16cid:paraId="4E6C7FC0" w16cid:durableId="42CAFA80"/>
  <w16cid:commentId w16cid:paraId="68C36594" w16cid:durableId="7D5897D7"/>
  <w16cid:commentId w16cid:paraId="399BA494" w16cid:durableId="48B0BD68"/>
  <w16cid:commentId w16cid:paraId="2A5419C8" w16cid:durableId="7D193FE6"/>
  <w16cid:commentId w16cid:paraId="279B0E08" w16cid:durableId="11B2DA53"/>
  <w16cid:commentId w16cid:paraId="5D8EC87D" w16cid:durableId="2578CAB7"/>
  <w16cid:commentId w16cid:paraId="10AB0849" w16cid:durableId="0D125E5B"/>
  <w16cid:commentId w16cid:paraId="29AD4150" w16cid:durableId="5719DF54"/>
  <w16cid:commentId w16cid:paraId="2180722F" w16cid:durableId="5DC624D0"/>
  <w16cid:commentId w16cid:paraId="1DDBADCA" w16cid:durableId="3B2102C9"/>
  <w16cid:commentId w16cid:paraId="037B1132" w16cid:durableId="769DAECA"/>
  <w16cid:commentId w16cid:paraId="11ACCCBB" w16cid:durableId="3EB0E0F1"/>
  <w16cid:commentId w16cid:paraId="1968E145" w16cid:durableId="0A95D279"/>
  <w16cid:commentId w16cid:paraId="36227954" w16cid:durableId="340C9B9D"/>
  <w16cid:commentId w16cid:paraId="3EC683CB" w16cid:durableId="1954216A"/>
  <w16cid:commentId w16cid:paraId="5F9C0F4E" w16cid:durableId="64A52F7A"/>
  <w16cid:commentId w16cid:paraId="192CB96A" w16cid:durableId="008F7040"/>
  <w16cid:commentId w16cid:paraId="2CAEA70D" w16cid:durableId="697582AB"/>
  <w16cid:commentId w16cid:paraId="6FFD242C" w16cid:durableId="19997C9D"/>
  <w16cid:commentId w16cid:paraId="1E4B0A03" w16cid:durableId="7424D683"/>
  <w16cid:commentId w16cid:paraId="7271CF3A" w16cid:durableId="45E89CA8"/>
  <w16cid:commentId w16cid:paraId="01622E88" w16cid:durableId="0D3B9EDC"/>
  <w16cid:commentId w16cid:paraId="4F318602" w16cid:durableId="35F642B5"/>
  <w16cid:commentId w16cid:paraId="02AA09CE" w16cid:durableId="375AC376"/>
  <w16cid:commentId w16cid:paraId="5CF0D5E6" w16cid:durableId="39A409EC"/>
  <w16cid:commentId w16cid:paraId="4B390A9C" w16cid:durableId="1A808238"/>
  <w16cid:commentId w16cid:paraId="3C1F4FB2" w16cid:durableId="116AEE70"/>
  <w16cid:commentId w16cid:paraId="5E5EA30E" w16cid:durableId="60B3E963"/>
  <w16cid:commentId w16cid:paraId="4E9D855A" w16cid:durableId="3B8DE846"/>
  <w16cid:commentId w16cid:paraId="5AE0E1BD" w16cid:durableId="514A55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3EA72" w14:textId="77777777" w:rsidR="00CD65DB" w:rsidRPr="00A527F0" w:rsidRDefault="00CD65DB" w:rsidP="006B114A">
      <w:pPr>
        <w:spacing w:after="0"/>
      </w:pPr>
      <w:r w:rsidRPr="00A527F0">
        <w:separator/>
      </w:r>
    </w:p>
    <w:p w14:paraId="4FD5D754" w14:textId="77777777" w:rsidR="00CD65DB" w:rsidRPr="00A527F0" w:rsidRDefault="00CD65DB"/>
  </w:endnote>
  <w:endnote w:type="continuationSeparator" w:id="0">
    <w:p w14:paraId="313FD7BE" w14:textId="77777777" w:rsidR="00CD65DB" w:rsidRPr="00A527F0" w:rsidRDefault="00CD65DB" w:rsidP="006B114A">
      <w:pPr>
        <w:spacing w:after="0"/>
      </w:pPr>
      <w:r w:rsidRPr="00A527F0">
        <w:continuationSeparator/>
      </w:r>
    </w:p>
    <w:p w14:paraId="794453B6" w14:textId="77777777" w:rsidR="00CD65DB" w:rsidRPr="00A527F0" w:rsidRDefault="00CD65DB"/>
  </w:endnote>
  <w:endnote w:type="continuationNotice" w:id="1">
    <w:p w14:paraId="048F9CA1" w14:textId="77777777" w:rsidR="00CD65DB" w:rsidRDefault="00CD65D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Times New Roman"/>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718A3ADC" w:rsidR="00A51D8A" w:rsidRPr="00A51D8A" w:rsidRDefault="002348F9" w:rsidP="00A51D8A">
    <w:pPr>
      <w:pStyle w:val="Footer"/>
      <w:tabs>
        <w:tab w:val="clear" w:pos="4680"/>
        <w:tab w:val="clear" w:pos="9360"/>
        <w:tab w:val="center" w:pos="4536"/>
        <w:tab w:val="right" w:pos="9072"/>
      </w:tabs>
      <w:ind w:right="288"/>
      <w:rPr>
        <w:rFonts w:cs="Arial"/>
        <w:sz w:val="16"/>
      </w:rPr>
    </w:pPr>
    <w:del w:id="114" w:author="jonathan pritchard" w:date="2025-10-27T06:38:00Z" w16du:dateUtc="2025-10-27T06:38:00Z">
      <w:r w:rsidDel="0000229C">
        <w:rPr>
          <w:rFonts w:cs="Arial"/>
          <w:sz w:val="16"/>
        </w:rPr>
        <w:delText>March</w:delText>
      </w:r>
      <w:r w:rsidR="00A51D8A" w:rsidRPr="00237F07" w:rsidDel="0000229C">
        <w:rPr>
          <w:rFonts w:cs="Arial"/>
          <w:sz w:val="16"/>
        </w:rPr>
        <w:delText xml:space="preserve"> </w:delText>
      </w:r>
    </w:del>
    <w:ins w:id="115" w:author="jonathan pritchard" w:date="2025-10-27T06:38:00Z" w16du:dateUtc="2025-10-27T06:38: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16" w:author="jonathan pritchard" w:date="2025-10-27T06:38:00Z" w16du:dateUtc="2025-10-27T06:38:00Z">
      <w:r w:rsidR="0000229C">
        <w:rPr>
          <w:rFonts w:cs="Arial"/>
          <w:sz w:val="16"/>
        </w:rPr>
        <w:t>3</w:t>
      </w:r>
    </w:ins>
    <w:del w:id="117" w:author="jonathan pritchard" w:date="2025-10-27T06:38:00Z" w16du:dateUtc="2025-10-27T06:38:00Z">
      <w:r w:rsidR="00A51D8A" w:rsidDel="0000229C">
        <w:rPr>
          <w:rFonts w:cs="Arial"/>
          <w:sz w:val="16"/>
        </w:rPr>
        <w:delText>0</w:delText>
      </w:r>
    </w:del>
    <w:r w:rsidR="00A51D8A">
      <w:rPr>
        <w:rFonts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3A6D86D" w:rsidR="00E54143" w:rsidRPr="00237F07" w:rsidRDefault="002348F9" w:rsidP="00B92F50">
    <w:pPr>
      <w:pStyle w:val="Footer"/>
      <w:tabs>
        <w:tab w:val="clear" w:pos="4680"/>
        <w:tab w:val="clear" w:pos="9360"/>
        <w:tab w:val="center" w:pos="4536"/>
        <w:tab w:val="right" w:pos="9072"/>
      </w:tabs>
      <w:ind w:right="288"/>
      <w:rPr>
        <w:rFonts w:cs="Arial"/>
        <w:sz w:val="16"/>
      </w:rPr>
    </w:pPr>
    <w:del w:id="118" w:author="jonathan pritchard" w:date="2025-10-27T06:39:00Z" w16du:dateUtc="2025-10-27T06:39:00Z">
      <w:r w:rsidDel="0000229C">
        <w:rPr>
          <w:rFonts w:cs="Arial"/>
          <w:sz w:val="16"/>
        </w:rPr>
        <w:delText>March</w:delText>
      </w:r>
      <w:r w:rsidR="00A51D8A" w:rsidRPr="00237F07" w:rsidDel="0000229C">
        <w:rPr>
          <w:rFonts w:cs="Arial"/>
          <w:sz w:val="16"/>
        </w:rPr>
        <w:delText xml:space="preserve"> </w:delText>
      </w:r>
    </w:del>
    <w:ins w:id="119" w:author="jonathan pritchard" w:date="2025-10-27T06:39:00Z" w16du:dateUtc="2025-10-27T06:39:00Z">
      <w:r w:rsidR="0000229C">
        <w:rPr>
          <w:rFonts w:cs="Arial"/>
          <w:sz w:val="16"/>
        </w:rPr>
        <w:t>October</w:t>
      </w:r>
      <w:r w:rsidR="0000229C" w:rsidRPr="00237F07">
        <w:rPr>
          <w:rFonts w:cs="Arial"/>
          <w:sz w:val="16"/>
        </w:rPr>
        <w:t xml:space="preserve"> </w:t>
      </w:r>
    </w:ins>
    <w:r w:rsidR="00A51D8A" w:rsidRPr="00237F07">
      <w:rPr>
        <w:rFonts w:cs="Arial"/>
        <w:sz w:val="16"/>
      </w:rPr>
      <w:t>202</w:t>
    </w:r>
    <w:r w:rsidR="00A51D8A">
      <w:rPr>
        <w:rFonts w:cs="Arial"/>
        <w:sz w:val="16"/>
      </w:rPr>
      <w:t>5</w:t>
    </w:r>
    <w:r w:rsidR="00A51D8A" w:rsidRPr="00237F07">
      <w:rPr>
        <w:rFonts w:cs="Arial"/>
        <w:sz w:val="16"/>
      </w:rPr>
      <w:tab/>
      <w:t xml:space="preserve">Edition </w:t>
    </w:r>
    <w:r w:rsidR="00A51D8A">
      <w:rPr>
        <w:rFonts w:cs="Arial"/>
        <w:sz w:val="16"/>
      </w:rPr>
      <w:t>2.</w:t>
    </w:r>
    <w:ins w:id="120" w:author="jonathan pritchard" w:date="2025-10-27T06:38:00Z" w16du:dateUtc="2025-10-27T06:38:00Z">
      <w:r w:rsidR="0000229C">
        <w:rPr>
          <w:rFonts w:cs="Arial"/>
          <w:sz w:val="16"/>
        </w:rPr>
        <w:t>3</w:t>
      </w:r>
    </w:ins>
    <w:del w:id="121" w:author="jonathan pritchard" w:date="2025-09-09T11:50:00Z" w16du:dateUtc="2025-09-09T10:50:00Z">
      <w:r w:rsidR="00A51D8A" w:rsidDel="002B697E">
        <w:rPr>
          <w:rFonts w:cs="Arial"/>
          <w:sz w:val="16"/>
        </w:rPr>
        <w:delText>0</w:delText>
      </w:r>
    </w:del>
    <w:r w:rsidR="00A51D8A">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4D25DB86"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809"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810"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del w:id="1811" w:author="jonathan pritchard" w:date="2025-09-09T11:50:00Z" w16du:dateUtc="2025-09-09T10:50:00Z">
      <w:r w:rsidR="00A51D8A" w:rsidDel="0076393C">
        <w:rPr>
          <w:rFonts w:cs="Arial"/>
          <w:sz w:val="16"/>
        </w:rPr>
        <w:delText>0</w:delText>
      </w:r>
    </w:del>
    <w:ins w:id="1812" w:author="jonathan pritchard" w:date="2025-10-27T06:39:00Z" w16du:dateUtc="2025-10-27T06:39:00Z">
      <w:r w:rsidR="0000229C">
        <w:rPr>
          <w:rFonts w:cs="Arial"/>
          <w:sz w:val="16"/>
        </w:rPr>
        <w:t>3</w:t>
      </w:r>
    </w:ins>
    <w:r w:rsidR="007048BF">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702CFF59"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del w:id="1813" w:author="jonathan pritchard" w:date="2025-10-27T06:39:00Z" w16du:dateUtc="2025-10-27T06:39:00Z">
      <w:r w:rsidR="002348F9" w:rsidDel="0000229C">
        <w:rPr>
          <w:rFonts w:cs="Arial"/>
          <w:sz w:val="16"/>
        </w:rPr>
        <w:delText>March</w:delText>
      </w:r>
      <w:r w:rsidR="007048BF" w:rsidRPr="00A527F0" w:rsidDel="0000229C">
        <w:rPr>
          <w:rFonts w:cs="Arial"/>
          <w:sz w:val="16"/>
        </w:rPr>
        <w:delText xml:space="preserve"> </w:delText>
      </w:r>
    </w:del>
    <w:ins w:id="1814" w:author="jonathan pritchard" w:date="2025-10-27T06:39:00Z" w16du:dateUtc="2025-10-27T06:39:00Z">
      <w:r w:rsidR="0000229C">
        <w:rPr>
          <w:rFonts w:cs="Arial"/>
          <w:sz w:val="16"/>
        </w:rPr>
        <w:t>October</w:t>
      </w:r>
      <w:r w:rsidR="0000229C" w:rsidRPr="00A527F0">
        <w:rPr>
          <w:rFonts w:cs="Arial"/>
          <w:sz w:val="16"/>
        </w:rPr>
        <w:t xml:space="preserve"> </w:t>
      </w:r>
    </w:ins>
    <w:r w:rsidRPr="00A527F0">
      <w:rPr>
        <w:rFonts w:cs="Arial"/>
        <w:sz w:val="16"/>
      </w:rPr>
      <w:t>202</w:t>
    </w:r>
    <w:r w:rsidR="007048BF">
      <w:rPr>
        <w:rFonts w:cs="Arial"/>
        <w:sz w:val="16"/>
      </w:rPr>
      <w:t>5</w:t>
    </w:r>
    <w:r w:rsidRPr="00A527F0">
      <w:rPr>
        <w:rFonts w:cs="Arial"/>
        <w:sz w:val="16"/>
      </w:rPr>
      <w:tab/>
      <w:t xml:space="preserve">Edition </w:t>
    </w:r>
    <w:r w:rsidR="00A51D8A">
      <w:rPr>
        <w:rFonts w:cs="Arial"/>
        <w:sz w:val="16"/>
      </w:rPr>
      <w:t>2.</w:t>
    </w:r>
    <w:ins w:id="1815" w:author="jonathan pritchard" w:date="2025-10-27T06:39:00Z" w16du:dateUtc="2025-10-27T06:39:00Z">
      <w:r w:rsidR="0000229C">
        <w:rPr>
          <w:rFonts w:cs="Arial"/>
          <w:sz w:val="16"/>
        </w:rPr>
        <w:t>3</w:t>
      </w:r>
    </w:ins>
    <w:del w:id="1816" w:author="jonathan pritchard" w:date="2025-09-09T11:50:00Z" w16du:dateUtc="2025-09-09T10:50:00Z">
      <w:r w:rsidR="00A51D8A" w:rsidDel="00A03508">
        <w:rPr>
          <w:rFonts w:cs="Arial"/>
          <w:sz w:val="16"/>
        </w:rPr>
        <w:delText>0</w:delText>
      </w:r>
    </w:del>
    <w:r w:rsidR="007048BF">
      <w:rPr>
        <w:rFonts w:cs="Arial"/>
        <w:sz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2077" w:name="note"/>
    <w:bookmarkEnd w:id="2077"/>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FA4F" w14:textId="77777777" w:rsidR="00CD65DB" w:rsidRPr="00A527F0" w:rsidRDefault="00CD65DB" w:rsidP="006B114A">
      <w:pPr>
        <w:spacing w:after="0"/>
      </w:pPr>
      <w:r w:rsidRPr="00A527F0">
        <w:separator/>
      </w:r>
    </w:p>
    <w:p w14:paraId="25D281B7" w14:textId="77777777" w:rsidR="00CD65DB" w:rsidRPr="00A527F0" w:rsidRDefault="00CD65DB"/>
  </w:footnote>
  <w:footnote w:type="continuationSeparator" w:id="0">
    <w:p w14:paraId="4C6C606D" w14:textId="77777777" w:rsidR="00CD65DB" w:rsidRPr="00A527F0" w:rsidRDefault="00CD65DB" w:rsidP="006B114A">
      <w:pPr>
        <w:spacing w:after="0"/>
      </w:pPr>
      <w:r w:rsidRPr="00A527F0">
        <w:continuationSeparator/>
      </w:r>
    </w:p>
    <w:p w14:paraId="74BC2610" w14:textId="77777777" w:rsidR="00CD65DB" w:rsidRPr="00A527F0" w:rsidRDefault="00CD65DB"/>
  </w:footnote>
  <w:footnote w:type="continuationNotice" w:id="1">
    <w:p w14:paraId="208346CB" w14:textId="77777777" w:rsidR="00CD65DB" w:rsidRDefault="00CD65DB">
      <w:pPr>
        <w:spacing w:after="0" w:line="240" w:lineRule="auto"/>
      </w:pPr>
    </w:p>
  </w:footnote>
  <w:footnote w:id="2">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 xml:space="preserve">Much of the described functionality in this clause is </w:t>
      </w:r>
      <w:proofErr w:type="gramStart"/>
      <w:r w:rsidRPr="00B812CA">
        <w:t>effected</w:t>
      </w:r>
      <w:proofErr w:type="gramEnd"/>
      <w:r w:rsidRPr="00B812CA">
        <w:t xml:space="preserve"> by implementation of the S-100 portrayal catalogues. When the S-100 portrayal mechanism is </w:t>
      </w:r>
      <w:proofErr w:type="gramStart"/>
      <w:r w:rsidRPr="00B812CA">
        <w:t>implemented</w:t>
      </w:r>
      <w:proofErr w:type="gramEnd"/>
      <w:r w:rsidRPr="00B812CA">
        <w:t xml:space="preserve"> the layers defined will implement the mandatory IMO layers. The description of those layers here is, thus, informative.</w:t>
      </w:r>
    </w:p>
  </w:footnote>
  <w:footnote w:id="3">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w:t>
      </w:r>
      <w:proofErr w:type="spellStart"/>
      <w:r w:rsidRPr="00A527F0">
        <w:t>xyL</w:t>
      </w:r>
      <w:proofErr w:type="spellEnd"/>
      <w:r w:rsidRPr="00A527F0">
        <w:t xml:space="preserve"> values </w:t>
      </w:r>
      <w:proofErr w:type="gramStart"/>
      <w:r w:rsidRPr="00A527F0">
        <w:t>are:</w:t>
      </w:r>
      <w:proofErr w:type="gramEnd"/>
      <w:r w:rsidRPr="00A527F0">
        <w:t xml:space="preserve"> DAY x= 0.15, y=0.15, L=30.0; DUSK x=0.15, y=0.15, L=7.5; NIGHT x=0.15, y=0.15, L=1.2</w:t>
      </w:r>
    </w:p>
  </w:footnote>
  <w:footnote w:id="4">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5">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w:t>
      </w:r>
      <w:proofErr w:type="spellStart"/>
      <w:r w:rsidRPr="00A527F0">
        <w:t>xyL</w:t>
      </w:r>
      <w:proofErr w:type="spellEnd"/>
      <w:r w:rsidRPr="00A527F0">
        <w:t xml:space="preserve"> values </w:t>
      </w:r>
      <w:proofErr w:type="gramStart"/>
      <w:r w:rsidRPr="00A527F0">
        <w:t>are:</w:t>
      </w:r>
      <w:proofErr w:type="gramEnd"/>
      <w:r w:rsidRPr="00A527F0">
        <w:t xml:space="preserve"> DAY x= 0.15, y=¬0.15, L=30.0; DUSK x=0.15, y=0.15, L=7.5; NIGHT x=0.15, y=0.15, L=1.2.</w:t>
      </w:r>
    </w:p>
  </w:footnote>
  <w:footnote w:id="6">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w:t>
      </w:r>
      <w:proofErr w:type="spellStart"/>
      <w:r w:rsidRPr="00A527F0">
        <w:t>xyL</w:t>
      </w:r>
      <w:proofErr w:type="spellEnd"/>
      <w:r w:rsidRPr="00A527F0">
        <w:t xml:space="preserve"> values </w:t>
      </w:r>
      <w:proofErr w:type="gramStart"/>
      <w:r w:rsidRPr="00A527F0">
        <w:t>are:</w:t>
      </w:r>
      <w:proofErr w:type="gramEnd"/>
      <w:r w:rsidRPr="00A527F0">
        <w:t xml:space="preserve"> DAY x= 0.15, y=¬0.15, L=30.0; DUSK x=0.15, y=0.15, L=7.5; NIGHT x=0.15, y=0.15, L=1.2</w:t>
      </w:r>
    </w:p>
  </w:footnote>
  <w:footnote w:id="7">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w:t>
      </w:r>
      <w:proofErr w:type="spellStart"/>
      <w:r>
        <w:t>overscaled</w:t>
      </w:r>
      <w:proofErr w:type="spellEnd"/>
      <w:r>
        <w:t xml:space="preserve">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8">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ins w:id="110"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11" w:author="jonathan pritchard" w:date="2025-10-16T13:44:00Z" w16du:dateUtc="2025-10-16T12:44: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ins w:id="112" w:author="jonathan pritchard" w:date="2025-10-16T13:44:00Z" w16du:dateUtc="2025-10-16T12:44: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13" w:author="jonathan pritchard" w:date="2025-10-16T13:44:00Z" w16du:dateUtc="2025-10-16T12:44:00Z">
      <w:r w:rsidR="00A1260D">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ins w:id="1805" w:author="jonathan pritchard" w:date="2025-10-16T13:44:00Z" w16du:dateUtc="2025-10-16T12:44:00Z">
      <w:r>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806" w:author="jonathan pritchard" w:date="2025-10-16T13:45:00Z" w16du:dateUtc="2025-10-16T12:45:00Z">
      <w:r>
        <w:rPr>
          <w:rFonts w:eastAsia="Times New Roman" w:cs="Arial"/>
          <w:sz w:val="16"/>
          <w:szCs w:val="16"/>
        </w:rPr>
        <w:t>)</w:t>
      </w:r>
    </w:ins>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ins w:id="1807" w:author="jonathan pritchard" w:date="2025-10-16T13:45:00Z" w16du:dateUtc="2025-10-16T12:45:00Z">
      <w:r w:rsidR="00A1260D">
        <w:rPr>
          <w:rFonts w:eastAsia="Times New Roman" w:cs="Arial"/>
          <w:sz w:val="16"/>
          <w:szCs w:val="16"/>
        </w:rPr>
        <w:t>S-98 (</w:t>
      </w:r>
    </w:ins>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ins w:id="1808" w:author="jonathan pritchard" w:date="2025-10-16T13:45:00Z" w16du:dateUtc="2025-10-16T12:45:00Z">
      <w:r w:rsidR="00A1260D">
        <w:rPr>
          <w:rFonts w:eastAsia="Times New Roman" w:cs="Arial"/>
          <w:sz w:val="16"/>
          <w:szCs w:val="16"/>
        </w:rPr>
        <w:t>)</w:t>
      </w:r>
    </w:ins>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9" w15:restartNumberingAfterBreak="0">
    <w:nsid w:val="15116A50"/>
    <w:multiLevelType w:val="multilevel"/>
    <w:tmpl w:val="702486AC"/>
    <w:numStyleLink w:val="AppD"/>
  </w:abstractNum>
  <w:abstractNum w:abstractNumId="50"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1656196D"/>
    <w:multiLevelType w:val="multilevel"/>
    <w:tmpl w:val="04BCDCAE"/>
    <w:numStyleLink w:val="AppE"/>
  </w:abstractNum>
  <w:abstractNum w:abstractNumId="52"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9265D3"/>
    <w:multiLevelType w:val="multilevel"/>
    <w:tmpl w:val="702486AC"/>
    <w:numStyleLink w:val="AppD"/>
  </w:abstractNum>
  <w:abstractNum w:abstractNumId="54" w15:restartNumberingAfterBreak="0">
    <w:nsid w:val="181765C3"/>
    <w:multiLevelType w:val="multilevel"/>
    <w:tmpl w:val="702486AC"/>
    <w:numStyleLink w:val="AppD"/>
  </w:abstractNum>
  <w:abstractNum w:abstractNumId="55"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2"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22BF2740"/>
    <w:multiLevelType w:val="multilevel"/>
    <w:tmpl w:val="702486AC"/>
    <w:numStyleLink w:val="AppD"/>
  </w:abstractNum>
  <w:abstractNum w:abstractNumId="71"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6"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77"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8"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89528B2"/>
    <w:multiLevelType w:val="multilevel"/>
    <w:tmpl w:val="E5FEDA24"/>
    <w:numStyleLink w:val="AppF"/>
  </w:abstractNum>
  <w:abstractNum w:abstractNumId="81"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3"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5"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6"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87"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4"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7"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99"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1"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5"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8"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B5727C0"/>
    <w:multiLevelType w:val="multilevel"/>
    <w:tmpl w:val="702486AC"/>
    <w:numStyleLink w:val="AppD"/>
  </w:abstractNum>
  <w:abstractNum w:abstractNumId="111"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2" w15:restartNumberingAfterBreak="0">
    <w:nsid w:val="3C2C22CA"/>
    <w:multiLevelType w:val="multilevel"/>
    <w:tmpl w:val="F6F0DC72"/>
    <w:numStyleLink w:val="AppG"/>
  </w:abstractNum>
  <w:abstractNum w:abstractNumId="113" w15:restartNumberingAfterBreak="0">
    <w:nsid w:val="3CD02DF3"/>
    <w:multiLevelType w:val="multilevel"/>
    <w:tmpl w:val="702486AC"/>
    <w:numStyleLink w:val="AppD"/>
  </w:abstractNum>
  <w:abstractNum w:abstractNumId="114"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18"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19"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40983B4B"/>
    <w:multiLevelType w:val="multilevel"/>
    <w:tmpl w:val="04BCDCAE"/>
    <w:numStyleLink w:val="AppE"/>
  </w:abstractNum>
  <w:abstractNum w:abstractNumId="121"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2"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4"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7" w15:restartNumberingAfterBreak="0">
    <w:nsid w:val="44FC392E"/>
    <w:multiLevelType w:val="multilevel"/>
    <w:tmpl w:val="702486AC"/>
    <w:numStyleLink w:val="AppD"/>
  </w:abstractNum>
  <w:abstractNum w:abstractNumId="128"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0"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46626DA9"/>
    <w:multiLevelType w:val="multilevel"/>
    <w:tmpl w:val="702486AC"/>
    <w:numStyleLink w:val="AppD"/>
  </w:abstractNum>
  <w:abstractNum w:abstractNumId="132"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7170544"/>
    <w:multiLevelType w:val="multilevel"/>
    <w:tmpl w:val="702486AC"/>
    <w:numStyleLink w:val="AppD"/>
  </w:abstractNum>
  <w:abstractNum w:abstractNumId="134"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38"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39" w15:restartNumberingAfterBreak="0">
    <w:nsid w:val="4A8217EB"/>
    <w:multiLevelType w:val="multilevel"/>
    <w:tmpl w:val="702486AC"/>
    <w:numStyleLink w:val="AppD"/>
  </w:abstractNum>
  <w:abstractNum w:abstractNumId="140"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3"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4"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48"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03F39B2"/>
    <w:multiLevelType w:val="multilevel"/>
    <w:tmpl w:val="E5FEDA24"/>
    <w:numStyleLink w:val="AppF"/>
  </w:abstractNum>
  <w:abstractNum w:abstractNumId="152"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4"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6"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9"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0"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1"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5"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9"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75"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76"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7"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9"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0"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3"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3934B46"/>
    <w:multiLevelType w:val="multilevel"/>
    <w:tmpl w:val="702486AC"/>
    <w:numStyleLink w:val="AppD"/>
  </w:abstractNum>
  <w:abstractNum w:abstractNumId="186"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4816623"/>
    <w:multiLevelType w:val="multilevel"/>
    <w:tmpl w:val="04BCDCAE"/>
    <w:numStyleLink w:val="AppE"/>
  </w:abstractNum>
  <w:abstractNum w:abstractNumId="188"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67126C62"/>
    <w:multiLevelType w:val="multilevel"/>
    <w:tmpl w:val="42FE5B24"/>
    <w:numStyleLink w:val="AnnexHeadings"/>
  </w:abstractNum>
  <w:abstractNum w:abstractNumId="191"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3"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4"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0"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1"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05"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6"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7"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09"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2631D04"/>
    <w:multiLevelType w:val="multilevel"/>
    <w:tmpl w:val="04BCDCAE"/>
    <w:numStyleLink w:val="AppE"/>
  </w:abstractNum>
  <w:abstractNum w:abstractNumId="211"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2"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13"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4"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5" w15:restartNumberingAfterBreak="0">
    <w:nsid w:val="73525912"/>
    <w:multiLevelType w:val="multilevel"/>
    <w:tmpl w:val="940C3C6C"/>
    <w:numStyleLink w:val="AppC"/>
  </w:abstractNum>
  <w:abstractNum w:abstractNumId="216"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3F25920"/>
    <w:multiLevelType w:val="multilevel"/>
    <w:tmpl w:val="702486AC"/>
    <w:numStyleLink w:val="AppD"/>
  </w:abstractNum>
  <w:abstractNum w:abstractNumId="218"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6445D2A"/>
    <w:multiLevelType w:val="multilevel"/>
    <w:tmpl w:val="22FA2068"/>
    <w:numStyleLink w:val="AppA"/>
  </w:abstractNum>
  <w:abstractNum w:abstractNumId="221"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3" w15:restartNumberingAfterBreak="0">
    <w:nsid w:val="771C2C5E"/>
    <w:multiLevelType w:val="multilevel"/>
    <w:tmpl w:val="04BCDCAE"/>
    <w:numStyleLink w:val="AppE"/>
  </w:abstractNum>
  <w:abstractNum w:abstractNumId="224"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6"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7"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28"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29"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0" w15:restartNumberingAfterBreak="0">
    <w:nsid w:val="787613E0"/>
    <w:multiLevelType w:val="multilevel"/>
    <w:tmpl w:val="04BCDCAE"/>
    <w:numStyleLink w:val="AppE"/>
  </w:abstractNum>
  <w:abstractNum w:abstractNumId="231" w15:restartNumberingAfterBreak="0">
    <w:nsid w:val="78D14040"/>
    <w:multiLevelType w:val="multilevel"/>
    <w:tmpl w:val="04BCDCAE"/>
    <w:numStyleLink w:val="AppE"/>
  </w:abstractNum>
  <w:abstractNum w:abstractNumId="232"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DA62A27"/>
    <w:multiLevelType w:val="multilevel"/>
    <w:tmpl w:val="04BCDCAE"/>
    <w:numStyleLink w:val="AppE"/>
  </w:abstractNum>
  <w:abstractNum w:abstractNumId="235"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6"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0"/>
  </w:num>
  <w:num w:numId="7" w16cid:durableId="520437362">
    <w:abstractNumId w:val="4"/>
  </w:num>
  <w:num w:numId="8" w16cid:durableId="224798262">
    <w:abstractNumId w:val="107"/>
  </w:num>
  <w:num w:numId="9" w16cid:durableId="1220020221">
    <w:abstractNumId w:val="8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3"/>
  </w:num>
  <w:num w:numId="11" w16cid:durableId="1538661874">
    <w:abstractNumId w:val="219"/>
  </w:num>
  <w:num w:numId="12" w16cid:durableId="1366056996">
    <w:abstractNumId w:val="109"/>
  </w:num>
  <w:num w:numId="13" w16cid:durableId="934938797">
    <w:abstractNumId w:val="233"/>
  </w:num>
  <w:num w:numId="14" w16cid:durableId="1152716467">
    <w:abstractNumId w:val="5"/>
  </w:num>
  <w:num w:numId="15" w16cid:durableId="825323552">
    <w:abstractNumId w:val="148"/>
  </w:num>
  <w:num w:numId="16" w16cid:durableId="1365056534">
    <w:abstractNumId w:val="94"/>
  </w:num>
  <w:num w:numId="17" w16cid:durableId="1229415262">
    <w:abstractNumId w:val="169"/>
  </w:num>
  <w:num w:numId="18" w16cid:durableId="602953057">
    <w:abstractNumId w:val="125"/>
  </w:num>
  <w:num w:numId="19" w16cid:durableId="1456021189">
    <w:abstractNumId w:val="172"/>
  </w:num>
  <w:num w:numId="20" w16cid:durableId="657074034">
    <w:abstractNumId w:val="25"/>
  </w:num>
  <w:num w:numId="21" w16cid:durableId="1747340357">
    <w:abstractNumId w:val="166"/>
  </w:num>
  <w:num w:numId="22" w16cid:durableId="1880237404">
    <w:abstractNumId w:val="59"/>
  </w:num>
  <w:num w:numId="23" w16cid:durableId="395519696">
    <w:abstractNumId w:val="31"/>
  </w:num>
  <w:num w:numId="24" w16cid:durableId="315649694">
    <w:abstractNumId w:val="102"/>
  </w:num>
  <w:num w:numId="25" w16cid:durableId="1678388144">
    <w:abstractNumId w:val="42"/>
  </w:num>
  <w:num w:numId="26" w16cid:durableId="425270687">
    <w:abstractNumId w:val="28"/>
  </w:num>
  <w:num w:numId="27" w16cid:durableId="57022568">
    <w:abstractNumId w:val="65"/>
  </w:num>
  <w:num w:numId="28" w16cid:durableId="1365593703">
    <w:abstractNumId w:val="180"/>
  </w:num>
  <w:num w:numId="29" w16cid:durableId="272830641">
    <w:abstractNumId w:val="90"/>
  </w:num>
  <w:num w:numId="30" w16cid:durableId="2041735839">
    <w:abstractNumId w:val="141"/>
  </w:num>
  <w:num w:numId="31" w16cid:durableId="1208181221">
    <w:abstractNumId w:val="91"/>
  </w:num>
  <w:num w:numId="32" w16cid:durableId="1865439396">
    <w:abstractNumId w:val="177"/>
  </w:num>
  <w:num w:numId="33" w16cid:durableId="479427342">
    <w:abstractNumId w:val="170"/>
  </w:num>
  <w:num w:numId="34" w16cid:durableId="1198079038">
    <w:abstractNumId w:val="152"/>
  </w:num>
  <w:num w:numId="35" w16cid:durableId="1648513988">
    <w:abstractNumId w:val="181"/>
  </w:num>
  <w:num w:numId="36" w16cid:durableId="681395225">
    <w:abstractNumId w:val="203"/>
  </w:num>
  <w:num w:numId="37" w16cid:durableId="542406099">
    <w:abstractNumId w:val="183"/>
  </w:num>
  <w:num w:numId="38" w16cid:durableId="788353502">
    <w:abstractNumId w:val="194"/>
  </w:num>
  <w:num w:numId="39" w16cid:durableId="1403211629">
    <w:abstractNumId w:val="81"/>
  </w:num>
  <w:num w:numId="40" w16cid:durableId="1933275798">
    <w:abstractNumId w:val="24"/>
  </w:num>
  <w:num w:numId="41" w16cid:durableId="2145198098">
    <w:abstractNumId w:val="67"/>
  </w:num>
  <w:num w:numId="42" w16cid:durableId="885096402">
    <w:abstractNumId w:val="144"/>
  </w:num>
  <w:num w:numId="43" w16cid:durableId="2081514262">
    <w:abstractNumId w:val="74"/>
  </w:num>
  <w:num w:numId="44" w16cid:durableId="1667590414">
    <w:abstractNumId w:val="6"/>
  </w:num>
  <w:num w:numId="45" w16cid:durableId="482047812">
    <w:abstractNumId w:val="130"/>
  </w:num>
  <w:num w:numId="46" w16cid:durableId="1147546858">
    <w:abstractNumId w:val="171"/>
  </w:num>
  <w:num w:numId="47" w16cid:durableId="1277758648">
    <w:abstractNumId w:val="189"/>
  </w:num>
  <w:num w:numId="48" w16cid:durableId="911505430">
    <w:abstractNumId w:val="124"/>
  </w:num>
  <w:num w:numId="49" w16cid:durableId="1743286102">
    <w:abstractNumId w:val="12"/>
  </w:num>
  <w:num w:numId="50" w16cid:durableId="81689452">
    <w:abstractNumId w:val="63"/>
  </w:num>
  <w:num w:numId="51" w16cid:durableId="1522090863">
    <w:abstractNumId w:val="52"/>
  </w:num>
  <w:num w:numId="52" w16cid:durableId="455148923">
    <w:abstractNumId w:val="87"/>
  </w:num>
  <w:num w:numId="53" w16cid:durableId="190073881">
    <w:abstractNumId w:val="114"/>
  </w:num>
  <w:num w:numId="54" w16cid:durableId="1835803932">
    <w:abstractNumId w:val="196"/>
  </w:num>
  <w:num w:numId="55" w16cid:durableId="665087180">
    <w:abstractNumId w:val="218"/>
  </w:num>
  <w:num w:numId="56" w16cid:durableId="1601529935">
    <w:abstractNumId w:val="201"/>
  </w:num>
  <w:num w:numId="57" w16cid:durableId="1893223561">
    <w:abstractNumId w:val="161"/>
  </w:num>
  <w:num w:numId="58" w16cid:durableId="884679831">
    <w:abstractNumId w:val="163"/>
  </w:num>
  <w:num w:numId="59" w16cid:durableId="1215968707">
    <w:abstractNumId w:val="197"/>
  </w:num>
  <w:num w:numId="60" w16cid:durableId="1669167867">
    <w:abstractNumId w:val="136"/>
  </w:num>
  <w:num w:numId="61" w16cid:durableId="1401245961">
    <w:abstractNumId w:val="56"/>
  </w:num>
  <w:num w:numId="62" w16cid:durableId="130707343">
    <w:abstractNumId w:val="186"/>
  </w:num>
  <w:num w:numId="63" w16cid:durableId="2040466205">
    <w:abstractNumId w:val="195"/>
  </w:num>
  <w:num w:numId="64" w16cid:durableId="1139231029">
    <w:abstractNumId w:val="165"/>
  </w:num>
  <w:num w:numId="65" w16cid:durableId="2120636323">
    <w:abstractNumId w:val="122"/>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55"/>
  </w:num>
  <w:num w:numId="70" w16cid:durableId="1551728611">
    <w:abstractNumId w:val="99"/>
  </w:num>
  <w:num w:numId="71" w16cid:durableId="1828789613">
    <w:abstractNumId w:val="101"/>
  </w:num>
  <w:num w:numId="72" w16cid:durableId="186219696">
    <w:abstractNumId w:val="34"/>
  </w:num>
  <w:num w:numId="73" w16cid:durableId="564797464">
    <w:abstractNumId w:val="205"/>
  </w:num>
  <w:num w:numId="74" w16cid:durableId="456336870">
    <w:abstractNumId w:val="105"/>
  </w:num>
  <w:num w:numId="75" w16cid:durableId="1110736404">
    <w:abstractNumId w:val="184"/>
  </w:num>
  <w:num w:numId="76" w16cid:durableId="1601067080">
    <w:abstractNumId w:val="232"/>
  </w:num>
  <w:num w:numId="77" w16cid:durableId="895627992">
    <w:abstractNumId w:val="119"/>
  </w:num>
  <w:num w:numId="78" w16cid:durableId="1791895866">
    <w:abstractNumId w:val="106"/>
  </w:num>
  <w:num w:numId="79" w16cid:durableId="2020740785">
    <w:abstractNumId w:val="66"/>
  </w:num>
  <w:num w:numId="80" w16cid:durableId="212274501">
    <w:abstractNumId w:val="129"/>
  </w:num>
  <w:num w:numId="81" w16cid:durableId="1953394339">
    <w:abstractNumId w:val="206"/>
  </w:num>
  <w:num w:numId="82" w16cid:durableId="1177884358">
    <w:abstractNumId w:val="88"/>
  </w:num>
  <w:num w:numId="83" w16cid:durableId="968320945">
    <w:abstractNumId w:val="158"/>
  </w:num>
  <w:num w:numId="84" w16cid:durableId="1589540613">
    <w:abstractNumId w:val="191"/>
  </w:num>
  <w:num w:numId="85" w16cid:durableId="1339579398">
    <w:abstractNumId w:val="173"/>
  </w:num>
  <w:num w:numId="86" w16cid:durableId="1234852156">
    <w:abstractNumId w:val="132"/>
  </w:num>
  <w:num w:numId="87" w16cid:durableId="2039427198">
    <w:abstractNumId w:val="79"/>
  </w:num>
  <w:num w:numId="88" w16cid:durableId="1285115057">
    <w:abstractNumId w:val="157"/>
  </w:num>
  <w:num w:numId="89" w16cid:durableId="2115326439">
    <w:abstractNumId w:val="135"/>
  </w:num>
  <w:num w:numId="90" w16cid:durableId="1010915573">
    <w:abstractNumId w:val="145"/>
  </w:num>
  <w:num w:numId="91" w16cid:durableId="1564027605">
    <w:abstractNumId w:val="37"/>
  </w:num>
  <w:num w:numId="92" w16cid:durableId="470439567">
    <w:abstractNumId w:val="236"/>
  </w:num>
  <w:num w:numId="93" w16cid:durableId="1198395811">
    <w:abstractNumId w:val="226"/>
  </w:num>
  <w:num w:numId="94" w16cid:durableId="1110275684">
    <w:abstractNumId w:val="68"/>
  </w:num>
  <w:num w:numId="95" w16cid:durableId="419908145">
    <w:abstractNumId w:val="20"/>
  </w:num>
  <w:num w:numId="96" w16cid:durableId="1105148574">
    <w:abstractNumId w:val="9"/>
  </w:num>
  <w:num w:numId="97" w16cid:durableId="831335758">
    <w:abstractNumId w:val="156"/>
  </w:num>
  <w:num w:numId="98" w16cid:durableId="1918709030">
    <w:abstractNumId w:val="190"/>
  </w:num>
  <w:num w:numId="99" w16cid:durableId="1078593336">
    <w:abstractNumId w:val="46"/>
  </w:num>
  <w:num w:numId="100" w16cid:durableId="576207716">
    <w:abstractNumId w:val="85"/>
  </w:num>
  <w:num w:numId="101" w16cid:durableId="1322809917">
    <w:abstractNumId w:val="138"/>
  </w:num>
  <w:num w:numId="102" w16cid:durableId="1884554199">
    <w:abstractNumId w:val="138"/>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0"/>
  </w:num>
  <w:num w:numId="106" w16cid:durableId="1051802856">
    <w:abstractNumId w:val="146"/>
  </w:num>
  <w:num w:numId="107" w16cid:durableId="666128713">
    <w:abstractNumId w:val="47"/>
  </w:num>
  <w:num w:numId="108" w16cid:durableId="1466967227">
    <w:abstractNumId w:val="27"/>
  </w:num>
  <w:num w:numId="109" w16cid:durableId="2105615323">
    <w:abstractNumId w:val="97"/>
  </w:num>
  <w:num w:numId="110" w16cid:durableId="917132877">
    <w:abstractNumId w:val="45"/>
  </w:num>
  <w:num w:numId="111" w16cid:durableId="314146171">
    <w:abstractNumId w:val="89"/>
  </w:num>
  <w:num w:numId="112" w16cid:durableId="1760445821">
    <w:abstractNumId w:val="48"/>
  </w:num>
  <w:num w:numId="113" w16cid:durableId="734352504">
    <w:abstractNumId w:val="116"/>
  </w:num>
  <w:num w:numId="114" w16cid:durableId="1475636988">
    <w:abstractNumId w:val="23"/>
  </w:num>
  <w:num w:numId="115" w16cid:durableId="854613115">
    <w:abstractNumId w:val="140"/>
  </w:num>
  <w:num w:numId="116" w16cid:durableId="25253516">
    <w:abstractNumId w:val="209"/>
  </w:num>
  <w:num w:numId="117" w16cid:durableId="1986933757">
    <w:abstractNumId w:val="204"/>
  </w:num>
  <w:num w:numId="118" w16cid:durableId="1440880355">
    <w:abstractNumId w:val="92"/>
  </w:num>
  <w:num w:numId="119" w16cid:durableId="1746294753">
    <w:abstractNumId w:val="62"/>
  </w:num>
  <w:num w:numId="120" w16cid:durableId="1036077983">
    <w:abstractNumId w:val="162"/>
  </w:num>
  <w:num w:numId="121" w16cid:durableId="907836287">
    <w:abstractNumId w:val="190"/>
  </w:num>
  <w:num w:numId="122" w16cid:durableId="489829795">
    <w:abstractNumId w:val="58"/>
  </w:num>
  <w:num w:numId="123" w16cid:durableId="920066762">
    <w:abstractNumId w:val="103"/>
  </w:num>
  <w:num w:numId="124" w16cid:durableId="502546762">
    <w:abstractNumId w:val="211"/>
  </w:num>
  <w:num w:numId="125" w16cid:durableId="820653513">
    <w:abstractNumId w:val="77"/>
  </w:num>
  <w:num w:numId="126" w16cid:durableId="535973778">
    <w:abstractNumId w:val="14"/>
  </w:num>
  <w:num w:numId="127" w16cid:durableId="1424492954">
    <w:abstractNumId w:val="26"/>
  </w:num>
  <w:num w:numId="128" w16cid:durableId="285280280">
    <w:abstractNumId w:val="69"/>
  </w:num>
  <w:num w:numId="129" w16cid:durableId="70005708">
    <w:abstractNumId w:val="216"/>
  </w:num>
  <w:num w:numId="130" w16cid:durableId="1833569505">
    <w:abstractNumId w:val="134"/>
  </w:num>
  <w:num w:numId="131" w16cid:durableId="1733700163">
    <w:abstractNumId w:val="44"/>
  </w:num>
  <w:num w:numId="132" w16cid:durableId="675960429">
    <w:abstractNumId w:val="227"/>
  </w:num>
  <w:num w:numId="133" w16cid:durableId="1074935001">
    <w:abstractNumId w:val="50"/>
  </w:num>
  <w:num w:numId="134" w16cid:durableId="141625152">
    <w:abstractNumId w:val="167"/>
  </w:num>
  <w:num w:numId="135" w16cid:durableId="975793600">
    <w:abstractNumId w:val="72"/>
  </w:num>
  <w:num w:numId="136" w16cid:durableId="650184291">
    <w:abstractNumId w:val="82"/>
  </w:num>
  <w:num w:numId="137" w16cid:durableId="743380179">
    <w:abstractNumId w:val="71"/>
  </w:num>
  <w:num w:numId="138" w16cid:durableId="714349527">
    <w:abstractNumId w:val="149"/>
  </w:num>
  <w:num w:numId="139" w16cid:durableId="179588316">
    <w:abstractNumId w:val="60"/>
  </w:num>
  <w:num w:numId="140" w16cid:durableId="1260792281">
    <w:abstractNumId w:val="33"/>
  </w:num>
  <w:num w:numId="141" w16cid:durableId="1102459762">
    <w:abstractNumId w:val="83"/>
  </w:num>
  <w:num w:numId="142" w16cid:durableId="1778745045">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6"/>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68"/>
  </w:num>
  <w:num w:numId="145" w16cid:durableId="1816289812">
    <w:abstractNumId w:val="143"/>
  </w:num>
  <w:num w:numId="146" w16cid:durableId="1670326750">
    <w:abstractNumId w:val="137"/>
  </w:num>
  <w:num w:numId="147" w16cid:durableId="926501025">
    <w:abstractNumId w:val="104"/>
  </w:num>
  <w:num w:numId="148" w16cid:durableId="514657621">
    <w:abstractNumId w:val="228"/>
  </w:num>
  <w:num w:numId="149" w16cid:durableId="1405833014">
    <w:abstractNumId w:val="18"/>
  </w:num>
  <w:num w:numId="150" w16cid:durableId="576132646">
    <w:abstractNumId w:val="212"/>
  </w:num>
  <w:num w:numId="151" w16cid:durableId="1175194220">
    <w:abstractNumId w:val="154"/>
  </w:num>
  <w:num w:numId="152" w16cid:durableId="129055939">
    <w:abstractNumId w:val="22"/>
  </w:num>
  <w:num w:numId="153" w16cid:durableId="287707416">
    <w:abstractNumId w:val="202"/>
  </w:num>
  <w:num w:numId="154" w16cid:durableId="692875305">
    <w:abstractNumId w:val="55"/>
  </w:num>
  <w:num w:numId="155" w16cid:durableId="674721230">
    <w:abstractNumId w:val="188"/>
  </w:num>
  <w:num w:numId="156" w16cid:durableId="16154351">
    <w:abstractNumId w:val="176"/>
  </w:num>
  <w:num w:numId="157" w16cid:durableId="238098833">
    <w:abstractNumId w:val="16"/>
  </w:num>
  <w:num w:numId="158" w16cid:durableId="1149205445">
    <w:abstractNumId w:val="229"/>
  </w:num>
  <w:num w:numId="159" w16cid:durableId="1741444971">
    <w:abstractNumId w:val="222"/>
  </w:num>
  <w:num w:numId="160" w16cid:durableId="1555847129">
    <w:abstractNumId w:val="36"/>
  </w:num>
  <w:num w:numId="161" w16cid:durableId="370765256">
    <w:abstractNumId w:val="111"/>
  </w:num>
  <w:num w:numId="162" w16cid:durableId="531647324">
    <w:abstractNumId w:val="178"/>
  </w:num>
  <w:num w:numId="163" w16cid:durableId="1915434063">
    <w:abstractNumId w:val="198"/>
  </w:num>
  <w:num w:numId="164" w16cid:durableId="922639332">
    <w:abstractNumId w:val="150"/>
  </w:num>
  <w:num w:numId="165" w16cid:durableId="675692694">
    <w:abstractNumId w:val="221"/>
  </w:num>
  <w:num w:numId="166" w16cid:durableId="744767119">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24"/>
  </w:num>
  <w:num w:numId="168" w16cid:durableId="1237932785">
    <w:abstractNumId w:val="199"/>
  </w:num>
  <w:num w:numId="169" w16cid:durableId="2008248758">
    <w:abstractNumId w:val="32"/>
  </w:num>
  <w:num w:numId="170" w16cid:durableId="297036451">
    <w:abstractNumId w:val="108"/>
  </w:num>
  <w:num w:numId="171" w16cid:durableId="25751981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0"/>
  </w:num>
  <w:num w:numId="173" w16cid:durableId="2015985301">
    <w:abstractNumId w:val="190"/>
  </w:num>
  <w:num w:numId="174" w16cid:durableId="1282495100">
    <w:abstractNumId w:val="61"/>
  </w:num>
  <w:num w:numId="175" w16cid:durableId="65137303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1"/>
  </w:num>
  <w:num w:numId="179" w16cid:durableId="1463692503">
    <w:abstractNumId w:val="61"/>
  </w:num>
  <w:num w:numId="180" w16cid:durableId="139731801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74"/>
  </w:num>
  <w:num w:numId="182" w16cid:durableId="196620856">
    <w:abstractNumId w:val="110"/>
  </w:num>
  <w:num w:numId="183" w16cid:durableId="482552227">
    <w:abstractNumId w:val="29"/>
  </w:num>
  <w:num w:numId="184" w16cid:durableId="2005932251">
    <w:abstractNumId w:val="142"/>
  </w:num>
  <w:num w:numId="185" w16cid:durableId="1096317872">
    <w:abstractNumId w:val="39"/>
  </w:num>
  <w:num w:numId="186" w16cid:durableId="1016885152">
    <w:abstractNumId w:val="110"/>
  </w:num>
  <w:num w:numId="187" w16cid:durableId="1177227946">
    <w:abstractNumId w:val="110"/>
  </w:num>
  <w:num w:numId="188" w16cid:durableId="767820534">
    <w:abstractNumId w:val="61"/>
  </w:num>
  <w:num w:numId="189" w16cid:durableId="183378955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1"/>
  </w:num>
  <w:num w:numId="192" w16cid:durableId="1025904533">
    <w:abstractNumId w:val="41"/>
  </w:num>
  <w:num w:numId="193" w16cid:durableId="1606300710">
    <w:abstractNumId w:val="235"/>
  </w:num>
  <w:num w:numId="194" w16cid:durableId="14429022">
    <w:abstractNumId w:val="15"/>
  </w:num>
  <w:num w:numId="195" w16cid:durableId="67533091">
    <w:abstractNumId w:val="220"/>
  </w:num>
  <w:num w:numId="196" w16cid:durableId="34426345">
    <w:abstractNumId w:val="8"/>
  </w:num>
  <w:num w:numId="197" w16cid:durableId="1360013487">
    <w:abstractNumId w:val="215"/>
  </w:num>
  <w:num w:numId="198" w16cid:durableId="159929529">
    <w:abstractNumId w:val="214"/>
  </w:num>
  <w:num w:numId="199" w16cid:durableId="1664967323">
    <w:abstractNumId w:val="54"/>
  </w:num>
  <w:num w:numId="200" w16cid:durableId="1407725520">
    <w:abstractNumId w:val="217"/>
  </w:num>
  <w:num w:numId="201" w16cid:durableId="1634018678">
    <w:abstractNumId w:val="185"/>
  </w:num>
  <w:num w:numId="202" w16cid:durableId="1280186933">
    <w:abstractNumId w:val="40"/>
  </w:num>
  <w:num w:numId="203" w16cid:durableId="984624995">
    <w:abstractNumId w:val="70"/>
  </w:num>
  <w:num w:numId="204" w16cid:durableId="160777201">
    <w:abstractNumId w:val="131"/>
  </w:num>
  <w:num w:numId="205" w16cid:durableId="1610895566">
    <w:abstractNumId w:val="133"/>
  </w:num>
  <w:num w:numId="206" w16cid:durableId="732969966">
    <w:abstractNumId w:val="139"/>
  </w:num>
  <w:num w:numId="207" w16cid:durableId="1827891057">
    <w:abstractNumId w:val="49"/>
  </w:num>
  <w:num w:numId="208" w16cid:durableId="1952783910">
    <w:abstractNumId w:val="127"/>
  </w:num>
  <w:num w:numId="209" w16cid:durableId="1137258185">
    <w:abstractNumId w:val="200"/>
  </w:num>
  <w:num w:numId="210" w16cid:durableId="1537891664">
    <w:abstractNumId w:val="95"/>
  </w:num>
  <w:num w:numId="211" w16cid:durableId="345182538">
    <w:abstractNumId w:val="153"/>
  </w:num>
  <w:num w:numId="212" w16cid:durableId="1958559887">
    <w:abstractNumId w:val="57"/>
  </w:num>
  <w:num w:numId="213" w16cid:durableId="1926454154">
    <w:abstractNumId w:val="53"/>
  </w:num>
  <w:num w:numId="214" w16cid:durableId="1099064369">
    <w:abstractNumId w:val="207"/>
  </w:num>
  <w:num w:numId="215" w16cid:durableId="1392772447">
    <w:abstractNumId w:val="78"/>
  </w:num>
  <w:num w:numId="216" w16cid:durableId="294872096">
    <w:abstractNumId w:val="223"/>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0"/>
  </w:num>
  <w:num w:numId="218" w16cid:durableId="818886552">
    <w:abstractNumId w:val="96"/>
  </w:num>
  <w:num w:numId="219" w16cid:durableId="1640499067">
    <w:abstractNumId w:val="112"/>
  </w:num>
  <w:num w:numId="220" w16cid:durableId="2114666758">
    <w:abstractNumId w:val="192"/>
  </w:num>
  <w:num w:numId="221" w16cid:durableId="964821352">
    <w:abstractNumId w:val="38"/>
  </w:num>
  <w:num w:numId="222" w16cid:durableId="1926185255">
    <w:abstractNumId w:val="179"/>
  </w:num>
  <w:num w:numId="223" w16cid:durableId="1523274953">
    <w:abstractNumId w:val="213"/>
  </w:num>
  <w:num w:numId="224" w16cid:durableId="1492135643">
    <w:abstractNumId w:val="11"/>
  </w:num>
  <w:num w:numId="225" w16cid:durableId="467549559">
    <w:abstractNumId w:val="126"/>
  </w:num>
  <w:num w:numId="226" w16cid:durableId="1101998544">
    <w:abstractNumId w:val="75"/>
  </w:num>
  <w:num w:numId="227" w16cid:durableId="2023043494">
    <w:abstractNumId w:val="230"/>
  </w:num>
  <w:num w:numId="228" w16cid:durableId="1785660743">
    <w:abstractNumId w:val="51"/>
  </w:num>
  <w:num w:numId="229" w16cid:durableId="588808045">
    <w:abstractNumId w:val="120"/>
  </w:num>
  <w:num w:numId="230" w16cid:durableId="1710259774">
    <w:abstractNumId w:val="187"/>
  </w:num>
  <w:num w:numId="231" w16cid:durableId="1235702612">
    <w:abstractNumId w:val="231"/>
  </w:num>
  <w:num w:numId="232" w16cid:durableId="2053337712">
    <w:abstractNumId w:val="210"/>
  </w:num>
  <w:num w:numId="233" w16cid:durableId="1310328121">
    <w:abstractNumId w:val="43"/>
  </w:num>
  <w:num w:numId="234" w16cid:durableId="126363820">
    <w:abstractNumId w:val="234"/>
  </w:num>
  <w:num w:numId="235" w16cid:durableId="298464520">
    <w:abstractNumId w:val="151"/>
  </w:num>
  <w:num w:numId="236" w16cid:durableId="119080691">
    <w:abstractNumId w:val="30"/>
  </w:num>
  <w:num w:numId="237" w16cid:durableId="17171293">
    <w:abstractNumId w:val="113"/>
  </w:num>
  <w:num w:numId="238" w16cid:durableId="1128478126">
    <w:abstractNumId w:val="13"/>
  </w:num>
  <w:num w:numId="239" w16cid:durableId="913784922">
    <w:abstractNumId w:val="7"/>
  </w:num>
  <w:num w:numId="240" w16cid:durableId="62988346">
    <w:abstractNumId w:val="117"/>
  </w:num>
  <w:num w:numId="241" w16cid:durableId="339820178">
    <w:abstractNumId w:val="19"/>
  </w:num>
  <w:num w:numId="242" w16cid:durableId="1330672646">
    <w:abstractNumId w:val="175"/>
  </w:num>
  <w:num w:numId="243" w16cid:durableId="687876838">
    <w:abstractNumId w:val="86"/>
  </w:num>
  <w:num w:numId="244" w16cid:durableId="1427730566">
    <w:abstractNumId w:val="98"/>
  </w:num>
  <w:num w:numId="245" w16cid:durableId="1302493752">
    <w:abstractNumId w:val="17"/>
  </w:num>
  <w:num w:numId="246" w16cid:durableId="2082171058">
    <w:abstractNumId w:val="159"/>
  </w:num>
  <w:num w:numId="247" w16cid:durableId="1653676741">
    <w:abstractNumId w:val="115"/>
  </w:num>
  <w:num w:numId="248" w16cid:durableId="1541866928">
    <w:abstractNumId w:val="193"/>
  </w:num>
  <w:num w:numId="249" w16cid:durableId="96021442">
    <w:abstractNumId w:val="182"/>
  </w:num>
  <w:num w:numId="250" w16cid:durableId="1391804317">
    <w:abstractNumId w:val="128"/>
  </w:num>
  <w:num w:numId="251" w16cid:durableId="1061834206">
    <w:abstractNumId w:val="225"/>
  </w:num>
  <w:num w:numId="252" w16cid:durableId="102501451">
    <w:abstractNumId w:val="118"/>
  </w:num>
  <w:num w:numId="253" w16cid:durableId="2007510391">
    <w:abstractNumId w:val="160"/>
  </w:num>
  <w:num w:numId="254" w16cid:durableId="738598960">
    <w:abstractNumId w:val="93"/>
  </w:num>
  <w:num w:numId="255" w16cid:durableId="1255741768">
    <w:abstractNumId w:val="208"/>
  </w:num>
  <w:num w:numId="256" w16cid:durableId="1917741183">
    <w:abstractNumId w:val="35"/>
  </w:num>
  <w:num w:numId="257" w16cid:durableId="727612037">
    <w:abstractNumId w:val="64"/>
  </w:num>
  <w:num w:numId="258" w16cid:durableId="1528451183">
    <w:abstractNumId w:val="10"/>
  </w:num>
  <w:num w:numId="259" w16cid:durableId="1961836681">
    <w:abstractNumId w:val="84"/>
  </w:num>
  <w:num w:numId="260" w16cid:durableId="658846715">
    <w:abstractNumId w:val="164"/>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rson w15:author="Mikan Stamenkovich">
    <w15:presenceInfo w15:providerId="AD" w15:userId="S::mik14680@esri.com::6e955835-e988-4a77-ac1d-90fecb749a01"/>
  </w15:person>
  <w15:person w15:author="jon pritchard">
    <w15:presenceInfo w15:providerId="Windows Live" w15:userId="19e06ccb8451a5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6D82"/>
    <w:rsid w:val="00006FE3"/>
    <w:rsid w:val="0000701D"/>
    <w:rsid w:val="000071E1"/>
    <w:rsid w:val="000071F4"/>
    <w:rsid w:val="00007DC7"/>
    <w:rsid w:val="000102B6"/>
    <w:rsid w:val="00010395"/>
    <w:rsid w:val="00010CEC"/>
    <w:rsid w:val="000110DC"/>
    <w:rsid w:val="00011277"/>
    <w:rsid w:val="000112BF"/>
    <w:rsid w:val="000112C9"/>
    <w:rsid w:val="000113CB"/>
    <w:rsid w:val="0001143F"/>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66"/>
    <w:rsid w:val="000A2F70"/>
    <w:rsid w:val="000A2FCD"/>
    <w:rsid w:val="000A301C"/>
    <w:rsid w:val="000A3181"/>
    <w:rsid w:val="000A3228"/>
    <w:rsid w:val="000A32C0"/>
    <w:rsid w:val="000A3339"/>
    <w:rsid w:val="000A353B"/>
    <w:rsid w:val="000A389A"/>
    <w:rsid w:val="000A39D7"/>
    <w:rsid w:val="000A39DB"/>
    <w:rsid w:val="000A3B96"/>
    <w:rsid w:val="000A465C"/>
    <w:rsid w:val="000A4712"/>
    <w:rsid w:val="000A4E74"/>
    <w:rsid w:val="000A5598"/>
    <w:rsid w:val="000A5F45"/>
    <w:rsid w:val="000A60F0"/>
    <w:rsid w:val="000A639D"/>
    <w:rsid w:val="000A6515"/>
    <w:rsid w:val="000A67D1"/>
    <w:rsid w:val="000A6FF5"/>
    <w:rsid w:val="000A7103"/>
    <w:rsid w:val="000A7AFE"/>
    <w:rsid w:val="000B0513"/>
    <w:rsid w:val="000B083C"/>
    <w:rsid w:val="000B087A"/>
    <w:rsid w:val="000B0901"/>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5C3B"/>
    <w:rsid w:val="001065F9"/>
    <w:rsid w:val="0010661D"/>
    <w:rsid w:val="0010683F"/>
    <w:rsid w:val="00106B33"/>
    <w:rsid w:val="00106D8C"/>
    <w:rsid w:val="00106E90"/>
    <w:rsid w:val="001070BB"/>
    <w:rsid w:val="001071EE"/>
    <w:rsid w:val="001072A9"/>
    <w:rsid w:val="00107592"/>
    <w:rsid w:val="0010798D"/>
    <w:rsid w:val="00107B57"/>
    <w:rsid w:val="00107C53"/>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4DA"/>
    <w:rsid w:val="001537EB"/>
    <w:rsid w:val="001538F5"/>
    <w:rsid w:val="00153AD1"/>
    <w:rsid w:val="00153B3F"/>
    <w:rsid w:val="00154128"/>
    <w:rsid w:val="00154309"/>
    <w:rsid w:val="00154815"/>
    <w:rsid w:val="001549C0"/>
    <w:rsid w:val="00155177"/>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31FA"/>
    <w:rsid w:val="00173621"/>
    <w:rsid w:val="0017364A"/>
    <w:rsid w:val="00173974"/>
    <w:rsid w:val="00173CF7"/>
    <w:rsid w:val="00173ECF"/>
    <w:rsid w:val="00173F4A"/>
    <w:rsid w:val="00174C9C"/>
    <w:rsid w:val="001751DB"/>
    <w:rsid w:val="00175732"/>
    <w:rsid w:val="00175B1D"/>
    <w:rsid w:val="00176622"/>
    <w:rsid w:val="00177223"/>
    <w:rsid w:val="001807B6"/>
    <w:rsid w:val="00180877"/>
    <w:rsid w:val="001809A8"/>
    <w:rsid w:val="00180BAF"/>
    <w:rsid w:val="00180CEC"/>
    <w:rsid w:val="00180D76"/>
    <w:rsid w:val="00180FDA"/>
    <w:rsid w:val="00181EB3"/>
    <w:rsid w:val="00182256"/>
    <w:rsid w:val="001822E6"/>
    <w:rsid w:val="001822F1"/>
    <w:rsid w:val="00182813"/>
    <w:rsid w:val="0018296E"/>
    <w:rsid w:val="00182A8E"/>
    <w:rsid w:val="00182C8D"/>
    <w:rsid w:val="00183E8F"/>
    <w:rsid w:val="0018402A"/>
    <w:rsid w:val="00184052"/>
    <w:rsid w:val="0018449E"/>
    <w:rsid w:val="00184516"/>
    <w:rsid w:val="0018487C"/>
    <w:rsid w:val="00184B28"/>
    <w:rsid w:val="00184FA3"/>
    <w:rsid w:val="0018510B"/>
    <w:rsid w:val="00185432"/>
    <w:rsid w:val="001858BA"/>
    <w:rsid w:val="00185941"/>
    <w:rsid w:val="00185B50"/>
    <w:rsid w:val="001861CA"/>
    <w:rsid w:val="001863DD"/>
    <w:rsid w:val="0018654C"/>
    <w:rsid w:val="00186799"/>
    <w:rsid w:val="00186B23"/>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8FE"/>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7A0"/>
    <w:rsid w:val="001B77C3"/>
    <w:rsid w:val="001B782E"/>
    <w:rsid w:val="001C00B9"/>
    <w:rsid w:val="001C07C4"/>
    <w:rsid w:val="001C0938"/>
    <w:rsid w:val="001C0999"/>
    <w:rsid w:val="001C0CDC"/>
    <w:rsid w:val="001C1037"/>
    <w:rsid w:val="001C10BB"/>
    <w:rsid w:val="001C11D7"/>
    <w:rsid w:val="001C1772"/>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92D"/>
    <w:rsid w:val="00203B06"/>
    <w:rsid w:val="00203BD0"/>
    <w:rsid w:val="00203CD4"/>
    <w:rsid w:val="00203D11"/>
    <w:rsid w:val="00204560"/>
    <w:rsid w:val="00204981"/>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D38"/>
    <w:rsid w:val="00257F9A"/>
    <w:rsid w:val="00260888"/>
    <w:rsid w:val="002613D4"/>
    <w:rsid w:val="00261648"/>
    <w:rsid w:val="00261EF1"/>
    <w:rsid w:val="0026275E"/>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423B"/>
    <w:rsid w:val="002E440F"/>
    <w:rsid w:val="002E4756"/>
    <w:rsid w:val="002E47F0"/>
    <w:rsid w:val="002E4B66"/>
    <w:rsid w:val="002E5296"/>
    <w:rsid w:val="002E53C5"/>
    <w:rsid w:val="002E5472"/>
    <w:rsid w:val="002E5BD7"/>
    <w:rsid w:val="002E5DBC"/>
    <w:rsid w:val="002E6151"/>
    <w:rsid w:val="002E62AB"/>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2E6F"/>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4EDD"/>
    <w:rsid w:val="0036573F"/>
    <w:rsid w:val="00365848"/>
    <w:rsid w:val="003658C0"/>
    <w:rsid w:val="00365C3B"/>
    <w:rsid w:val="00365D2F"/>
    <w:rsid w:val="00366013"/>
    <w:rsid w:val="003661AB"/>
    <w:rsid w:val="00366538"/>
    <w:rsid w:val="003669D5"/>
    <w:rsid w:val="00366C3D"/>
    <w:rsid w:val="00367FD3"/>
    <w:rsid w:val="0037035F"/>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996"/>
    <w:rsid w:val="003949FF"/>
    <w:rsid w:val="00394C8B"/>
    <w:rsid w:val="00394D9E"/>
    <w:rsid w:val="00394FF5"/>
    <w:rsid w:val="00395046"/>
    <w:rsid w:val="003954AB"/>
    <w:rsid w:val="00395724"/>
    <w:rsid w:val="00395A33"/>
    <w:rsid w:val="00395E3F"/>
    <w:rsid w:val="0039600D"/>
    <w:rsid w:val="003964D1"/>
    <w:rsid w:val="00397820"/>
    <w:rsid w:val="00397A11"/>
    <w:rsid w:val="00397F34"/>
    <w:rsid w:val="00397F9C"/>
    <w:rsid w:val="003A096D"/>
    <w:rsid w:val="003A1359"/>
    <w:rsid w:val="003A149E"/>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C00A7"/>
    <w:rsid w:val="003C033C"/>
    <w:rsid w:val="003C0506"/>
    <w:rsid w:val="003C107C"/>
    <w:rsid w:val="003C129A"/>
    <w:rsid w:val="003C12C0"/>
    <w:rsid w:val="003C14B2"/>
    <w:rsid w:val="003C167C"/>
    <w:rsid w:val="003C1FB1"/>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3EED"/>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4AE0"/>
    <w:rsid w:val="00414DE8"/>
    <w:rsid w:val="00414E87"/>
    <w:rsid w:val="00415C1B"/>
    <w:rsid w:val="00416D89"/>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D17"/>
    <w:rsid w:val="004D4D27"/>
    <w:rsid w:val="004D52A7"/>
    <w:rsid w:val="004D57F1"/>
    <w:rsid w:val="004D5950"/>
    <w:rsid w:val="004D5B5E"/>
    <w:rsid w:val="004D5E93"/>
    <w:rsid w:val="004D65BF"/>
    <w:rsid w:val="004D6A09"/>
    <w:rsid w:val="004D6B21"/>
    <w:rsid w:val="004D7049"/>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50C"/>
    <w:rsid w:val="00500AD2"/>
    <w:rsid w:val="00500BBE"/>
    <w:rsid w:val="00500FD4"/>
    <w:rsid w:val="005012A4"/>
    <w:rsid w:val="005015F8"/>
    <w:rsid w:val="0050181D"/>
    <w:rsid w:val="00501A8C"/>
    <w:rsid w:val="00501AF1"/>
    <w:rsid w:val="005022A2"/>
    <w:rsid w:val="00502464"/>
    <w:rsid w:val="00502C4D"/>
    <w:rsid w:val="00503282"/>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D3"/>
    <w:rsid w:val="00514B6D"/>
    <w:rsid w:val="00514EEF"/>
    <w:rsid w:val="00515836"/>
    <w:rsid w:val="005158B8"/>
    <w:rsid w:val="005158C4"/>
    <w:rsid w:val="00515E09"/>
    <w:rsid w:val="00515EA7"/>
    <w:rsid w:val="005168F4"/>
    <w:rsid w:val="00516A26"/>
    <w:rsid w:val="00516F51"/>
    <w:rsid w:val="005171FB"/>
    <w:rsid w:val="005174C8"/>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BAA"/>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129E"/>
    <w:rsid w:val="005A185A"/>
    <w:rsid w:val="005A1ADA"/>
    <w:rsid w:val="005A1C2F"/>
    <w:rsid w:val="005A1FAB"/>
    <w:rsid w:val="005A213B"/>
    <w:rsid w:val="005A26D9"/>
    <w:rsid w:val="005A274A"/>
    <w:rsid w:val="005A27C3"/>
    <w:rsid w:val="005A27F7"/>
    <w:rsid w:val="005A2D81"/>
    <w:rsid w:val="005A2EA2"/>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190"/>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EFE"/>
    <w:rsid w:val="005E6FD2"/>
    <w:rsid w:val="005E70A2"/>
    <w:rsid w:val="005E70F2"/>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E0E"/>
    <w:rsid w:val="0060421D"/>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CF7"/>
    <w:rsid w:val="00616E12"/>
    <w:rsid w:val="006178FC"/>
    <w:rsid w:val="006179BB"/>
    <w:rsid w:val="00617A0E"/>
    <w:rsid w:val="00617F40"/>
    <w:rsid w:val="006205EB"/>
    <w:rsid w:val="00620677"/>
    <w:rsid w:val="0062067B"/>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65C"/>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5161"/>
    <w:rsid w:val="0064522D"/>
    <w:rsid w:val="0064536C"/>
    <w:rsid w:val="00645511"/>
    <w:rsid w:val="006455DA"/>
    <w:rsid w:val="006456D7"/>
    <w:rsid w:val="006458B5"/>
    <w:rsid w:val="00646130"/>
    <w:rsid w:val="00646379"/>
    <w:rsid w:val="0064639B"/>
    <w:rsid w:val="006467F0"/>
    <w:rsid w:val="006470E0"/>
    <w:rsid w:val="00647464"/>
    <w:rsid w:val="00647A84"/>
    <w:rsid w:val="00647AF8"/>
    <w:rsid w:val="00647E0D"/>
    <w:rsid w:val="00647EBC"/>
    <w:rsid w:val="0065066B"/>
    <w:rsid w:val="006508DA"/>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2F98"/>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C94"/>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4D4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2F2D"/>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832"/>
    <w:rsid w:val="008C7AF1"/>
    <w:rsid w:val="008D0167"/>
    <w:rsid w:val="008D038B"/>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338"/>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502E6"/>
    <w:rsid w:val="009504CF"/>
    <w:rsid w:val="00950997"/>
    <w:rsid w:val="00950ACF"/>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502D"/>
    <w:rsid w:val="0098515D"/>
    <w:rsid w:val="009853F0"/>
    <w:rsid w:val="009854DC"/>
    <w:rsid w:val="009858F0"/>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8F8"/>
    <w:rsid w:val="009D01FB"/>
    <w:rsid w:val="009D030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110"/>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58"/>
    <w:rsid w:val="00A63FF6"/>
    <w:rsid w:val="00A64099"/>
    <w:rsid w:val="00A645B7"/>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8F2"/>
    <w:rsid w:val="00B91CC7"/>
    <w:rsid w:val="00B91EDA"/>
    <w:rsid w:val="00B91F56"/>
    <w:rsid w:val="00B9218D"/>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033"/>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5E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3C"/>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E5F"/>
    <w:rsid w:val="00CD41C5"/>
    <w:rsid w:val="00CD4E45"/>
    <w:rsid w:val="00CD5277"/>
    <w:rsid w:val="00CD538D"/>
    <w:rsid w:val="00CD5542"/>
    <w:rsid w:val="00CD55A7"/>
    <w:rsid w:val="00CD56D8"/>
    <w:rsid w:val="00CD588C"/>
    <w:rsid w:val="00CD6519"/>
    <w:rsid w:val="00CD65DB"/>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737"/>
    <w:rsid w:val="00D239F0"/>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12B"/>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449"/>
    <w:rsid w:val="00D56521"/>
    <w:rsid w:val="00D565CC"/>
    <w:rsid w:val="00D56B3E"/>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EFA"/>
    <w:rsid w:val="00D870B9"/>
    <w:rsid w:val="00D87C55"/>
    <w:rsid w:val="00D87FDE"/>
    <w:rsid w:val="00D90126"/>
    <w:rsid w:val="00D904A6"/>
    <w:rsid w:val="00D9097D"/>
    <w:rsid w:val="00D90D6C"/>
    <w:rsid w:val="00D91128"/>
    <w:rsid w:val="00D9129E"/>
    <w:rsid w:val="00D91982"/>
    <w:rsid w:val="00D91D56"/>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72B6"/>
    <w:rsid w:val="00DA766D"/>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B18"/>
    <w:rsid w:val="00E32684"/>
    <w:rsid w:val="00E32B07"/>
    <w:rsid w:val="00E32B2C"/>
    <w:rsid w:val="00E32D24"/>
    <w:rsid w:val="00E3308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153C"/>
    <w:rsid w:val="00E6206B"/>
    <w:rsid w:val="00E622ED"/>
    <w:rsid w:val="00E6247C"/>
    <w:rsid w:val="00E62615"/>
    <w:rsid w:val="00E62879"/>
    <w:rsid w:val="00E62C89"/>
    <w:rsid w:val="00E62E55"/>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1DE1"/>
    <w:rsid w:val="00EB2338"/>
    <w:rsid w:val="00EB2B72"/>
    <w:rsid w:val="00EB2FD3"/>
    <w:rsid w:val="00EB3601"/>
    <w:rsid w:val="00EB39E1"/>
    <w:rsid w:val="00EB3BA6"/>
    <w:rsid w:val="00EB42C3"/>
    <w:rsid w:val="00EB4A11"/>
    <w:rsid w:val="00EB5B84"/>
    <w:rsid w:val="00EB5BEE"/>
    <w:rsid w:val="00EB5F12"/>
    <w:rsid w:val="00EB5F68"/>
    <w:rsid w:val="00EB608A"/>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1FB"/>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1D6C"/>
    <w:rsid w:val="00F021BB"/>
    <w:rsid w:val="00F027A1"/>
    <w:rsid w:val="00F027CE"/>
    <w:rsid w:val="00F02835"/>
    <w:rsid w:val="00F029CE"/>
    <w:rsid w:val="00F02C38"/>
    <w:rsid w:val="00F02DE6"/>
    <w:rsid w:val="00F02FE8"/>
    <w:rsid w:val="00F032F3"/>
    <w:rsid w:val="00F0338B"/>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7E9"/>
    <w:rsid w:val="00F75838"/>
    <w:rsid w:val="00F75C61"/>
    <w:rsid w:val="00F761DF"/>
    <w:rsid w:val="00F767FF"/>
    <w:rsid w:val="00F76C8F"/>
    <w:rsid w:val="00F76EE5"/>
    <w:rsid w:val="00F7700D"/>
    <w:rsid w:val="00F7792C"/>
    <w:rsid w:val="00F77BB5"/>
    <w:rsid w:val="00F77FDF"/>
    <w:rsid w:val="00F80433"/>
    <w:rsid w:val="00F8043A"/>
    <w:rsid w:val="00F81956"/>
    <w:rsid w:val="00F81DCC"/>
    <w:rsid w:val="00F81E01"/>
    <w:rsid w:val="00F821B0"/>
    <w:rsid w:val="00F8233C"/>
    <w:rsid w:val="00F824AE"/>
    <w:rsid w:val="00F825BF"/>
    <w:rsid w:val="00F82C4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A29"/>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E4056F51-172D-42E1-A94C-432AE5C2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iho-ohi/98-interoperability/issues/73" TargetMode="External"/><Relationship Id="rId1" Type="http://schemas.openxmlformats.org/officeDocument/2006/relationships/hyperlink" Target="https://github.com/iho-ohi/98-interoperability/issues/73"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microsoft.com/office/2016/09/relationships/commentsIds" Target="commentsIds.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openxmlformats.org/officeDocument/2006/relationships/theme" Target="theme/theme1.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4.xml"/><Relationship Id="rId74" Type="http://schemas.openxmlformats.org/officeDocument/2006/relationships/image" Target="media/image53.png"/><Relationship Id="rId79" Type="http://schemas.openxmlformats.org/officeDocument/2006/relationships/image" Target="cid:image004.jpg@01D7E067.4BDF7CF0" TargetMode="External"/><Relationship Id="rId5" Type="http://schemas.openxmlformats.org/officeDocument/2006/relationships/webSettings" Target="webSettings.xml"/><Relationship Id="rId14" Type="http://schemas.openxmlformats.org/officeDocument/2006/relationships/hyperlink" Target="http://www.wipo.int/treaties/en/ip/berne/trtdocs_wo001.html" TargetMode="External"/><Relationship Id="rId22" Type="http://schemas.microsoft.com/office/2018/08/relationships/commentsExtensible" Target="commentsExtensible.xml"/><Relationship Id="rId27" Type="http://schemas.openxmlformats.org/officeDocument/2006/relationships/image" Target="media/image10.emf"/><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8.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3.xml"/><Relationship Id="rId67" Type="http://schemas.openxmlformats.org/officeDocument/2006/relationships/image" Target="media/image46.png"/><Relationship Id="rId20" Type="http://schemas.microsoft.com/office/2011/relationships/commentsExtended" Target="commentsExtended.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hyperlink" Target="https://registry.iho.int" TargetMode="External"/><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4.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jpeg"/><Relationship Id="rId81" Type="http://schemas.openxmlformats.org/officeDocument/2006/relationships/image" Target="media/image59.png"/><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emf"/><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emf"/><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fontTable" Target="fontTable.xml"/><Relationship Id="rId61" Type="http://schemas.openxmlformats.org/officeDocument/2006/relationships/image" Target="media/image40.png"/><Relationship Id="rId82" Type="http://schemas.openxmlformats.org/officeDocument/2006/relationships/image" Target="media/image60.png"/><Relationship Id="rId19" Type="http://schemas.openxmlformats.org/officeDocument/2006/relationships/comments" Target="comments.xm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2170</TotalTime>
  <Pages>112</Pages>
  <Words>36795</Words>
  <Characters>214151</Characters>
  <Application>Microsoft Office Word</Application>
  <DocSecurity>0</DocSecurity>
  <Lines>16473</Lines>
  <Paragraphs>9651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241295</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Mikan Stamenkovich</cp:lastModifiedBy>
  <cp:revision>11</cp:revision>
  <cp:lastPrinted>2024-10-26T05:17:00Z</cp:lastPrinted>
  <dcterms:created xsi:type="dcterms:W3CDTF">2025-10-29T14:30:00Z</dcterms:created>
  <dcterms:modified xsi:type="dcterms:W3CDTF">2025-11-19T16:38:00Z</dcterms:modified>
</cp:coreProperties>
</file>