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22D29" w14:textId="5E48D3D9" w:rsidR="00885FE2" w:rsidRPr="00D56521" w:rsidRDefault="00000000" w:rsidP="004E61EE">
      <w:pPr>
        <w:spacing w:line="240" w:lineRule="auto"/>
      </w:pPr>
      <w:bookmarkStart w:id="4" w:name="_Toc484523814"/>
      <w:bookmarkStart w:id="5" w:name="_Toc225065129"/>
      <w:bookmarkStart w:id="6"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BB0BEC" w:rsidRDefault="00E54143" w:rsidP="00885FE2">
                    <w:pPr>
                      <w:pStyle w:val="Basisalinea"/>
                      <w:spacing w:line="240" w:lineRule="auto"/>
                      <w:rPr>
                        <w:rFonts w:ascii="Arial" w:hAnsi="Arial" w:cs="HelveticaNeueLT Std Med"/>
                        <w:b/>
                        <w:color w:val="00004C"/>
                        <w:sz w:val="56"/>
                        <w:szCs w:val="56"/>
                        <w:lang w:val="en-GB"/>
                        <w:rPrChange w:id="7" w:author="jonathan pritchard" w:date="2023-10-19T12:56:00Z">
                          <w:rPr>
                            <w:rFonts w:ascii="Arial" w:hAnsi="Arial" w:cs="HelveticaNeueLT Std Med"/>
                            <w:b/>
                            <w:color w:val="00004C"/>
                            <w:sz w:val="56"/>
                            <w:szCs w:val="56"/>
                          </w:rPr>
                        </w:rPrChange>
                      </w:rPr>
                    </w:pPr>
                    <w:r w:rsidRPr="00BB0BEC">
                      <w:rPr>
                        <w:rFonts w:ascii="Arial" w:hAnsi="Arial" w:cs="HelveticaNeueLT Std Med"/>
                        <w:b/>
                        <w:color w:val="00004C"/>
                        <w:sz w:val="28"/>
                        <w:szCs w:val="28"/>
                        <w:lang w:val="en-GB"/>
                        <w:rPrChange w:id="8" w:author="jonathan pritchard" w:date="2023-10-19T12:56:00Z">
                          <w:rPr>
                            <w:rFonts w:ascii="Arial" w:hAnsi="Arial" w:cs="HelveticaNeueLT Std Med"/>
                            <w:b/>
                            <w:color w:val="00004C"/>
                            <w:sz w:val="28"/>
                            <w:szCs w:val="28"/>
                          </w:rPr>
                        </w:rPrChange>
                      </w:rPr>
                      <w:t>Annex C</w:t>
                    </w:r>
                  </w:p>
                  <w:p w14:paraId="51AFD176" w14:textId="77777777" w:rsidR="00E54143" w:rsidRPr="00BB0BEC" w:rsidRDefault="00E54143" w:rsidP="00885FE2">
                    <w:pPr>
                      <w:pStyle w:val="Basisalinea"/>
                      <w:spacing w:line="240" w:lineRule="auto"/>
                      <w:rPr>
                        <w:rFonts w:ascii="Arial" w:hAnsi="Arial" w:cs="HelveticaNeueLT Std Med"/>
                        <w:b/>
                        <w:color w:val="00004C"/>
                        <w:sz w:val="56"/>
                        <w:szCs w:val="56"/>
                        <w:lang w:val="en-GB"/>
                        <w:rPrChange w:id="9" w:author="jonathan pritchard" w:date="2023-10-19T12:56:00Z">
                          <w:rPr>
                            <w:rFonts w:ascii="Arial" w:hAnsi="Arial" w:cs="HelveticaNeueLT Std Med"/>
                            <w:b/>
                            <w:color w:val="00004C"/>
                            <w:sz w:val="56"/>
                            <w:szCs w:val="56"/>
                          </w:rPr>
                        </w:rPrChange>
                      </w:rPr>
                    </w:pPr>
                  </w:p>
                  <w:p w14:paraId="610386CA" w14:textId="502A23BD" w:rsidR="00E54143" w:rsidRPr="00BB0BEC" w:rsidRDefault="00E54143" w:rsidP="00885FE2">
                    <w:pPr>
                      <w:pStyle w:val="Basisalinea"/>
                      <w:spacing w:line="240" w:lineRule="auto"/>
                      <w:rPr>
                        <w:rFonts w:ascii="Arial" w:hAnsi="Arial" w:cs="HelveticaNeueLT Std Med"/>
                        <w:b/>
                        <w:color w:val="00004C"/>
                        <w:sz w:val="56"/>
                        <w:szCs w:val="56"/>
                        <w:lang w:val="en-GB"/>
                        <w:rPrChange w:id="10" w:author="jonathan pritchard" w:date="2023-10-19T12:56:00Z">
                          <w:rPr>
                            <w:rFonts w:ascii="Arial" w:hAnsi="Arial" w:cs="HelveticaNeueLT Std Med"/>
                            <w:b/>
                            <w:color w:val="00004C"/>
                            <w:sz w:val="56"/>
                            <w:szCs w:val="56"/>
                          </w:rPr>
                        </w:rPrChange>
                      </w:rPr>
                    </w:pPr>
                    <w:r w:rsidRPr="00BB0BEC">
                      <w:rPr>
                        <w:rFonts w:ascii="Arial" w:hAnsi="Arial" w:cs="HelveticaNeueLT Std Med"/>
                        <w:b/>
                        <w:color w:val="00004C"/>
                        <w:sz w:val="56"/>
                        <w:szCs w:val="56"/>
                        <w:lang w:val="en-GB"/>
                        <w:rPrChange w:id="11" w:author="jonathan pritchard" w:date="2023-10-19T12:56:00Z">
                          <w:rPr>
                            <w:rFonts w:ascii="Arial" w:hAnsi="Arial" w:cs="HelveticaNeueLT Std Med"/>
                            <w:b/>
                            <w:color w:val="00004C"/>
                            <w:sz w:val="56"/>
                            <w:szCs w:val="56"/>
                          </w:rPr>
                        </w:rPrChange>
                      </w:rPr>
                      <w:t>Harmonised User Experience for ECDIS and INS</w:t>
                    </w:r>
                  </w:p>
                  <w:p w14:paraId="5F56D4F0" w14:textId="77777777" w:rsidR="00E54143" w:rsidRPr="00BB0BEC" w:rsidRDefault="00E54143" w:rsidP="00885FE2">
                    <w:pPr>
                      <w:pStyle w:val="Basisalinea"/>
                      <w:spacing w:line="240" w:lineRule="auto"/>
                      <w:rPr>
                        <w:rFonts w:ascii="Arial" w:hAnsi="Arial" w:cs="HelveticaNeueLT Std Med"/>
                        <w:b/>
                        <w:color w:val="00004C"/>
                        <w:sz w:val="56"/>
                        <w:szCs w:val="56"/>
                        <w:lang w:val="en-GB"/>
                        <w:rPrChange w:id="12" w:author="jonathan pritchard" w:date="2023-10-19T12:56:00Z">
                          <w:rPr>
                            <w:rFonts w:ascii="Arial" w:hAnsi="Arial" w:cs="HelveticaNeueLT Std Med"/>
                            <w:b/>
                            <w:color w:val="00004C"/>
                            <w:sz w:val="56"/>
                            <w:szCs w:val="56"/>
                          </w:rPr>
                        </w:rPrChange>
                      </w:rPr>
                    </w:pPr>
                  </w:p>
                  <w:p w14:paraId="2133E80F" w14:textId="77777777" w:rsidR="00E54143" w:rsidRPr="00BB0BEC" w:rsidRDefault="00E54143" w:rsidP="00885FE2">
                    <w:pPr>
                      <w:pStyle w:val="Basisalinea"/>
                      <w:spacing w:line="240" w:lineRule="auto"/>
                      <w:rPr>
                        <w:rFonts w:ascii="Arial" w:hAnsi="Arial" w:cs="HelveticaNeueLT Std Med"/>
                        <w:b/>
                        <w:color w:val="00004C"/>
                        <w:sz w:val="56"/>
                        <w:szCs w:val="56"/>
                        <w:lang w:val="en-GB"/>
                        <w:rPrChange w:id="13" w:author="jonathan pritchard" w:date="2023-10-19T12:56:00Z">
                          <w:rPr>
                            <w:rFonts w:ascii="Arial" w:hAnsi="Arial" w:cs="HelveticaNeueLT Std Med"/>
                            <w:b/>
                            <w:color w:val="00004C"/>
                            <w:sz w:val="56"/>
                            <w:szCs w:val="56"/>
                          </w:rPr>
                        </w:rPrChange>
                      </w:rPr>
                    </w:pPr>
                  </w:p>
                  <w:p w14:paraId="5F5A5E5D" w14:textId="3207E5DA"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14" w:author="Raphael Malyankar" w:date="2023-08-30T15:44:00Z">
                      <w:r w:rsidDel="002D2380">
                        <w:rPr>
                          <w:rFonts w:ascii="Arial" w:hAnsi="Arial" w:cs="HelveticaNeueLT Std Med"/>
                          <w:b/>
                          <w:color w:val="00004C"/>
                          <w:sz w:val="28"/>
                          <w:szCs w:val="28"/>
                        </w:rPr>
                        <w:delText>0</w:delText>
                      </w:r>
                    </w:del>
                    <w:ins w:id="15" w:author="jonathan pritchard" w:date="2024-02-06T16:08:00Z">
                      <w:r w:rsidR="00F91460">
                        <w:rPr>
                          <w:rFonts w:ascii="Arial" w:hAnsi="Arial" w:cs="HelveticaNeueLT Std Med"/>
                          <w:b/>
                          <w:color w:val="00004C"/>
                          <w:sz w:val="28"/>
                          <w:szCs w:val="28"/>
                        </w:rPr>
                        <w:t>2</w:t>
                      </w:r>
                    </w:ins>
                    <w:ins w:id="16" w:author="Raphael Malyankar" w:date="2023-08-30T15:44:00Z">
                      <w:del w:id="17" w:author="jonathan pritchard" w:date="2024-02-06T16:08:00Z">
                        <w:r w:rsidR="002D2380" w:rsidDel="00F91460">
                          <w:rPr>
                            <w:rFonts w:ascii="Arial" w:hAnsi="Arial" w:cs="HelveticaNeueLT Std Med"/>
                            <w:b/>
                            <w:color w:val="00004C"/>
                            <w:sz w:val="28"/>
                            <w:szCs w:val="28"/>
                          </w:rPr>
                          <w:delText>1</w:delText>
                        </w:r>
                      </w:del>
                    </w:ins>
                    <w:r>
                      <w:rPr>
                        <w:rFonts w:ascii="Arial" w:hAnsi="Arial" w:cs="HelveticaNeueLT Std Med"/>
                        <w:b/>
                        <w:color w:val="00004C"/>
                        <w:sz w:val="28"/>
                        <w:szCs w:val="28"/>
                      </w:rPr>
                      <w:t xml:space="preserve">.0 – </w:t>
                    </w:r>
                    <w:del w:id="18" w:author="Raphael Malyankar" w:date="2023-08-30T15:44:00Z">
                      <w:r w:rsidR="000E4371" w:rsidDel="002D2380">
                        <w:rPr>
                          <w:rFonts w:ascii="Arial" w:hAnsi="Arial" w:cs="HelveticaNeueLT Std Med"/>
                          <w:b/>
                          <w:color w:val="00004C"/>
                          <w:sz w:val="28"/>
                          <w:szCs w:val="28"/>
                        </w:rPr>
                        <w:delText>May</w:delText>
                      </w:r>
                      <w:r w:rsidDel="002D2380">
                        <w:rPr>
                          <w:rFonts w:ascii="Arial" w:hAnsi="Arial" w:cs="HelveticaNeueLT Std Med"/>
                          <w:b/>
                          <w:color w:val="00004C"/>
                          <w:sz w:val="28"/>
                          <w:szCs w:val="28"/>
                        </w:rPr>
                        <w:delText xml:space="preserve"> 2022</w:delText>
                      </w:r>
                    </w:del>
                    <w:ins w:id="19" w:author="Raphael Malyankar" w:date="2023-08-30T15:44:00Z">
                      <w:del w:id="20" w:author="jonathan pritchard" w:date="2024-02-06T16:08:00Z">
                        <w:r w:rsidR="002D2380" w:rsidDel="00F91460">
                          <w:rPr>
                            <w:rFonts w:ascii="Arial" w:hAnsi="Arial" w:cs="HelveticaNeueLT Std Med"/>
                            <w:b/>
                            <w:color w:val="00004C"/>
                            <w:sz w:val="28"/>
                            <w:szCs w:val="28"/>
                          </w:rPr>
                          <w:delText>August</w:delText>
                        </w:r>
                      </w:del>
                    </w:ins>
                    <w:ins w:id="21" w:author="jonathan pritchard" w:date="2024-02-06T16:08:00Z">
                      <w:r w:rsidR="00F91460">
                        <w:rPr>
                          <w:rFonts w:ascii="Arial" w:hAnsi="Arial" w:cs="HelveticaNeueLT Std Med"/>
                          <w:b/>
                          <w:color w:val="00004C"/>
                          <w:sz w:val="28"/>
                          <w:szCs w:val="28"/>
                        </w:rPr>
                        <w:t xml:space="preserve">February </w:t>
                      </w:r>
                    </w:ins>
                    <w:ins w:id="22" w:author="Raphael Malyankar" w:date="2023-08-30T15:44:00Z">
                      <w:del w:id="23" w:author="jonathan pritchard" w:date="2024-02-06T16:08:00Z">
                        <w:r w:rsidR="002D2380" w:rsidDel="00F91460">
                          <w:rPr>
                            <w:rFonts w:ascii="Arial" w:hAnsi="Arial" w:cs="HelveticaNeueLT Std Med"/>
                            <w:b/>
                            <w:color w:val="00004C"/>
                            <w:sz w:val="28"/>
                            <w:szCs w:val="28"/>
                          </w:rPr>
                          <w:delText xml:space="preserve"> </w:delText>
                        </w:r>
                      </w:del>
                      <w:r w:rsidR="002D2380">
                        <w:rPr>
                          <w:rFonts w:ascii="Arial" w:hAnsi="Arial" w:cs="HelveticaNeueLT Std Med"/>
                          <w:b/>
                          <w:color w:val="00004C"/>
                          <w:sz w:val="28"/>
                          <w:szCs w:val="28"/>
                        </w:rPr>
                        <w:t>202</w:t>
                      </w:r>
                    </w:ins>
                    <w:ins w:id="24" w:author="jonathan pritchard" w:date="2024-02-06T16:08:00Z">
                      <w:r w:rsidR="00F91460">
                        <w:rPr>
                          <w:rFonts w:ascii="Arial" w:hAnsi="Arial" w:cs="HelveticaNeueLT Std Med"/>
                          <w:b/>
                          <w:color w:val="00004C"/>
                          <w:sz w:val="28"/>
                          <w:szCs w:val="28"/>
                        </w:rPr>
                        <w:t>4</w:t>
                      </w:r>
                    </w:ins>
                    <w:ins w:id="25" w:author="Raphael Malyankar" w:date="2023-08-30T15:44:00Z">
                      <w:del w:id="26" w:author="jonathan pritchard" w:date="2024-02-06T16:08:00Z">
                        <w:r w:rsidR="002D2380" w:rsidDel="00F91460">
                          <w:rPr>
                            <w:rFonts w:ascii="Arial" w:hAnsi="Arial" w:cs="HelveticaNeueLT Std Med"/>
                            <w:b/>
                            <w:color w:val="00004C"/>
                            <w:sz w:val="28"/>
                            <w:szCs w:val="28"/>
                          </w:rPr>
                          <w:delText>3</w:delText>
                        </w:r>
                      </w:del>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2619DAC"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1946CF01"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2022</w:t>
            </w:r>
            <w:ins w:id="27" w:author="Raphael Malyankar" w:date="2023-08-30T15:45:00Z">
              <w:r w:rsidR="00E47E2A">
                <w:rPr>
                  <w:rFonts w:ascii="Helvetica" w:hAnsi="Helvetica"/>
                  <w:sz w:val="22"/>
                  <w:szCs w:val="22"/>
                </w:rPr>
                <w:t>,2023</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6CA00846" w14:textId="77777777" w:rsidR="006456D7" w:rsidRPr="00D56521" w:rsidRDefault="006456D7" w:rsidP="004E61EE">
      <w:pPr>
        <w:spacing w:after="0" w:line="240" w:lineRule="auto"/>
        <w:sectPr w:rsidR="006456D7" w:rsidRPr="00D56521" w:rsidSect="00FF2A98">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30" w:name="_Toc144415652" w:displacedByCustomXml="next"/>
    <w:bookmarkStart w:id="31" w:name="_Toc144421198"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31"/>
          <w:bookmarkEnd w:id="30"/>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32" w:author="jonathan pritchard" w:date="2024-02-06T16:08:00Z">
            <w:r w:rsidR="00EE4356">
              <w:rPr>
                <w:noProof/>
                <w:webHidden/>
              </w:rPr>
              <w:t>10</w:t>
            </w:r>
          </w:ins>
          <w:del w:id="33"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34" w:author="jonathan pritchard" w:date="2024-02-06T16:08:00Z">
            <w:r w:rsidR="00EE4356">
              <w:rPr>
                <w:noProof/>
                <w:webHidden/>
              </w:rPr>
              <w:t>10</w:t>
            </w:r>
          </w:ins>
          <w:del w:id="35"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36" w:author="jonathan pritchard" w:date="2024-02-06T16:08:00Z">
            <w:r w:rsidR="00EE4356">
              <w:rPr>
                <w:noProof/>
                <w:webHidden/>
              </w:rPr>
              <w:t>11</w:t>
            </w:r>
          </w:ins>
          <w:del w:id="37"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38" w:author="jonathan pritchard" w:date="2024-02-06T16:08:00Z">
            <w:r w:rsidR="00EE4356">
              <w:rPr>
                <w:noProof/>
                <w:webHidden/>
              </w:rPr>
              <w:t>11</w:t>
            </w:r>
          </w:ins>
          <w:del w:id="39"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40" w:author="jonathan pritchard" w:date="2024-02-06T16:08:00Z">
            <w:r w:rsidR="00EE4356">
              <w:rPr>
                <w:noProof/>
                <w:webHidden/>
              </w:rPr>
              <w:t>11</w:t>
            </w:r>
          </w:ins>
          <w:del w:id="41"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42" w:author="jonathan pritchard" w:date="2024-02-06T16:08:00Z">
            <w:r w:rsidR="00EE4356">
              <w:rPr>
                <w:noProof/>
                <w:webHidden/>
              </w:rPr>
              <w:t>12</w:t>
            </w:r>
          </w:ins>
          <w:del w:id="43"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44" w:author="jonathan pritchard" w:date="2024-02-06T16:08:00Z">
            <w:r w:rsidR="00EE4356">
              <w:rPr>
                <w:noProof/>
                <w:webHidden/>
              </w:rPr>
              <w:t>13</w:t>
            </w:r>
          </w:ins>
          <w:del w:id="45"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46" w:author="jonathan pritchard" w:date="2024-02-06T16:08:00Z">
            <w:r w:rsidR="00EE4356">
              <w:rPr>
                <w:noProof/>
                <w:webHidden/>
              </w:rPr>
              <w:t>13</w:t>
            </w:r>
          </w:ins>
          <w:del w:id="47"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48" w:author="jonathan pritchard" w:date="2024-02-06T16:08:00Z">
            <w:r w:rsidR="00EE4356">
              <w:rPr>
                <w:noProof/>
                <w:webHidden/>
              </w:rPr>
              <w:t>13</w:t>
            </w:r>
          </w:ins>
          <w:del w:id="49"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50" w:author="jonathan pritchard" w:date="2024-02-06T16:08:00Z">
            <w:r w:rsidR="00EE4356">
              <w:rPr>
                <w:noProof/>
                <w:webHidden/>
              </w:rPr>
              <w:t>14</w:t>
            </w:r>
          </w:ins>
          <w:del w:id="51"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52" w:author="jonathan pritchard" w:date="2024-02-06T16:08:00Z">
            <w:r w:rsidR="00EE4356">
              <w:rPr>
                <w:noProof/>
                <w:webHidden/>
              </w:rPr>
              <w:t>16</w:t>
            </w:r>
          </w:ins>
          <w:del w:id="53"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54" w:author="jonathan pritchard" w:date="2024-02-06T16:08:00Z">
            <w:r w:rsidR="00EE4356">
              <w:rPr>
                <w:noProof/>
                <w:webHidden/>
              </w:rPr>
              <w:t>16</w:t>
            </w:r>
          </w:ins>
          <w:del w:id="55"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56" w:author="jonathan pritchard" w:date="2024-02-06T16:08:00Z">
            <w:r w:rsidR="00EE4356">
              <w:rPr>
                <w:noProof/>
                <w:webHidden/>
              </w:rPr>
              <w:t>17</w:t>
            </w:r>
          </w:ins>
          <w:del w:id="57"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58" w:author="jonathan pritchard" w:date="2024-02-06T16:08:00Z">
            <w:r w:rsidR="00EE4356">
              <w:rPr>
                <w:noProof/>
                <w:webHidden/>
              </w:rPr>
              <w:t>18</w:t>
            </w:r>
          </w:ins>
          <w:del w:id="59"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60" w:author="jonathan pritchard" w:date="2024-02-06T16:08:00Z">
            <w:r w:rsidR="00EE4356">
              <w:rPr>
                <w:noProof/>
                <w:webHidden/>
              </w:rPr>
              <w:t>18</w:t>
            </w:r>
          </w:ins>
          <w:del w:id="61"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62" w:author="jonathan pritchard" w:date="2024-02-06T16:08:00Z">
            <w:r w:rsidR="00EE4356">
              <w:rPr>
                <w:noProof/>
                <w:webHidden/>
              </w:rPr>
              <w:t>18</w:t>
            </w:r>
          </w:ins>
          <w:del w:id="63"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64" w:author="jonathan pritchard" w:date="2024-02-06T16:08:00Z">
            <w:r w:rsidR="00EE4356">
              <w:rPr>
                <w:noProof/>
                <w:webHidden/>
              </w:rPr>
              <w:t>18</w:t>
            </w:r>
          </w:ins>
          <w:del w:id="65"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66" w:author="jonathan pritchard" w:date="2024-02-06T16:08:00Z">
            <w:r w:rsidR="00EE4356">
              <w:rPr>
                <w:noProof/>
                <w:webHidden/>
              </w:rPr>
              <w:t>19</w:t>
            </w:r>
          </w:ins>
          <w:del w:id="67"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68" w:author="jonathan pritchard" w:date="2024-02-06T16:08:00Z">
            <w:r w:rsidR="00EE4356">
              <w:rPr>
                <w:noProof/>
                <w:webHidden/>
              </w:rPr>
              <w:t>20</w:t>
            </w:r>
          </w:ins>
          <w:del w:id="69"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70" w:author="jonathan pritchard" w:date="2024-02-06T16:08:00Z">
            <w:r w:rsidR="00EE4356">
              <w:rPr>
                <w:noProof/>
                <w:webHidden/>
              </w:rPr>
              <w:t>20</w:t>
            </w:r>
          </w:ins>
          <w:del w:id="71"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72" w:author="jonathan pritchard" w:date="2024-02-06T16:08:00Z">
            <w:r w:rsidR="00EE4356">
              <w:rPr>
                <w:noProof/>
                <w:webHidden/>
              </w:rPr>
              <w:t>21</w:t>
            </w:r>
          </w:ins>
          <w:del w:id="73"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74" w:author="jonathan pritchard" w:date="2024-02-06T16:08:00Z">
            <w:r w:rsidR="00EE4356">
              <w:rPr>
                <w:noProof/>
                <w:webHidden/>
              </w:rPr>
              <w:t>21</w:t>
            </w:r>
          </w:ins>
          <w:del w:id="75"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76" w:author="jonathan pritchard" w:date="2024-02-06T16:08:00Z">
            <w:r w:rsidR="00EE4356">
              <w:rPr>
                <w:noProof/>
                <w:webHidden/>
              </w:rPr>
              <w:t>21</w:t>
            </w:r>
          </w:ins>
          <w:del w:id="77"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78" w:author="jonathan pritchard" w:date="2024-02-06T16:08:00Z">
            <w:r w:rsidR="00EE4356">
              <w:rPr>
                <w:noProof/>
                <w:webHidden/>
              </w:rPr>
              <w:t>21</w:t>
            </w:r>
          </w:ins>
          <w:del w:id="79"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80" w:author="jonathan pritchard" w:date="2024-02-06T16:08:00Z">
            <w:r w:rsidR="00EE4356">
              <w:rPr>
                <w:noProof/>
                <w:webHidden/>
              </w:rPr>
              <w:t>22</w:t>
            </w:r>
          </w:ins>
          <w:del w:id="81"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82" w:author="jonathan pritchard" w:date="2024-02-06T16:08:00Z">
            <w:r w:rsidR="00EE4356">
              <w:rPr>
                <w:noProof/>
                <w:webHidden/>
              </w:rPr>
              <w:t>22</w:t>
            </w:r>
          </w:ins>
          <w:del w:id="83"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84" w:author="jonathan pritchard" w:date="2024-02-06T16:08:00Z">
            <w:r w:rsidR="00EE4356">
              <w:rPr>
                <w:noProof/>
                <w:webHidden/>
              </w:rPr>
              <w:t>22</w:t>
            </w:r>
          </w:ins>
          <w:del w:id="85"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86" w:author="jonathan pritchard" w:date="2024-02-06T16:08:00Z">
            <w:r w:rsidR="00EE4356">
              <w:rPr>
                <w:noProof/>
                <w:webHidden/>
              </w:rPr>
              <w:t>23</w:t>
            </w:r>
          </w:ins>
          <w:del w:id="87"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88" w:author="jonathan pritchard" w:date="2024-02-06T16:08:00Z">
            <w:r w:rsidR="00EE4356">
              <w:rPr>
                <w:noProof/>
                <w:webHidden/>
              </w:rPr>
              <w:t>23</w:t>
            </w:r>
          </w:ins>
          <w:del w:id="89"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90" w:author="jonathan pritchard" w:date="2024-02-06T16:08:00Z">
            <w:r w:rsidR="00EE4356">
              <w:rPr>
                <w:noProof/>
                <w:webHidden/>
              </w:rPr>
              <w:t>23</w:t>
            </w:r>
          </w:ins>
          <w:del w:id="91"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92" w:author="jonathan pritchard" w:date="2024-02-06T16:08:00Z">
            <w:r w:rsidR="00EE4356">
              <w:rPr>
                <w:noProof/>
                <w:webHidden/>
              </w:rPr>
              <w:t>24</w:t>
            </w:r>
          </w:ins>
          <w:del w:id="93"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94" w:author="jonathan pritchard" w:date="2024-02-06T16:08:00Z">
            <w:r w:rsidR="00EE4356">
              <w:rPr>
                <w:noProof/>
                <w:webHidden/>
              </w:rPr>
              <w:t>25</w:t>
            </w:r>
          </w:ins>
          <w:del w:id="95"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96" w:author="jonathan pritchard" w:date="2024-02-06T16:08:00Z">
            <w:r w:rsidR="00EE4356">
              <w:rPr>
                <w:noProof/>
                <w:webHidden/>
              </w:rPr>
              <w:t>25</w:t>
            </w:r>
          </w:ins>
          <w:del w:id="97"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98" w:author="jonathan pritchard" w:date="2024-02-06T16:08:00Z">
            <w:r w:rsidR="00EE4356">
              <w:rPr>
                <w:noProof/>
                <w:webHidden/>
              </w:rPr>
              <w:t>26</w:t>
            </w:r>
          </w:ins>
          <w:del w:id="99"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100" w:author="jonathan pritchard" w:date="2024-02-06T16:08:00Z">
            <w:r w:rsidR="00EE4356">
              <w:rPr>
                <w:noProof/>
                <w:webHidden/>
              </w:rPr>
              <w:t>28</w:t>
            </w:r>
          </w:ins>
          <w:del w:id="101"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102" w:author="jonathan pritchard" w:date="2024-02-06T16:08:00Z">
            <w:r w:rsidR="00EE4356">
              <w:rPr>
                <w:noProof/>
                <w:webHidden/>
              </w:rPr>
              <w:t>30</w:t>
            </w:r>
          </w:ins>
          <w:del w:id="103"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104" w:author="jonathan pritchard" w:date="2024-02-06T16:08:00Z">
            <w:r w:rsidR="00EE4356">
              <w:rPr>
                <w:noProof/>
                <w:webHidden/>
              </w:rPr>
              <w:t>33</w:t>
            </w:r>
          </w:ins>
          <w:del w:id="105"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106" w:author="jonathan pritchard" w:date="2024-02-06T16:08:00Z">
            <w:r w:rsidR="00EE4356">
              <w:rPr>
                <w:noProof/>
                <w:webHidden/>
              </w:rPr>
              <w:t>33</w:t>
            </w:r>
          </w:ins>
          <w:del w:id="107"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108" w:author="jonathan pritchard" w:date="2024-02-06T16:08:00Z">
            <w:r w:rsidR="00EE4356">
              <w:rPr>
                <w:noProof/>
                <w:webHidden/>
              </w:rPr>
              <w:t>34</w:t>
            </w:r>
          </w:ins>
          <w:del w:id="109"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110" w:author="jonathan pritchard" w:date="2024-02-06T16:08:00Z">
            <w:r w:rsidR="00EE4356">
              <w:rPr>
                <w:noProof/>
                <w:webHidden/>
              </w:rPr>
              <w:t>34</w:t>
            </w:r>
          </w:ins>
          <w:del w:id="111"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112" w:author="jonathan pritchard" w:date="2024-02-06T16:08:00Z">
            <w:r w:rsidR="00EE4356">
              <w:rPr>
                <w:noProof/>
                <w:webHidden/>
              </w:rPr>
              <w:t>35</w:t>
            </w:r>
          </w:ins>
          <w:del w:id="113"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114" w:author="jonathan pritchard" w:date="2024-02-06T16:08:00Z">
            <w:r w:rsidR="00EE4356">
              <w:rPr>
                <w:noProof/>
                <w:webHidden/>
              </w:rPr>
              <w:t>35</w:t>
            </w:r>
          </w:ins>
          <w:del w:id="115"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16" w:author="jonathan pritchard" w:date="2024-02-06T16:08:00Z">
            <w:r w:rsidR="00EE4356">
              <w:rPr>
                <w:noProof/>
                <w:webHidden/>
              </w:rPr>
              <w:t>35</w:t>
            </w:r>
          </w:ins>
          <w:del w:id="117"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18" w:author="jonathan pritchard" w:date="2024-02-06T16:08:00Z">
            <w:r w:rsidR="00EE4356">
              <w:rPr>
                <w:noProof/>
                <w:webHidden/>
              </w:rPr>
              <w:t>37</w:t>
            </w:r>
          </w:ins>
          <w:del w:id="119"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20" w:author="jonathan pritchard" w:date="2024-02-06T16:08:00Z">
            <w:r w:rsidR="00EE4356">
              <w:rPr>
                <w:noProof/>
                <w:webHidden/>
              </w:rPr>
              <w:t>37</w:t>
            </w:r>
          </w:ins>
          <w:del w:id="121"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22" w:author="jonathan pritchard" w:date="2024-02-06T16:08:00Z">
            <w:r w:rsidR="00EE4356">
              <w:rPr>
                <w:noProof/>
                <w:webHidden/>
              </w:rPr>
              <w:t>37</w:t>
            </w:r>
          </w:ins>
          <w:del w:id="123"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24" w:author="jonathan pritchard" w:date="2024-02-06T16:08:00Z">
            <w:r w:rsidR="00EE4356">
              <w:rPr>
                <w:noProof/>
                <w:webHidden/>
              </w:rPr>
              <w:t>37</w:t>
            </w:r>
          </w:ins>
          <w:del w:id="125"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26" w:author="jonathan pritchard" w:date="2024-02-06T16:08:00Z">
            <w:r w:rsidR="00EE4356">
              <w:rPr>
                <w:noProof/>
                <w:webHidden/>
              </w:rPr>
              <w:t>38</w:t>
            </w:r>
          </w:ins>
          <w:del w:id="127"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28" w:author="jonathan pritchard" w:date="2024-02-06T16:08:00Z">
            <w:r w:rsidR="00EE4356">
              <w:rPr>
                <w:noProof/>
                <w:webHidden/>
              </w:rPr>
              <w:t>38</w:t>
            </w:r>
          </w:ins>
          <w:del w:id="129"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30" w:author="jonathan pritchard" w:date="2024-02-06T16:08:00Z">
            <w:r w:rsidR="00EE4356">
              <w:rPr>
                <w:noProof/>
                <w:webHidden/>
              </w:rPr>
              <w:t>38</w:t>
            </w:r>
          </w:ins>
          <w:del w:id="131"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32" w:author="jonathan pritchard" w:date="2024-02-06T16:08:00Z">
            <w:r w:rsidR="00EE4356">
              <w:rPr>
                <w:noProof/>
                <w:webHidden/>
              </w:rPr>
              <w:t>39</w:t>
            </w:r>
          </w:ins>
          <w:del w:id="133"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34" w:author="jonathan pritchard" w:date="2024-02-06T16:08:00Z">
            <w:r w:rsidR="00EE4356">
              <w:rPr>
                <w:noProof/>
                <w:webHidden/>
              </w:rPr>
              <w:t>39</w:t>
            </w:r>
          </w:ins>
          <w:del w:id="135"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36" w:author="jonathan pritchard" w:date="2024-02-06T16:08:00Z">
            <w:r w:rsidR="00EE4356">
              <w:rPr>
                <w:noProof/>
                <w:webHidden/>
              </w:rPr>
              <w:t>39</w:t>
            </w:r>
          </w:ins>
          <w:del w:id="13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38" w:author="jonathan pritchard" w:date="2024-02-06T16:08:00Z">
            <w:r w:rsidR="00EE4356">
              <w:rPr>
                <w:noProof/>
                <w:webHidden/>
              </w:rPr>
              <w:t>39</w:t>
            </w:r>
          </w:ins>
          <w:del w:id="139"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40" w:author="jonathan pritchard" w:date="2024-02-06T16:08:00Z">
            <w:r w:rsidR="00EE4356">
              <w:rPr>
                <w:noProof/>
                <w:webHidden/>
              </w:rPr>
              <w:t>39</w:t>
            </w:r>
          </w:ins>
          <w:del w:id="14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42" w:author="jonathan pritchard" w:date="2024-02-06T16:08:00Z">
            <w:r w:rsidR="00EE4356">
              <w:rPr>
                <w:noProof/>
                <w:webHidden/>
              </w:rPr>
              <w:t>40</w:t>
            </w:r>
          </w:ins>
          <w:del w:id="143"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44" w:author="jonathan pritchard" w:date="2024-02-06T16:08:00Z">
            <w:r w:rsidR="00EE4356">
              <w:rPr>
                <w:noProof/>
                <w:webHidden/>
              </w:rPr>
              <w:t>40</w:t>
            </w:r>
          </w:ins>
          <w:del w:id="14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46" w:author="jonathan pritchard" w:date="2024-02-06T16:08:00Z">
            <w:r w:rsidR="00EE4356">
              <w:rPr>
                <w:noProof/>
                <w:webHidden/>
              </w:rPr>
              <w:t>40</w:t>
            </w:r>
          </w:ins>
          <w:del w:id="14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48" w:author="jonathan pritchard" w:date="2024-02-06T16:08:00Z">
            <w:r w:rsidR="00EE4356">
              <w:rPr>
                <w:noProof/>
                <w:webHidden/>
              </w:rPr>
              <w:t>40</w:t>
            </w:r>
          </w:ins>
          <w:del w:id="149"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50" w:author="jonathan pritchard" w:date="2024-02-06T16:08:00Z">
            <w:r w:rsidR="00EE4356">
              <w:rPr>
                <w:noProof/>
                <w:webHidden/>
              </w:rPr>
              <w:t>43</w:t>
            </w:r>
          </w:ins>
          <w:del w:id="151"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52" w:author="jonathan pritchard" w:date="2024-02-06T16:08:00Z">
            <w:r w:rsidR="00EE4356">
              <w:rPr>
                <w:noProof/>
                <w:webHidden/>
              </w:rPr>
              <w:t>44</w:t>
            </w:r>
          </w:ins>
          <w:del w:id="153"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54" w:author="jonathan pritchard" w:date="2024-02-06T16:08:00Z">
            <w:r w:rsidR="00EE4356">
              <w:rPr>
                <w:noProof/>
                <w:webHidden/>
              </w:rPr>
              <w:t>44</w:t>
            </w:r>
          </w:ins>
          <w:del w:id="155"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56" w:author="jonathan pritchard" w:date="2024-02-06T16:08:00Z">
            <w:r w:rsidR="00EE4356">
              <w:rPr>
                <w:noProof/>
                <w:webHidden/>
              </w:rPr>
              <w:t>44</w:t>
            </w:r>
          </w:ins>
          <w:del w:id="157"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158" w:author="jonathan pritchard" w:date="2024-02-06T16:08:00Z">
            <w:r w:rsidR="00EE4356">
              <w:rPr>
                <w:noProof/>
                <w:webHidden/>
              </w:rPr>
              <w:t>46</w:t>
            </w:r>
          </w:ins>
          <w:del w:id="159"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160" w:author="jonathan pritchard" w:date="2024-02-06T16:08:00Z">
            <w:r w:rsidR="00EE4356">
              <w:rPr>
                <w:noProof/>
                <w:webHidden/>
              </w:rPr>
              <w:t>46</w:t>
            </w:r>
          </w:ins>
          <w:del w:id="161"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162" w:author="jonathan pritchard" w:date="2024-02-06T16:08:00Z">
            <w:r w:rsidR="00EE4356">
              <w:rPr>
                <w:noProof/>
                <w:webHidden/>
              </w:rPr>
              <w:t>47</w:t>
            </w:r>
          </w:ins>
          <w:del w:id="163"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164" w:author="jonathan pritchard" w:date="2024-02-06T16:09:00Z">
            <w:r w:rsidR="00EE4356">
              <w:rPr>
                <w:noProof/>
                <w:webHidden/>
              </w:rPr>
              <w:t>47</w:t>
            </w:r>
          </w:ins>
          <w:del w:id="165"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166" w:author="jonathan pritchard" w:date="2024-02-06T16:09:00Z">
            <w:r w:rsidR="00EE4356">
              <w:rPr>
                <w:noProof/>
                <w:webHidden/>
              </w:rPr>
              <w:t>47</w:t>
            </w:r>
          </w:ins>
          <w:del w:id="167"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168" w:author="jonathan pritchard" w:date="2024-02-06T16:09:00Z">
            <w:r w:rsidR="00EE4356">
              <w:rPr>
                <w:noProof/>
                <w:webHidden/>
              </w:rPr>
              <w:t>47</w:t>
            </w:r>
          </w:ins>
          <w:del w:id="169"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170" w:author="jonathan pritchard" w:date="2024-02-06T16:09:00Z">
            <w:r w:rsidR="00EE4356">
              <w:rPr>
                <w:noProof/>
                <w:webHidden/>
              </w:rPr>
              <w:t>47</w:t>
            </w:r>
          </w:ins>
          <w:del w:id="171"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172" w:author="jonathan pritchard" w:date="2024-02-06T16:09:00Z">
            <w:r w:rsidR="00EE4356">
              <w:rPr>
                <w:noProof/>
                <w:webHidden/>
              </w:rPr>
              <w:t>48</w:t>
            </w:r>
          </w:ins>
          <w:del w:id="173"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174" w:author="jonathan pritchard" w:date="2024-02-06T16:09:00Z">
            <w:r w:rsidR="00EE4356">
              <w:rPr>
                <w:noProof/>
                <w:webHidden/>
              </w:rPr>
              <w:t>48</w:t>
            </w:r>
          </w:ins>
          <w:del w:id="175"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176" w:author="jonathan pritchard" w:date="2024-02-06T16:09:00Z">
            <w:r w:rsidR="00EE4356">
              <w:rPr>
                <w:noProof/>
                <w:webHidden/>
              </w:rPr>
              <w:t>48</w:t>
            </w:r>
          </w:ins>
          <w:del w:id="177"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178" w:author="jonathan pritchard" w:date="2024-02-06T16:09:00Z">
            <w:r w:rsidR="00EE4356">
              <w:rPr>
                <w:noProof/>
                <w:webHidden/>
              </w:rPr>
              <w:t>49</w:t>
            </w:r>
          </w:ins>
          <w:del w:id="179"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180" w:author="jonathan pritchard" w:date="2024-02-06T16:09:00Z">
            <w:r w:rsidR="00EE4356">
              <w:rPr>
                <w:noProof/>
                <w:webHidden/>
              </w:rPr>
              <w:t>49</w:t>
            </w:r>
          </w:ins>
          <w:del w:id="181"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182" w:author="jonathan pritchard" w:date="2024-02-06T16:09:00Z">
            <w:r w:rsidR="00EE4356">
              <w:rPr>
                <w:noProof/>
                <w:webHidden/>
              </w:rPr>
              <w:t>49</w:t>
            </w:r>
          </w:ins>
          <w:del w:id="183"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184" w:author="jonathan pritchard" w:date="2024-02-06T16:09:00Z">
            <w:r w:rsidR="00EE4356">
              <w:rPr>
                <w:noProof/>
                <w:webHidden/>
              </w:rPr>
              <w:t>49</w:t>
            </w:r>
          </w:ins>
          <w:del w:id="185"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186" w:author="jonathan pritchard" w:date="2024-02-06T16:09:00Z">
            <w:r w:rsidR="00EE4356">
              <w:rPr>
                <w:noProof/>
                <w:webHidden/>
              </w:rPr>
              <w:t>50</w:t>
            </w:r>
          </w:ins>
          <w:del w:id="18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188" w:author="jonathan pritchard" w:date="2024-02-06T16:09:00Z">
            <w:r w:rsidR="00EE4356">
              <w:rPr>
                <w:noProof/>
                <w:webHidden/>
              </w:rPr>
              <w:t>50</w:t>
            </w:r>
          </w:ins>
          <w:del w:id="189"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190" w:author="jonathan pritchard" w:date="2024-02-06T16:09:00Z">
            <w:r w:rsidR="00EE4356">
              <w:rPr>
                <w:noProof/>
                <w:webHidden/>
              </w:rPr>
              <w:t>50</w:t>
            </w:r>
          </w:ins>
          <w:del w:id="19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192" w:author="jonathan pritchard" w:date="2024-02-06T16:09:00Z">
            <w:r w:rsidR="00EE4356">
              <w:rPr>
                <w:noProof/>
                <w:webHidden/>
              </w:rPr>
              <w:t>50</w:t>
            </w:r>
          </w:ins>
          <w:del w:id="193"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194" w:author="jonathan pritchard" w:date="2024-02-06T16:09:00Z">
            <w:r w:rsidR="00EE4356">
              <w:rPr>
                <w:noProof/>
                <w:webHidden/>
              </w:rPr>
              <w:t>51</w:t>
            </w:r>
          </w:ins>
          <w:del w:id="19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196" w:author="jonathan pritchard" w:date="2024-02-06T16:09:00Z">
            <w:r w:rsidR="00EE4356">
              <w:rPr>
                <w:noProof/>
                <w:webHidden/>
              </w:rPr>
              <w:t>51</w:t>
            </w:r>
          </w:ins>
          <w:del w:id="19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198" w:author="jonathan pritchard" w:date="2024-02-06T16:09:00Z">
            <w:r w:rsidR="00EE4356">
              <w:rPr>
                <w:noProof/>
                <w:webHidden/>
              </w:rPr>
              <w:t>51</w:t>
            </w:r>
          </w:ins>
          <w:del w:id="19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200" w:author="jonathan pritchard" w:date="2024-02-06T16:09:00Z">
            <w:r w:rsidR="00EE4356">
              <w:rPr>
                <w:noProof/>
                <w:webHidden/>
              </w:rPr>
              <w:t>51</w:t>
            </w:r>
          </w:ins>
          <w:del w:id="20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202" w:author="jonathan pritchard" w:date="2024-02-06T16:09:00Z">
            <w:r w:rsidR="00EE4356">
              <w:rPr>
                <w:noProof/>
                <w:webHidden/>
              </w:rPr>
              <w:t>51</w:t>
            </w:r>
          </w:ins>
          <w:del w:id="20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204" w:author="jonathan pritchard" w:date="2024-02-06T16:09:00Z">
            <w:r w:rsidR="00EE4356">
              <w:rPr>
                <w:noProof/>
                <w:webHidden/>
              </w:rPr>
              <w:t>51</w:t>
            </w:r>
          </w:ins>
          <w:del w:id="20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206" w:author="jonathan pritchard" w:date="2024-02-06T16:09:00Z">
            <w:r w:rsidR="00EE4356">
              <w:rPr>
                <w:noProof/>
                <w:webHidden/>
              </w:rPr>
              <w:t>51</w:t>
            </w:r>
          </w:ins>
          <w:del w:id="20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208" w:author="jonathan pritchard" w:date="2024-02-06T16:09:00Z">
            <w:r w:rsidR="00EE4356">
              <w:rPr>
                <w:noProof/>
                <w:webHidden/>
              </w:rPr>
              <w:t>51</w:t>
            </w:r>
          </w:ins>
          <w:del w:id="20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210" w:author="jonathan pritchard" w:date="2024-02-06T16:09:00Z">
            <w:r w:rsidR="00EE4356">
              <w:rPr>
                <w:noProof/>
                <w:webHidden/>
              </w:rPr>
              <w:t>51</w:t>
            </w:r>
          </w:ins>
          <w:del w:id="21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212" w:author="jonathan pritchard" w:date="2024-02-06T16:09:00Z">
            <w:r w:rsidR="00EE4356">
              <w:rPr>
                <w:noProof/>
                <w:webHidden/>
              </w:rPr>
              <w:t>52</w:t>
            </w:r>
          </w:ins>
          <w:del w:id="21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214" w:author="jonathan pritchard" w:date="2024-02-06T16:09:00Z">
            <w:r w:rsidR="00EE4356">
              <w:rPr>
                <w:noProof/>
                <w:webHidden/>
              </w:rPr>
              <w:t>52</w:t>
            </w:r>
          </w:ins>
          <w:del w:id="215"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16" w:author="jonathan pritchard" w:date="2024-02-06T16:09:00Z">
            <w:r w:rsidR="00EE4356">
              <w:rPr>
                <w:noProof/>
                <w:webHidden/>
              </w:rPr>
              <w:t>52</w:t>
            </w:r>
          </w:ins>
          <w:del w:id="217"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18" w:author="jonathan pritchard" w:date="2024-02-06T16:09:00Z">
            <w:r w:rsidR="00EE4356">
              <w:rPr>
                <w:noProof/>
                <w:webHidden/>
              </w:rPr>
              <w:t>52</w:t>
            </w:r>
          </w:ins>
          <w:del w:id="219"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20" w:author="jonathan pritchard" w:date="2024-02-06T16:09:00Z">
            <w:r w:rsidR="00EE4356">
              <w:rPr>
                <w:noProof/>
                <w:webHidden/>
              </w:rPr>
              <w:t>52</w:t>
            </w:r>
          </w:ins>
          <w:del w:id="221"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22" w:author="jonathan pritchard" w:date="2024-02-06T16:09:00Z">
            <w:r w:rsidR="00EE4356">
              <w:rPr>
                <w:noProof/>
                <w:webHidden/>
              </w:rPr>
              <w:t>52</w:t>
            </w:r>
          </w:ins>
          <w:del w:id="223"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24" w:author="jonathan pritchard" w:date="2024-02-06T16:09:00Z">
            <w:r w:rsidR="00EE4356">
              <w:rPr>
                <w:noProof/>
                <w:webHidden/>
              </w:rPr>
              <w:t>53</w:t>
            </w:r>
          </w:ins>
          <w:del w:id="225"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26" w:author="jonathan pritchard" w:date="2024-02-06T16:09:00Z">
            <w:r w:rsidR="00EE4356">
              <w:rPr>
                <w:noProof/>
                <w:webHidden/>
              </w:rPr>
              <w:t>53</w:t>
            </w:r>
          </w:ins>
          <w:del w:id="227"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28" w:author="jonathan pritchard" w:date="2024-02-06T16:09:00Z">
            <w:r w:rsidR="00EE4356">
              <w:rPr>
                <w:noProof/>
                <w:webHidden/>
              </w:rPr>
              <w:t>53</w:t>
            </w:r>
          </w:ins>
          <w:del w:id="229"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30" w:author="jonathan pritchard" w:date="2024-02-06T16:09:00Z">
            <w:r w:rsidR="00EE4356">
              <w:rPr>
                <w:noProof/>
                <w:webHidden/>
              </w:rPr>
              <w:t>53</w:t>
            </w:r>
          </w:ins>
          <w:del w:id="231"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32" w:author="jonathan pritchard" w:date="2024-02-06T16:09:00Z">
            <w:r w:rsidR="00EE4356">
              <w:rPr>
                <w:noProof/>
                <w:webHidden/>
              </w:rPr>
              <w:t>54</w:t>
            </w:r>
          </w:ins>
          <w:del w:id="233"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34" w:author="jonathan pritchard" w:date="2024-02-06T16:09:00Z">
            <w:r w:rsidR="00EE4356">
              <w:rPr>
                <w:noProof/>
                <w:webHidden/>
              </w:rPr>
              <w:t>54</w:t>
            </w:r>
          </w:ins>
          <w:del w:id="235"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36" w:author="jonathan pritchard" w:date="2024-02-06T16:09:00Z">
            <w:r w:rsidR="00EE4356">
              <w:rPr>
                <w:noProof/>
                <w:webHidden/>
              </w:rPr>
              <w:t>55</w:t>
            </w:r>
          </w:ins>
          <w:del w:id="237"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38" w:author="jonathan pritchard" w:date="2024-02-06T16:09:00Z">
            <w:r w:rsidR="00EE4356">
              <w:rPr>
                <w:noProof/>
                <w:webHidden/>
              </w:rPr>
              <w:t>55</w:t>
            </w:r>
          </w:ins>
          <w:del w:id="239"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40" w:author="jonathan pritchard" w:date="2024-02-06T16:09:00Z">
            <w:r w:rsidR="00EE4356">
              <w:rPr>
                <w:noProof/>
                <w:webHidden/>
              </w:rPr>
              <w:t>55</w:t>
            </w:r>
          </w:ins>
          <w:del w:id="241"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42" w:author="jonathan pritchard" w:date="2024-02-06T16:09:00Z">
            <w:r w:rsidR="00EE4356">
              <w:rPr>
                <w:noProof/>
                <w:webHidden/>
              </w:rPr>
              <w:t>56</w:t>
            </w:r>
          </w:ins>
          <w:del w:id="243"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44" w:author="jonathan pritchard" w:date="2024-02-06T16:09:00Z">
            <w:r w:rsidR="00EE4356">
              <w:rPr>
                <w:noProof/>
                <w:webHidden/>
              </w:rPr>
              <w:t>56</w:t>
            </w:r>
          </w:ins>
          <w:del w:id="245"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46" w:author="jonathan pritchard" w:date="2024-02-06T16:09:00Z">
            <w:r w:rsidR="00EE4356">
              <w:rPr>
                <w:noProof/>
                <w:webHidden/>
              </w:rPr>
              <w:t>56</w:t>
            </w:r>
          </w:ins>
          <w:del w:id="247"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48" w:author="jonathan pritchard" w:date="2024-02-06T16:09:00Z">
            <w:r w:rsidR="00EE4356">
              <w:rPr>
                <w:noProof/>
                <w:webHidden/>
              </w:rPr>
              <w:t>57</w:t>
            </w:r>
          </w:ins>
          <w:del w:id="249"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50" w:author="jonathan pritchard" w:date="2024-02-06T16:09:00Z">
            <w:r w:rsidR="00EE4356">
              <w:rPr>
                <w:noProof/>
                <w:webHidden/>
              </w:rPr>
              <w:t>57</w:t>
            </w:r>
          </w:ins>
          <w:del w:id="251"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52" w:author="jonathan pritchard" w:date="2024-02-06T16:09:00Z">
            <w:r w:rsidR="00EE4356">
              <w:rPr>
                <w:noProof/>
                <w:webHidden/>
              </w:rPr>
              <w:t>57</w:t>
            </w:r>
          </w:ins>
          <w:del w:id="253"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54" w:author="jonathan pritchard" w:date="2024-02-06T16:09:00Z">
            <w:r w:rsidR="00EE4356">
              <w:rPr>
                <w:noProof/>
                <w:webHidden/>
              </w:rPr>
              <w:t>57</w:t>
            </w:r>
          </w:ins>
          <w:del w:id="255"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56" w:author="jonathan pritchard" w:date="2024-02-06T16:09:00Z">
            <w:r w:rsidR="00EE4356">
              <w:rPr>
                <w:noProof/>
                <w:webHidden/>
              </w:rPr>
              <w:t>59</w:t>
            </w:r>
          </w:ins>
          <w:del w:id="257"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258" w:author="jonathan pritchard" w:date="2024-02-06T16:09:00Z">
            <w:r w:rsidR="00EE4356">
              <w:rPr>
                <w:noProof/>
                <w:webHidden/>
              </w:rPr>
              <w:t>59</w:t>
            </w:r>
          </w:ins>
          <w:del w:id="259"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260" w:author="jonathan pritchard" w:date="2024-02-06T16:09:00Z">
            <w:r w:rsidR="00EE4356">
              <w:rPr>
                <w:noProof/>
                <w:webHidden/>
              </w:rPr>
              <w:t>59</w:t>
            </w:r>
          </w:ins>
          <w:del w:id="261"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262" w:author="jonathan pritchard" w:date="2024-02-06T16:09:00Z">
            <w:r w:rsidR="00EE4356">
              <w:rPr>
                <w:noProof/>
                <w:webHidden/>
              </w:rPr>
              <w:t>60</w:t>
            </w:r>
          </w:ins>
          <w:del w:id="263"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264" w:author="jonathan pritchard" w:date="2024-02-06T16:09:00Z">
            <w:r w:rsidR="00EE4356">
              <w:rPr>
                <w:noProof/>
                <w:webHidden/>
              </w:rPr>
              <w:t>61</w:t>
            </w:r>
          </w:ins>
          <w:del w:id="265"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266" w:author="jonathan pritchard" w:date="2024-02-06T16:09:00Z">
            <w:r w:rsidR="00EE4356">
              <w:rPr>
                <w:noProof/>
                <w:webHidden/>
              </w:rPr>
              <w:t>61</w:t>
            </w:r>
          </w:ins>
          <w:del w:id="267"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268" w:author="jonathan pritchard" w:date="2024-02-06T16:09:00Z">
            <w:r w:rsidR="00EE4356">
              <w:rPr>
                <w:noProof/>
                <w:webHidden/>
              </w:rPr>
              <w:t>61</w:t>
            </w:r>
          </w:ins>
          <w:del w:id="269"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270" w:author="jonathan pritchard" w:date="2024-02-06T16:09:00Z">
            <w:r w:rsidR="00EE4356">
              <w:rPr>
                <w:noProof/>
                <w:webHidden/>
              </w:rPr>
              <w:t>62</w:t>
            </w:r>
          </w:ins>
          <w:del w:id="271"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272" w:author="jonathan pritchard" w:date="2024-02-06T16:09:00Z">
            <w:r w:rsidR="00EE4356">
              <w:rPr>
                <w:noProof/>
                <w:webHidden/>
              </w:rPr>
              <w:t>62</w:t>
            </w:r>
          </w:ins>
          <w:del w:id="273"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274" w:author="jonathan pritchard" w:date="2024-02-06T16:09:00Z">
            <w:r w:rsidR="00EE4356">
              <w:rPr>
                <w:noProof/>
                <w:webHidden/>
              </w:rPr>
              <w:t>63</w:t>
            </w:r>
          </w:ins>
          <w:del w:id="275"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276" w:author="jonathan pritchard" w:date="2024-02-06T16:09:00Z">
            <w:r w:rsidR="00EE4356">
              <w:rPr>
                <w:noProof/>
                <w:webHidden/>
              </w:rPr>
              <w:t>63</w:t>
            </w:r>
          </w:ins>
          <w:del w:id="277"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278" w:author="jonathan pritchard" w:date="2024-02-06T16:09:00Z">
            <w:r w:rsidR="00EE4356">
              <w:rPr>
                <w:noProof/>
                <w:webHidden/>
              </w:rPr>
              <w:t>63</w:t>
            </w:r>
          </w:ins>
          <w:del w:id="279"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280" w:author="jonathan pritchard" w:date="2024-02-06T16:09:00Z">
            <w:r w:rsidR="00EE4356">
              <w:rPr>
                <w:noProof/>
                <w:webHidden/>
              </w:rPr>
              <w:t>63</w:t>
            </w:r>
          </w:ins>
          <w:del w:id="281"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282" w:author="jonathan pritchard" w:date="2024-02-06T16:09:00Z">
            <w:r w:rsidR="00EE4356">
              <w:rPr>
                <w:noProof/>
                <w:webHidden/>
              </w:rPr>
              <w:t>67</w:t>
            </w:r>
          </w:ins>
          <w:del w:id="283"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284" w:author="jonathan pritchard" w:date="2024-02-06T16:09:00Z">
            <w:r w:rsidR="00EE4356">
              <w:rPr>
                <w:noProof/>
                <w:webHidden/>
              </w:rPr>
              <w:t>67</w:t>
            </w:r>
          </w:ins>
          <w:del w:id="285"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286" w:author="jonathan pritchard" w:date="2024-02-06T16:09:00Z">
            <w:r w:rsidR="00EE4356">
              <w:rPr>
                <w:noProof/>
                <w:webHidden/>
              </w:rPr>
              <w:t>68</w:t>
            </w:r>
          </w:ins>
          <w:del w:id="28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288" w:author="jonathan pritchard" w:date="2024-02-06T16:09:00Z">
            <w:r w:rsidR="00EE4356">
              <w:rPr>
                <w:noProof/>
                <w:webHidden/>
              </w:rPr>
              <w:t>68</w:t>
            </w:r>
          </w:ins>
          <w:del w:id="289"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290" w:author="jonathan pritchard" w:date="2024-02-06T16:09:00Z">
            <w:r w:rsidR="00EE4356">
              <w:rPr>
                <w:noProof/>
                <w:webHidden/>
              </w:rPr>
              <w:t>68</w:t>
            </w:r>
          </w:ins>
          <w:del w:id="29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292" w:author="jonathan pritchard" w:date="2024-02-06T16:09:00Z">
            <w:r w:rsidR="00EE4356">
              <w:rPr>
                <w:noProof/>
                <w:webHidden/>
              </w:rPr>
              <w:t>68</w:t>
            </w:r>
          </w:ins>
          <w:del w:id="293"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294" w:author="jonathan pritchard" w:date="2024-02-06T16:09:00Z">
            <w:r w:rsidR="00EE4356">
              <w:rPr>
                <w:noProof/>
                <w:webHidden/>
              </w:rPr>
              <w:t>68</w:t>
            </w:r>
          </w:ins>
          <w:del w:id="29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296" w:author="jonathan pritchard" w:date="2024-02-06T16:09:00Z">
            <w:r w:rsidR="00EE4356">
              <w:rPr>
                <w:noProof/>
                <w:webHidden/>
              </w:rPr>
              <w:t>68</w:t>
            </w:r>
          </w:ins>
          <w:del w:id="29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298" w:author="jonathan pritchard" w:date="2024-02-06T16:09:00Z">
            <w:r w:rsidR="00EE4356">
              <w:rPr>
                <w:noProof/>
                <w:webHidden/>
              </w:rPr>
              <w:t>69</w:t>
            </w:r>
          </w:ins>
          <w:del w:id="299"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300" w:author="jonathan pritchard" w:date="2024-02-06T16:09:00Z">
            <w:r w:rsidR="00EE4356">
              <w:rPr>
                <w:noProof/>
                <w:webHidden/>
              </w:rPr>
              <w:t>69</w:t>
            </w:r>
          </w:ins>
          <w:del w:id="301"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302" w:author="jonathan pritchard" w:date="2024-02-06T16:09:00Z">
            <w:r w:rsidR="00EE4356">
              <w:rPr>
                <w:noProof/>
                <w:webHidden/>
              </w:rPr>
              <w:t>69</w:t>
            </w:r>
          </w:ins>
          <w:del w:id="303"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304" w:author="jonathan pritchard" w:date="2024-02-06T16:09:00Z">
            <w:r w:rsidR="00EE4356">
              <w:rPr>
                <w:noProof/>
                <w:webHidden/>
              </w:rPr>
              <w:t>70</w:t>
            </w:r>
          </w:ins>
          <w:del w:id="305"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306" w:author="jonathan pritchard" w:date="2024-02-06T16:09:00Z">
            <w:r w:rsidR="00EE4356">
              <w:rPr>
                <w:noProof/>
                <w:webHidden/>
              </w:rPr>
              <w:t>75</w:t>
            </w:r>
          </w:ins>
          <w:del w:id="307"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308" w:author="jonathan pritchard" w:date="2024-02-06T16:09:00Z">
            <w:r w:rsidR="00EE4356">
              <w:rPr>
                <w:noProof/>
                <w:webHidden/>
              </w:rPr>
              <w:t>75</w:t>
            </w:r>
          </w:ins>
          <w:del w:id="309"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310" w:author="jonathan pritchard" w:date="2024-02-06T16:09:00Z">
            <w:r w:rsidR="00EE4356">
              <w:rPr>
                <w:noProof/>
                <w:webHidden/>
              </w:rPr>
              <w:t>75</w:t>
            </w:r>
          </w:ins>
          <w:del w:id="311"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312" w:author="jonathan pritchard" w:date="2024-02-06T16:09:00Z">
            <w:r w:rsidR="00EE4356">
              <w:rPr>
                <w:noProof/>
                <w:webHidden/>
              </w:rPr>
              <w:t>76</w:t>
            </w:r>
          </w:ins>
          <w:del w:id="31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314" w:author="jonathan pritchard" w:date="2024-02-06T16:09:00Z">
            <w:r w:rsidR="00EE4356">
              <w:rPr>
                <w:noProof/>
                <w:webHidden/>
              </w:rPr>
              <w:t>76</w:t>
            </w:r>
          </w:ins>
          <w:del w:id="315"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16" w:author="jonathan pritchard" w:date="2024-02-06T16:09:00Z">
            <w:r w:rsidR="00EE4356">
              <w:rPr>
                <w:noProof/>
                <w:webHidden/>
              </w:rPr>
              <w:t>76</w:t>
            </w:r>
          </w:ins>
          <w:del w:id="31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18" w:author="jonathan pritchard" w:date="2024-02-06T16:09:00Z">
            <w:r w:rsidR="00EE4356">
              <w:rPr>
                <w:noProof/>
                <w:webHidden/>
              </w:rPr>
              <w:t>76</w:t>
            </w:r>
          </w:ins>
          <w:del w:id="319"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20" w:author="jonathan pritchard" w:date="2024-02-06T16:09:00Z">
            <w:r w:rsidR="00EE4356">
              <w:rPr>
                <w:noProof/>
                <w:webHidden/>
              </w:rPr>
              <w:t>76</w:t>
            </w:r>
          </w:ins>
          <w:del w:id="32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22" w:author="jonathan pritchard" w:date="2024-02-06T16:09:00Z">
            <w:r w:rsidR="00EE4356">
              <w:rPr>
                <w:noProof/>
                <w:webHidden/>
              </w:rPr>
              <w:t>77</w:t>
            </w:r>
          </w:ins>
          <w:del w:id="32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24" w:author="jonathan pritchard" w:date="2024-02-06T16:09:00Z">
            <w:r w:rsidR="00EE4356">
              <w:rPr>
                <w:noProof/>
                <w:webHidden/>
              </w:rPr>
              <w:t>78</w:t>
            </w:r>
          </w:ins>
          <w:del w:id="325"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26" w:author="jonathan pritchard" w:date="2024-02-06T16:09:00Z">
            <w:r w:rsidR="00EE4356">
              <w:rPr>
                <w:noProof/>
                <w:webHidden/>
              </w:rPr>
              <w:t>78</w:t>
            </w:r>
          </w:ins>
          <w:del w:id="327"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28" w:author="jonathan pritchard" w:date="2024-02-06T16:09:00Z">
            <w:r w:rsidR="00EE4356">
              <w:rPr>
                <w:noProof/>
                <w:webHidden/>
              </w:rPr>
              <w:t>79</w:t>
            </w:r>
          </w:ins>
          <w:del w:id="329"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30" w:author="jonathan pritchard" w:date="2024-02-06T16:09:00Z">
            <w:r w:rsidR="00EE4356">
              <w:rPr>
                <w:noProof/>
                <w:webHidden/>
              </w:rPr>
              <w:t>79</w:t>
            </w:r>
          </w:ins>
          <w:del w:id="331"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32" w:author="jonathan pritchard" w:date="2024-02-06T16:09:00Z">
            <w:r w:rsidR="00EE4356">
              <w:rPr>
                <w:noProof/>
                <w:webHidden/>
              </w:rPr>
              <w:t>80</w:t>
            </w:r>
          </w:ins>
          <w:del w:id="333"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34" w:author="jonathan pritchard" w:date="2024-02-06T16:09:00Z">
            <w:r w:rsidR="00EE4356">
              <w:rPr>
                <w:noProof/>
                <w:webHidden/>
              </w:rPr>
              <w:t>80</w:t>
            </w:r>
          </w:ins>
          <w:del w:id="335"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36" w:author="jonathan pritchard" w:date="2024-02-06T16:09:00Z">
            <w:r w:rsidR="00EE4356">
              <w:rPr>
                <w:noProof/>
                <w:webHidden/>
              </w:rPr>
              <w:t>80</w:t>
            </w:r>
          </w:ins>
          <w:del w:id="337"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38" w:author="jonathan pritchard" w:date="2024-02-06T16:09:00Z">
            <w:r w:rsidR="00EE4356">
              <w:rPr>
                <w:noProof/>
                <w:webHidden/>
              </w:rPr>
              <w:t>80</w:t>
            </w:r>
          </w:ins>
          <w:del w:id="339"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40" w:author="jonathan pritchard" w:date="2024-02-06T16:09:00Z">
            <w:r w:rsidR="00EE4356">
              <w:rPr>
                <w:noProof/>
                <w:webHidden/>
              </w:rPr>
              <w:t>81</w:t>
            </w:r>
          </w:ins>
          <w:del w:id="341"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42" w:author="jonathan pritchard" w:date="2024-02-06T16:09:00Z">
            <w:r w:rsidR="00EE4356">
              <w:rPr>
                <w:noProof/>
                <w:webHidden/>
              </w:rPr>
              <w:t>81</w:t>
            </w:r>
          </w:ins>
          <w:del w:id="343"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44" w:author="jonathan pritchard" w:date="2024-02-06T16:09:00Z">
            <w:r w:rsidR="00EE4356">
              <w:rPr>
                <w:noProof/>
                <w:webHidden/>
              </w:rPr>
              <w:t>82</w:t>
            </w:r>
          </w:ins>
          <w:del w:id="345"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46" w:author="jonathan pritchard" w:date="2024-02-06T16:09:00Z">
            <w:r w:rsidR="00EE4356">
              <w:rPr>
                <w:noProof/>
                <w:webHidden/>
              </w:rPr>
              <w:t>82</w:t>
            </w:r>
          </w:ins>
          <w:del w:id="347"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48" w:author="jonathan pritchard" w:date="2024-02-06T16:09:00Z">
            <w:r w:rsidR="00EE4356">
              <w:rPr>
                <w:noProof/>
                <w:webHidden/>
              </w:rPr>
              <w:t>82</w:t>
            </w:r>
          </w:ins>
          <w:del w:id="349"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50" w:author="jonathan pritchard" w:date="2024-02-06T16:09:00Z">
            <w:r w:rsidR="00EE4356">
              <w:rPr>
                <w:noProof/>
                <w:webHidden/>
              </w:rPr>
              <w:t>82</w:t>
            </w:r>
          </w:ins>
          <w:del w:id="351"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52" w:author="jonathan pritchard" w:date="2024-02-06T16:09:00Z">
            <w:r w:rsidR="00EE4356">
              <w:rPr>
                <w:noProof/>
                <w:webHidden/>
              </w:rPr>
              <w:t>83</w:t>
            </w:r>
          </w:ins>
          <w:del w:id="353"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54" w:author="jonathan pritchard" w:date="2024-02-06T16:09:00Z">
            <w:r w:rsidR="00EE4356">
              <w:rPr>
                <w:noProof/>
                <w:webHidden/>
              </w:rPr>
              <w:t>83</w:t>
            </w:r>
          </w:ins>
          <w:del w:id="355"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56" w:author="jonathan pritchard" w:date="2024-02-06T16:09:00Z">
            <w:r w:rsidR="00EE4356">
              <w:rPr>
                <w:noProof/>
                <w:webHidden/>
              </w:rPr>
              <w:t>83</w:t>
            </w:r>
          </w:ins>
          <w:del w:id="357"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358" w:author="jonathan pritchard" w:date="2024-02-06T16:09:00Z">
            <w:r w:rsidR="00EE4356">
              <w:rPr>
                <w:noProof/>
                <w:webHidden/>
              </w:rPr>
              <w:t>85</w:t>
            </w:r>
          </w:ins>
          <w:del w:id="359"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360" w:author="jonathan pritchard" w:date="2024-02-06T16:09:00Z">
            <w:r w:rsidR="00EE4356">
              <w:rPr>
                <w:noProof/>
                <w:webHidden/>
              </w:rPr>
              <w:t>85</w:t>
            </w:r>
          </w:ins>
          <w:del w:id="361"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362" w:author="jonathan pritchard" w:date="2024-02-06T16:09:00Z">
            <w:r w:rsidR="00EE4356">
              <w:rPr>
                <w:noProof/>
                <w:webHidden/>
              </w:rPr>
              <w:t>87</w:t>
            </w:r>
          </w:ins>
          <w:del w:id="363"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364" w:author="jonathan pritchard" w:date="2024-02-06T16:09:00Z">
            <w:r w:rsidR="00EE4356">
              <w:rPr>
                <w:noProof/>
                <w:webHidden/>
              </w:rPr>
              <w:t>88</w:t>
            </w:r>
          </w:ins>
          <w:del w:id="365"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366" w:author="jonathan pritchard" w:date="2024-02-06T16:09:00Z">
            <w:r w:rsidR="00EE4356">
              <w:rPr>
                <w:noProof/>
                <w:webHidden/>
              </w:rPr>
              <w:t>89</w:t>
            </w:r>
          </w:ins>
          <w:del w:id="367"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368" w:author="jonathan pritchard" w:date="2024-02-06T16:09:00Z">
            <w:r w:rsidR="00EE4356">
              <w:rPr>
                <w:noProof/>
                <w:webHidden/>
              </w:rPr>
              <w:t>89</w:t>
            </w:r>
          </w:ins>
          <w:del w:id="369"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370" w:author="jonathan pritchard" w:date="2024-02-06T16:09:00Z">
            <w:r w:rsidR="00EE4356">
              <w:rPr>
                <w:noProof/>
                <w:webHidden/>
              </w:rPr>
              <w:t>90</w:t>
            </w:r>
          </w:ins>
          <w:del w:id="371"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372" w:author="jonathan pritchard" w:date="2024-02-06T16:09:00Z">
            <w:r w:rsidR="00EE4356">
              <w:rPr>
                <w:noProof/>
                <w:webHidden/>
              </w:rPr>
              <w:t>91</w:t>
            </w:r>
          </w:ins>
          <w:del w:id="373"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374" w:author="jonathan pritchard" w:date="2024-02-06T16:09:00Z">
            <w:r w:rsidR="00EE4356">
              <w:rPr>
                <w:noProof/>
                <w:webHidden/>
              </w:rPr>
              <w:t>92</w:t>
            </w:r>
          </w:ins>
          <w:del w:id="375"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376" w:author="jonathan pritchard" w:date="2024-02-06T16:09:00Z">
            <w:r w:rsidR="00EE4356">
              <w:rPr>
                <w:noProof/>
                <w:webHidden/>
              </w:rPr>
              <w:t>92</w:t>
            </w:r>
          </w:ins>
          <w:del w:id="377"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378" w:author="jonathan pritchard" w:date="2024-02-06T16:09:00Z">
            <w:r w:rsidR="00EE4356">
              <w:rPr>
                <w:noProof/>
                <w:webHidden/>
              </w:rPr>
              <w:t>93</w:t>
            </w:r>
          </w:ins>
          <w:del w:id="379"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380" w:author="jonathan pritchard" w:date="2024-02-06T16:09:00Z">
            <w:r w:rsidR="00EE4356">
              <w:rPr>
                <w:noProof/>
                <w:webHidden/>
              </w:rPr>
              <w:t>93</w:t>
            </w:r>
          </w:ins>
          <w:del w:id="381"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382" w:author="jonathan pritchard" w:date="2024-02-06T16:09:00Z">
            <w:r w:rsidR="00EE4356">
              <w:rPr>
                <w:noProof/>
                <w:webHidden/>
              </w:rPr>
              <w:t>93</w:t>
            </w:r>
          </w:ins>
          <w:del w:id="383"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384" w:author="jonathan pritchard" w:date="2024-02-06T16:09:00Z">
            <w:r w:rsidR="00EE4356">
              <w:rPr>
                <w:noProof/>
                <w:webHidden/>
              </w:rPr>
              <w:t>93</w:t>
            </w:r>
          </w:ins>
          <w:del w:id="385"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386" w:author="jonathan pritchard" w:date="2024-02-06T16:09:00Z">
            <w:r w:rsidR="00EE4356">
              <w:rPr>
                <w:noProof/>
                <w:webHidden/>
              </w:rPr>
              <w:t>93</w:t>
            </w:r>
          </w:ins>
          <w:del w:id="387"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388" w:author="jonathan pritchard" w:date="2024-02-06T16:09:00Z">
            <w:r w:rsidR="00EE4356">
              <w:rPr>
                <w:noProof/>
                <w:webHidden/>
              </w:rPr>
              <w:t>94</w:t>
            </w:r>
          </w:ins>
          <w:del w:id="389"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390" w:author="jonathan pritchard" w:date="2024-02-06T16:09:00Z">
            <w:r w:rsidR="00EE4356">
              <w:rPr>
                <w:noProof/>
                <w:webHidden/>
              </w:rPr>
              <w:t>95</w:t>
            </w:r>
          </w:ins>
          <w:del w:id="391"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392" w:author="jonathan pritchard" w:date="2024-02-06T16:09:00Z">
            <w:r w:rsidR="00EE4356">
              <w:rPr>
                <w:noProof/>
                <w:webHidden/>
              </w:rPr>
              <w:t>96</w:t>
            </w:r>
          </w:ins>
          <w:del w:id="393"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394" w:author="jonathan pritchard" w:date="2024-02-06T16:09:00Z">
            <w:r w:rsidR="00EE4356">
              <w:rPr>
                <w:noProof/>
                <w:webHidden/>
              </w:rPr>
              <w:t>96</w:t>
            </w:r>
          </w:ins>
          <w:del w:id="395"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396" w:author="jonathan pritchard" w:date="2024-02-06T16:09:00Z">
            <w:r w:rsidR="00EE4356">
              <w:rPr>
                <w:noProof/>
                <w:webHidden/>
              </w:rPr>
              <w:t>96</w:t>
            </w:r>
          </w:ins>
          <w:del w:id="397"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398" w:author="jonathan pritchard" w:date="2024-02-06T16:09:00Z">
            <w:r w:rsidR="00EE4356">
              <w:rPr>
                <w:noProof/>
                <w:webHidden/>
              </w:rPr>
              <w:t>96</w:t>
            </w:r>
          </w:ins>
          <w:del w:id="399"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400" w:author="jonathan pritchard" w:date="2024-02-06T16:09:00Z">
            <w:r w:rsidR="00EE4356">
              <w:rPr>
                <w:noProof/>
                <w:webHidden/>
              </w:rPr>
              <w:t>99</w:t>
            </w:r>
          </w:ins>
          <w:del w:id="401"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402" w:author="jonathan pritchard" w:date="2024-02-06T16:09:00Z">
            <w:r w:rsidR="00EE4356">
              <w:rPr>
                <w:noProof/>
                <w:webHidden/>
              </w:rPr>
              <w:t>99</w:t>
            </w:r>
          </w:ins>
          <w:del w:id="403"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404" w:author="jonathan pritchard" w:date="2024-02-06T16:09:00Z">
            <w:r w:rsidR="00EE4356">
              <w:rPr>
                <w:noProof/>
                <w:webHidden/>
              </w:rPr>
              <w:t>101</w:t>
            </w:r>
          </w:ins>
          <w:del w:id="405"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406" w:author="jonathan pritchard" w:date="2024-02-06T16:09:00Z">
            <w:r w:rsidR="00EE4356">
              <w:rPr>
                <w:noProof/>
                <w:webHidden/>
              </w:rPr>
              <w:t>107</w:t>
            </w:r>
          </w:ins>
          <w:del w:id="407"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408" w:author="jonathan pritchard" w:date="2024-02-06T16:09:00Z">
            <w:r w:rsidR="00EE4356">
              <w:rPr>
                <w:noProof/>
                <w:webHidden/>
              </w:rPr>
              <w:t>113</w:t>
            </w:r>
          </w:ins>
          <w:del w:id="409" w:author="jonathan pritchard" w:date="2024-02-06T16:09:00Z">
            <w:r w:rsidR="00A10E00" w:rsidDel="00EE4356">
              <w:rPr>
                <w:noProof/>
                <w:webHidden/>
              </w:rPr>
              <w:delText>109</w:delText>
            </w:r>
          </w:del>
          <w:r w:rsidR="00A10E00">
            <w:rPr>
              <w:noProof/>
              <w:webHidden/>
            </w:rPr>
            <w:fldChar w:fldCharType="end"/>
          </w:r>
          <w:r>
            <w:rPr>
              <w:noProof/>
            </w:rPr>
            <w:fldChar w:fldCharType="end"/>
          </w:r>
          <w:ins w:id="410" w:author="jonathan pritchard" w:date="2024-01-26T12:08:00Z">
            <w:r w:rsidR="005E599C">
              <w:rPr>
                <w:noProof/>
              </w:rPr>
              <w:t>DATA_PRODUCER</w:t>
            </w:r>
          </w:ins>
        </w:p>
        <w:p w14:paraId="5A6A05AF" w14:textId="7D9B3655"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411" w:author="jonathan pritchard" w:date="2024-02-06T16:09:00Z">
            <w:r w:rsidR="00EE4356">
              <w:rPr>
                <w:noProof/>
                <w:webHidden/>
              </w:rPr>
              <w:t>113</w:t>
            </w:r>
          </w:ins>
          <w:del w:id="412"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413" w:author="jonathan pritchard" w:date="2024-02-06T16:09:00Z">
            <w:r w:rsidR="00EE4356">
              <w:rPr>
                <w:noProof/>
                <w:webHidden/>
              </w:rPr>
              <w:t>113</w:t>
            </w:r>
          </w:ins>
          <w:del w:id="414"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415" w:author="jonathan pritchard" w:date="2024-02-06T16:09:00Z">
            <w:r w:rsidR="00EE4356">
              <w:rPr>
                <w:noProof/>
                <w:webHidden/>
              </w:rPr>
              <w:t>114</w:t>
            </w:r>
          </w:ins>
          <w:del w:id="416"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17" w:author="jonathan pritchard" w:date="2024-02-06T16:09:00Z">
            <w:r w:rsidR="00EE4356">
              <w:rPr>
                <w:noProof/>
                <w:webHidden/>
              </w:rPr>
              <w:t>114</w:t>
            </w:r>
          </w:ins>
          <w:del w:id="418"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19" w:author="jonathan pritchard" w:date="2024-02-06T16:09:00Z">
            <w:r w:rsidR="00EE4356">
              <w:rPr>
                <w:noProof/>
                <w:webHidden/>
              </w:rPr>
              <w:t>115</w:t>
            </w:r>
          </w:ins>
          <w:del w:id="420"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21" w:author="jonathan pritchard" w:date="2024-02-06T16:09:00Z">
            <w:r w:rsidR="00EE4356">
              <w:rPr>
                <w:noProof/>
                <w:webHidden/>
              </w:rPr>
              <w:t>115</w:t>
            </w:r>
          </w:ins>
          <w:del w:id="422"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23" w:author="jonathan pritchard" w:date="2024-02-06T16:09:00Z">
            <w:r w:rsidR="00EE4356">
              <w:rPr>
                <w:noProof/>
                <w:webHidden/>
              </w:rPr>
              <w:t>115</w:t>
            </w:r>
          </w:ins>
          <w:del w:id="424"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25" w:author="jonathan pritchard" w:date="2024-02-06T16:09:00Z">
            <w:r w:rsidR="00EE4356">
              <w:rPr>
                <w:noProof/>
                <w:webHidden/>
              </w:rPr>
              <w:t>116</w:t>
            </w:r>
          </w:ins>
          <w:del w:id="426"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27" w:author="jonathan pritchard" w:date="2024-02-06T16:09:00Z">
            <w:r w:rsidR="00EE4356">
              <w:rPr>
                <w:noProof/>
                <w:webHidden/>
              </w:rPr>
              <w:t>116</w:t>
            </w:r>
          </w:ins>
          <w:del w:id="428"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29" w:author="jonathan pritchard" w:date="2024-02-06T16:09:00Z">
            <w:r w:rsidR="00EE4356">
              <w:rPr>
                <w:noProof/>
                <w:webHidden/>
              </w:rPr>
              <w:t>117</w:t>
            </w:r>
          </w:ins>
          <w:del w:id="430"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31" w:author="jonathan pritchard" w:date="2024-02-06T16:09:00Z">
            <w:r w:rsidR="00EE4356">
              <w:rPr>
                <w:noProof/>
                <w:webHidden/>
              </w:rPr>
              <w:t>118</w:t>
            </w:r>
          </w:ins>
          <w:del w:id="432"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33" w:author="jonathan pritchard" w:date="2024-02-06T16:09:00Z">
            <w:r w:rsidR="00EE4356">
              <w:rPr>
                <w:noProof/>
                <w:webHidden/>
              </w:rPr>
              <w:t>119</w:t>
            </w:r>
          </w:ins>
          <w:del w:id="434"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35" w:author="jonathan pritchard" w:date="2024-02-06T16:09:00Z">
            <w:r w:rsidR="00EE4356">
              <w:rPr>
                <w:noProof/>
                <w:webHidden/>
              </w:rPr>
              <w:t>123</w:t>
            </w:r>
          </w:ins>
          <w:del w:id="436"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37" w:author="jonathan pritchard" w:date="2024-02-06T16:09:00Z">
            <w:r w:rsidR="00EE4356">
              <w:rPr>
                <w:noProof/>
                <w:webHidden/>
              </w:rPr>
              <w:t>123</w:t>
            </w:r>
          </w:ins>
          <w:del w:id="438"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39" w:author="jonathan pritchard" w:date="2024-02-06T16:09:00Z">
            <w:r w:rsidR="00EE4356">
              <w:rPr>
                <w:noProof/>
                <w:webHidden/>
              </w:rPr>
              <w:t>123</w:t>
            </w:r>
          </w:ins>
          <w:del w:id="440"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41" w:author="jonathan pritchard" w:date="2024-02-06T16:09:00Z">
            <w:r w:rsidR="00EE4356">
              <w:rPr>
                <w:noProof/>
                <w:webHidden/>
              </w:rPr>
              <w:t>123</w:t>
            </w:r>
          </w:ins>
          <w:del w:id="442"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000000" w:rsidP="00EB0E2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43" w:author="jonathan pritchard" w:date="2024-02-06T16:09:00Z">
            <w:r w:rsidR="00EE4356">
              <w:rPr>
                <w:noProof/>
                <w:webHidden/>
              </w:rPr>
              <w:t>125</w:t>
            </w:r>
          </w:ins>
          <w:del w:id="444"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45" w:author="jonathan pritchard" w:date="2024-02-06T16:09:00Z">
            <w:r w:rsidR="00EE4356">
              <w:rPr>
                <w:noProof/>
                <w:webHidden/>
              </w:rPr>
              <w:t>125</w:t>
            </w:r>
          </w:ins>
          <w:del w:id="446"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47" w:author="jonathan pritchard" w:date="2024-02-06T16:09:00Z">
            <w:r w:rsidR="00EE4356">
              <w:rPr>
                <w:noProof/>
                <w:webHidden/>
              </w:rPr>
              <w:t>125</w:t>
            </w:r>
          </w:ins>
          <w:del w:id="448"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49" w:author="jonathan pritchard" w:date="2024-02-06T16:09:00Z">
            <w:r w:rsidR="00EE4356">
              <w:rPr>
                <w:noProof/>
                <w:webHidden/>
              </w:rPr>
              <w:t>126</w:t>
            </w:r>
          </w:ins>
          <w:del w:id="450"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51" w:author="jonathan pritchard" w:date="2024-02-06T16:09:00Z">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26"/>
        <w:gridCol w:w="1612"/>
        <w:gridCol w:w="1252"/>
        <w:gridCol w:w="4702"/>
        <w:tblGridChange w:id="452">
          <w:tblGrid>
            <w:gridCol w:w="1710"/>
            <w:gridCol w:w="1428"/>
            <w:gridCol w:w="1252"/>
            <w:gridCol w:w="4702"/>
          </w:tblGrid>
        </w:tblGridChange>
      </w:tblGrid>
      <w:tr w:rsidR="00703BA8" w:rsidRPr="00D56521" w14:paraId="73E3154A" w14:textId="77777777" w:rsidTr="006722CB">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453" w:author="jonathan pritchard" w:date="2024-02-06T16:09:00Z">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454" w:author="jonathan pritchard" w:date="2024-02-06T16:09:00Z">
              <w:tcPr>
                <w:tcW w:w="14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455" w:author="jonathan pritchard" w:date="2024-02-06T16:09:00Z">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Change w:id="456" w:author="jonathan pritchard" w:date="2024-02-06T16:09:00Z">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tcPrChange>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6722CB">
        <w:tc>
          <w:tcPr>
            <w:tcW w:w="1526" w:type="dxa"/>
            <w:tcBorders>
              <w:top w:val="single" w:sz="4" w:space="0" w:color="auto"/>
              <w:left w:val="single" w:sz="4" w:space="0" w:color="auto"/>
              <w:bottom w:val="single" w:sz="4" w:space="0" w:color="auto"/>
              <w:right w:val="single" w:sz="4" w:space="0" w:color="auto"/>
            </w:tcBorders>
            <w:hideMark/>
            <w:tcPrChange w:id="457" w:author="jonathan pritchard" w:date="2024-02-06T16:09:00Z">
              <w:tcPr>
                <w:tcW w:w="1710" w:type="dxa"/>
                <w:tcBorders>
                  <w:top w:val="single" w:sz="4" w:space="0" w:color="auto"/>
                  <w:left w:val="single" w:sz="4" w:space="0" w:color="auto"/>
                  <w:bottom w:val="single" w:sz="4" w:space="0" w:color="auto"/>
                  <w:right w:val="single" w:sz="4" w:space="0" w:color="auto"/>
                </w:tcBorders>
                <w:hideMark/>
              </w:tcPr>
            </w:tcPrChange>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Change w:id="458" w:author="jonathan pritchard" w:date="2024-02-06T16:09:00Z">
              <w:tcPr>
                <w:tcW w:w="1428" w:type="dxa"/>
                <w:tcBorders>
                  <w:top w:val="single" w:sz="4" w:space="0" w:color="auto"/>
                  <w:left w:val="single" w:sz="4" w:space="0" w:color="auto"/>
                  <w:bottom w:val="single" w:sz="4" w:space="0" w:color="auto"/>
                  <w:right w:val="single" w:sz="4" w:space="0" w:color="auto"/>
                </w:tcBorders>
                <w:hideMark/>
              </w:tcPr>
            </w:tcPrChange>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Change w:id="459" w:author="jonathan pritchard" w:date="2024-02-06T16:09:00Z">
              <w:tcPr>
                <w:tcW w:w="1252" w:type="dxa"/>
                <w:tcBorders>
                  <w:top w:val="single" w:sz="4" w:space="0" w:color="auto"/>
                  <w:left w:val="single" w:sz="4" w:space="0" w:color="auto"/>
                  <w:bottom w:val="single" w:sz="4" w:space="0" w:color="auto"/>
                  <w:right w:val="single" w:sz="4" w:space="0" w:color="auto"/>
                </w:tcBorders>
                <w:hideMark/>
              </w:tcPr>
            </w:tcPrChange>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Change w:id="460" w:author="jonathan pritchard" w:date="2024-02-06T16:09:00Z">
              <w:tcPr>
                <w:tcW w:w="4702" w:type="dxa"/>
                <w:tcBorders>
                  <w:top w:val="single" w:sz="4" w:space="0" w:color="auto"/>
                  <w:left w:val="single" w:sz="4" w:space="0" w:color="auto"/>
                  <w:bottom w:val="single" w:sz="4" w:space="0" w:color="auto"/>
                  <w:right w:val="single" w:sz="4" w:space="0" w:color="auto"/>
                </w:tcBorders>
                <w:hideMark/>
              </w:tcPr>
            </w:tcPrChange>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6722CB">
        <w:tc>
          <w:tcPr>
            <w:tcW w:w="1526" w:type="dxa"/>
            <w:tcBorders>
              <w:top w:val="single" w:sz="4" w:space="0" w:color="auto"/>
              <w:left w:val="single" w:sz="4" w:space="0" w:color="auto"/>
              <w:bottom w:val="single" w:sz="4" w:space="0" w:color="auto"/>
              <w:right w:val="single" w:sz="4" w:space="0" w:color="auto"/>
            </w:tcBorders>
            <w:tcPrChange w:id="461"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Change w:id="462"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Change w:id="463"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Change w:id="464"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6722CB">
        <w:tc>
          <w:tcPr>
            <w:tcW w:w="1526" w:type="dxa"/>
            <w:tcBorders>
              <w:top w:val="single" w:sz="4" w:space="0" w:color="auto"/>
              <w:left w:val="single" w:sz="4" w:space="0" w:color="auto"/>
              <w:bottom w:val="single" w:sz="4" w:space="0" w:color="auto"/>
              <w:right w:val="single" w:sz="4" w:space="0" w:color="auto"/>
            </w:tcBorders>
            <w:tcPrChange w:id="465"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Change w:id="466"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Change w:id="467"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Change w:id="468"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6722CB">
        <w:tc>
          <w:tcPr>
            <w:tcW w:w="1526" w:type="dxa"/>
            <w:tcBorders>
              <w:top w:val="single" w:sz="4" w:space="0" w:color="auto"/>
              <w:left w:val="single" w:sz="4" w:space="0" w:color="auto"/>
              <w:bottom w:val="single" w:sz="4" w:space="0" w:color="auto"/>
              <w:right w:val="single" w:sz="4" w:space="0" w:color="auto"/>
            </w:tcBorders>
            <w:tcPrChange w:id="469"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Change w:id="470"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Change w:id="471"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Change w:id="472"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6722CB">
        <w:tc>
          <w:tcPr>
            <w:tcW w:w="1526" w:type="dxa"/>
            <w:tcBorders>
              <w:top w:val="single" w:sz="4" w:space="0" w:color="auto"/>
              <w:left w:val="single" w:sz="4" w:space="0" w:color="auto"/>
              <w:bottom w:val="single" w:sz="4" w:space="0" w:color="auto"/>
              <w:right w:val="single" w:sz="4" w:space="0" w:color="auto"/>
            </w:tcBorders>
            <w:tcPrChange w:id="473"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72E5462A" w14:textId="0D17687C" w:rsidR="00703BA8" w:rsidRPr="00D56521" w:rsidRDefault="00E47E2A" w:rsidP="004E61EE">
            <w:pPr>
              <w:spacing w:before="60" w:after="60" w:line="240" w:lineRule="auto"/>
              <w:rPr>
                <w:rFonts w:cs="Arial"/>
              </w:rPr>
            </w:pPr>
            <w:ins w:id="474"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Change w:id="475"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60C19DCF" w14:textId="771937B2" w:rsidR="00703BA8" w:rsidRPr="00D56521" w:rsidRDefault="00E47E2A" w:rsidP="004E61EE">
            <w:pPr>
              <w:spacing w:before="60" w:after="60" w:line="240" w:lineRule="auto"/>
              <w:ind w:left="-1" w:firstLine="1"/>
              <w:rPr>
                <w:rFonts w:cs="Arial"/>
              </w:rPr>
            </w:pPr>
            <w:ins w:id="476"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Change w:id="477"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478"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D6C669D" w14:textId="3BE1C0C4" w:rsidR="00703BA8" w:rsidRPr="00D56521" w:rsidRDefault="003171AA" w:rsidP="004E61EE">
            <w:pPr>
              <w:spacing w:before="60" w:after="60" w:line="240" w:lineRule="auto"/>
              <w:ind w:left="44" w:hanging="26"/>
              <w:rPr>
                <w:rFonts w:cs="Arial"/>
              </w:rPr>
            </w:pPr>
            <w:ins w:id="479" w:author="Raphael Malyankar" w:date="2023-08-31T15:08:00Z">
              <w:r>
                <w:rPr>
                  <w:rFonts w:cs="Arial"/>
                </w:rPr>
                <w:t xml:space="preserve">Added </w:t>
              </w:r>
            </w:ins>
            <w:ins w:id="480" w:author="Raphael Malyankar" w:date="2023-08-31T15:07:00Z">
              <w:r>
                <w:rPr>
                  <w:rFonts w:cs="Arial"/>
                </w:rPr>
                <w:t>MSC.530(106)</w:t>
              </w:r>
            </w:ins>
            <w:ins w:id="481" w:author="Raphael Malyankar" w:date="2023-08-31T15:08:00Z">
              <w:r>
                <w:rPr>
                  <w:rFonts w:cs="Arial"/>
                </w:rPr>
                <w:t xml:space="preserve"> </w:t>
              </w:r>
            </w:ins>
            <w:ins w:id="482" w:author="Raphael Malyankar" w:date="2023-08-31T15:09:00Z">
              <w:r>
                <w:rPr>
                  <w:rFonts w:cs="Arial"/>
                </w:rPr>
                <w:t>in place of</w:t>
              </w:r>
            </w:ins>
            <w:ins w:id="483" w:author="Raphael Malyankar" w:date="2023-08-31T15:08:00Z">
              <w:r>
                <w:rPr>
                  <w:rFonts w:cs="Arial"/>
                </w:rPr>
                <w:t xml:space="preserve"> MSC.232(82)</w:t>
              </w:r>
            </w:ins>
            <w:ins w:id="484" w:author="Raphael Malyankar" w:date="2023-08-31T15:09:00Z">
              <w:r>
                <w:rPr>
                  <w:rFonts w:cs="Arial"/>
                </w:rPr>
                <w:t xml:space="preserve"> and updated text accordingly</w:t>
              </w:r>
            </w:ins>
            <w:ins w:id="485" w:author="Raphael Malyankar" w:date="2023-08-31T20:07:00Z">
              <w:r w:rsidR="009F5B46">
                <w:rPr>
                  <w:rFonts w:cs="Arial"/>
                </w:rPr>
                <w:t xml:space="preserve"> (</w:t>
              </w:r>
            </w:ins>
            <w:ins w:id="486" w:author="Raphael Malyankar" w:date="2023-09-01T00:48:00Z">
              <w:r w:rsidR="003571AE">
                <w:rPr>
                  <w:rFonts w:cs="Arial"/>
                </w:rPr>
                <w:t>“SENC” to “</w:t>
              </w:r>
            </w:ins>
            <w:ins w:id="487" w:author="Raphael Malyankar" w:date="2023-09-01T00:47:00Z">
              <w:r w:rsidR="003571AE">
                <w:rPr>
                  <w:rFonts w:cs="Arial"/>
                </w:rPr>
                <w:t>System Database</w:t>
              </w:r>
            </w:ins>
            <w:ins w:id="488" w:author="Raphael Malyankar" w:date="2023-09-01T00:48:00Z">
              <w:r w:rsidR="003571AE">
                <w:rPr>
                  <w:rFonts w:cs="Arial"/>
                </w:rPr>
                <w:t>”</w:t>
              </w:r>
            </w:ins>
            <w:ins w:id="489" w:author="Raphael Malyankar" w:date="2023-09-01T00:47:00Z">
              <w:r w:rsidR="003571AE">
                <w:rPr>
                  <w:rFonts w:cs="Arial"/>
                </w:rPr>
                <w:t xml:space="preserve">- </w:t>
              </w:r>
            </w:ins>
            <w:ins w:id="490" w:author="Raphael Malyankar" w:date="2023-08-31T20:07:00Z">
              <w:r w:rsidR="009B7AB4">
                <w:rPr>
                  <w:rFonts w:cs="Arial"/>
                </w:rPr>
                <w:t>various clauses</w:t>
              </w:r>
              <w:r w:rsidR="009F5B46">
                <w:rPr>
                  <w:rFonts w:cs="Arial"/>
                </w:rPr>
                <w:t>)</w:t>
              </w:r>
            </w:ins>
            <w:ins w:id="491" w:author="Raphael Malyankar" w:date="2023-08-31T15:09:00Z">
              <w:r>
                <w:rPr>
                  <w:rFonts w:cs="Arial"/>
                </w:rPr>
                <w:t xml:space="preserve">; updated tidal stream panel presentation </w:t>
              </w:r>
            </w:ins>
            <w:ins w:id="492" w:author="Raphael Malyankar" w:date="2023-08-31T15:10:00Z">
              <w:r>
                <w:rPr>
                  <w:rFonts w:cs="Arial"/>
                </w:rPr>
                <w:t>(C-15.4);</w:t>
              </w:r>
            </w:ins>
            <w:ins w:id="493" w:author="Raphael Malyankar" w:date="2023-09-01T00:40:00Z">
              <w:r w:rsidR="005226E5">
                <w:rPr>
                  <w:rFonts w:cs="Arial"/>
                </w:rPr>
                <w:t xml:space="preserve"> </w:t>
              </w:r>
            </w:ins>
            <w:ins w:id="494" w:author="Raphael Malyankar" w:date="2023-09-01T00:41:00Z">
              <w:r w:rsidR="005226E5">
                <w:rPr>
                  <w:rFonts w:cs="Arial"/>
                </w:rPr>
                <w:t xml:space="preserve">fixed heading 1 and heading 2 styles; </w:t>
              </w:r>
            </w:ins>
            <w:ins w:id="495" w:author="Raphael Malyankar" w:date="2023-09-01T00:40:00Z">
              <w:r w:rsidR="005226E5">
                <w:rPr>
                  <w:rFonts w:cs="Arial"/>
                </w:rPr>
                <w:t>added new clause listing allowed support file formats for ECDIS</w:t>
              </w:r>
            </w:ins>
            <w:ins w:id="496" w:author="Raphael Malyankar" w:date="2023-09-01T01:03:00Z">
              <w:r w:rsidR="00BA7446">
                <w:rPr>
                  <w:rFonts w:cs="Arial"/>
                </w:rPr>
                <w:t xml:space="preserve"> and elaborated rules for additional information in text (C-11.5)</w:t>
              </w:r>
            </w:ins>
            <w:ins w:id="497" w:author="Raphael Malyankar" w:date="2023-09-01T00:46:00Z">
              <w:r w:rsidR="003571AE">
                <w:rPr>
                  <w:rFonts w:cs="Arial"/>
                </w:rPr>
                <w:t>; struck alternate labels in Tables C-2 and C-3;</w:t>
              </w:r>
            </w:ins>
          </w:p>
        </w:tc>
      </w:tr>
      <w:tr w:rsidR="00703BA8" w:rsidRPr="00D56521" w14:paraId="0CD91432" w14:textId="77777777" w:rsidTr="006722CB">
        <w:tc>
          <w:tcPr>
            <w:tcW w:w="1526" w:type="dxa"/>
            <w:tcBorders>
              <w:top w:val="single" w:sz="4" w:space="0" w:color="auto"/>
              <w:left w:val="single" w:sz="4" w:space="0" w:color="auto"/>
              <w:bottom w:val="single" w:sz="4" w:space="0" w:color="auto"/>
              <w:right w:val="single" w:sz="4" w:space="0" w:color="auto"/>
            </w:tcBorders>
            <w:tcPrChange w:id="498"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02A32306" w14:textId="70240E47" w:rsidR="00703BA8" w:rsidRPr="00D56521" w:rsidRDefault="006722CB" w:rsidP="004E61EE">
            <w:pPr>
              <w:spacing w:before="60" w:after="60" w:line="240" w:lineRule="auto"/>
              <w:rPr>
                <w:rFonts w:cs="Arial"/>
              </w:rPr>
            </w:pPr>
            <w:ins w:id="499"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Change w:id="500"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4783614A" w14:textId="59F71448" w:rsidR="00703BA8" w:rsidRPr="00D56521" w:rsidRDefault="006722CB" w:rsidP="004E61EE">
            <w:pPr>
              <w:spacing w:before="60" w:after="60" w:line="240" w:lineRule="auto"/>
              <w:ind w:left="-1" w:firstLine="1"/>
              <w:rPr>
                <w:rFonts w:cs="Arial"/>
              </w:rPr>
            </w:pPr>
            <w:ins w:id="501"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Change w:id="502"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03"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4E2D384" w14:textId="5DEAAE9E" w:rsidR="00703BA8" w:rsidRPr="00D56521" w:rsidRDefault="006722CB" w:rsidP="004E61EE">
            <w:pPr>
              <w:spacing w:before="60" w:after="60" w:line="240" w:lineRule="auto"/>
              <w:ind w:left="44" w:firstLine="43"/>
              <w:rPr>
                <w:rFonts w:cs="Arial"/>
              </w:rPr>
            </w:pPr>
            <w:ins w:id="504" w:author="jonathan pritchard" w:date="2024-02-06T16:09:00Z">
              <w:r>
                <w:rPr>
                  <w:rFonts w:cs="Arial"/>
                </w:rPr>
                <w:t xml:space="preserve">Collection of issues identified by subgroup </w:t>
              </w:r>
            </w:ins>
            <w:ins w:id="505" w:author="jonathan pritchard" w:date="2024-02-06T16:10:00Z">
              <w:r>
                <w:rPr>
                  <w:rFonts w:cs="Arial"/>
                </w:rPr>
                <w:t>and external stakeholder.</w:t>
              </w:r>
            </w:ins>
          </w:p>
        </w:tc>
      </w:tr>
      <w:tr w:rsidR="00703BA8" w:rsidRPr="00D56521" w14:paraId="3ECE5E82" w14:textId="77777777" w:rsidTr="006722CB">
        <w:tc>
          <w:tcPr>
            <w:tcW w:w="1526" w:type="dxa"/>
            <w:tcBorders>
              <w:top w:val="single" w:sz="4" w:space="0" w:color="auto"/>
              <w:left w:val="single" w:sz="4" w:space="0" w:color="auto"/>
              <w:bottom w:val="single" w:sz="4" w:space="0" w:color="auto"/>
              <w:right w:val="single" w:sz="4" w:space="0" w:color="auto"/>
            </w:tcBorders>
            <w:tcPrChange w:id="506"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7EE8803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Change w:id="507"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388B3404"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Change w:id="508"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09"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63D6B443" w14:textId="77777777" w:rsidR="00703BA8" w:rsidRPr="00D56521" w:rsidRDefault="00703BA8" w:rsidP="004E61EE">
            <w:pPr>
              <w:spacing w:before="60" w:after="60" w:line="240" w:lineRule="auto"/>
              <w:ind w:left="44" w:firstLine="43"/>
              <w:rPr>
                <w:rFonts w:cs="Arial"/>
              </w:rPr>
            </w:pPr>
          </w:p>
        </w:tc>
      </w:tr>
      <w:tr w:rsidR="00703BA8" w:rsidRPr="00D56521" w14:paraId="03A471B7" w14:textId="77777777" w:rsidTr="006722CB">
        <w:tc>
          <w:tcPr>
            <w:tcW w:w="1526" w:type="dxa"/>
            <w:tcBorders>
              <w:top w:val="single" w:sz="4" w:space="0" w:color="auto"/>
              <w:left w:val="single" w:sz="4" w:space="0" w:color="auto"/>
              <w:bottom w:val="single" w:sz="4" w:space="0" w:color="auto"/>
              <w:right w:val="single" w:sz="4" w:space="0" w:color="auto"/>
            </w:tcBorders>
            <w:tcPrChange w:id="510"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0E0C77D9"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Change w:id="511"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0F5E7269"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Change w:id="512"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13"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9C27238" w14:textId="77777777" w:rsidR="00703BA8" w:rsidRPr="00D56521" w:rsidRDefault="00703BA8" w:rsidP="004E61EE">
            <w:pPr>
              <w:spacing w:before="60" w:after="60" w:line="240" w:lineRule="auto"/>
              <w:ind w:left="44" w:firstLine="43"/>
              <w:rPr>
                <w:rFonts w:cs="Arial"/>
              </w:rPr>
            </w:pPr>
          </w:p>
        </w:tc>
      </w:tr>
      <w:tr w:rsidR="00703BA8" w:rsidRPr="00D56521" w14:paraId="4CDB0B68" w14:textId="77777777" w:rsidTr="006722CB">
        <w:tc>
          <w:tcPr>
            <w:tcW w:w="1526" w:type="dxa"/>
            <w:tcBorders>
              <w:top w:val="single" w:sz="4" w:space="0" w:color="auto"/>
              <w:left w:val="single" w:sz="4" w:space="0" w:color="auto"/>
              <w:bottom w:val="single" w:sz="4" w:space="0" w:color="auto"/>
              <w:right w:val="single" w:sz="4" w:space="0" w:color="auto"/>
            </w:tcBorders>
            <w:tcPrChange w:id="514"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Change w:id="515"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Change w:id="516"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17"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6722CB">
        <w:tc>
          <w:tcPr>
            <w:tcW w:w="1526" w:type="dxa"/>
            <w:tcBorders>
              <w:top w:val="single" w:sz="4" w:space="0" w:color="auto"/>
              <w:left w:val="single" w:sz="4" w:space="0" w:color="auto"/>
              <w:bottom w:val="single" w:sz="4" w:space="0" w:color="auto"/>
              <w:right w:val="single" w:sz="4" w:space="0" w:color="auto"/>
            </w:tcBorders>
            <w:tcPrChange w:id="518"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Change w:id="519"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Change w:id="520"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21"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6722CB">
        <w:tc>
          <w:tcPr>
            <w:tcW w:w="1526" w:type="dxa"/>
            <w:tcBorders>
              <w:top w:val="single" w:sz="4" w:space="0" w:color="auto"/>
              <w:left w:val="single" w:sz="4" w:space="0" w:color="auto"/>
              <w:bottom w:val="single" w:sz="4" w:space="0" w:color="auto"/>
              <w:right w:val="single" w:sz="4" w:space="0" w:color="auto"/>
            </w:tcBorders>
            <w:tcPrChange w:id="522" w:author="jonathan pritchard" w:date="2024-02-06T16:09:00Z">
              <w:tcPr>
                <w:tcW w:w="1710" w:type="dxa"/>
                <w:tcBorders>
                  <w:top w:val="single" w:sz="4" w:space="0" w:color="auto"/>
                  <w:left w:val="single" w:sz="4" w:space="0" w:color="auto"/>
                  <w:bottom w:val="single" w:sz="4" w:space="0" w:color="auto"/>
                  <w:right w:val="single" w:sz="4" w:space="0" w:color="auto"/>
                </w:tcBorders>
              </w:tcPr>
            </w:tcPrChange>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Change w:id="523" w:author="jonathan pritchard" w:date="2024-02-06T16:09:00Z">
              <w:tcPr>
                <w:tcW w:w="1428" w:type="dxa"/>
                <w:tcBorders>
                  <w:top w:val="single" w:sz="4" w:space="0" w:color="auto"/>
                  <w:left w:val="single" w:sz="4" w:space="0" w:color="auto"/>
                  <w:bottom w:val="single" w:sz="4" w:space="0" w:color="auto"/>
                  <w:right w:val="single" w:sz="4" w:space="0" w:color="auto"/>
                </w:tcBorders>
              </w:tcPr>
            </w:tcPrChange>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Change w:id="524" w:author="jonathan pritchard" w:date="2024-02-06T16:09:00Z">
              <w:tcPr>
                <w:tcW w:w="1252" w:type="dxa"/>
                <w:tcBorders>
                  <w:top w:val="single" w:sz="4" w:space="0" w:color="auto"/>
                  <w:left w:val="single" w:sz="4" w:space="0" w:color="auto"/>
                  <w:bottom w:val="single" w:sz="4" w:space="0" w:color="auto"/>
                  <w:right w:val="single" w:sz="4" w:space="0" w:color="auto"/>
                </w:tcBorders>
              </w:tcPr>
            </w:tcPrChange>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Change w:id="525" w:author="jonathan pritchard" w:date="2024-02-06T16:09:00Z">
              <w:tcPr>
                <w:tcW w:w="4702" w:type="dxa"/>
                <w:tcBorders>
                  <w:top w:val="single" w:sz="4" w:space="0" w:color="auto"/>
                  <w:left w:val="single" w:sz="4" w:space="0" w:color="auto"/>
                  <w:bottom w:val="single" w:sz="4" w:space="0" w:color="auto"/>
                  <w:right w:val="single" w:sz="4" w:space="0" w:color="auto"/>
                </w:tcBorders>
              </w:tcPr>
            </w:tcPrChange>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FF2A98">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pPr>
        <w:pStyle w:val="Heading1"/>
        <w:rPr>
          <w:rFonts w:eastAsia="MS Mincho"/>
        </w:rPr>
        <w:pPrChange w:id="526" w:author="Raphael Malyankar" w:date="2023-08-31T22:24:00Z">
          <w:pPr>
            <w:pStyle w:val="Heading1"/>
            <w:tabs>
              <w:tab w:val="left" w:pos="567"/>
            </w:tabs>
            <w:ind w:left="567" w:hanging="567"/>
          </w:pPr>
        </w:pPrChange>
      </w:pPr>
      <w:bookmarkStart w:id="527" w:name="_Toc144421199"/>
      <w:bookmarkEnd w:id="4"/>
      <w:bookmarkEnd w:id="5"/>
      <w:bookmarkEnd w:id="6"/>
      <w:r w:rsidRPr="00D56521">
        <w:rPr>
          <w:rFonts w:eastAsia="MS Mincho"/>
        </w:rPr>
        <w:lastRenderedPageBreak/>
        <w:t>Introduction</w:t>
      </w:r>
      <w:bookmarkEnd w:id="527"/>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297C7284"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commentRangeStart w:id="528"/>
      <w:r w:rsidR="00277767" w:rsidRPr="00D56521">
        <w:t xml:space="preserve">principles </w:t>
      </w:r>
      <w:commentRangeEnd w:id="528"/>
      <w:r w:rsidR="006E1DB4">
        <w:rPr>
          <w:rStyle w:val="CommentReference"/>
        </w:rPr>
        <w:commentReference w:id="528"/>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pPr>
        <w:pStyle w:val="Heading1"/>
        <w:pPrChange w:id="529" w:author="Raphael Malyankar" w:date="2023-08-31T22:24:00Z">
          <w:pPr>
            <w:pStyle w:val="Heading1"/>
            <w:tabs>
              <w:tab w:val="left" w:pos="567"/>
            </w:tabs>
            <w:ind w:left="567" w:hanging="567"/>
          </w:pPr>
        </w:pPrChange>
      </w:pPr>
      <w:bookmarkStart w:id="530" w:name="_Toc38829536"/>
      <w:bookmarkStart w:id="531" w:name="_Toc38830039"/>
      <w:bookmarkStart w:id="532" w:name="_Toc38936204"/>
      <w:bookmarkStart w:id="533" w:name="_Toc40990380"/>
      <w:bookmarkStart w:id="534" w:name="_Toc144421200"/>
      <w:bookmarkEnd w:id="530"/>
      <w:bookmarkEnd w:id="531"/>
      <w:bookmarkEnd w:id="532"/>
      <w:bookmarkEnd w:id="533"/>
      <w:r w:rsidRPr="00D56521">
        <w:t>References</w:t>
      </w:r>
      <w:bookmarkEnd w:id="534"/>
    </w:p>
    <w:p w14:paraId="263D91F4" w14:textId="7B06BD9B" w:rsidR="0096295A" w:rsidRPr="00D56521" w:rsidRDefault="0096295A">
      <w:pPr>
        <w:pStyle w:val="Heading2"/>
        <w:pPrChange w:id="535" w:author="Raphael Malyankar" w:date="2023-08-31T22:24:00Z">
          <w:pPr>
            <w:pStyle w:val="Heading2"/>
            <w:tabs>
              <w:tab w:val="clear" w:pos="567"/>
            </w:tabs>
          </w:pPr>
        </w:pPrChange>
      </w:pPr>
      <w:bookmarkStart w:id="536" w:name="_Toc144421201"/>
      <w:r w:rsidRPr="00D56521">
        <w:t>Normative references</w:t>
      </w:r>
      <w:bookmarkEnd w:id="536"/>
    </w:p>
    <w:p w14:paraId="6BD7343C" w14:textId="3530E47E" w:rsidR="00B727EB" w:rsidRPr="00D56521" w:rsidRDefault="00B727EB" w:rsidP="004E61EE">
      <w:pPr>
        <w:spacing w:after="120" w:line="240" w:lineRule="auto"/>
        <w:ind w:left="1418" w:hanging="1418"/>
        <w:jc w:val="both"/>
        <w:rPr>
          <w:lang w:eastAsia="en-GB"/>
        </w:rPr>
      </w:pPr>
      <w:bookmarkStart w:id="537"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537"/>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64DB4F8E" w14:textId="0D7A9E99" w:rsidR="00B727EB" w:rsidRPr="00D56521" w:rsidRDefault="00B727EB" w:rsidP="004E61EE">
      <w:pPr>
        <w:spacing w:after="120" w:line="240" w:lineRule="auto"/>
        <w:ind w:left="1418" w:hanging="1418"/>
        <w:jc w:val="both"/>
        <w:rPr>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Edition 4.0, 2015.</w:t>
      </w:r>
    </w:p>
    <w:p w14:paraId="145745C0" w14:textId="4236B511" w:rsidR="004D3C45" w:rsidRPr="00D56521" w:rsidRDefault="004D3C45" w:rsidP="004E61EE">
      <w:pPr>
        <w:spacing w:after="120" w:line="240" w:lineRule="auto"/>
        <w:ind w:left="1418" w:hanging="1418"/>
        <w:jc w:val="both"/>
        <w:rPr>
          <w:lang w:eastAsia="en-GB"/>
        </w:rPr>
      </w:pPr>
      <w:r w:rsidRPr="00D56521">
        <w:rPr>
          <w:lang w:eastAsia="en-GB"/>
        </w:rPr>
        <w:t>IEC 61924-2</w:t>
      </w:r>
      <w:r w:rsidRPr="00D56521">
        <w:rPr>
          <w:lang w:eastAsia="en-GB"/>
        </w:rPr>
        <w:tab/>
      </w:r>
      <w:r w:rsidRPr="00D56521">
        <w:rPr>
          <w:i/>
          <w:lang w:eastAsia="en-GB"/>
        </w:rPr>
        <w:t>Maritime navigation and radiocommunication equipment and systems – Integrated navigation systems – Part 2: Modular structure for INS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Edition 1.0, 2012.</w:t>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538" w:author="Raphael Malyankar" w:date="2023-08-31T14:58:00Z">
        <w:r w:rsidR="00AD76F5">
          <w:rPr>
            <w:lang w:eastAsia="en-GB"/>
          </w:rPr>
          <w:t>3</w:t>
        </w:r>
      </w:ins>
      <w:del w:id="539" w:author="Raphael Malyankar" w:date="2023-08-31T14:58:00Z">
        <w:r w:rsidR="00335E14" w:rsidRPr="00D56521" w:rsidDel="00AD76F5">
          <w:rPr>
            <w:lang w:eastAsia="en-GB"/>
          </w:rPr>
          <w:delText>2</w:delText>
        </w:r>
      </w:del>
      <w:r w:rsidR="00335E14" w:rsidRPr="00D56521">
        <w:rPr>
          <w:lang w:eastAsia="en-GB"/>
        </w:rPr>
        <w:t xml:space="preserve">.0, </w:t>
      </w:r>
      <w:del w:id="540" w:author="Raphael Malyankar" w:date="2023-08-31T14:58:00Z">
        <w:r w:rsidR="00335E14" w:rsidRPr="00D56521" w:rsidDel="00AD76F5">
          <w:rPr>
            <w:lang w:eastAsia="en-GB"/>
          </w:rPr>
          <w:delText>2014</w:delText>
        </w:r>
      </w:del>
      <w:ins w:id="541"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20665AC9" w14:textId="7AB8A6F0" w:rsidR="00C543CD" w:rsidRPr="00D56521" w:rsidDel="005F7524" w:rsidRDefault="00C543CD" w:rsidP="004E61EE">
      <w:pPr>
        <w:spacing w:after="120" w:line="240" w:lineRule="auto"/>
        <w:ind w:left="1418" w:hanging="1418"/>
        <w:jc w:val="both"/>
        <w:rPr>
          <w:moveFrom w:id="542" w:author="Raphael Malyankar" w:date="2023-08-31T15:06:00Z"/>
          <w:lang w:eastAsia="en-GB"/>
        </w:rPr>
      </w:pPr>
      <w:moveFromRangeStart w:id="543" w:author="Raphael Malyankar" w:date="2023-08-31T15:06:00Z" w:name="move144386782"/>
      <w:moveFrom w:id="544" w:author="Raphael Malyankar" w:date="2023-08-31T15:06:00Z">
        <w:r w:rsidRPr="00D56521" w:rsidDel="005F7524">
          <w:rPr>
            <w:lang w:eastAsia="en-GB"/>
          </w:rPr>
          <w:t>MSC</w:t>
        </w:r>
        <w:r w:rsidR="00067B82" w:rsidRPr="00D56521" w:rsidDel="005F7524">
          <w:rPr>
            <w:lang w:eastAsia="en-GB"/>
          </w:rPr>
          <w:t>.</w:t>
        </w:r>
        <w:r w:rsidRPr="00D56521" w:rsidDel="005F7524">
          <w:rPr>
            <w:lang w:eastAsia="en-GB"/>
          </w:rPr>
          <w:t>232(82)</w:t>
        </w:r>
        <w:r w:rsidRPr="00D56521" w:rsidDel="005F7524">
          <w:rPr>
            <w:lang w:eastAsia="en-GB"/>
          </w:rPr>
          <w:tab/>
        </w:r>
        <w:r w:rsidRPr="00D56521" w:rsidDel="005F7524">
          <w:rPr>
            <w:i/>
            <w:lang w:eastAsia="en-GB"/>
          </w:rPr>
          <w:t>Revised Performance Standards for Electronic Chart Display And Information Systems (ECDIS)</w:t>
        </w:r>
        <w:r w:rsidRPr="00D56521" w:rsidDel="005F7524">
          <w:rPr>
            <w:lang w:eastAsia="en-GB"/>
          </w:rPr>
          <w:t>, IMO Resolution MSC.232(82), 2006.</w:t>
        </w:r>
      </w:moveFrom>
    </w:p>
    <w:moveFromRangeEnd w:id="543"/>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ins w:id="545" w:author="Raphael Malyankar" w:date="2023-08-31T14:34:00Z"/>
          <w:lang w:eastAsia="en-GB"/>
        </w:rPr>
      </w:pPr>
      <w:bookmarkStart w:id="546"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ins w:id="547" w:author="Raphael Malyankar" w:date="2023-08-31T14:34:00Z">
        <w:r>
          <w:rPr>
            <w:lang w:eastAsia="en-GB"/>
          </w:rPr>
          <w:t>MSC.530(106)</w:t>
        </w:r>
        <w:r>
          <w:rPr>
            <w:lang w:eastAsia="en-GB"/>
          </w:rPr>
          <w:tab/>
          <w:t xml:space="preserve">Performance Standards </w:t>
        </w:r>
      </w:ins>
      <w:ins w:id="548" w:author="Raphael Malyankar" w:date="2023-08-31T14:35:00Z">
        <w:r>
          <w:rPr>
            <w:lang w:eastAsia="en-GB"/>
          </w:rPr>
          <w:t>f</w:t>
        </w:r>
      </w:ins>
      <w:ins w:id="549" w:author="Raphael Malyankar" w:date="2023-08-31T14:34:00Z">
        <w:r>
          <w:rPr>
            <w:lang w:eastAsia="en-GB"/>
          </w:rPr>
          <w:t xml:space="preserve">or Electronic Chart Display </w:t>
        </w:r>
      </w:ins>
      <w:ins w:id="550" w:author="Raphael Malyankar" w:date="2023-08-31T14:35:00Z">
        <w:r>
          <w:rPr>
            <w:lang w:eastAsia="en-GB"/>
          </w:rPr>
          <w:t>a</w:t>
        </w:r>
      </w:ins>
      <w:ins w:id="551" w:author="Raphael Malyankar" w:date="2023-08-31T14:34:00Z">
        <w:r>
          <w:rPr>
            <w:lang w:eastAsia="en-GB"/>
          </w:rPr>
          <w:t xml:space="preserve">nd  Information Systems (ECDIS), </w:t>
        </w:r>
      </w:ins>
      <w:ins w:id="552" w:author="Raphael Malyankar" w:date="2023-08-31T14:35:00Z">
        <w:r>
          <w:rPr>
            <w:lang w:eastAsia="en-GB"/>
          </w:rPr>
          <w:t>Resolution MSC.530(106), 2022.</w:t>
        </w:r>
      </w:ins>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40459CAF" w:rsidR="003B43E6" w:rsidRPr="00D56521" w:rsidRDefault="003B43E6" w:rsidP="004E61EE">
      <w:pPr>
        <w:spacing w:after="120" w:line="240" w:lineRule="auto"/>
        <w:ind w:left="1418" w:hanging="1418"/>
        <w:jc w:val="both"/>
        <w:rPr>
          <w:lang w:eastAsia="en-GB"/>
        </w:rPr>
      </w:pPr>
      <w:r w:rsidRPr="00D56521">
        <w:rPr>
          <w:lang w:eastAsia="en-GB"/>
        </w:rPr>
        <w:t>MSC.1609</w:t>
      </w:r>
      <w:r w:rsidRPr="00D56521">
        <w:rPr>
          <w:lang w:eastAsia="en-GB"/>
        </w:rPr>
        <w:tab/>
      </w:r>
      <w:r w:rsidRPr="00D56521">
        <w:rPr>
          <w:i/>
          <w:lang w:eastAsia="en-GB"/>
        </w:rPr>
        <w:t>Guidelines for the Standardization of User Interface Design for Navigation Equipment</w:t>
      </w:r>
      <w:r w:rsidRPr="00D56521">
        <w:rPr>
          <w:lang w:eastAsia="en-GB"/>
        </w:rPr>
        <w:t>, IMO MSC.1/</w:t>
      </w:r>
      <w:proofErr w:type="spellStart"/>
      <w:r w:rsidRPr="00D56521">
        <w:rPr>
          <w:lang w:eastAsia="en-GB"/>
        </w:rPr>
        <w:t>Circ</w:t>
      </w:r>
      <w:proofErr w:type="spellEnd"/>
      <w:r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IHO Publication S-97 1.1.0 (June 2020).</w:t>
      </w:r>
    </w:p>
    <w:p w14:paraId="6B6DAD2D" w14:textId="405E5104" w:rsidR="00F27D30" w:rsidRPr="00D56521" w:rsidRDefault="00F27D30" w:rsidP="004E61EE">
      <w:pPr>
        <w:spacing w:after="120" w:line="240" w:lineRule="auto"/>
        <w:ind w:left="1418" w:hanging="1418"/>
        <w:jc w:val="both"/>
        <w:rPr>
          <w:lang w:eastAsia="en-GB"/>
        </w:rPr>
      </w:pPr>
      <w:r w:rsidRPr="00D56521">
        <w:rPr>
          <w:lang w:eastAsia="en-GB"/>
        </w:rPr>
        <w:t>S-98</w:t>
      </w:r>
      <w:r w:rsidR="00095477" w:rsidRPr="00D56521">
        <w:rPr>
          <w:lang w:eastAsia="en-GB"/>
        </w:rPr>
        <w:tab/>
      </w:r>
      <w:r w:rsidR="00D453BA" w:rsidRPr="00D56521">
        <w:rPr>
          <w:i/>
          <w:lang w:eastAsia="en-GB"/>
        </w:rPr>
        <w:t>Data Product Interoperability in S-100 Navigation Systems</w:t>
      </w:r>
      <w:r w:rsidR="00D453BA" w:rsidRPr="00D56521">
        <w:rPr>
          <w:lang w:eastAsia="en-GB"/>
        </w:rPr>
        <w:t>, IHO Publication S-98</w:t>
      </w:r>
      <w:ins w:id="553" w:author="Raphael Malyankar" w:date="2023-08-31T14:37:00Z">
        <w:r w:rsidR="0081373B">
          <w:rPr>
            <w:lang w:eastAsia="en-GB"/>
          </w:rPr>
          <w:t>, Edition 1.0.0,</w:t>
        </w:r>
      </w:ins>
      <w:r w:rsidR="00D453BA" w:rsidRPr="00D56521">
        <w:rPr>
          <w:lang w:eastAsia="en-GB"/>
        </w:rPr>
        <w:t xml:space="preserve"> (</w:t>
      </w:r>
      <w:del w:id="554" w:author="Raphael Malyankar" w:date="2023-08-31T14:37:00Z">
        <w:r w:rsidR="00D453BA" w:rsidRPr="00D56521" w:rsidDel="0081373B">
          <w:rPr>
            <w:lang w:eastAsia="en-GB"/>
          </w:rPr>
          <w:delText>Draft</w:delText>
        </w:r>
      </w:del>
      <w:ins w:id="555" w:author="Raphael Malyankar" w:date="2023-08-31T14:37:00Z">
        <w:r w:rsidR="0081373B">
          <w:rPr>
            <w:lang w:eastAsia="en-GB"/>
          </w:rPr>
          <w:t>May 2022</w:t>
        </w:r>
      </w:ins>
      <w:r w:rsidR="00D453BA" w:rsidRPr="00D56521">
        <w:rPr>
          <w:lang w:eastAsia="en-GB"/>
        </w:rPr>
        <w:t>).</w:t>
      </w:r>
    </w:p>
    <w:p w14:paraId="798FC0A3" w14:textId="5C94ACDC"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5.0.0 (</w:t>
      </w:r>
      <w:r w:rsidR="000E4371">
        <w:rPr>
          <w:lang w:eastAsia="en-GB"/>
        </w:rPr>
        <w:t>June 2022</w:t>
      </w:r>
      <w:r w:rsidR="00D453BA" w:rsidRPr="00D56521">
        <w:rPr>
          <w:lang w:eastAsia="en-GB"/>
        </w:rPr>
        <w:t>).</w:t>
      </w:r>
    </w:p>
    <w:p w14:paraId="27089AC1" w14:textId="2F036916" w:rsidR="003B43E6" w:rsidRPr="00D56521" w:rsidRDefault="003B43E6" w:rsidP="004E61EE">
      <w:pPr>
        <w:spacing w:after="120" w:line="240" w:lineRule="auto"/>
        <w:ind w:left="1418" w:hanging="1418"/>
        <w:jc w:val="both"/>
        <w:rPr>
          <w:lang w:eastAsia="en-GB"/>
        </w:rPr>
      </w:pPr>
      <w:r w:rsidRPr="00D56521">
        <w:rPr>
          <w:lang w:eastAsia="en-GB"/>
        </w:rPr>
        <w:t>SN.243/2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pPr>
        <w:pStyle w:val="Heading2"/>
        <w:rPr>
          <w:lang w:eastAsia="en-GB"/>
        </w:rPr>
        <w:pPrChange w:id="556" w:author="Raphael Malyankar" w:date="2023-08-31T22:24:00Z">
          <w:pPr>
            <w:pStyle w:val="Heading2"/>
            <w:tabs>
              <w:tab w:val="clear" w:pos="567"/>
            </w:tabs>
          </w:pPr>
        </w:pPrChange>
      </w:pPr>
      <w:bookmarkStart w:id="557" w:name="_Toc144421202"/>
      <w:bookmarkEnd w:id="546"/>
      <w:r w:rsidRPr="00D56521">
        <w:rPr>
          <w:lang w:eastAsia="en-GB"/>
        </w:rPr>
        <w:t>Informative references</w:t>
      </w:r>
      <w:bookmarkEnd w:id="557"/>
    </w:p>
    <w:p w14:paraId="1DC3F177" w14:textId="6044F1BB" w:rsidR="000621E3" w:rsidRDefault="0096295A" w:rsidP="004E61EE">
      <w:pPr>
        <w:spacing w:after="120" w:line="240" w:lineRule="auto"/>
        <w:ind w:left="1418" w:hanging="1418"/>
        <w:jc w:val="both"/>
        <w:rPr>
          <w:ins w:id="558"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5398CC2B" w14:textId="65FF2EEE" w:rsidR="005F7524" w:rsidRPr="00D56521" w:rsidRDefault="005F7524" w:rsidP="005F7524">
      <w:pPr>
        <w:spacing w:after="120" w:line="240" w:lineRule="auto"/>
        <w:ind w:left="1418" w:hanging="1418"/>
        <w:jc w:val="both"/>
        <w:rPr>
          <w:lang w:eastAsia="en-GB"/>
        </w:rPr>
      </w:pPr>
      <w:moveToRangeStart w:id="559" w:author="Raphael Malyankar" w:date="2023-08-31T15:06:00Z" w:name="move144386782"/>
      <w:moveTo w:id="560" w:author="Raphael Malyankar" w:date="2023-08-31T15:06:00Z">
        <w:r w:rsidRPr="00793074">
          <w:rPr>
            <w:highlight w:val="yellow"/>
            <w:lang w:eastAsia="en-GB"/>
            <w:rPrChange w:id="561" w:author="jonathan pritchard" w:date="2024-02-06T13:13:00Z">
              <w:rPr>
                <w:lang w:eastAsia="en-GB"/>
              </w:rPr>
            </w:rPrChange>
          </w:rPr>
          <w:t>MSC.232(82)</w:t>
        </w:r>
        <w:r w:rsidRPr="00793074">
          <w:rPr>
            <w:highlight w:val="yellow"/>
            <w:lang w:eastAsia="en-GB"/>
            <w:rPrChange w:id="562" w:author="jonathan pritchard" w:date="2024-02-06T13:13:00Z">
              <w:rPr>
                <w:lang w:eastAsia="en-GB"/>
              </w:rPr>
            </w:rPrChange>
          </w:rPr>
          <w:tab/>
        </w:r>
        <w:r w:rsidRPr="00793074">
          <w:rPr>
            <w:i/>
            <w:highlight w:val="yellow"/>
            <w:lang w:eastAsia="en-GB"/>
            <w:rPrChange w:id="563" w:author="jonathan pritchard" w:date="2024-02-06T13:13:00Z">
              <w:rPr>
                <w:i/>
                <w:lang w:eastAsia="en-GB"/>
              </w:rPr>
            </w:rPrChange>
          </w:rPr>
          <w:t>Revised Performance Standards for Electronic Chart Display And Information Systems (ECDIS)</w:t>
        </w:r>
        <w:r w:rsidRPr="00793074">
          <w:rPr>
            <w:highlight w:val="yellow"/>
            <w:lang w:eastAsia="en-GB"/>
            <w:rPrChange w:id="564" w:author="jonathan pritchard" w:date="2024-02-06T13:13:00Z">
              <w:rPr>
                <w:lang w:eastAsia="en-GB"/>
              </w:rPr>
            </w:rPrChange>
          </w:rPr>
          <w:t>, IMO Resolution MSC.</w:t>
        </w:r>
        <w:commentRangeStart w:id="565"/>
        <w:r w:rsidRPr="00793074">
          <w:rPr>
            <w:highlight w:val="yellow"/>
            <w:lang w:eastAsia="en-GB"/>
            <w:rPrChange w:id="566" w:author="jonathan pritchard" w:date="2024-02-06T13:13:00Z">
              <w:rPr>
                <w:lang w:eastAsia="en-GB"/>
              </w:rPr>
            </w:rPrChange>
          </w:rPr>
          <w:t>232</w:t>
        </w:r>
      </w:moveTo>
      <w:commentRangeEnd w:id="565"/>
      <w:r w:rsidR="00793074">
        <w:rPr>
          <w:rStyle w:val="CommentReference"/>
        </w:rPr>
        <w:commentReference w:id="565"/>
      </w:r>
      <w:moveTo w:id="567" w:author="Raphael Malyankar" w:date="2023-08-31T15:06:00Z">
        <w:r w:rsidRPr="00793074">
          <w:rPr>
            <w:highlight w:val="yellow"/>
            <w:lang w:eastAsia="en-GB"/>
            <w:rPrChange w:id="568" w:author="jonathan pritchard" w:date="2024-02-06T13:13:00Z">
              <w:rPr>
                <w:lang w:eastAsia="en-GB"/>
              </w:rPr>
            </w:rPrChange>
          </w:rPr>
          <w:t>(82), 2006.</w:t>
        </w:r>
      </w:moveTo>
      <w:moveToRangeEnd w:id="559"/>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1A196E61" w14:textId="280545A8" w:rsidR="00036F88" w:rsidRPr="00D56521" w:rsidRDefault="00036F88" w:rsidP="004E61EE">
      <w:pPr>
        <w:spacing w:after="120" w:line="240" w:lineRule="auto"/>
        <w:ind w:left="1411" w:hanging="1411"/>
        <w:jc w:val="both"/>
        <w:rPr>
          <w:lang w:eastAsia="en-GB"/>
        </w:rPr>
      </w:pPr>
      <w:r w:rsidRPr="00D56521">
        <w:rPr>
          <w:lang w:eastAsia="en-GB"/>
        </w:rPr>
        <w:t>S-63</w:t>
      </w:r>
      <w:r w:rsidRPr="00D56521">
        <w:rPr>
          <w:lang w:eastAsia="en-GB"/>
        </w:rPr>
        <w:tab/>
      </w:r>
      <w:r w:rsidRPr="00D56521">
        <w:rPr>
          <w:i/>
          <w:lang w:eastAsia="en-GB"/>
        </w:rPr>
        <w:t xml:space="preserve">IHO </w:t>
      </w:r>
      <w:r w:rsidR="00285B18" w:rsidRPr="00D56521">
        <w:rPr>
          <w:i/>
          <w:lang w:eastAsia="en-GB"/>
        </w:rPr>
        <w:t>Data Protection Scheme</w:t>
      </w:r>
      <w:r w:rsidRPr="00D56521">
        <w:rPr>
          <w:lang w:eastAsia="en-GB"/>
        </w:rPr>
        <w:t xml:space="preserve">, </w:t>
      </w:r>
      <w:r w:rsidR="00EA350C" w:rsidRPr="00D56521">
        <w:rPr>
          <w:lang w:eastAsia="en-GB"/>
        </w:rPr>
        <w:t xml:space="preserve">IHO Publication S-63, </w:t>
      </w:r>
      <w:r w:rsidRPr="00D56521">
        <w:rPr>
          <w:lang w:eastAsia="en-GB"/>
        </w:rPr>
        <w:t xml:space="preserve">Edition 1.2.1, March 2020. </w:t>
      </w:r>
    </w:p>
    <w:p w14:paraId="40DE69AD" w14:textId="1C68EDC3" w:rsidR="001863DD" w:rsidRPr="00D56521" w:rsidRDefault="001863DD" w:rsidP="004E61EE">
      <w:pPr>
        <w:spacing w:after="120" w:line="240" w:lineRule="auto"/>
        <w:ind w:left="1411" w:hanging="1411"/>
        <w:jc w:val="both"/>
        <w:rPr>
          <w:lang w:eastAsia="en-GB"/>
        </w:rPr>
      </w:pPr>
      <w:r w:rsidRPr="00D56521">
        <w:rPr>
          <w:lang w:eastAsia="en-GB"/>
        </w:rPr>
        <w:t>SVG-Tiny</w:t>
      </w:r>
      <w:r w:rsidRPr="00D56521">
        <w:rPr>
          <w:lang w:eastAsia="en-GB"/>
        </w:rPr>
        <w:tab/>
      </w:r>
      <w:r w:rsidRPr="00D56521">
        <w:rPr>
          <w:i/>
          <w:lang w:eastAsia="en-GB"/>
        </w:rPr>
        <w:t>Scalable Vector Graphics (SVG) Tiny 1.2 Specification</w:t>
      </w:r>
      <w:r w:rsidRPr="00D56521">
        <w:rPr>
          <w:lang w:eastAsia="en-GB"/>
        </w:rPr>
        <w:t>, W3C Recommendation 22 December 2008, &lt;http://www.w3.org/TR/2008/REC-SVGTiny12-20081222&gt;.</w:t>
      </w:r>
    </w:p>
    <w:p w14:paraId="7725B431" w14:textId="0A092743" w:rsidR="0096295A" w:rsidRPr="00D56521" w:rsidRDefault="0096295A" w:rsidP="004E61EE">
      <w:pPr>
        <w:spacing w:after="120" w:line="240" w:lineRule="auto"/>
        <w:jc w:val="both"/>
        <w:rPr>
          <w:lang w:eastAsia="en-GB"/>
        </w:rPr>
      </w:pPr>
    </w:p>
    <w:p w14:paraId="1C33F8DA" w14:textId="6D4E1060" w:rsidR="003E7D16" w:rsidRPr="00D56521" w:rsidRDefault="003E7D16">
      <w:pPr>
        <w:pStyle w:val="Heading1"/>
        <w:rPr>
          <w:lang w:eastAsia="en-GB"/>
        </w:rPr>
        <w:pPrChange w:id="569" w:author="Raphael Malyankar" w:date="2023-08-31T22:24:00Z">
          <w:pPr>
            <w:pStyle w:val="Heading1"/>
            <w:tabs>
              <w:tab w:val="left" w:pos="567"/>
            </w:tabs>
            <w:ind w:left="567" w:hanging="567"/>
          </w:pPr>
        </w:pPrChange>
      </w:pPr>
      <w:r w:rsidRPr="00D56521">
        <w:rPr>
          <w:lang w:eastAsia="en-GB"/>
        </w:rPr>
        <w:lastRenderedPageBreak/>
        <w:t xml:space="preserve"> </w:t>
      </w:r>
      <w:bookmarkStart w:id="570" w:name="_Toc144421203"/>
      <w:r w:rsidRPr="00D56521">
        <w:rPr>
          <w:lang w:eastAsia="en-GB"/>
        </w:rPr>
        <w:t>Abbreviations and Notation</w:t>
      </w:r>
      <w:bookmarkEnd w:id="570"/>
    </w:p>
    <w:p w14:paraId="672C963E" w14:textId="6BCD1D62" w:rsidR="003E7D16" w:rsidRPr="00D56521" w:rsidRDefault="003E7D16">
      <w:pPr>
        <w:pStyle w:val="Heading2"/>
        <w:rPr>
          <w:lang w:eastAsia="en-GB"/>
        </w:rPr>
        <w:pPrChange w:id="571" w:author="Raphael Malyankar" w:date="2023-08-31T22:24:00Z">
          <w:pPr>
            <w:pStyle w:val="Heading2"/>
            <w:tabs>
              <w:tab w:val="clear" w:pos="567"/>
            </w:tabs>
          </w:pPr>
        </w:pPrChange>
      </w:pPr>
      <w:bookmarkStart w:id="572" w:name="_Toc99104495"/>
      <w:bookmarkStart w:id="573" w:name="_Toc99104948"/>
      <w:bookmarkStart w:id="574" w:name="_Toc144421204"/>
      <w:bookmarkEnd w:id="572"/>
      <w:bookmarkEnd w:id="573"/>
      <w:r w:rsidRPr="00D56521">
        <w:rPr>
          <w:lang w:eastAsia="en-GB"/>
        </w:rPr>
        <w:t>Abbreviations</w:t>
      </w:r>
      <w:bookmarkEnd w:id="574"/>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ins w:id="575" w:author="Raphael Malyankar" w:date="2023-08-30T20:44:00Z"/>
          <w:lang w:eastAsia="en-GB"/>
        </w:rPr>
      </w:pPr>
      <w:r w:rsidRPr="00D56521">
        <w:rPr>
          <w:lang w:eastAsia="en-GB"/>
        </w:rPr>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ins w:id="576" w:author="Raphael Malyankar" w:date="2023-08-30T20:44:00Z">
        <w:r>
          <w:rPr>
            <w:lang w:eastAsia="en-GB"/>
          </w:rPr>
          <w:t>ENDS</w:t>
        </w:r>
        <w:r>
          <w:rPr>
            <w:lang w:eastAsia="en-GB"/>
          </w:rPr>
          <w:tab/>
          <w:t>Electronic Navigational Data Service</w:t>
        </w:r>
      </w:ins>
    </w:p>
    <w:p w14:paraId="296A8EB4" w14:textId="6B2A2A9A"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ins w:id="577" w:author="Raphael Malyankar" w:date="2023-08-30T20:16:00Z"/>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ins w:id="578" w:author="Raphael Malyankar" w:date="2023-08-30T20:16:00Z">
        <w:r>
          <w:rPr>
            <w:lang w:eastAsia="en-GB"/>
          </w:rPr>
          <w:t>SD</w:t>
        </w:r>
        <w:r>
          <w:rPr>
            <w:lang w:eastAsia="en-GB"/>
          </w:rPr>
          <w:tab/>
        </w:r>
      </w:ins>
      <w:ins w:id="579" w:author="Raphael Malyankar" w:date="2023-08-30T20:17:00Z">
        <w:r>
          <w:rPr>
            <w:lang w:eastAsia="en-GB"/>
          </w:rPr>
          <w:t>System Database</w:t>
        </w:r>
      </w:ins>
    </w:p>
    <w:p w14:paraId="3AE92D07" w14:textId="6455A2E3" w:rsidR="00F14ED1" w:rsidRPr="00D56521" w:rsidRDefault="00F14ED1" w:rsidP="004E61EE">
      <w:pPr>
        <w:spacing w:after="120" w:line="240" w:lineRule="auto"/>
        <w:rPr>
          <w:lang w:eastAsia="en-GB"/>
        </w:rPr>
      </w:pPr>
      <w:r w:rsidRPr="00D56521">
        <w:rPr>
          <w:lang w:eastAsia="en-GB"/>
        </w:rPr>
        <w:t>SENC</w:t>
      </w:r>
      <w:r w:rsidRPr="00D56521">
        <w:rPr>
          <w:lang w:eastAsia="en-GB"/>
        </w:rPr>
        <w:tab/>
        <w:t>System Electronic Navigational Chart</w:t>
      </w:r>
      <w:ins w:id="580" w:author="Raphael Malyankar" w:date="2023-08-31T20:26:00Z">
        <w:r w:rsidR="0022379D">
          <w:rPr>
            <w:lang w:eastAsia="en-GB"/>
          </w:rPr>
          <w:t xml:space="preserve"> (obsolete)</w:t>
        </w:r>
      </w:ins>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pPr>
        <w:pStyle w:val="Heading2"/>
        <w:rPr>
          <w:lang w:eastAsia="en-GB"/>
        </w:rPr>
        <w:pPrChange w:id="581" w:author="Raphael Malyankar" w:date="2023-08-31T22:24:00Z">
          <w:pPr>
            <w:pStyle w:val="Heading2"/>
            <w:tabs>
              <w:tab w:val="clear" w:pos="567"/>
            </w:tabs>
          </w:pPr>
        </w:pPrChange>
      </w:pPr>
      <w:bookmarkStart w:id="582" w:name="_Toc144421205"/>
      <w:commentRangeStart w:id="583"/>
      <w:r w:rsidRPr="00D56521">
        <w:rPr>
          <w:lang w:eastAsia="en-GB"/>
        </w:rPr>
        <w:t>Notation</w:t>
      </w:r>
      <w:bookmarkEnd w:id="582"/>
      <w:commentRangeEnd w:id="583"/>
      <w:r w:rsidR="006E1DB4">
        <w:rPr>
          <w:rStyle w:val="CommentReference"/>
          <w:rFonts w:eastAsia="MS Mincho"/>
          <w:b w:val="0"/>
          <w:bCs w:val="0"/>
        </w:rPr>
        <w:commentReference w:id="583"/>
      </w:r>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84"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84"/>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7AE452E7" w:rsidR="00480BC0" w:rsidRDefault="00480BC0" w:rsidP="00480BC0">
      <w:pPr>
        <w:pStyle w:val="Heading2"/>
        <w:rPr>
          <w:ins w:id="585" w:author="jonathan pritchard" w:date="2023-12-06T15:32:00Z"/>
          <w:lang w:eastAsia="en-GB"/>
        </w:rPr>
      </w:pPr>
      <w:ins w:id="586" w:author="jonathan pritchard" w:date="2023-12-06T15:32:00Z">
        <w:r>
          <w:rPr>
            <w:lang w:eastAsia="en-GB"/>
          </w:rPr>
          <w:t>Normative vs Informative.</w:t>
        </w:r>
      </w:ins>
    </w:p>
    <w:p w14:paraId="3361503B" w14:textId="447409F0" w:rsidR="00480BC0" w:rsidRPr="00480BC0" w:rsidRDefault="00480BC0">
      <w:pPr>
        <w:rPr>
          <w:ins w:id="587" w:author="jonathan pritchard" w:date="2023-12-06T15:32:00Z"/>
          <w:lang w:eastAsia="en-GB"/>
        </w:rPr>
        <w:pPrChange w:id="588" w:author="jonathan pritchard" w:date="2023-12-06T15:32:00Z">
          <w:pPr>
            <w:pStyle w:val="Heading2"/>
          </w:pPr>
        </w:pPrChange>
      </w:pPr>
      <w:commentRangeStart w:id="589"/>
      <w:commentRangeStart w:id="590"/>
      <w:ins w:id="591" w:author="jonathan pritchard" w:date="2023-12-06T15:32:00Z">
        <w:r>
          <w:rPr>
            <w:lang w:eastAsia="en-GB"/>
          </w:rPr>
          <w:t xml:space="preserve">[Insert words to describe the difference between content which is included to illustrate how implementation should take place </w:t>
        </w:r>
      </w:ins>
      <w:ins w:id="592" w:author="jonathan pritchard" w:date="2023-12-06T15:33:00Z">
        <w:r>
          <w:rPr>
            <w:lang w:eastAsia="en-GB"/>
          </w:rPr>
          <w:t>and content which is normative. Use of word “Shall” is used to denote requirements which implement mandatory functionality.</w:t>
        </w:r>
        <w:commentRangeEnd w:id="589"/>
        <w:r>
          <w:rPr>
            <w:rStyle w:val="CommentReference"/>
          </w:rPr>
          <w:commentReference w:id="589"/>
        </w:r>
      </w:ins>
      <w:commentRangeEnd w:id="590"/>
      <w:ins w:id="593" w:author="jonathan pritchard" w:date="2024-02-12T16:58:00Z">
        <w:r w:rsidR="005D36F8">
          <w:rPr>
            <w:rStyle w:val="CommentReference"/>
          </w:rPr>
          <w:commentReference w:id="590"/>
        </w:r>
      </w:ins>
      <w:ins w:id="594" w:author="jonathan pritchard" w:date="2023-12-06T15:33:00Z">
        <w:r>
          <w:rPr>
            <w:lang w:eastAsia="en-GB"/>
          </w:rPr>
          <w:t xml:space="preserve"> Headings use (Informative) to denote where technical definitions are contained in </w:t>
        </w:r>
      </w:ins>
      <w:ins w:id="595" w:author="jonathan pritchard" w:date="2023-12-06T15:34:00Z">
        <w:r>
          <w:rPr>
            <w:lang w:eastAsia="en-GB"/>
          </w:rPr>
          <w:t>product specific, machine readable catalogues.</w:t>
        </w:r>
      </w:ins>
    </w:p>
    <w:p w14:paraId="292A074A" w14:textId="77777777" w:rsidR="00AE2E01" w:rsidRPr="00D56521" w:rsidRDefault="00AE2E01" w:rsidP="004E61EE">
      <w:pPr>
        <w:pStyle w:val="dl"/>
        <w:spacing w:after="120" w:line="240" w:lineRule="auto"/>
        <w:ind w:left="0" w:firstLine="0"/>
        <w:jc w:val="both"/>
        <w:rPr>
          <w:lang w:eastAsia="en-GB"/>
        </w:rPr>
      </w:pPr>
    </w:p>
    <w:p w14:paraId="1BFE4A96" w14:textId="24424381" w:rsidR="0033324D" w:rsidRPr="00D56521" w:rsidRDefault="00E36AC7">
      <w:pPr>
        <w:pStyle w:val="Heading1"/>
        <w:pPrChange w:id="596" w:author="Raphael Malyankar" w:date="2023-08-31T22:24:00Z">
          <w:pPr>
            <w:pStyle w:val="Heading1"/>
            <w:tabs>
              <w:tab w:val="left" w:pos="567"/>
            </w:tabs>
            <w:ind w:left="567" w:hanging="567"/>
          </w:pPr>
        </w:pPrChange>
      </w:pPr>
      <w:bookmarkStart w:id="597" w:name="_Toc40990386"/>
      <w:bookmarkStart w:id="598" w:name="_Toc40990387"/>
      <w:bookmarkStart w:id="599" w:name="_Toc40990388"/>
      <w:bookmarkStart w:id="600" w:name="_Toc40990389"/>
      <w:bookmarkStart w:id="601" w:name="_Toc40990390"/>
      <w:bookmarkStart w:id="602" w:name="_Toc40990391"/>
      <w:bookmarkStart w:id="603" w:name="_Toc40990392"/>
      <w:bookmarkStart w:id="604" w:name="_Toc40990393"/>
      <w:bookmarkStart w:id="605" w:name="_Toc40990394"/>
      <w:bookmarkStart w:id="606" w:name="_Toc40990395"/>
      <w:bookmarkStart w:id="607" w:name="_Toc40990396"/>
      <w:bookmarkStart w:id="608" w:name="_Toc40990397"/>
      <w:bookmarkStart w:id="609" w:name="_Toc40990398"/>
      <w:bookmarkStart w:id="610" w:name="_Toc40990399"/>
      <w:bookmarkStart w:id="611" w:name="_Toc40990400"/>
      <w:bookmarkStart w:id="612" w:name="_Toc40990401"/>
      <w:bookmarkStart w:id="613" w:name="_Toc38829544"/>
      <w:bookmarkStart w:id="614" w:name="_Toc38830047"/>
      <w:bookmarkStart w:id="615" w:name="_Toc14442120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commentRangeStart w:id="616"/>
      <w:r w:rsidRPr="00D56521">
        <w:t xml:space="preserve">System </w:t>
      </w:r>
      <w:r w:rsidR="00D259B2" w:rsidRPr="00D56521">
        <w:t>C</w:t>
      </w:r>
      <w:r w:rsidR="0033324D" w:rsidRPr="00D56521">
        <w:t>oncept</w:t>
      </w:r>
      <w:r w:rsidR="004C242A" w:rsidRPr="00D56521">
        <w:t>s</w:t>
      </w:r>
      <w:r w:rsidR="0033324D" w:rsidRPr="00D56521">
        <w:t xml:space="preserve"> and </w:t>
      </w:r>
      <w:r w:rsidR="00D259B2" w:rsidRPr="00D56521">
        <w:t>L</w:t>
      </w:r>
      <w:r w:rsidR="0033324D" w:rsidRPr="00D56521">
        <w:t>imitations</w:t>
      </w:r>
      <w:bookmarkEnd w:id="615"/>
      <w:commentRangeEnd w:id="616"/>
      <w:r w:rsidR="006E1DB4">
        <w:rPr>
          <w:rStyle w:val="CommentReference"/>
          <w:rFonts w:eastAsia="MS Mincho"/>
          <w:b w:val="0"/>
          <w:bCs w:val="0"/>
        </w:rPr>
        <w:commentReference w:id="616"/>
      </w:r>
      <w:ins w:id="617" w:author="jonathan pritchard" w:date="2023-12-06T14:04:00Z">
        <w:r w:rsidR="00411D24">
          <w:t xml:space="preserve"> [INFORMATIVE]</w:t>
        </w:r>
      </w:ins>
    </w:p>
    <w:p w14:paraId="72A69B43" w14:textId="680D93B2" w:rsidR="00826285" w:rsidRPr="00D56521" w:rsidRDefault="00826285">
      <w:pPr>
        <w:pStyle w:val="Heading2"/>
        <w:pPrChange w:id="618" w:author="Raphael Malyankar" w:date="2023-08-31T22:24:00Z">
          <w:pPr>
            <w:pStyle w:val="Heading2"/>
            <w:tabs>
              <w:tab w:val="clear" w:pos="567"/>
            </w:tabs>
          </w:pPr>
        </w:pPrChange>
      </w:pPr>
      <w:bookmarkStart w:id="619" w:name="_Toc144421207"/>
      <w:r w:rsidRPr="00D56521">
        <w:t>The concepts of ENC</w:t>
      </w:r>
      <w:del w:id="620" w:author="Raphael Malyankar" w:date="2023-08-31T20:28:00Z">
        <w:r w:rsidRPr="00D56521" w:rsidDel="00C64C79">
          <w:delText>/SENC</w:delText>
        </w:r>
      </w:del>
      <w:ins w:id="621" w:author="Raphael Malyankar" w:date="2023-08-31T20:28:00Z">
        <w:r w:rsidR="00C64C79">
          <w:t>, ENDS and System Database</w:t>
        </w:r>
      </w:ins>
      <w:bookmarkEnd w:id="619"/>
    </w:p>
    <w:p w14:paraId="7C9F4ED3" w14:textId="269A8894" w:rsidR="00826285" w:rsidRPr="00D56521" w:rsidRDefault="00826285" w:rsidP="00AA0332">
      <w:pPr>
        <w:spacing w:after="120" w:line="240" w:lineRule="auto"/>
        <w:jc w:val="both"/>
      </w:pPr>
      <w:r w:rsidRPr="00D56521">
        <w:t xml:space="preserve">The </w:t>
      </w:r>
      <w:ins w:id="622" w:author="Raphael Malyankar" w:date="2023-08-31T20:28:00Z">
        <w:r w:rsidR="00C64C79">
          <w:t>Electronic Navigational D</w:t>
        </w:r>
      </w:ins>
      <w:ins w:id="623" w:author="Raphael Malyankar" w:date="2023-08-31T20:29:00Z">
        <w:r w:rsidR="00C64C79">
          <w:t xml:space="preserve">ata Service and </w:t>
        </w:r>
      </w:ins>
      <w:del w:id="624" w:author="Raphael Malyankar" w:date="2023-08-30T20:22:00Z">
        <w:r w:rsidRPr="00D56521" w:rsidDel="006665AC">
          <w:delText xml:space="preserve">SENC </w:delText>
        </w:r>
      </w:del>
      <w:ins w:id="625" w:author="Raphael Malyankar" w:date="2023-08-30T20:22:00Z">
        <w:r w:rsidR="006665AC">
          <w:t>System Database</w:t>
        </w:r>
        <w:r w:rsidR="006665AC" w:rsidRPr="00D56521">
          <w:t xml:space="preserve"> </w:t>
        </w:r>
      </w:ins>
      <w:r w:rsidRPr="00D56521">
        <w:t>concept</w:t>
      </w:r>
      <w:ins w:id="626" w:author="Raphael Malyankar" w:date="2023-08-31T20:29:00Z">
        <w:r w:rsidR="00C64C79">
          <w:t>s</w:t>
        </w:r>
      </w:ins>
      <w:r w:rsidRPr="00D56521">
        <w:t xml:space="preserve"> </w:t>
      </w:r>
      <w:del w:id="627" w:author="Raphael Malyankar" w:date="2023-08-31T15:32:00Z">
        <w:r w:rsidRPr="00D56521" w:rsidDel="00391671">
          <w:delText xml:space="preserve">extends to all S-100 products and for purposes of S-100 the </w:delText>
        </w:r>
      </w:del>
      <w:del w:id="628" w:author="Raphael Malyankar" w:date="2023-08-30T20:23:00Z">
        <w:r w:rsidRPr="00D56521" w:rsidDel="006665AC">
          <w:delText xml:space="preserve">SEND </w:delText>
        </w:r>
      </w:del>
      <w:r w:rsidRPr="00D56521">
        <w:t>include</w:t>
      </w:r>
      <w:del w:id="629" w:author="Raphael Malyankar" w:date="2023-08-31T20:29:00Z">
        <w:r w:rsidRPr="00D56521" w:rsidDel="00C64C79">
          <w:delText>s</w:delText>
        </w:r>
      </w:del>
      <w:r w:rsidRPr="00D56521">
        <w:t xml:space="preserve"> multiple products for use in navigation</w:t>
      </w:r>
      <w:del w:id="630" w:author="Raphael Malyankar" w:date="2023-08-31T15:32:00Z">
        <w:r w:rsidRPr="00D56521" w:rsidDel="00391671">
          <w:delText>s</w:delText>
        </w:r>
      </w:del>
      <w:r w:rsidRPr="00D56521">
        <w:t xml:space="preserve"> systems.</w:t>
      </w:r>
      <w:ins w:id="631" w:author="Raphael Malyankar" w:date="2023-08-30T20:38:00Z">
        <w:r w:rsidR="00BB4E9F">
          <w:t xml:space="preserve"> </w:t>
        </w:r>
      </w:ins>
      <w:ins w:id="632" w:author="Raphael Malyankar" w:date="2023-08-31T20:29:00Z">
        <w:r w:rsidR="00C64C79">
          <w:t>They were</w:t>
        </w:r>
      </w:ins>
      <w:ins w:id="633" w:author="Raphael Malyankar" w:date="2023-08-31T15:37:00Z">
        <w:r w:rsidR="0007117E">
          <w:t xml:space="preserve"> introduced in IMO MSC 530(106) and </w:t>
        </w:r>
      </w:ins>
      <w:ins w:id="634" w:author="Raphael Malyankar" w:date="2023-08-30T20:42:00Z">
        <w:r w:rsidR="00BB4E9F">
          <w:t>update</w:t>
        </w:r>
      </w:ins>
      <w:ins w:id="635" w:author="Raphael Malyankar" w:date="2023-08-30T20:39:00Z">
        <w:r w:rsidR="00BB4E9F">
          <w:t xml:space="preserve"> the concept</w:t>
        </w:r>
      </w:ins>
      <w:ins w:id="636" w:author="Raphael Malyankar" w:date="2023-08-30T20:42:00Z">
        <w:r w:rsidR="00BB4E9F">
          <w:t xml:space="preserve"> of SENC</w:t>
        </w:r>
      </w:ins>
      <w:ins w:id="637" w:author="Raphael Malyankar" w:date="2023-08-30T20:39:00Z">
        <w:r w:rsidR="00BB4E9F">
          <w:t xml:space="preserve"> in IMO MSC</w:t>
        </w:r>
      </w:ins>
      <w:ins w:id="638" w:author="Raphael Malyankar" w:date="2023-08-30T20:40:00Z">
        <w:r w:rsidR="00BB4E9F">
          <w:t>.232(82).</w:t>
        </w:r>
      </w:ins>
    </w:p>
    <w:p w14:paraId="069FEDAA" w14:textId="2A73E1B9" w:rsidR="00826285" w:rsidRPr="00D56521" w:rsidRDefault="00826285" w:rsidP="00AA0332">
      <w:pPr>
        <w:spacing w:after="120" w:line="240" w:lineRule="auto"/>
        <w:jc w:val="both"/>
      </w:pPr>
      <w:r w:rsidRPr="00D56521">
        <w:t>IMO MSC.</w:t>
      </w:r>
      <w:del w:id="639" w:author="Raphael Malyankar" w:date="2023-08-31T20:00:00Z">
        <w:r w:rsidRPr="00D56521" w:rsidDel="002514B8">
          <w:delText>232(82)</w:delText>
        </w:r>
      </w:del>
      <w:ins w:id="640" w:author="Raphael Malyankar" w:date="2023-08-31T20:00:00Z">
        <w:r w:rsidR="002514B8">
          <w:t>530(106)</w:t>
        </w:r>
      </w:ins>
      <w:r w:rsidRPr="00D56521">
        <w:t xml:space="preserve"> defines Electronic Navigational Chart (ENC)</w:t>
      </w:r>
      <w:ins w:id="641" w:author="Raphael Malyankar" w:date="2023-08-31T15:34:00Z">
        <w:r w:rsidR="00391671">
          <w:t>, Electronic Navigational Data Service (ENDS),</w:t>
        </w:r>
      </w:ins>
      <w:r w:rsidRPr="00D56521">
        <w:t xml:space="preserve"> and System </w:t>
      </w:r>
      <w:del w:id="642" w:author="Raphael Malyankar" w:date="2023-08-30T20:24:00Z">
        <w:r w:rsidRPr="00D56521" w:rsidDel="00EA38B6">
          <w:delText>Electronic Navigational</w:delText>
        </w:r>
      </w:del>
      <w:ins w:id="643" w:author="Raphael Malyankar" w:date="2023-08-30T20:24:00Z">
        <w:r w:rsidR="00EA38B6">
          <w:t>Database</w:t>
        </w:r>
      </w:ins>
      <w:del w:id="644" w:author="Raphael Malyankar" w:date="2023-08-31T15:34:00Z">
        <w:r w:rsidRPr="00D56521" w:rsidDel="00391671">
          <w:delText xml:space="preserve"> </w:delText>
        </w:r>
      </w:del>
      <w:del w:id="645" w:author="Raphael Malyankar" w:date="2023-08-30T20:43:00Z">
        <w:r w:rsidRPr="00D56521" w:rsidDel="00BB4E9F">
          <w:delText xml:space="preserve">Chart </w:delText>
        </w:r>
      </w:del>
      <w:del w:id="646" w:author="Raphael Malyankar" w:date="2023-08-31T15:34:00Z">
        <w:r w:rsidRPr="00D56521" w:rsidDel="00391671">
          <w:delText>(</w:delText>
        </w:r>
      </w:del>
      <w:del w:id="647" w:author="Raphael Malyankar" w:date="2023-08-30T20:24:00Z">
        <w:r w:rsidRPr="00D56521" w:rsidDel="00EA38B6">
          <w:delText>SENC</w:delText>
        </w:r>
      </w:del>
      <w:del w:id="648" w:author="Raphael Malyankar" w:date="2023-08-31T15:34:00Z">
        <w:r w:rsidRPr="00D56521" w:rsidDel="00391671">
          <w:delText>)</w:delText>
        </w:r>
      </w:del>
      <w:r w:rsidRPr="00D56521">
        <w:t xml:space="preserve"> as follows:</w:t>
      </w:r>
    </w:p>
    <w:p w14:paraId="406D53B9" w14:textId="3A03A1D6" w:rsidR="00826285" w:rsidRDefault="00826285" w:rsidP="00AA0332">
      <w:pPr>
        <w:pStyle w:val="BlockQuote"/>
        <w:spacing w:after="120" w:line="240" w:lineRule="auto"/>
        <w:jc w:val="both"/>
        <w:rPr>
          <w:ins w:id="649" w:author="Raphael Malyankar" w:date="2023-08-30T20:46:00Z"/>
        </w:rPr>
      </w:pPr>
      <w:r w:rsidRPr="00D56521">
        <w:t xml:space="preserve">3.2 Electronic Navigational Chart (ENC) means the database, standardized as to content, structure and format, issued for use with ECDIS by or on the authority of a Government, authorized </w:t>
      </w:r>
      <w:ins w:id="650" w:author="Raphael Malyankar" w:date="2023-08-30T20:41:00Z">
        <w:r w:rsidR="00BB4E9F">
          <w:t>h</w:t>
        </w:r>
      </w:ins>
      <w:del w:id="651" w:author="Raphael Malyankar" w:date="2023-08-30T20:41:00Z">
        <w:r w:rsidRPr="00D56521" w:rsidDel="00BB4E9F">
          <w:delText>H</w:delText>
        </w:r>
      </w:del>
      <w:r w:rsidRPr="00D56521">
        <w:t xml:space="preserve">ydrographic </w:t>
      </w:r>
      <w:ins w:id="652" w:author="Raphael Malyankar" w:date="2023-08-30T20:41:00Z">
        <w:r w:rsidR="00BB4E9F">
          <w:t>o</w:t>
        </w:r>
      </w:ins>
      <w:del w:id="653" w:author="Raphael Malyankar" w:date="2023-08-30T20:41:00Z">
        <w:r w:rsidRPr="00D56521" w:rsidDel="00BB4E9F">
          <w:delText>O</w:delText>
        </w:r>
      </w:del>
      <w:r w:rsidRPr="00D56521">
        <w:t>ffice or other relevant government institution, and conform</w:t>
      </w:r>
      <w:ins w:id="654" w:author="Raphael Malyankar" w:date="2023-08-30T20:41:00Z">
        <w:r w:rsidR="00BB4E9F">
          <w:t>ing</w:t>
        </w:r>
      </w:ins>
      <w:r w:rsidRPr="00D56521">
        <w:t xml:space="preserve"> to IHO standards. The ENC contains all the </w:t>
      </w:r>
      <w:ins w:id="655" w:author="Raphael Malyankar" w:date="2023-08-30T20:41:00Z">
        <w:r w:rsidR="00BB4E9F">
          <w:t xml:space="preserve">nautical </w:t>
        </w:r>
      </w:ins>
      <w:r w:rsidRPr="00D56521">
        <w:t>chart information necessary for safe navigation</w:t>
      </w:r>
      <w:del w:id="656" w:author="Raphael Malyankar" w:date="2023-08-30T20:41:00Z">
        <w:r w:rsidRPr="00D56521" w:rsidDel="00BB4E9F">
          <w:delText xml:space="preserve"> and may contain supplementary information in addition to that contained in the paper chart (e.g. sailing directions) which may be considered necessary for safe navigation</w:delText>
        </w:r>
      </w:del>
      <w:r w:rsidRPr="00D56521">
        <w:t>.</w:t>
      </w:r>
    </w:p>
    <w:p w14:paraId="5591E742" w14:textId="4CC9B201" w:rsidR="003D4621" w:rsidRPr="00D56521" w:rsidRDefault="003D4621" w:rsidP="003D4621">
      <w:pPr>
        <w:pStyle w:val="BlockQuote"/>
        <w:spacing w:after="120" w:line="240" w:lineRule="auto"/>
        <w:jc w:val="both"/>
      </w:pPr>
      <w:ins w:id="657" w:author="Raphael Malyankar" w:date="2023-08-30T20:46:00Z">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ins>
      <w:ins w:id="658" w:author="Raphael Malyankar" w:date="2023-08-30T20:47:00Z">
        <w:r>
          <w:t>compiled from nautical chart and nautical publication data,</w:t>
        </w:r>
        <w:r w:rsidRPr="003D4621">
          <w:t xml:space="preserve"> standardized as to content, structure and format</w:t>
        </w:r>
        <w:r>
          <w:t xml:space="preserve">, </w:t>
        </w:r>
      </w:ins>
      <w:ins w:id="659" w:author="Raphael Malyankar" w:date="2023-08-30T20:48:00Z">
        <w:r w:rsidRPr="003D4621">
          <w:t>issued for use with ECDIS by or on the authority of a Government, authorized hydrographic office or other relevant government institution, and conforming to IHO standard</w:t>
        </w:r>
        <w:r>
          <w:t xml:space="preserve">s; and, which is designed to meet the requirement of marine navigation and the nautical chart and nautical </w:t>
        </w:r>
      </w:ins>
      <w:ins w:id="660" w:author="Raphael Malyankar" w:date="2023-08-30T20:49:00Z">
        <w:r>
          <w:t xml:space="preserve">publications carriage requirements in SOLAS regulations V/19 and V/27. The navigational base layer of </w:t>
        </w:r>
      </w:ins>
      <w:ins w:id="661" w:author="Raphael Malyankar" w:date="2023-08-30T20:50:00Z">
        <w:r>
          <w:t>ENDS is the electronic navigational chart.</w:t>
        </w:r>
      </w:ins>
    </w:p>
    <w:p w14:paraId="3D31A631" w14:textId="128F0CDF" w:rsidR="00826285" w:rsidRPr="00D56521" w:rsidRDefault="00826285" w:rsidP="00AA0332">
      <w:pPr>
        <w:pStyle w:val="BlockQuote"/>
        <w:spacing w:after="120" w:line="240" w:lineRule="auto"/>
        <w:jc w:val="both"/>
      </w:pPr>
      <w:r w:rsidRPr="00D56521">
        <w:t>3.</w:t>
      </w:r>
      <w:ins w:id="662" w:author="Raphael Malyankar" w:date="2023-08-31T15:28:00Z">
        <w:r w:rsidR="00391671">
          <w:t>4</w:t>
        </w:r>
      </w:ins>
      <w:del w:id="663" w:author="Raphael Malyankar" w:date="2023-08-31T15:28:00Z">
        <w:r w:rsidRPr="00D56521" w:rsidDel="00391671">
          <w:delText>3</w:delText>
        </w:r>
      </w:del>
      <w:r w:rsidRPr="00D56521">
        <w:t xml:space="preserve"> System </w:t>
      </w:r>
      <w:del w:id="664" w:author="Raphael Malyankar" w:date="2023-08-31T15:29:00Z">
        <w:r w:rsidRPr="00D56521" w:rsidDel="00391671">
          <w:delText>Electronic Navigational Chart (SENC)</w:delText>
        </w:r>
      </w:del>
      <w:ins w:id="665" w:author="Raphael Malyankar" w:date="2023-08-31T15:29:00Z">
        <w:r w:rsidR="00391671">
          <w:t>Database</w:t>
        </w:r>
      </w:ins>
      <w:r w:rsidRPr="00D56521">
        <w:t xml:space="preserve"> means a database, in the manufacturer</w:t>
      </w:r>
      <w:r w:rsidRPr="00D56521">
        <w:rPr>
          <w:rFonts w:cs="Arial"/>
        </w:rPr>
        <w:t>’</w:t>
      </w:r>
      <w:r w:rsidRPr="00D56521">
        <w:t xml:space="preserve">s internal ECDIS format, resulting from the lossless transformation of the </w:t>
      </w:r>
      <w:del w:id="666" w:author="Raphael Malyankar" w:date="2023-08-31T15:30:00Z">
        <w:r w:rsidRPr="00D56521" w:rsidDel="00391671">
          <w:delText>entire ENC</w:delText>
        </w:r>
      </w:del>
      <w:ins w:id="667" w:author="Raphael Malyankar" w:date="2023-08-31T15:30:00Z">
        <w:r w:rsidR="00391671">
          <w:t>ENDS</w:t>
        </w:r>
      </w:ins>
      <w:r w:rsidRPr="00D56521">
        <w:t xml:space="preserve"> contents and its updates. It is this database that is accessed by ECDIS for the display generation and other navigational functions, and is equivalent to </w:t>
      </w:r>
      <w:ins w:id="668" w:author="Raphael Malyankar" w:date="2023-08-31T15:31:00Z">
        <w:r w:rsidR="00391671">
          <w:t>[</w:t>
        </w:r>
      </w:ins>
      <w:r w:rsidRPr="00D56521">
        <w:t>an</w:t>
      </w:r>
      <w:ins w:id="669" w:author="Raphael Malyankar" w:date="2023-08-31T15:31:00Z">
        <w:r w:rsidR="00391671">
          <w:t>]</w:t>
        </w:r>
      </w:ins>
      <w:r w:rsidRPr="00D56521">
        <w:t xml:space="preserve"> up-to-date </w:t>
      </w:r>
      <w:del w:id="670" w:author="Raphael Malyankar" w:date="2023-08-31T15:31:00Z">
        <w:r w:rsidRPr="00D56521" w:rsidDel="00391671">
          <w:delText>paper chart. The SENC may also contain information added by the mariner and information from other sources</w:delText>
        </w:r>
      </w:del>
      <w:ins w:id="671" w:author="Raphael Malyankar" w:date="2023-08-31T15:31:00Z">
        <w:r w:rsidR="00391671">
          <w:t>ENDS</w:t>
        </w:r>
      </w:ins>
      <w:r w:rsidRPr="00D56521">
        <w:t>.</w:t>
      </w:r>
    </w:p>
    <w:p w14:paraId="23B6E7F5" w14:textId="28286C34" w:rsidR="00E71512" w:rsidRPr="00D56521" w:rsidRDefault="0007117E" w:rsidP="00AA0332">
      <w:pPr>
        <w:pStyle w:val="BlockQuote"/>
        <w:spacing w:after="120" w:line="240" w:lineRule="auto"/>
        <w:ind w:left="0"/>
        <w:jc w:val="both"/>
        <w:rPr>
          <w:i w:val="0"/>
        </w:rPr>
      </w:pPr>
      <w:ins w:id="672" w:author="Raphael Malyankar" w:date="2023-08-31T15:37:00Z">
        <w:r>
          <w:t>For S-100 purposes, the System Database is compiled from multiple S-100-based products.</w:t>
        </w:r>
      </w:ins>
    </w:p>
    <w:p w14:paraId="11B34173" w14:textId="77777777" w:rsidR="00826285" w:rsidRPr="00D56521" w:rsidRDefault="00826285">
      <w:pPr>
        <w:pStyle w:val="Heading2"/>
        <w:pPrChange w:id="673" w:author="Raphael Malyankar" w:date="2023-08-31T22:24:00Z">
          <w:pPr>
            <w:pStyle w:val="Heading2"/>
            <w:tabs>
              <w:tab w:val="clear" w:pos="567"/>
            </w:tabs>
          </w:pPr>
        </w:pPrChange>
      </w:pPr>
      <w:bookmarkStart w:id="674" w:name="_Ref98329076"/>
      <w:bookmarkStart w:id="675" w:name="_Ref98339151"/>
      <w:bookmarkStart w:id="676" w:name="_Ref98339270"/>
      <w:bookmarkStart w:id="677" w:name="_Toc144421208"/>
      <w:r w:rsidRPr="00D56521">
        <w:t>ECDIS concept, limitations, and challenges</w:t>
      </w:r>
      <w:bookmarkEnd w:id="674"/>
      <w:bookmarkEnd w:id="675"/>
      <w:bookmarkEnd w:id="676"/>
      <w:bookmarkEnd w:id="677"/>
    </w:p>
    <w:p w14:paraId="2C9C6850" w14:textId="490F9535" w:rsidR="0053774B" w:rsidRDefault="0053774B" w:rsidP="00AA0332">
      <w:pPr>
        <w:spacing w:after="120" w:line="240" w:lineRule="auto"/>
        <w:jc w:val="both"/>
        <w:rPr>
          <w:ins w:id="678" w:author="Raphael Malyankar" w:date="2023-08-31T15:50:00Z"/>
        </w:rPr>
      </w:pPr>
      <w:ins w:id="679" w:author="Raphael Malyankar" w:date="2023-08-31T15:50:00Z">
        <w:r>
          <w:t xml:space="preserve">IMO MSC 530(106) also defines </w:t>
        </w:r>
        <w:r w:rsidRPr="0053774B">
          <w:t>Electronic Chart Display and Information System (ECDIS)</w:t>
        </w:r>
        <w:r>
          <w:t>:</w:t>
        </w:r>
      </w:ins>
    </w:p>
    <w:p w14:paraId="6076448B" w14:textId="77719BF4" w:rsidR="00F14ED1" w:rsidRPr="0053774B" w:rsidRDefault="0053774B">
      <w:pPr>
        <w:pStyle w:val="BlockQuote"/>
        <w:pPrChange w:id="680" w:author="Raphael Malyankar" w:date="2023-08-31T15:50:00Z">
          <w:pPr>
            <w:spacing w:after="120" w:line="240" w:lineRule="auto"/>
            <w:jc w:val="both"/>
          </w:pPr>
        </w:pPrChange>
      </w:pPr>
      <w:ins w:id="681" w:author="Raphael Malyankar" w:date="2023-08-31T15:50:00Z">
        <w:r w:rsidRPr="0053774B">
          <w:t xml:space="preserve">3.1 </w:t>
        </w:r>
      </w:ins>
      <w:r w:rsidR="00F14ED1" w:rsidRPr="0053774B">
        <w:t xml:space="preserve">Electronic Chart Display and Information System (ECDIS) </w:t>
      </w:r>
      <w:ins w:id="682" w:author="Raphael Malyankar" w:date="2023-08-31T15:54:00Z">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ins>
      <w:del w:id="683" w:author="Raphael Malyankar" w:date="2023-08-31T15:54:00Z">
        <w:r w:rsidR="00F14ED1" w:rsidRPr="0053774B" w:rsidDel="0053774B">
          <w:delText xml:space="preserve">means a navigation information system which with adequate back-up arrangements can be accepted as complying with the up-to-date </w:delText>
        </w:r>
      </w:del>
      <w:del w:id="684" w:author="Raphael Malyankar" w:date="2023-08-31T15:51:00Z">
        <w:r w:rsidR="00F14ED1" w:rsidRPr="0053774B" w:rsidDel="0053774B">
          <w:delText xml:space="preserve">chart </w:delText>
        </w:r>
      </w:del>
      <w:del w:id="685" w:author="Raphael Malyankar" w:date="2023-08-31T15:54:00Z">
        <w:r w:rsidR="00F14ED1" w:rsidRPr="0053774B" w:rsidDel="0053774B">
          <w:delText xml:space="preserve">required by regulations V/19 and V/27 of the 1974 SOLAS Convention, as amended, by displaying selected information from a </w:delText>
        </w:r>
        <w:r w:rsidR="000F49BE" w:rsidRPr="0053774B" w:rsidDel="0053774B">
          <w:delText>S</w:delText>
        </w:r>
        <w:r w:rsidR="00F14ED1" w:rsidRPr="0053774B" w:rsidDel="0053774B">
          <w:delText xml:space="preserve">ystem </w:delText>
        </w:r>
      </w:del>
      <w:del w:id="686" w:author="Raphael Malyankar" w:date="2023-08-31T15:49:00Z">
        <w:r w:rsidR="000F49BE" w:rsidRPr="0053774B" w:rsidDel="0053774B">
          <w:delText>E</w:delText>
        </w:r>
        <w:r w:rsidR="00F14ED1" w:rsidRPr="0053774B" w:rsidDel="0053774B">
          <w:delText xml:space="preserve">lectronic </w:delText>
        </w:r>
        <w:r w:rsidR="000F49BE" w:rsidRPr="0053774B" w:rsidDel="0053774B">
          <w:delText>N</w:delText>
        </w:r>
        <w:r w:rsidR="00F14ED1" w:rsidRPr="0053774B" w:rsidDel="0053774B">
          <w:delText>avigational chart (SENC)</w:delText>
        </w:r>
      </w:del>
      <w:del w:id="687" w:author="Raphael Malyankar" w:date="2023-08-31T15:54:00Z">
        <w:r w:rsidR="00F14ED1" w:rsidRPr="0053774B" w:rsidDel="0053774B">
          <w:delText xml:space="preserve"> with positional information from navigation sensors to assist the mariner in </w:delText>
        </w:r>
      </w:del>
      <w:del w:id="688" w:author="Raphael Malyankar" w:date="2023-08-31T15:52:00Z">
        <w:r w:rsidR="000F49BE" w:rsidRPr="0053774B" w:rsidDel="0053774B">
          <w:delText>voyage</w:delText>
        </w:r>
        <w:r w:rsidR="00F14ED1" w:rsidRPr="0053774B" w:rsidDel="0053774B">
          <w:delText xml:space="preserve"> </w:delText>
        </w:r>
      </w:del>
      <w:del w:id="689" w:author="Raphael Malyankar" w:date="2023-08-31T15:54:00Z">
        <w:r w:rsidR="00F14ED1" w:rsidRPr="0053774B" w:rsidDel="0053774B">
          <w:delText>planning and route monitoring</w:delText>
        </w:r>
      </w:del>
      <w:del w:id="690" w:author="Raphael Malyankar" w:date="2023-08-31T15:52:00Z">
        <w:r w:rsidR="00F14ED1" w:rsidRPr="0053774B" w:rsidDel="0053774B">
          <w:delText>,</w:delText>
        </w:r>
      </w:del>
      <w:del w:id="691" w:author="Raphael Malyankar" w:date="2023-08-31T15:54:00Z">
        <w:r w:rsidR="00F14ED1" w:rsidRPr="0053774B" w:rsidDel="0053774B">
          <w:delText xml:space="preserve"> and if required display additional navigation-related information</w:delText>
        </w:r>
        <w:r w:rsidR="000F49BE" w:rsidRPr="0053774B" w:rsidDel="0053774B">
          <w:delText xml:space="preserve"> in day, dusk and night mode</w:delText>
        </w:r>
        <w:r w:rsidR="00F14ED1" w:rsidRPr="0053774B" w:rsidDel="0053774B">
          <w:delText>.</w:delText>
        </w:r>
      </w:del>
    </w:p>
    <w:p w14:paraId="34306569" w14:textId="20AF3E7E" w:rsidR="00F14ED1" w:rsidRPr="00D56521" w:rsidRDefault="00F14ED1" w:rsidP="00AA0332">
      <w:pPr>
        <w:spacing w:after="120" w:line="240" w:lineRule="auto"/>
        <w:jc w:val="both"/>
      </w:pPr>
      <w:del w:id="692" w:author="Raphael Malyankar" w:date="2023-08-31T15:56:00Z">
        <w:r w:rsidRPr="00D56521" w:rsidDel="000C6BB9">
          <w:delText xml:space="preserve">The concept of ECDIS is outlined in the introduction section of the IMO Performance Standards MSC 232(82). </w:delText>
        </w:r>
      </w:del>
      <w:r w:rsidRPr="00D56521">
        <w:t xml:space="preserve">The following </w:t>
      </w:r>
      <w:r w:rsidR="00384F14" w:rsidRPr="00D56521">
        <w:t xml:space="preserve">list explains more of the </w:t>
      </w:r>
      <w:ins w:id="693" w:author="Raphael Malyankar" w:date="2023-08-31T15:57:00Z">
        <w:r w:rsidR="000C6BB9">
          <w:t xml:space="preserve">ECDIS </w:t>
        </w:r>
      </w:ins>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09E6F4C3" w:rsidR="00F14ED1" w:rsidRPr="00D56521" w:rsidRDefault="00F14ED1" w:rsidP="00AE2737">
      <w:pPr>
        <w:pStyle w:val="ListParagraph"/>
        <w:numPr>
          <w:ilvl w:val="0"/>
          <w:numId w:val="37"/>
        </w:numPr>
        <w:spacing w:after="120" w:line="240" w:lineRule="auto"/>
        <w:jc w:val="both"/>
      </w:pPr>
      <w:r w:rsidRPr="00D56521">
        <w:t>ECDIS, used together with official data, [is] accepted as complying with the up-to-date charts carriage requirements for nautical publications required by regulation V/19 of the 1974 SOLAS Convention amended in 2009. Electronic chart systems not meeting these ECDIS specifications of IHO and IMO, or ECDIS using non-official data, are known as ECS (Electronic Chart Systems).</w:t>
      </w:r>
    </w:p>
    <w:p w14:paraId="1043F4CA" w14:textId="7BCA2541" w:rsidR="000F49BE" w:rsidRPr="00D56521" w:rsidRDefault="000F49BE" w:rsidP="00AE2737">
      <w:pPr>
        <w:pStyle w:val="ListParagraph"/>
        <w:numPr>
          <w:ilvl w:val="0"/>
          <w:numId w:val="37"/>
        </w:numPr>
        <w:spacing w:after="120" w:line="240" w:lineRule="auto"/>
        <w:jc w:val="both"/>
      </w:pPr>
      <w:r w:rsidRPr="00D56521">
        <w:t xml:space="preserve">Chart information may be used in conjunction with a radar overlay on ECDIS. Integration of tracked radar targets provided for collision avoidance radar (ARPA), targets tracked by AIS (Automatic Identification System) into the ECDIS display is another option, as well as other </w:t>
      </w:r>
      <w:r w:rsidRPr="00D56521">
        <w:lastRenderedPageBreak/>
        <w:t xml:space="preserve">navigational information 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24C86248"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(alarms,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4183D559"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are likely to be “dual-fuel” in that they will have both S-57 and S-101 ENCs. It is possible that there will be situations where the navigation screen has to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694" w:author="jonathan pritchard" w:date="2024-01-15T10:48:00Z">
        <w:r w:rsidR="009A245C">
          <w:t xml:space="preserve"> </w:t>
        </w:r>
      </w:ins>
      <w:r w:rsidRPr="00D56521">
        <w:t>handling options, based on ship</w:t>
      </w:r>
      <w:del w:id="695" w:author="jonathan pritchard" w:date="2024-01-15T10:49:00Z">
        <w:r w:rsidRPr="00D56521" w:rsidDel="009A245C">
          <w:delText>'</w:delText>
        </w:r>
      </w:del>
      <w:ins w:id="696" w:author="jonathan pritchard" w:date="2024-01-15T10:49:00Z">
        <w:r w:rsidR="009A245C">
          <w:t>’</w:t>
        </w:r>
      </w:ins>
      <w:r w:rsidRPr="00D56521">
        <w:t>s characteristics, alphanumeric navigation information (ship</w:t>
      </w:r>
      <w:del w:id="697" w:author="jonathan pritchard" w:date="2024-01-15T10:49:00Z">
        <w:r w:rsidRPr="00D56521" w:rsidDel="009A245C">
          <w:delText>'</w:delText>
        </w:r>
      </w:del>
      <w:ins w:id="698"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0DED5272" w:rsidR="00994DB8" w:rsidRPr="00D56521" w:rsidRDefault="00994DB8" w:rsidP="00AE2737">
      <w:pPr>
        <w:pStyle w:val="ListParagraph"/>
        <w:numPr>
          <w:ilvl w:val="0"/>
          <w:numId w:val="14"/>
        </w:numPr>
        <w:spacing w:after="60" w:line="240" w:lineRule="auto"/>
        <w:jc w:val="both"/>
      </w:pPr>
      <w:r w:rsidRPr="00D56521">
        <w:t>navigational indications and alarms 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5D858487" w:rsidR="00994DB8" w:rsidRPr="00D56521" w:rsidRDefault="00994DB8" w:rsidP="00AE2737">
      <w:pPr>
        <w:pStyle w:val="ListParagraph"/>
        <w:numPr>
          <w:ilvl w:val="0"/>
          <w:numId w:val="13"/>
        </w:numPr>
        <w:spacing w:after="60" w:line="240" w:lineRule="auto"/>
        <w:jc w:val="both"/>
      </w:pPr>
      <w:r w:rsidRPr="00D56521">
        <w:lastRenderedPageBreak/>
        <w:t>overlaying/removing radar video or radar target information (in order to: confirm ship</w:t>
      </w:r>
      <w:del w:id="699" w:author="jonathan pritchard" w:date="2024-01-15T10:49:00Z">
        <w:r w:rsidRPr="00D56521" w:rsidDel="009A245C">
          <w:delText>'</w:delText>
        </w:r>
      </w:del>
      <w:ins w:id="700" w:author="jonathan pritchard" w:date="2024-01-15T10:49:00Z">
        <w:r w:rsidR="009A245C">
          <w:t>’</w:t>
        </w:r>
      </w:ins>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4099FD98"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del w:id="701" w:author="jonathan pritchard" w:date="2024-01-15T10:49:00Z">
        <w:r w:rsidRPr="00D56521" w:rsidDel="009A245C">
          <w:delText>"</w:delText>
        </w:r>
      </w:del>
      <w:ins w:id="702" w:author="jonathan pritchard" w:date="2024-01-15T10:49:00Z">
        <w:r w:rsidR="009A245C">
          <w:t>“</w:t>
        </w:r>
      </w:ins>
      <w:r w:rsidRPr="00D56521">
        <w:t>too close approach to safety contour</w:t>
      </w:r>
      <w:del w:id="703" w:author="jonathan pritchard" w:date="2024-01-15T10:49:00Z">
        <w:r w:rsidRPr="00D56521" w:rsidDel="009A245C">
          <w:delText>"</w:delText>
        </w:r>
      </w:del>
      <w:ins w:id="704" w:author="jonathan pritchard" w:date="2024-01-15T10:49:00Z">
        <w:r w:rsidR="009A245C">
          <w:t>”</w:t>
        </w:r>
      </w:ins>
      <w:r w:rsidRPr="00D56521">
        <w:t xml:space="preserve">; </w:t>
      </w:r>
      <w:del w:id="705" w:author="jonathan pritchard" w:date="2024-01-15T10:49:00Z">
        <w:r w:rsidRPr="00D56521" w:rsidDel="009A245C">
          <w:delText>"</w:delText>
        </w:r>
      </w:del>
      <w:ins w:id="706" w:author="jonathan pritchard" w:date="2024-01-15T10:49:00Z">
        <w:r w:rsidR="009A245C">
          <w:t>“</w:t>
        </w:r>
      </w:ins>
      <w:r w:rsidRPr="00D56521">
        <w:t>about to enter prohibited area</w:t>
      </w:r>
      <w:del w:id="707" w:author="jonathan pritchard" w:date="2024-01-15T10:49:00Z">
        <w:r w:rsidRPr="00D56521" w:rsidDel="009A245C">
          <w:delText>"</w:delText>
        </w:r>
      </w:del>
      <w:ins w:id="708" w:author="jonathan pritchard" w:date="2024-01-15T10:49:00Z">
        <w:r w:rsidR="009A245C">
          <w:t>”</w:t>
        </w:r>
      </w:ins>
      <w:r w:rsidRPr="00D56521">
        <w:t xml:space="preserve">; </w:t>
      </w:r>
      <w:del w:id="709" w:author="jonathan pritchard" w:date="2024-01-15T10:49:00Z">
        <w:r w:rsidRPr="00D56521" w:rsidDel="009A245C">
          <w:delText>"</w:delText>
        </w:r>
      </w:del>
      <w:ins w:id="710" w:author="jonathan pritchard" w:date="2024-01-15T10:49:00Z">
        <w:r w:rsidR="009A245C">
          <w:t>“</w:t>
        </w:r>
      </w:ins>
      <w:r w:rsidRPr="00D56521">
        <w:t>overscale display</w:t>
      </w:r>
      <w:del w:id="711" w:author="jonathan pritchard" w:date="2024-01-15T10:49:00Z">
        <w:r w:rsidRPr="00D56521" w:rsidDel="009A245C">
          <w:delText>"</w:delText>
        </w:r>
      </w:del>
      <w:ins w:id="712" w:author="jonathan pritchard" w:date="2024-01-15T10:49:00Z">
        <w:r w:rsidR="009A245C">
          <w:t>”</w:t>
        </w:r>
      </w:ins>
      <w:r w:rsidRPr="00D56521">
        <w:t xml:space="preserve">; </w:t>
      </w:r>
      <w:del w:id="713" w:author="jonathan pritchard" w:date="2024-01-15T10:49:00Z">
        <w:r w:rsidRPr="00D56521" w:rsidDel="009A245C">
          <w:delText>"</w:delText>
        </w:r>
      </w:del>
      <w:ins w:id="714" w:author="jonathan pritchard" w:date="2024-01-15T10:49:00Z">
        <w:r w:rsidR="009A245C">
          <w:t>“</w:t>
        </w:r>
      </w:ins>
      <w:r w:rsidRPr="00D56521">
        <w:t>more detailed (larger scale) data available</w:t>
      </w:r>
      <w:del w:id="715" w:author="jonathan pritchard" w:date="2024-01-15T10:49:00Z">
        <w:r w:rsidRPr="00D56521" w:rsidDel="009A245C">
          <w:delText>"</w:delText>
        </w:r>
      </w:del>
      <w:ins w:id="716" w:author="jonathan pritchard" w:date="2024-01-15T10:49:00Z">
        <w:r w:rsidR="009A245C">
          <w:t>”</w:t>
        </w:r>
      </w:ins>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pPr>
        <w:pStyle w:val="Heading3"/>
        <w:pPrChange w:id="717" w:author="jonathan pritchard" w:date="2024-02-09T12:38:00Z">
          <w:pPr>
            <w:pStyle w:val="Heading3"/>
            <w:spacing w:after="120"/>
          </w:pPr>
        </w:pPrChange>
      </w:pPr>
      <w:bookmarkStart w:id="718" w:name="_Toc144421209"/>
      <w:commentRangeStart w:id="719"/>
      <w:r w:rsidRPr="00D56521">
        <w:t>Depth Related Functionality</w:t>
      </w:r>
      <w:bookmarkEnd w:id="718"/>
      <w:commentRangeEnd w:id="719"/>
      <w:r w:rsidR="006E1DB4">
        <w:rPr>
          <w:rStyle w:val="CommentReference"/>
          <w:b w:val="0"/>
          <w:bCs w:val="0"/>
        </w:rPr>
        <w:commentReference w:id="719"/>
      </w:r>
    </w:p>
    <w:p w14:paraId="34A00F6F" w14:textId="77777777" w:rsidR="00FE25F2" w:rsidRPr="00D56521" w:rsidRDefault="00FE25F2" w:rsidP="00AA0332">
      <w:pPr>
        <w:spacing w:after="120" w:line="240" w:lineRule="auto"/>
        <w:jc w:val="both"/>
      </w:pPr>
      <w:r w:rsidRPr="00D56521">
        <w:t>Depth information may be adjusted by water level height. When water level adjustment is provided:</w:t>
      </w:r>
    </w:p>
    <w:p w14:paraId="7B7CDDED" w14:textId="77777777" w:rsidR="00FE25F2" w:rsidRPr="00D56521" w:rsidRDefault="00FE25F2" w:rsidP="00AE2737">
      <w:pPr>
        <w:numPr>
          <w:ilvl w:val="0"/>
          <w:numId w:val="66"/>
        </w:numPr>
        <w:spacing w:after="120" w:line="240" w:lineRule="auto"/>
        <w:jc w:val="both"/>
      </w:pPr>
      <w:r w:rsidRPr="00D56521">
        <w:t>The system shall default to no water level adjustment.</w:t>
      </w:r>
    </w:p>
    <w:p w14:paraId="005ACDAE" w14:textId="77777777" w:rsidR="00FE25F2" w:rsidRPr="00D56521" w:rsidRDefault="00FE25F2" w:rsidP="00AE2737">
      <w:pPr>
        <w:numPr>
          <w:ilvl w:val="0"/>
          <w:numId w:val="66"/>
        </w:numPr>
        <w:spacing w:after="60" w:line="240" w:lineRule="auto"/>
        <w:ind w:hanging="357"/>
        <w:jc w:val="both"/>
      </w:pPr>
      <w:r w:rsidRPr="00D56521">
        <w:t>The mariner may select one for the following methods of depth adjustment:</w:t>
      </w:r>
    </w:p>
    <w:p w14:paraId="36913400" w14:textId="79EDF184" w:rsidR="00FE25F2" w:rsidRPr="00D56521" w:rsidRDefault="00FE25F2" w:rsidP="00AE2737">
      <w:pPr>
        <w:numPr>
          <w:ilvl w:val="0"/>
          <w:numId w:val="67"/>
        </w:numPr>
        <w:spacing w:after="60" w:line="240" w:lineRule="auto"/>
        <w:ind w:hanging="357"/>
        <w:jc w:val="both"/>
      </w:pPr>
      <w:r w:rsidRPr="00D56521">
        <w:t>Current date and time</w:t>
      </w:r>
      <w:r w:rsidR="00A82152" w:rsidRPr="00D56521">
        <w:t>;</w:t>
      </w:r>
    </w:p>
    <w:p w14:paraId="7B84A8C8" w14:textId="38573E3A" w:rsidR="00FE25F2" w:rsidRPr="00D56521" w:rsidRDefault="00FE25F2" w:rsidP="00AE2737">
      <w:pPr>
        <w:numPr>
          <w:ilvl w:val="0"/>
          <w:numId w:val="67"/>
        </w:numPr>
        <w:spacing w:after="60" w:line="240" w:lineRule="auto"/>
        <w:ind w:hanging="357"/>
        <w:jc w:val="both"/>
      </w:pPr>
      <w:r w:rsidRPr="00D56521">
        <w:t>A mariner specified date and time</w:t>
      </w:r>
      <w:r w:rsidR="00A82152" w:rsidRPr="00D56521">
        <w:t>;</w:t>
      </w:r>
    </w:p>
    <w:p w14:paraId="2B4C0581" w14:textId="05FB18DB" w:rsidR="00FE25F2" w:rsidRPr="00D56521" w:rsidRDefault="00FE25F2" w:rsidP="00AE2737">
      <w:pPr>
        <w:numPr>
          <w:ilvl w:val="0"/>
          <w:numId w:val="67"/>
        </w:numPr>
        <w:spacing w:after="120" w:line="240" w:lineRule="auto"/>
        <w:ind w:left="714" w:hanging="357"/>
        <w:jc w:val="both"/>
      </w:pPr>
      <w:r w:rsidRPr="00D56521">
        <w:t xml:space="preserve">Where the ECDIS supports schedules, the depth at the predicted date and time of transit in each area along </w:t>
      </w:r>
      <w:r w:rsidR="00256259" w:rsidRPr="00D56521">
        <w:t>a</w:t>
      </w:r>
      <w:r w:rsidRPr="00D56521">
        <w:t xml:space="preserve"> route </w:t>
      </w:r>
      <w:commentRangeStart w:id="720"/>
      <w:commentRangeStart w:id="721"/>
      <w:r w:rsidRPr="00D56521">
        <w:t>(</w:t>
      </w:r>
      <w:r w:rsidRPr="00D56521">
        <w:rPr>
          <w:i/>
          <w:iCs/>
        </w:rPr>
        <w:t>Comment: This is the feature that will reduce the mariner workload. Additionally, manually setting the time is prone to errors</w:t>
      </w:r>
      <w:r w:rsidRPr="00D56521">
        <w:t>)</w:t>
      </w:r>
      <w:r w:rsidR="00A82152" w:rsidRPr="00D56521">
        <w:t>.</w:t>
      </w:r>
      <w:commentRangeEnd w:id="720"/>
      <w:r w:rsidR="006E1DB4">
        <w:rPr>
          <w:rStyle w:val="CommentReference"/>
        </w:rPr>
        <w:commentReference w:id="720"/>
      </w:r>
      <w:commentRangeEnd w:id="721"/>
      <w:r w:rsidR="009A245C">
        <w:rPr>
          <w:rStyle w:val="CommentReference"/>
        </w:rPr>
        <w:commentReference w:id="721"/>
      </w:r>
    </w:p>
    <w:p w14:paraId="1E7C01A7" w14:textId="33BA4758" w:rsidR="00FE25F2" w:rsidRPr="00D56521" w:rsidRDefault="00FE25F2" w:rsidP="00AE2737">
      <w:pPr>
        <w:numPr>
          <w:ilvl w:val="0"/>
          <w:numId w:val="66"/>
        </w:numPr>
        <w:spacing w:after="60" w:line="240" w:lineRule="auto"/>
        <w:ind w:hanging="357"/>
        <w:jc w:val="both"/>
      </w:pPr>
      <w:r w:rsidRPr="00D56521">
        <w:t>When water level adjustment is applied</w:t>
      </w:r>
      <w:r w:rsidR="00256259" w:rsidRPr="00D56521">
        <w:t xml:space="preserve"> (full details provided in Appendix C-4)</w:t>
      </w:r>
      <w:r w:rsidRPr="00D56521">
        <w:t>:</w:t>
      </w:r>
    </w:p>
    <w:p w14:paraId="16582AB4" w14:textId="0CF53E9C" w:rsidR="00FE25F2" w:rsidRPr="00D56521" w:rsidRDefault="00FE25F2" w:rsidP="00AE2737">
      <w:pPr>
        <w:numPr>
          <w:ilvl w:val="0"/>
          <w:numId w:val="68"/>
        </w:numPr>
        <w:spacing w:after="60" w:line="240" w:lineRule="auto"/>
        <w:ind w:hanging="357"/>
        <w:jc w:val="both"/>
      </w:pPr>
      <w:r w:rsidRPr="00D56521">
        <w:t>The safety contour, depth zone shades, safety depth and indication of isolated dangers shall use the adjusted depth</w:t>
      </w:r>
      <w:r w:rsidR="00A82152" w:rsidRPr="00D56521">
        <w:t>;</w:t>
      </w:r>
    </w:p>
    <w:p w14:paraId="4F6AF65C" w14:textId="376FB13A" w:rsidR="00FE25F2" w:rsidRPr="00D56521" w:rsidRDefault="00FE25F2" w:rsidP="00AE2737">
      <w:pPr>
        <w:numPr>
          <w:ilvl w:val="0"/>
          <w:numId w:val="68"/>
        </w:numPr>
        <w:spacing w:after="60" w:line="240" w:lineRule="auto"/>
        <w:ind w:hanging="357"/>
        <w:jc w:val="both"/>
      </w:pPr>
      <w:r w:rsidRPr="00D56521">
        <w:t>The pick report shall indicate both adjusted and unadjusted depth</w:t>
      </w:r>
      <w:r w:rsidR="00A82152" w:rsidRPr="00D56521">
        <w:t>;</w:t>
      </w:r>
    </w:p>
    <w:p w14:paraId="5579FF63" w14:textId="2E540909" w:rsidR="00FE25F2" w:rsidRPr="00D56521" w:rsidRDefault="00FE25F2" w:rsidP="00AE2737">
      <w:pPr>
        <w:numPr>
          <w:ilvl w:val="0"/>
          <w:numId w:val="68"/>
        </w:numPr>
        <w:spacing w:after="60" w:line="240" w:lineRule="auto"/>
        <w:ind w:hanging="357"/>
        <w:jc w:val="both"/>
      </w:pPr>
      <w:r w:rsidRPr="00D56521">
        <w:t xml:space="preserve">The applied water level adjustment method </w:t>
      </w:r>
      <w:r w:rsidR="00A82152" w:rsidRPr="00D56521">
        <w:t>shall be provided in the legend;</w:t>
      </w:r>
    </w:p>
    <w:p w14:paraId="44475C3F" w14:textId="2AB98F60" w:rsidR="00FE25F2" w:rsidRPr="00D56521" w:rsidRDefault="00FE25F2" w:rsidP="00AE2737">
      <w:pPr>
        <w:numPr>
          <w:ilvl w:val="0"/>
          <w:numId w:val="68"/>
        </w:numPr>
        <w:spacing w:after="60" w:line="240" w:lineRule="auto"/>
        <w:ind w:hanging="357"/>
        <w:jc w:val="both"/>
      </w:pPr>
      <w:r w:rsidRPr="00D56521">
        <w:t>Other details of the water level adjustment shall be readily available, such as the data source, relev</w:t>
      </w:r>
      <w:r w:rsidR="00A82152" w:rsidRPr="00D56521">
        <w:t>ant times, and applicable areas;</w:t>
      </w:r>
    </w:p>
    <w:p w14:paraId="00AAAA38" w14:textId="35AD2588" w:rsidR="00FE25F2" w:rsidRPr="00D56521" w:rsidRDefault="00FE25F2" w:rsidP="00AE2737">
      <w:pPr>
        <w:numPr>
          <w:ilvl w:val="0"/>
          <w:numId w:val="68"/>
        </w:numPr>
        <w:spacing w:after="60" w:line="240" w:lineRule="auto"/>
        <w:ind w:hanging="357"/>
        <w:jc w:val="both"/>
      </w:pPr>
      <w:r w:rsidRPr="00D56521">
        <w:t>It shall be possible to remove all water level adjust</w:t>
      </w:r>
      <w:r w:rsidR="00A82152" w:rsidRPr="00D56521">
        <w:t>ment via simple operator action;</w:t>
      </w:r>
    </w:p>
    <w:p w14:paraId="2E50C4D7" w14:textId="2F67789E" w:rsidR="00FE25F2" w:rsidRPr="00D56521" w:rsidRDefault="00FE25F2" w:rsidP="00AE2737">
      <w:pPr>
        <w:numPr>
          <w:ilvl w:val="0"/>
          <w:numId w:val="68"/>
        </w:numPr>
        <w:spacing w:after="120" w:line="240" w:lineRule="auto"/>
        <w:ind w:left="714" w:hanging="357"/>
        <w:jc w:val="both"/>
      </w:pPr>
      <w:r w:rsidRPr="00D56521">
        <w:t>There shall be a permanent indi</w:t>
      </w:r>
      <w:r w:rsidR="00A82152" w:rsidRPr="00D56521">
        <w:t>cation “Water level adjustment”.</w:t>
      </w:r>
    </w:p>
    <w:p w14:paraId="6B9C432C" w14:textId="77777777" w:rsidR="00FE25F2" w:rsidRPr="00D56521" w:rsidRDefault="00FE25F2" w:rsidP="00AE2737">
      <w:pPr>
        <w:numPr>
          <w:ilvl w:val="0"/>
          <w:numId w:val="66"/>
        </w:numPr>
        <w:spacing w:after="60" w:line="240" w:lineRule="auto"/>
        <w:ind w:hanging="357"/>
        <w:jc w:val="both"/>
      </w:pPr>
      <w:r w:rsidRPr="00D56521">
        <w:t>ECDIS voyage recording shall include:</w:t>
      </w:r>
    </w:p>
    <w:p w14:paraId="64C9D6DF" w14:textId="5DF47B3A" w:rsidR="00FE25F2" w:rsidRPr="00D56521" w:rsidRDefault="00FE25F2" w:rsidP="00AE2737">
      <w:pPr>
        <w:numPr>
          <w:ilvl w:val="0"/>
          <w:numId w:val="69"/>
        </w:numPr>
        <w:spacing w:after="60" w:line="240" w:lineRule="auto"/>
        <w:ind w:hanging="357"/>
        <w:jc w:val="both"/>
      </w:pPr>
      <w:r w:rsidRPr="00D56521">
        <w:t>The state of water le</w:t>
      </w:r>
      <w:r w:rsidR="00A82152" w:rsidRPr="00D56521">
        <w:t>vel adjustment (method applied);</w:t>
      </w:r>
    </w:p>
    <w:p w14:paraId="2E451030" w14:textId="77777777" w:rsidR="00FE25F2" w:rsidRPr="00D56521" w:rsidRDefault="00FE25F2" w:rsidP="00AE2737">
      <w:pPr>
        <w:numPr>
          <w:ilvl w:val="0"/>
          <w:numId w:val="69"/>
        </w:numPr>
        <w:spacing w:after="120" w:line="240" w:lineRule="auto"/>
        <w:jc w:val="both"/>
      </w:pPr>
      <w:r w:rsidRPr="00D56521">
        <w:t>All other information necessary to reconstruct depths as presented to the mariner.</w:t>
      </w:r>
    </w:p>
    <w:p w14:paraId="45753222" w14:textId="77777777" w:rsidR="00FE25F2" w:rsidRPr="00D56521" w:rsidRDefault="00FE25F2" w:rsidP="00AA0332">
      <w:pPr>
        <w:spacing w:after="120" w:line="240" w:lineRule="auto"/>
        <w:jc w:val="both"/>
      </w:pPr>
    </w:p>
    <w:p w14:paraId="14CF2A04" w14:textId="763337A2" w:rsidR="00756F7F" w:rsidRPr="00D56521" w:rsidRDefault="00756F7F">
      <w:pPr>
        <w:pStyle w:val="Heading2"/>
        <w:pPrChange w:id="722" w:author="Raphael Malyankar" w:date="2023-08-31T22:24:00Z">
          <w:pPr>
            <w:pStyle w:val="Heading2"/>
            <w:tabs>
              <w:tab w:val="clear" w:pos="567"/>
            </w:tabs>
          </w:pPr>
        </w:pPrChange>
      </w:pPr>
      <w:bookmarkStart w:id="723" w:name="_Toc144421210"/>
      <w:r w:rsidRPr="00D56521">
        <w:t>I</w:t>
      </w:r>
      <w:r w:rsidR="000F49BE" w:rsidRPr="00D56521">
        <w:t>ntegrated Navigation System (INS)</w:t>
      </w:r>
      <w:r w:rsidR="004C242A" w:rsidRPr="00D56521">
        <w:t xml:space="preserve"> concept, limitations and challenges</w:t>
      </w:r>
      <w:bookmarkEnd w:id="723"/>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9A245C">
        <w:rPr>
          <w:highlight w:val="yellow"/>
          <w:rPrChange w:id="724" w:author="jonathan pritchard" w:date="2024-01-15T10:48:00Z">
            <w:rPr/>
          </w:rPrChange>
        </w:rPr>
        <w:t>MSC 252(83).</w:t>
      </w:r>
      <w:r w:rsidRPr="00D56521">
        <w:t xml:space="preserve"> INS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6CD67046"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del w:id="725" w:author="jonathan pritchard" w:date="2024-01-15T10:49:00Z">
        <w:r w:rsidR="005A38FD" w:rsidRPr="00D56521" w:rsidDel="009A245C">
          <w:delText>-</w:delText>
        </w:r>
      </w:del>
      <w:ins w:id="726" w:author="jonathan pritchard" w:date="2024-01-15T10:49:00Z">
        <w:r w:rsidR="009A245C">
          <w:t>–</w:t>
        </w:r>
      </w:ins>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618DCBED" w:rsidR="000B7D3A" w:rsidRPr="00D56521" w:rsidRDefault="00A3539D" w:rsidP="00AA0332">
      <w:pPr>
        <w:spacing w:after="120" w:line="240" w:lineRule="auto"/>
        <w:jc w:val="both"/>
      </w:pPr>
      <w:r w:rsidRPr="00D56521">
        <w:t>The considerations related to portrayal and user interaction for an INS are outlined below:</w:t>
      </w:r>
    </w:p>
    <w:p w14:paraId="16E88668" w14:textId="178807FB" w:rsidR="005947E6" w:rsidRPr="00D56521" w:rsidRDefault="005947E6" w:rsidP="00AE2737">
      <w:pPr>
        <w:pStyle w:val="ListParagraph"/>
        <w:numPr>
          <w:ilvl w:val="0"/>
          <w:numId w:val="11"/>
        </w:numPr>
        <w:spacing w:after="120" w:line="240" w:lineRule="auto"/>
        <w:jc w:val="both"/>
      </w:pPr>
      <w:r w:rsidRPr="00D56521">
        <w:lastRenderedPageBreak/>
        <w:t>An INS may have multiple workstations, and the considerations for a workstation depend on the task it is being used for at the moment.</w:t>
      </w:r>
    </w:p>
    <w:p w14:paraId="0F973999" w14:textId="259DC06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IMO MSC </w:t>
      </w:r>
      <w:del w:id="727" w:author="Raphael Malyankar" w:date="2023-08-31T18:03:00Z">
        <w:r w:rsidR="002C5B24" w:rsidRPr="00D56521" w:rsidDel="00F00C10">
          <w:delText>232(82)</w:delText>
        </w:r>
      </w:del>
      <w:ins w:id="728" w:author="Raphael Malyankar" w:date="2023-08-31T18:03:00Z">
        <w:r w:rsidR="00F00C10">
          <w:t>530(106)</w:t>
        </w:r>
      </w:ins>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4B544FC9" w:rsidR="00456780" w:rsidRPr="00D56521" w:rsidRDefault="00456780" w:rsidP="00AE2737">
      <w:pPr>
        <w:pStyle w:val="ListParagraph"/>
        <w:numPr>
          <w:ilvl w:val="0"/>
          <w:numId w:val="11"/>
        </w:numPr>
        <w:spacing w:after="120" w:line="240" w:lineRule="auto"/>
        <w:jc w:val="both"/>
      </w:pPr>
      <w:r w:rsidRPr="00D56521">
        <w:t xml:space="preserve">All tasks of an INS should use the same electronic chart data and other </w:t>
      </w:r>
      <w:r w:rsidR="002C40AA" w:rsidRPr="00D56521">
        <w:t xml:space="preserve">S-100 </w:t>
      </w:r>
      <w:r w:rsidRPr="00D56521">
        <w:t xml:space="preserve">navigational databases such as routes, maps, tide information. If ENCs are available, they should be used as </w:t>
      </w:r>
      <w:r w:rsidR="008555ED" w:rsidRPr="00D56521">
        <w:t>a</w:t>
      </w:r>
      <w:r w:rsidRPr="00D56521">
        <w:t xml:space="preserve"> common data source for INS.</w:t>
      </w:r>
    </w:p>
    <w:p w14:paraId="0360A19B" w14:textId="747496E9" w:rsidR="00756F7F" w:rsidRPr="00D56521" w:rsidRDefault="00596C8A" w:rsidP="00AE2737">
      <w:pPr>
        <w:pStyle w:val="ListParagraph"/>
        <w:numPr>
          <w:ilvl w:val="0"/>
          <w:numId w:val="11"/>
        </w:numPr>
        <w:spacing w:after="120" w:line="240" w:lineRule="auto"/>
        <w:jc w:val="both"/>
      </w:pPr>
      <w:r w:rsidRPr="00D56521">
        <w:t>The INS should support mode and situation awareness on the part of the operator</w:t>
      </w:r>
      <w:r w:rsidR="00B67ADD" w:rsidRPr="00D56521">
        <w:t xml:space="preserve"> and</w:t>
      </w:r>
      <w:r w:rsidR="00C16AD7" w:rsidRPr="00D56521">
        <w:t xml:space="preserve"> take human factors into consideration </w:t>
      </w:r>
      <w:r w:rsidR="001858BA" w:rsidRPr="00D56521">
        <w:t>to keep</w:t>
      </w:r>
      <w:r w:rsidR="00C16AD7" w:rsidRPr="00D56521">
        <w:t xml:space="preserve"> </w:t>
      </w:r>
      <w:r w:rsidR="001858BA" w:rsidRPr="00D56521">
        <w:t xml:space="preserve">the </w:t>
      </w:r>
      <w:r w:rsidR="00C16AD7" w:rsidRPr="00D56521">
        <w:t>workload within the capacity of the operator</w:t>
      </w:r>
      <w:r w:rsidR="001858BA" w:rsidRPr="00D56521">
        <w:t>.</w:t>
      </w:r>
    </w:p>
    <w:p w14:paraId="5E7B1513" w14:textId="6DE103E9" w:rsidR="00456780" w:rsidRPr="00D56521" w:rsidRDefault="00456780" w:rsidP="00AE2737">
      <w:pPr>
        <w:pStyle w:val="ListParagraph"/>
        <w:numPr>
          <w:ilvl w:val="0"/>
          <w:numId w:val="11"/>
        </w:numPr>
        <w:spacing w:after="120" w:line="240" w:lineRule="auto"/>
        <w:jc w:val="both"/>
      </w:pPr>
      <w:r w:rsidRPr="00D56521">
        <w:t xml:space="preserve">An INS should combine, process and evaluate data from connected sensors and sources. </w:t>
      </w:r>
      <w:r w:rsidR="00B67ADD" w:rsidRPr="00D56521">
        <w:t>Data</w:t>
      </w:r>
      <w:r w:rsidRPr="00D56521">
        <w:t xml:space="preserve"> integrity should be monitored. Failure of data exchange should not affect any independent functionality.</w:t>
      </w:r>
    </w:p>
    <w:p w14:paraId="6B773585" w14:textId="4081374A" w:rsidR="008555ED" w:rsidRPr="00D56521" w:rsidRDefault="008555ED" w:rsidP="00AE2737">
      <w:pPr>
        <w:pStyle w:val="ListParagraph"/>
        <w:numPr>
          <w:ilvl w:val="0"/>
          <w:numId w:val="11"/>
        </w:numPr>
        <w:spacing w:after="120" w:line="240" w:lineRule="auto"/>
        <w:jc w:val="both"/>
      </w:pPr>
      <w:r w:rsidRPr="00D56521">
        <w:t>The INS should offer default display configurations for the tasks route monitoring and collision avoidance selectable at each task station to provide the bridge team and pilot with a standardized display. This configuration should be accessible by a simple operator action.</w:t>
      </w:r>
    </w:p>
    <w:p w14:paraId="5246D063" w14:textId="04CC57ED" w:rsidR="008555ED" w:rsidRPr="00D56521" w:rsidRDefault="008555ED" w:rsidP="00AE2737">
      <w:pPr>
        <w:pStyle w:val="ListParagraph"/>
        <w:numPr>
          <w:ilvl w:val="0"/>
          <w:numId w:val="11"/>
        </w:numPr>
        <w:spacing w:after="120" w:line="240" w:lineRule="auto"/>
        <w:jc w:val="both"/>
      </w:pPr>
      <w:r w:rsidRPr="00D56521">
        <w:t xml:space="preserve">The INS should provide operational modes for open sea, coastal, confined waters (pilotage, harbour berthing, anchorage). It is recommended that the INS provides means to generate pre-defined or operator-defined display </w:t>
      </w:r>
      <w:r w:rsidR="00633B2D" w:rsidRPr="00D56521">
        <w:t>modes that</w:t>
      </w:r>
      <w:r w:rsidRPr="00D56521">
        <w:t xml:space="preserve"> are optimally suitable to the navigation task.</w:t>
      </w:r>
    </w:p>
    <w:p w14:paraId="31FBFFA7" w14:textId="1DD7045C" w:rsidR="001B603D" w:rsidRPr="00D56521" w:rsidRDefault="001B603D" w:rsidP="00AE2737">
      <w:pPr>
        <w:pStyle w:val="ListParagraph"/>
        <w:numPr>
          <w:ilvl w:val="0"/>
          <w:numId w:val="11"/>
        </w:numPr>
        <w:spacing w:after="120" w:line="240" w:lineRule="auto"/>
        <w:jc w:val="both"/>
      </w:pPr>
      <w:r w:rsidRPr="00D56521">
        <w:t xml:space="preserve">Integrated graphical and alphanumeric display and control functions should adopt a consistent </w:t>
      </w:r>
      <w:r w:rsidR="000F49BE" w:rsidRPr="00D56521">
        <w:t>H</w:t>
      </w:r>
      <w:r w:rsidRPr="00D56521">
        <w:t xml:space="preserve">uman </w:t>
      </w:r>
      <w:r w:rsidR="000F49BE" w:rsidRPr="00D56521">
        <w:t>M</w:t>
      </w:r>
      <w:r w:rsidRPr="00D56521">
        <w:t xml:space="preserve">achine </w:t>
      </w:r>
      <w:r w:rsidR="000F49BE" w:rsidRPr="00D56521">
        <w:t>I</w:t>
      </w:r>
      <w:r w:rsidRPr="00D56521">
        <w:t>nterface (HMI) philosophy and implementation.</w:t>
      </w:r>
    </w:p>
    <w:p w14:paraId="2F0FC52B" w14:textId="2CBFAA6A" w:rsidR="001E19E3" w:rsidRPr="00D56521" w:rsidRDefault="001E19E3" w:rsidP="00AE2737">
      <w:pPr>
        <w:pStyle w:val="ListParagraph"/>
        <w:numPr>
          <w:ilvl w:val="0"/>
          <w:numId w:val="11"/>
        </w:numPr>
        <w:spacing w:after="120" w:line="240" w:lineRule="auto"/>
        <w:jc w:val="both"/>
      </w:pPr>
      <w:r w:rsidRPr="00D56521">
        <w:t>Information should be presented consistently within and between different sub-systems. Standardized information presentation, symbols and coding should be used according to resolution MSC.191(79).</w:t>
      </w:r>
    </w:p>
    <w:p w14:paraId="4FF96DC9" w14:textId="4E8B3843" w:rsidR="001E19E3" w:rsidRPr="00D56521" w:rsidRDefault="001E19E3" w:rsidP="00AE2737">
      <w:pPr>
        <w:pStyle w:val="ListParagraph"/>
        <w:numPr>
          <w:ilvl w:val="0"/>
          <w:numId w:val="11"/>
        </w:numPr>
        <w:spacing w:after="120" w:line="240" w:lineRule="auto"/>
        <w:jc w:val="both"/>
      </w:pPr>
      <w:r w:rsidRPr="00D56521">
        <w:t>The alert management should distinguish between unacknowledged and acknowledged alarms or warnings. A caution should be indicated by a steady visual indication. No acknowledgement should be necessary for a caution.</w:t>
      </w:r>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pPr>
        <w:pStyle w:val="Heading1"/>
        <w:pPrChange w:id="729" w:author="Raphael Malyankar" w:date="2023-08-31T22:24:00Z">
          <w:pPr>
            <w:pStyle w:val="Heading1"/>
            <w:tabs>
              <w:tab w:val="left" w:pos="567"/>
            </w:tabs>
            <w:ind w:left="567" w:hanging="567"/>
          </w:pPr>
        </w:pPrChange>
      </w:pPr>
      <w:bookmarkStart w:id="730" w:name="_Toc38936212"/>
      <w:bookmarkStart w:id="731" w:name="_Toc40990404"/>
      <w:bookmarkStart w:id="732" w:name="_Toc41235015"/>
      <w:bookmarkStart w:id="733" w:name="_Toc41235059"/>
      <w:bookmarkStart w:id="734" w:name="_Toc38936213"/>
      <w:bookmarkStart w:id="735" w:name="_Toc40990405"/>
      <w:bookmarkStart w:id="736" w:name="_Toc41235016"/>
      <w:bookmarkStart w:id="737" w:name="_Toc41235060"/>
      <w:bookmarkStart w:id="738" w:name="_Toc144421211"/>
      <w:bookmarkEnd w:id="730"/>
      <w:bookmarkEnd w:id="731"/>
      <w:bookmarkEnd w:id="732"/>
      <w:bookmarkEnd w:id="733"/>
      <w:bookmarkEnd w:id="734"/>
      <w:bookmarkEnd w:id="735"/>
      <w:bookmarkEnd w:id="736"/>
      <w:bookmarkEnd w:id="737"/>
      <w:commentRangeStart w:id="739"/>
      <w:r w:rsidRPr="00D56521">
        <w:t>User Interface Design</w:t>
      </w:r>
      <w:bookmarkEnd w:id="738"/>
      <w:commentRangeEnd w:id="739"/>
      <w:r w:rsidR="006E1DB4">
        <w:rPr>
          <w:rStyle w:val="CommentReference"/>
          <w:rFonts w:eastAsia="MS Mincho"/>
          <w:b w:val="0"/>
          <w:bCs w:val="0"/>
        </w:rPr>
        <w:commentReference w:id="739"/>
      </w:r>
    </w:p>
    <w:p w14:paraId="5681FAC0" w14:textId="00D054DE" w:rsidR="00793684" w:rsidRPr="00D56521" w:rsidRDefault="00793684">
      <w:pPr>
        <w:pStyle w:val="Heading2"/>
        <w:pPrChange w:id="740" w:author="Raphael Malyankar" w:date="2023-08-31T22:24:00Z">
          <w:pPr>
            <w:pStyle w:val="Heading2"/>
            <w:tabs>
              <w:tab w:val="clear" w:pos="567"/>
            </w:tabs>
          </w:pPr>
        </w:pPrChange>
      </w:pPr>
      <w:bookmarkStart w:id="741" w:name="_Toc144421212"/>
      <w:r w:rsidRPr="00D56521">
        <w:t>General principles</w:t>
      </w:r>
      <w:bookmarkEnd w:id="741"/>
    </w:p>
    <w:p w14:paraId="01770754" w14:textId="7AC1D5B3" w:rsidR="00150922" w:rsidRPr="00D56521" w:rsidRDefault="00E5289F" w:rsidP="00AA0332">
      <w:pPr>
        <w:spacing w:after="120" w:line="240" w:lineRule="auto"/>
        <w:jc w:val="both"/>
      </w:pPr>
      <w:r w:rsidRPr="00D56521">
        <w:t xml:space="preserve">The guidelines in </w:t>
      </w:r>
      <w:r w:rsidR="00B268EF" w:rsidRPr="00D56521">
        <w:t xml:space="preserve">IMO </w:t>
      </w:r>
      <w:r w:rsidR="009471F7" w:rsidRPr="00D56521">
        <w:t>MSC</w:t>
      </w:r>
      <w:r w:rsidR="00B268EF" w:rsidRPr="00D56521">
        <w:t>.</w:t>
      </w:r>
      <w:r w:rsidR="009471F7" w:rsidRPr="00D56521">
        <w:t>1609</w:t>
      </w:r>
      <w:r w:rsidR="00B268EF" w:rsidRPr="00D56521">
        <w:t xml:space="preserve"> (Guidelines for the </w:t>
      </w:r>
      <w:r w:rsidR="009471F7" w:rsidRPr="00D56521">
        <w:t>Standardization of User Interface Design for Navigational Equipment</w:t>
      </w:r>
      <w:r w:rsidR="00B268EF" w:rsidRPr="00D56521">
        <w:t xml:space="preserve">) </w:t>
      </w:r>
      <w:r w:rsidR="00CF001C" w:rsidRPr="00D56521">
        <w:t>must</w:t>
      </w:r>
      <w:r w:rsidRPr="00D56521">
        <w:t xml:space="preserve"> be applied to the design of user interfaces for navigation systems</w:t>
      </w:r>
      <w:r w:rsidR="00B268EF" w:rsidRPr="00D56521">
        <w:t>.</w:t>
      </w:r>
      <w:r w:rsidR="00CF001C" w:rsidRPr="00D56521">
        <w:t xml:space="preserve"> The general principles are described in </w:t>
      </w:r>
      <w:r w:rsidR="004D05F1" w:rsidRPr="00D56521">
        <w:t>MSC.</w:t>
      </w:r>
      <w:r w:rsidR="00CF001C" w:rsidRPr="00D56521">
        <w:t xml:space="preserve">1609 and </w:t>
      </w:r>
      <w:r w:rsidR="00C45369" w:rsidRPr="00D56521">
        <w:t xml:space="preserve">summarised </w:t>
      </w:r>
      <w:r w:rsidR="00CF001C" w:rsidRPr="00D56521">
        <w:t>in S-100 Part 16A.</w:t>
      </w:r>
    </w:p>
    <w:p w14:paraId="11B2EC08" w14:textId="77777777" w:rsidR="00386E06" w:rsidRPr="00D56521" w:rsidRDefault="00386E06" w:rsidP="00AA0332">
      <w:pPr>
        <w:spacing w:after="60" w:line="240" w:lineRule="auto"/>
        <w:jc w:val="both"/>
      </w:pPr>
      <w:r w:rsidRPr="00D56521">
        <w:t>Operator control of information should be effective and simple.</w:t>
      </w:r>
    </w:p>
    <w:p w14:paraId="18159D24" w14:textId="7D53C9AB" w:rsidR="00386E06" w:rsidRPr="00D56521" w:rsidRDefault="00386E06" w:rsidP="00AE2737">
      <w:pPr>
        <w:pStyle w:val="ListParagraph"/>
        <w:numPr>
          <w:ilvl w:val="0"/>
          <w:numId w:val="48"/>
        </w:numPr>
        <w:spacing w:after="60" w:line="240" w:lineRule="auto"/>
        <w:jc w:val="both"/>
      </w:pPr>
      <w:r w:rsidRPr="00D56521">
        <w:lastRenderedPageBreak/>
        <w:t>The  operator  interface  should  provide  clear, simple control of the display such that there is no danger of confusion, or of failure to retrieve important chart information in a stressful situation.</w:t>
      </w:r>
    </w:p>
    <w:p w14:paraId="103A2454" w14:textId="6EE0DDF2" w:rsidR="00386E06" w:rsidRPr="00D56521" w:rsidRDefault="00386E06" w:rsidP="00AE2737">
      <w:pPr>
        <w:pStyle w:val="ListParagraph"/>
        <w:numPr>
          <w:ilvl w:val="0"/>
          <w:numId w:val="48"/>
        </w:numPr>
        <w:spacing w:line="240" w:lineRule="auto"/>
        <w:jc w:val="both"/>
      </w:pPr>
      <w:r w:rsidRPr="00D56521">
        <w:t>There should be enough commonality between the user interfaces of the various makes  of  ECDIS  that  a  pilot,  or  watch  officer  new  to  the  ship,  can  use  an unfamiliar type of ECDIS. However, over-strict standardisation will hamper development of an effective interface.</w:t>
      </w:r>
    </w:p>
    <w:p w14:paraId="2190717A" w14:textId="77777777" w:rsidR="00386E06" w:rsidRPr="00D56521" w:rsidRDefault="00386E06" w:rsidP="00AA0332">
      <w:pPr>
        <w:spacing w:after="120" w:line="240" w:lineRule="auto"/>
        <w:jc w:val="both"/>
      </w:pPr>
      <w:r w:rsidRPr="00D56521">
        <w:t>The  mariner  should  have  full  control  over  any  automatically  linked  display changes, including the option to inhibit such changes.</w:t>
      </w:r>
    </w:p>
    <w:p w14:paraId="79304037" w14:textId="3D5E0952" w:rsidR="00386E06" w:rsidRPr="00D56521" w:rsidRDefault="00386E06" w:rsidP="00AA0332">
      <w:pPr>
        <w:spacing w:after="120" w:line="240" w:lineRule="auto"/>
        <w:jc w:val="both"/>
      </w:pPr>
      <w:r w:rsidRPr="00D56521">
        <w:t>The capability to flash a symbol should be used only rarely in very special cases. It should be used to draw attention rather than to simulate a real flashing object.</w:t>
      </w:r>
    </w:p>
    <w:p w14:paraId="7F508C90" w14:textId="77777777" w:rsidR="00633B2D" w:rsidRPr="00D56521" w:rsidRDefault="00633B2D" w:rsidP="00AA0332">
      <w:pPr>
        <w:spacing w:after="120" w:line="240" w:lineRule="auto"/>
        <w:jc w:val="both"/>
      </w:pPr>
    </w:p>
    <w:p w14:paraId="75EBAE05" w14:textId="77164FF5" w:rsidR="00150922" w:rsidRPr="00D56521" w:rsidRDefault="00150922">
      <w:pPr>
        <w:pStyle w:val="Heading2"/>
        <w:pPrChange w:id="742" w:author="Raphael Malyankar" w:date="2023-08-31T22:24:00Z">
          <w:pPr>
            <w:pStyle w:val="Heading2"/>
            <w:tabs>
              <w:tab w:val="clear" w:pos="567"/>
            </w:tabs>
          </w:pPr>
        </w:pPrChange>
      </w:pPr>
      <w:bookmarkStart w:id="743" w:name="_Toc144421213"/>
      <w:r w:rsidRPr="00D56521">
        <w:t xml:space="preserve">User </w:t>
      </w:r>
      <w:r w:rsidR="00F93CD6" w:rsidRPr="00D56521">
        <w:t>interface elements</w:t>
      </w:r>
      <w:bookmarkEnd w:id="743"/>
    </w:p>
    <w:p w14:paraId="016151EF" w14:textId="6D7A4D38" w:rsidR="00B06A88" w:rsidRPr="00D56521" w:rsidRDefault="00835B36" w:rsidP="004E61EE">
      <w:pPr>
        <w:spacing w:after="120" w:line="240" w:lineRule="auto"/>
        <w:jc w:val="both"/>
      </w:pPr>
      <w:r w:rsidRPr="00D56521">
        <w:t xml:space="preserve">IMO Circulars </w:t>
      </w:r>
      <w:r w:rsidR="00067B82" w:rsidRPr="00D56521">
        <w:t>SN</w:t>
      </w:r>
      <w:r w:rsidRPr="00D56521">
        <w:t xml:space="preserve">.243/Rev.2 and </w:t>
      </w:r>
      <w:r w:rsidR="007E43DD" w:rsidRPr="00D56521">
        <w:t xml:space="preserve">MSC.1609 define symbols for navigation-related symbols and functions. </w:t>
      </w:r>
      <w:r w:rsidR="00CF001C" w:rsidRPr="00D56521">
        <w:t>For ECDIS and INS</w:t>
      </w:r>
      <w:r w:rsidR="00C34F5C" w:rsidRPr="00D56521">
        <w:t>,</w:t>
      </w:r>
      <w:r w:rsidR="00CF001C" w:rsidRPr="00D56521">
        <w:t xml:space="preserve"> th</w:t>
      </w:r>
      <w:r w:rsidR="00B06A88" w:rsidRPr="00D56521">
        <w:t xml:space="preserve">is </w:t>
      </w:r>
      <w:r w:rsidR="008C32E8" w:rsidRPr="00D56521">
        <w:t xml:space="preserve">entails </w:t>
      </w:r>
      <w:r w:rsidR="00B06A88" w:rsidRPr="00D56521">
        <w:t>the following</w:t>
      </w:r>
      <w:r w:rsidR="00CF001C" w:rsidRPr="00D56521">
        <w:t xml:space="preserve"> </w:t>
      </w:r>
      <w:r w:rsidR="00B06A88" w:rsidRPr="00D56521">
        <w:t>requirements and recommendations</w:t>
      </w:r>
      <w:r w:rsidR="00C34F5C" w:rsidRPr="00D56521">
        <w:t>:</w:t>
      </w:r>
    </w:p>
    <w:p w14:paraId="162D52A7" w14:textId="4042BC02" w:rsidR="00C34F5C" w:rsidRPr="00D56521" w:rsidRDefault="005A213B" w:rsidP="00AE2737">
      <w:pPr>
        <w:pStyle w:val="ListParagraph"/>
        <w:numPr>
          <w:ilvl w:val="0"/>
          <w:numId w:val="15"/>
        </w:numPr>
        <w:spacing w:after="120" w:line="240" w:lineRule="auto"/>
        <w:jc w:val="both"/>
      </w:pPr>
      <w:r w:rsidRPr="00D56521">
        <w:t>For feature and information data objects in S-100 datasets, t</w:t>
      </w:r>
      <w:r w:rsidR="00C34F5C" w:rsidRPr="00D56521">
        <w:t>he symbols</w:t>
      </w:r>
      <w:r w:rsidR="00395E3F" w:rsidRPr="00D56521">
        <w:t xml:space="preserve"> </w:t>
      </w:r>
      <w:r w:rsidR="00C34F5C" w:rsidRPr="00D56521">
        <w:t xml:space="preserve">defined in the IHO GI registry and specified in the </w:t>
      </w:r>
      <w:r w:rsidR="00564BF8" w:rsidRPr="00D56521">
        <w:t xml:space="preserve">respective </w:t>
      </w:r>
      <w:r w:rsidR="00395E3F" w:rsidRPr="00D56521">
        <w:t>data product specification</w:t>
      </w:r>
      <w:r w:rsidR="00564BF8" w:rsidRPr="00D56521">
        <w:t>s</w:t>
      </w:r>
      <w:r w:rsidR="00395E3F" w:rsidRPr="00D56521">
        <w:t xml:space="preserve"> </w:t>
      </w:r>
      <w:r w:rsidR="00C34F5C" w:rsidRPr="00D56521">
        <w:t>must be used</w:t>
      </w:r>
      <w:r w:rsidR="00564BF8" w:rsidRPr="00D56521">
        <w:t xml:space="preserve">, subject only to such modifications as may be specified by an approved interoperability catalogue conforming to S-98 (ECDIS Interoperability). </w:t>
      </w:r>
    </w:p>
    <w:p w14:paraId="02D8D5AF" w14:textId="675343AF" w:rsidR="00835B36" w:rsidRPr="00D56521" w:rsidRDefault="00835B36" w:rsidP="00AE2737">
      <w:pPr>
        <w:pStyle w:val="ListParagraph"/>
        <w:numPr>
          <w:ilvl w:val="0"/>
          <w:numId w:val="15"/>
        </w:numPr>
        <w:spacing w:after="120" w:line="240" w:lineRule="auto"/>
        <w:jc w:val="both"/>
      </w:pPr>
      <w:r w:rsidRPr="00D56521">
        <w:t>For navigation-related symbols,</w:t>
      </w:r>
      <w:r w:rsidR="007E43DD" w:rsidRPr="00D56521">
        <w:t xml:space="preserve"> the symbols and icons defined in Annex 1 to </w:t>
      </w:r>
      <w:r w:rsidR="00067B82" w:rsidRPr="00D56521">
        <w:t>SN</w:t>
      </w:r>
      <w:r w:rsidR="007E43DD" w:rsidRPr="00D56521">
        <w:t xml:space="preserve">.243/Rev.2 </w:t>
      </w:r>
      <w:r w:rsidR="00CD1273" w:rsidRPr="00D56521">
        <w:t xml:space="preserve">are </w:t>
      </w:r>
      <w:r w:rsidR="007E43DD" w:rsidRPr="00D56521">
        <w:t>strongly recommended.</w:t>
      </w:r>
      <w:r w:rsidR="00803D75" w:rsidRPr="00D56521">
        <w:t xml:space="preserve"> </w:t>
      </w:r>
      <w:r w:rsidR="00D80E70" w:rsidRPr="00D56521">
        <w:t>T</w:t>
      </w:r>
      <w:r w:rsidR="00803D75" w:rsidRPr="00D56521">
        <w:t xml:space="preserve">he terms and abbreviations </w:t>
      </w:r>
      <w:r w:rsidR="0001743D" w:rsidRPr="00D56521">
        <w:t xml:space="preserve">in Annex 2 to </w:t>
      </w:r>
      <w:r w:rsidR="00067B82" w:rsidRPr="00D56521">
        <w:t>SN</w:t>
      </w:r>
      <w:r w:rsidR="0001743D" w:rsidRPr="00D56521">
        <w:t xml:space="preserve">.243/Rev.2 </w:t>
      </w:r>
      <w:r w:rsidR="00803D75" w:rsidRPr="00D56521">
        <w:t>should be used where terms or abbreviations are needed in the user interface.</w:t>
      </w:r>
      <w:r w:rsidR="00D80E70" w:rsidRPr="00D56521">
        <w:t xml:space="preserve"> </w:t>
      </w:r>
    </w:p>
    <w:p w14:paraId="1ABC9342" w14:textId="3FB34BFC" w:rsidR="00D80E70" w:rsidRPr="00D56521" w:rsidRDefault="005A213B" w:rsidP="00AE2737">
      <w:pPr>
        <w:pStyle w:val="ListParagraph"/>
        <w:numPr>
          <w:ilvl w:val="0"/>
          <w:numId w:val="15"/>
        </w:numPr>
        <w:spacing w:after="120" w:line="240" w:lineRule="auto"/>
        <w:jc w:val="both"/>
      </w:pPr>
      <w:r w:rsidRPr="00D56521">
        <w:t>For navigation-related functions, use of t</w:t>
      </w:r>
      <w:r w:rsidR="00C34F5C" w:rsidRPr="00D56521">
        <w:t xml:space="preserve">he </w:t>
      </w:r>
      <w:r w:rsidR="00EF536D" w:rsidRPr="00D56521">
        <w:t>s</w:t>
      </w:r>
      <w:r w:rsidR="00C41415" w:rsidRPr="00D56521">
        <w:t xml:space="preserve">tandard symbols and icons for </w:t>
      </w:r>
      <w:r w:rsidR="00C34F5C" w:rsidRPr="00D56521">
        <w:t xml:space="preserve">navigation-related functions defined in </w:t>
      </w:r>
      <w:r w:rsidRPr="00D56521">
        <w:t xml:space="preserve">Appendix 2 of </w:t>
      </w:r>
      <w:r w:rsidR="004D05F1" w:rsidRPr="00D56521">
        <w:t>MSC</w:t>
      </w:r>
      <w:r w:rsidR="00C34F5C" w:rsidRPr="00D56521">
        <w:t xml:space="preserve">.1609 </w:t>
      </w:r>
      <w:r w:rsidRPr="00D56521">
        <w:t>is strongly recommended</w:t>
      </w:r>
      <w:r w:rsidR="00C34F5C" w:rsidRPr="00D56521">
        <w:t>.</w:t>
      </w:r>
      <w:r w:rsidR="00D80E70" w:rsidRPr="00D56521">
        <w:t xml:space="preserve"> The terms and abbreviations defined in the same </w:t>
      </w:r>
      <w:r w:rsidR="00E73BCC" w:rsidRPr="00D56521">
        <w:t>A</w:t>
      </w:r>
      <w:r w:rsidR="00D80E70" w:rsidRPr="00D56521">
        <w:t>ppendix should be used where terms or abbreviations are needed in the user interface.</w:t>
      </w:r>
    </w:p>
    <w:p w14:paraId="1EDF5484" w14:textId="3973E66A" w:rsidR="00815674" w:rsidRPr="00D56521" w:rsidRDefault="00815674" w:rsidP="00AE2737">
      <w:pPr>
        <w:pStyle w:val="ListParagraph"/>
        <w:numPr>
          <w:ilvl w:val="0"/>
          <w:numId w:val="15"/>
        </w:numPr>
        <w:spacing w:after="120" w:line="240" w:lineRule="auto"/>
        <w:jc w:val="both"/>
      </w:pPr>
      <w:r w:rsidRPr="00D56521">
        <w:t>For functions</w:t>
      </w:r>
      <w:r w:rsidR="001F0EC0" w:rsidRPr="00D56521">
        <w:t xml:space="preserve"> and symbols to use when S-98 interoperability is activated on the display</w:t>
      </w:r>
      <w:r w:rsidRPr="00D56521">
        <w:t xml:space="preserve">, see </w:t>
      </w:r>
      <w:r w:rsidR="001F0EC0" w:rsidRPr="00D56521">
        <w:t>S</w:t>
      </w:r>
      <w:r w:rsidRPr="00D56521">
        <w:t>ection</w:t>
      </w:r>
      <w:r w:rsidR="001F0EC0" w:rsidRPr="00D56521">
        <w:t xml:space="preserve">s </w:t>
      </w:r>
      <w:r w:rsidR="001F0EC0" w:rsidRPr="00D56521">
        <w:fldChar w:fldCharType="begin"/>
      </w:r>
      <w:r w:rsidR="001F0EC0" w:rsidRPr="00D56521">
        <w:instrText xml:space="preserve"> REF _Ref41940743 \n \h </w:instrText>
      </w:r>
      <w:r w:rsidR="004E61EE" w:rsidRPr="00D56521">
        <w:instrText xml:space="preserve"> \* MERGEFORMAT </w:instrText>
      </w:r>
      <w:r w:rsidR="001F0EC0" w:rsidRPr="00D56521">
        <w:fldChar w:fldCharType="separate"/>
      </w:r>
      <w:r w:rsidR="00832978">
        <w:t>C-8.2</w:t>
      </w:r>
      <w:r w:rsidR="001F0EC0" w:rsidRPr="00D56521">
        <w:fldChar w:fldCharType="end"/>
      </w:r>
      <w:r w:rsidRPr="00D56521">
        <w:t xml:space="preserve"> </w:t>
      </w:r>
      <w:r w:rsidR="001F0EC0" w:rsidRPr="00D56521">
        <w:t xml:space="preserve">and </w:t>
      </w:r>
      <w:r w:rsidRPr="00D56521">
        <w:fldChar w:fldCharType="begin"/>
      </w:r>
      <w:r w:rsidRPr="00D56521">
        <w:instrText xml:space="preserve"> REF _Ref41940437 \n \h </w:instrText>
      </w:r>
      <w:r w:rsidR="004E61EE" w:rsidRPr="00D56521">
        <w:instrText xml:space="preserve"> \* MERGEFORMAT </w:instrText>
      </w:r>
      <w:r w:rsidRPr="00D56521">
        <w:fldChar w:fldCharType="separate"/>
      </w:r>
      <w:r w:rsidR="00832978">
        <w:t>C-8.3</w:t>
      </w:r>
      <w:r w:rsidRPr="00D56521">
        <w:fldChar w:fldCharType="end"/>
      </w:r>
      <w:r w:rsidRPr="00D56521">
        <w:t xml:space="preserve"> of this Annex.</w:t>
      </w:r>
      <w:r w:rsidR="001F0EC0" w:rsidRPr="00D56521">
        <w:t xml:space="preserve"> </w:t>
      </w:r>
    </w:p>
    <w:p w14:paraId="4EFE652C" w14:textId="2B8C7FFC" w:rsidR="00E73BCC" w:rsidRPr="00D56521" w:rsidRDefault="00E73BCC" w:rsidP="00AE2737">
      <w:pPr>
        <w:pStyle w:val="ListParagraph"/>
        <w:numPr>
          <w:ilvl w:val="0"/>
          <w:numId w:val="15"/>
        </w:numPr>
        <w:spacing w:after="120" w:line="240" w:lineRule="auto"/>
        <w:jc w:val="both"/>
      </w:pPr>
      <w:r w:rsidRPr="00D56521">
        <w:t>Where a standard symbol</w:t>
      </w:r>
      <w:r w:rsidR="00A153FB" w:rsidRPr="00D56521">
        <w:t xml:space="preserve">, icon or term </w:t>
      </w:r>
      <w:r w:rsidRPr="00D56521">
        <w:t xml:space="preserve">is not </w:t>
      </w:r>
      <w:r w:rsidR="00A153FB" w:rsidRPr="00D56521">
        <w:t>available</w:t>
      </w:r>
      <w:r w:rsidRPr="00D56521">
        <w:t xml:space="preserve">, manufacturers may define a </w:t>
      </w:r>
      <w:r w:rsidR="00A153FB" w:rsidRPr="00D56521">
        <w:t xml:space="preserve">new </w:t>
      </w:r>
      <w:r w:rsidRPr="00D56521">
        <w:t>symbol</w:t>
      </w:r>
      <w:r w:rsidR="00A153FB" w:rsidRPr="00D56521">
        <w:t>, icon or term</w:t>
      </w:r>
      <w:r w:rsidRPr="00D56521">
        <w:t>, but such symbols</w:t>
      </w:r>
      <w:r w:rsidR="00A153FB" w:rsidRPr="00D56521">
        <w:t>, icons and terms</w:t>
      </w:r>
      <w:r w:rsidRPr="00D56521">
        <w:t xml:space="preserve"> should not conflict with </w:t>
      </w:r>
      <w:r w:rsidR="00A153FB" w:rsidRPr="00D56521">
        <w:t>those</w:t>
      </w:r>
      <w:r w:rsidRPr="00D56521">
        <w:t xml:space="preserve"> defined </w:t>
      </w:r>
      <w:r w:rsidR="00A153FB" w:rsidRPr="00D56521">
        <w:t>by</w:t>
      </w:r>
      <w:r w:rsidRPr="00D56521">
        <w:t xml:space="preserve"> IMO or IHO. </w:t>
      </w:r>
      <w:r w:rsidR="00A153FB" w:rsidRPr="00D56521">
        <w:t xml:space="preserve">New abbreviations should be defined only for new symbols, icons, or terms, and should not conflict with existing abbreviations. </w:t>
      </w:r>
      <w:r w:rsidRPr="00D56521">
        <w:t>Manufacturers are encouraged</w:t>
      </w:r>
      <w:r w:rsidR="00A153FB" w:rsidRPr="00D56521">
        <w:t xml:space="preserve"> to discuss the need for new symbols, icons, terms or abbreviations with IMO and IHO.</w:t>
      </w:r>
      <w:r w:rsidRPr="00D56521">
        <w:t xml:space="preserve">  </w:t>
      </w:r>
    </w:p>
    <w:p w14:paraId="3DC4CA9C" w14:textId="5F47F997" w:rsidR="006C7FC6" w:rsidRPr="00D56521" w:rsidRDefault="006C7FC6" w:rsidP="00AE2737">
      <w:pPr>
        <w:pStyle w:val="ListParagraph"/>
        <w:numPr>
          <w:ilvl w:val="0"/>
          <w:numId w:val="15"/>
        </w:numPr>
        <w:spacing w:after="120" w:line="240" w:lineRule="auto"/>
        <w:jc w:val="both"/>
      </w:pPr>
      <w:r w:rsidRPr="00D56521">
        <w:t>Logical grouping of information should be consistent with the groups specified in Appendix 3 of MSC.1609. Note that Appendix 3 does not specify where the groups should appear on the screen or the order of information elements within groups, nor is the list exhaustive.</w:t>
      </w:r>
    </w:p>
    <w:p w14:paraId="5DFD9EF2" w14:textId="2C9A7D47" w:rsidR="00C34F5C" w:rsidRPr="00D56521" w:rsidRDefault="00DF17A1" w:rsidP="00AE2737">
      <w:pPr>
        <w:pStyle w:val="ListParagraph"/>
        <w:numPr>
          <w:ilvl w:val="0"/>
          <w:numId w:val="15"/>
        </w:numPr>
        <w:spacing w:after="120" w:line="240" w:lineRule="auto"/>
        <w:jc w:val="both"/>
      </w:pPr>
      <w:r w:rsidRPr="00D56521">
        <w:t xml:space="preserve">While </w:t>
      </w:r>
      <w:r w:rsidR="00D80E70" w:rsidRPr="00D56521">
        <w:t>many symbol</w:t>
      </w:r>
      <w:r w:rsidR="003344C6" w:rsidRPr="00D56521">
        <w:t xml:space="preserve"> and icon</w:t>
      </w:r>
      <w:r w:rsidRPr="00D56521">
        <w:t xml:space="preserve"> </w:t>
      </w:r>
      <w:r w:rsidR="003344C6" w:rsidRPr="00D56521">
        <w:t xml:space="preserve">definitions in </w:t>
      </w:r>
      <w:r w:rsidR="00067B82" w:rsidRPr="00D56521">
        <w:t>SN</w:t>
      </w:r>
      <w:r w:rsidR="003344C6" w:rsidRPr="00D56521">
        <w:t xml:space="preserve">.243/Rev.2 and </w:t>
      </w:r>
      <w:r w:rsidR="004D05F1" w:rsidRPr="00D56521">
        <w:t>MSC.</w:t>
      </w:r>
      <w:r w:rsidR="003344C6" w:rsidRPr="00D56521">
        <w:t xml:space="preserve">1609 </w:t>
      </w:r>
      <w:r w:rsidRPr="00D56521">
        <w:t xml:space="preserve">do not specify colours for </w:t>
      </w:r>
      <w:r w:rsidR="00570EBC" w:rsidRPr="00D56521">
        <w:t xml:space="preserve">the standard symbols and icons, the general principles of user interface design and likely environmental and lighting conditions (e.g., use of red light on the bridge, day/night/dusk lighting, prominence vs. distraction </w:t>
      </w:r>
      <w:proofErr w:type="spellStart"/>
      <w:r w:rsidR="00570EBC" w:rsidRPr="00D56521">
        <w:t>tradeoff</w:t>
      </w:r>
      <w:r w:rsidR="00DA00F5" w:rsidRPr="00D56521">
        <w:t>s</w:t>
      </w:r>
      <w:proofErr w:type="spellEnd"/>
      <w:r w:rsidR="00570EBC" w:rsidRPr="00D56521">
        <w:t>) should be kept in mind</w:t>
      </w:r>
      <w:r w:rsidR="003344C6" w:rsidRPr="00D56521">
        <w:t xml:space="preserve"> when determining colours for these symbols and icons</w:t>
      </w:r>
      <w:r w:rsidR="00570EBC" w:rsidRPr="00D56521">
        <w:t>.</w:t>
      </w:r>
      <w:r w:rsidR="003344C6" w:rsidRPr="00D56521">
        <w:t xml:space="preserve"> The colour assignment table in Part 16A </w:t>
      </w:r>
      <w:r w:rsidR="002675D4" w:rsidRPr="00D56521">
        <w:t>may</w:t>
      </w:r>
      <w:r w:rsidR="003344C6" w:rsidRPr="00D56521">
        <w:t xml:space="preserve"> be consulted to assess </w:t>
      </w:r>
      <w:r w:rsidR="002675D4" w:rsidRPr="00D56521">
        <w:t>possible colours, but developers should note that assignment of a colour in that table does not necessarily preclude its use for navigation-related symbols or functions.</w:t>
      </w:r>
    </w:p>
    <w:p w14:paraId="127BED16" w14:textId="4F56C577" w:rsidR="00B268EF" w:rsidRPr="00D56521" w:rsidRDefault="00B06A88" w:rsidP="00AE2737">
      <w:pPr>
        <w:pStyle w:val="ListParagraph"/>
        <w:numPr>
          <w:ilvl w:val="0"/>
          <w:numId w:val="15"/>
        </w:numPr>
        <w:spacing w:after="120" w:line="240" w:lineRule="auto"/>
        <w:jc w:val="both"/>
      </w:pPr>
      <w:r w:rsidRPr="00D56521">
        <w:t>Access to user interface functions should be consistent with Appendix 4 of</w:t>
      </w:r>
      <w:r w:rsidR="004D05F1" w:rsidRPr="00D56521">
        <w:t xml:space="preserve"> MSC.</w:t>
      </w:r>
      <w:r w:rsidRPr="00D56521">
        <w:t>1609, keeping in mind the clarifications in the Introduction to that Appendix.</w:t>
      </w:r>
    </w:p>
    <w:p w14:paraId="37431147" w14:textId="09343119" w:rsidR="00B268EF" w:rsidRPr="00D56521" w:rsidRDefault="00B06A88" w:rsidP="00AE2737">
      <w:pPr>
        <w:pStyle w:val="ListParagraph"/>
        <w:numPr>
          <w:ilvl w:val="0"/>
          <w:numId w:val="15"/>
        </w:numPr>
        <w:spacing w:after="120" w:line="240" w:lineRule="auto"/>
        <w:jc w:val="both"/>
      </w:pPr>
      <w:r w:rsidRPr="00D56521">
        <w:t xml:space="preserve">Management of default and user settings should be consistent with Appendix 5 of </w:t>
      </w:r>
      <w:r w:rsidR="004D05F1" w:rsidRPr="00D56521">
        <w:t>MSC</w:t>
      </w:r>
      <w:r w:rsidRPr="00D56521">
        <w:t>.1609.</w:t>
      </w:r>
    </w:p>
    <w:p w14:paraId="3367E527" w14:textId="77777777" w:rsidR="00B63F00" w:rsidRPr="00D56521" w:rsidRDefault="00B63F00" w:rsidP="004E61EE">
      <w:pPr>
        <w:spacing w:after="120" w:line="240" w:lineRule="auto"/>
        <w:jc w:val="both"/>
      </w:pPr>
    </w:p>
    <w:p w14:paraId="5F1E6A0A" w14:textId="5F0E85A1" w:rsidR="00E12CDB" w:rsidRPr="00D56521" w:rsidRDefault="000D6C8D">
      <w:pPr>
        <w:pStyle w:val="Heading1"/>
        <w:pPrChange w:id="744" w:author="Raphael Malyankar" w:date="2023-08-31T22:24:00Z">
          <w:pPr>
            <w:pStyle w:val="Heading1"/>
            <w:tabs>
              <w:tab w:val="left" w:pos="567"/>
            </w:tabs>
            <w:ind w:left="567" w:hanging="567"/>
          </w:pPr>
        </w:pPrChange>
      </w:pPr>
      <w:bookmarkStart w:id="745" w:name="_Toc47708006"/>
      <w:bookmarkStart w:id="746" w:name="_Toc144421214"/>
      <w:bookmarkEnd w:id="745"/>
      <w:r w:rsidRPr="00D56521">
        <w:t>Data</w:t>
      </w:r>
      <w:r w:rsidR="00E12CDB" w:rsidRPr="00D56521">
        <w:t xml:space="preserve"> </w:t>
      </w:r>
      <w:r w:rsidRPr="00D56521">
        <w:t>L</w:t>
      </w:r>
      <w:r w:rsidR="00E12CDB" w:rsidRPr="00D56521">
        <w:t>ayers</w:t>
      </w:r>
      <w:bookmarkEnd w:id="746"/>
    </w:p>
    <w:p w14:paraId="115C21AF" w14:textId="799E1F3E" w:rsidR="002A7FC8" w:rsidRPr="00D56521" w:rsidRDefault="002A7FC8" w:rsidP="00AA0332">
      <w:pPr>
        <w:spacing w:after="120" w:line="240" w:lineRule="auto"/>
        <w:jc w:val="both"/>
      </w:pPr>
      <w:r w:rsidRPr="00D56521">
        <w:t xml:space="preserve">Since there </w:t>
      </w:r>
      <w:ins w:id="747" w:author="jonathan pritchard" w:date="2024-01-15T10:49:00Z">
        <w:r w:rsidR="009A245C">
          <w:t>is</w:t>
        </w:r>
      </w:ins>
      <w:r w:rsidRPr="00D56521">
        <w:t xml:space="preserve"> no restriction on which data layers can be displayed</w:t>
      </w:r>
      <w:r w:rsidR="00C2557E" w:rsidRPr="00D56521">
        <w:t xml:space="preserve"> other than IMO Performance Standards’ requirement that the data does not degrade the displayed </w:t>
      </w:r>
      <w:del w:id="748" w:author="Raphael Malyankar" w:date="2023-08-31T15:59:00Z">
        <w:r w:rsidR="00C2557E" w:rsidRPr="00D56521" w:rsidDel="00936F1E">
          <w:delText xml:space="preserve">SENC </w:delText>
        </w:r>
      </w:del>
      <w:ins w:id="749" w:author="Raphael Malyankar" w:date="2023-08-31T15:59:00Z">
        <w:r w:rsidR="00936F1E">
          <w:t>System Database</w:t>
        </w:r>
        <w:r w:rsidR="00936F1E" w:rsidRPr="00D56521">
          <w:t xml:space="preserve"> </w:t>
        </w:r>
      </w:ins>
      <w:r w:rsidR="00C2557E" w:rsidRPr="00D56521">
        <w:t xml:space="preserve">information and should be clearly distinguishable from the </w:t>
      </w:r>
      <w:del w:id="750" w:author="Raphael Malyankar" w:date="2023-08-31T15:59:00Z">
        <w:r w:rsidR="00C2557E" w:rsidRPr="00D56521" w:rsidDel="00936F1E">
          <w:delText xml:space="preserve">SENC </w:delText>
        </w:r>
      </w:del>
      <w:ins w:id="751" w:author="Raphael Malyankar" w:date="2023-08-31T15:59:00Z">
        <w:r w:rsidR="00936F1E">
          <w:t>System Database</w:t>
        </w:r>
        <w:r w:rsidR="00936F1E" w:rsidRPr="00D56521">
          <w:t xml:space="preserve"> </w:t>
        </w:r>
      </w:ins>
      <w:r w:rsidR="00C2557E" w:rsidRPr="00D56521">
        <w:t>information</w:t>
      </w:r>
      <w:r w:rsidRPr="00D56521">
        <w:t xml:space="preserve">, navigation systems </w:t>
      </w:r>
      <w:r w:rsidRPr="00D56521">
        <w:lastRenderedPageBreak/>
        <w:t>should be prepared to display any S-100 data product</w:t>
      </w:r>
      <w:r w:rsidR="0080290D" w:rsidRPr="00D56521">
        <w:t xml:space="preserve"> that satisfies </w:t>
      </w:r>
      <w:r w:rsidR="00F8574D" w:rsidRPr="00D56521">
        <w:t xml:space="preserve">the technical requirements, i.e., is classified as </w:t>
      </w:r>
      <w:r w:rsidR="0080290D" w:rsidRPr="00D56521">
        <w:t>S-100 compliance category 4 (</w:t>
      </w:r>
      <w:r w:rsidR="00123B63" w:rsidRPr="00D56521">
        <w:t xml:space="preserve">“IHO S-100 and IMO harmonized display compliant” - see </w:t>
      </w:r>
      <w:commentRangeStart w:id="752"/>
      <w:commentRangeStart w:id="753"/>
      <w:r w:rsidR="0080290D" w:rsidRPr="00D56521">
        <w:t xml:space="preserve">S-100 </w:t>
      </w:r>
      <w:r w:rsidR="00123B63" w:rsidRPr="00D56521">
        <w:t xml:space="preserve">5.0.0 </w:t>
      </w:r>
      <w:r w:rsidR="00D976A3" w:rsidRPr="00D56521">
        <w:t>Part 17 - S100_CompliancyCategory</w:t>
      </w:r>
      <w:commentRangeEnd w:id="752"/>
      <w:r w:rsidR="00A2738B">
        <w:rPr>
          <w:rStyle w:val="CommentReference"/>
        </w:rPr>
        <w:commentReference w:id="752"/>
      </w:r>
      <w:commentRangeEnd w:id="753"/>
      <w:r w:rsidR="009A245C">
        <w:rPr>
          <w:rStyle w:val="CommentReference"/>
        </w:rPr>
        <w:commentReference w:id="753"/>
      </w:r>
      <w:r w:rsidR="0080290D" w:rsidRPr="00D56521">
        <w:t>)</w:t>
      </w:r>
      <w:r w:rsidRPr="00D56521">
        <w:t>.</w:t>
      </w:r>
    </w:p>
    <w:p w14:paraId="4B235664" w14:textId="77777777" w:rsidR="004F7A62" w:rsidRPr="00D56521" w:rsidRDefault="004F7A62" w:rsidP="00AA0332">
      <w:pPr>
        <w:spacing w:after="120" w:line="240" w:lineRule="auto"/>
        <w:jc w:val="both"/>
      </w:pPr>
    </w:p>
    <w:p w14:paraId="77DB75E3" w14:textId="0C02F1FF" w:rsidR="00D60E7E" w:rsidRPr="00D56521" w:rsidRDefault="00B55D04">
      <w:pPr>
        <w:pStyle w:val="Heading2"/>
        <w:pPrChange w:id="754" w:author="Raphael Malyankar" w:date="2023-08-31T22:24:00Z">
          <w:pPr>
            <w:pStyle w:val="Heading2"/>
            <w:tabs>
              <w:tab w:val="clear" w:pos="567"/>
            </w:tabs>
          </w:pPr>
        </w:pPrChange>
      </w:pPr>
      <w:bookmarkStart w:id="755" w:name="_Ref45143574"/>
      <w:bookmarkStart w:id="756" w:name="_Toc144421215"/>
      <w:commentRangeStart w:id="757"/>
      <w:commentRangeStart w:id="758"/>
      <w:r w:rsidRPr="00D56521">
        <w:t>D</w:t>
      </w:r>
      <w:r w:rsidR="00960834" w:rsidRPr="00D56521">
        <w:t xml:space="preserve">ata </w:t>
      </w:r>
      <w:r w:rsidR="008549AF" w:rsidRPr="00D56521">
        <w:t>products and information layers</w:t>
      </w:r>
      <w:bookmarkEnd w:id="755"/>
      <w:bookmarkEnd w:id="756"/>
      <w:commentRangeEnd w:id="757"/>
      <w:r w:rsidR="00A2738B">
        <w:rPr>
          <w:rStyle w:val="CommentReference"/>
          <w:rFonts w:eastAsia="MS Mincho"/>
          <w:b w:val="0"/>
          <w:bCs w:val="0"/>
        </w:rPr>
        <w:commentReference w:id="757"/>
      </w:r>
      <w:commentRangeEnd w:id="758"/>
      <w:r w:rsidR="00480BC0">
        <w:rPr>
          <w:rStyle w:val="CommentReference"/>
          <w:rFonts w:eastAsia="MS Mincho"/>
          <w:b w:val="0"/>
          <w:bCs w:val="0"/>
        </w:rPr>
        <w:commentReference w:id="758"/>
      </w:r>
      <w:ins w:id="759" w:author="jonathan pritchard" w:date="2024-01-15T10:50:00Z">
        <w:r w:rsidR="009A245C">
          <w:t xml:space="preserve"> [INFORMATIVE]</w:t>
        </w:r>
      </w:ins>
    </w:p>
    <w:p w14:paraId="130C22D9" w14:textId="2454D7A7" w:rsidR="00B55D04" w:rsidRPr="00D56521" w:rsidRDefault="00B55D04">
      <w:pPr>
        <w:pStyle w:val="Heading3"/>
        <w:pPrChange w:id="760" w:author="jonathan pritchard" w:date="2024-02-09T12:38:00Z">
          <w:pPr>
            <w:pStyle w:val="Heading3"/>
            <w:spacing w:after="120"/>
          </w:pPr>
        </w:pPrChange>
      </w:pPr>
      <w:bookmarkStart w:id="761" w:name="_Ref45055302"/>
      <w:bookmarkStart w:id="762" w:name="_Ref45211567"/>
      <w:bookmarkStart w:id="763" w:name="_Toc144421216"/>
      <w:commentRangeStart w:id="764"/>
      <w:commentRangeStart w:id="765"/>
      <w:commentRangeStart w:id="766"/>
      <w:commentRangeStart w:id="767"/>
      <w:r w:rsidRPr="00D56521">
        <w:t>Basic products and layers</w:t>
      </w:r>
      <w:bookmarkEnd w:id="761"/>
      <w:bookmarkEnd w:id="762"/>
      <w:bookmarkEnd w:id="763"/>
      <w:commentRangeEnd w:id="764"/>
      <w:r w:rsidR="00BB0BEC">
        <w:rPr>
          <w:rStyle w:val="CommentReference"/>
          <w:b w:val="0"/>
          <w:bCs w:val="0"/>
        </w:rPr>
        <w:commentReference w:id="764"/>
      </w:r>
      <w:commentRangeEnd w:id="765"/>
      <w:r w:rsidR="006E1DB4">
        <w:rPr>
          <w:rStyle w:val="CommentReference"/>
          <w:b w:val="0"/>
          <w:bCs w:val="0"/>
        </w:rPr>
        <w:commentReference w:id="765"/>
      </w:r>
      <w:commentRangeEnd w:id="766"/>
      <w:r w:rsidR="00A2738B">
        <w:rPr>
          <w:rStyle w:val="CommentReference"/>
          <w:b w:val="0"/>
          <w:bCs w:val="0"/>
        </w:rPr>
        <w:commentReference w:id="766"/>
      </w:r>
      <w:commentRangeEnd w:id="767"/>
      <w:r w:rsidR="00A2738B">
        <w:rPr>
          <w:rStyle w:val="CommentReference"/>
          <w:b w:val="0"/>
          <w:bCs w:val="0"/>
        </w:rPr>
        <w:commentReference w:id="767"/>
      </w:r>
    </w:p>
    <w:p w14:paraId="431C6DD0" w14:textId="27817EA4" w:rsidR="0083356D" w:rsidRPr="00D56521" w:rsidRDefault="00C8199B" w:rsidP="00AA0332">
      <w:pPr>
        <w:spacing w:after="60" w:line="240" w:lineRule="auto"/>
        <w:jc w:val="both"/>
      </w:pPr>
      <w:r w:rsidRPr="00D56521">
        <w:t xml:space="preserve">Navigation displays such as the ECDIS main screen </w:t>
      </w:r>
      <w:r w:rsidR="00960834" w:rsidRPr="00D56521">
        <w:t>must</w:t>
      </w:r>
      <w:r w:rsidRPr="00D56521">
        <w:t xml:space="preserve"> </w:t>
      </w:r>
      <w:r w:rsidR="00960834" w:rsidRPr="00D56521">
        <w:t>be able to</w:t>
      </w:r>
      <w:r w:rsidRPr="00D56521">
        <w:t xml:space="preserve"> </w:t>
      </w:r>
      <w:r w:rsidR="00656888" w:rsidRPr="00D56521">
        <w:t>display</w:t>
      </w:r>
      <w:ins w:id="768" w:author="jonathan pritchard" w:date="2023-12-06T15:34:00Z">
        <w:r w:rsidR="00480BC0">
          <w:t xml:space="preserve"> at least</w:t>
        </w:r>
      </w:ins>
      <w:r w:rsidR="00656888" w:rsidRPr="00D56521">
        <w:t xml:space="preserve"> </w:t>
      </w:r>
      <w:r w:rsidRPr="00D56521">
        <w:t>the following data layers:</w:t>
      </w:r>
    </w:p>
    <w:p w14:paraId="15BA2690" w14:textId="11673B28" w:rsidR="00C8199B" w:rsidRPr="00D56521" w:rsidRDefault="00C8199B" w:rsidP="00AE2737">
      <w:pPr>
        <w:pStyle w:val="ListParagraph"/>
        <w:numPr>
          <w:ilvl w:val="0"/>
          <w:numId w:val="16"/>
        </w:numPr>
        <w:spacing w:after="60" w:line="240" w:lineRule="auto"/>
        <w:jc w:val="both"/>
      </w:pPr>
      <w:r w:rsidRPr="00D56521">
        <w:t xml:space="preserve">S-101 ENC data as the base layer, which may be replaced by S-57 </w:t>
      </w:r>
      <w:r w:rsidR="006E3B34" w:rsidRPr="00D56521">
        <w:t xml:space="preserve">ENC </w:t>
      </w:r>
      <w:r w:rsidRPr="00D56521">
        <w:t xml:space="preserve">data where S-101 data is not available. Raster </w:t>
      </w:r>
      <w:r w:rsidR="000F49BE" w:rsidRPr="00D56521">
        <w:t>N</w:t>
      </w:r>
      <w:r w:rsidRPr="00D56521">
        <w:t xml:space="preserve">avigational </w:t>
      </w:r>
      <w:r w:rsidR="000F49BE" w:rsidRPr="00D56521">
        <w:t>C</w:t>
      </w:r>
      <w:r w:rsidRPr="00D56521">
        <w:t xml:space="preserve">hart (RNC) may be displayed if neither </w:t>
      </w:r>
      <w:r w:rsidR="00656888" w:rsidRPr="00D56521">
        <w:t>is</w:t>
      </w:r>
      <w:r w:rsidR="000F2A6A" w:rsidRPr="00D56521">
        <w:t xml:space="preserve"> available;</w:t>
      </w:r>
    </w:p>
    <w:p w14:paraId="65C5E9BC" w14:textId="2060F30D" w:rsidR="00C8199B" w:rsidRPr="00D56521" w:rsidRDefault="00EE7A3D" w:rsidP="00AE2737">
      <w:pPr>
        <w:pStyle w:val="ListParagraph"/>
        <w:numPr>
          <w:ilvl w:val="0"/>
          <w:numId w:val="16"/>
        </w:numPr>
        <w:spacing w:after="60" w:line="240" w:lineRule="auto"/>
        <w:jc w:val="both"/>
      </w:pPr>
      <w:r w:rsidRPr="00D56521">
        <w:t>Target data from RADAR or AIS</w:t>
      </w:r>
      <w:r w:rsidR="000F2A6A" w:rsidRPr="00D56521">
        <w:t>;</w:t>
      </w:r>
    </w:p>
    <w:p w14:paraId="2D52EC9A" w14:textId="6B482FE6" w:rsidR="001A3D58" w:rsidRPr="00D56521" w:rsidRDefault="001A3D58" w:rsidP="00AE2737">
      <w:pPr>
        <w:pStyle w:val="ListParagraph"/>
        <w:numPr>
          <w:ilvl w:val="0"/>
          <w:numId w:val="16"/>
        </w:numPr>
        <w:spacing w:after="60" w:line="240" w:lineRule="auto"/>
        <w:jc w:val="both"/>
      </w:pPr>
      <w:r w:rsidRPr="00D56521">
        <w:t>Own ship information such as own ship symbol, heading</w:t>
      </w:r>
      <w:r w:rsidR="000C15F7" w:rsidRPr="00D56521">
        <w:t xml:space="preserve"> and</w:t>
      </w:r>
      <w:r w:rsidRPr="00D56521">
        <w:t xml:space="preserve"> </w:t>
      </w:r>
      <w:r w:rsidR="000C15F7" w:rsidRPr="00D56521">
        <w:t>course</w:t>
      </w:r>
      <w:r w:rsidRPr="00D56521">
        <w:t xml:space="preserve"> information</w:t>
      </w:r>
      <w:r w:rsidR="00180BAF" w:rsidRPr="00D56521">
        <w:t>, safety contours, alerts and highlights caused by interaction or course with other data</w:t>
      </w:r>
      <w:r w:rsidR="000F2A6A" w:rsidRPr="00D56521">
        <w:t>;</w:t>
      </w:r>
    </w:p>
    <w:p w14:paraId="2530DFEE" w14:textId="1E6686BE" w:rsidR="00A07CCD" w:rsidRPr="00D56521" w:rsidRDefault="00A07CCD" w:rsidP="00AE2737">
      <w:pPr>
        <w:pStyle w:val="ListParagraph"/>
        <w:numPr>
          <w:ilvl w:val="0"/>
          <w:numId w:val="16"/>
        </w:numPr>
        <w:spacing w:after="60" w:line="240" w:lineRule="auto"/>
        <w:jc w:val="both"/>
      </w:pPr>
      <w:commentRangeStart w:id="769"/>
      <w:commentRangeStart w:id="770"/>
      <w:r w:rsidRPr="00D56521">
        <w:t>Mariner-plotted information</w:t>
      </w:r>
      <w:r w:rsidR="00180BAF" w:rsidRPr="00D56521">
        <w:t xml:space="preserve"> </w:t>
      </w:r>
      <w:r w:rsidR="000F2A6A" w:rsidRPr="00D56521">
        <w:t>such as mariner-plotted hazards;</w:t>
      </w:r>
      <w:commentRangeEnd w:id="769"/>
      <w:r w:rsidR="00BB0BEC">
        <w:rPr>
          <w:rStyle w:val="CommentReference"/>
        </w:rPr>
        <w:commentReference w:id="769"/>
      </w:r>
      <w:commentRangeEnd w:id="770"/>
      <w:r w:rsidR="00A2738B">
        <w:rPr>
          <w:rStyle w:val="CommentReference"/>
        </w:rPr>
        <w:commentReference w:id="770"/>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514C7631" w14:textId="1A5722A8" w:rsidR="00497BDA" w:rsidRPr="00D56521" w:rsidRDefault="00497BDA" w:rsidP="00AE2737">
      <w:pPr>
        <w:pStyle w:val="ListParagraph"/>
        <w:numPr>
          <w:ilvl w:val="0"/>
          <w:numId w:val="16"/>
        </w:numPr>
        <w:spacing w:after="120" w:line="240" w:lineRule="auto"/>
        <w:jc w:val="both"/>
      </w:pPr>
      <w:r w:rsidRPr="00D56521">
        <w:t>S-421 Route Plan.</w:t>
      </w:r>
    </w:p>
    <w:p w14:paraId="1BD94B98" w14:textId="64BEFD26" w:rsidR="00F22BF9" w:rsidRPr="00D56521" w:rsidRDefault="00F22BF9" w:rsidP="00AA0332">
      <w:pPr>
        <w:spacing w:after="120" w:line="240" w:lineRule="auto"/>
        <w:jc w:val="both"/>
      </w:pPr>
      <w:r w:rsidRPr="00D56521">
        <w:t xml:space="preserve">The list </w:t>
      </w:r>
      <w:r w:rsidR="00EE7A3D" w:rsidRPr="00D56521">
        <w:t xml:space="preserve">specifies S-100 data products which </w:t>
      </w:r>
      <w:commentRangeStart w:id="771"/>
      <w:r w:rsidR="00EE7A3D" w:rsidRPr="00D56521">
        <w:t xml:space="preserve">much </w:t>
      </w:r>
      <w:commentRangeEnd w:id="771"/>
      <w:r w:rsidR="00BB0BEC">
        <w:rPr>
          <w:rStyle w:val="CommentReference"/>
        </w:rPr>
        <w:commentReference w:id="771"/>
      </w:r>
      <w:r w:rsidR="00EE7A3D" w:rsidRPr="00D56521">
        <w:t>be supported in ECDIS</w:t>
      </w:r>
      <w:r w:rsidRPr="00D56521">
        <w:t>.</w:t>
      </w:r>
    </w:p>
    <w:p w14:paraId="2AA0EF74" w14:textId="612A395D" w:rsidR="00D60E7E" w:rsidRPr="00D56521" w:rsidRDefault="00B55D04">
      <w:pPr>
        <w:pStyle w:val="Heading3"/>
        <w:pPrChange w:id="772" w:author="jonathan pritchard" w:date="2024-02-09T12:38:00Z">
          <w:pPr>
            <w:pStyle w:val="Heading3"/>
            <w:spacing w:after="120"/>
          </w:pPr>
        </w:pPrChange>
      </w:pPr>
      <w:bookmarkStart w:id="773" w:name="_Ref45055480"/>
      <w:bookmarkStart w:id="774" w:name="_Ref45211570"/>
      <w:bookmarkStart w:id="775" w:name="_Toc144421217"/>
      <w:commentRangeStart w:id="776"/>
      <w:commentRangeStart w:id="777"/>
      <w:r w:rsidRPr="00D56521">
        <w:t xml:space="preserve">Other </w:t>
      </w:r>
      <w:r w:rsidR="008549AF" w:rsidRPr="00D56521">
        <w:t>data products</w:t>
      </w:r>
      <w:bookmarkEnd w:id="773"/>
      <w:bookmarkEnd w:id="774"/>
      <w:bookmarkEnd w:id="775"/>
    </w:p>
    <w:p w14:paraId="3209FFF3" w14:textId="246DFC05" w:rsidR="001A3D58" w:rsidRPr="00D56521" w:rsidRDefault="00A07CCD" w:rsidP="00AA0332">
      <w:pPr>
        <w:spacing w:after="60" w:line="240" w:lineRule="auto"/>
        <w:jc w:val="both"/>
      </w:pPr>
      <w:r w:rsidRPr="00D56521">
        <w:t xml:space="preserve">In addition, </w:t>
      </w:r>
      <w:r w:rsidR="00960834" w:rsidRPr="00D56521">
        <w:t xml:space="preserve">navigation </w:t>
      </w:r>
      <w:r w:rsidR="008549AF" w:rsidRPr="00D56521">
        <w:t>displays such as the ECDIS main screen</w:t>
      </w:r>
      <w:r w:rsidR="00960834" w:rsidRPr="00D56521">
        <w:t xml:space="preserve"> should </w:t>
      </w:r>
      <w:r w:rsidR="00EE7A3D" w:rsidRPr="00D56521">
        <w:t>allow the mariner to toggle the display of the following data products</w:t>
      </w:r>
      <w:r w:rsidR="00180BAF" w:rsidRPr="00D56521">
        <w:t>:</w:t>
      </w:r>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Pr="00D56521" w:rsidRDefault="00A4729C" w:rsidP="00AE2737">
      <w:pPr>
        <w:pStyle w:val="ListParagraph"/>
        <w:numPr>
          <w:ilvl w:val="0"/>
          <w:numId w:val="17"/>
        </w:numPr>
        <w:spacing w:after="60" w:line="240" w:lineRule="auto"/>
        <w:jc w:val="both"/>
      </w:pPr>
      <w:r w:rsidRPr="00D56521">
        <w:t xml:space="preserve">S-123 </w:t>
      </w:r>
      <w:r w:rsidR="000F2A6A" w:rsidRPr="00D56521">
        <w:t>Marine Radio Services;</w:t>
      </w:r>
    </w:p>
    <w:p w14:paraId="1E591681" w14:textId="0D27E0D7" w:rsidR="005A185A" w:rsidRPr="00D56521" w:rsidRDefault="000F2A6A" w:rsidP="00AE2737">
      <w:pPr>
        <w:pStyle w:val="ListParagraph"/>
        <w:numPr>
          <w:ilvl w:val="0"/>
          <w:numId w:val="17"/>
        </w:numPr>
        <w:spacing w:after="60" w:line="240" w:lineRule="auto"/>
        <w:jc w:val="both"/>
      </w:pPr>
      <w:r w:rsidRPr="00D56521">
        <w:t>S-127 Marine Traffic Management;</w:t>
      </w:r>
    </w:p>
    <w:p w14:paraId="51A257C6" w14:textId="0861B7B0" w:rsidR="00497BDA" w:rsidRPr="00D56521" w:rsidRDefault="00180BAF" w:rsidP="00AE2737">
      <w:pPr>
        <w:pStyle w:val="ListParagraph"/>
        <w:numPr>
          <w:ilvl w:val="0"/>
          <w:numId w:val="17"/>
        </w:numPr>
        <w:spacing w:after="60" w:line="240" w:lineRule="auto"/>
        <w:jc w:val="both"/>
      </w:pPr>
      <w:r w:rsidRPr="00D56521">
        <w:t>S-412 Weather and Wave Hazards</w:t>
      </w:r>
      <w:r w:rsidR="000F2A6A" w:rsidRPr="00D56521">
        <w:t>;</w:t>
      </w:r>
    </w:p>
    <w:p w14:paraId="4926ED9C" w14:textId="525B3CA0" w:rsidR="00102117" w:rsidRPr="00D56521" w:rsidRDefault="00102117" w:rsidP="00AE2737">
      <w:pPr>
        <w:pStyle w:val="ListParagraph"/>
        <w:numPr>
          <w:ilvl w:val="0"/>
          <w:numId w:val="17"/>
        </w:numPr>
        <w:spacing w:after="120" w:line="240" w:lineRule="auto"/>
        <w:ind w:left="714" w:hanging="357"/>
        <w:jc w:val="both"/>
      </w:pPr>
      <w:commentRangeStart w:id="778"/>
      <w:commentRangeStart w:id="779"/>
      <w:r w:rsidRPr="00D56521">
        <w:t>S-411 Sea Ice</w:t>
      </w:r>
      <w:r w:rsidR="00DF2D28" w:rsidRPr="00D56521">
        <w:t xml:space="preserve"> (</w:t>
      </w:r>
      <w:r w:rsidR="00BF6996" w:rsidRPr="00D56521">
        <w:t>when conformant to S-100 compliance category 4</w:t>
      </w:r>
      <w:r w:rsidR="003550B6" w:rsidRPr="00D56521">
        <w:rPr>
          <w:rStyle w:val="FootnoteReference"/>
          <w:sz w:val="20"/>
          <w:vertAlign w:val="superscript"/>
          <w:lang w:val="en-GB"/>
        </w:rPr>
        <w:footnoteReference w:id="1"/>
      </w:r>
      <w:r w:rsidR="00DF2D28" w:rsidRPr="00D56521">
        <w:t>)</w:t>
      </w:r>
      <w:r w:rsidR="003550B6" w:rsidRPr="00D56521">
        <w:t>.</w:t>
      </w:r>
      <w:commentRangeEnd w:id="776"/>
      <w:r w:rsidR="00BB0BEC">
        <w:rPr>
          <w:rStyle w:val="CommentReference"/>
        </w:rPr>
        <w:commentReference w:id="776"/>
      </w:r>
      <w:commentRangeEnd w:id="777"/>
      <w:r w:rsidR="00A2738B">
        <w:rPr>
          <w:rStyle w:val="CommentReference"/>
        </w:rPr>
        <w:commentReference w:id="777"/>
      </w:r>
    </w:p>
    <w:p w14:paraId="47C43F85" w14:textId="3A5F07B0" w:rsidR="00B55D04" w:rsidRPr="00D56521" w:rsidRDefault="00B55D04">
      <w:pPr>
        <w:pStyle w:val="Heading3"/>
        <w:pPrChange w:id="780" w:author="jonathan pritchard" w:date="2024-02-09T12:38:00Z">
          <w:pPr>
            <w:pStyle w:val="Heading3"/>
            <w:spacing w:after="120"/>
          </w:pPr>
        </w:pPrChange>
      </w:pPr>
      <w:bookmarkStart w:id="781" w:name="_Toc144421218"/>
      <w:r w:rsidRPr="00D56521">
        <w:t>Future data products (informative)</w:t>
      </w:r>
      <w:bookmarkEnd w:id="781"/>
    </w:p>
    <w:p w14:paraId="3EAAD8E2" w14:textId="6354D034" w:rsidR="008549AF" w:rsidRPr="00D56521" w:rsidRDefault="005A185A" w:rsidP="00AA0332">
      <w:pPr>
        <w:spacing w:after="60" w:line="240" w:lineRule="auto"/>
        <w:jc w:val="both"/>
      </w:pPr>
      <w:r w:rsidRPr="00D56521">
        <w:t>Other</w:t>
      </w:r>
      <w:r w:rsidR="00A36C96" w:rsidRPr="00D56521">
        <w:t xml:space="preserve"> </w:t>
      </w:r>
      <w:r w:rsidRPr="00D56521">
        <w:t>data products</w:t>
      </w:r>
      <w:r w:rsidR="007C6323" w:rsidRPr="00D56521">
        <w:t xml:space="preserve"> </w:t>
      </w:r>
      <w:r w:rsidR="00754FEF" w:rsidRPr="00D56521">
        <w:t xml:space="preserve">are in early stages of development, and are unlikely to need </w:t>
      </w:r>
      <w:r w:rsidR="008549AF" w:rsidRPr="00D56521">
        <w:t>display capabilities for the next several years. These include:</w:t>
      </w:r>
    </w:p>
    <w:p w14:paraId="529886B5" w14:textId="16689B70" w:rsidR="00BF6996" w:rsidRPr="00D56521" w:rsidRDefault="00BF6996" w:rsidP="00AE2737">
      <w:pPr>
        <w:pStyle w:val="ListParagraph"/>
        <w:numPr>
          <w:ilvl w:val="0"/>
          <w:numId w:val="19"/>
        </w:numPr>
        <w:spacing w:after="60" w:line="240" w:lineRule="auto"/>
        <w:jc w:val="both"/>
      </w:pPr>
      <w:r w:rsidRPr="00D56521">
        <w:t>S-1</w:t>
      </w:r>
      <w:r w:rsidR="000F2A6A" w:rsidRPr="00D56521">
        <w:t>25 Marine Navigational Services;</w:t>
      </w:r>
    </w:p>
    <w:p w14:paraId="53A92CB2" w14:textId="4ECCCAE7" w:rsidR="008549AF" w:rsidRPr="00D56521" w:rsidRDefault="007C6323" w:rsidP="00AE2737">
      <w:pPr>
        <w:pStyle w:val="ListParagraph"/>
        <w:numPr>
          <w:ilvl w:val="0"/>
          <w:numId w:val="19"/>
        </w:numPr>
        <w:spacing w:after="60" w:line="240" w:lineRule="auto"/>
        <w:jc w:val="both"/>
      </w:pPr>
      <w:r w:rsidRPr="00D56521">
        <w:t>S-126 Marine Physical Environment</w:t>
      </w:r>
      <w:r w:rsidR="000F2A6A" w:rsidRPr="00D56521">
        <w:t>;</w:t>
      </w:r>
    </w:p>
    <w:p w14:paraId="576DB6F5" w14:textId="4EDBE3AE" w:rsidR="00BF6996" w:rsidRPr="00D56521" w:rsidRDefault="00BF6996" w:rsidP="00AE2737">
      <w:pPr>
        <w:pStyle w:val="ListParagraph"/>
        <w:numPr>
          <w:ilvl w:val="0"/>
          <w:numId w:val="19"/>
        </w:numPr>
        <w:spacing w:after="60" w:line="240" w:lineRule="auto"/>
        <w:jc w:val="both"/>
      </w:pPr>
      <w:r w:rsidRPr="00D56521">
        <w:t>S</w:t>
      </w:r>
      <w:r w:rsidR="000F2A6A" w:rsidRPr="00D56521">
        <w:t>-128 Nautical Product Catalogue;</w:t>
      </w:r>
    </w:p>
    <w:p w14:paraId="718354F3" w14:textId="5E830E0C" w:rsidR="008549AF" w:rsidRPr="00D56521" w:rsidRDefault="008549AF" w:rsidP="00AE2737">
      <w:pPr>
        <w:pStyle w:val="ListParagraph"/>
        <w:numPr>
          <w:ilvl w:val="0"/>
          <w:numId w:val="19"/>
        </w:numPr>
        <w:spacing w:after="60" w:line="240" w:lineRule="auto"/>
        <w:jc w:val="both"/>
      </w:pPr>
      <w:r w:rsidRPr="00D56521">
        <w:t>S-</w:t>
      </w:r>
      <w:r w:rsidR="000F2A6A" w:rsidRPr="00D56521">
        <w:t>413 Weather and Wave Conditions;</w:t>
      </w:r>
    </w:p>
    <w:p w14:paraId="5B94A930" w14:textId="0A7F6709" w:rsidR="00F526E3" w:rsidRPr="00D56521" w:rsidRDefault="008549AF" w:rsidP="00AE2737">
      <w:pPr>
        <w:pStyle w:val="ListParagraph"/>
        <w:numPr>
          <w:ilvl w:val="0"/>
          <w:numId w:val="19"/>
        </w:numPr>
        <w:spacing w:after="120" w:line="240" w:lineRule="auto"/>
        <w:ind w:left="714" w:hanging="357"/>
        <w:jc w:val="both"/>
      </w:pPr>
      <w:r w:rsidRPr="00D56521">
        <w:t>S-414 Weather and Wave Observations.</w:t>
      </w:r>
      <w:commentRangeEnd w:id="778"/>
      <w:r w:rsidR="00284A82">
        <w:rPr>
          <w:rStyle w:val="CommentReference"/>
        </w:rPr>
        <w:commentReference w:id="778"/>
      </w:r>
      <w:commentRangeEnd w:id="779"/>
      <w:r w:rsidR="00A2738B">
        <w:rPr>
          <w:rStyle w:val="CommentReference"/>
        </w:rPr>
        <w:commentReference w:id="779"/>
      </w:r>
    </w:p>
    <w:p w14:paraId="54A073B3" w14:textId="008DB4CA" w:rsidR="00F526E3" w:rsidRPr="00D56521" w:rsidRDefault="00F526E3">
      <w:pPr>
        <w:pStyle w:val="Heading3"/>
        <w:pPrChange w:id="782" w:author="jonathan pritchard" w:date="2024-02-09T12:38:00Z">
          <w:pPr>
            <w:pStyle w:val="Heading3"/>
            <w:spacing w:after="120"/>
          </w:pPr>
        </w:pPrChange>
      </w:pPr>
      <w:bookmarkStart w:id="783" w:name="_Toc144421219"/>
      <w:r w:rsidRPr="00D56521">
        <w:t>User selection of displayed data products</w:t>
      </w:r>
      <w:bookmarkEnd w:id="783"/>
    </w:p>
    <w:p w14:paraId="0C8A0EC5" w14:textId="6243E378" w:rsidR="00F526E3" w:rsidRPr="00D56521" w:rsidRDefault="00F526E3" w:rsidP="00AA0332">
      <w:pPr>
        <w:spacing w:after="120" w:line="240" w:lineRule="auto"/>
        <w:jc w:val="both"/>
      </w:pPr>
      <w:r w:rsidRPr="00D56521">
        <w:t xml:space="preserve">The user interface must provide a way for the </w:t>
      </w:r>
      <w:r w:rsidR="008A3BBF" w:rsidRPr="00D56521">
        <w:t>mariner</w:t>
      </w:r>
      <w:r w:rsidRPr="00D56521">
        <w:t xml:space="preserve"> to </w:t>
      </w:r>
      <w:r w:rsidR="008A3BBF" w:rsidRPr="00D56521">
        <w:t xml:space="preserve">select </w:t>
      </w:r>
      <w:r w:rsidR="006B145B" w:rsidRPr="00D56521">
        <w:t xml:space="preserve">data layers from non-ENC </w:t>
      </w:r>
      <w:r w:rsidR="008A3BBF" w:rsidRPr="00D56521">
        <w:t xml:space="preserve">S-100 data </w:t>
      </w:r>
      <w:r w:rsidR="006B145B" w:rsidRPr="00D56521">
        <w:t>products</w:t>
      </w:r>
      <w:r w:rsidR="008A3BBF" w:rsidRPr="00D56521">
        <w:t xml:space="preserve"> to be added to or removed from</w:t>
      </w:r>
      <w:r w:rsidRPr="00D56521">
        <w:t xml:space="preserve"> the </w:t>
      </w:r>
      <w:r w:rsidR="008A3BBF" w:rsidRPr="00D56521">
        <w:t xml:space="preserve">navigation </w:t>
      </w:r>
      <w:r w:rsidRPr="00D56521">
        <w:t>display</w:t>
      </w:r>
      <w:r w:rsidR="008A3BBF" w:rsidRPr="00D56521">
        <w:t xml:space="preserve"> window</w:t>
      </w:r>
      <w:r w:rsidRPr="00D56521">
        <w:t>.</w:t>
      </w:r>
    </w:p>
    <w:p w14:paraId="408E69DF" w14:textId="77777777" w:rsidR="000F2A6A" w:rsidRPr="00D56521" w:rsidRDefault="000F2A6A" w:rsidP="00AA0332">
      <w:pPr>
        <w:spacing w:after="120" w:line="240" w:lineRule="auto"/>
        <w:jc w:val="both"/>
      </w:pPr>
    </w:p>
    <w:p w14:paraId="0AB41732" w14:textId="15705105" w:rsidR="00A36C96" w:rsidRPr="00D56521" w:rsidRDefault="00740F24">
      <w:pPr>
        <w:pStyle w:val="Heading2"/>
        <w:pPrChange w:id="784" w:author="Raphael Malyankar" w:date="2023-08-31T22:24:00Z">
          <w:pPr>
            <w:pStyle w:val="Heading2"/>
            <w:tabs>
              <w:tab w:val="clear" w:pos="567"/>
            </w:tabs>
          </w:pPr>
        </w:pPrChange>
      </w:pPr>
      <w:bookmarkStart w:id="785" w:name="_Ref42642169"/>
      <w:bookmarkStart w:id="786" w:name="_Toc144421220"/>
      <w:r w:rsidRPr="00D56521">
        <w:t>Mitigation of d</w:t>
      </w:r>
      <w:r w:rsidR="00A36C96" w:rsidRPr="00D56521">
        <w:t>ata overload</w:t>
      </w:r>
      <w:bookmarkEnd w:id="785"/>
      <w:bookmarkEnd w:id="786"/>
    </w:p>
    <w:p w14:paraId="737B1981" w14:textId="789FAFDA" w:rsidR="00A36C96" w:rsidRPr="00D56521"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(MSC.</w:t>
      </w:r>
      <w:del w:id="787" w:author="Raphael Malyankar" w:date="2023-08-31T18:03:00Z">
        <w:r w:rsidR="00A36C96" w:rsidRPr="00D56521" w:rsidDel="00F00C10">
          <w:delText>232(82)</w:delText>
        </w:r>
      </w:del>
      <w:ins w:id="788" w:author="Raphael Malyankar" w:date="2023-08-31T18:03:00Z">
        <w:r w:rsidR="00F00C10">
          <w:t>530(106)</w:t>
        </w:r>
      </w:ins>
      <w:r w:rsidR="00A36C96" w:rsidRPr="00D56521">
        <w:t xml:space="preserve">, </w:t>
      </w:r>
      <w:r w:rsidR="004D05F1" w:rsidRPr="00D56521">
        <w:t>MSC</w:t>
      </w:r>
      <w:r w:rsidR="00A36C96" w:rsidRPr="00D56521">
        <w:t>.1609) recommend avoiding cluttering screens with too much information.</w:t>
      </w:r>
      <w:r w:rsidR="00740F24" w:rsidRPr="00D56521">
        <w:t xml:space="preserve"> </w:t>
      </w:r>
      <w:r w:rsidRPr="00D56521">
        <w:t xml:space="preserve">To reduce the likelihood of screen clutter when multiple data products are loaded on the screen, the ECDIS should limit the number of simultaneous layers to those necessary to perform a specific task. </w:t>
      </w:r>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s being used for route monitoring and collision 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pPr>
        <w:pStyle w:val="Heading1"/>
        <w:pPrChange w:id="789" w:author="Raphael Malyankar" w:date="2023-08-31T22:24:00Z">
          <w:pPr>
            <w:pStyle w:val="Heading1"/>
            <w:tabs>
              <w:tab w:val="left" w:pos="567"/>
            </w:tabs>
            <w:ind w:left="567" w:hanging="567"/>
          </w:pPr>
        </w:pPrChange>
      </w:pPr>
      <w:bookmarkStart w:id="790"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790"/>
    </w:p>
    <w:p w14:paraId="3A3C63D8" w14:textId="60978B67" w:rsidR="00161C04" w:rsidRPr="00D56521" w:rsidRDefault="00D85A9D" w:rsidP="00AA0332">
      <w:pPr>
        <w:spacing w:after="120" w:line="240" w:lineRule="auto"/>
        <w:jc w:val="both"/>
      </w:pPr>
      <w:r w:rsidRPr="00D56521">
        <w:t>This section provides a brief summary of the 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alerting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pPr>
        <w:pStyle w:val="Heading2"/>
        <w:pPrChange w:id="791" w:author="Raphael Malyankar" w:date="2023-08-31T22:24:00Z">
          <w:pPr>
            <w:pStyle w:val="Heading2"/>
            <w:tabs>
              <w:tab w:val="clear" w:pos="567"/>
            </w:tabs>
          </w:pPr>
        </w:pPrChange>
      </w:pPr>
      <w:bookmarkStart w:id="792" w:name="_Toc144421222"/>
      <w:r w:rsidRPr="00D56521">
        <w:t>Overview of the portrayal process</w:t>
      </w:r>
      <w:bookmarkEnd w:id="792"/>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4150115B"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p>
    <w:p w14:paraId="7B1DB2A3" w14:textId="2C4DB90B" w:rsidR="00D5076B" w:rsidRPr="00D56521" w:rsidRDefault="00EC339B" w:rsidP="00AA0332">
      <w:pPr>
        <w:spacing w:after="120" w:line="240" w:lineRule="auto"/>
        <w:jc w:val="both"/>
      </w:pPr>
      <w:r w:rsidRPr="00D56521">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3B3A7E63" w:rsidR="00EE220D" w:rsidRPr="00D56521" w:rsidRDefault="00EE220D">
      <w:pPr>
        <w:pStyle w:val="Heading2"/>
        <w:pPrChange w:id="793" w:author="Raphael Malyankar" w:date="2023-08-31T22:24:00Z">
          <w:pPr>
            <w:pStyle w:val="Heading2"/>
            <w:tabs>
              <w:tab w:val="clear" w:pos="567"/>
            </w:tabs>
          </w:pPr>
        </w:pPrChange>
      </w:pPr>
      <w:bookmarkStart w:id="794" w:name="_Toc144421223"/>
      <w:commentRangeStart w:id="795"/>
      <w:r w:rsidRPr="00D56521">
        <w:t>Elements of portrayal catalogues</w:t>
      </w:r>
      <w:bookmarkEnd w:id="794"/>
      <w:commentRangeEnd w:id="795"/>
      <w:r w:rsidR="00284A82">
        <w:rPr>
          <w:rStyle w:val="CommentReference"/>
          <w:rFonts w:eastAsia="MS Mincho"/>
          <w:b w:val="0"/>
          <w:bCs w:val="0"/>
        </w:rPr>
        <w:commentReference w:id="795"/>
      </w:r>
      <w:ins w:id="796" w:author="jonathan pritchard" w:date="2024-01-15T10:51:00Z">
        <w:r w:rsidR="009A245C">
          <w:t xml:space="preserve"> [INFORMATIVE]</w:t>
        </w:r>
      </w:ins>
    </w:p>
    <w:p w14:paraId="4107A5FA" w14:textId="52C37A4A" w:rsidR="00EE62F6" w:rsidRPr="00D56521" w:rsidRDefault="00EE62F6">
      <w:pPr>
        <w:pStyle w:val="Heading3"/>
        <w:pPrChange w:id="797" w:author="jonathan pritchard" w:date="2024-02-09T12:38:00Z">
          <w:pPr>
            <w:pStyle w:val="Heading3"/>
            <w:spacing w:after="120"/>
          </w:pPr>
        </w:pPrChange>
      </w:pPr>
      <w:bookmarkStart w:id="798" w:name="_Toc144421224"/>
      <w:r w:rsidRPr="00024B10">
        <w:t>Pixmaps</w:t>
      </w:r>
      <w:bookmarkEnd w:id="798"/>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pPr>
        <w:pStyle w:val="Heading3"/>
        <w:pPrChange w:id="799" w:author="jonathan pritchard" w:date="2024-02-09T12:38:00Z">
          <w:pPr>
            <w:pStyle w:val="Heading3"/>
            <w:spacing w:after="120"/>
          </w:pPr>
        </w:pPrChange>
      </w:pPr>
      <w:bookmarkStart w:id="800" w:name="_Toc144421225"/>
      <w:r w:rsidRPr="00D56521">
        <w:t xml:space="preserve">Colour </w:t>
      </w:r>
      <w:r w:rsidR="00E75C72" w:rsidRPr="00D56521">
        <w:t>c</w:t>
      </w:r>
      <w:r w:rsidRPr="00D56521">
        <w:t xml:space="preserve">oding </w:t>
      </w:r>
      <w:r w:rsidR="00E75C72" w:rsidRPr="00D56521">
        <w:t>s</w:t>
      </w:r>
      <w:r w:rsidRPr="00D56521">
        <w:t>cheme</w:t>
      </w:r>
      <w:bookmarkEnd w:id="800"/>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w:t>
      </w:r>
      <w:r w:rsidRPr="00D56521">
        <w:lastRenderedPageBreak/>
        <w:t xml:space="preserve">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03BFDB0F"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must, at a minimum, have palettes for day, night, and dusk conditions available on the </w:t>
      </w:r>
      <w:r w:rsidR="00B02248" w:rsidRPr="00D56521">
        <w:t>system</w:t>
      </w:r>
      <w:r w:rsidR="002759B2" w:rsidRPr="00D56521">
        <w:t xml:space="preserve"> (MSC </w:t>
      </w:r>
      <w:del w:id="801" w:author="Raphael Malyankar" w:date="2023-08-31T18:08:00Z">
        <w:r w:rsidR="002759B2" w:rsidRPr="00D56521" w:rsidDel="00F00C10">
          <w:delText>232(82)</w:delText>
        </w:r>
      </w:del>
      <w:ins w:id="802" w:author="Raphael Malyankar" w:date="2023-08-31T18:08:00Z">
        <w:r w:rsidR="00F00C10">
          <w:t>530(106)</w:t>
        </w:r>
      </w:ins>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t>Symbols, fill styles and line styles refer to the colour tables by using the standardized colour tokens as part of the symbol definition.</w:t>
      </w:r>
    </w:p>
    <w:p w14:paraId="5884DCA9" w14:textId="79E45B71" w:rsidR="00EE220D" w:rsidRPr="00D56521" w:rsidRDefault="00EE220D">
      <w:pPr>
        <w:pStyle w:val="Heading3"/>
        <w:pPrChange w:id="803" w:author="jonathan pritchard" w:date="2024-02-09T12:38:00Z">
          <w:pPr>
            <w:pStyle w:val="Heading3"/>
            <w:spacing w:after="120"/>
          </w:pPr>
        </w:pPrChange>
      </w:pPr>
      <w:bookmarkStart w:id="804" w:name="_Toc144421226"/>
      <w:r w:rsidRPr="00D56521">
        <w:t>Symbols</w:t>
      </w:r>
      <w:bookmarkEnd w:id="804"/>
    </w:p>
    <w:p w14:paraId="07A4A7BC" w14:textId="14BD2143"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B02248" w:rsidRPr="00D56521">
        <w:t xml:space="preserve"> </w:t>
      </w:r>
      <w:r w:rsidRPr="00D56521">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pPr>
        <w:pStyle w:val="Heading3"/>
        <w:pPrChange w:id="805" w:author="jonathan pritchard" w:date="2024-02-09T12:38:00Z">
          <w:pPr>
            <w:pStyle w:val="Heading3"/>
            <w:spacing w:after="120"/>
          </w:pPr>
        </w:pPrChange>
      </w:pPr>
      <w:bookmarkStart w:id="806" w:name="_Toc144421227"/>
      <w:r w:rsidRPr="00D56521">
        <w:t xml:space="preserve">Area </w:t>
      </w:r>
      <w:r w:rsidR="00E75C72" w:rsidRPr="00D56521">
        <w:t>f</w:t>
      </w:r>
      <w:r w:rsidRPr="00D56521">
        <w:t>ills</w:t>
      </w:r>
      <w:bookmarkEnd w:id="806"/>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9A860E5"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56C55D0D" w:rsidR="00EE220D" w:rsidRPr="00D56521" w:rsidRDefault="00EE220D" w:rsidP="00A52928">
      <w:pPr>
        <w:spacing w:after="120" w:line="240" w:lineRule="auto"/>
        <w:jc w:val="both"/>
      </w:pPr>
      <w:r w:rsidRPr="00D56521">
        <w:t>Cent</w:t>
      </w:r>
      <w:r w:rsidR="00771A11" w:rsidRPr="00D56521">
        <w:t>r</w:t>
      </w:r>
      <w:r w:rsidRPr="00D56521">
        <w:t xml:space="preserve">ed symbols must be 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pPr>
        <w:pStyle w:val="Heading3"/>
        <w:pPrChange w:id="807" w:author="jonathan pritchard" w:date="2024-02-09T12:38:00Z">
          <w:pPr>
            <w:pStyle w:val="Heading3"/>
            <w:spacing w:after="120"/>
          </w:pPr>
        </w:pPrChange>
      </w:pPr>
      <w:bookmarkStart w:id="808" w:name="_Toc144421228"/>
      <w:r w:rsidRPr="00D56521">
        <w:t xml:space="preserve">Line </w:t>
      </w:r>
      <w:r w:rsidR="00E75C72" w:rsidRPr="00D56521">
        <w:t>s</w:t>
      </w:r>
      <w:r w:rsidRPr="00D56521">
        <w:t>tyles</w:t>
      </w:r>
      <w:bookmarkEnd w:id="808"/>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3D9CAF97" w14:textId="0163E485" w:rsidR="006F4147" w:rsidRPr="00D56521" w:rsidRDefault="006F4147" w:rsidP="00A52928">
      <w:pPr>
        <w:spacing w:after="120" w:line="240" w:lineRule="auto"/>
        <w:jc w:val="both"/>
      </w:pPr>
      <w:commentRangeStart w:id="809"/>
      <w:r w:rsidRPr="00D56521">
        <w:t>In the context of S-100 line styles effect curve geometry portrayal.</w:t>
      </w:r>
      <w:commentRangeEnd w:id="809"/>
      <w:r w:rsidR="00024B10">
        <w:rPr>
          <w:rStyle w:val="CommentReference"/>
        </w:rPr>
        <w:commentReference w:id="809"/>
      </w:r>
    </w:p>
    <w:p w14:paraId="5346F7EB" w14:textId="158E6EF4" w:rsidR="00EE220D" w:rsidRPr="00D56521" w:rsidRDefault="00EE220D">
      <w:pPr>
        <w:pStyle w:val="Heading3"/>
        <w:pPrChange w:id="810" w:author="jonathan pritchard" w:date="2024-02-09T12:38:00Z">
          <w:pPr>
            <w:pStyle w:val="Heading3"/>
            <w:spacing w:after="120"/>
          </w:pPr>
        </w:pPrChange>
      </w:pPr>
      <w:bookmarkStart w:id="811" w:name="_Toc144421229"/>
      <w:r w:rsidRPr="00D56521">
        <w:t>Text</w:t>
      </w:r>
      <w:bookmarkEnd w:id="811"/>
    </w:p>
    <w:p w14:paraId="0AACE70B" w14:textId="6B06D147"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Pr="00D56521">
        <w:t xml:space="preserve">utilize a cartographic feature called </w:t>
      </w:r>
      <w:proofErr w:type="spellStart"/>
      <w:r w:rsidRPr="00D56521">
        <w:rPr>
          <w:b/>
          <w:bCs/>
        </w:rPr>
        <w:t>TextPlacement</w:t>
      </w:r>
      <w:proofErr w:type="spellEnd"/>
      <w:r w:rsidRPr="00D56521">
        <w:t xml:space="preserve"> that is used in association </w:t>
      </w:r>
      <w:r w:rsidR="003E6ABC" w:rsidRPr="00D56521">
        <w:t xml:space="preserve">with a feature to optimise placement of </w:t>
      </w:r>
      <w:r w:rsidR="000E02CA" w:rsidRPr="00D56521">
        <w:t>labels (specifically,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lastRenderedPageBreak/>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pPr>
        <w:pStyle w:val="Heading3"/>
        <w:pPrChange w:id="812" w:author="jonathan pritchard" w:date="2024-02-09T12:38:00Z">
          <w:pPr>
            <w:pStyle w:val="Heading3"/>
            <w:spacing w:after="120"/>
          </w:pPr>
        </w:pPrChange>
      </w:pPr>
      <w:bookmarkStart w:id="813" w:name="_Ref44530594"/>
      <w:bookmarkStart w:id="814" w:name="_Toc144421230"/>
      <w:r w:rsidRPr="00D56521">
        <w:t>Style sheets</w:t>
      </w:r>
      <w:bookmarkEnd w:id="813"/>
      <w:bookmarkEnd w:id="814"/>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pPr>
        <w:pStyle w:val="Heading3"/>
        <w:pPrChange w:id="815" w:author="jonathan pritchard" w:date="2024-02-09T12:38:00Z">
          <w:pPr>
            <w:pStyle w:val="Heading3"/>
            <w:spacing w:after="120"/>
          </w:pPr>
        </w:pPrChange>
      </w:pPr>
      <w:bookmarkStart w:id="816" w:name="_Toc144421231"/>
      <w:r w:rsidRPr="00D56521">
        <w:t>Display planes</w:t>
      </w:r>
      <w:bookmarkEnd w:id="816"/>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pPr>
        <w:pStyle w:val="Heading3"/>
        <w:pPrChange w:id="817" w:author="jonathan pritchard" w:date="2024-02-09T12:38:00Z">
          <w:pPr>
            <w:pStyle w:val="Heading3"/>
            <w:spacing w:after="120"/>
          </w:pPr>
        </w:pPrChange>
      </w:pPr>
      <w:bookmarkStart w:id="818" w:name="_Toc144421232"/>
      <w:r w:rsidRPr="00D56521">
        <w:t xml:space="preserve">Display </w:t>
      </w:r>
      <w:r w:rsidR="00E75C72" w:rsidRPr="00D56521">
        <w:t>p</w:t>
      </w:r>
      <w:r w:rsidRPr="00D56521">
        <w:t>riorities</w:t>
      </w:r>
      <w:bookmarkEnd w:id="818"/>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0FA9883B" w:rsidR="001534DA" w:rsidRPr="00D56521" w:rsidRDefault="00EE220D" w:rsidP="00A52928">
      <w:pPr>
        <w:spacing w:after="120" w:line="240" w:lineRule="auto"/>
        <w:jc w:val="both"/>
      </w:pPr>
      <w:r w:rsidRPr="00D56521">
        <w:t>The display priority must be of a value between '</w:t>
      </w:r>
      <w:r w:rsidR="00E2144D" w:rsidRPr="00D56521">
        <w:t>0</w:t>
      </w:r>
      <w:r w:rsidRPr="00D56521">
        <w:t>0' and '9</w:t>
      </w:r>
      <w:r w:rsidR="00E2144D" w:rsidRPr="00D56521">
        <w:t>9</w:t>
      </w:r>
      <w:r w:rsidRPr="00D56521">
        <w:t>'</w:t>
      </w:r>
      <w:r w:rsidR="008939E5" w:rsidRPr="00D56521">
        <w:t xml:space="preserve"> (proposed scale -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w:t>
      </w:r>
      <w:del w:id="819" w:author="Raphael Malyankar" w:date="2023-08-31T15:59:00Z">
        <w:r w:rsidRPr="00D56521" w:rsidDel="00292CD6">
          <w:delText>SENC</w:delText>
        </w:r>
      </w:del>
      <w:ins w:id="820" w:author="Raphael Malyankar" w:date="2023-08-31T15:59:00Z">
        <w:r w:rsidR="00292CD6">
          <w:t>System Database</w:t>
        </w:r>
      </w:ins>
      <w:r w:rsidRPr="00D56521">
        <w:t xml:space="preserve">, or some other neutral criterion, must be used for a decision as to which feature is drawn on top. Text must be drawn last (except for own ship etc.), in priority </w:t>
      </w:r>
      <w:r w:rsidR="003500C0" w:rsidRPr="00D56521">
        <w:t>80-89</w:t>
      </w:r>
      <w:r w:rsidRPr="00D56521">
        <w:t>.</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pPr>
        <w:pStyle w:val="Heading3"/>
        <w:pPrChange w:id="821" w:author="jonathan pritchard" w:date="2024-02-09T12:38:00Z">
          <w:pPr>
            <w:pStyle w:val="Heading3"/>
            <w:spacing w:after="120"/>
          </w:pPr>
        </w:pPrChange>
      </w:pPr>
      <w:bookmarkStart w:id="822" w:name="_Toc144421233"/>
      <w:r w:rsidRPr="00D56521">
        <w:t>Viewing groups</w:t>
      </w:r>
      <w:bookmarkEnd w:id="822"/>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pPr>
        <w:pStyle w:val="Heading3"/>
        <w:pPrChange w:id="823" w:author="jonathan pritchard" w:date="2024-02-09T12:38:00Z">
          <w:pPr>
            <w:pStyle w:val="Heading3"/>
            <w:spacing w:after="120"/>
          </w:pPr>
        </w:pPrChange>
      </w:pPr>
      <w:bookmarkStart w:id="824" w:name="_Toc144421234"/>
      <w:r w:rsidRPr="00D56521">
        <w:t>Viewing group layers</w:t>
      </w:r>
      <w:bookmarkEnd w:id="824"/>
    </w:p>
    <w:p w14:paraId="741A45A1" w14:textId="77777777" w:rsidR="009015B8" w:rsidRPr="00D56521" w:rsidRDefault="009015B8" w:rsidP="00025127">
      <w:pPr>
        <w:spacing w:after="120" w:line="240" w:lineRule="auto"/>
        <w:jc w:val="both"/>
      </w:pPr>
      <w:r w:rsidRPr="00D56521">
        <w:t>A viewing group layer defines a collection of viewing groups whose visibility can be simultaneously toggled by an application.</w:t>
      </w:r>
    </w:p>
    <w:p w14:paraId="27901759" w14:textId="77777777" w:rsidR="009015B8" w:rsidRPr="00D56521" w:rsidRDefault="009015B8">
      <w:pPr>
        <w:pStyle w:val="Heading3"/>
        <w:pPrChange w:id="825" w:author="jonathan pritchard" w:date="2024-02-09T12:38:00Z">
          <w:pPr>
            <w:pStyle w:val="Heading3"/>
            <w:spacing w:after="120"/>
          </w:pPr>
        </w:pPrChange>
      </w:pPr>
      <w:bookmarkStart w:id="826" w:name="_Toc144421235"/>
      <w:r w:rsidRPr="00D56521">
        <w:t>Display modes</w:t>
      </w:r>
      <w:bookmarkEnd w:id="826"/>
    </w:p>
    <w:p w14:paraId="5DDC8ADF" w14:textId="77777777" w:rsidR="009015B8" w:rsidRPr="00D56521" w:rsidRDefault="009015B8" w:rsidP="00025127">
      <w:pPr>
        <w:spacing w:after="120" w:line="240" w:lineRule="auto"/>
        <w:jc w:val="both"/>
      </w:pPr>
      <w:r w:rsidRPr="00D56521">
        <w:t>A display mode defines a collection of viewing group layers which can be simultaneously toggled by an application.</w:t>
      </w:r>
    </w:p>
    <w:p w14:paraId="64BDD7E1" w14:textId="63180416" w:rsidR="00EE220D" w:rsidRPr="00D56521" w:rsidRDefault="00EE220D">
      <w:pPr>
        <w:pStyle w:val="Heading3"/>
        <w:pPrChange w:id="827" w:author="jonathan pritchard" w:date="2024-02-09T12:38:00Z">
          <w:pPr>
            <w:pStyle w:val="Heading3"/>
            <w:spacing w:after="120"/>
          </w:pPr>
        </w:pPrChange>
      </w:pPr>
      <w:bookmarkStart w:id="828" w:name="_Toc144421236"/>
      <w:r w:rsidRPr="00D56521">
        <w:t>Foundation mode</w:t>
      </w:r>
      <w:bookmarkEnd w:id="828"/>
    </w:p>
    <w:p w14:paraId="2B619DBB" w14:textId="75570443"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del w:id="829" w:author="Raphael Malyankar" w:date="2023-08-31T20:00:00Z">
        <w:r w:rsidR="00811D5B" w:rsidRPr="00D56521" w:rsidDel="002514B8">
          <w:delText>232(82)</w:delText>
        </w:r>
      </w:del>
      <w:ins w:id="830" w:author="Raphael Malyankar" w:date="2023-08-31T20:00:00Z">
        <w:r w:rsidR="002514B8">
          <w:t>530(106)</w:t>
        </w:r>
      </w:ins>
      <w:ins w:id="831" w:author="Raphael Malyankar" w:date="2023-08-31T18:08:00Z">
        <w:r w:rsidR="00F00C10">
          <w:t xml:space="preserve"> Appendix 2</w:t>
        </w:r>
      </w:ins>
      <w:r w:rsidR="00811D5B" w:rsidRPr="00D56521">
        <w:t>.</w:t>
      </w:r>
    </w:p>
    <w:p w14:paraId="078C71DF" w14:textId="77777777" w:rsidR="00341B76" w:rsidRPr="00D56521" w:rsidRDefault="00341B76">
      <w:pPr>
        <w:pStyle w:val="Heading3"/>
        <w:pPrChange w:id="832" w:author="jonathan pritchard" w:date="2024-02-09T12:38:00Z">
          <w:pPr>
            <w:pStyle w:val="Heading3"/>
            <w:spacing w:after="120"/>
            <w:jc w:val="both"/>
          </w:pPr>
        </w:pPrChange>
      </w:pPr>
      <w:bookmarkStart w:id="833" w:name="_Toc144421237"/>
      <w:r w:rsidRPr="00D56521">
        <w:t>Rules</w:t>
      </w:r>
      <w:bookmarkEnd w:id="833"/>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pPr>
        <w:pStyle w:val="Heading3"/>
        <w:pPrChange w:id="834" w:author="jonathan pritchard" w:date="2024-02-09T12:38:00Z">
          <w:pPr>
            <w:pStyle w:val="Heading3"/>
            <w:spacing w:after="120"/>
            <w:jc w:val="both"/>
          </w:pPr>
        </w:pPrChange>
      </w:pPr>
      <w:bookmarkStart w:id="835" w:name="_Ref44796990"/>
      <w:bookmarkStart w:id="836" w:name="_Toc144421238"/>
      <w:r w:rsidRPr="00D56521">
        <w:lastRenderedPageBreak/>
        <w:t>Context</w:t>
      </w:r>
      <w:bookmarkEnd w:id="835"/>
      <w:bookmarkEnd w:id="836"/>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but can be 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catalogue</w:t>
      </w:r>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pPr>
        <w:pStyle w:val="Heading3"/>
        <w:pPrChange w:id="837" w:author="jonathan pritchard" w:date="2024-02-09T12:38:00Z">
          <w:pPr>
            <w:pStyle w:val="Heading3"/>
            <w:spacing w:after="120"/>
            <w:jc w:val="both"/>
          </w:pPr>
        </w:pPrChange>
      </w:pPr>
      <w:bookmarkStart w:id="838" w:name="_Toc144421239"/>
      <w:r w:rsidRPr="00D56521">
        <w:t>Validity times</w:t>
      </w:r>
      <w:bookmarkEnd w:id="838"/>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1C5CBC38"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end time point is midnight at the beginning of the specified day (000000 in ISO 8601 terms).</w:t>
      </w:r>
    </w:p>
    <w:p w14:paraId="6B51C525" w14:textId="77777777" w:rsidR="00025127" w:rsidRPr="00D56521" w:rsidRDefault="00025127" w:rsidP="00025127">
      <w:pPr>
        <w:spacing w:after="120" w:line="240" w:lineRule="auto"/>
        <w:jc w:val="both"/>
      </w:pPr>
    </w:p>
    <w:p w14:paraId="1501D4A7" w14:textId="427C8187" w:rsidR="0018654C" w:rsidRPr="00D56521" w:rsidRDefault="00EA650D">
      <w:pPr>
        <w:pStyle w:val="Heading2"/>
        <w:pPrChange w:id="839" w:author="Raphael Malyankar" w:date="2023-08-31T22:24:00Z">
          <w:pPr>
            <w:pStyle w:val="Heading2"/>
            <w:tabs>
              <w:tab w:val="clear" w:pos="567"/>
            </w:tabs>
            <w:jc w:val="both"/>
          </w:pPr>
        </w:pPrChange>
      </w:pPr>
      <w:bookmarkStart w:id="840" w:name="_Toc144421240"/>
      <w:r w:rsidRPr="00D56521">
        <w:t>Alerts</w:t>
      </w:r>
      <w:bookmarkEnd w:id="840"/>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480E4B0D" w:rsidR="0083356D" w:rsidRPr="00D56521" w:rsidRDefault="001E273F" w:rsidP="00025127">
      <w:pPr>
        <w:spacing w:line="240" w:lineRule="auto"/>
        <w:jc w:val="both"/>
      </w:pPr>
      <w:r w:rsidRPr="00D56521">
        <w:t>Alerts are associated with drawing instructions output by the portrayal, and are triggered when the vessel route (either actual track, during route monitoring, or planned, during route planning) intersects the geometry (which may be restricted or augmented) of a feature. The events are alarms, warnings, cautions, or indications as described in IMO MSC.252(83)</w:t>
      </w:r>
      <w:r w:rsidR="003B3F16" w:rsidRPr="00D56521">
        <w:t>.</w:t>
      </w:r>
    </w:p>
    <w:p w14:paraId="57EA06A8" w14:textId="77777777" w:rsidR="003B3F16" w:rsidRPr="00D56521" w:rsidRDefault="003B3F16" w:rsidP="00025127">
      <w:pPr>
        <w:spacing w:line="240" w:lineRule="auto"/>
        <w:jc w:val="both"/>
      </w:pPr>
    </w:p>
    <w:p w14:paraId="00B3F6FF" w14:textId="7BD9C5ED" w:rsidR="000A5F45" w:rsidRPr="00D56521" w:rsidRDefault="000A5F45">
      <w:pPr>
        <w:pStyle w:val="Heading1"/>
        <w:pPrChange w:id="841" w:author="Raphael Malyankar" w:date="2023-08-31T22:24:00Z">
          <w:pPr>
            <w:pStyle w:val="Heading1"/>
            <w:tabs>
              <w:tab w:val="left" w:pos="567"/>
            </w:tabs>
            <w:ind w:left="567" w:hanging="567"/>
            <w:jc w:val="both"/>
          </w:pPr>
        </w:pPrChange>
      </w:pPr>
      <w:bookmarkStart w:id="842" w:name="_Toc38829550"/>
      <w:bookmarkStart w:id="843" w:name="_Toc38830053"/>
      <w:bookmarkStart w:id="844" w:name="_Ref41928217"/>
      <w:bookmarkStart w:id="845" w:name="_Toc144421241"/>
      <w:bookmarkEnd w:id="842"/>
      <w:bookmarkEnd w:id="843"/>
      <w:r w:rsidRPr="00D56521">
        <w:t xml:space="preserve">Visual </w:t>
      </w:r>
      <w:r w:rsidR="000D6C8D" w:rsidRPr="00D56521">
        <w:t>I</w:t>
      </w:r>
      <w:r w:rsidRPr="00D56521">
        <w:t>nteroperability</w:t>
      </w:r>
      <w:bookmarkEnd w:id="844"/>
      <w:bookmarkEnd w:id="845"/>
    </w:p>
    <w:p w14:paraId="4628D9A4" w14:textId="32F5AD00"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specifies the structure of the interoperability catalogue for ECDIS and INS.</w:t>
      </w:r>
    </w:p>
    <w:p w14:paraId="226CA273" w14:textId="250BDC89" w:rsidR="00443734" w:rsidRPr="00D56521" w:rsidRDefault="00660050" w:rsidP="003B3F16">
      <w:pPr>
        <w:spacing w:after="120" w:line="240" w:lineRule="auto"/>
        <w:jc w:val="both"/>
      </w:pPr>
      <w:r w:rsidRPr="00D56521">
        <w:t xml:space="preserve">While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provided by </w:t>
      </w:r>
      <w:r w:rsidRPr="00D56521">
        <w:t xml:space="preserve">IHO will provide a normative </w:t>
      </w:r>
      <w:r w:rsidR="003B3F16" w:rsidRPr="00D56521">
        <w:t>I</w:t>
      </w:r>
      <w:r w:rsidRPr="00D56521">
        <w:t xml:space="preserve">nteroperability </w:t>
      </w:r>
      <w:r w:rsidR="003B3F16" w:rsidRPr="00D56521">
        <w:t>C</w:t>
      </w:r>
      <w:r w:rsidRPr="00D56521">
        <w:t xml:space="preserve">atalogue for ECDIS, </w:t>
      </w:r>
      <w:r w:rsidR="00E86DEF" w:rsidRPr="00D56521">
        <w:t>S-98 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p>
    <w:p w14:paraId="53184298" w14:textId="77777777" w:rsidR="003B3F16" w:rsidRPr="00D56521" w:rsidRDefault="003B3F16" w:rsidP="003B3F16">
      <w:pPr>
        <w:spacing w:after="120" w:line="240" w:lineRule="auto"/>
        <w:jc w:val="both"/>
      </w:pPr>
    </w:p>
    <w:p w14:paraId="69017947" w14:textId="1143BA46" w:rsidR="001F0EC0" w:rsidRPr="00D56521" w:rsidRDefault="0049013D">
      <w:pPr>
        <w:pStyle w:val="Heading2"/>
        <w:pPrChange w:id="846" w:author="Raphael Malyankar" w:date="2023-08-31T22:24:00Z">
          <w:pPr>
            <w:pStyle w:val="Heading2"/>
            <w:tabs>
              <w:tab w:val="clear" w:pos="567"/>
            </w:tabs>
          </w:pPr>
        </w:pPrChange>
      </w:pPr>
      <w:bookmarkStart w:id="847" w:name="_Toc144421242"/>
      <w:r w:rsidRPr="00D56521">
        <w:t>Phased implementation of interoperability</w:t>
      </w:r>
      <w:bookmarkEnd w:id="847"/>
    </w:p>
    <w:p w14:paraId="4322FB50" w14:textId="09F75716" w:rsidR="006B037C" w:rsidRPr="00D56521" w:rsidRDefault="006B037C" w:rsidP="003B3F16">
      <w:pPr>
        <w:spacing w:after="120" w:line="240" w:lineRule="auto"/>
        <w:jc w:val="both"/>
      </w:pPr>
      <w:r w:rsidRPr="00D56521">
        <w:t xml:space="preserve">S-98 is designed </w:t>
      </w:r>
      <w:r w:rsidR="006F7550" w:rsidRPr="00D56521">
        <w:t xml:space="preserve">with </w:t>
      </w:r>
      <w:r w:rsidR="001036AA" w:rsidRPr="00D56521">
        <w:t>two</w:t>
      </w:r>
      <w:r w:rsidR="006F7550" w:rsidRPr="00D56521">
        <w:t xml:space="preserve"> levels of interoperability</w:t>
      </w:r>
      <w:r w:rsidR="00AE696F" w:rsidRPr="00D56521">
        <w:t>,</w:t>
      </w:r>
      <w:r w:rsidR="006F7550" w:rsidRPr="00D56521">
        <w:t xml:space="preserve"> of increasing power and complexity.</w:t>
      </w:r>
      <w:r w:rsidRPr="00D56521">
        <w:t xml:space="preserve"> </w:t>
      </w:r>
    </w:p>
    <w:p w14:paraId="7D7EA8E5" w14:textId="54B63042" w:rsidR="006B037C" w:rsidRPr="00D56521" w:rsidRDefault="006F7550" w:rsidP="003B3F16">
      <w:pPr>
        <w:spacing w:after="120" w:line="240" w:lineRule="auto"/>
        <w:jc w:val="both"/>
      </w:pPr>
      <w:r w:rsidRPr="00D56521">
        <w:t>ECDIS implementations of interoperability should be capable of applying Level 2 interoperability</w:t>
      </w:r>
      <w:r w:rsidR="006B037C" w:rsidRPr="00D56521">
        <w:t xml:space="preserve"> </w:t>
      </w:r>
      <w:r w:rsidRPr="00D56521">
        <w:t>and should therefore</w:t>
      </w:r>
      <w:r w:rsidR="006B037C" w:rsidRPr="00D56521">
        <w:t xml:space="preserve"> </w:t>
      </w:r>
      <w:r w:rsidRPr="00D56521">
        <w:t>comply with</w:t>
      </w:r>
      <w:r w:rsidR="006B037C" w:rsidRPr="00D56521">
        <w:t xml:space="preserve"> the “S-98 – Main” document plus </w:t>
      </w:r>
      <w:r w:rsidRPr="00D56521">
        <w:t xml:space="preserve">S-98 Part B. Note that Level 2 interoperability functionality is a superset of Level 1 functionality, which means that compliant systems must be capable of </w:t>
      </w:r>
      <w:r w:rsidR="00811D5B" w:rsidRPr="00D56521">
        <w:t xml:space="preserve">both </w:t>
      </w:r>
      <w:r w:rsidR="00AE696F" w:rsidRPr="00D56521">
        <w:t>L</w:t>
      </w:r>
      <w:r w:rsidR="00CA1D11" w:rsidRPr="00D56521">
        <w:t xml:space="preserve">evel 2 or </w:t>
      </w:r>
      <w:r w:rsidR="00AE696F" w:rsidRPr="00D56521">
        <w:t>L</w:t>
      </w:r>
      <w:r w:rsidR="00CA1D11" w:rsidRPr="00D56521">
        <w:t>evel 1 interoperability (or turning it off altogether</w:t>
      </w:r>
      <w:r w:rsidR="00AE696F" w:rsidRPr="00D56521">
        <w:t>,</w:t>
      </w:r>
      <w:r w:rsidR="00CA1D11" w:rsidRPr="00D56521">
        <w:t xml:space="preserve"> for “Level 0” interoperability).</w:t>
      </w:r>
    </w:p>
    <w:p w14:paraId="4BFF4198" w14:textId="5ABC20DB" w:rsidR="006F7550" w:rsidRPr="00D56521" w:rsidRDefault="003B3F16" w:rsidP="003B3F16">
      <w:pPr>
        <w:spacing w:after="120" w:line="240" w:lineRule="auto"/>
        <w:jc w:val="both"/>
      </w:pPr>
      <w:r w:rsidRPr="00D56521">
        <w:t>Implementers</w:t>
      </w:r>
      <w:r w:rsidR="00CA1D11" w:rsidRPr="00D56521">
        <w:t xml:space="preserve"> should consult S-100 Part 16 for the formal specification of the </w:t>
      </w:r>
      <w:r w:rsidRPr="00D56521">
        <w:t>Interoperability</w:t>
      </w:r>
      <w:r w:rsidR="00CA1D11" w:rsidRPr="00D56521">
        <w:t xml:space="preserve"> </w:t>
      </w:r>
      <w:r w:rsidRPr="00D56521">
        <w:t>C</w:t>
      </w:r>
      <w:r w:rsidR="00CA1D11" w:rsidRPr="00D56521">
        <w:t xml:space="preserve">atalogue model and XML schema, which are common to all </w:t>
      </w:r>
      <w:r w:rsidRPr="00D56521">
        <w:t>I</w:t>
      </w:r>
      <w:r w:rsidR="00CA1D11" w:rsidRPr="00D56521">
        <w:t>nt</w:t>
      </w:r>
      <w:r w:rsidR="008B6504" w:rsidRPr="00D56521">
        <w:t xml:space="preserve">eroperability </w:t>
      </w:r>
      <w:r w:rsidRPr="00D56521">
        <w:t>C</w:t>
      </w:r>
      <w:r w:rsidR="008B6504" w:rsidRPr="00D56521">
        <w:t>atalogues. S-98 is a restriction of the common interoperability model intended for implementations on ECDIS.</w:t>
      </w:r>
    </w:p>
    <w:p w14:paraId="7E456A1D" w14:textId="77777777" w:rsidR="003B3F16" w:rsidRPr="00D56521" w:rsidRDefault="003B3F16" w:rsidP="003B3F16">
      <w:pPr>
        <w:spacing w:after="120" w:line="240" w:lineRule="auto"/>
        <w:jc w:val="both"/>
      </w:pPr>
    </w:p>
    <w:p w14:paraId="43250F92" w14:textId="5F32EF8E" w:rsidR="001F0EC0" w:rsidRPr="00D56521" w:rsidRDefault="001F0EC0">
      <w:pPr>
        <w:pStyle w:val="Heading2"/>
        <w:pPrChange w:id="848" w:author="Raphael Malyankar" w:date="2023-08-31T22:24:00Z">
          <w:pPr>
            <w:pStyle w:val="Heading2"/>
            <w:tabs>
              <w:tab w:val="clear" w:pos="567"/>
            </w:tabs>
          </w:pPr>
        </w:pPrChange>
      </w:pPr>
      <w:bookmarkStart w:id="849" w:name="_Ref41940743"/>
      <w:bookmarkStart w:id="850" w:name="_Toc144421243"/>
      <w:r w:rsidRPr="00D56521">
        <w:lastRenderedPageBreak/>
        <w:t>Symbols and icons</w:t>
      </w:r>
      <w:bookmarkEnd w:id="849"/>
      <w:r w:rsidR="00936F81" w:rsidRPr="00D56521">
        <w:t xml:space="preserve"> with interoperability ON</w:t>
      </w:r>
      <w:bookmarkEnd w:id="850"/>
    </w:p>
    <w:p w14:paraId="24A1E08F" w14:textId="6C66468F" w:rsidR="00CD2556" w:rsidRPr="00D56521" w:rsidRDefault="00E27812" w:rsidP="00047EC5">
      <w:pPr>
        <w:spacing w:after="60" w:line="240" w:lineRule="auto"/>
        <w:jc w:val="both"/>
      </w:pPr>
      <w:r w:rsidRPr="00D56521">
        <w:t>When interoperability is turned on, s</w:t>
      </w:r>
      <w:r w:rsidR="00A06958" w:rsidRPr="00D56521">
        <w:t xml:space="preserve">ymbols and icons for chart display of </w:t>
      </w:r>
      <w:r w:rsidRPr="00D56521">
        <w:t xml:space="preserve">features in </w:t>
      </w:r>
      <w:r w:rsidR="00A06958" w:rsidRPr="00D56521">
        <w:t>interoperating products are</w:t>
      </w:r>
      <w:r w:rsidR="00CD2556" w:rsidRPr="00D56521">
        <w:t xml:space="preserve"> selected by interoperability operations or rules, and will be one of the following:</w:t>
      </w:r>
    </w:p>
    <w:p w14:paraId="12A537F1" w14:textId="7BB28CE2" w:rsidR="00CD2556" w:rsidRPr="00D56521" w:rsidRDefault="00CD2556" w:rsidP="00AE2737">
      <w:pPr>
        <w:pStyle w:val="ListParagraph"/>
        <w:numPr>
          <w:ilvl w:val="0"/>
          <w:numId w:val="18"/>
        </w:numPr>
        <w:spacing w:after="60" w:line="240" w:lineRule="auto"/>
        <w:jc w:val="both"/>
      </w:pPr>
      <w:r w:rsidRPr="00D56521">
        <w:t>The standard symbol defined in the portrayal catal</w:t>
      </w:r>
      <w:r w:rsidR="00047EC5" w:rsidRPr="00D56521">
        <w:t>ogue for the individual product;</w:t>
      </w:r>
    </w:p>
    <w:p w14:paraId="2E1C327D" w14:textId="53BBFE39" w:rsidR="00CD2556" w:rsidRPr="00D56521" w:rsidRDefault="00CD2556" w:rsidP="00AE2737">
      <w:pPr>
        <w:pStyle w:val="ListParagraph"/>
        <w:numPr>
          <w:ilvl w:val="0"/>
          <w:numId w:val="18"/>
        </w:numPr>
        <w:spacing w:after="60" w:line="240" w:lineRule="auto"/>
        <w:jc w:val="both"/>
      </w:pPr>
      <w:r w:rsidRPr="00D56521">
        <w:t>The substitute symbol</w:t>
      </w:r>
      <w:r w:rsidR="00E27812" w:rsidRPr="00D56521">
        <w:t>, if any,</w:t>
      </w:r>
      <w:r w:rsidRPr="00D56521">
        <w:t xml:space="preserve"> </w:t>
      </w:r>
      <w:r w:rsidR="00E27812" w:rsidRPr="00D56521">
        <w:t>defined</w:t>
      </w:r>
      <w:r w:rsidRPr="00D56521">
        <w:t xml:space="preserve"> in </w:t>
      </w:r>
      <w:r w:rsidR="00E27812" w:rsidRPr="00D56521">
        <w:t xml:space="preserve">the </w:t>
      </w:r>
      <w:proofErr w:type="spellStart"/>
      <w:r w:rsidR="00E27812" w:rsidRPr="00D56521">
        <w:rPr>
          <w:i/>
          <w:iCs/>
        </w:rPr>
        <w:t>substituteSymbolization</w:t>
      </w:r>
      <w:proofErr w:type="spellEnd"/>
      <w:r w:rsidR="00E27812" w:rsidRPr="00D56521">
        <w:t xml:space="preserve"> sub-element of an </w:t>
      </w:r>
      <w:r w:rsidR="00E27812" w:rsidRPr="00D56521">
        <w:rPr>
          <w:b/>
          <w:bCs/>
        </w:rPr>
        <w:t>S100_IC_DrawingInstruction</w:t>
      </w:r>
      <w:r w:rsidR="00E27812" w:rsidRPr="00D56521">
        <w:t xml:space="preserve"> element of</w:t>
      </w:r>
      <w:r w:rsidR="00047EC5" w:rsidRPr="00D56521">
        <w:t xml:space="preserve"> the interoperability catalogue; or</w:t>
      </w:r>
    </w:p>
    <w:p w14:paraId="316B5DBC" w14:textId="69D7B4C5" w:rsidR="00E27812" w:rsidRPr="00D56521" w:rsidRDefault="00E27812" w:rsidP="00AE2737">
      <w:pPr>
        <w:pStyle w:val="ListParagraph"/>
        <w:numPr>
          <w:ilvl w:val="0"/>
          <w:numId w:val="18"/>
        </w:numPr>
        <w:spacing w:after="120" w:line="240" w:lineRule="auto"/>
        <w:jc w:val="both"/>
      </w:pPr>
      <w:r w:rsidRPr="00D56521">
        <w:t>A symbol defined in the hybrid portrayal catalogue (only for Level 3 or 4 interoperability).</w:t>
      </w:r>
    </w:p>
    <w:p w14:paraId="76299BF6" w14:textId="67C8850D" w:rsidR="001F0EC0" w:rsidRPr="00D56521" w:rsidRDefault="00A06958" w:rsidP="00047EC5">
      <w:pPr>
        <w:spacing w:after="120" w:line="240" w:lineRule="auto"/>
        <w:jc w:val="both"/>
      </w:pPr>
      <w:r w:rsidRPr="00D56521">
        <w:t xml:space="preserve"> </w:t>
      </w:r>
    </w:p>
    <w:p w14:paraId="1E2FCC45" w14:textId="3BBB45AE" w:rsidR="00815674" w:rsidRPr="00D56521" w:rsidRDefault="00815674">
      <w:pPr>
        <w:pStyle w:val="Heading2"/>
        <w:pPrChange w:id="851" w:author="Raphael Malyankar" w:date="2023-08-31T22:24:00Z">
          <w:pPr>
            <w:pStyle w:val="Heading2"/>
            <w:tabs>
              <w:tab w:val="clear" w:pos="567"/>
            </w:tabs>
          </w:pPr>
        </w:pPrChange>
      </w:pPr>
      <w:bookmarkStart w:id="852" w:name="_Ref41940437"/>
      <w:bookmarkStart w:id="853" w:name="_Ref43230524"/>
      <w:bookmarkStart w:id="854" w:name="_Ref44608169"/>
      <w:bookmarkStart w:id="855" w:name="_Toc144421244"/>
      <w:r w:rsidRPr="00D56521">
        <w:t>User interface functions for interoperability</w:t>
      </w:r>
      <w:bookmarkEnd w:id="852"/>
      <w:bookmarkEnd w:id="853"/>
      <w:bookmarkEnd w:id="854"/>
      <w:bookmarkEnd w:id="855"/>
    </w:p>
    <w:p w14:paraId="31C32A52" w14:textId="15B670D6" w:rsidR="00800164" w:rsidRPr="00D56521" w:rsidRDefault="00800164" w:rsidP="00047EC5">
      <w:pPr>
        <w:spacing w:after="120" w:line="240" w:lineRule="auto"/>
        <w:jc w:val="both"/>
      </w:pPr>
      <w:r w:rsidRPr="00D56521">
        <w:t xml:space="preserve">The terms and abbreviations defined in this clause are to be treated like the standard terms and abbreviations as described in </w:t>
      </w:r>
      <w:r w:rsidR="00067B82" w:rsidRPr="00D56521">
        <w:t>SN</w:t>
      </w:r>
      <w:r w:rsidRPr="00D56521">
        <w:t xml:space="preserve">.243/Rev.2 Annex 2. In particular, as required in that document, terms should be shown in lower case and abbreviations in upper case. </w:t>
      </w:r>
    </w:p>
    <w:p w14:paraId="471FCBE7" w14:textId="6DEF372B" w:rsidR="00047EC5" w:rsidRPr="00D56521" w:rsidRDefault="0035330E" w:rsidP="00047EC5">
      <w:pPr>
        <w:spacing w:after="120" w:line="240" w:lineRule="auto"/>
        <w:jc w:val="both"/>
      </w:pPr>
      <w:r w:rsidRPr="00D56521">
        <w:t xml:space="preserve">Implementation of </w:t>
      </w:r>
      <w:r w:rsidR="000E61AF" w:rsidRPr="00D56521">
        <w:t xml:space="preserve">the </w:t>
      </w:r>
      <w:r w:rsidRPr="00D56521">
        <w:t xml:space="preserve">user interface functions for interoperability </w:t>
      </w:r>
      <w:r w:rsidR="000E61AF" w:rsidRPr="00D56521">
        <w:t xml:space="preserve">specified in this clause </w:t>
      </w:r>
      <w:r w:rsidRPr="00D56521">
        <w:t>is required only for systems which implement S-98 interoperability.</w:t>
      </w:r>
    </w:p>
    <w:p w14:paraId="795EC624" w14:textId="6FDAE6E5" w:rsidR="00DD2DCC" w:rsidRPr="00D56521" w:rsidRDefault="00DD2DCC">
      <w:pPr>
        <w:pStyle w:val="Heading3"/>
        <w:pPrChange w:id="856" w:author="jonathan pritchard" w:date="2024-02-09T12:38:00Z">
          <w:pPr>
            <w:pStyle w:val="Heading3"/>
            <w:spacing w:after="120"/>
          </w:pPr>
        </w:pPrChange>
      </w:pPr>
      <w:bookmarkStart w:id="857" w:name="_Toc144421245"/>
      <w:r w:rsidRPr="00D56521">
        <w:t>General navigation functions</w:t>
      </w:r>
      <w:bookmarkEnd w:id="857"/>
    </w:p>
    <w:p w14:paraId="1A6D0B51" w14:textId="720AFA1B" w:rsidR="00815674" w:rsidRPr="00D56521" w:rsidRDefault="00E54635" w:rsidP="00047EC5">
      <w:pPr>
        <w:spacing w:after="120" w:line="240" w:lineRule="auto"/>
        <w:jc w:val="both"/>
      </w:pPr>
      <w:commentRangeStart w:id="858"/>
      <w:r w:rsidRPr="00D56521">
        <w:t xml:space="preserve">The following </w:t>
      </w:r>
      <w:r w:rsidR="00010395" w:rsidRPr="00D56521">
        <w:t xml:space="preserve">interoperability functions should be added to the user interface, extending Table 1 (General Navigation Functions) in IMO </w:t>
      </w:r>
      <w:r w:rsidR="004D05F1" w:rsidRPr="00D56521">
        <w:t>MSC</w:t>
      </w:r>
      <w:r w:rsidR="00010395" w:rsidRPr="00D56521">
        <w:t>.1609:</w:t>
      </w:r>
      <w:commentRangeEnd w:id="858"/>
      <w:r w:rsidR="00284A82">
        <w:rPr>
          <w:rStyle w:val="CommentReference"/>
        </w:rPr>
        <w:commentReference w:id="858"/>
      </w:r>
    </w:p>
    <w:tbl>
      <w:tblPr>
        <w:tblStyle w:val="TableGrid"/>
        <w:tblW w:w="0" w:type="auto"/>
        <w:tblLook w:val="04A0" w:firstRow="1" w:lastRow="0" w:firstColumn="1" w:lastColumn="0" w:noHBand="0" w:noVBand="1"/>
      </w:tblPr>
      <w:tblGrid>
        <w:gridCol w:w="2336"/>
        <w:gridCol w:w="2323"/>
        <w:gridCol w:w="2339"/>
        <w:gridCol w:w="2324"/>
      </w:tblGrid>
      <w:tr w:rsidR="005B0469" w:rsidRPr="00D56521" w14:paraId="138C9637" w14:textId="77777777" w:rsidTr="00047EC5">
        <w:trPr>
          <w:cantSplit/>
          <w:tblHeader/>
        </w:trPr>
        <w:tc>
          <w:tcPr>
            <w:tcW w:w="2357" w:type="dxa"/>
            <w:shd w:val="clear" w:color="auto" w:fill="D9D9D9" w:themeFill="background1" w:themeFillShade="D9"/>
          </w:tcPr>
          <w:p w14:paraId="554FF585" w14:textId="77777777" w:rsidR="00295000" w:rsidRPr="00D56521" w:rsidRDefault="00295000" w:rsidP="00883773">
            <w:pPr>
              <w:spacing w:before="60" w:after="60"/>
              <w:jc w:val="center"/>
              <w:rPr>
                <w:b/>
                <w:bCs/>
              </w:rPr>
            </w:pPr>
            <w:r w:rsidRPr="00D56521">
              <w:rPr>
                <w:b/>
                <w:bCs/>
              </w:rPr>
              <w:t>Explanation</w:t>
            </w:r>
          </w:p>
        </w:tc>
        <w:tc>
          <w:tcPr>
            <w:tcW w:w="2357" w:type="dxa"/>
            <w:shd w:val="clear" w:color="auto" w:fill="D9D9D9" w:themeFill="background1" w:themeFillShade="D9"/>
          </w:tcPr>
          <w:p w14:paraId="778AC807" w14:textId="77777777" w:rsidR="00295000" w:rsidRPr="00D56521" w:rsidRDefault="00295000" w:rsidP="00883773">
            <w:pPr>
              <w:spacing w:before="60" w:after="60"/>
              <w:jc w:val="center"/>
              <w:rPr>
                <w:b/>
                <w:bCs/>
              </w:rPr>
            </w:pPr>
            <w:r w:rsidRPr="00D56521">
              <w:rPr>
                <w:b/>
                <w:bCs/>
              </w:rPr>
              <w:t>Term</w:t>
            </w:r>
          </w:p>
        </w:tc>
        <w:tc>
          <w:tcPr>
            <w:tcW w:w="2358" w:type="dxa"/>
            <w:shd w:val="clear" w:color="auto" w:fill="D9D9D9" w:themeFill="background1" w:themeFillShade="D9"/>
          </w:tcPr>
          <w:p w14:paraId="2228B725" w14:textId="77777777" w:rsidR="00295000" w:rsidRPr="00D56521" w:rsidRDefault="00295000" w:rsidP="00883773">
            <w:pPr>
              <w:spacing w:before="60" w:after="60"/>
              <w:jc w:val="center"/>
              <w:rPr>
                <w:b/>
                <w:bCs/>
              </w:rPr>
            </w:pPr>
            <w:r w:rsidRPr="00D56521">
              <w:rPr>
                <w:b/>
                <w:bCs/>
              </w:rPr>
              <w:t>Abbreviation</w:t>
            </w:r>
          </w:p>
        </w:tc>
        <w:tc>
          <w:tcPr>
            <w:tcW w:w="2358" w:type="dxa"/>
            <w:shd w:val="clear" w:color="auto" w:fill="D9D9D9" w:themeFill="background1" w:themeFillShade="D9"/>
          </w:tcPr>
          <w:p w14:paraId="0F06D100" w14:textId="77777777" w:rsidR="00295000" w:rsidRPr="00D56521" w:rsidRDefault="00295000" w:rsidP="00883773">
            <w:pPr>
              <w:spacing w:before="60" w:after="60"/>
              <w:jc w:val="center"/>
              <w:rPr>
                <w:b/>
                <w:bCs/>
              </w:rPr>
            </w:pPr>
            <w:r w:rsidRPr="00D56521">
              <w:rPr>
                <w:b/>
                <w:bCs/>
              </w:rPr>
              <w:t>Icon (“hot key”)</w:t>
            </w:r>
          </w:p>
        </w:tc>
      </w:tr>
      <w:tr w:rsidR="005B0469" w:rsidRPr="00D56521" w14:paraId="0A984FC5" w14:textId="77777777" w:rsidTr="00295000">
        <w:tc>
          <w:tcPr>
            <w:tcW w:w="2357" w:type="dxa"/>
          </w:tcPr>
          <w:p w14:paraId="136B6BB6" w14:textId="68EB85F5" w:rsidR="00295000" w:rsidRPr="00D56521" w:rsidRDefault="00295000" w:rsidP="00883773">
            <w:pPr>
              <w:spacing w:before="60" w:after="60"/>
            </w:pPr>
            <w:bookmarkStart w:id="859" w:name="_Hlk42629269"/>
            <w:r w:rsidRPr="00D56521">
              <w:rPr>
                <w:color w:val="FF0000"/>
              </w:rPr>
              <w:t>[</w:t>
            </w:r>
            <w:r w:rsidR="00384F6A" w:rsidRPr="00D56521">
              <w:rPr>
                <w:color w:val="FF0000"/>
              </w:rPr>
              <w:t>No</w:t>
            </w:r>
            <w:r w:rsidR="009047BE" w:rsidRPr="00D56521">
              <w:rPr>
                <w:color w:val="FF0000"/>
              </w:rPr>
              <w:t>ne</w:t>
            </w:r>
            <w:r w:rsidR="00384F6A" w:rsidRPr="00D56521">
              <w:rPr>
                <w:color w:val="FF0000"/>
              </w:rPr>
              <w:t xml:space="preserve"> in this edition.</w:t>
            </w:r>
            <w:r w:rsidRPr="00D56521">
              <w:rPr>
                <w:color w:val="FF0000"/>
              </w:rPr>
              <w:t>]</w:t>
            </w:r>
            <w:bookmarkEnd w:id="859"/>
          </w:p>
        </w:tc>
        <w:tc>
          <w:tcPr>
            <w:tcW w:w="2357" w:type="dxa"/>
          </w:tcPr>
          <w:p w14:paraId="1B0FF3A5" w14:textId="77777777" w:rsidR="00295000" w:rsidRPr="00D56521" w:rsidRDefault="00295000" w:rsidP="00883773">
            <w:pPr>
              <w:spacing w:before="60" w:after="60"/>
            </w:pPr>
          </w:p>
        </w:tc>
        <w:tc>
          <w:tcPr>
            <w:tcW w:w="2358" w:type="dxa"/>
          </w:tcPr>
          <w:p w14:paraId="4E02C234" w14:textId="77777777" w:rsidR="00295000" w:rsidRPr="00D56521" w:rsidRDefault="00295000" w:rsidP="00883773">
            <w:pPr>
              <w:spacing w:before="60" w:after="60"/>
            </w:pPr>
          </w:p>
        </w:tc>
        <w:tc>
          <w:tcPr>
            <w:tcW w:w="2358" w:type="dxa"/>
          </w:tcPr>
          <w:p w14:paraId="5AE126BF" w14:textId="77777777" w:rsidR="00295000" w:rsidRPr="00D56521" w:rsidRDefault="00295000" w:rsidP="00883773">
            <w:pPr>
              <w:keepNext/>
              <w:spacing w:before="60" w:after="60"/>
            </w:pPr>
          </w:p>
        </w:tc>
      </w:tr>
    </w:tbl>
    <w:p w14:paraId="350BE966" w14:textId="2A91F328" w:rsidR="00010395" w:rsidRPr="00D56521" w:rsidRDefault="00066E33"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w:t>
      </w:r>
      <w:r w:rsidR="00331A1D" w:rsidRPr="00D56521">
        <w:fldChar w:fldCharType="end"/>
      </w:r>
      <w:r w:rsidR="005B53C7" w:rsidRPr="00D56521">
        <w:t xml:space="preserve"> - Additional general navigation functions</w:t>
      </w:r>
    </w:p>
    <w:p w14:paraId="077B1469" w14:textId="3B4057C5" w:rsidR="00DD2DCC" w:rsidRPr="00D56521" w:rsidRDefault="00DD2DCC">
      <w:pPr>
        <w:pStyle w:val="Heading3"/>
        <w:pPrChange w:id="860" w:author="jonathan pritchard" w:date="2024-02-09T12:38:00Z">
          <w:pPr>
            <w:pStyle w:val="Heading3"/>
            <w:spacing w:after="120"/>
          </w:pPr>
        </w:pPrChange>
      </w:pPr>
      <w:bookmarkStart w:id="861" w:name="_Toc144421246"/>
      <w:r w:rsidRPr="00D56521">
        <w:t>Control of chart display functions</w:t>
      </w:r>
      <w:bookmarkEnd w:id="861"/>
    </w:p>
    <w:p w14:paraId="78064230" w14:textId="07DA3472" w:rsidR="00010395" w:rsidRPr="00D56521" w:rsidRDefault="00010395" w:rsidP="00047EC5">
      <w:pPr>
        <w:spacing w:after="120" w:line="240" w:lineRule="auto"/>
        <w:jc w:val="both"/>
      </w:pPr>
      <w:r w:rsidRPr="00D56521">
        <w:t xml:space="preserve">The following functions </w:t>
      </w:r>
      <w:commentRangeStart w:id="862"/>
      <w:r w:rsidRPr="00D56521">
        <w:t xml:space="preserve">should </w:t>
      </w:r>
      <w:commentRangeEnd w:id="862"/>
      <w:r w:rsidR="00E66D12">
        <w:rPr>
          <w:rStyle w:val="CommentReference"/>
        </w:rPr>
        <w:commentReference w:id="862"/>
      </w:r>
      <w:r w:rsidRPr="00D56521">
        <w:t xml:space="preserve">be added to the user interface, extending Table 2 (Control of Chart Display Functions) in IMO </w:t>
      </w:r>
      <w:r w:rsidR="004D05F1" w:rsidRPr="00D56521">
        <w:t>MSC</w:t>
      </w:r>
      <w:r w:rsidRPr="00D56521">
        <w:t>.1609</w:t>
      </w:r>
      <w:r w:rsidR="005B0469" w:rsidRPr="00D56521">
        <w:t xml:space="preserve"> (multiple entries in a cell are alternatives to be resolved in the next edition)</w:t>
      </w:r>
      <w:r w:rsidRPr="00D56521">
        <w:t>:</w:t>
      </w:r>
    </w:p>
    <w:tbl>
      <w:tblPr>
        <w:tblStyle w:val="TableGrid"/>
        <w:tblW w:w="0" w:type="auto"/>
        <w:tblLook w:val="04A0" w:firstRow="1" w:lastRow="0" w:firstColumn="1" w:lastColumn="0" w:noHBand="0" w:noVBand="1"/>
      </w:tblPr>
      <w:tblGrid>
        <w:gridCol w:w="1517"/>
        <w:gridCol w:w="2405"/>
        <w:gridCol w:w="1439"/>
        <w:gridCol w:w="1517"/>
        <w:gridCol w:w="2252"/>
      </w:tblGrid>
      <w:tr w:rsidR="00B87A8C" w:rsidRPr="00D56521" w14:paraId="2E82E9D3" w14:textId="77777777" w:rsidTr="00047EC5">
        <w:trPr>
          <w:cantSplit/>
          <w:tblHeader/>
        </w:trPr>
        <w:tc>
          <w:tcPr>
            <w:tcW w:w="1505" w:type="dxa"/>
            <w:shd w:val="clear" w:color="auto" w:fill="D9D9D9" w:themeFill="background1" w:themeFillShade="D9"/>
          </w:tcPr>
          <w:p w14:paraId="2FF7DC96" w14:textId="77777777" w:rsidR="00B87A8C" w:rsidRPr="00D56521" w:rsidRDefault="00B87A8C" w:rsidP="00BF7D32">
            <w:pPr>
              <w:spacing w:before="60" w:after="60"/>
              <w:jc w:val="center"/>
              <w:rPr>
                <w:b/>
                <w:bCs/>
              </w:rPr>
            </w:pPr>
            <w:r w:rsidRPr="00D56521">
              <w:rPr>
                <w:b/>
                <w:bCs/>
              </w:rPr>
              <w:t>Explanation</w:t>
            </w:r>
          </w:p>
        </w:tc>
        <w:tc>
          <w:tcPr>
            <w:tcW w:w="2405" w:type="dxa"/>
            <w:shd w:val="clear" w:color="auto" w:fill="D9D9D9" w:themeFill="background1" w:themeFillShade="D9"/>
          </w:tcPr>
          <w:p w14:paraId="52D620A3" w14:textId="47253791" w:rsidR="00B87A8C" w:rsidRPr="00D56521" w:rsidRDefault="00F50D35" w:rsidP="00BF7D32">
            <w:pPr>
              <w:spacing w:before="60" w:after="60"/>
              <w:jc w:val="center"/>
              <w:rPr>
                <w:b/>
                <w:bCs/>
              </w:rPr>
            </w:pPr>
            <w:r w:rsidRPr="00D56521">
              <w:rPr>
                <w:b/>
                <w:bCs/>
              </w:rPr>
              <w:t>Level Information</w:t>
            </w:r>
          </w:p>
        </w:tc>
        <w:tc>
          <w:tcPr>
            <w:tcW w:w="1428" w:type="dxa"/>
            <w:shd w:val="clear" w:color="auto" w:fill="D9D9D9" w:themeFill="background1" w:themeFillShade="D9"/>
          </w:tcPr>
          <w:p w14:paraId="7BAEE541" w14:textId="77777777" w:rsidR="00B87A8C" w:rsidRPr="00D56521" w:rsidRDefault="00B87A8C" w:rsidP="00BF7D32">
            <w:pPr>
              <w:spacing w:before="60" w:after="60"/>
              <w:jc w:val="center"/>
              <w:rPr>
                <w:b/>
                <w:bCs/>
              </w:rPr>
            </w:pPr>
            <w:r w:rsidRPr="00D56521">
              <w:rPr>
                <w:b/>
                <w:bCs/>
              </w:rPr>
              <w:t>Abbreviation</w:t>
            </w:r>
          </w:p>
        </w:tc>
        <w:tc>
          <w:tcPr>
            <w:tcW w:w="1506" w:type="dxa"/>
            <w:shd w:val="clear" w:color="auto" w:fill="D9D9D9" w:themeFill="background1" w:themeFillShade="D9"/>
          </w:tcPr>
          <w:p w14:paraId="7F9DD8DC" w14:textId="77777777" w:rsidR="00B87A8C" w:rsidRPr="00D56521" w:rsidRDefault="00B87A8C" w:rsidP="00BF7D32">
            <w:pPr>
              <w:spacing w:before="60" w:after="60"/>
              <w:jc w:val="center"/>
              <w:rPr>
                <w:b/>
                <w:bCs/>
              </w:rPr>
            </w:pPr>
            <w:r w:rsidRPr="00D56521">
              <w:rPr>
                <w:b/>
                <w:bCs/>
              </w:rPr>
              <w:t>Hydrographic Symbol</w:t>
            </w:r>
          </w:p>
        </w:tc>
        <w:tc>
          <w:tcPr>
            <w:tcW w:w="2252" w:type="dxa"/>
            <w:shd w:val="clear" w:color="auto" w:fill="D9D9D9" w:themeFill="background1" w:themeFillShade="D9"/>
          </w:tcPr>
          <w:p w14:paraId="65955FA3" w14:textId="77777777" w:rsidR="00B87A8C" w:rsidRPr="00D56521" w:rsidRDefault="00B87A8C" w:rsidP="00BF7D32">
            <w:pPr>
              <w:spacing w:before="60" w:after="60"/>
              <w:jc w:val="center"/>
              <w:rPr>
                <w:b/>
                <w:bCs/>
              </w:rPr>
            </w:pPr>
            <w:r w:rsidRPr="00D56521">
              <w:rPr>
                <w:b/>
                <w:bCs/>
              </w:rPr>
              <w:t>Icon (“hot key”)</w:t>
            </w:r>
          </w:p>
        </w:tc>
      </w:tr>
      <w:tr w:rsidR="001807B6" w:rsidRPr="00D56521" w14:paraId="79B4B54D" w14:textId="77777777" w:rsidTr="006734EA">
        <w:tc>
          <w:tcPr>
            <w:tcW w:w="1505" w:type="dxa"/>
            <w:vMerge w:val="restart"/>
          </w:tcPr>
          <w:p w14:paraId="6F5115EC" w14:textId="45C51E84" w:rsidR="000F4858" w:rsidRPr="00D56521" w:rsidRDefault="001807B6" w:rsidP="00047EC5">
            <w:pPr>
              <w:spacing w:before="60" w:after="60"/>
            </w:pPr>
            <w:r w:rsidRPr="00D56521">
              <w:t>Selector for interoperability level</w:t>
            </w:r>
          </w:p>
        </w:tc>
        <w:tc>
          <w:tcPr>
            <w:tcW w:w="2405" w:type="dxa"/>
          </w:tcPr>
          <w:p w14:paraId="16936678" w14:textId="60C3895E" w:rsidR="001807B6" w:rsidRPr="00D56521" w:rsidRDefault="001807B6" w:rsidP="00047EC5">
            <w:pPr>
              <w:spacing w:before="60" w:after="60"/>
            </w:pPr>
            <w:r w:rsidRPr="00D56521">
              <w:t xml:space="preserve">Level 1 </w:t>
            </w:r>
            <w:r w:rsidR="000A60F0" w:rsidRPr="00D56521">
              <w:t xml:space="preserve">visual </w:t>
            </w:r>
            <w:r w:rsidR="00F50D35" w:rsidRPr="00D56521">
              <w:t>interoperability</w:t>
            </w:r>
          </w:p>
          <w:p w14:paraId="14C2E983" w14:textId="57A9CBE3" w:rsidR="00FD2223" w:rsidRPr="00D20AD1" w:rsidRDefault="00C80A81" w:rsidP="00047EC5">
            <w:pPr>
              <w:spacing w:before="60" w:after="60"/>
              <w:rPr>
                <w:strike/>
                <w:rPrChange w:id="863" w:author="Raphael Malyankar" w:date="2023-09-01T00:43:00Z">
                  <w:rPr/>
                </w:rPrChange>
              </w:rPr>
            </w:pPr>
            <w:r w:rsidRPr="00D20AD1">
              <w:rPr>
                <w:strike/>
                <w:rPrChange w:id="864" w:author="Raphael Malyankar" w:date="2023-09-01T00:43:00Z">
                  <w:rPr/>
                </w:rPrChange>
              </w:rPr>
              <w:t>Information l</w:t>
            </w:r>
            <w:r w:rsidR="000F4858" w:rsidRPr="00D20AD1">
              <w:rPr>
                <w:strike/>
                <w:rPrChange w:id="865" w:author="Raphael Malyankar" w:date="2023-09-01T00:43:00Z">
                  <w:rPr/>
                </w:rPrChange>
              </w:rPr>
              <w:t>ayer merge Level 1</w:t>
            </w:r>
          </w:p>
        </w:tc>
        <w:tc>
          <w:tcPr>
            <w:tcW w:w="1428" w:type="dxa"/>
          </w:tcPr>
          <w:p w14:paraId="10D08ABC" w14:textId="2FEA8026" w:rsidR="001807B6" w:rsidRPr="00D56521" w:rsidRDefault="001807B6" w:rsidP="00047EC5">
            <w:pPr>
              <w:spacing w:before="60" w:after="60"/>
            </w:pPr>
            <w:r w:rsidRPr="00D56521">
              <w:t>VI</w:t>
            </w:r>
            <w:r w:rsidR="002E075D" w:rsidRPr="00D56521">
              <w:t>NT</w:t>
            </w:r>
            <w:r w:rsidR="00656F10" w:rsidRPr="00D56521">
              <w:t>OP</w:t>
            </w:r>
            <w:r w:rsidRPr="00D56521">
              <w:t xml:space="preserve"> L1</w:t>
            </w:r>
          </w:p>
          <w:p w14:paraId="1484F3ED" w14:textId="46571F6A" w:rsidR="00811B5F" w:rsidRPr="00D20AD1" w:rsidRDefault="00D1308A" w:rsidP="00047EC5">
            <w:pPr>
              <w:spacing w:before="60" w:after="60"/>
              <w:rPr>
                <w:strike/>
                <w:rPrChange w:id="866" w:author="Raphael Malyankar" w:date="2023-09-01T00:43:00Z">
                  <w:rPr/>
                </w:rPrChange>
              </w:rPr>
            </w:pPr>
            <w:r w:rsidRPr="00D20AD1">
              <w:rPr>
                <w:strike/>
                <w:rPrChange w:id="867" w:author="Raphael Malyankar" w:date="2023-09-01T00:43:00Z">
                  <w:rPr/>
                </w:rPrChange>
              </w:rPr>
              <w:t xml:space="preserve">INFO </w:t>
            </w:r>
            <w:r w:rsidR="000F4858" w:rsidRPr="00D20AD1">
              <w:rPr>
                <w:strike/>
                <w:rPrChange w:id="868" w:author="Raphael Malyankar" w:date="2023-09-01T00:43:00Z">
                  <w:rPr/>
                </w:rPrChange>
              </w:rPr>
              <w:t>LYR MRG L1</w:t>
            </w:r>
          </w:p>
        </w:tc>
        <w:tc>
          <w:tcPr>
            <w:tcW w:w="1506" w:type="dxa"/>
          </w:tcPr>
          <w:p w14:paraId="4B8E7A74" w14:textId="77777777" w:rsidR="001807B6" w:rsidRPr="00D56521" w:rsidRDefault="001807B6" w:rsidP="00047EC5">
            <w:pPr>
              <w:spacing w:before="60" w:after="60"/>
            </w:pPr>
            <w:r w:rsidRPr="00D56521">
              <w:t>(none)</w:t>
            </w:r>
          </w:p>
        </w:tc>
        <w:tc>
          <w:tcPr>
            <w:tcW w:w="2252" w:type="dxa"/>
          </w:tcPr>
          <w:p w14:paraId="33FC8630" w14:textId="496A695A" w:rsidR="001807B6"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24">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D56521" w14:paraId="463ADF5D" w14:textId="77777777" w:rsidTr="006734EA">
        <w:trPr>
          <w:cantSplit/>
        </w:trPr>
        <w:tc>
          <w:tcPr>
            <w:tcW w:w="1505" w:type="dxa"/>
            <w:vMerge/>
          </w:tcPr>
          <w:p w14:paraId="249C5152" w14:textId="77777777" w:rsidR="000F4858" w:rsidRPr="00D56521" w:rsidRDefault="000F4858" w:rsidP="00047EC5">
            <w:pPr>
              <w:spacing w:before="60" w:after="60"/>
            </w:pPr>
          </w:p>
        </w:tc>
        <w:tc>
          <w:tcPr>
            <w:tcW w:w="2405" w:type="dxa"/>
          </w:tcPr>
          <w:p w14:paraId="135E5ECE" w14:textId="77777777" w:rsidR="00F50D35" w:rsidRPr="00D56521" w:rsidRDefault="000F4858" w:rsidP="00047EC5">
            <w:pPr>
              <w:spacing w:before="60" w:after="60"/>
            </w:pPr>
            <w:r w:rsidRPr="00D56521">
              <w:t xml:space="preserve">Level 2 </w:t>
            </w:r>
            <w:r w:rsidR="000A60F0" w:rsidRPr="00D56521">
              <w:t xml:space="preserve">visual </w:t>
            </w:r>
            <w:r w:rsidR="00F50D35" w:rsidRPr="00D56521">
              <w:t>interoperability</w:t>
            </w:r>
          </w:p>
          <w:p w14:paraId="30E1BB07" w14:textId="2906961E" w:rsidR="000F4858" w:rsidRPr="00D56521" w:rsidRDefault="000F4858" w:rsidP="00047EC5">
            <w:pPr>
              <w:spacing w:before="60" w:after="60"/>
            </w:pPr>
          </w:p>
          <w:p w14:paraId="1BE8847E" w14:textId="662A0616" w:rsidR="00FD2223" w:rsidRPr="00D20AD1" w:rsidRDefault="00C80A81" w:rsidP="00047EC5">
            <w:pPr>
              <w:spacing w:before="60" w:after="60"/>
              <w:rPr>
                <w:strike/>
                <w:rPrChange w:id="869" w:author="Raphael Malyankar" w:date="2023-09-01T00:44:00Z">
                  <w:rPr/>
                </w:rPrChange>
              </w:rPr>
            </w:pPr>
            <w:r w:rsidRPr="00D20AD1">
              <w:rPr>
                <w:strike/>
                <w:rPrChange w:id="870" w:author="Raphael Malyankar" w:date="2023-09-01T00:44:00Z">
                  <w:rPr/>
                </w:rPrChange>
              </w:rPr>
              <w:t>Information l</w:t>
            </w:r>
            <w:r w:rsidR="000F4858" w:rsidRPr="00D20AD1">
              <w:rPr>
                <w:strike/>
                <w:rPrChange w:id="871" w:author="Raphael Malyankar" w:date="2023-09-01T00:44:00Z">
                  <w:rPr/>
                </w:rPrChange>
              </w:rPr>
              <w:t>ayer merge Level 1</w:t>
            </w:r>
          </w:p>
        </w:tc>
        <w:tc>
          <w:tcPr>
            <w:tcW w:w="1428" w:type="dxa"/>
          </w:tcPr>
          <w:p w14:paraId="4995BA05" w14:textId="32F01C5A" w:rsidR="000F4858" w:rsidRPr="00D56521" w:rsidRDefault="000F4858" w:rsidP="00047EC5">
            <w:pPr>
              <w:spacing w:before="60" w:after="60"/>
            </w:pPr>
            <w:r w:rsidRPr="00D56521">
              <w:t>VI</w:t>
            </w:r>
            <w:r w:rsidR="002E075D" w:rsidRPr="00D56521">
              <w:t>NT</w:t>
            </w:r>
            <w:r w:rsidR="00656F10" w:rsidRPr="00D56521">
              <w:t>OP</w:t>
            </w:r>
            <w:r w:rsidRPr="00D56521">
              <w:t xml:space="preserve"> L2</w:t>
            </w:r>
          </w:p>
          <w:p w14:paraId="422F971C" w14:textId="30AB6496" w:rsidR="00811B5F" w:rsidRPr="00D20AD1" w:rsidRDefault="00D1308A" w:rsidP="00047EC5">
            <w:pPr>
              <w:spacing w:before="60" w:after="60"/>
              <w:rPr>
                <w:strike/>
                <w:rPrChange w:id="872" w:author="Raphael Malyankar" w:date="2023-09-01T00:44:00Z">
                  <w:rPr/>
                </w:rPrChange>
              </w:rPr>
            </w:pPr>
            <w:r w:rsidRPr="00D20AD1">
              <w:rPr>
                <w:strike/>
                <w:rPrChange w:id="873" w:author="Raphael Malyankar" w:date="2023-09-01T00:44:00Z">
                  <w:rPr/>
                </w:rPrChange>
              </w:rPr>
              <w:t xml:space="preserve">INFO </w:t>
            </w:r>
            <w:r w:rsidR="000F4858" w:rsidRPr="00D20AD1">
              <w:rPr>
                <w:strike/>
                <w:rPrChange w:id="874" w:author="Raphael Malyankar" w:date="2023-09-01T00:44:00Z">
                  <w:rPr/>
                </w:rPrChange>
              </w:rPr>
              <w:t>LYR MRG L2</w:t>
            </w:r>
          </w:p>
        </w:tc>
        <w:tc>
          <w:tcPr>
            <w:tcW w:w="1506" w:type="dxa"/>
          </w:tcPr>
          <w:p w14:paraId="36C4F5FF" w14:textId="77777777" w:rsidR="000F4858" w:rsidRPr="00D56521" w:rsidRDefault="000F4858" w:rsidP="00047EC5">
            <w:pPr>
              <w:spacing w:before="60" w:after="60"/>
            </w:pPr>
            <w:r w:rsidRPr="00D56521">
              <w:t>(none)</w:t>
            </w:r>
          </w:p>
        </w:tc>
        <w:tc>
          <w:tcPr>
            <w:tcW w:w="2252" w:type="dxa"/>
          </w:tcPr>
          <w:p w14:paraId="3D1E15E6" w14:textId="50EA24E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25">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D56521" w14:paraId="503C27D1" w14:textId="77777777" w:rsidTr="006734EA">
        <w:trPr>
          <w:cantSplit/>
        </w:trPr>
        <w:tc>
          <w:tcPr>
            <w:tcW w:w="1505" w:type="dxa"/>
            <w:vMerge/>
          </w:tcPr>
          <w:p w14:paraId="3B4D80E1" w14:textId="77777777" w:rsidR="000F4858" w:rsidRPr="00D56521" w:rsidRDefault="000F4858" w:rsidP="00047EC5">
            <w:pPr>
              <w:spacing w:before="60" w:after="60"/>
            </w:pPr>
          </w:p>
        </w:tc>
        <w:tc>
          <w:tcPr>
            <w:tcW w:w="2405" w:type="dxa"/>
          </w:tcPr>
          <w:p w14:paraId="272B4AFB" w14:textId="77777777" w:rsidR="00F50D35" w:rsidRPr="00D56521" w:rsidRDefault="000F4858" w:rsidP="00047EC5">
            <w:pPr>
              <w:spacing w:before="60" w:after="60"/>
            </w:pPr>
            <w:r w:rsidRPr="00D56521">
              <w:t xml:space="preserve">No </w:t>
            </w:r>
            <w:r w:rsidR="000A60F0" w:rsidRPr="00D56521">
              <w:t xml:space="preserve">visual </w:t>
            </w:r>
            <w:r w:rsidR="00F50D35" w:rsidRPr="00D56521">
              <w:t>interoperability</w:t>
            </w:r>
          </w:p>
          <w:p w14:paraId="496EB879" w14:textId="58726AF3" w:rsidR="000F4858" w:rsidRPr="00D56521" w:rsidRDefault="000F4858" w:rsidP="00047EC5">
            <w:pPr>
              <w:spacing w:before="60" w:after="60"/>
            </w:pPr>
          </w:p>
          <w:p w14:paraId="275607B0" w14:textId="7F2F8BE1" w:rsidR="00670DD9" w:rsidRPr="00D20AD1" w:rsidRDefault="00D1308A" w:rsidP="00047EC5">
            <w:pPr>
              <w:spacing w:before="60" w:after="60"/>
              <w:rPr>
                <w:strike/>
                <w:rPrChange w:id="875" w:author="Raphael Malyankar" w:date="2023-09-01T00:44:00Z">
                  <w:rPr/>
                </w:rPrChange>
              </w:rPr>
            </w:pPr>
            <w:r w:rsidRPr="00D20AD1">
              <w:rPr>
                <w:strike/>
                <w:rPrChange w:id="876" w:author="Raphael Malyankar" w:date="2023-09-01T00:44:00Z">
                  <w:rPr/>
                </w:rPrChange>
              </w:rPr>
              <w:t>Information l</w:t>
            </w:r>
            <w:r w:rsidR="000F4858" w:rsidRPr="00D20AD1">
              <w:rPr>
                <w:strike/>
                <w:rPrChange w:id="877" w:author="Raphael Malyankar" w:date="2023-09-01T00:44:00Z">
                  <w:rPr/>
                </w:rPrChange>
              </w:rPr>
              <w:t>ayer merging off</w:t>
            </w:r>
          </w:p>
        </w:tc>
        <w:tc>
          <w:tcPr>
            <w:tcW w:w="1428" w:type="dxa"/>
          </w:tcPr>
          <w:p w14:paraId="475B4C66" w14:textId="2CA04751" w:rsidR="000F4858" w:rsidRPr="00D56521" w:rsidRDefault="000F4858" w:rsidP="00047EC5">
            <w:pPr>
              <w:spacing w:before="60" w:after="60"/>
            </w:pPr>
            <w:r w:rsidRPr="00D56521">
              <w:t>VI</w:t>
            </w:r>
            <w:r w:rsidR="002E075D" w:rsidRPr="00D56521">
              <w:t>NT</w:t>
            </w:r>
            <w:r w:rsidR="00656F10" w:rsidRPr="00D56521">
              <w:t>OP</w:t>
            </w:r>
            <w:r w:rsidRPr="00D56521">
              <w:t xml:space="preserve"> OFF</w:t>
            </w:r>
          </w:p>
          <w:p w14:paraId="2A71BD83" w14:textId="012D4780" w:rsidR="00811B5F" w:rsidRPr="00D20AD1" w:rsidRDefault="00D1308A" w:rsidP="00047EC5">
            <w:pPr>
              <w:spacing w:before="60" w:after="60"/>
              <w:rPr>
                <w:strike/>
                <w:rPrChange w:id="878" w:author="Raphael Malyankar" w:date="2023-09-01T00:44:00Z">
                  <w:rPr/>
                </w:rPrChange>
              </w:rPr>
            </w:pPr>
            <w:r w:rsidRPr="00D20AD1">
              <w:rPr>
                <w:strike/>
                <w:rPrChange w:id="879" w:author="Raphael Malyankar" w:date="2023-09-01T00:44:00Z">
                  <w:rPr/>
                </w:rPrChange>
              </w:rPr>
              <w:t xml:space="preserve">INFO </w:t>
            </w:r>
            <w:r w:rsidR="000F4858" w:rsidRPr="00D20AD1">
              <w:rPr>
                <w:strike/>
                <w:rPrChange w:id="880" w:author="Raphael Malyankar" w:date="2023-09-01T00:44:00Z">
                  <w:rPr/>
                </w:rPrChange>
              </w:rPr>
              <w:t>LYR MRG OFF</w:t>
            </w:r>
          </w:p>
        </w:tc>
        <w:tc>
          <w:tcPr>
            <w:tcW w:w="1506" w:type="dxa"/>
          </w:tcPr>
          <w:p w14:paraId="68800482" w14:textId="3385EE8F" w:rsidR="000F4858" w:rsidRPr="00D56521" w:rsidRDefault="000F4858" w:rsidP="00047EC5">
            <w:pPr>
              <w:spacing w:before="60" w:after="60"/>
            </w:pPr>
            <w:r w:rsidRPr="00D56521">
              <w:t>(none)</w:t>
            </w:r>
          </w:p>
        </w:tc>
        <w:tc>
          <w:tcPr>
            <w:tcW w:w="2252" w:type="dxa"/>
          </w:tcPr>
          <w:p w14:paraId="1239D8BB" w14:textId="221FCE6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6">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D56521" w14:paraId="758A33D9" w14:textId="77777777" w:rsidTr="006734EA">
        <w:trPr>
          <w:cantSplit/>
        </w:trPr>
        <w:tc>
          <w:tcPr>
            <w:tcW w:w="1505" w:type="dxa"/>
          </w:tcPr>
          <w:p w14:paraId="25196E7E" w14:textId="036D3CEC" w:rsidR="000C4C63" w:rsidRPr="00D56521" w:rsidRDefault="000C4C63" w:rsidP="00047EC5">
            <w:pPr>
              <w:spacing w:before="60" w:after="60"/>
            </w:pPr>
            <w:r w:rsidRPr="00D56521">
              <w:lastRenderedPageBreak/>
              <w:t>Selector for predefined combination in the currently active interoperability catalogue</w:t>
            </w:r>
            <w:r w:rsidR="00E92C85" w:rsidRPr="00D56521">
              <w:t xml:space="preserve"> (see notes 1, 2)</w:t>
            </w:r>
          </w:p>
        </w:tc>
        <w:tc>
          <w:tcPr>
            <w:tcW w:w="2405" w:type="dxa"/>
          </w:tcPr>
          <w:p w14:paraId="4C7F3A1B" w14:textId="77777777" w:rsidR="00F50D35" w:rsidRPr="00D56521" w:rsidRDefault="00CD588C" w:rsidP="00047EC5">
            <w:pPr>
              <w:spacing w:before="60" w:after="60"/>
            </w:pPr>
            <w:r w:rsidRPr="00D56521">
              <w:t xml:space="preserve">Visual </w:t>
            </w:r>
            <w:r w:rsidR="00F50D35" w:rsidRPr="00D56521">
              <w:t>interoperability</w:t>
            </w:r>
          </w:p>
          <w:p w14:paraId="0BF99911" w14:textId="27821DDE" w:rsidR="000C4C63" w:rsidRPr="00D56521" w:rsidRDefault="000C4C63" w:rsidP="00047EC5">
            <w:pPr>
              <w:spacing w:before="60" w:after="60"/>
            </w:pPr>
            <w:r w:rsidRPr="00D56521">
              <w:t xml:space="preserve"> ruleset</w:t>
            </w:r>
          </w:p>
          <w:p w14:paraId="5BB08C72" w14:textId="06160E20" w:rsidR="000C4C63" w:rsidRPr="00D20AD1" w:rsidRDefault="000C4C63" w:rsidP="00047EC5">
            <w:pPr>
              <w:spacing w:before="60" w:after="60"/>
              <w:rPr>
                <w:strike/>
                <w:rPrChange w:id="881" w:author="Raphael Malyankar" w:date="2023-09-01T00:44:00Z">
                  <w:rPr/>
                </w:rPrChange>
              </w:rPr>
            </w:pPr>
            <w:r w:rsidRPr="00D20AD1">
              <w:rPr>
                <w:strike/>
                <w:rPrChange w:id="882" w:author="Raphael Malyankar" w:date="2023-09-01T00:44:00Z">
                  <w:rPr/>
                </w:rPrChange>
              </w:rPr>
              <w:t>Information layer merging ruleset</w:t>
            </w:r>
          </w:p>
        </w:tc>
        <w:tc>
          <w:tcPr>
            <w:tcW w:w="1428" w:type="dxa"/>
          </w:tcPr>
          <w:p w14:paraId="331C2A35" w14:textId="2AFE7B8F" w:rsidR="000C4C63" w:rsidRPr="00D56521" w:rsidRDefault="00CD588C" w:rsidP="00047EC5">
            <w:pPr>
              <w:spacing w:before="60" w:after="60"/>
            </w:pPr>
            <w:r w:rsidRPr="00D56521">
              <w:t>V</w:t>
            </w:r>
            <w:r w:rsidR="00E92C85" w:rsidRPr="00D56521">
              <w:t>INT</w:t>
            </w:r>
            <w:r w:rsidR="00656F10" w:rsidRPr="00D56521">
              <w:t>OP</w:t>
            </w:r>
            <w:r w:rsidR="00E92C85" w:rsidRPr="00D56521">
              <w:t xml:space="preserve"> RULES</w:t>
            </w:r>
          </w:p>
          <w:p w14:paraId="1F08E5DB" w14:textId="0D339ED7" w:rsidR="00811B5F" w:rsidRPr="00D20AD1" w:rsidRDefault="000A60F0" w:rsidP="00047EC5">
            <w:pPr>
              <w:spacing w:before="60" w:after="60"/>
              <w:rPr>
                <w:strike/>
                <w:rPrChange w:id="883" w:author="Raphael Malyankar" w:date="2023-09-01T00:44:00Z">
                  <w:rPr/>
                </w:rPrChange>
              </w:rPr>
            </w:pPr>
            <w:r w:rsidRPr="00D20AD1">
              <w:rPr>
                <w:strike/>
                <w:rPrChange w:id="884" w:author="Raphael Malyankar" w:date="2023-09-01T00:44:00Z">
                  <w:rPr/>
                </w:rPrChange>
              </w:rPr>
              <w:t>INFO LYR MRG RULES</w:t>
            </w:r>
          </w:p>
        </w:tc>
        <w:tc>
          <w:tcPr>
            <w:tcW w:w="1506" w:type="dxa"/>
          </w:tcPr>
          <w:p w14:paraId="3366C060" w14:textId="2DB8C825" w:rsidR="000C4C63" w:rsidRPr="00D56521" w:rsidRDefault="00E92C85" w:rsidP="00047EC5">
            <w:pPr>
              <w:spacing w:before="60" w:after="60"/>
            </w:pPr>
            <w:r w:rsidRPr="00D56521">
              <w:t>(none)</w:t>
            </w:r>
          </w:p>
        </w:tc>
        <w:tc>
          <w:tcPr>
            <w:tcW w:w="2252" w:type="dxa"/>
          </w:tcPr>
          <w:p w14:paraId="07EEF719" w14:textId="5C61AFEC" w:rsidR="000C4C63"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7">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7BDE4E6D" w:rsidR="000928BD" w:rsidRPr="00D56521" w:rsidRDefault="005B53C7"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2</w:t>
      </w:r>
      <w:r w:rsidR="00331A1D" w:rsidRPr="00D56521">
        <w:fldChar w:fldCharType="end"/>
      </w:r>
      <w:r w:rsidRPr="00D56521">
        <w:t xml:space="preserve"> - Additional </w:t>
      </w:r>
      <w:r w:rsidR="00273C76" w:rsidRPr="00D56521">
        <w:t xml:space="preserve">functions for control of </w:t>
      </w:r>
      <w:r w:rsidRPr="00D56521">
        <w:t>chart display</w:t>
      </w:r>
    </w:p>
    <w:p w14:paraId="17B10551" w14:textId="1216CBD6" w:rsidR="000C4C63" w:rsidRPr="00D56521" w:rsidRDefault="000C4C63" w:rsidP="00BF7D32">
      <w:pPr>
        <w:spacing w:after="60" w:line="240" w:lineRule="auto"/>
        <w:jc w:val="both"/>
      </w:pPr>
      <w:r w:rsidRPr="00D56521">
        <w:t>Notes:</w:t>
      </w:r>
    </w:p>
    <w:p w14:paraId="55FF1F22" w14:textId="7DD0B3C0" w:rsidR="00E92C85" w:rsidRPr="00D56521" w:rsidRDefault="000C4C63" w:rsidP="00AE2737">
      <w:pPr>
        <w:pStyle w:val="ListParagraph"/>
        <w:numPr>
          <w:ilvl w:val="0"/>
          <w:numId w:val="21"/>
        </w:numPr>
        <w:spacing w:after="60" w:line="240" w:lineRule="auto"/>
        <w:jc w:val="both"/>
      </w:pPr>
      <w:r w:rsidRPr="00D56521">
        <w:t>This function should be disabled when interoperability is OFF</w:t>
      </w:r>
      <w:r w:rsidR="00301BA7" w:rsidRPr="00D56521">
        <w:t xml:space="preserve"> or the </w:t>
      </w:r>
      <w:r w:rsidR="00BC0A69" w:rsidRPr="00D56521">
        <w:t xml:space="preserve">interoperability level of the </w:t>
      </w:r>
      <w:r w:rsidR="00BF7D32" w:rsidRPr="00D56521">
        <w:t>C</w:t>
      </w:r>
      <w:r w:rsidR="00BC0A69" w:rsidRPr="00D56521">
        <w:t xml:space="preserve">atalogue as a whole (attribute </w:t>
      </w:r>
      <w:proofErr w:type="spellStart"/>
      <w:r w:rsidR="00BC0A69" w:rsidRPr="00D56521">
        <w:rPr>
          <w:i/>
          <w:iCs/>
        </w:rPr>
        <w:t>interoperabilityLevel</w:t>
      </w:r>
      <w:proofErr w:type="spellEnd"/>
      <w:r w:rsidR="00BC0A69" w:rsidRPr="00D56521">
        <w:t xml:space="preserve"> of </w:t>
      </w:r>
      <w:r w:rsidR="00BC0A69" w:rsidRPr="00D56521">
        <w:rPr>
          <w:b/>
          <w:bCs/>
        </w:rPr>
        <w:t>S100_IC_InteroperabilityCatalogue</w:t>
      </w:r>
      <w:r w:rsidR="00BC0A69" w:rsidRPr="00D56521">
        <w:t>) is 1</w:t>
      </w:r>
      <w:r w:rsidR="00E92C85" w:rsidRPr="00D56521">
        <w:t>.</w:t>
      </w:r>
      <w:r w:rsidR="00BC0A69" w:rsidRPr="00D56521">
        <w:t xml:space="preserve"> Level 1 </w:t>
      </w:r>
      <w:r w:rsidR="00BF7D32" w:rsidRPr="00D56521">
        <w:t>C</w:t>
      </w:r>
      <w:r w:rsidR="00BC0A69" w:rsidRPr="00D56521">
        <w:t>atalogues do not include predefined combinations.</w:t>
      </w:r>
    </w:p>
    <w:p w14:paraId="0F968785" w14:textId="7FE98B78" w:rsidR="000C4C63" w:rsidRPr="00D56521" w:rsidRDefault="00E92C85" w:rsidP="00AE2737">
      <w:pPr>
        <w:pStyle w:val="ListParagraph"/>
        <w:numPr>
          <w:ilvl w:val="0"/>
          <w:numId w:val="21"/>
        </w:numPr>
        <w:spacing w:after="120" w:line="240" w:lineRule="auto"/>
        <w:jc w:val="both"/>
      </w:pPr>
      <w:r w:rsidRPr="00D56521">
        <w:t xml:space="preserve">This function should display a list of predefined combinations in the currently active </w:t>
      </w:r>
      <w:r w:rsidR="00BF7D32" w:rsidRPr="00D56521">
        <w:t>I</w:t>
      </w:r>
      <w:r w:rsidR="009D54A5" w:rsidRPr="00D56521">
        <w:t>nteroperability</w:t>
      </w:r>
      <w:r w:rsidRPr="00D56521">
        <w:t xml:space="preserve"> </w:t>
      </w:r>
      <w:r w:rsidR="00BF7D32" w:rsidRPr="00D56521">
        <w:t>C</w:t>
      </w:r>
      <w:r w:rsidRPr="00D56521">
        <w:t xml:space="preserve">atalogue. Names of predefined combinations can be found in the </w:t>
      </w:r>
      <w:r w:rsidR="000C4C63" w:rsidRPr="00D56521">
        <w:rPr>
          <w:i/>
          <w:iCs/>
        </w:rPr>
        <w:t>name</w:t>
      </w:r>
      <w:r w:rsidR="000C4C63" w:rsidRPr="00D56521">
        <w:t xml:space="preserve"> attribute of </w:t>
      </w:r>
      <w:r w:rsidR="000C4C63" w:rsidRPr="00D56521">
        <w:rPr>
          <w:b/>
          <w:bCs/>
        </w:rPr>
        <w:t>S100_PredefinedCombination</w:t>
      </w:r>
      <w:r w:rsidRPr="00D56521">
        <w:t xml:space="preserve"> in the </w:t>
      </w:r>
      <w:r w:rsidR="00BF7D32" w:rsidRPr="00D56521">
        <w:t>I</w:t>
      </w:r>
      <w:r w:rsidRPr="00D56521">
        <w:t xml:space="preserve">nteroperability </w:t>
      </w:r>
      <w:r w:rsidR="00BF7D32" w:rsidRPr="00D56521">
        <w:t>C</w:t>
      </w:r>
      <w:r w:rsidRPr="00D56521">
        <w:t>atalogue.</w:t>
      </w:r>
      <w:r w:rsidR="00BB6425" w:rsidRPr="00D56521">
        <w:t xml:space="preserve"> The name should be displayed; other information (description, use condition, level) should either be displayed at the same time or accessible from the display.</w:t>
      </w:r>
    </w:p>
    <w:p w14:paraId="543C3B79" w14:textId="5A610BC4" w:rsidR="000C4C63" w:rsidRPr="00D56521" w:rsidRDefault="00DD2DCC">
      <w:pPr>
        <w:pStyle w:val="Heading3"/>
        <w:pPrChange w:id="885" w:author="jonathan pritchard" w:date="2024-02-09T12:38:00Z">
          <w:pPr>
            <w:pStyle w:val="Heading3"/>
            <w:spacing w:after="120"/>
          </w:pPr>
        </w:pPrChange>
      </w:pPr>
      <w:bookmarkStart w:id="886" w:name="_Toc144421247"/>
      <w:r w:rsidRPr="00D56521">
        <w:t>Functions for control of chart functionality</w:t>
      </w:r>
      <w:bookmarkEnd w:id="886"/>
    </w:p>
    <w:p w14:paraId="53C99E2B" w14:textId="591ABE7F" w:rsidR="000928BD" w:rsidRPr="00D56521" w:rsidRDefault="000928BD" w:rsidP="00BF7D32">
      <w:pPr>
        <w:spacing w:after="120" w:line="240" w:lineRule="auto"/>
        <w:jc w:val="both"/>
      </w:pPr>
      <w:r w:rsidRPr="00D56521">
        <w:t xml:space="preserve">The following functions should be added to the user interface, extending Table 3 (Control of Chart Functionality) in </w:t>
      </w:r>
      <w:r w:rsidR="004D05F1" w:rsidRPr="00D56521">
        <w:t>MSC</w:t>
      </w:r>
      <w:r w:rsidRPr="00D56521">
        <w:t>.1609:</w:t>
      </w:r>
    </w:p>
    <w:tbl>
      <w:tblPr>
        <w:tblStyle w:val="TableGrid"/>
        <w:tblW w:w="0" w:type="auto"/>
        <w:tblLook w:val="04A0" w:firstRow="1" w:lastRow="0" w:firstColumn="1" w:lastColumn="0" w:noHBand="0" w:noVBand="1"/>
      </w:tblPr>
      <w:tblGrid>
        <w:gridCol w:w="2328"/>
        <w:gridCol w:w="2328"/>
        <w:gridCol w:w="2327"/>
        <w:gridCol w:w="2339"/>
      </w:tblGrid>
      <w:tr w:rsidR="002E075D" w:rsidRPr="00D56521" w14:paraId="1844A1F0" w14:textId="77777777" w:rsidTr="00BF7D32">
        <w:trPr>
          <w:cantSplit/>
          <w:tblHeader/>
        </w:trPr>
        <w:tc>
          <w:tcPr>
            <w:tcW w:w="2357" w:type="dxa"/>
            <w:shd w:val="clear" w:color="auto" w:fill="D9D9D9" w:themeFill="background1" w:themeFillShade="D9"/>
          </w:tcPr>
          <w:p w14:paraId="65657A68" w14:textId="77777777" w:rsidR="002E075D" w:rsidRPr="00D56521" w:rsidRDefault="002E075D" w:rsidP="00BF7D32">
            <w:pPr>
              <w:spacing w:before="60" w:after="60"/>
              <w:jc w:val="center"/>
              <w:rPr>
                <w:b/>
                <w:bCs/>
              </w:rPr>
            </w:pPr>
            <w:r w:rsidRPr="00D56521">
              <w:rPr>
                <w:b/>
                <w:bCs/>
              </w:rPr>
              <w:t>Explanation</w:t>
            </w:r>
          </w:p>
        </w:tc>
        <w:tc>
          <w:tcPr>
            <w:tcW w:w="2357" w:type="dxa"/>
            <w:shd w:val="clear" w:color="auto" w:fill="D9D9D9" w:themeFill="background1" w:themeFillShade="D9"/>
          </w:tcPr>
          <w:p w14:paraId="0115CB84" w14:textId="77777777" w:rsidR="002E075D" w:rsidRPr="00D56521" w:rsidRDefault="002E075D" w:rsidP="00BF7D32">
            <w:pPr>
              <w:spacing w:before="60" w:after="60"/>
              <w:jc w:val="center"/>
              <w:rPr>
                <w:b/>
                <w:bCs/>
              </w:rPr>
            </w:pPr>
            <w:r w:rsidRPr="00D56521">
              <w:rPr>
                <w:b/>
                <w:bCs/>
              </w:rPr>
              <w:t>Term</w:t>
            </w:r>
          </w:p>
        </w:tc>
        <w:tc>
          <w:tcPr>
            <w:tcW w:w="2358" w:type="dxa"/>
            <w:shd w:val="clear" w:color="auto" w:fill="D9D9D9" w:themeFill="background1" w:themeFillShade="D9"/>
          </w:tcPr>
          <w:p w14:paraId="3C2D315D" w14:textId="77777777" w:rsidR="002E075D" w:rsidRPr="00D56521" w:rsidRDefault="002E075D"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CCB8F49" w14:textId="77777777" w:rsidR="002E075D" w:rsidRPr="00D56521" w:rsidRDefault="002E075D" w:rsidP="00BF7D32">
            <w:pPr>
              <w:spacing w:before="60" w:after="60"/>
              <w:jc w:val="center"/>
              <w:rPr>
                <w:b/>
                <w:bCs/>
              </w:rPr>
            </w:pPr>
            <w:r w:rsidRPr="00D56521">
              <w:rPr>
                <w:b/>
                <w:bCs/>
              </w:rPr>
              <w:t>Icon (“hot key”)</w:t>
            </w:r>
          </w:p>
        </w:tc>
      </w:tr>
      <w:tr w:rsidR="002E075D" w:rsidRPr="00D56521" w14:paraId="5E632B6B" w14:textId="77777777" w:rsidTr="009375A6">
        <w:trPr>
          <w:cantSplit/>
        </w:trPr>
        <w:tc>
          <w:tcPr>
            <w:tcW w:w="2357" w:type="dxa"/>
          </w:tcPr>
          <w:p w14:paraId="1C05336E" w14:textId="73D77E90" w:rsidR="009375A6" w:rsidRPr="00D56521" w:rsidRDefault="002E075D" w:rsidP="00BF7D32">
            <w:pPr>
              <w:spacing w:before="60" w:after="60"/>
            </w:pPr>
            <w:r w:rsidRPr="00D56521">
              <w:t>To toggle interoperability</w:t>
            </w:r>
          </w:p>
        </w:tc>
        <w:tc>
          <w:tcPr>
            <w:tcW w:w="2357" w:type="dxa"/>
          </w:tcPr>
          <w:p w14:paraId="64596023" w14:textId="5731A73A" w:rsidR="002E075D" w:rsidRPr="00D56521" w:rsidRDefault="005426FD" w:rsidP="00BF7D32">
            <w:pPr>
              <w:spacing w:before="60" w:after="60"/>
            </w:pPr>
            <w:r w:rsidRPr="00D56521">
              <w:t>Visual</w:t>
            </w:r>
            <w:r w:rsidR="002E075D" w:rsidRPr="00D56521">
              <w:t xml:space="preserve"> </w:t>
            </w:r>
            <w:r w:rsidR="00F50D35" w:rsidRPr="00D56521">
              <w:t>interoperability</w:t>
            </w:r>
          </w:p>
          <w:p w14:paraId="0E92C221" w14:textId="6BF8C239" w:rsidR="005426FD" w:rsidRPr="00D20AD1" w:rsidRDefault="009375A6" w:rsidP="00BF7D32">
            <w:pPr>
              <w:spacing w:before="60" w:after="60"/>
              <w:rPr>
                <w:strike/>
                <w:rPrChange w:id="887" w:author="Raphael Malyankar" w:date="2023-09-01T00:44:00Z">
                  <w:rPr/>
                </w:rPrChange>
              </w:rPr>
            </w:pPr>
            <w:r w:rsidRPr="00D20AD1">
              <w:rPr>
                <w:strike/>
                <w:rPrChange w:id="888" w:author="Raphael Malyankar" w:date="2023-09-01T00:44:00Z">
                  <w:rPr/>
                </w:rPrChange>
              </w:rPr>
              <w:t>Layer merging</w:t>
            </w:r>
          </w:p>
        </w:tc>
        <w:tc>
          <w:tcPr>
            <w:tcW w:w="2358" w:type="dxa"/>
          </w:tcPr>
          <w:p w14:paraId="6693ECBD" w14:textId="04001258" w:rsidR="002E075D" w:rsidRPr="00D56521" w:rsidRDefault="002E075D" w:rsidP="00BF7D32">
            <w:pPr>
              <w:spacing w:before="60" w:after="60"/>
            </w:pPr>
            <w:r w:rsidRPr="00D56521">
              <w:t>VINT</w:t>
            </w:r>
            <w:r w:rsidR="00656F10" w:rsidRPr="00D56521">
              <w:t>OP</w:t>
            </w:r>
          </w:p>
          <w:p w14:paraId="2F2E2430" w14:textId="43DE9FE2" w:rsidR="00227010" w:rsidRPr="00D20AD1" w:rsidRDefault="009375A6" w:rsidP="00BF7D32">
            <w:pPr>
              <w:spacing w:before="60" w:after="60"/>
              <w:rPr>
                <w:strike/>
                <w:rPrChange w:id="889" w:author="Raphael Malyankar" w:date="2023-09-01T00:44:00Z">
                  <w:rPr/>
                </w:rPrChange>
              </w:rPr>
            </w:pPr>
            <w:r w:rsidRPr="00D20AD1">
              <w:rPr>
                <w:strike/>
                <w:rPrChange w:id="890" w:author="Raphael Malyankar" w:date="2023-09-01T00:44:00Z">
                  <w:rPr/>
                </w:rPrChange>
              </w:rPr>
              <w:t>LYR MRG</w:t>
            </w:r>
          </w:p>
        </w:tc>
        <w:tc>
          <w:tcPr>
            <w:tcW w:w="2358" w:type="dxa"/>
          </w:tcPr>
          <w:p w14:paraId="182F01C2" w14:textId="2AA6D91C" w:rsidR="002E075D"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8">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3476E55" w:rsidR="000928BD" w:rsidRPr="00D56521" w:rsidRDefault="005B53C7"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3</w:t>
      </w:r>
      <w:r w:rsidR="00331A1D" w:rsidRPr="00D56521">
        <w:fldChar w:fldCharType="end"/>
      </w:r>
      <w:r w:rsidRPr="00D56521">
        <w:t xml:space="preserve"> - Additional functions for control of chart functionality</w:t>
      </w:r>
    </w:p>
    <w:p w14:paraId="0DF25242" w14:textId="55C83040" w:rsidR="00DD2DCC" w:rsidRPr="00D56521" w:rsidRDefault="00DD2DCC">
      <w:pPr>
        <w:pStyle w:val="Heading3"/>
        <w:pPrChange w:id="891" w:author="jonathan pritchard" w:date="2024-02-09T12:38:00Z">
          <w:pPr>
            <w:pStyle w:val="Heading3"/>
            <w:spacing w:after="120"/>
          </w:pPr>
        </w:pPrChange>
      </w:pPr>
      <w:bookmarkStart w:id="892" w:name="_Toc144421248"/>
      <w:r w:rsidRPr="00D56521">
        <w:t>Database functions</w:t>
      </w:r>
      <w:bookmarkEnd w:id="892"/>
    </w:p>
    <w:p w14:paraId="6580866C" w14:textId="2A29D432" w:rsidR="000928BD" w:rsidRPr="00D56521" w:rsidRDefault="000928BD" w:rsidP="00BF7D32">
      <w:pPr>
        <w:spacing w:after="120" w:line="240" w:lineRule="auto"/>
        <w:jc w:val="both"/>
      </w:pPr>
      <w:r w:rsidRPr="00D56521">
        <w:t xml:space="preserve">The following functions should be added to the user interface, extending Table 4 (Database Functions) </w:t>
      </w:r>
      <w:r w:rsidR="00DE44E4" w:rsidRPr="00D56521">
        <w:t xml:space="preserve">in </w:t>
      </w:r>
      <w:r w:rsidR="004D05F1" w:rsidRPr="00D56521">
        <w:t>MSC</w:t>
      </w:r>
      <w:r w:rsidR="00DE44E4" w:rsidRPr="00D56521">
        <w:t>.1609.</w:t>
      </w:r>
    </w:p>
    <w:tbl>
      <w:tblPr>
        <w:tblStyle w:val="TableGrid"/>
        <w:tblW w:w="0" w:type="auto"/>
        <w:tblLook w:val="04A0" w:firstRow="1" w:lastRow="0" w:firstColumn="1" w:lastColumn="0" w:noHBand="0" w:noVBand="1"/>
      </w:tblPr>
      <w:tblGrid>
        <w:gridCol w:w="2332"/>
        <w:gridCol w:w="2317"/>
        <w:gridCol w:w="2331"/>
        <w:gridCol w:w="2342"/>
      </w:tblGrid>
      <w:tr w:rsidR="00B468A6" w:rsidRPr="00D56521" w14:paraId="4C4B3E22" w14:textId="77777777" w:rsidTr="00BF7D32">
        <w:trPr>
          <w:cantSplit/>
          <w:tblHeader/>
        </w:trPr>
        <w:tc>
          <w:tcPr>
            <w:tcW w:w="2357" w:type="dxa"/>
            <w:shd w:val="clear" w:color="auto" w:fill="D9D9D9" w:themeFill="background1" w:themeFillShade="D9"/>
          </w:tcPr>
          <w:p w14:paraId="0EA0F2AB" w14:textId="77777777" w:rsidR="00B468A6" w:rsidRPr="00D56521" w:rsidRDefault="00B468A6" w:rsidP="00BF7D32">
            <w:pPr>
              <w:spacing w:before="60" w:after="60"/>
              <w:jc w:val="center"/>
              <w:rPr>
                <w:b/>
                <w:bCs/>
              </w:rPr>
            </w:pPr>
            <w:r w:rsidRPr="00D56521">
              <w:rPr>
                <w:b/>
                <w:bCs/>
              </w:rPr>
              <w:t>Function</w:t>
            </w:r>
          </w:p>
        </w:tc>
        <w:tc>
          <w:tcPr>
            <w:tcW w:w="2357" w:type="dxa"/>
            <w:shd w:val="clear" w:color="auto" w:fill="D9D9D9" w:themeFill="background1" w:themeFillShade="D9"/>
          </w:tcPr>
          <w:p w14:paraId="4F8A51C0" w14:textId="77777777" w:rsidR="00B468A6" w:rsidRPr="00D56521" w:rsidRDefault="00B468A6" w:rsidP="00BF7D32">
            <w:pPr>
              <w:spacing w:before="60" w:after="60"/>
              <w:jc w:val="center"/>
              <w:rPr>
                <w:b/>
                <w:bCs/>
              </w:rPr>
            </w:pPr>
            <w:r w:rsidRPr="00D56521">
              <w:rPr>
                <w:b/>
                <w:bCs/>
              </w:rPr>
              <w:t>Term</w:t>
            </w:r>
          </w:p>
        </w:tc>
        <w:tc>
          <w:tcPr>
            <w:tcW w:w="2358" w:type="dxa"/>
            <w:shd w:val="clear" w:color="auto" w:fill="D9D9D9" w:themeFill="background1" w:themeFillShade="D9"/>
          </w:tcPr>
          <w:p w14:paraId="086F2578" w14:textId="77777777" w:rsidR="00B468A6" w:rsidRPr="00D56521" w:rsidRDefault="00B468A6"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AFD2398" w14:textId="77777777" w:rsidR="00B468A6" w:rsidRPr="00D56521" w:rsidRDefault="00B468A6" w:rsidP="00BF7D32">
            <w:pPr>
              <w:spacing w:before="60" w:after="60"/>
              <w:jc w:val="center"/>
              <w:rPr>
                <w:b/>
                <w:bCs/>
              </w:rPr>
            </w:pPr>
            <w:r w:rsidRPr="00D56521">
              <w:rPr>
                <w:b/>
                <w:bCs/>
              </w:rPr>
              <w:t>Icon (“hot key”)</w:t>
            </w:r>
          </w:p>
        </w:tc>
      </w:tr>
      <w:tr w:rsidR="00B468A6" w:rsidRPr="00D56521" w14:paraId="11097B28" w14:textId="77777777" w:rsidTr="00B468A6">
        <w:tc>
          <w:tcPr>
            <w:tcW w:w="2357" w:type="dxa"/>
          </w:tcPr>
          <w:p w14:paraId="7D9B75DD" w14:textId="12B6A2EE" w:rsidR="00B468A6" w:rsidRPr="00D56521" w:rsidRDefault="00273C76" w:rsidP="00BF7D32">
            <w:pPr>
              <w:spacing w:before="60" w:after="60"/>
            </w:pPr>
            <w:r w:rsidRPr="00D56521">
              <w:t>To review available interoperability catalogues</w:t>
            </w:r>
          </w:p>
        </w:tc>
        <w:tc>
          <w:tcPr>
            <w:tcW w:w="2357" w:type="dxa"/>
          </w:tcPr>
          <w:p w14:paraId="5005A57B" w14:textId="4EA86EA7" w:rsidR="00B468A6" w:rsidRPr="00D56521" w:rsidRDefault="00273C76" w:rsidP="00BF7D32">
            <w:pPr>
              <w:spacing w:before="60" w:after="60"/>
            </w:pPr>
            <w:r w:rsidRPr="00D56521">
              <w:t xml:space="preserve">Rulesets for layer merging </w:t>
            </w:r>
          </w:p>
        </w:tc>
        <w:tc>
          <w:tcPr>
            <w:tcW w:w="2358" w:type="dxa"/>
          </w:tcPr>
          <w:p w14:paraId="03AA45D1" w14:textId="26D71578" w:rsidR="00B468A6" w:rsidRPr="00D56521" w:rsidRDefault="00273C76" w:rsidP="00BF7D32">
            <w:pPr>
              <w:spacing w:before="60" w:after="60"/>
            </w:pPr>
            <w:r w:rsidRPr="00D56521">
              <w:t xml:space="preserve">LYR MRG </w:t>
            </w:r>
            <w:r w:rsidR="009375A6" w:rsidRPr="00D56521">
              <w:t>INDX</w:t>
            </w:r>
          </w:p>
        </w:tc>
        <w:tc>
          <w:tcPr>
            <w:tcW w:w="2358" w:type="dxa"/>
          </w:tcPr>
          <w:p w14:paraId="36450625" w14:textId="36F226F2" w:rsidR="00B468A6"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9">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3596C9EA" w:rsidR="00DE44E4" w:rsidRPr="00D56521" w:rsidRDefault="00B13EDE"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4</w:t>
      </w:r>
      <w:r w:rsidR="00331A1D" w:rsidRPr="00D56521">
        <w:fldChar w:fldCharType="end"/>
      </w:r>
      <w:r w:rsidRPr="00D56521">
        <w:t xml:space="preserve"> - Additional database functions</w:t>
      </w:r>
    </w:p>
    <w:p w14:paraId="3D3BF9C9" w14:textId="79334796" w:rsidR="00DD2DCC" w:rsidRPr="00D56521" w:rsidRDefault="00DD2DCC">
      <w:pPr>
        <w:pStyle w:val="Heading3"/>
        <w:pPrChange w:id="893" w:author="jonathan pritchard" w:date="2024-02-09T12:38:00Z">
          <w:pPr>
            <w:pStyle w:val="Heading3"/>
            <w:spacing w:after="120"/>
          </w:pPr>
        </w:pPrChange>
      </w:pPr>
      <w:bookmarkStart w:id="894" w:name="_Toc144421249"/>
      <w:r w:rsidRPr="00D56521">
        <w:t>Function groups</w:t>
      </w:r>
      <w:bookmarkEnd w:id="894"/>
    </w:p>
    <w:p w14:paraId="75F55F27" w14:textId="777D0983" w:rsidR="00F41CCF" w:rsidRPr="00D56521" w:rsidRDefault="00F41CCF" w:rsidP="00BF7D32">
      <w:pPr>
        <w:spacing w:after="120" w:line="240" w:lineRule="auto"/>
        <w:jc w:val="both"/>
      </w:pPr>
      <w:r w:rsidRPr="00D56521">
        <w:t xml:space="preserve">Interoperability functions should be in the “Chart display settings” group in Table 6 (Groups of Functions) in </w:t>
      </w:r>
      <w:r w:rsidR="00A10D31" w:rsidRPr="00D56521">
        <w:t>MSC</w:t>
      </w:r>
      <w:r w:rsidRPr="00D56521">
        <w:t>.1609.</w:t>
      </w:r>
    </w:p>
    <w:p w14:paraId="6F582CE3" w14:textId="110BE039" w:rsidR="00DE44E4" w:rsidRPr="00D56521" w:rsidRDefault="00DE44E4" w:rsidP="00BF7D32">
      <w:pPr>
        <w:spacing w:after="120" w:line="240" w:lineRule="auto"/>
        <w:jc w:val="both"/>
      </w:pPr>
      <w:r w:rsidRPr="00D56521">
        <w:t>The following group</w:t>
      </w:r>
      <w:r w:rsidR="00F41CCF" w:rsidRPr="00D56521">
        <w:t>(s)</w:t>
      </w:r>
      <w:r w:rsidRPr="00D56521">
        <w:t xml:space="preserve"> should be added to the function groups in the user interface, extending Table 6 (Groups of Functions) in </w:t>
      </w:r>
      <w:r w:rsidR="00A10D31" w:rsidRPr="00D56521">
        <w:t>MSC</w:t>
      </w:r>
      <w:r w:rsidRPr="00D56521">
        <w:t>.1609:</w:t>
      </w:r>
    </w:p>
    <w:tbl>
      <w:tblPr>
        <w:tblStyle w:val="TableGrid"/>
        <w:tblW w:w="0" w:type="auto"/>
        <w:tblLook w:val="04A0" w:firstRow="1" w:lastRow="0" w:firstColumn="1" w:lastColumn="0" w:noHBand="0" w:noVBand="1"/>
      </w:tblPr>
      <w:tblGrid>
        <w:gridCol w:w="2330"/>
        <w:gridCol w:w="2320"/>
        <w:gridCol w:w="2337"/>
        <w:gridCol w:w="2335"/>
      </w:tblGrid>
      <w:tr w:rsidR="00B468A6" w:rsidRPr="00D56521" w14:paraId="5ED067B5" w14:textId="77777777" w:rsidTr="00883773">
        <w:trPr>
          <w:cantSplit/>
          <w:tblHeader/>
        </w:trPr>
        <w:tc>
          <w:tcPr>
            <w:tcW w:w="2357" w:type="dxa"/>
            <w:shd w:val="clear" w:color="auto" w:fill="D9D9D9" w:themeFill="background1" w:themeFillShade="D9"/>
          </w:tcPr>
          <w:p w14:paraId="0086F9AE" w14:textId="77777777" w:rsidR="00B468A6" w:rsidRPr="00D56521" w:rsidRDefault="00B468A6" w:rsidP="00883773">
            <w:pPr>
              <w:spacing w:before="60" w:after="60"/>
              <w:jc w:val="center"/>
              <w:rPr>
                <w:b/>
                <w:bCs/>
              </w:rPr>
            </w:pPr>
            <w:r w:rsidRPr="00D56521">
              <w:rPr>
                <w:b/>
                <w:bCs/>
              </w:rPr>
              <w:t>Group of Functions</w:t>
            </w:r>
          </w:p>
        </w:tc>
        <w:tc>
          <w:tcPr>
            <w:tcW w:w="2357" w:type="dxa"/>
            <w:shd w:val="clear" w:color="auto" w:fill="D9D9D9" w:themeFill="background1" w:themeFillShade="D9"/>
          </w:tcPr>
          <w:p w14:paraId="552537CA" w14:textId="77777777" w:rsidR="00B468A6" w:rsidRPr="00D56521" w:rsidRDefault="00B468A6" w:rsidP="00883773">
            <w:pPr>
              <w:spacing w:before="60" w:after="60"/>
              <w:jc w:val="center"/>
              <w:rPr>
                <w:b/>
                <w:bCs/>
              </w:rPr>
            </w:pPr>
            <w:r w:rsidRPr="00D56521">
              <w:rPr>
                <w:b/>
                <w:bCs/>
              </w:rPr>
              <w:t>Term</w:t>
            </w:r>
          </w:p>
        </w:tc>
        <w:tc>
          <w:tcPr>
            <w:tcW w:w="2358" w:type="dxa"/>
            <w:shd w:val="clear" w:color="auto" w:fill="D9D9D9" w:themeFill="background1" w:themeFillShade="D9"/>
          </w:tcPr>
          <w:p w14:paraId="0FDA2757" w14:textId="77777777" w:rsidR="00B468A6" w:rsidRPr="00D56521" w:rsidRDefault="00B468A6" w:rsidP="00883773">
            <w:pPr>
              <w:spacing w:before="60" w:after="60"/>
              <w:jc w:val="center"/>
              <w:rPr>
                <w:b/>
                <w:bCs/>
              </w:rPr>
            </w:pPr>
            <w:r w:rsidRPr="00D56521">
              <w:rPr>
                <w:b/>
                <w:bCs/>
              </w:rPr>
              <w:t>Abbreviation</w:t>
            </w:r>
          </w:p>
        </w:tc>
        <w:tc>
          <w:tcPr>
            <w:tcW w:w="2358" w:type="dxa"/>
            <w:shd w:val="clear" w:color="auto" w:fill="D9D9D9" w:themeFill="background1" w:themeFillShade="D9"/>
          </w:tcPr>
          <w:p w14:paraId="3F23E336" w14:textId="77777777" w:rsidR="00B468A6" w:rsidRPr="00D56521" w:rsidRDefault="00B468A6" w:rsidP="00883773">
            <w:pPr>
              <w:spacing w:before="60" w:after="60"/>
              <w:jc w:val="center"/>
              <w:rPr>
                <w:b/>
                <w:bCs/>
              </w:rPr>
            </w:pPr>
            <w:r w:rsidRPr="00D56521">
              <w:rPr>
                <w:b/>
                <w:bCs/>
              </w:rPr>
              <w:t>Icon (“shortcut”)</w:t>
            </w:r>
          </w:p>
        </w:tc>
      </w:tr>
      <w:tr w:rsidR="00B468A6" w:rsidRPr="00D56521" w14:paraId="7FD0624B" w14:textId="77777777" w:rsidTr="00B468A6">
        <w:tc>
          <w:tcPr>
            <w:tcW w:w="2357" w:type="dxa"/>
          </w:tcPr>
          <w:p w14:paraId="7C276377" w14:textId="7E48E1DC" w:rsidR="00B468A6" w:rsidRPr="00D56521" w:rsidRDefault="00B468A6" w:rsidP="00883773">
            <w:pPr>
              <w:spacing w:before="60" w:after="60"/>
            </w:pPr>
            <w:commentRangeStart w:id="895"/>
            <w:r w:rsidRPr="00D56521">
              <w:rPr>
                <w:color w:val="FF0000"/>
              </w:rPr>
              <w:lastRenderedPageBreak/>
              <w:t>[</w:t>
            </w:r>
            <w:r w:rsidR="009047BE" w:rsidRPr="00D56521">
              <w:rPr>
                <w:color w:val="FF0000"/>
              </w:rPr>
              <w:t>None in this edition</w:t>
            </w:r>
            <w:r w:rsidRPr="00D56521">
              <w:rPr>
                <w:color w:val="FF0000"/>
              </w:rPr>
              <w:t>.]</w:t>
            </w:r>
          </w:p>
        </w:tc>
        <w:commentRangeEnd w:id="895"/>
        <w:tc>
          <w:tcPr>
            <w:tcW w:w="2357" w:type="dxa"/>
          </w:tcPr>
          <w:p w14:paraId="0E1FCED5" w14:textId="77777777" w:rsidR="00B468A6" w:rsidRPr="00D56521" w:rsidRDefault="00E66D12" w:rsidP="00883773">
            <w:pPr>
              <w:spacing w:before="60" w:after="60"/>
            </w:pPr>
            <w:r>
              <w:rPr>
                <w:rStyle w:val="CommentReference"/>
              </w:rPr>
              <w:commentReference w:id="895"/>
            </w:r>
          </w:p>
        </w:tc>
        <w:tc>
          <w:tcPr>
            <w:tcW w:w="2358" w:type="dxa"/>
          </w:tcPr>
          <w:p w14:paraId="754E8BEE" w14:textId="77777777" w:rsidR="00B468A6" w:rsidRPr="00D56521" w:rsidRDefault="00B468A6" w:rsidP="00883773">
            <w:pPr>
              <w:spacing w:before="60" w:after="60"/>
            </w:pPr>
          </w:p>
        </w:tc>
        <w:tc>
          <w:tcPr>
            <w:tcW w:w="2358" w:type="dxa"/>
          </w:tcPr>
          <w:p w14:paraId="615B1F65" w14:textId="77777777" w:rsidR="00B468A6" w:rsidRPr="00D56521" w:rsidRDefault="00B468A6" w:rsidP="00883773">
            <w:pPr>
              <w:keepNext/>
              <w:spacing w:before="60" w:after="60"/>
            </w:pPr>
          </w:p>
        </w:tc>
      </w:tr>
    </w:tbl>
    <w:p w14:paraId="0A14990F" w14:textId="1FD69660" w:rsidR="00DE44E4"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5</w:t>
      </w:r>
      <w:r w:rsidR="00331A1D" w:rsidRPr="00D56521">
        <w:fldChar w:fldCharType="end"/>
      </w:r>
      <w:r w:rsidRPr="00D56521">
        <w:t xml:space="preserve"> - Additional function groups</w:t>
      </w:r>
    </w:p>
    <w:p w14:paraId="3CA65A0B" w14:textId="1138A809" w:rsidR="00800164" w:rsidRPr="00D56521" w:rsidRDefault="00800164">
      <w:pPr>
        <w:pStyle w:val="Heading3"/>
        <w:pPrChange w:id="896" w:author="jonathan pritchard" w:date="2024-02-09T12:38:00Z">
          <w:pPr>
            <w:pStyle w:val="Heading3"/>
            <w:spacing w:after="120"/>
          </w:pPr>
        </w:pPrChange>
      </w:pPr>
      <w:bookmarkStart w:id="897" w:name="_Toc144421250"/>
      <w:r w:rsidRPr="00D56521">
        <w:t>Function accessibility</w:t>
      </w:r>
      <w:bookmarkEnd w:id="897"/>
    </w:p>
    <w:p w14:paraId="701E0493" w14:textId="46934F53" w:rsidR="00DE44E4" w:rsidRPr="00D56521" w:rsidRDefault="00DE44E4" w:rsidP="00883773">
      <w:pPr>
        <w:spacing w:after="120" w:line="240" w:lineRule="auto"/>
        <w:jc w:val="both"/>
      </w:pPr>
      <w:r w:rsidRPr="00D56521">
        <w:t xml:space="preserve">The following functions should be added to the list in </w:t>
      </w:r>
      <w:r w:rsidR="00A10D31" w:rsidRPr="00D56521">
        <w:t>MSC</w:t>
      </w:r>
      <w:r w:rsidRPr="00D56521">
        <w:t xml:space="preserve">.1609 </w:t>
      </w:r>
      <w:r w:rsidR="001B6A57" w:rsidRPr="00D56521">
        <w:t>of functions accessible by single or simple operator action</w:t>
      </w:r>
      <w:r w:rsidR="00F41CCF" w:rsidRPr="00D56521">
        <w:t xml:space="preserve"> (Table 2</w:t>
      </w:r>
      <w:r w:rsidR="005D5F79" w:rsidRPr="00D56521">
        <w:t xml:space="preserve"> in </w:t>
      </w:r>
      <w:r w:rsidR="00A10D31" w:rsidRPr="00D56521">
        <w:t>MSC</w:t>
      </w:r>
      <w:r w:rsidR="005D5F79" w:rsidRPr="00D56521">
        <w:t>.1609 App. 4)</w:t>
      </w:r>
      <w:r w:rsidR="001B6A57" w:rsidRPr="00D56521">
        <w:t>:</w:t>
      </w:r>
    </w:p>
    <w:tbl>
      <w:tblPr>
        <w:tblStyle w:val="TableGrid"/>
        <w:tblW w:w="0" w:type="auto"/>
        <w:tblLook w:val="04A0" w:firstRow="1" w:lastRow="0" w:firstColumn="1" w:lastColumn="0" w:noHBand="0" w:noVBand="1"/>
      </w:tblPr>
      <w:tblGrid>
        <w:gridCol w:w="3552"/>
        <w:gridCol w:w="1700"/>
        <w:gridCol w:w="4070"/>
      </w:tblGrid>
      <w:tr w:rsidR="00B468A6" w:rsidRPr="00D56521" w14:paraId="6EF63D0F" w14:textId="77777777" w:rsidTr="00883773">
        <w:trPr>
          <w:cantSplit/>
          <w:tblHeader/>
        </w:trPr>
        <w:tc>
          <w:tcPr>
            <w:tcW w:w="3595" w:type="dxa"/>
            <w:shd w:val="clear" w:color="auto" w:fill="D9D9D9" w:themeFill="background1" w:themeFillShade="D9"/>
          </w:tcPr>
          <w:p w14:paraId="49772510" w14:textId="77777777" w:rsidR="00B468A6" w:rsidRPr="00D56521" w:rsidRDefault="00B468A6" w:rsidP="00883773">
            <w:pPr>
              <w:spacing w:before="60" w:after="60"/>
              <w:jc w:val="center"/>
              <w:rPr>
                <w:b/>
                <w:bCs/>
              </w:rPr>
            </w:pPr>
            <w:r w:rsidRPr="00D56521">
              <w:rPr>
                <w:b/>
                <w:bCs/>
              </w:rPr>
              <w:t>Function</w:t>
            </w:r>
          </w:p>
        </w:tc>
        <w:tc>
          <w:tcPr>
            <w:tcW w:w="1710" w:type="dxa"/>
            <w:shd w:val="clear" w:color="auto" w:fill="D9D9D9" w:themeFill="background1" w:themeFillShade="D9"/>
          </w:tcPr>
          <w:p w14:paraId="7AD5BE5C" w14:textId="77777777" w:rsidR="00B468A6" w:rsidRPr="00D56521" w:rsidRDefault="00B468A6" w:rsidP="00883773">
            <w:pPr>
              <w:spacing w:before="60" w:after="60"/>
              <w:jc w:val="center"/>
              <w:rPr>
                <w:b/>
                <w:bCs/>
              </w:rPr>
            </w:pPr>
            <w:r w:rsidRPr="00D56521">
              <w:rPr>
                <w:b/>
                <w:bCs/>
              </w:rPr>
              <w:t>Equipment</w:t>
            </w:r>
          </w:p>
        </w:tc>
        <w:tc>
          <w:tcPr>
            <w:tcW w:w="4125" w:type="dxa"/>
            <w:shd w:val="clear" w:color="auto" w:fill="D9D9D9" w:themeFill="background1" w:themeFillShade="D9"/>
          </w:tcPr>
          <w:p w14:paraId="74F4D0AC" w14:textId="77777777" w:rsidR="00B468A6" w:rsidRPr="00D56521" w:rsidRDefault="00B468A6" w:rsidP="00883773">
            <w:pPr>
              <w:spacing w:before="60" w:after="60"/>
              <w:jc w:val="center"/>
              <w:rPr>
                <w:b/>
                <w:bCs/>
              </w:rPr>
            </w:pPr>
            <w:r w:rsidRPr="00D56521">
              <w:rPr>
                <w:b/>
                <w:bCs/>
              </w:rPr>
              <w:t>Access</w:t>
            </w:r>
          </w:p>
        </w:tc>
      </w:tr>
      <w:tr w:rsidR="00B468A6" w:rsidRPr="00D56521" w14:paraId="1907C628" w14:textId="77777777" w:rsidTr="0031693E">
        <w:tc>
          <w:tcPr>
            <w:tcW w:w="3595" w:type="dxa"/>
          </w:tcPr>
          <w:p w14:paraId="77915BE9" w14:textId="4B5622AE" w:rsidR="00B468A6" w:rsidRPr="00D56521" w:rsidRDefault="001E273F" w:rsidP="00883773">
            <w:pPr>
              <w:spacing w:before="60" w:after="60"/>
            </w:pPr>
            <w:r w:rsidRPr="00D56521">
              <w:t xml:space="preserve">Disable </w:t>
            </w:r>
            <w:r w:rsidR="005D5F79" w:rsidRPr="00D56521">
              <w:t>visual interoperability</w:t>
            </w:r>
            <w:r w:rsidR="00851B6E" w:rsidRPr="00D56521">
              <w:t xml:space="preserve"> without loading or unloading data products</w:t>
            </w:r>
            <w:r w:rsidR="00EF449B" w:rsidRPr="00D56521">
              <w:t xml:space="preserve"> to the di</w:t>
            </w:r>
            <w:r w:rsidR="00BE09AE" w:rsidRPr="00D56521">
              <w:t>s</w:t>
            </w:r>
            <w:r w:rsidR="00EF449B" w:rsidRPr="00D56521">
              <w:t>play</w:t>
            </w:r>
          </w:p>
        </w:tc>
        <w:tc>
          <w:tcPr>
            <w:tcW w:w="1710" w:type="dxa"/>
          </w:tcPr>
          <w:p w14:paraId="1E7FF667" w14:textId="4FA9E74A" w:rsidR="00B468A6" w:rsidRPr="00D56521" w:rsidRDefault="005D5F79" w:rsidP="00883773">
            <w:pPr>
              <w:spacing w:before="60" w:after="60"/>
            </w:pPr>
            <w:r w:rsidRPr="00D56521">
              <w:t>ECDIS</w:t>
            </w:r>
          </w:p>
        </w:tc>
        <w:tc>
          <w:tcPr>
            <w:tcW w:w="4125" w:type="dxa"/>
          </w:tcPr>
          <w:p w14:paraId="2E1C9187" w14:textId="4DD54110" w:rsidR="000F3B5F" w:rsidRPr="00D56521" w:rsidRDefault="005D5F79" w:rsidP="00883773">
            <w:pPr>
              <w:keepNext/>
              <w:spacing w:before="60" w:after="60"/>
            </w:pPr>
            <w:r w:rsidRPr="00D56521">
              <w:t>Single operator action</w:t>
            </w:r>
          </w:p>
        </w:tc>
      </w:tr>
      <w:tr w:rsidR="005D5F79" w:rsidRPr="00D56521" w14:paraId="6ECA53B3" w14:textId="77777777" w:rsidTr="0031693E">
        <w:tc>
          <w:tcPr>
            <w:tcW w:w="3595" w:type="dxa"/>
          </w:tcPr>
          <w:p w14:paraId="4FC9429C" w14:textId="0BF1507C" w:rsidR="005D5F79" w:rsidRPr="00D56521" w:rsidRDefault="005D5F79" w:rsidP="00883773">
            <w:pPr>
              <w:spacing w:before="60" w:after="60"/>
            </w:pPr>
            <w:r w:rsidRPr="00D56521">
              <w:t>Load data products in a predefined combination and activate interoperability</w:t>
            </w:r>
          </w:p>
        </w:tc>
        <w:tc>
          <w:tcPr>
            <w:tcW w:w="1710" w:type="dxa"/>
          </w:tcPr>
          <w:p w14:paraId="770D42F8" w14:textId="6731EF45" w:rsidR="005D5F79" w:rsidRPr="00D56521" w:rsidRDefault="005D5F79" w:rsidP="00883773">
            <w:pPr>
              <w:spacing w:before="60" w:after="60"/>
            </w:pPr>
            <w:r w:rsidRPr="00D56521">
              <w:t>ECDIS</w:t>
            </w:r>
          </w:p>
        </w:tc>
        <w:tc>
          <w:tcPr>
            <w:tcW w:w="4125" w:type="dxa"/>
          </w:tcPr>
          <w:p w14:paraId="2167EDA0" w14:textId="02CCDE92" w:rsidR="0031693E" w:rsidRPr="00D56521" w:rsidRDefault="00BE09AE" w:rsidP="00883773">
            <w:pPr>
              <w:keepNext/>
              <w:spacing w:before="60" w:after="60"/>
            </w:pPr>
            <w:r w:rsidRPr="00D56521">
              <w:t xml:space="preserve">Simple </w:t>
            </w:r>
            <w:r w:rsidR="005D5F79" w:rsidRPr="00D56521">
              <w:t>operator action</w:t>
            </w:r>
          </w:p>
          <w:p w14:paraId="52CF1E4D" w14:textId="67D4CDD7" w:rsidR="005D5F79" w:rsidRPr="00D56521" w:rsidRDefault="005D5F79" w:rsidP="00883773">
            <w:pPr>
              <w:keepNext/>
              <w:spacing w:before="60" w:after="60"/>
            </w:pPr>
            <w:r w:rsidRPr="00D56521">
              <w:t>(</w:t>
            </w:r>
            <w:r w:rsidR="0047208B" w:rsidRPr="00D56521">
              <w:t>S-100</w:t>
            </w:r>
            <w:r w:rsidRPr="00D56521">
              <w:t xml:space="preserve"> </w:t>
            </w:r>
            <w:r w:rsidR="00883773" w:rsidRPr="00D56521">
              <w:rPr>
                <w:rFonts w:cs="Arial"/>
              </w:rPr>
              <w:t>Part 16, clause</w:t>
            </w:r>
            <w:r w:rsidR="0047208B" w:rsidRPr="00D56521">
              <w:t> 16-4.4.2.6)</w:t>
            </w:r>
          </w:p>
        </w:tc>
      </w:tr>
      <w:tr w:rsidR="0047208B" w:rsidRPr="00D56521" w14:paraId="35FAF2FB" w14:textId="77777777" w:rsidTr="0031693E">
        <w:tc>
          <w:tcPr>
            <w:tcW w:w="3595" w:type="dxa"/>
          </w:tcPr>
          <w:p w14:paraId="5D637ABE" w14:textId="3E9B476A" w:rsidR="0047208B" w:rsidRPr="00D56521" w:rsidRDefault="0047208B" w:rsidP="00883773">
            <w:pPr>
              <w:spacing w:before="60" w:after="60"/>
            </w:pPr>
            <w:r w:rsidRPr="00D56521">
              <w:t>Change interoperability level when interoperability is active</w:t>
            </w:r>
          </w:p>
        </w:tc>
        <w:tc>
          <w:tcPr>
            <w:tcW w:w="1710" w:type="dxa"/>
          </w:tcPr>
          <w:p w14:paraId="4C68B439" w14:textId="5345D8D0" w:rsidR="0047208B" w:rsidRPr="00D56521" w:rsidRDefault="0047208B" w:rsidP="00883773">
            <w:pPr>
              <w:spacing w:before="60" w:after="60"/>
            </w:pPr>
            <w:r w:rsidRPr="00D56521">
              <w:t>ECDIS</w:t>
            </w:r>
          </w:p>
        </w:tc>
        <w:tc>
          <w:tcPr>
            <w:tcW w:w="4125" w:type="dxa"/>
          </w:tcPr>
          <w:p w14:paraId="4942E21F" w14:textId="77777777" w:rsidR="0031693E" w:rsidRPr="00D56521" w:rsidRDefault="00851B6E" w:rsidP="00883773">
            <w:pPr>
              <w:keepNext/>
              <w:spacing w:before="60" w:after="60"/>
            </w:pPr>
            <w:r w:rsidRPr="00D56521">
              <w:t>Simple</w:t>
            </w:r>
            <w:r w:rsidR="0047208B" w:rsidRPr="00D56521">
              <w:t xml:space="preserve"> operator action</w:t>
            </w:r>
          </w:p>
          <w:p w14:paraId="67D6C971" w14:textId="65D3E318" w:rsidR="0047208B" w:rsidRPr="00D56521" w:rsidRDefault="0047208B"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134190" w:rsidRPr="00D56521" w14:paraId="6F6B5996" w14:textId="77777777" w:rsidTr="0031693E">
        <w:tc>
          <w:tcPr>
            <w:tcW w:w="3595" w:type="dxa"/>
          </w:tcPr>
          <w:p w14:paraId="12EA713F" w14:textId="1A867A0F" w:rsidR="00134190" w:rsidRPr="00D56521" w:rsidRDefault="00134190" w:rsidP="00883773">
            <w:pPr>
              <w:spacing w:before="60" w:after="60"/>
            </w:pPr>
            <w:r w:rsidRPr="00D56521">
              <w:t xml:space="preserve">Change predefined combination to a different predefined combination covering the </w:t>
            </w:r>
            <w:r w:rsidR="000B0513" w:rsidRPr="00D56521">
              <w:t>currently loaded</w:t>
            </w:r>
            <w:r w:rsidRPr="00D56521">
              <w:t xml:space="preserve"> products</w:t>
            </w:r>
            <w:r w:rsidR="00EF449B" w:rsidRPr="00D56521">
              <w:t xml:space="preserve"> on the display</w:t>
            </w:r>
            <w:r w:rsidRPr="00D56521">
              <w:t xml:space="preserve"> at the current level</w:t>
            </w:r>
          </w:p>
        </w:tc>
        <w:tc>
          <w:tcPr>
            <w:tcW w:w="1710" w:type="dxa"/>
          </w:tcPr>
          <w:p w14:paraId="470740A6" w14:textId="6B9D5BD8" w:rsidR="00134190" w:rsidRPr="00D56521" w:rsidRDefault="00134190" w:rsidP="00883773">
            <w:pPr>
              <w:spacing w:before="60" w:after="60"/>
            </w:pPr>
            <w:r w:rsidRPr="00D56521">
              <w:t>ECDIS</w:t>
            </w:r>
          </w:p>
        </w:tc>
        <w:tc>
          <w:tcPr>
            <w:tcW w:w="4125" w:type="dxa"/>
          </w:tcPr>
          <w:p w14:paraId="433A9A78" w14:textId="438D13F6" w:rsidR="0031693E" w:rsidRPr="00D56521" w:rsidRDefault="00134190" w:rsidP="00883773">
            <w:pPr>
              <w:keepNext/>
              <w:spacing w:before="60" w:after="60"/>
            </w:pPr>
            <w:r w:rsidRPr="00D56521">
              <w:t xml:space="preserve">No operator action other than selecting predefined combination. Interoperability rules from the </w:t>
            </w:r>
            <w:r w:rsidR="000B0513" w:rsidRPr="00D56521">
              <w:t>new</w:t>
            </w:r>
            <w:r w:rsidRPr="00D56521">
              <w:t xml:space="preserve"> predefined combinatio</w:t>
            </w:r>
            <w:r w:rsidR="00883773" w:rsidRPr="00D56521">
              <w:t>n must be applied automatically</w:t>
            </w:r>
          </w:p>
          <w:p w14:paraId="7C47F412" w14:textId="03015078" w:rsidR="00134190" w:rsidRPr="00D56521" w:rsidRDefault="0013419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47208B" w:rsidRPr="00D56521" w14:paraId="271723CD" w14:textId="77777777" w:rsidTr="0031693E">
        <w:tc>
          <w:tcPr>
            <w:tcW w:w="3595" w:type="dxa"/>
          </w:tcPr>
          <w:p w14:paraId="176824CD" w14:textId="62B63332" w:rsidR="0047208B" w:rsidRPr="00D56521" w:rsidRDefault="000B0513" w:rsidP="00883773">
            <w:pPr>
              <w:spacing w:before="60" w:after="60"/>
            </w:pPr>
            <w:r w:rsidRPr="00D56521">
              <w:t>L</w:t>
            </w:r>
            <w:r w:rsidR="00F10BE0" w:rsidRPr="00D56521">
              <w:t>oad</w:t>
            </w:r>
            <w:r w:rsidR="0047208B" w:rsidRPr="00D56521">
              <w:t xml:space="preserve"> additional product</w:t>
            </w:r>
            <w:r w:rsidR="00EF449B" w:rsidRPr="00D56521">
              <w:t xml:space="preserve"> to the display</w:t>
            </w:r>
            <w:r w:rsidRPr="00D56521">
              <w:t xml:space="preserve"> </w:t>
            </w:r>
            <w:r w:rsidR="00F10BE0" w:rsidRPr="00D56521">
              <w:t xml:space="preserve">and </w:t>
            </w:r>
            <w:r w:rsidR="0047208B" w:rsidRPr="00D56521">
              <w:t>apply interoperability rules</w:t>
            </w:r>
            <w:r w:rsidRPr="00D56521">
              <w:t xml:space="preserve"> when there is a predefined combination covering the new set of loaded products at the current level</w:t>
            </w:r>
          </w:p>
        </w:tc>
        <w:tc>
          <w:tcPr>
            <w:tcW w:w="1710" w:type="dxa"/>
          </w:tcPr>
          <w:p w14:paraId="11588EF0" w14:textId="4886A961" w:rsidR="0047208B" w:rsidRPr="00D56521" w:rsidRDefault="0047208B" w:rsidP="00883773">
            <w:pPr>
              <w:spacing w:before="60" w:after="60"/>
            </w:pPr>
            <w:r w:rsidRPr="00D56521">
              <w:t>ECDIS</w:t>
            </w:r>
          </w:p>
        </w:tc>
        <w:tc>
          <w:tcPr>
            <w:tcW w:w="4125" w:type="dxa"/>
          </w:tcPr>
          <w:p w14:paraId="7D306D25" w14:textId="3DB40AEC" w:rsidR="0031693E" w:rsidRPr="00D56521" w:rsidRDefault="0047208B" w:rsidP="00883773">
            <w:pPr>
              <w:keepNext/>
              <w:spacing w:before="60" w:after="60"/>
            </w:pPr>
            <w:r w:rsidRPr="00D56521">
              <w:t xml:space="preserve">No operator </w:t>
            </w:r>
            <w:r w:rsidR="00F10BE0" w:rsidRPr="00D56521">
              <w:t>action other than loading product. Interoperability rules from the applicable predefined combinatio</w:t>
            </w:r>
            <w:r w:rsidR="00883773" w:rsidRPr="00D56521">
              <w:t>n must be applied automatically</w:t>
            </w:r>
          </w:p>
          <w:p w14:paraId="0D704516" w14:textId="297AFB24" w:rsidR="0047208B" w:rsidRPr="00D56521" w:rsidRDefault="00F10BE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bl>
    <w:p w14:paraId="4EA31252" w14:textId="1749A2CF" w:rsidR="001B6A57"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6</w:t>
      </w:r>
      <w:r w:rsidR="00331A1D" w:rsidRPr="00D56521">
        <w:fldChar w:fldCharType="end"/>
      </w:r>
      <w:r w:rsidRPr="00D56521">
        <w:t xml:space="preserve"> - Additional functions accessible by single or simple operator action</w:t>
      </w:r>
    </w:p>
    <w:p w14:paraId="38757F34" w14:textId="7EB3CB44" w:rsidR="00800164" w:rsidRPr="00D56521" w:rsidRDefault="00800164">
      <w:pPr>
        <w:pStyle w:val="Heading3"/>
        <w:pPrChange w:id="898" w:author="jonathan pritchard" w:date="2024-02-09T12:38:00Z">
          <w:pPr>
            <w:pStyle w:val="Heading3"/>
            <w:spacing w:after="120"/>
          </w:pPr>
        </w:pPrChange>
      </w:pPr>
      <w:bookmarkStart w:id="899" w:name="_Ref98353158"/>
      <w:bookmarkStart w:id="900" w:name="_Toc144421251"/>
      <w:r w:rsidRPr="00D56521">
        <w:t>Condition-dependent enhancements to user interface</w:t>
      </w:r>
      <w:bookmarkEnd w:id="899"/>
      <w:bookmarkEnd w:id="900"/>
    </w:p>
    <w:p w14:paraId="3D60AC1E" w14:textId="06CD3ACC" w:rsidR="00001E3F" w:rsidRPr="00D56521" w:rsidRDefault="00001E3F" w:rsidP="00BE771D">
      <w:pPr>
        <w:spacing w:after="120" w:line="240" w:lineRule="auto"/>
        <w:jc w:val="both"/>
      </w:pPr>
      <w:r w:rsidRPr="00D56521">
        <w:t>The terms</w:t>
      </w:r>
      <w:r w:rsidR="00BE6997" w:rsidRPr="00D56521">
        <w:t xml:space="preserve">, </w:t>
      </w:r>
      <w:r w:rsidRPr="00D56521">
        <w:t>abbreviations</w:t>
      </w:r>
      <w:r w:rsidR="00BE6997" w:rsidRPr="00D56521">
        <w:t>, and icons</w:t>
      </w:r>
      <w:r w:rsidRPr="00D56521">
        <w:t xml:space="preserve"> in </w:t>
      </w:r>
      <w:r w:rsidR="00314486" w:rsidRPr="00D56521">
        <w:fldChar w:fldCharType="begin"/>
      </w:r>
      <w:r w:rsidR="00314486" w:rsidRPr="00D56521">
        <w:instrText xml:space="preserve"> REF _Ref43663769 \h </w:instrText>
      </w:r>
      <w:r w:rsidR="00314486" w:rsidRPr="00D56521">
        <w:fldChar w:fldCharType="separate"/>
      </w:r>
      <w:r w:rsidR="00832978" w:rsidRPr="00D56521">
        <w:t>Table C-</w:t>
      </w:r>
      <w:r w:rsidR="00832978">
        <w:rPr>
          <w:noProof/>
        </w:rPr>
        <w:t>7</w:t>
      </w:r>
      <w:r w:rsidR="00314486" w:rsidRPr="00D56521">
        <w:fldChar w:fldCharType="end"/>
      </w:r>
      <w:r w:rsidRPr="00D56521">
        <w:t xml:space="preserve"> </w:t>
      </w:r>
      <w:r w:rsidR="00F01167" w:rsidRPr="00D56521">
        <w:t>may</w:t>
      </w:r>
      <w:r w:rsidRPr="00D56521">
        <w:t xml:space="preserve"> be </w:t>
      </w:r>
      <w:r w:rsidR="001E4659" w:rsidRPr="00D56521">
        <w:t>used to enhance</w:t>
      </w:r>
      <w:r w:rsidRPr="00D56521">
        <w:t xml:space="preserve"> (as a suffix, prefix, </w:t>
      </w:r>
      <w:r w:rsidR="00BD265F" w:rsidRPr="00D56521">
        <w:t>superposition</w:t>
      </w:r>
      <w:r w:rsidRPr="00D56521">
        <w:t>, etc.) the terms</w:t>
      </w:r>
      <w:r w:rsidR="001E4659" w:rsidRPr="00D56521">
        <w:t xml:space="preserve">, </w:t>
      </w:r>
      <w:r w:rsidRPr="00D56521">
        <w:t>abbreviations</w:t>
      </w:r>
      <w:r w:rsidR="001E4659" w:rsidRPr="00D56521">
        <w:t xml:space="preserve"> and icons</w:t>
      </w:r>
      <w:r w:rsidRPr="00D56521">
        <w:t xml:space="preserve"> defined </w:t>
      </w:r>
      <w:r w:rsidR="001E4659" w:rsidRPr="00D56521">
        <w:t xml:space="preserve">in this Annex </w:t>
      </w:r>
      <w:r w:rsidR="00BE6997" w:rsidRPr="00D56521">
        <w:t xml:space="preserve">when the appropriate condition holds </w:t>
      </w:r>
      <w:r w:rsidR="00917037" w:rsidRPr="00D56521">
        <w:t>(</w:t>
      </w:r>
      <w:r w:rsidR="00BE771D" w:rsidRPr="00D56521">
        <w:t>for example</w:t>
      </w:r>
      <w:r w:rsidR="00917037" w:rsidRPr="00D56521">
        <w:t>, the function is not available)</w:t>
      </w:r>
      <w:r w:rsidRPr="00D56521">
        <w:t>.</w:t>
      </w:r>
      <w:r w:rsidR="001E4659" w:rsidRPr="00D56521">
        <w:t xml:space="preserve"> Manufacturers who have implemented equivalent functionality using other methods (</w:t>
      </w:r>
      <w:r w:rsidR="00BE771D" w:rsidRPr="00D56521">
        <w:t>for example</w:t>
      </w:r>
      <w:r w:rsidR="001E4659" w:rsidRPr="00D56521">
        <w:t>, greying out icons for unavailable functions) should use their existing methods instead, to keep the user interface consistent.</w:t>
      </w:r>
    </w:p>
    <w:tbl>
      <w:tblPr>
        <w:tblStyle w:val="TableGrid"/>
        <w:tblW w:w="0" w:type="auto"/>
        <w:tblLook w:val="04A0" w:firstRow="1" w:lastRow="0" w:firstColumn="1" w:lastColumn="0" w:noHBand="0" w:noVBand="1"/>
      </w:tblPr>
      <w:tblGrid>
        <w:gridCol w:w="2272"/>
        <w:gridCol w:w="2254"/>
        <w:gridCol w:w="2262"/>
        <w:gridCol w:w="2308"/>
      </w:tblGrid>
      <w:tr w:rsidR="00616E12" w:rsidRPr="00D56521" w14:paraId="344950E2" w14:textId="77777777" w:rsidTr="00BE771D">
        <w:trPr>
          <w:cantSplit/>
          <w:tblHeader/>
        </w:trPr>
        <w:tc>
          <w:tcPr>
            <w:tcW w:w="2272" w:type="dxa"/>
            <w:shd w:val="clear" w:color="auto" w:fill="D9D9D9" w:themeFill="background1" w:themeFillShade="D9"/>
          </w:tcPr>
          <w:p w14:paraId="7EAB09CC" w14:textId="77777777" w:rsidR="00616E12" w:rsidRPr="00D56521" w:rsidRDefault="00616E12" w:rsidP="00BE771D">
            <w:pPr>
              <w:spacing w:before="60" w:after="60"/>
              <w:jc w:val="center"/>
              <w:rPr>
                <w:b/>
                <w:bCs/>
              </w:rPr>
            </w:pPr>
            <w:r w:rsidRPr="00D56521">
              <w:rPr>
                <w:b/>
                <w:bCs/>
              </w:rPr>
              <w:t>Explanation</w:t>
            </w:r>
          </w:p>
        </w:tc>
        <w:tc>
          <w:tcPr>
            <w:tcW w:w="2254" w:type="dxa"/>
            <w:shd w:val="clear" w:color="auto" w:fill="D9D9D9" w:themeFill="background1" w:themeFillShade="D9"/>
          </w:tcPr>
          <w:p w14:paraId="02A3D4FE" w14:textId="77777777" w:rsidR="00616E12" w:rsidRPr="00D56521" w:rsidRDefault="00616E12" w:rsidP="00BE771D">
            <w:pPr>
              <w:spacing w:before="60" w:after="60"/>
              <w:jc w:val="center"/>
              <w:rPr>
                <w:b/>
                <w:bCs/>
              </w:rPr>
            </w:pPr>
            <w:r w:rsidRPr="00D56521">
              <w:rPr>
                <w:b/>
                <w:bCs/>
              </w:rPr>
              <w:t>Term</w:t>
            </w:r>
          </w:p>
        </w:tc>
        <w:tc>
          <w:tcPr>
            <w:tcW w:w="2262" w:type="dxa"/>
            <w:shd w:val="clear" w:color="auto" w:fill="D9D9D9" w:themeFill="background1" w:themeFillShade="D9"/>
          </w:tcPr>
          <w:p w14:paraId="622ECDBE" w14:textId="77777777" w:rsidR="00616E12" w:rsidRPr="00D56521" w:rsidRDefault="00616E12" w:rsidP="00BE771D">
            <w:pPr>
              <w:spacing w:before="60" w:after="60"/>
              <w:jc w:val="center"/>
              <w:rPr>
                <w:b/>
                <w:bCs/>
              </w:rPr>
            </w:pPr>
            <w:r w:rsidRPr="00D56521">
              <w:rPr>
                <w:b/>
                <w:bCs/>
              </w:rPr>
              <w:t>Abbreviation</w:t>
            </w:r>
          </w:p>
        </w:tc>
        <w:tc>
          <w:tcPr>
            <w:tcW w:w="2308" w:type="dxa"/>
            <w:shd w:val="clear" w:color="auto" w:fill="D9D9D9" w:themeFill="background1" w:themeFillShade="D9"/>
          </w:tcPr>
          <w:p w14:paraId="3897D814" w14:textId="77777777" w:rsidR="00616E12" w:rsidRPr="00D56521" w:rsidRDefault="00616E12" w:rsidP="00BE771D">
            <w:pPr>
              <w:spacing w:before="60" w:after="60"/>
              <w:jc w:val="center"/>
              <w:rPr>
                <w:b/>
                <w:bCs/>
              </w:rPr>
            </w:pPr>
            <w:r w:rsidRPr="00D56521">
              <w:rPr>
                <w:b/>
                <w:bCs/>
              </w:rPr>
              <w:t>Icon</w:t>
            </w:r>
          </w:p>
        </w:tc>
      </w:tr>
      <w:tr w:rsidR="00F01167" w:rsidRPr="00D56521" w14:paraId="1B7FEA11" w14:textId="77777777" w:rsidTr="00BE771D">
        <w:tc>
          <w:tcPr>
            <w:tcW w:w="2272" w:type="dxa"/>
          </w:tcPr>
          <w:p w14:paraId="4EA03AA6" w14:textId="73F6E2A8" w:rsidR="00F01167" w:rsidRPr="00D56521" w:rsidRDefault="00F01167" w:rsidP="00BE771D">
            <w:pPr>
              <w:spacing w:before="60" w:after="60"/>
            </w:pPr>
            <w:r w:rsidRPr="00D56521">
              <w:t>Function not available</w:t>
            </w:r>
          </w:p>
          <w:p w14:paraId="7BB0AADD" w14:textId="4AC084E6" w:rsidR="00F01167" w:rsidRPr="00D56521" w:rsidRDefault="00F01167" w:rsidP="00BE771D">
            <w:pPr>
              <w:spacing w:before="60" w:after="60"/>
            </w:pPr>
            <w:r w:rsidRPr="00D56521">
              <w:t>(superimposed on pictorial icon)</w:t>
            </w:r>
          </w:p>
        </w:tc>
        <w:tc>
          <w:tcPr>
            <w:tcW w:w="2254" w:type="dxa"/>
            <w:vMerge w:val="restart"/>
          </w:tcPr>
          <w:p w14:paraId="46A91138" w14:textId="3D0AC21D" w:rsidR="00D722E9" w:rsidRPr="00D56521" w:rsidRDefault="00AC25D6" w:rsidP="00BE771D">
            <w:pPr>
              <w:spacing w:before="60" w:after="60"/>
            </w:pPr>
            <w:r w:rsidRPr="00D56521">
              <w:t>[U</w:t>
            </w:r>
            <w:r w:rsidR="00F01167" w:rsidRPr="00D56521">
              <w:t>navailable</w:t>
            </w:r>
            <w:r w:rsidRPr="00D56521">
              <w:t>]</w:t>
            </w:r>
          </w:p>
          <w:p w14:paraId="4397EC67" w14:textId="2275DD2E" w:rsidR="0040710E" w:rsidRPr="00D56521" w:rsidRDefault="00AC25D6" w:rsidP="00BE771D">
            <w:pPr>
              <w:spacing w:before="60" w:after="60"/>
            </w:pPr>
            <w:r w:rsidRPr="00D56521">
              <w:t>([ ] brackets included)</w:t>
            </w:r>
          </w:p>
        </w:tc>
        <w:tc>
          <w:tcPr>
            <w:tcW w:w="2262" w:type="dxa"/>
            <w:vMerge w:val="restart"/>
          </w:tcPr>
          <w:p w14:paraId="1F345B77" w14:textId="1604C12D" w:rsidR="00F01167" w:rsidRPr="00D56521" w:rsidRDefault="00D722E9" w:rsidP="00BE771D">
            <w:pPr>
              <w:spacing w:before="60" w:after="60"/>
            </w:pPr>
            <w:r w:rsidRPr="00D56521">
              <w:t>[</w:t>
            </w:r>
            <w:r w:rsidR="00F01167" w:rsidRPr="00D56521">
              <w:t>UNAVL</w:t>
            </w:r>
            <w:r w:rsidRPr="00D56521">
              <w:t>]</w:t>
            </w:r>
          </w:p>
          <w:p w14:paraId="3654F8AC" w14:textId="41E4D11D" w:rsidR="00D722E9" w:rsidRPr="00D56521" w:rsidRDefault="00D722E9" w:rsidP="00BE771D">
            <w:pPr>
              <w:spacing w:before="60" w:after="60"/>
            </w:pPr>
            <w:r w:rsidRPr="00D56521">
              <w:t>(</w:t>
            </w:r>
            <w:r w:rsidR="0040710E" w:rsidRPr="00D56521">
              <w:t xml:space="preserve">[ ] </w:t>
            </w:r>
            <w:r w:rsidRPr="00D56521">
              <w:t>brackets</w:t>
            </w:r>
            <w:r w:rsidR="0040710E" w:rsidRPr="00D56521">
              <w:t xml:space="preserve"> included</w:t>
            </w:r>
            <w:r w:rsidRPr="00D56521">
              <w:t>)</w:t>
            </w:r>
          </w:p>
        </w:tc>
        <w:tc>
          <w:tcPr>
            <w:tcW w:w="2308" w:type="dxa"/>
          </w:tcPr>
          <w:p w14:paraId="02820E14" w14:textId="77777777" w:rsidR="00F01167" w:rsidRPr="00D56521" w:rsidRDefault="00F01167" w:rsidP="00BE771D">
            <w:pPr>
              <w:spacing w:before="60" w:after="60"/>
              <w:jc w:val="center"/>
            </w:pPr>
            <w:r w:rsidRPr="00D56521">
              <w:rPr>
                <w:noProof/>
                <w:lang w:val="fr-FR" w:eastAsia="fr-FR"/>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30">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p>
          <w:p w14:paraId="74D49C5F" w14:textId="0883260E" w:rsidR="00F01167" w:rsidRPr="00D56521" w:rsidRDefault="00F01167" w:rsidP="00BE771D">
            <w:pPr>
              <w:spacing w:before="60" w:after="60"/>
            </w:pPr>
            <w:r w:rsidRPr="00D56521">
              <w:t xml:space="preserve">(see note </w:t>
            </w:r>
            <w:r w:rsidR="00AC25D6" w:rsidRPr="00D56521">
              <w:t>1</w:t>
            </w:r>
            <w:r w:rsidRPr="00D56521">
              <w:t>)</w:t>
            </w:r>
          </w:p>
        </w:tc>
      </w:tr>
      <w:tr w:rsidR="00F01167" w:rsidRPr="00D56521" w14:paraId="3E4D12DC" w14:textId="77777777" w:rsidTr="00BE771D">
        <w:tc>
          <w:tcPr>
            <w:tcW w:w="2272" w:type="dxa"/>
          </w:tcPr>
          <w:p w14:paraId="30F2316C" w14:textId="77777777" w:rsidR="00F01167" w:rsidRPr="00D56521" w:rsidRDefault="00F01167" w:rsidP="00BE771D">
            <w:pPr>
              <w:spacing w:before="60" w:after="60"/>
            </w:pPr>
            <w:r w:rsidRPr="00D56521">
              <w:t>Function not available</w:t>
            </w:r>
          </w:p>
          <w:p w14:paraId="22A7FFE0" w14:textId="43069771" w:rsidR="00F01167" w:rsidRPr="00D56521" w:rsidRDefault="00F01167" w:rsidP="00BE771D">
            <w:pPr>
              <w:spacing w:before="60" w:after="60"/>
            </w:pPr>
            <w:r w:rsidRPr="00D56521">
              <w:t>(for text “icon”)</w:t>
            </w:r>
          </w:p>
        </w:tc>
        <w:tc>
          <w:tcPr>
            <w:tcW w:w="2254" w:type="dxa"/>
            <w:vMerge/>
          </w:tcPr>
          <w:p w14:paraId="220FE7DA" w14:textId="560DC65D" w:rsidR="00F01167" w:rsidRPr="00D56521" w:rsidRDefault="00F01167" w:rsidP="00BE771D">
            <w:pPr>
              <w:spacing w:before="60" w:after="60"/>
            </w:pPr>
          </w:p>
        </w:tc>
        <w:tc>
          <w:tcPr>
            <w:tcW w:w="2262" w:type="dxa"/>
            <w:vMerge/>
          </w:tcPr>
          <w:p w14:paraId="573E67DE" w14:textId="11D769AA" w:rsidR="00F01167" w:rsidRPr="00D56521" w:rsidRDefault="00F01167" w:rsidP="00BE771D">
            <w:pPr>
              <w:spacing w:before="60" w:after="60"/>
            </w:pPr>
          </w:p>
        </w:tc>
        <w:tc>
          <w:tcPr>
            <w:tcW w:w="2308" w:type="dxa"/>
          </w:tcPr>
          <w:p w14:paraId="7007B8F3" w14:textId="734F2DA6" w:rsidR="00CF3DD0" w:rsidRPr="00D56521" w:rsidRDefault="00CF3DD0" w:rsidP="00BE771D">
            <w:pPr>
              <w:keepNext/>
              <w:spacing w:before="60" w:after="60"/>
              <w:rPr>
                <w:sz w:val="36"/>
                <w:szCs w:val="36"/>
              </w:rPr>
            </w:pPr>
            <w:r w:rsidRPr="00D56521">
              <w:rPr>
                <w:noProof/>
                <w:lang w:val="fr-FR" w:eastAsia="fr-FR"/>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31">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p>
          <w:p w14:paraId="1023890B" w14:textId="1793F728" w:rsidR="00F01167" w:rsidRPr="00D56521" w:rsidRDefault="00F01167" w:rsidP="00BE771D">
            <w:pPr>
              <w:keepNext/>
              <w:spacing w:before="60" w:after="60"/>
              <w:rPr>
                <w:noProof/>
              </w:rPr>
            </w:pPr>
            <w:r w:rsidRPr="00D56521">
              <w:rPr>
                <w:noProof/>
              </w:rPr>
              <w:t xml:space="preserve">(see note </w:t>
            </w:r>
            <w:r w:rsidR="00AC25D6" w:rsidRPr="00D56521">
              <w:rPr>
                <w:noProof/>
              </w:rPr>
              <w:t>2</w:t>
            </w:r>
            <w:r w:rsidRPr="00D56521">
              <w:rPr>
                <w:noProof/>
              </w:rPr>
              <w:t>)</w:t>
            </w:r>
          </w:p>
        </w:tc>
      </w:tr>
    </w:tbl>
    <w:p w14:paraId="6E5DCCE4" w14:textId="6DF0DC58" w:rsidR="00314486" w:rsidRPr="00D56521" w:rsidRDefault="00314486" w:rsidP="00BE771D">
      <w:pPr>
        <w:pStyle w:val="Caption"/>
        <w:spacing w:after="120" w:line="240" w:lineRule="auto"/>
        <w:jc w:val="center"/>
      </w:pPr>
      <w:bookmarkStart w:id="901" w:name="_Ref47282754"/>
      <w:bookmarkStart w:id="902" w:name="_Ref43663769"/>
      <w:bookmarkStart w:id="903" w:name="_Ref47282749"/>
      <w:r w:rsidRPr="00D56521">
        <w:t xml:space="preserve">Table </w:t>
      </w:r>
      <w:r w:rsidR="00BE771D"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7</w:t>
      </w:r>
      <w:r w:rsidR="00331A1D" w:rsidRPr="00D56521">
        <w:fldChar w:fldCharType="end"/>
      </w:r>
      <w:bookmarkEnd w:id="901"/>
      <w:bookmarkEnd w:id="902"/>
      <w:r w:rsidRPr="00D56521">
        <w:t xml:space="preserve"> - Modifying terms, abbreviations, and icons</w:t>
      </w:r>
      <w:bookmarkEnd w:id="903"/>
    </w:p>
    <w:p w14:paraId="7593A258" w14:textId="288C3F3D" w:rsidR="00BE7E09" w:rsidRPr="00D56521" w:rsidRDefault="00BE7E09" w:rsidP="00BE771D">
      <w:pPr>
        <w:spacing w:after="60" w:line="240" w:lineRule="auto"/>
        <w:jc w:val="both"/>
      </w:pPr>
      <w:r w:rsidRPr="00D56521">
        <w:t>Notes:</w:t>
      </w:r>
    </w:p>
    <w:p w14:paraId="0FEA35C6" w14:textId="42163A4D" w:rsidR="00917037" w:rsidRPr="00D56521" w:rsidRDefault="001E4659" w:rsidP="00AE2737">
      <w:pPr>
        <w:pStyle w:val="ListParagraph"/>
        <w:numPr>
          <w:ilvl w:val="0"/>
          <w:numId w:val="20"/>
        </w:numPr>
        <w:spacing w:after="60" w:line="240" w:lineRule="auto"/>
        <w:jc w:val="both"/>
      </w:pPr>
      <w:r w:rsidRPr="00D56521">
        <w:lastRenderedPageBreak/>
        <w:t>The c</w:t>
      </w:r>
      <w:r w:rsidR="00BE7E09" w:rsidRPr="00D56521">
        <w:t xml:space="preserve">olour of </w:t>
      </w:r>
      <w:r w:rsidR="00F01167" w:rsidRPr="00D56521">
        <w:t xml:space="preserve">the superimposed </w:t>
      </w:r>
      <w:r w:rsidR="00BE7E09" w:rsidRPr="00D56521">
        <w:t>icon</w:t>
      </w:r>
      <w:r w:rsidR="00AC25D6" w:rsidRPr="00D56521">
        <w:t xml:space="preserve"> should</w:t>
      </w:r>
      <w:r w:rsidR="00BE7E09" w:rsidRPr="00D56521">
        <w:t xml:space="preserve"> be red or grey</w:t>
      </w:r>
      <w:r w:rsidRPr="00D56521">
        <w:t xml:space="preserve">, but </w:t>
      </w:r>
      <w:r w:rsidR="00AC25D6" w:rsidRPr="00D56521">
        <w:t>may</w:t>
      </w:r>
      <w:r w:rsidRPr="00D56521">
        <w:t xml:space="preserve"> be adapted to both common understanding</w:t>
      </w:r>
      <w:r w:rsidR="00F01167" w:rsidRPr="00D56521">
        <w:t xml:space="preserve">s of colours and </w:t>
      </w:r>
      <w:r w:rsidR="00AC25D6" w:rsidRPr="00D56521">
        <w:t xml:space="preserve">current </w:t>
      </w:r>
      <w:r w:rsidR="00F01167" w:rsidRPr="00D56521">
        <w:t>viewing conditions</w:t>
      </w:r>
      <w:r w:rsidR="00BE771D" w:rsidRPr="00D56521">
        <w:t>; for example</w:t>
      </w:r>
      <w:r w:rsidR="00AC25D6" w:rsidRPr="00D56521">
        <w:t>, day/dusk/night</w:t>
      </w:r>
      <w:r w:rsidR="00F01167" w:rsidRPr="00D56521">
        <w:t xml:space="preserve">. </w:t>
      </w:r>
      <w:r w:rsidR="00562E1C" w:rsidRPr="00D56521">
        <w:t>It should also be adapted to ensure that icons for unavailable functions are not more prominent in the interface than icons for available functions. The</w:t>
      </w:r>
      <w:r w:rsidR="00F01167" w:rsidRPr="00D56521">
        <w:t xml:space="preserve"> </w:t>
      </w:r>
      <w:r w:rsidR="00BE7E09" w:rsidRPr="00D56521">
        <w:t xml:space="preserve">opacity should </w:t>
      </w:r>
      <w:r w:rsidR="00F01167" w:rsidRPr="00D56521">
        <w:t xml:space="preserve">be set to </w:t>
      </w:r>
      <w:r w:rsidR="00BE7E09" w:rsidRPr="00D56521">
        <w:t xml:space="preserve">allow </w:t>
      </w:r>
      <w:r w:rsidR="00F01167" w:rsidRPr="00D56521">
        <w:t xml:space="preserve">the </w:t>
      </w:r>
      <w:r w:rsidR="00BE7E09" w:rsidRPr="00D56521">
        <w:t>underlying icon to be visible</w:t>
      </w:r>
      <w:r w:rsidR="00917037" w:rsidRPr="00D56521">
        <w:t>.</w:t>
      </w:r>
      <w:r w:rsidR="00AC25D6" w:rsidRPr="00D56521">
        <w:t xml:space="preserve"> The</w:t>
      </w:r>
      <w:r w:rsidR="008429B6" w:rsidRPr="00D56521">
        <w:t xml:space="preserve"> stroke thickness may be adapted to the interface.</w:t>
      </w:r>
    </w:p>
    <w:p w14:paraId="2762CF18" w14:textId="14E1829E" w:rsidR="00BE7E09" w:rsidRPr="00D56521" w:rsidRDefault="00AC25D6" w:rsidP="00AE2737">
      <w:pPr>
        <w:pStyle w:val="ListParagraph"/>
        <w:numPr>
          <w:ilvl w:val="0"/>
          <w:numId w:val="20"/>
        </w:numPr>
        <w:spacing w:after="120" w:line="240" w:lineRule="auto"/>
        <w:jc w:val="both"/>
      </w:pPr>
      <w:r w:rsidRPr="00D56521">
        <w:t>The s</w:t>
      </w:r>
      <w:r w:rsidR="00BE7E09" w:rsidRPr="00D56521">
        <w:t>triketh</w:t>
      </w:r>
      <w:r w:rsidRPr="00D56521">
        <w:t>r</w:t>
      </w:r>
      <w:r w:rsidR="00BE7E09" w:rsidRPr="00D56521">
        <w:t xml:space="preserve">ough </w:t>
      </w:r>
      <w:r w:rsidR="008429B6" w:rsidRPr="00D56521">
        <w:t>stroke</w:t>
      </w:r>
      <w:r w:rsidR="00BE7E09" w:rsidRPr="00D56521">
        <w:t xml:space="preserve"> should be of noticeable weight</w:t>
      </w:r>
      <w:r w:rsidR="008429B6" w:rsidRPr="00D56521">
        <w:t xml:space="preserve">, </w:t>
      </w:r>
      <w:r w:rsidR="00BE7E09" w:rsidRPr="00D56521">
        <w:t xml:space="preserve">proportional to the size of the </w:t>
      </w:r>
      <w:r w:rsidR="008429B6" w:rsidRPr="00D56521">
        <w:t>text</w:t>
      </w:r>
      <w:r w:rsidR="00BE7E09" w:rsidRPr="00D56521">
        <w:t>.</w:t>
      </w:r>
    </w:p>
    <w:p w14:paraId="5822C6A5" w14:textId="2D55B4C4" w:rsidR="00800164" w:rsidRPr="00D56521" w:rsidRDefault="00800164">
      <w:pPr>
        <w:pStyle w:val="Heading3"/>
        <w:pPrChange w:id="904" w:author="jonathan pritchard" w:date="2024-02-09T12:38:00Z">
          <w:pPr>
            <w:pStyle w:val="Heading3"/>
            <w:spacing w:after="120"/>
          </w:pPr>
        </w:pPrChange>
      </w:pPr>
      <w:bookmarkStart w:id="905" w:name="_Toc144421252"/>
      <w:r w:rsidRPr="00D56521">
        <w:t>Status display</w:t>
      </w:r>
      <w:bookmarkEnd w:id="905"/>
    </w:p>
    <w:p w14:paraId="728C5EE3" w14:textId="5511802B" w:rsidR="00357FF4" w:rsidRPr="00D56521" w:rsidRDefault="00357FF4" w:rsidP="00BE771D">
      <w:pPr>
        <w:spacing w:after="120" w:line="240" w:lineRule="auto"/>
        <w:jc w:val="both"/>
      </w:pPr>
      <w:r w:rsidRPr="00D56521">
        <w:t xml:space="preserve">Interoperability status (indicating whether visual interoperability rules are being applied to the display) and current interoperability level should be indicated by </w:t>
      </w:r>
      <w:r w:rsidR="00C82B37" w:rsidRPr="00D56521">
        <w:t xml:space="preserve">a status indicator in the user interface, located </w:t>
      </w:r>
      <w:r w:rsidR="003F5201" w:rsidRPr="00D56521">
        <w:t>outside</w:t>
      </w:r>
      <w:r w:rsidR="00C82B37" w:rsidRPr="00D56521">
        <w:t xml:space="preserve"> the chart graphic.</w:t>
      </w:r>
      <w:r w:rsidR="001E273F" w:rsidRPr="00D56521">
        <w:t xml:space="preserve"> The selector for interoperability level can serve this purpose when visible.</w:t>
      </w:r>
    </w:p>
    <w:p w14:paraId="67294AC1" w14:textId="175E3E0B" w:rsidR="00800164" w:rsidRPr="00D56521" w:rsidRDefault="00800164">
      <w:pPr>
        <w:pStyle w:val="Heading3"/>
        <w:pPrChange w:id="906" w:author="jonathan pritchard" w:date="2024-02-09T12:38:00Z">
          <w:pPr>
            <w:pStyle w:val="Heading3"/>
            <w:spacing w:after="120"/>
          </w:pPr>
        </w:pPrChange>
      </w:pPr>
      <w:bookmarkStart w:id="907" w:name="_Toc144421253"/>
      <w:r w:rsidRPr="00D56521">
        <w:t>Settings</w:t>
      </w:r>
      <w:bookmarkEnd w:id="907"/>
    </w:p>
    <w:p w14:paraId="593F0E93" w14:textId="56F4D5DC" w:rsidR="0041333F" w:rsidRPr="00D56521" w:rsidRDefault="001B6A57" w:rsidP="00BE771D">
      <w:pPr>
        <w:spacing w:after="120" w:line="240" w:lineRule="auto"/>
        <w:ind w:right="34"/>
        <w:jc w:val="both"/>
        <w:rPr>
          <w:i/>
          <w:iCs/>
        </w:rPr>
      </w:pPr>
      <w:r w:rsidRPr="00D56521">
        <w:t xml:space="preserve">The default and user ECDIS settings related to interoperability are listed in </w:t>
      </w:r>
      <w:r w:rsidR="00A77034" w:rsidRPr="00D56521">
        <w:fldChar w:fldCharType="begin"/>
      </w:r>
      <w:r w:rsidR="00A77034" w:rsidRPr="00D56521">
        <w:instrText xml:space="preserve"> REF _Ref43663951 \h </w:instrText>
      </w:r>
      <w:r w:rsidR="00BE771D" w:rsidRPr="00D56521">
        <w:instrText xml:space="preserve"> \* MERGEFORMAT </w:instrText>
      </w:r>
      <w:r w:rsidR="00A77034" w:rsidRPr="00D56521">
        <w:fldChar w:fldCharType="separate"/>
      </w:r>
      <w:r w:rsidR="00832978" w:rsidRPr="00D56521">
        <w:t>Table C-</w:t>
      </w:r>
      <w:r w:rsidR="00832978">
        <w:t>8</w:t>
      </w:r>
      <w:r w:rsidR="00A77034" w:rsidRPr="00D56521">
        <w:fldChar w:fldCharType="end"/>
      </w:r>
      <w:r w:rsidRPr="00D56521">
        <w:t xml:space="preserve">. The principles in </w:t>
      </w:r>
      <w:r w:rsidR="00A10D31" w:rsidRPr="00D56521">
        <w:t>MSC</w:t>
      </w:r>
      <w:r w:rsidRPr="00D56521">
        <w:t>.1609 Appendix 5 also apply to interoperability settings</w:t>
      </w:r>
      <w:r w:rsidR="001E273F" w:rsidRPr="00D56521">
        <w:t>.</w:t>
      </w:r>
    </w:p>
    <w:tbl>
      <w:tblPr>
        <w:tblStyle w:val="TableGrid"/>
        <w:tblW w:w="0" w:type="auto"/>
        <w:tblLook w:val="04A0" w:firstRow="1" w:lastRow="0" w:firstColumn="1" w:lastColumn="0" w:noHBand="0" w:noVBand="1"/>
      </w:tblPr>
      <w:tblGrid>
        <w:gridCol w:w="4634"/>
        <w:gridCol w:w="4688"/>
      </w:tblGrid>
      <w:tr w:rsidR="00DC52FB" w:rsidRPr="00D56521" w14:paraId="5546532A" w14:textId="77777777" w:rsidTr="00BE771D">
        <w:trPr>
          <w:cantSplit/>
          <w:tblHeader/>
        </w:trPr>
        <w:tc>
          <w:tcPr>
            <w:tcW w:w="0" w:type="auto"/>
            <w:shd w:val="clear" w:color="auto" w:fill="D9D9D9" w:themeFill="background1" w:themeFillShade="D9"/>
          </w:tcPr>
          <w:p w14:paraId="527943A6" w14:textId="77777777" w:rsidR="00DC52FB" w:rsidRPr="00D56521" w:rsidRDefault="00DC52FB" w:rsidP="00BE771D">
            <w:pPr>
              <w:spacing w:before="60" w:after="60"/>
              <w:rPr>
                <w:b/>
                <w:bCs/>
              </w:rPr>
            </w:pPr>
            <w:r w:rsidRPr="00D56521">
              <w:rPr>
                <w:b/>
                <w:bCs/>
              </w:rPr>
              <w:t>Function</w:t>
            </w:r>
          </w:p>
        </w:tc>
        <w:tc>
          <w:tcPr>
            <w:tcW w:w="0" w:type="auto"/>
            <w:shd w:val="clear" w:color="auto" w:fill="D9D9D9" w:themeFill="background1" w:themeFillShade="D9"/>
          </w:tcPr>
          <w:p w14:paraId="11250BE7" w14:textId="77777777" w:rsidR="00DC52FB" w:rsidRPr="00D56521" w:rsidRDefault="00DC52FB" w:rsidP="00BE771D">
            <w:pPr>
              <w:spacing w:before="60" w:after="60"/>
              <w:rPr>
                <w:b/>
                <w:bCs/>
              </w:rPr>
            </w:pPr>
            <w:r w:rsidRPr="00D56521">
              <w:rPr>
                <w:b/>
                <w:bCs/>
              </w:rPr>
              <w:t>Setting</w:t>
            </w:r>
          </w:p>
        </w:tc>
      </w:tr>
      <w:tr w:rsidR="009E1164" w:rsidRPr="00D56521" w14:paraId="36AFD0A2" w14:textId="77777777" w:rsidTr="009E1164">
        <w:tc>
          <w:tcPr>
            <w:tcW w:w="0" w:type="auto"/>
          </w:tcPr>
          <w:p w14:paraId="1B22B44A" w14:textId="44E4C3D0" w:rsidR="009E1164" w:rsidRPr="00D56521" w:rsidDel="00437A8C" w:rsidRDefault="009E1164" w:rsidP="00BE771D">
            <w:pPr>
              <w:spacing w:before="60" w:after="60"/>
            </w:pPr>
            <w:r w:rsidRPr="00D56521">
              <w:t>Interoperability toggle</w:t>
            </w:r>
          </w:p>
        </w:tc>
        <w:tc>
          <w:tcPr>
            <w:tcW w:w="0" w:type="auto"/>
          </w:tcPr>
          <w:p w14:paraId="1D6B412B" w14:textId="1738CD92" w:rsidR="009E1164" w:rsidRPr="00D56521" w:rsidDel="00437A8C" w:rsidRDefault="009E1164" w:rsidP="00BE771D">
            <w:pPr>
              <w:keepNext/>
              <w:spacing w:before="60" w:after="60"/>
            </w:pPr>
            <w:r w:rsidRPr="00D56521">
              <w:t>Interoperability Off</w:t>
            </w:r>
          </w:p>
        </w:tc>
      </w:tr>
      <w:tr w:rsidR="00DC52FB" w:rsidRPr="00D56521" w14:paraId="68A24D13" w14:textId="77777777" w:rsidTr="009E1164">
        <w:tc>
          <w:tcPr>
            <w:tcW w:w="0" w:type="auto"/>
          </w:tcPr>
          <w:p w14:paraId="05F15F95" w14:textId="35646F3D" w:rsidR="00DC52FB" w:rsidRPr="00D56521" w:rsidRDefault="00437A8C" w:rsidP="00BE771D">
            <w:pPr>
              <w:spacing w:before="60" w:after="60"/>
            </w:pPr>
            <w:r w:rsidRPr="00D56521">
              <w:t>Selector for interoperability level</w:t>
            </w:r>
          </w:p>
        </w:tc>
        <w:tc>
          <w:tcPr>
            <w:tcW w:w="0" w:type="auto"/>
          </w:tcPr>
          <w:p w14:paraId="156BCBC9" w14:textId="690C49BB" w:rsidR="009E1164" w:rsidRPr="00D56521" w:rsidRDefault="00437A8C" w:rsidP="00BE771D">
            <w:pPr>
              <w:keepNext/>
              <w:spacing w:before="60" w:after="60"/>
            </w:pPr>
            <w:r w:rsidRPr="00D56521">
              <w:t xml:space="preserve">Remain unchanged </w:t>
            </w:r>
            <w:r w:rsidR="00EA45C3" w:rsidRPr="00D56521">
              <w:t>if previously set</w:t>
            </w:r>
          </w:p>
          <w:p w14:paraId="17EC8B22" w14:textId="0C5D76EB" w:rsidR="00DC52FB" w:rsidRPr="00D56521" w:rsidRDefault="009E1164" w:rsidP="00BE771D">
            <w:pPr>
              <w:keepNext/>
              <w:spacing w:before="60" w:after="60"/>
            </w:pPr>
            <w:r w:rsidRPr="00D56521">
              <w:t>(</w:t>
            </w:r>
            <w:r w:rsidR="00EA45C3" w:rsidRPr="00D56521">
              <w:t>selector disabled</w:t>
            </w:r>
            <w:r w:rsidRPr="00D56521">
              <w:t xml:space="preserve">, </w:t>
            </w:r>
            <w:r w:rsidR="00EA45C3" w:rsidRPr="00D56521">
              <w:t>because the default setting is interoperability Off)</w:t>
            </w:r>
          </w:p>
        </w:tc>
      </w:tr>
      <w:tr w:rsidR="00437A8C" w:rsidRPr="00D56521" w14:paraId="56DC2A12" w14:textId="77777777" w:rsidTr="009E1164">
        <w:tc>
          <w:tcPr>
            <w:tcW w:w="0" w:type="auto"/>
          </w:tcPr>
          <w:p w14:paraId="20C1AD37" w14:textId="548D05D5" w:rsidR="00437A8C" w:rsidRPr="00D56521" w:rsidDel="00437A8C" w:rsidRDefault="00437A8C" w:rsidP="00BE771D">
            <w:pPr>
              <w:spacing w:before="60" w:after="60"/>
            </w:pPr>
            <w:r w:rsidRPr="00D56521">
              <w:t>Predefined combination</w:t>
            </w:r>
          </w:p>
        </w:tc>
        <w:tc>
          <w:tcPr>
            <w:tcW w:w="0" w:type="auto"/>
          </w:tcPr>
          <w:p w14:paraId="411ED4F2" w14:textId="7643C5F4" w:rsidR="00437A8C" w:rsidRPr="00D56521" w:rsidDel="00437A8C" w:rsidRDefault="00437A8C" w:rsidP="00BE771D">
            <w:pPr>
              <w:keepNext/>
              <w:spacing w:before="60" w:after="60"/>
            </w:pPr>
            <w:r w:rsidRPr="00D56521">
              <w:t>Remain unchanged</w:t>
            </w:r>
            <w:r w:rsidR="00EA45C3" w:rsidRPr="00D56521">
              <w:t xml:space="preserve"> if previously set</w:t>
            </w:r>
          </w:p>
        </w:tc>
      </w:tr>
      <w:tr w:rsidR="00EA45C3" w:rsidRPr="00D56521" w14:paraId="7F8E5CC0" w14:textId="77777777" w:rsidTr="009E1164">
        <w:tc>
          <w:tcPr>
            <w:tcW w:w="0" w:type="auto"/>
          </w:tcPr>
          <w:p w14:paraId="1C97B94C" w14:textId="77777777" w:rsidR="00EA45C3" w:rsidRPr="00D56521" w:rsidRDefault="00EA45C3" w:rsidP="00BE771D">
            <w:pPr>
              <w:spacing w:before="60" w:after="60"/>
            </w:pPr>
            <w:r w:rsidRPr="00D56521">
              <w:t>S-100 data products displayed on screen</w:t>
            </w:r>
          </w:p>
          <w:p w14:paraId="1BFAD3B7" w14:textId="34BBFFB7" w:rsidR="009E1164" w:rsidRPr="00D56521" w:rsidRDefault="009E1164" w:rsidP="00BE771D">
            <w:pPr>
              <w:spacing w:before="60" w:after="60"/>
            </w:pPr>
            <w:r w:rsidRPr="00D56521">
              <w:t xml:space="preserve">(see </w:t>
            </w:r>
            <w:r w:rsidR="00A10D31" w:rsidRPr="00D56521">
              <w:t>IMO MSC</w:t>
            </w:r>
            <w:r w:rsidRPr="00D56521">
              <w:t>.1609 for AIS, Radar, Own Ship, and Track settings)</w:t>
            </w:r>
          </w:p>
        </w:tc>
        <w:tc>
          <w:tcPr>
            <w:tcW w:w="0" w:type="auto"/>
          </w:tcPr>
          <w:p w14:paraId="0098C370" w14:textId="15765363" w:rsidR="00EA45C3" w:rsidRPr="00D56521" w:rsidRDefault="00EA45C3" w:rsidP="00BE771D">
            <w:pPr>
              <w:keepNext/>
              <w:spacing w:before="60" w:after="60"/>
            </w:pPr>
            <w:r w:rsidRPr="00D56521">
              <w:t>S-101</w:t>
            </w:r>
            <w:r w:rsidR="00BA5513" w:rsidRPr="00D56521">
              <w:t xml:space="preserve"> + any active data products in overlay mode</w:t>
            </w:r>
          </w:p>
        </w:tc>
      </w:tr>
      <w:tr w:rsidR="00EA45C3" w:rsidRPr="00D56521" w14:paraId="26AB6403" w14:textId="77777777" w:rsidTr="009E1164">
        <w:tc>
          <w:tcPr>
            <w:tcW w:w="0" w:type="auto"/>
          </w:tcPr>
          <w:p w14:paraId="2C43E1B6" w14:textId="47C762A7" w:rsidR="00EA45C3" w:rsidRPr="00D56521" w:rsidRDefault="00EA45C3" w:rsidP="00BE771D">
            <w:pPr>
              <w:spacing w:before="60" w:after="60"/>
            </w:pPr>
            <w:r w:rsidRPr="00D56521">
              <w:t>Selected interoperability catalogue</w:t>
            </w:r>
          </w:p>
        </w:tc>
        <w:tc>
          <w:tcPr>
            <w:tcW w:w="0" w:type="auto"/>
          </w:tcPr>
          <w:p w14:paraId="4336C188" w14:textId="45FCC1FB" w:rsidR="00EA45C3" w:rsidRPr="00D56521" w:rsidRDefault="00EA45C3" w:rsidP="00BE771D">
            <w:pPr>
              <w:keepNext/>
              <w:spacing w:before="60" w:after="60"/>
            </w:pPr>
            <w:r w:rsidRPr="00D56521">
              <w:t xml:space="preserve">IHO-provided </w:t>
            </w:r>
            <w:r w:rsidR="00BE771D" w:rsidRPr="00D56521">
              <w:t>C</w:t>
            </w:r>
            <w:r w:rsidRPr="00D56521">
              <w:t>atalogue</w:t>
            </w:r>
          </w:p>
        </w:tc>
      </w:tr>
    </w:tbl>
    <w:p w14:paraId="6EA88A2B" w14:textId="5FCA4719" w:rsidR="00DE44E4" w:rsidRPr="00D56521" w:rsidRDefault="00B13EDE" w:rsidP="00E670D9">
      <w:pPr>
        <w:pStyle w:val="Caption"/>
        <w:spacing w:after="120" w:line="240" w:lineRule="auto"/>
        <w:jc w:val="center"/>
      </w:pPr>
      <w:bookmarkStart w:id="908" w:name="_Ref44866152"/>
      <w:bookmarkStart w:id="909" w:name="_Ref43663951"/>
      <w:r w:rsidRPr="00D56521">
        <w:t xml:space="preserve">Table </w:t>
      </w:r>
      <w:r w:rsidR="00E670D9"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8</w:t>
      </w:r>
      <w:r w:rsidR="00331A1D" w:rsidRPr="00D56521">
        <w:fldChar w:fldCharType="end"/>
      </w:r>
      <w:bookmarkEnd w:id="908"/>
      <w:bookmarkEnd w:id="909"/>
      <w:r w:rsidRPr="00D56521">
        <w:t xml:space="preserve"> - Additional settings</w:t>
      </w:r>
      <w:r w:rsidR="00EA45C3" w:rsidRPr="00D56521">
        <w:t xml:space="preserve"> configured in response to “Default” selection</w:t>
      </w:r>
    </w:p>
    <w:p w14:paraId="100C5E60" w14:textId="1BE8638B" w:rsidR="000F5CFD" w:rsidRPr="00D56521" w:rsidRDefault="000F5CFD" w:rsidP="00E670D9">
      <w:pPr>
        <w:spacing w:after="120" w:line="240" w:lineRule="auto"/>
        <w:jc w:val="both"/>
      </w:pPr>
      <w:r w:rsidRPr="00D56521">
        <w:t xml:space="preserve">The defaults in </w:t>
      </w:r>
      <w:r w:rsidRPr="00D56521">
        <w:fldChar w:fldCharType="begin"/>
      </w:r>
      <w:r w:rsidRPr="00D56521">
        <w:instrText xml:space="preserve"> REF _Ref44866152 \h </w:instrText>
      </w:r>
      <w:r w:rsidR="00E670D9" w:rsidRPr="00D56521">
        <w:instrText xml:space="preserve"> \* MERGEFORMAT </w:instrText>
      </w:r>
      <w:r w:rsidRPr="00D56521">
        <w:fldChar w:fldCharType="separate"/>
      </w:r>
      <w:r w:rsidR="00832978" w:rsidRPr="00D56521">
        <w:t>Table C-</w:t>
      </w:r>
      <w:r w:rsidR="00832978">
        <w:t>8</w:t>
      </w:r>
      <w:r w:rsidRPr="00D56521">
        <w:fldChar w:fldCharType="end"/>
      </w:r>
      <w:r w:rsidRPr="00D56521">
        <w:t xml:space="preserve"> supplement the defaults specified in </w:t>
      </w:r>
      <w:r w:rsidR="00A10D31" w:rsidRPr="00D56521">
        <w:t>MSC</w:t>
      </w:r>
      <w:r w:rsidRPr="00D56521">
        <w:t>.</w:t>
      </w:r>
      <w:del w:id="910" w:author="Raphael Malyankar" w:date="2023-08-31T18:09:00Z">
        <w:r w:rsidRPr="00D56521" w:rsidDel="00F00C10">
          <w:delText>232(82)</w:delText>
        </w:r>
      </w:del>
      <w:ins w:id="911" w:author="Raphael Malyankar" w:date="2023-08-31T18:09:00Z">
        <w:r w:rsidR="00F00C10">
          <w:t>530(106)</w:t>
        </w:r>
      </w:ins>
      <w:r w:rsidRPr="00D56521">
        <w:t xml:space="preserve">, </w:t>
      </w:r>
      <w:r w:rsidR="00A10D31" w:rsidRPr="00D56521">
        <w:t>MSC.</w:t>
      </w:r>
      <w:r w:rsidRPr="00D56521">
        <w:t>252(83) and IEC 61174.</w:t>
      </w:r>
    </w:p>
    <w:p w14:paraId="3CB1FD38" w14:textId="6CAE7C3E" w:rsidR="00D3057B" w:rsidRPr="00D56521" w:rsidRDefault="00D3057B" w:rsidP="00E670D9">
      <w:pPr>
        <w:spacing w:after="120" w:line="240" w:lineRule="auto"/>
        <w:jc w:val="both"/>
      </w:pPr>
      <w:r w:rsidRPr="00D56521">
        <w:t xml:space="preserve">If a system does not implement an interoperability level, the corresponding user interface elements must either be omitted </w:t>
      </w:r>
      <w:r w:rsidR="0069134D" w:rsidRPr="00D56521">
        <w:t xml:space="preserve">from the interface, </w:t>
      </w:r>
      <w:r w:rsidRPr="00D56521">
        <w:t>or</w:t>
      </w:r>
      <w:r w:rsidR="0069134D" w:rsidRPr="00D56521">
        <w:t xml:space="preserve"> disabled </w:t>
      </w:r>
      <w:r w:rsidR="00317940" w:rsidRPr="00D56521">
        <w:t xml:space="preserve">as specified in </w:t>
      </w:r>
      <w:r w:rsidR="005476E2" w:rsidRPr="00D56521">
        <w:fldChar w:fldCharType="begin"/>
      </w:r>
      <w:r w:rsidR="005476E2" w:rsidRPr="00D56521">
        <w:instrText xml:space="preserve"> REF _Ref98353158 \r \h </w:instrText>
      </w:r>
      <w:r w:rsidR="00E670D9" w:rsidRPr="00D56521">
        <w:instrText xml:space="preserve"> \* MERGEFORMAT </w:instrText>
      </w:r>
      <w:r w:rsidR="005476E2" w:rsidRPr="00D56521">
        <w:fldChar w:fldCharType="separate"/>
      </w:r>
      <w:r w:rsidR="00832978">
        <w:t>C-8.3.7</w:t>
      </w:r>
      <w:r w:rsidR="005476E2" w:rsidRPr="00D56521">
        <w:fldChar w:fldCharType="end"/>
      </w:r>
      <w:r w:rsidR="005476E2" w:rsidRPr="00D56521">
        <w:t>.</w:t>
      </w:r>
    </w:p>
    <w:p w14:paraId="25A13640" w14:textId="63CFD7B8" w:rsidR="00815674" w:rsidRPr="00D56521" w:rsidRDefault="0040028C">
      <w:pPr>
        <w:pStyle w:val="Heading3"/>
        <w:pPrChange w:id="912" w:author="jonathan pritchard" w:date="2024-02-09T12:38:00Z">
          <w:pPr>
            <w:pStyle w:val="Heading3"/>
            <w:spacing w:after="120"/>
          </w:pPr>
        </w:pPrChange>
      </w:pPr>
      <w:bookmarkStart w:id="913" w:name="_Ref42642060"/>
      <w:bookmarkStart w:id="914" w:name="_Toc144421254"/>
      <w:r w:rsidRPr="00D56521">
        <w:t>Display overload i</w:t>
      </w:r>
      <w:r w:rsidR="007B6F74" w:rsidRPr="00D56521">
        <w:t>ndications</w:t>
      </w:r>
      <w:bookmarkEnd w:id="913"/>
      <w:bookmarkEnd w:id="914"/>
    </w:p>
    <w:p w14:paraId="45FB0F54" w14:textId="51FFCEEB" w:rsidR="00EC09CB" w:rsidRPr="00D56521" w:rsidRDefault="00D242A8" w:rsidP="00E670D9">
      <w:pPr>
        <w:spacing w:after="120" w:line="240" w:lineRule="auto"/>
        <w:jc w:val="both"/>
      </w:pPr>
      <w:bookmarkStart w:id="915" w:name="_Hlk42641629"/>
      <w:r w:rsidRPr="00D56521">
        <w:t xml:space="preserve">Clause </w:t>
      </w:r>
      <w:r w:rsidRPr="00D56521">
        <w:fldChar w:fldCharType="begin"/>
      </w:r>
      <w:r w:rsidRPr="00D56521">
        <w:instrText xml:space="preserve"> REF _Ref42642169 \n \h </w:instrText>
      </w:r>
      <w:r w:rsidR="00E670D9" w:rsidRPr="00D56521">
        <w:instrText xml:space="preserve"> \* MERGEFORMAT </w:instrText>
      </w:r>
      <w:r w:rsidRPr="00D56521">
        <w:fldChar w:fldCharType="separate"/>
      </w:r>
      <w:r w:rsidR="00832978">
        <w:t>C-6.2</w:t>
      </w:r>
      <w:r w:rsidRPr="00D56521">
        <w:fldChar w:fldCharType="end"/>
      </w:r>
      <w:r w:rsidRPr="00D56521">
        <w:t xml:space="preserve"> </w:t>
      </w:r>
      <w:r w:rsidR="00A81044" w:rsidRPr="00D56521">
        <w:t>describes possible problems with data overload and the likely practical limits on the number of data products simultaneously loaded to a navigation display.</w:t>
      </w:r>
    </w:p>
    <w:p w14:paraId="45310606" w14:textId="650CAC60" w:rsidR="00EC09CB" w:rsidRPr="00D56521" w:rsidRDefault="00D110BF" w:rsidP="00E670D9">
      <w:pPr>
        <w:spacing w:after="120" w:line="240" w:lineRule="auto"/>
        <w:jc w:val="both"/>
      </w:pPr>
      <w:r w:rsidRPr="00D56521">
        <w:t>If the number of layers loaded on the display appears to be excessive, the ECDIS should provide a noticeable but unobtrusive (</w:t>
      </w:r>
      <w:r w:rsidR="00E670D9" w:rsidRPr="00D56521">
        <w:t>that is</w:t>
      </w:r>
      <w:r w:rsidRPr="00D56521">
        <w:t xml:space="preserve">, non-blocking) </w:t>
      </w:r>
      <w:r w:rsidR="00EC09CB" w:rsidRPr="00D56521">
        <w:t xml:space="preserve">visual </w:t>
      </w:r>
      <w:r w:rsidRPr="00D56521">
        <w:t>indicat</w:t>
      </w:r>
      <w:r w:rsidR="00EC09CB" w:rsidRPr="00D56521">
        <w:t>ion</w:t>
      </w:r>
      <w:r w:rsidRPr="00D56521">
        <w:t xml:space="preserve"> of possible visual ove</w:t>
      </w:r>
      <w:r w:rsidR="00B90404" w:rsidRPr="00D56521">
        <w:t>r</w:t>
      </w:r>
      <w:r w:rsidRPr="00D56521">
        <w:t>load.</w:t>
      </w:r>
    </w:p>
    <w:p w14:paraId="17FF4C5B" w14:textId="70456F16" w:rsidR="00BA5513" w:rsidRPr="00D56521" w:rsidRDefault="000935EB" w:rsidP="00E670D9">
      <w:pPr>
        <w:spacing w:after="120" w:line="240" w:lineRule="auto"/>
        <w:jc w:val="both"/>
      </w:pPr>
      <w:r w:rsidRPr="00D56521">
        <w:t>The c</w:t>
      </w:r>
      <w:r w:rsidR="00B90404" w:rsidRPr="00D56521">
        <w:t>riteria for deciding when the number of layers appears to be excessive are left to manufacturers, but a trigger level of 4 S-100 data products is suggested</w:t>
      </w:r>
      <w:r w:rsidR="00A81044" w:rsidRPr="00D56521">
        <w:t>.</w:t>
      </w:r>
      <w:r w:rsidR="00EC09CB" w:rsidRPr="00D56521">
        <w:t xml:space="preserve"> </w:t>
      </w:r>
      <w:r w:rsidR="00977BD8" w:rsidRPr="00D56521">
        <w:t xml:space="preserve">(In the absence of sufficient data products and </w:t>
      </w:r>
      <w:r w:rsidR="00BD19A6" w:rsidRPr="00D56521">
        <w:t>applications</w:t>
      </w:r>
      <w:r w:rsidR="00977BD8" w:rsidRPr="00D56521">
        <w:t xml:space="preserve"> to experiment with, it is hard to be more definite.) </w:t>
      </w:r>
      <w:r w:rsidR="00A81044" w:rsidRPr="00D56521">
        <w:t>Manufacturers may vary the trigger level depending on experience or particular conditions; for example, d</w:t>
      </w:r>
      <w:r w:rsidRPr="00D56521">
        <w:t>isplays being used for route planning may allow one or two more products before triggering the indicat</w:t>
      </w:r>
      <w:r w:rsidR="00A81044" w:rsidRPr="00D56521">
        <w:t>or</w:t>
      </w:r>
      <w:r w:rsidRPr="00D56521">
        <w:t>.</w:t>
      </w:r>
    </w:p>
    <w:bookmarkEnd w:id="915"/>
    <w:p w14:paraId="73B5EE23" w14:textId="13BFC113" w:rsidR="00B268EF" w:rsidRPr="00D56521" w:rsidRDefault="00B268EF" w:rsidP="00E670D9">
      <w:pPr>
        <w:spacing w:after="120" w:line="240" w:lineRule="auto"/>
        <w:jc w:val="both"/>
      </w:pPr>
    </w:p>
    <w:p w14:paraId="6D762915" w14:textId="695B7338" w:rsidR="00BC555A" w:rsidRPr="00D56521" w:rsidRDefault="00FD648E">
      <w:pPr>
        <w:pStyle w:val="Heading1"/>
        <w:pPrChange w:id="916" w:author="Raphael Malyankar" w:date="2023-08-31T22:24:00Z">
          <w:pPr>
            <w:pStyle w:val="Heading1"/>
            <w:tabs>
              <w:tab w:val="left" w:pos="567"/>
            </w:tabs>
            <w:ind w:left="567" w:hanging="567"/>
          </w:pPr>
        </w:pPrChange>
      </w:pPr>
      <w:bookmarkStart w:id="917" w:name="_Ref49380568"/>
      <w:bookmarkStart w:id="918" w:name="_Toc144421255"/>
      <w:r w:rsidRPr="00D56521">
        <w:t>Display Organisation</w:t>
      </w:r>
      <w:r w:rsidR="00A80530" w:rsidRPr="00D56521">
        <w:t xml:space="preserve"> and Operation</w:t>
      </w:r>
      <w:bookmarkEnd w:id="917"/>
      <w:bookmarkEnd w:id="918"/>
    </w:p>
    <w:p w14:paraId="501C6929" w14:textId="7DAEDB8F" w:rsidR="00D37328" w:rsidRPr="00D56521" w:rsidRDefault="00D37328">
      <w:pPr>
        <w:pStyle w:val="Heading2"/>
        <w:rPr>
          <w:noProof/>
        </w:rPr>
        <w:pPrChange w:id="919" w:author="Raphael Malyankar" w:date="2023-08-31T22:24:00Z">
          <w:pPr>
            <w:pStyle w:val="Heading2"/>
            <w:tabs>
              <w:tab w:val="clear" w:pos="567"/>
            </w:tabs>
          </w:pPr>
        </w:pPrChange>
      </w:pPr>
      <w:bookmarkStart w:id="920" w:name="_Toc38829553"/>
      <w:bookmarkStart w:id="921" w:name="_Toc38830056"/>
      <w:bookmarkStart w:id="922" w:name="_Ref49480223"/>
      <w:bookmarkStart w:id="923" w:name="_Ref49480231"/>
      <w:bookmarkStart w:id="924" w:name="_Toc144421256"/>
      <w:bookmarkEnd w:id="920"/>
      <w:bookmarkEnd w:id="921"/>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922"/>
      <w:bookmarkEnd w:id="923"/>
      <w:bookmarkEnd w:id="924"/>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pPr>
        <w:pStyle w:val="Heading3"/>
        <w:rPr>
          <w:noProof/>
        </w:rPr>
        <w:pPrChange w:id="925" w:author="jonathan pritchard" w:date="2024-02-09T12:38:00Z">
          <w:pPr>
            <w:pStyle w:val="Heading3"/>
            <w:spacing w:after="120"/>
          </w:pPr>
        </w:pPrChange>
      </w:pPr>
      <w:bookmarkStart w:id="926" w:name="_Ref49482794"/>
      <w:bookmarkStart w:id="927" w:name="_Toc144421257"/>
      <w:commentRangeStart w:id="928"/>
      <w:r w:rsidRPr="00D56521">
        <w:rPr>
          <w:noProof/>
        </w:rPr>
        <w:lastRenderedPageBreak/>
        <w:t xml:space="preserve">Distinguishing between </w:t>
      </w:r>
      <w:r w:rsidR="0052443F" w:rsidRPr="00D56521">
        <w:rPr>
          <w:noProof/>
        </w:rPr>
        <w:t xml:space="preserve">official </w:t>
      </w:r>
      <w:r w:rsidRPr="00D56521">
        <w:rPr>
          <w:noProof/>
        </w:rPr>
        <w:t>data and additional data</w:t>
      </w:r>
      <w:bookmarkEnd w:id="926"/>
      <w:bookmarkEnd w:id="927"/>
      <w:commentRangeEnd w:id="928"/>
      <w:r w:rsidR="00284A82">
        <w:rPr>
          <w:rStyle w:val="CommentReference"/>
          <w:b w:val="0"/>
          <w:bCs w:val="0"/>
        </w:rPr>
        <w:commentReference w:id="928"/>
      </w:r>
    </w:p>
    <w:p w14:paraId="1154DFC2" w14:textId="2D4A9DFE"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del w:id="929" w:author="Raphael Malyankar" w:date="2023-08-31T16:00:00Z">
        <w:r w:rsidRPr="00D56521" w:rsidDel="006C0054">
          <w:rPr>
            <w:noProof/>
          </w:rPr>
          <w:delText>232</w:delText>
        </w:r>
      </w:del>
      <w:ins w:id="930" w:author="Raphael Malyankar" w:date="2023-08-31T16:00:00Z">
        <w:r w:rsidR="006C0054">
          <w:rPr>
            <w:noProof/>
          </w:rPr>
          <w:t>530</w:t>
        </w:r>
      </w:ins>
      <w:r w:rsidRPr="00D56521">
        <w:rPr>
          <w:noProof/>
        </w:rPr>
        <w:t>(</w:t>
      </w:r>
      <w:del w:id="931" w:author="Raphael Malyankar" w:date="2023-08-31T16:00:00Z">
        <w:r w:rsidRPr="00D56521" w:rsidDel="006C0054">
          <w:rPr>
            <w:noProof/>
          </w:rPr>
          <w:delText>82</w:delText>
        </w:r>
      </w:del>
      <w:ins w:id="932" w:author="Raphael Malyankar" w:date="2023-08-31T16:00:00Z">
        <w:r w:rsidR="006C0054">
          <w:rPr>
            <w:noProof/>
          </w:rPr>
          <w:t>106</w:t>
        </w:r>
      </w:ins>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r w:rsidR="002D6873" w:rsidRPr="00D56521">
        <w:rPr>
          <w:noProof/>
        </w:rPr>
        <w:t xml:space="preserve">at present </w:t>
      </w:r>
      <w:r w:rsidRPr="00D56521">
        <w:rPr>
          <w:noProof/>
        </w:rPr>
        <w:t>performed on the paper chart and section</w:t>
      </w:r>
      <w:ins w:id="933" w:author="Raphael Malyankar" w:date="2023-08-31T16:03:00Z">
        <w:r w:rsidR="00FC3D18">
          <w:rPr>
            <w:noProof/>
          </w:rPr>
          <w:t>s</w:t>
        </w:r>
      </w:ins>
      <w:r w:rsidRPr="00D56521">
        <w:rPr>
          <w:noProof/>
        </w:rPr>
        <w:t xml:space="preserve"> 3.3</w:t>
      </w:r>
      <w:ins w:id="934" w:author="Raphael Malyankar" w:date="2023-08-31T16:03:00Z">
        <w:r w:rsidR="00FC3D18">
          <w:rPr>
            <w:noProof/>
          </w:rPr>
          <w:t>-3.4</w:t>
        </w:r>
      </w:ins>
      <w:r w:rsidRPr="00D56521">
        <w:rPr>
          <w:noProof/>
        </w:rPr>
        <w:t xml:space="preserve"> </w:t>
      </w:r>
      <w:del w:id="935" w:author="Raphael Malyankar" w:date="2023-08-31T16:03:00Z">
        <w:r w:rsidRPr="00D56521" w:rsidDel="00FC3D18">
          <w:rPr>
            <w:noProof/>
          </w:rPr>
          <w:delText xml:space="preserve">states </w:delText>
        </w:r>
      </w:del>
      <w:ins w:id="936" w:author="Raphael Malyankar" w:date="2023-08-31T16:03:00Z">
        <w:r w:rsidR="00FC3D18">
          <w:rPr>
            <w:noProof/>
          </w:rPr>
          <w:t>mean</w:t>
        </w:r>
        <w:r w:rsidR="00FC3D18" w:rsidRPr="00D56521">
          <w:rPr>
            <w:noProof/>
          </w:rPr>
          <w:t xml:space="preserve"> </w:t>
        </w:r>
      </w:ins>
      <w:r w:rsidRPr="00D56521">
        <w:rPr>
          <w:noProof/>
        </w:rPr>
        <w:t xml:space="preserve">that the </w:t>
      </w:r>
      <w:ins w:id="937" w:author="Raphael Malyankar" w:date="2023-08-31T16:04:00Z">
        <w:r w:rsidR="00FC3D18">
          <w:rPr>
            <w:noProof/>
          </w:rPr>
          <w:t xml:space="preserve">ENDS and </w:t>
        </w:r>
      </w:ins>
      <w:del w:id="938" w:author="Raphael Malyankar" w:date="2023-08-31T16:00:00Z">
        <w:r w:rsidRPr="00D56521" w:rsidDel="006C0054">
          <w:rPr>
            <w:noProof/>
          </w:rPr>
          <w:delText xml:space="preserve">SENC </w:delText>
        </w:r>
      </w:del>
      <w:ins w:id="939" w:author="Raphael Malyankar" w:date="2023-08-31T16:00:00Z">
        <w:r w:rsidR="006C0054">
          <w:rPr>
            <w:noProof/>
          </w:rPr>
          <w:t>System Database</w:t>
        </w:r>
        <w:r w:rsidR="006C0054" w:rsidRPr="00D56521">
          <w:rPr>
            <w:noProof/>
          </w:rPr>
          <w:t xml:space="preserve"> </w:t>
        </w:r>
      </w:ins>
      <w:r w:rsidRPr="00D56521">
        <w:rPr>
          <w:noProof/>
        </w:rPr>
        <w:t xml:space="preserve">may contain information from </w:t>
      </w:r>
      <w:del w:id="940" w:author="Raphael Malyankar" w:date="2023-08-31T16:03:00Z">
        <w:r w:rsidRPr="00D56521" w:rsidDel="00FC3D18">
          <w:rPr>
            <w:noProof/>
          </w:rPr>
          <w:delText>other sources than</w:delText>
        </w:r>
      </w:del>
      <w:ins w:id="941" w:author="Raphael Malyankar" w:date="2023-08-31T16:03:00Z">
        <w:r w:rsidR="00FC3D18">
          <w:rPr>
            <w:noProof/>
          </w:rPr>
          <w:t>nautical publications as well as</w:t>
        </w:r>
      </w:ins>
      <w:r w:rsidRPr="00D56521">
        <w:rPr>
          <w:noProof/>
        </w:rPr>
        <w:t xml:space="preserve">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 xml:space="preserve">additional data from </w:t>
      </w:r>
      <w:commentRangeStart w:id="942"/>
      <w:r w:rsidRPr="00D56521">
        <w:rPr>
          <w:noProof/>
        </w:rPr>
        <w:t>users (mariners) and manufacturers</w:t>
      </w:r>
      <w:commentRangeEnd w:id="942"/>
      <w:r w:rsidR="00307E58">
        <w:rPr>
          <w:rStyle w:val="CommentReference"/>
        </w:rPr>
        <w:commentReference w:id="942"/>
      </w:r>
      <w:r w:rsidRPr="00D56521">
        <w:rPr>
          <w:noProof/>
        </w:rPr>
        <w:t>.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ins w:id="943" w:author="jonathan pritchard" w:date="2024-01-08T14:21:00Z"/>
          <w:noProof/>
        </w:rPr>
      </w:pPr>
      <w:ins w:id="944" w:author="jonathan pritchard" w:date="2024-01-08T14:36:00Z">
        <w:r>
          <w:rPr>
            <w:noProof/>
          </w:rPr>
          <w:t>The o</w:t>
        </w:r>
      </w:ins>
      <w:ins w:id="945" w:author="jonathan pritchard" w:date="2024-01-08T14:10:00Z">
        <w:r w:rsidR="00DC2AC5">
          <w:rPr>
            <w:noProof/>
          </w:rPr>
          <w:t xml:space="preserve">fficial </w:t>
        </w:r>
      </w:ins>
      <w:ins w:id="946" w:author="jonathan pritchard" w:date="2024-01-08T14:36:00Z">
        <w:r>
          <w:rPr>
            <w:noProof/>
          </w:rPr>
          <w:t xml:space="preserve">status of </w:t>
        </w:r>
      </w:ins>
      <w:ins w:id="947" w:author="jonathan pritchard" w:date="2024-01-08T14:10:00Z">
        <w:r w:rsidR="00DC2AC5">
          <w:rPr>
            <w:noProof/>
          </w:rPr>
          <w:t xml:space="preserve">data delivered to the ECDIS </w:t>
        </w:r>
      </w:ins>
      <w:ins w:id="948" w:author="jonathan pritchard" w:date="2024-01-08T14:36:00Z">
        <w:r>
          <w:rPr>
            <w:noProof/>
          </w:rPr>
          <w:t xml:space="preserve">is </w:t>
        </w:r>
      </w:ins>
      <w:ins w:id="949" w:author="jonathan pritchard" w:date="2024-01-08T14:10:00Z">
        <w:r w:rsidR="00DC2AC5">
          <w:rPr>
            <w:noProof/>
          </w:rPr>
          <w:t xml:space="preserve">defined by the </w:t>
        </w:r>
      </w:ins>
      <w:ins w:id="950" w:author="jonathan pritchard" w:date="2024-01-08T14:18:00Z">
        <w:r w:rsidR="00DC2AC5">
          <w:rPr>
            <w:noProof/>
          </w:rPr>
          <w:t>value of a role</w:t>
        </w:r>
      </w:ins>
      <w:ins w:id="951" w:author="jonathan pritchard" w:date="2024-01-08T14:36:00Z">
        <w:r>
          <w:rPr>
            <w:noProof/>
          </w:rPr>
          <w:t>. This is</w:t>
        </w:r>
      </w:ins>
      <w:ins w:id="952" w:author="jonathan pritchard" w:date="2024-01-08T14:18:00Z">
        <w:r w:rsidR="00DC2AC5">
          <w:rPr>
            <w:noProof/>
          </w:rPr>
          <w:t xml:space="preserve"> encoded in the </w:t>
        </w:r>
      </w:ins>
      <w:ins w:id="953" w:author="jonathan pritchard" w:date="2024-01-08T14:23:00Z">
        <w:r w:rsidR="00850829">
          <w:rPr>
            <w:noProof/>
          </w:rPr>
          <w:t>ST</w:t>
        </w:r>
      </w:ins>
      <w:ins w:id="954" w:author="jonathan pritchard" w:date="2024-01-08T14:10:00Z">
        <w:r w:rsidR="00DC2AC5">
          <w:rPr>
            <w:noProof/>
          </w:rPr>
          <w:t xml:space="preserve"> field of the </w:t>
        </w:r>
      </w:ins>
      <w:ins w:id="955" w:author="jonathan pritchard" w:date="2024-01-08T14:11:00Z">
        <w:r w:rsidR="00DC2AC5">
          <w:rPr>
            <w:noProof/>
          </w:rPr>
          <w:t xml:space="preserve">X.509 certificate referenced in the mandatory digitial signature accompanying </w:t>
        </w:r>
      </w:ins>
      <w:ins w:id="956" w:author="jonathan pritchard" w:date="2024-01-08T14:36:00Z">
        <w:r>
          <w:rPr>
            <w:noProof/>
          </w:rPr>
          <w:t>content in the exchange set catalogue</w:t>
        </w:r>
      </w:ins>
      <w:ins w:id="957" w:author="jonathan pritchard" w:date="2024-01-08T14:18:00Z">
        <w:r w:rsidR="00DC2AC5">
          <w:rPr>
            <w:noProof/>
          </w:rPr>
          <w:t>. Digi</w:t>
        </w:r>
      </w:ins>
      <w:ins w:id="958" w:author="jonathan pritchard" w:date="2024-01-08T14:37:00Z">
        <w:r>
          <w:rPr>
            <w:noProof/>
          </w:rPr>
          <w:t>t</w:t>
        </w:r>
      </w:ins>
      <w:ins w:id="959" w:author="jonathan pritchard" w:date="2024-01-08T14:18:00Z">
        <w:r w:rsidR="00DC2AC5">
          <w:rPr>
            <w:noProof/>
          </w:rPr>
          <w:t xml:space="preserve">al signatures are mandatory for any data imported into the ECDIS, whether official or not. The </w:t>
        </w:r>
      </w:ins>
      <w:ins w:id="960" w:author="jonathan pritchard" w:date="2024-01-08T14:23:00Z">
        <w:r w:rsidR="00850829">
          <w:rPr>
            <w:noProof/>
          </w:rPr>
          <w:t>mandatory fields within every authenticating certificate are defined as:</w:t>
        </w:r>
      </w:ins>
    </w:p>
    <w:p w14:paraId="2BF2027A" w14:textId="77777777" w:rsidR="00850829" w:rsidRPr="00850829" w:rsidRDefault="00850829" w:rsidP="00850829">
      <w:pPr>
        <w:numPr>
          <w:ilvl w:val="0"/>
          <w:numId w:val="110"/>
        </w:numPr>
        <w:spacing w:after="0" w:line="240" w:lineRule="auto"/>
        <w:jc w:val="both"/>
        <w:rPr>
          <w:ins w:id="961" w:author="jonathan pritchard" w:date="2024-01-08T14:21:00Z"/>
          <w:rFonts w:cs="Arial"/>
          <w:rPrChange w:id="962" w:author="jonathan pritchard" w:date="2024-01-08T14:31:00Z">
            <w:rPr>
              <w:ins w:id="963" w:author="jonathan pritchard" w:date="2024-01-08T14:21:00Z"/>
              <w:rFonts w:ascii="Arial Narrow" w:hAnsi="Arial Narrow"/>
              <w:i/>
              <w:iCs/>
            </w:rPr>
          </w:rPrChange>
        </w:rPr>
      </w:pPr>
      <w:ins w:id="964" w:author="jonathan pritchard" w:date="2024-01-08T14:21:00Z">
        <w:r w:rsidRPr="001473C0">
          <w:rPr>
            <w:rFonts w:cs="Arial"/>
            <w:b/>
            <w:bCs/>
            <w:rPrChange w:id="965" w:author="jonathan pritchard" w:date="2024-01-08T14:37:00Z">
              <w:rPr>
                <w:rFonts w:ascii="Arial Narrow" w:hAnsi="Arial Narrow"/>
                <w:i/>
                <w:iCs/>
              </w:rPr>
            </w:rPrChange>
          </w:rPr>
          <w:t>C</w:t>
        </w:r>
        <w:r w:rsidRPr="00850829">
          <w:rPr>
            <w:rFonts w:cs="Arial"/>
            <w:rPrChange w:id="966" w:author="jonathan pritchard" w:date="2024-01-08T14:31:00Z">
              <w:rPr>
                <w:rFonts w:ascii="Arial Narrow" w:hAnsi="Arial Narrow"/>
                <w:i/>
                <w:iCs/>
              </w:rPr>
            </w:rPrChange>
          </w:rPr>
          <w:t xml:space="preserve"> (Country) = ISO Country Code of state making request</w:t>
        </w:r>
      </w:ins>
    </w:p>
    <w:p w14:paraId="7E55DCC1" w14:textId="65C2EEEE" w:rsidR="00850829" w:rsidRPr="00850829" w:rsidRDefault="00850829" w:rsidP="00850829">
      <w:pPr>
        <w:numPr>
          <w:ilvl w:val="0"/>
          <w:numId w:val="110"/>
        </w:numPr>
        <w:spacing w:after="0" w:line="240" w:lineRule="auto"/>
        <w:jc w:val="both"/>
        <w:rPr>
          <w:ins w:id="967" w:author="jonathan pritchard" w:date="2024-01-08T14:21:00Z"/>
          <w:rFonts w:cs="Arial"/>
          <w:rPrChange w:id="968" w:author="jonathan pritchard" w:date="2024-01-08T14:31:00Z">
            <w:rPr>
              <w:ins w:id="969" w:author="jonathan pritchard" w:date="2024-01-08T14:21:00Z"/>
              <w:rFonts w:ascii="Arial Narrow" w:hAnsi="Arial Narrow"/>
              <w:i/>
              <w:iCs/>
            </w:rPr>
          </w:rPrChange>
        </w:rPr>
      </w:pPr>
      <w:ins w:id="970" w:author="jonathan pritchard" w:date="2024-01-08T14:21:00Z">
        <w:r w:rsidRPr="001473C0">
          <w:rPr>
            <w:rFonts w:cs="Arial"/>
            <w:b/>
            <w:bCs/>
            <w:rPrChange w:id="971" w:author="jonathan pritchard" w:date="2024-01-08T14:37:00Z">
              <w:rPr>
                <w:rFonts w:ascii="Arial Narrow" w:hAnsi="Arial Narrow"/>
                <w:i/>
                <w:iCs/>
              </w:rPr>
            </w:rPrChange>
          </w:rPr>
          <w:t>ST</w:t>
        </w:r>
        <w:r w:rsidRPr="00850829">
          <w:rPr>
            <w:rFonts w:cs="Arial"/>
            <w:rPrChange w:id="972" w:author="jonathan pritchard" w:date="2024-01-08T14:31:00Z">
              <w:rPr>
                <w:rFonts w:ascii="Arial Narrow" w:hAnsi="Arial Narrow"/>
                <w:i/>
                <w:iCs/>
              </w:rPr>
            </w:rPrChange>
          </w:rPr>
          <w:t xml:space="preserve"> (State or Province) = A code reflecting the role of the </w:t>
        </w:r>
      </w:ins>
      <w:ins w:id="973" w:author="jonathan pritchard" w:date="2024-01-15T10:52:00Z">
        <w:r w:rsidR="009A245C">
          <w:rPr>
            <w:rFonts w:cs="Arial"/>
          </w:rPr>
          <w:t>signing entity</w:t>
        </w:r>
      </w:ins>
      <w:ins w:id="974" w:author="jonathan pritchard" w:date="2024-01-08T14:37:00Z">
        <w:r w:rsidR="001473C0">
          <w:rPr>
            <w:rFonts w:cs="Arial"/>
          </w:rPr>
          <w:t xml:space="preserve"> (below)</w:t>
        </w:r>
      </w:ins>
    </w:p>
    <w:p w14:paraId="3F02E188" w14:textId="57D5B660" w:rsidR="00850829" w:rsidRPr="00850829" w:rsidRDefault="00850829" w:rsidP="00850829">
      <w:pPr>
        <w:numPr>
          <w:ilvl w:val="0"/>
          <w:numId w:val="110"/>
        </w:numPr>
        <w:spacing w:after="0" w:line="240" w:lineRule="auto"/>
        <w:jc w:val="both"/>
        <w:rPr>
          <w:ins w:id="975" w:author="jonathan pritchard" w:date="2024-01-08T14:21:00Z"/>
          <w:rFonts w:cs="Arial"/>
          <w:rPrChange w:id="976" w:author="jonathan pritchard" w:date="2024-01-08T14:31:00Z">
            <w:rPr>
              <w:ins w:id="977" w:author="jonathan pritchard" w:date="2024-01-08T14:21:00Z"/>
              <w:rFonts w:ascii="Arial Narrow" w:hAnsi="Arial Narrow"/>
              <w:i/>
              <w:iCs/>
            </w:rPr>
          </w:rPrChange>
        </w:rPr>
      </w:pPr>
      <w:ins w:id="978" w:author="jonathan pritchard" w:date="2024-01-08T14:21:00Z">
        <w:r w:rsidRPr="001473C0">
          <w:rPr>
            <w:rFonts w:cs="Arial"/>
            <w:b/>
            <w:bCs/>
            <w:rPrChange w:id="979" w:author="jonathan pritchard" w:date="2024-01-08T14:37:00Z">
              <w:rPr>
                <w:rFonts w:ascii="Arial Narrow" w:hAnsi="Arial Narrow"/>
                <w:i/>
                <w:iCs/>
              </w:rPr>
            </w:rPrChange>
          </w:rPr>
          <w:t>O</w:t>
        </w:r>
        <w:r w:rsidRPr="00850829">
          <w:rPr>
            <w:rFonts w:cs="Arial"/>
            <w:rPrChange w:id="980" w:author="jonathan pritchard" w:date="2024-01-08T14:31:00Z">
              <w:rPr>
                <w:rFonts w:ascii="Arial Narrow" w:hAnsi="Arial Narrow"/>
                <w:i/>
                <w:iCs/>
              </w:rPr>
            </w:rPrChange>
          </w:rPr>
          <w:t xml:space="preserve"> (Organisation) = member state organisation name (text)</w:t>
        </w:r>
      </w:ins>
      <w:ins w:id="981" w:author="jonathan pritchard" w:date="2024-01-15T10:52:00Z">
        <w:r w:rsidR="009A245C">
          <w:rPr>
            <w:rFonts w:cs="Arial"/>
          </w:rPr>
          <w:t xml:space="preserve"> or </w:t>
        </w:r>
      </w:ins>
      <w:ins w:id="982" w:author="jonathan pritchard" w:date="2024-01-15T10:53:00Z">
        <w:r w:rsidR="009A245C">
          <w:rPr>
            <w:rFonts w:cs="Arial"/>
          </w:rPr>
          <w:t xml:space="preserve">other </w:t>
        </w:r>
      </w:ins>
      <w:ins w:id="983" w:author="jonathan pritchard" w:date="2024-01-15T10:52:00Z">
        <w:r w:rsidR="009A245C">
          <w:rPr>
            <w:rFonts w:cs="Arial"/>
          </w:rPr>
          <w:t>organi</w:t>
        </w:r>
      </w:ins>
      <w:ins w:id="984" w:author="jonathan pritchard" w:date="2024-01-15T10:53:00Z">
        <w:r w:rsidR="009A245C">
          <w:rPr>
            <w:rFonts w:cs="Arial"/>
          </w:rPr>
          <w:t>s</w:t>
        </w:r>
      </w:ins>
      <w:ins w:id="985" w:author="jonathan pritchard" w:date="2024-01-15T10:52:00Z">
        <w:r w:rsidR="009A245C">
          <w:rPr>
            <w:rFonts w:cs="Arial"/>
          </w:rPr>
          <w:t>ation name</w:t>
        </w:r>
      </w:ins>
    </w:p>
    <w:p w14:paraId="6C92FD57" w14:textId="62AF86F3" w:rsidR="00850829" w:rsidRPr="00850829" w:rsidRDefault="00850829" w:rsidP="00850829">
      <w:pPr>
        <w:numPr>
          <w:ilvl w:val="0"/>
          <w:numId w:val="110"/>
        </w:numPr>
        <w:spacing w:after="0" w:line="240" w:lineRule="auto"/>
        <w:jc w:val="both"/>
        <w:rPr>
          <w:ins w:id="986" w:author="jonathan pritchard" w:date="2024-01-08T14:21:00Z"/>
          <w:rFonts w:cs="Arial"/>
          <w:rPrChange w:id="987" w:author="jonathan pritchard" w:date="2024-01-08T14:31:00Z">
            <w:rPr>
              <w:ins w:id="988" w:author="jonathan pritchard" w:date="2024-01-08T14:21:00Z"/>
              <w:rFonts w:ascii="Arial Narrow" w:hAnsi="Arial Narrow"/>
              <w:i/>
              <w:iCs/>
            </w:rPr>
          </w:rPrChange>
        </w:rPr>
      </w:pPr>
      <w:ins w:id="989" w:author="jonathan pritchard" w:date="2024-01-08T14:21:00Z">
        <w:r w:rsidRPr="001473C0">
          <w:rPr>
            <w:rFonts w:cs="Arial"/>
            <w:b/>
            <w:bCs/>
            <w:rPrChange w:id="990" w:author="jonathan pritchard" w:date="2024-01-08T14:37:00Z">
              <w:rPr>
                <w:rFonts w:ascii="Arial Narrow" w:hAnsi="Arial Narrow"/>
                <w:i/>
                <w:iCs/>
              </w:rPr>
            </w:rPrChange>
          </w:rPr>
          <w:t>CN</w:t>
        </w:r>
        <w:r w:rsidRPr="00850829">
          <w:rPr>
            <w:rFonts w:cs="Arial"/>
            <w:rPrChange w:id="991" w:author="jonathan pritchard" w:date="2024-01-08T14:31:00Z">
              <w:rPr>
                <w:rFonts w:ascii="Arial Narrow" w:hAnsi="Arial Narrow"/>
                <w:i/>
                <w:iCs/>
              </w:rPr>
            </w:rPrChange>
          </w:rPr>
          <w:t xml:space="preserve"> (Common Name) =  IHO data producer code integer and alpha code (as part of a colon separated MRN), e.g. </w:t>
        </w:r>
        <w:r w:rsidRPr="009A245C">
          <w:rPr>
            <w:rFonts w:cs="Arial"/>
            <w:b/>
            <w:bCs/>
            <w:rPrChange w:id="992" w:author="jonathan pritchard" w:date="2024-01-15T10:53:00Z">
              <w:rPr>
                <w:rFonts w:ascii="Arial Narrow" w:hAnsi="Arial Narrow"/>
                <w:i/>
                <w:iCs/>
              </w:rPr>
            </w:rPrChange>
          </w:rPr>
          <w:t>urn:mrn:iho:aa:181</w:t>
        </w:r>
        <w:r w:rsidRPr="00850829">
          <w:rPr>
            <w:rFonts w:cs="Arial"/>
            <w:rPrChange w:id="993" w:author="jonathan pritchard" w:date="2024-01-08T14:31:00Z">
              <w:rPr>
                <w:rFonts w:ascii="Arial Narrow" w:hAnsi="Arial Narrow"/>
                <w:i/>
                <w:iCs/>
              </w:rPr>
            </w:rPrChange>
          </w:rPr>
          <w:t xml:space="preserve">0 or </w:t>
        </w:r>
        <w:r w:rsidRPr="009A245C">
          <w:rPr>
            <w:rFonts w:cs="Arial"/>
            <w:b/>
            <w:bCs/>
            <w:rPrChange w:id="994" w:author="jonathan pritchard" w:date="2024-01-15T10:53:00Z">
              <w:rPr>
                <w:rFonts w:ascii="Arial Narrow" w:hAnsi="Arial Narrow"/>
                <w:i/>
                <w:iCs/>
              </w:rPr>
            </w:rPrChange>
          </w:rPr>
          <w:t>urn:mrn:iho:GB:540</w:t>
        </w:r>
        <w:r w:rsidRPr="00850829">
          <w:rPr>
            <w:rFonts w:cs="Arial"/>
            <w:rPrChange w:id="995" w:author="jonathan pritchard" w:date="2024-01-08T14:31:00Z">
              <w:rPr>
                <w:rFonts w:ascii="Arial Narrow" w:hAnsi="Arial Narrow"/>
                <w:i/>
                <w:iCs/>
              </w:rPr>
            </w:rPrChange>
          </w:rPr>
          <w:t>.</w:t>
        </w:r>
      </w:ins>
      <w:ins w:id="996" w:author="jonathan pritchard" w:date="2024-01-08T14:25:00Z">
        <w:r w:rsidRPr="00850829">
          <w:rPr>
            <w:rFonts w:cs="Arial"/>
            <w:rPrChange w:id="997" w:author="jonathan pritchard" w:date="2024-01-08T14:31:00Z">
              <w:rPr>
                <w:rFonts w:ascii="Arial Narrow" w:hAnsi="Arial Narrow"/>
                <w:i/>
                <w:iCs/>
              </w:rPr>
            </w:rPrChange>
          </w:rPr>
          <w:t xml:space="preserve"> For datasets the CN data producer integer and alpha code must match those contained in the </w:t>
        </w:r>
      </w:ins>
      <w:ins w:id="998" w:author="jonathan pritchard" w:date="2024-01-08T14:32:00Z">
        <w:r w:rsidR="001473C0">
          <w:rPr>
            <w:rFonts w:cs="Arial"/>
          </w:rPr>
          <w:t xml:space="preserve">corresponding </w:t>
        </w:r>
      </w:ins>
      <w:ins w:id="999" w:author="jonathan pritchard" w:date="2024-01-08T14:25:00Z">
        <w:r w:rsidRPr="00850829">
          <w:rPr>
            <w:rFonts w:cs="Arial"/>
            <w:rPrChange w:id="1000" w:author="jonathan pritchard" w:date="2024-01-08T14:31:00Z">
              <w:rPr>
                <w:rFonts w:ascii="Arial Narrow" w:hAnsi="Arial Narrow"/>
                <w:i/>
                <w:iCs/>
              </w:rPr>
            </w:rPrChange>
          </w:rPr>
          <w:t>dataset and its CATALOG.XML entry.</w:t>
        </w:r>
      </w:ins>
    </w:p>
    <w:p w14:paraId="03B9DB1F" w14:textId="77777777" w:rsidR="00850829" w:rsidRPr="00850829" w:rsidRDefault="00850829">
      <w:pPr>
        <w:spacing w:after="0" w:line="240" w:lineRule="auto"/>
        <w:jc w:val="both"/>
        <w:rPr>
          <w:ins w:id="1001" w:author="jonathan pritchard" w:date="2024-01-08T14:21:00Z"/>
          <w:rFonts w:ascii="Arial Narrow" w:hAnsi="Arial Narrow"/>
          <w:rPrChange w:id="1002" w:author="jonathan pritchard" w:date="2024-01-08T14:26:00Z">
            <w:rPr>
              <w:ins w:id="1003" w:author="jonathan pritchard" w:date="2024-01-08T14:21:00Z"/>
              <w:rFonts w:ascii="Arial Narrow" w:hAnsi="Arial Narrow"/>
              <w:i/>
              <w:iCs/>
            </w:rPr>
          </w:rPrChange>
        </w:rPr>
        <w:pPrChange w:id="1004" w:author="jonathan pritchard" w:date="2024-01-08T14:26:00Z">
          <w:pPr>
            <w:numPr>
              <w:numId w:val="110"/>
            </w:numPr>
            <w:spacing w:after="0" w:line="240" w:lineRule="auto"/>
            <w:ind w:left="720" w:hanging="360"/>
            <w:jc w:val="both"/>
          </w:pPr>
        </w:pPrChange>
      </w:pPr>
    </w:p>
    <w:p w14:paraId="4A8D13DC" w14:textId="00C9C7EA" w:rsidR="00850829" w:rsidRDefault="00850829" w:rsidP="000A225C">
      <w:pPr>
        <w:spacing w:after="120" w:line="240" w:lineRule="auto"/>
        <w:jc w:val="both"/>
        <w:rPr>
          <w:ins w:id="1005" w:author="jonathan pritchard" w:date="2024-01-08T14:14:00Z"/>
          <w:noProof/>
        </w:rPr>
      </w:pPr>
      <w:ins w:id="1006" w:author="jonathan pritchard" w:date="2024-01-08T14:24:00Z">
        <w:r>
          <w:rPr>
            <w:noProof/>
          </w:rPr>
          <w:t xml:space="preserve">For ECDIS, the ST code </w:t>
        </w:r>
      </w:ins>
      <w:ins w:id="1007" w:author="jonathan pritchard" w:date="2024-01-15T10:52:00Z">
        <w:r w:rsidR="009A245C">
          <w:rPr>
            <w:noProof/>
          </w:rPr>
          <w:t>holding</w:t>
        </w:r>
      </w:ins>
      <w:ins w:id="1008" w:author="jonathan pritchard" w:date="2024-01-08T14:24:00Z">
        <w:r>
          <w:rPr>
            <w:noProof/>
          </w:rPr>
          <w:t xml:space="preserve"> the role determine</w:t>
        </w:r>
      </w:ins>
      <w:ins w:id="1009" w:author="jonathan pritchard" w:date="2024-01-15T10:52:00Z">
        <w:r w:rsidR="009A245C">
          <w:rPr>
            <w:noProof/>
          </w:rPr>
          <w:t>s</w:t>
        </w:r>
      </w:ins>
      <w:ins w:id="1010" w:author="jonathan pritchard" w:date="2024-01-08T14:24:00Z">
        <w:r>
          <w:rPr>
            <w:noProof/>
          </w:rPr>
          <w:t xml:space="preserve"> whether a dataset</w:t>
        </w:r>
      </w:ins>
      <w:ins w:id="1011" w:author="jonathan pritchard" w:date="2024-01-08T14:35:00Z">
        <w:r w:rsidR="001473C0">
          <w:rPr>
            <w:noProof/>
          </w:rPr>
          <w:t xml:space="preserve"> or supporting resources</w:t>
        </w:r>
      </w:ins>
      <w:ins w:id="1012" w:author="jonathan pritchard" w:date="2024-01-08T14:24:00Z">
        <w:r>
          <w:rPr>
            <w:noProof/>
          </w:rPr>
          <w:t xml:space="preserve"> is unofficial or official.</w:t>
        </w:r>
      </w:ins>
      <w:ins w:id="1013" w:author="jonathan pritchard" w:date="2024-01-08T14:26:00Z">
        <w:r>
          <w:rPr>
            <w:noProof/>
          </w:rPr>
          <w:t xml:space="preserve"> The following codes are supported by the IHO data protection scheme:</w:t>
        </w:r>
      </w:ins>
    </w:p>
    <w:p w14:paraId="464AFD69" w14:textId="6D6EE902" w:rsidR="00DC2AC5" w:rsidRDefault="00850829" w:rsidP="00DC2AC5">
      <w:pPr>
        <w:pStyle w:val="ListParagraph"/>
        <w:numPr>
          <w:ilvl w:val="0"/>
          <w:numId w:val="109"/>
        </w:numPr>
        <w:spacing w:after="120" w:line="240" w:lineRule="auto"/>
        <w:jc w:val="both"/>
        <w:rPr>
          <w:ins w:id="1014" w:author="jonathan pritchard" w:date="2024-01-08T14:15:00Z"/>
          <w:noProof/>
        </w:rPr>
      </w:pPr>
      <w:ins w:id="1015" w:author="jonathan pritchard" w:date="2024-01-08T14:24:00Z">
        <w:r>
          <w:rPr>
            <w:noProof/>
          </w:rPr>
          <w:t xml:space="preserve">For </w:t>
        </w:r>
      </w:ins>
      <w:ins w:id="1016" w:author="jonathan pritchard" w:date="2024-01-08T14:15:00Z">
        <w:r w:rsidR="00DC2AC5">
          <w:rPr>
            <w:noProof/>
          </w:rPr>
          <w:t>S-100 datasets</w:t>
        </w:r>
      </w:ins>
      <w:ins w:id="1017" w:author="jonathan pritchard" w:date="2024-01-08T14:35:00Z">
        <w:r w:rsidR="001473C0">
          <w:rPr>
            <w:noProof/>
          </w:rPr>
          <w:t xml:space="preserve"> or supporting resources</w:t>
        </w:r>
      </w:ins>
      <w:ins w:id="1018" w:author="jonathan pritchard" w:date="2024-01-08T14:24:00Z">
        <w:r>
          <w:rPr>
            <w:noProof/>
          </w:rPr>
          <w:t xml:space="preserve"> the following roles define official data.</w:t>
        </w:r>
      </w:ins>
    </w:p>
    <w:p w14:paraId="06346FFD" w14:textId="718CCA15" w:rsidR="00DC2AC5" w:rsidRDefault="00DC2AC5">
      <w:pPr>
        <w:pStyle w:val="ListParagraph"/>
        <w:numPr>
          <w:ilvl w:val="1"/>
          <w:numId w:val="109"/>
        </w:numPr>
        <w:spacing w:after="120" w:line="240" w:lineRule="auto"/>
        <w:jc w:val="both"/>
        <w:rPr>
          <w:ins w:id="1019" w:author="jonathan pritchard" w:date="2024-01-08T14:14:00Z"/>
          <w:noProof/>
        </w:rPr>
        <w:pPrChange w:id="1020" w:author="jonathan pritchard" w:date="2024-01-08T14:15:00Z">
          <w:pPr>
            <w:spacing w:after="120" w:line="240" w:lineRule="auto"/>
            <w:jc w:val="both"/>
          </w:pPr>
        </w:pPrChange>
      </w:pPr>
      <w:ins w:id="1021" w:author="jonathan pritchard" w:date="2024-01-08T14:14:00Z">
        <w:r w:rsidRPr="00DC2AC5">
          <w:rPr>
            <w:b/>
            <w:bCs/>
            <w:noProof/>
            <w:rPrChange w:id="1022" w:author="jonathan pritchard" w:date="2024-01-08T14:17:00Z">
              <w:rPr>
                <w:noProof/>
              </w:rPr>
            </w:rPrChange>
          </w:rPr>
          <w:t>DATA_PRODUCER</w:t>
        </w:r>
        <w:r>
          <w:rPr>
            <w:noProof/>
          </w:rPr>
          <w:t xml:space="preserve"> Data Producers - producing data content for live navigation under SOLAS. This data is "official"</w:t>
        </w:r>
      </w:ins>
    </w:p>
    <w:p w14:paraId="65B719F6" w14:textId="212E6529" w:rsidR="00DC2AC5" w:rsidRDefault="00DC2AC5">
      <w:pPr>
        <w:pStyle w:val="ListParagraph"/>
        <w:numPr>
          <w:ilvl w:val="1"/>
          <w:numId w:val="109"/>
        </w:numPr>
        <w:spacing w:after="120" w:line="240" w:lineRule="auto"/>
        <w:jc w:val="both"/>
        <w:rPr>
          <w:ins w:id="1023" w:author="jonathan pritchard" w:date="2024-01-08T14:14:00Z"/>
          <w:noProof/>
        </w:rPr>
        <w:pPrChange w:id="1024" w:author="jonathan pritchard" w:date="2024-01-08T14:15:00Z">
          <w:pPr>
            <w:spacing w:after="120" w:line="240" w:lineRule="auto"/>
            <w:jc w:val="both"/>
          </w:pPr>
        </w:pPrChange>
      </w:pPr>
      <w:ins w:id="1025" w:author="jonathan pritchard" w:date="2024-01-08T14:14:00Z">
        <w:r w:rsidRPr="00DC2AC5">
          <w:rPr>
            <w:b/>
            <w:bCs/>
            <w:noProof/>
            <w:rPrChange w:id="1026" w:author="jonathan pritchard" w:date="2024-01-08T14:17:00Z">
              <w:rPr>
                <w:noProof/>
              </w:rPr>
            </w:rPrChange>
          </w:rPr>
          <w:t>DATA_AGGREGATOR</w:t>
        </w:r>
        <w:r>
          <w:rPr>
            <w:noProof/>
          </w:rPr>
          <w:t xml:space="preserve"> RENCs/Aggregators - validate, distribute and (sometimes) digitally sign data on behalf of their members. These organisations do not create data content but can </w:t>
        </w:r>
      </w:ins>
      <w:ins w:id="1027" w:author="jonathan pritchard" w:date="2024-01-08T14:32:00Z">
        <w:r w:rsidR="001473C0">
          <w:rPr>
            <w:noProof/>
          </w:rPr>
          <w:t>sign</w:t>
        </w:r>
      </w:ins>
      <w:ins w:id="1028" w:author="jonathan pritchard" w:date="2024-01-08T14:14:00Z">
        <w:r>
          <w:rPr>
            <w:noProof/>
          </w:rPr>
          <w:t xml:space="preserve"> data</w:t>
        </w:r>
      </w:ins>
      <w:ins w:id="1029" w:author="jonathan pritchard" w:date="2024-01-08T14:32:00Z">
        <w:r w:rsidR="001473C0">
          <w:rPr>
            <w:noProof/>
          </w:rPr>
          <w:t xml:space="preserve"> </w:t>
        </w:r>
      </w:ins>
      <w:ins w:id="1030" w:author="jonathan pritchard" w:date="2024-01-08T14:14:00Z">
        <w:r>
          <w:rPr>
            <w:noProof/>
          </w:rPr>
          <w:t xml:space="preserve">as </w:t>
        </w:r>
      </w:ins>
      <w:ins w:id="1031" w:author="jonathan pritchard" w:date="2024-01-08T14:33:00Z">
        <w:r w:rsidR="001473C0">
          <w:rPr>
            <w:noProof/>
          </w:rPr>
          <w:t>“</w:t>
        </w:r>
      </w:ins>
      <w:ins w:id="1032" w:author="jonathan pritchard" w:date="2024-01-08T14:14:00Z">
        <w:r>
          <w:rPr>
            <w:noProof/>
          </w:rPr>
          <w:t>official</w:t>
        </w:r>
      </w:ins>
      <w:ins w:id="1033" w:author="jonathan pritchard" w:date="2024-01-08T14:33:00Z">
        <w:r w:rsidR="001473C0">
          <w:rPr>
            <w:noProof/>
          </w:rPr>
          <w:t>”</w:t>
        </w:r>
      </w:ins>
    </w:p>
    <w:p w14:paraId="025B062D" w14:textId="3B3B90A9" w:rsidR="00DC2AC5" w:rsidRDefault="00DC2AC5" w:rsidP="00DC2AC5">
      <w:pPr>
        <w:pStyle w:val="ListParagraph"/>
        <w:numPr>
          <w:ilvl w:val="0"/>
          <w:numId w:val="109"/>
        </w:numPr>
        <w:spacing w:after="120" w:line="240" w:lineRule="auto"/>
        <w:jc w:val="both"/>
        <w:rPr>
          <w:ins w:id="1034" w:author="jonathan pritchard" w:date="2024-01-08T14:15:00Z"/>
          <w:noProof/>
        </w:rPr>
      </w:pPr>
      <w:ins w:id="1035" w:author="jonathan pritchard" w:date="2024-01-08T14:15:00Z">
        <w:r>
          <w:rPr>
            <w:noProof/>
          </w:rPr>
          <w:t>S-128 dat</w:t>
        </w:r>
      </w:ins>
      <w:ins w:id="1036" w:author="jonathan pritchard" w:date="2024-01-08T14:16:00Z">
        <w:r>
          <w:rPr>
            <w:noProof/>
          </w:rPr>
          <w:t>asets used for ECDIS Update Status reports.</w:t>
        </w:r>
      </w:ins>
      <w:ins w:id="1037" w:author="jonathan pritchard" w:date="2024-01-08T14:42:00Z">
        <w:r w:rsidR="004D381D">
          <w:rPr>
            <w:noProof/>
          </w:rPr>
          <w:t xml:space="preserve"> These datasets may also be authenticated by:</w:t>
        </w:r>
      </w:ins>
    </w:p>
    <w:p w14:paraId="3C6BEF93" w14:textId="1B2FF8C7" w:rsidR="00DC2AC5" w:rsidRDefault="00DC2AC5">
      <w:pPr>
        <w:pStyle w:val="ListParagraph"/>
        <w:numPr>
          <w:ilvl w:val="1"/>
          <w:numId w:val="109"/>
        </w:numPr>
        <w:spacing w:after="120" w:line="240" w:lineRule="auto"/>
        <w:jc w:val="both"/>
        <w:rPr>
          <w:ins w:id="1038" w:author="jonathan pritchard" w:date="2024-01-08T14:14:00Z"/>
          <w:noProof/>
        </w:rPr>
        <w:pPrChange w:id="1039" w:author="jonathan pritchard" w:date="2024-01-08T14:16:00Z">
          <w:pPr>
            <w:spacing w:after="120" w:line="240" w:lineRule="auto"/>
            <w:jc w:val="both"/>
          </w:pPr>
        </w:pPrChange>
      </w:pPr>
      <w:ins w:id="1040" w:author="jonathan pritchard" w:date="2024-01-08T14:14:00Z">
        <w:r w:rsidRPr="00DC2AC5">
          <w:rPr>
            <w:b/>
            <w:bCs/>
            <w:noProof/>
            <w:rPrChange w:id="1041" w:author="jonathan pritchard" w:date="2024-01-08T14:17:00Z">
              <w:rPr>
                <w:noProof/>
              </w:rPr>
            </w:rPrChange>
          </w:rPr>
          <w:t>AGGREGATOR</w:t>
        </w:r>
        <w:r>
          <w:rPr>
            <w:noProof/>
          </w:rPr>
          <w:t xml:space="preserve"> S-128 producers </w:t>
        </w:r>
      </w:ins>
      <w:ins w:id="1042" w:author="jonathan pritchard" w:date="2024-01-08T14:33:00Z">
        <w:r w:rsidR="001473C0">
          <w:rPr>
            <w:noProof/>
          </w:rPr>
          <w:t>–</w:t>
        </w:r>
      </w:ins>
      <w:ins w:id="1043" w:author="jonathan pritchard" w:date="2024-01-08T14:14:00Z">
        <w:r>
          <w:rPr>
            <w:noProof/>
          </w:rPr>
          <w:t xml:space="preserve"> aggregate data together for the purposes of running a service for end users. They can only digitally sign S-128 datasets which support exchange sets</w:t>
        </w:r>
      </w:ins>
      <w:ins w:id="1044" w:author="jonathan pritchard" w:date="2024-01-08T14:33:00Z">
        <w:r w:rsidR="001473C0">
          <w:rPr>
            <w:noProof/>
          </w:rPr>
          <w:t xml:space="preserve"> and the production of update status reports</w:t>
        </w:r>
      </w:ins>
      <w:ins w:id="1045" w:author="jonathan pritchard" w:date="2024-01-08T14:14:00Z">
        <w:r>
          <w:rPr>
            <w:noProof/>
          </w:rPr>
          <w:t>.</w:t>
        </w:r>
      </w:ins>
    </w:p>
    <w:p w14:paraId="64820AC8" w14:textId="15FCBF4F" w:rsidR="00DC2AC5" w:rsidRDefault="00DC2AC5" w:rsidP="00DC2AC5">
      <w:pPr>
        <w:pStyle w:val="ListParagraph"/>
        <w:numPr>
          <w:ilvl w:val="0"/>
          <w:numId w:val="109"/>
        </w:numPr>
        <w:spacing w:after="120" w:line="240" w:lineRule="auto"/>
        <w:jc w:val="both"/>
        <w:rPr>
          <w:ins w:id="1046" w:author="jonathan pritchard" w:date="2024-01-08T14:16:00Z"/>
          <w:noProof/>
        </w:rPr>
      </w:pPr>
      <w:ins w:id="1047" w:author="jonathan pritchard" w:date="2024-01-08T14:16:00Z">
        <w:r>
          <w:rPr>
            <w:noProof/>
          </w:rPr>
          <w:t>Catalogues</w:t>
        </w:r>
      </w:ins>
    </w:p>
    <w:p w14:paraId="13F0CDEA" w14:textId="2627BD15" w:rsidR="00DC2AC5" w:rsidRDefault="00DC2AC5" w:rsidP="00DC2AC5">
      <w:pPr>
        <w:pStyle w:val="ListParagraph"/>
        <w:numPr>
          <w:ilvl w:val="1"/>
          <w:numId w:val="109"/>
        </w:numPr>
        <w:spacing w:after="120" w:line="240" w:lineRule="auto"/>
        <w:jc w:val="both"/>
        <w:rPr>
          <w:ins w:id="1048" w:author="jonathan pritchard" w:date="2024-01-08T14:16:00Z"/>
          <w:noProof/>
        </w:rPr>
      </w:pPr>
      <w:ins w:id="1049" w:author="jonathan pritchard" w:date="2024-01-08T14:14:00Z">
        <w:r w:rsidRPr="00DC2AC5">
          <w:rPr>
            <w:b/>
            <w:bCs/>
            <w:noProof/>
            <w:rPrChange w:id="1050" w:author="jonathan pritchard" w:date="2024-01-08T14:17:00Z">
              <w:rPr>
                <w:noProof/>
              </w:rPr>
            </w:rPrChange>
          </w:rPr>
          <w:t>SCHEME_ADMINISTRATOR</w:t>
        </w:r>
        <w:r>
          <w:rPr>
            <w:noProof/>
          </w:rPr>
          <w:t xml:space="preserve"> The Scheme Administrator</w:t>
        </w:r>
      </w:ins>
      <w:ins w:id="1051" w:author="jonathan pritchard" w:date="2024-01-08T14:33:00Z">
        <w:r w:rsidR="001473C0">
          <w:rPr>
            <w:noProof/>
          </w:rPr>
          <w:t xml:space="preserve">, the IHO. Only digitally signed catalogues with a certificate authenticated by the scheme </w:t>
        </w:r>
      </w:ins>
      <w:ins w:id="1052" w:author="jonathan pritchard" w:date="2024-01-08T14:34:00Z">
        <w:r w:rsidR="001473C0">
          <w:rPr>
            <w:noProof/>
          </w:rPr>
          <w:t>administrator may be loaded onto the ECDIS.</w:t>
        </w:r>
      </w:ins>
    </w:p>
    <w:p w14:paraId="29680794" w14:textId="5FD9F5CD" w:rsidR="00DC2AC5" w:rsidRDefault="001473C0" w:rsidP="00DC2AC5">
      <w:pPr>
        <w:spacing w:after="120" w:line="240" w:lineRule="auto"/>
        <w:jc w:val="both"/>
        <w:rPr>
          <w:ins w:id="1053" w:author="jonathan pritchard" w:date="2024-01-08T14:10:00Z"/>
          <w:noProof/>
        </w:rPr>
      </w:pPr>
      <w:ins w:id="1054" w:author="jonathan pritchard" w:date="2024-01-08T14:34:00Z">
        <w:r>
          <w:rPr>
            <w:noProof/>
          </w:rPr>
          <w:t>ST field</w:t>
        </w:r>
      </w:ins>
      <w:ins w:id="1055" w:author="jonathan pritchard" w:date="2024-01-08T14:16:00Z">
        <w:r w:rsidR="00DC2AC5">
          <w:rPr>
            <w:noProof/>
          </w:rPr>
          <w:t xml:space="preserve"> values using the role </w:t>
        </w:r>
        <w:r w:rsidR="00DC2AC5" w:rsidRPr="00DC2AC5">
          <w:rPr>
            <w:b/>
            <w:bCs/>
            <w:noProof/>
            <w:rPrChange w:id="1056" w:author="jonathan pritchard" w:date="2024-01-08T14:17:00Z">
              <w:rPr>
                <w:noProof/>
              </w:rPr>
            </w:rPrChange>
          </w:rPr>
          <w:t>OTHER_DATA_PRODUCER</w:t>
        </w:r>
      </w:ins>
      <w:ins w:id="1057" w:author="jonathan pritchard" w:date="2024-01-08T14:17:00Z">
        <w:r w:rsidR="00DC2AC5">
          <w:rPr>
            <w:noProof/>
          </w:rPr>
          <w:t xml:space="preserve"> </w:t>
        </w:r>
      </w:ins>
      <w:ins w:id="1058" w:author="jonathan pritchard" w:date="2024-01-08T14:34:00Z">
        <w:r>
          <w:rPr>
            <w:noProof/>
          </w:rPr>
          <w:t xml:space="preserve">(or any other value, or those not conforming to the CN MRN format above) represent data or catalogue content which is </w:t>
        </w:r>
      </w:ins>
      <w:ins w:id="1059" w:author="jonathan pritchard" w:date="2024-01-08T14:16:00Z">
        <w:r w:rsidR="00DC2AC5" w:rsidRPr="00DC2AC5">
          <w:rPr>
            <w:noProof/>
          </w:rPr>
          <w:t>"unofficial"</w:t>
        </w:r>
      </w:ins>
      <w:ins w:id="1060" w:author="jonathan pritchard" w:date="2024-01-08T14:18:00Z">
        <w:r w:rsidR="00DC2AC5">
          <w:rPr>
            <w:noProof/>
          </w:rPr>
          <w:t>.</w:t>
        </w:r>
      </w:ins>
    </w:p>
    <w:p w14:paraId="0018DC4A" w14:textId="73F772C9" w:rsidR="00783066" w:rsidRPr="00D56521" w:rsidRDefault="00227CF3" w:rsidP="000A225C">
      <w:pPr>
        <w:spacing w:after="120" w:line="240" w:lineRule="auto"/>
        <w:jc w:val="both"/>
        <w:rPr>
          <w:noProof/>
        </w:rPr>
      </w:pPr>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r w:rsidR="004F2E02" w:rsidRPr="00D56521">
        <w:rPr>
          <w:noProof/>
        </w:rPr>
        <w:t>MSC</w:t>
      </w:r>
      <w:r w:rsidRPr="00D56521">
        <w:rPr>
          <w:noProof/>
        </w:rPr>
        <w:t>.1609</w:t>
      </w:r>
      <w:r w:rsidR="004F2E02" w:rsidRPr="00D56521">
        <w:rPr>
          <w:noProof/>
        </w:rPr>
        <w:t>)</w:t>
      </w:r>
      <w:r w:rsidRPr="00D56521">
        <w:rPr>
          <w:noProof/>
        </w:rPr>
        <w:t xml:space="preserve"> </w:t>
      </w:r>
      <w:r w:rsidR="00783066" w:rsidRPr="00D56521">
        <w:rPr>
          <w:noProof/>
        </w:rPr>
        <w:t>describe "Mariner's Navigational Features" for route planning and route monitoring chartwork</w:t>
      </w:r>
      <w:del w:id="1061" w:author="Raphael Malyankar" w:date="2023-08-31T16:22:00Z">
        <w:r w:rsidR="00783066" w:rsidRPr="00D56521" w:rsidDel="002F5217">
          <w:rPr>
            <w:noProof/>
          </w:rPr>
          <w:delText xml:space="preserve">, and for adding mariner's and manufacturer's information to the </w:delText>
        </w:r>
      </w:del>
      <w:del w:id="1062" w:author="Raphael Malyankar" w:date="2023-08-31T16:13:00Z">
        <w:r w:rsidR="00783066" w:rsidRPr="00D56521" w:rsidDel="008C724C">
          <w:rPr>
            <w:noProof/>
          </w:rPr>
          <w:delText>SENC</w:delText>
        </w:r>
      </w:del>
      <w:r w:rsidR="00783066" w:rsidRPr="00D56521">
        <w:rPr>
          <w:noProof/>
        </w:rPr>
        <w:t xml:space="preserve">. The descriptions </w:t>
      </w:r>
      <w:del w:id="1063" w:author="Raphael Malyankar" w:date="2023-08-31T16:23:00Z">
        <w:r w:rsidR="00783066" w:rsidRPr="00D56521" w:rsidDel="002F5217">
          <w:rPr>
            <w:noProof/>
          </w:rPr>
          <w:delText xml:space="preserve">are </w:delText>
        </w:r>
      </w:del>
      <w:ins w:id="1064" w:author="Raphael Malyankar" w:date="2023-08-31T16:23:00Z">
        <w:r w:rsidR="002F5217">
          <w:rPr>
            <w:noProof/>
          </w:rPr>
          <w:t>may be</w:t>
        </w:r>
        <w:r w:rsidR="002F5217" w:rsidRPr="00D56521">
          <w:rPr>
            <w:noProof/>
          </w:rPr>
          <w:t xml:space="preserve"> </w:t>
        </w:r>
      </w:ins>
      <w:r w:rsidR="00783066" w:rsidRPr="00D56521">
        <w:rPr>
          <w:noProof/>
        </w:rPr>
        <w:t>in the same format as chart features, in order to avoid the ECDIS having to deal with two differently coded types of data.</w:t>
      </w:r>
    </w:p>
    <w:p w14:paraId="54C7A8F2" w14:textId="6ED44880" w:rsidR="00783066" w:rsidRPr="00D56521" w:rsidRDefault="00783066" w:rsidP="000A225C">
      <w:pPr>
        <w:spacing w:after="120" w:line="240" w:lineRule="auto"/>
        <w:jc w:val="both"/>
        <w:rPr>
          <w:noProof/>
        </w:rPr>
      </w:pPr>
      <w:r w:rsidRPr="00D56521">
        <w:rPr>
          <w:noProof/>
        </w:rPr>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w:t>
      </w:r>
      <w:del w:id="1065" w:author="Raphael Malyankar" w:date="2023-08-31T16:23:00Z">
        <w:r w:rsidR="00527848" w:rsidRPr="00D56521" w:rsidDel="002F5217">
          <w:rPr>
            <w:noProof/>
          </w:rPr>
          <w:delText>232</w:delText>
        </w:r>
      </w:del>
      <w:ins w:id="1066" w:author="Raphael Malyankar" w:date="2023-08-31T16:23:00Z">
        <w:r w:rsidR="002F5217">
          <w:rPr>
            <w:noProof/>
          </w:rPr>
          <w:t>530</w:t>
        </w:r>
      </w:ins>
      <w:r w:rsidR="00527848" w:rsidRPr="00D56521">
        <w:rPr>
          <w:noProof/>
        </w:rPr>
        <w:t>(</w:t>
      </w:r>
      <w:del w:id="1067" w:author="Raphael Malyankar" w:date="2023-08-31T16:23:00Z">
        <w:r w:rsidR="00527848" w:rsidRPr="00D56521" w:rsidDel="002F5217">
          <w:rPr>
            <w:noProof/>
          </w:rPr>
          <w:delText>82</w:delText>
        </w:r>
      </w:del>
      <w:ins w:id="1068" w:author="Raphael Malyankar" w:date="2023-08-31T16:23:00Z">
        <w:r w:rsidR="002F5217">
          <w:rPr>
            <w:noProof/>
          </w:rPr>
          <w:t>106</w:t>
        </w:r>
      </w:ins>
      <w:r w:rsidR="00527848" w:rsidRPr="00D56521">
        <w:rPr>
          <w:noProof/>
        </w:rPr>
        <w:t>)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p>
    <w:p w14:paraId="0AA9303F" w14:textId="79EFFC8C" w:rsidR="00783066" w:rsidRPr="00D56521" w:rsidRDefault="00783066" w:rsidP="000A225C">
      <w:pPr>
        <w:spacing w:after="120" w:line="240" w:lineRule="auto"/>
        <w:jc w:val="both"/>
        <w:rPr>
          <w:noProof/>
        </w:rPr>
      </w:pPr>
      <w:r w:rsidRPr="00D56521">
        <w:rPr>
          <w:noProof/>
        </w:rPr>
        <w:lastRenderedPageBreak/>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w:t>
      </w:r>
      <w:del w:id="1069" w:author="Raphael Malyankar" w:date="2023-08-31T16:24:00Z">
        <w:r w:rsidRPr="00D56521" w:rsidDel="002F5217">
          <w:rPr>
            <w:noProof/>
          </w:rPr>
          <w:delText>SENC</w:delText>
        </w:r>
      </w:del>
      <w:ins w:id="1070" w:author="Raphael Malyankar" w:date="2023-08-31T16:24:00Z">
        <w:r w:rsidR="002F5217">
          <w:rPr>
            <w:noProof/>
          </w:rPr>
          <w:t>System Database</w:t>
        </w:r>
      </w:ins>
      <w:r w:rsidRPr="00D56521">
        <w:rPr>
          <w:noProof/>
        </w:rPr>
        <w:t>,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2DA2DBAE"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 xml:space="preserve">this refers to the contents of the </w:t>
      </w:r>
      <w:del w:id="1071" w:author="Raphael Malyankar" w:date="2023-08-31T16:24:00Z">
        <w:r w:rsidRPr="00D56521" w:rsidDel="002F5217">
          <w:rPr>
            <w:noProof/>
          </w:rPr>
          <w:delText>SENC</w:delText>
        </w:r>
      </w:del>
      <w:ins w:id="1072" w:author="Raphael Malyankar" w:date="2023-08-31T16:24:00Z">
        <w:r w:rsidR="002F5217">
          <w:rPr>
            <w:noProof/>
          </w:rPr>
          <w:t>System Database</w:t>
        </w:r>
      </w:ins>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pPr>
        <w:pStyle w:val="Heading3"/>
        <w:rPr>
          <w:noProof/>
        </w:rPr>
        <w:pPrChange w:id="1073" w:author="jonathan pritchard" w:date="2024-02-09T12:38:00Z">
          <w:pPr>
            <w:pStyle w:val="Heading3"/>
            <w:spacing w:before="0" w:after="120"/>
          </w:pPr>
        </w:pPrChange>
      </w:pPr>
      <w:bookmarkStart w:id="1074" w:name="_Ref43255636"/>
      <w:bookmarkStart w:id="1075" w:name="_Toc144421258"/>
      <w:r w:rsidRPr="00D56521">
        <w:rPr>
          <w:noProof/>
        </w:rPr>
        <w:t>Mariner’s information on the route monitoring display</w:t>
      </w:r>
      <w:bookmarkEnd w:id="1074"/>
      <w:bookmarkEnd w:id="1075"/>
    </w:p>
    <w:p w14:paraId="2AFDEEB0" w14:textId="6D3FA9CE"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 xml:space="preserve">ls, lines and areas to the </w:t>
      </w:r>
      <w:del w:id="1076" w:author="Raphael Malyankar" w:date="2023-08-31T16:24:00Z">
        <w:r w:rsidR="004A36E8" w:rsidRPr="00D56521" w:rsidDel="00C60446">
          <w:rPr>
            <w:noProof/>
          </w:rPr>
          <w:delText>SENC</w:delText>
        </w:r>
      </w:del>
      <w:ins w:id="1077" w:author="Raphael Malyankar" w:date="2023-08-31T16:24:00Z">
        <w:r w:rsidR="00C60446">
          <w:rPr>
            <w:noProof/>
          </w:rPr>
          <w:t>System Database</w:t>
        </w:r>
      </w:ins>
      <w:r w:rsidR="004A36E8" w:rsidRPr="00D56521">
        <w:rPr>
          <w:noProof/>
        </w:rPr>
        <w:t>;</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r w:rsidRPr="00D56521">
        <w:rPr>
          <w:noProof/>
        </w:rPr>
        <w:t>Information</w:t>
      </w:r>
      <w:r w:rsidR="0097577E" w:rsidRPr="00D56521">
        <w:rPr>
          <w:noProof/>
        </w:rPr>
        <w:t xml:space="preserve"> 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5DC035F9" w:rsidR="0097577E" w:rsidRPr="00D56521" w:rsidRDefault="0097577E">
      <w:pPr>
        <w:pStyle w:val="Heading3"/>
        <w:rPr>
          <w:noProof/>
        </w:rPr>
        <w:pPrChange w:id="1078" w:author="jonathan pritchard" w:date="2024-02-09T12:38:00Z">
          <w:pPr>
            <w:pStyle w:val="Heading3"/>
            <w:spacing w:after="120"/>
          </w:pPr>
        </w:pPrChange>
      </w:pPr>
      <w:bookmarkStart w:id="1079" w:name="_Ref49449562"/>
      <w:bookmarkStart w:id="1080" w:name="_Ref49449973"/>
      <w:bookmarkStart w:id="1081" w:name="_Toc144421259"/>
      <w:r w:rsidRPr="00D56521">
        <w:rPr>
          <w:noProof/>
        </w:rPr>
        <w:t>Manufacturer’s information on the route monitoring display</w:t>
      </w:r>
      <w:bookmarkEnd w:id="1079"/>
      <w:bookmarkEnd w:id="1080"/>
      <w:bookmarkEnd w:id="1081"/>
    </w:p>
    <w:p w14:paraId="08FDFD97" w14:textId="4D6F12E5" w:rsidR="0097577E" w:rsidRPr="00D56521" w:rsidRDefault="0097577E" w:rsidP="005503A6">
      <w:pPr>
        <w:spacing w:after="60" w:line="240" w:lineRule="auto"/>
        <w:jc w:val="both"/>
        <w:rPr>
          <w:noProof/>
        </w:rPr>
      </w:pPr>
      <w:r w:rsidRPr="00D56521">
        <w:rPr>
          <w:noProof/>
        </w:rPr>
        <w:t xml:space="preserve">If the manufacturer should add non-chart information to the </w:t>
      </w:r>
      <w:del w:id="1082" w:author="Raphael Malyankar" w:date="2023-08-31T16:25:00Z">
        <w:r w:rsidRPr="00D56521" w:rsidDel="00C60446">
          <w:rPr>
            <w:noProof/>
          </w:rPr>
          <w:delText>SENC</w:delText>
        </w:r>
      </w:del>
      <w:ins w:id="1083" w:author="Raphael Malyankar" w:date="2023-08-31T16:25:00Z">
        <w:r w:rsidR="00C60446">
          <w:rPr>
            <w:noProof/>
          </w:rPr>
          <w:t>System Database</w:t>
        </w:r>
      </w:ins>
      <w:r w:rsidRPr="00D56521">
        <w:rPr>
          <w:noProof/>
        </w:rPr>
        <w:t>,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0812D70B" w:rsidR="0097577E" w:rsidRPr="00D56521" w:rsidRDefault="0097577E" w:rsidP="005503A6">
      <w:pPr>
        <w:spacing w:after="60" w:line="240" w:lineRule="auto"/>
        <w:jc w:val="both"/>
        <w:rPr>
          <w:noProof/>
        </w:rPr>
      </w:pPr>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w:t>
      </w:r>
      <w:del w:id="1084" w:author="Raphael Malyankar" w:date="2023-08-31T16:25:00Z">
        <w:r w:rsidRPr="00D56521" w:rsidDel="00C60446">
          <w:rPr>
            <w:noProof/>
          </w:rPr>
          <w:delText xml:space="preserve">SENC </w:delText>
        </w:r>
      </w:del>
      <w:ins w:id="1085" w:author="Raphael Malyankar" w:date="2023-08-31T16:25:00Z">
        <w:r w:rsidR="00C60446">
          <w:rPr>
            <w:noProof/>
          </w:rPr>
          <w:t>System Database,</w:t>
        </w:r>
        <w:r w:rsidR="00C60446" w:rsidRPr="00D56521">
          <w:rPr>
            <w:noProof/>
          </w:rPr>
          <w:t xml:space="preserve"> </w:t>
        </w:r>
      </w:ins>
      <w:r w:rsidRPr="00D56521">
        <w:rPr>
          <w:noProof/>
        </w:rPr>
        <w:t xml:space="preserve">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pPr>
        <w:pStyle w:val="Heading3"/>
        <w:rPr>
          <w:noProof/>
        </w:rPr>
        <w:pPrChange w:id="1086" w:author="jonathan pritchard" w:date="2024-02-09T12:38:00Z">
          <w:pPr>
            <w:pStyle w:val="Heading3"/>
            <w:spacing w:after="120"/>
          </w:pPr>
        </w:pPrChange>
      </w:pPr>
      <w:bookmarkStart w:id="1087" w:name="_Ref49484794"/>
      <w:bookmarkStart w:id="1088" w:name="_Toc144421260"/>
      <w:r w:rsidRPr="00D56521">
        <w:rPr>
          <w:noProof/>
        </w:rPr>
        <w:lastRenderedPageBreak/>
        <w:t>Supplemental display items</w:t>
      </w:r>
      <w:bookmarkEnd w:id="1087"/>
      <w:bookmarkEnd w:id="1088"/>
    </w:p>
    <w:p w14:paraId="0F2601E8" w14:textId="77777777" w:rsidR="00282925" w:rsidRPr="00D56521" w:rsidRDefault="00282925" w:rsidP="00101E07">
      <w:pPr>
        <w:spacing w:after="60" w:line="240" w:lineRule="auto"/>
        <w:jc w:val="both"/>
        <w:rPr>
          <w:noProof/>
        </w:rPr>
      </w:pPr>
      <w:r w:rsidRPr="00D56521">
        <w:rPr>
          <w:noProof/>
        </w:rPr>
        <w:t>The following information should 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6A7A1ED"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0062E2B3"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D56521" w:rsidRDefault="00114C67" w:rsidP="00AE2737">
      <w:pPr>
        <w:pStyle w:val="ListParagraph"/>
        <w:numPr>
          <w:ilvl w:val="0"/>
          <w:numId w:val="25"/>
        </w:numPr>
        <w:spacing w:after="0" w:line="240" w:lineRule="auto"/>
        <w:ind w:hanging="357"/>
        <w:jc w:val="both"/>
        <w:rPr>
          <w:noProof/>
        </w:rPr>
      </w:pPr>
      <w:r w:rsidRPr="00D56521">
        <w:rPr>
          <w:noProof/>
        </w:rPr>
        <w:t>Details of navigational warnings</w:t>
      </w:r>
      <w:r w:rsidR="000110DC" w:rsidRPr="00D56521">
        <w:rPr>
          <w:noProof/>
        </w:rPr>
        <w:t xml:space="preserve">, </w:t>
      </w:r>
      <w:r w:rsidR="00967BCD" w:rsidRPr="00D56521">
        <w:rPr>
          <w:noProof/>
        </w:rPr>
        <w:t>accessible in</w:t>
      </w:r>
      <w:r w:rsidR="00605240" w:rsidRPr="00D56521">
        <w:rPr>
          <w:noProof/>
        </w:rPr>
        <w:t xml:space="preserve"> the following categories</w:t>
      </w:r>
      <w:r w:rsidR="00967BCD" w:rsidRPr="00D56521">
        <w:rPr>
          <w:noProof/>
        </w:rPr>
        <w:t xml:space="preserve"> (this is the min</w:t>
      </w:r>
      <w:r w:rsidR="00825622" w:rsidRPr="00D56521">
        <w:rPr>
          <w:noProof/>
        </w:rPr>
        <w:t>i</w:t>
      </w:r>
      <w:r w:rsidR="000D5648" w:rsidRPr="00D56521">
        <w:rPr>
          <w:noProof/>
        </w:rPr>
        <w:t>mum set;</w:t>
      </w:r>
      <w:r w:rsidR="00967BCD" w:rsidRPr="00D56521">
        <w:rPr>
          <w:noProof/>
        </w:rPr>
        <w:t xml:space="preserve"> manufacturers may add other categories </w:t>
      </w:r>
      <w:r w:rsidR="0085187C" w:rsidRPr="00D56521">
        <w:rPr>
          <w:noProof/>
        </w:rPr>
        <w:t>or</w:t>
      </w:r>
      <w:r w:rsidR="00967BCD" w:rsidRPr="00D56521">
        <w:rPr>
          <w:noProof/>
        </w:rPr>
        <w:t xml:space="preserve"> access methods</w:t>
      </w:r>
      <w:r w:rsidR="00366013" w:rsidRPr="00D56521">
        <w:rPr>
          <w:noProof/>
        </w:rPr>
        <w:t>, or substitute equivalent methods</w:t>
      </w:r>
      <w:r w:rsidR="00967BCD" w:rsidRPr="00D56521">
        <w:rPr>
          <w:noProof/>
        </w:rPr>
        <w:t>)</w:t>
      </w:r>
      <w:r w:rsidR="00115864" w:rsidRPr="00D56521">
        <w:rPr>
          <w:noProof/>
        </w:rPr>
        <w:t>:</w:t>
      </w:r>
    </w:p>
    <w:p w14:paraId="20833CF7" w14:textId="5B91325A" w:rsidR="00115864" w:rsidRPr="00D56521" w:rsidRDefault="000D5648" w:rsidP="00AE2737">
      <w:pPr>
        <w:pStyle w:val="ListParagraph"/>
        <w:numPr>
          <w:ilvl w:val="1"/>
          <w:numId w:val="25"/>
        </w:numPr>
        <w:spacing w:after="0" w:line="240" w:lineRule="auto"/>
        <w:ind w:hanging="357"/>
        <w:jc w:val="both"/>
        <w:rPr>
          <w:noProof/>
        </w:rPr>
      </w:pPr>
      <w:r w:rsidRPr="00D56521">
        <w:rPr>
          <w:noProof/>
        </w:rPr>
        <w:t>R</w:t>
      </w:r>
      <w:r w:rsidR="00114C67" w:rsidRPr="00D56521">
        <w:rPr>
          <w:noProof/>
        </w:rPr>
        <w:t>esult of “cursor query” on MSI</w:t>
      </w:r>
      <w:r w:rsidR="00605240" w:rsidRPr="00D56521">
        <w:rPr>
          <w:noProof/>
        </w:rPr>
        <w:t xml:space="preserve"> feature(s)</w:t>
      </w:r>
      <w:r w:rsidR="00115864" w:rsidRPr="00D56521">
        <w:rPr>
          <w:noProof/>
        </w:rPr>
        <w:t>;</w:t>
      </w:r>
    </w:p>
    <w:p w14:paraId="2B480071" w14:textId="457A0A3D" w:rsidR="00115864" w:rsidRPr="00D56521" w:rsidRDefault="000D5648" w:rsidP="00AE2737">
      <w:pPr>
        <w:pStyle w:val="ListParagraph"/>
        <w:numPr>
          <w:ilvl w:val="1"/>
          <w:numId w:val="25"/>
        </w:numPr>
        <w:spacing w:after="0" w:line="240" w:lineRule="auto"/>
        <w:ind w:hanging="357"/>
        <w:jc w:val="both"/>
        <w:rPr>
          <w:noProof/>
        </w:rPr>
      </w:pPr>
      <w:r w:rsidRPr="00D56521">
        <w:rPr>
          <w:noProof/>
        </w:rPr>
        <w:t>S</w:t>
      </w:r>
      <w:r w:rsidR="00115864" w:rsidRPr="00D56521">
        <w:rPr>
          <w:noProof/>
        </w:rPr>
        <w:t xml:space="preserve">election from a list of navigational warnings </w:t>
      </w:r>
      <w:r w:rsidR="000110DC" w:rsidRPr="00D56521">
        <w:rPr>
          <w:noProof/>
        </w:rPr>
        <w:t xml:space="preserve">provided </w:t>
      </w:r>
      <w:r w:rsidR="00115864" w:rsidRPr="00D56521">
        <w:rPr>
          <w:noProof/>
        </w:rPr>
        <w:t>elsewhere</w:t>
      </w:r>
      <w:r w:rsidR="000110DC" w:rsidRPr="00D56521">
        <w:rPr>
          <w:noProof/>
        </w:rPr>
        <w:t xml:space="preserve"> (outside the chart graphic)</w:t>
      </w:r>
      <w:r w:rsidR="00115864" w:rsidRPr="00D56521">
        <w:rPr>
          <w:noProof/>
        </w:rPr>
        <w:t xml:space="preserve"> on the </w:t>
      </w:r>
      <w:r w:rsidR="000110DC" w:rsidRPr="00D56521">
        <w:rPr>
          <w:noProof/>
        </w:rPr>
        <w:t xml:space="preserve">same </w:t>
      </w:r>
      <w:r w:rsidR="00115864" w:rsidRPr="00D56521">
        <w:rPr>
          <w:noProof/>
        </w:rPr>
        <w:t>screen</w:t>
      </w:r>
      <w:r w:rsidR="000110DC" w:rsidRPr="00D56521">
        <w:rPr>
          <w:noProof/>
        </w:rPr>
        <w:t>,</w:t>
      </w:r>
      <w:r w:rsidR="00115864" w:rsidRPr="00D56521">
        <w:rPr>
          <w:noProof/>
        </w:rPr>
        <w:t xml:space="preserve"> or </w:t>
      </w:r>
      <w:r w:rsidR="000110DC" w:rsidRPr="00D56521">
        <w:rPr>
          <w:noProof/>
        </w:rPr>
        <w:t xml:space="preserve">on </w:t>
      </w:r>
      <w:r w:rsidR="00115864" w:rsidRPr="00D56521">
        <w:rPr>
          <w:noProof/>
        </w:rPr>
        <w:t>an additional graphic or text display</w:t>
      </w:r>
      <w:r w:rsidR="00605240" w:rsidRPr="00D56521">
        <w:rPr>
          <w:noProof/>
        </w:rPr>
        <w:t>;</w:t>
      </w:r>
    </w:p>
    <w:p w14:paraId="784C049B" w14:textId="50B00028" w:rsidR="00115864" w:rsidRPr="00D56521" w:rsidRDefault="000D5648" w:rsidP="00AE2737">
      <w:pPr>
        <w:pStyle w:val="ListParagraph"/>
        <w:numPr>
          <w:ilvl w:val="1"/>
          <w:numId w:val="25"/>
        </w:numPr>
        <w:spacing w:after="0" w:line="240" w:lineRule="auto"/>
        <w:ind w:hanging="357"/>
        <w:jc w:val="both"/>
        <w:rPr>
          <w:noProof/>
        </w:rPr>
      </w:pPr>
      <w:r w:rsidRPr="00D56521">
        <w:rPr>
          <w:noProof/>
        </w:rPr>
        <w:t>W</w:t>
      </w:r>
      <w:r w:rsidR="0083025A" w:rsidRPr="00D56521">
        <w:rPr>
          <w:noProof/>
        </w:rPr>
        <w:t>ithin a user-specified distance</w:t>
      </w:r>
      <w:r w:rsidR="00605240" w:rsidRPr="00D56521">
        <w:rPr>
          <w:noProof/>
        </w:rPr>
        <w:t xml:space="preserve"> </w:t>
      </w:r>
      <w:r w:rsidR="00EA6550" w:rsidRPr="00D56521">
        <w:rPr>
          <w:noProof/>
        </w:rPr>
        <w:t xml:space="preserve">from </w:t>
      </w:r>
      <w:r w:rsidR="00605240" w:rsidRPr="00D56521">
        <w:rPr>
          <w:noProof/>
        </w:rPr>
        <w:t>the vessel’s current position;</w:t>
      </w:r>
    </w:p>
    <w:p w14:paraId="05098FD6" w14:textId="075604A3" w:rsidR="00115864" w:rsidRPr="00D56521" w:rsidRDefault="000D5648" w:rsidP="00AE2737">
      <w:pPr>
        <w:pStyle w:val="ListParagraph"/>
        <w:numPr>
          <w:ilvl w:val="1"/>
          <w:numId w:val="25"/>
        </w:numPr>
        <w:spacing w:after="0" w:line="240" w:lineRule="auto"/>
        <w:ind w:hanging="357"/>
        <w:jc w:val="both"/>
        <w:rPr>
          <w:noProof/>
        </w:rPr>
      </w:pPr>
      <w:r w:rsidRPr="00D56521">
        <w:rPr>
          <w:noProof/>
        </w:rPr>
        <w:t>W</w:t>
      </w:r>
      <w:r w:rsidR="0083025A" w:rsidRPr="00D56521">
        <w:rPr>
          <w:noProof/>
        </w:rPr>
        <w:t>ithin a user-specified distance</w:t>
      </w:r>
      <w:r w:rsidR="00115864" w:rsidRPr="00D56521">
        <w:rPr>
          <w:noProof/>
        </w:rPr>
        <w:t xml:space="preserve"> </w:t>
      </w:r>
      <w:r w:rsidR="00CC7F60" w:rsidRPr="00D56521">
        <w:rPr>
          <w:noProof/>
        </w:rPr>
        <w:t xml:space="preserve">from </w:t>
      </w:r>
      <w:r w:rsidR="00115864" w:rsidRPr="00D56521">
        <w:rPr>
          <w:noProof/>
        </w:rPr>
        <w:t>the planned route (</w:t>
      </w:r>
      <w:r w:rsidR="0083025A" w:rsidRPr="00D56521">
        <w:rPr>
          <w:noProof/>
        </w:rPr>
        <w:t>the same distance as the previous item</w:t>
      </w:r>
      <w:r w:rsidR="00115864" w:rsidRPr="00D56521">
        <w:rPr>
          <w:noProof/>
        </w:rPr>
        <w:t>);</w:t>
      </w:r>
    </w:p>
    <w:p w14:paraId="777B537B" w14:textId="38266FE4" w:rsidR="00114C67" w:rsidRPr="00D56521" w:rsidRDefault="000D5648" w:rsidP="00AE2737">
      <w:pPr>
        <w:pStyle w:val="ListParagraph"/>
        <w:numPr>
          <w:ilvl w:val="1"/>
          <w:numId w:val="25"/>
        </w:numPr>
        <w:spacing w:after="120" w:line="240" w:lineRule="auto"/>
        <w:ind w:left="1434" w:hanging="357"/>
        <w:jc w:val="both"/>
        <w:rPr>
          <w:noProof/>
        </w:rPr>
      </w:pPr>
      <w:r w:rsidRPr="00D56521">
        <w:rPr>
          <w:noProof/>
        </w:rPr>
        <w:t>I</w:t>
      </w:r>
      <w:r w:rsidR="00115864" w:rsidRPr="00D56521">
        <w:rPr>
          <w:noProof/>
        </w:rPr>
        <w:t>n the local</w:t>
      </w:r>
      <w:r w:rsidR="00605240" w:rsidRPr="00D56521">
        <w:rPr>
          <w:noProof/>
        </w:rPr>
        <w:t xml:space="preserve"> </w:t>
      </w:r>
      <w:r w:rsidR="00115864" w:rsidRPr="00D56521">
        <w:rPr>
          <w:noProof/>
        </w:rPr>
        <w:t>NAVA</w:t>
      </w:r>
      <w:r w:rsidR="00745E44" w:rsidRPr="00D56521">
        <w:rPr>
          <w:noProof/>
        </w:rPr>
        <w:t>REA</w:t>
      </w:r>
      <w:r w:rsidR="00115864" w:rsidRPr="00D56521">
        <w:rPr>
          <w:noProof/>
        </w:rPr>
        <w:t>, and neighbouring area when the vessel is near a NAVAREA boundary.</w:t>
      </w:r>
    </w:p>
    <w:p w14:paraId="6C7C9B73" w14:textId="47BE8EA5" w:rsidR="00282925" w:rsidRPr="00D56521" w:rsidRDefault="00282925">
      <w:pPr>
        <w:pStyle w:val="Heading3"/>
        <w:rPr>
          <w:noProof/>
        </w:rPr>
        <w:pPrChange w:id="1089" w:author="jonathan pritchard" w:date="2024-02-09T12:38:00Z">
          <w:pPr>
            <w:pStyle w:val="Heading3"/>
            <w:spacing w:after="120"/>
          </w:pPr>
        </w:pPrChange>
      </w:pPr>
      <w:bookmarkStart w:id="1090" w:name="_Toc144421261"/>
      <w:commentRangeStart w:id="1091"/>
      <w:r w:rsidRPr="00D56521">
        <w:rPr>
          <w:noProof/>
        </w:rPr>
        <w:t>Units</w:t>
      </w:r>
      <w:bookmarkEnd w:id="1090"/>
      <w:commentRangeEnd w:id="1091"/>
      <w:r w:rsidR="00284A82">
        <w:rPr>
          <w:rStyle w:val="CommentReference"/>
          <w:b w:val="0"/>
          <w:bCs w:val="0"/>
        </w:rPr>
        <w:commentReference w:id="1091"/>
      </w:r>
    </w:p>
    <w:p w14:paraId="4C68B880" w14:textId="0EEDF8D6" w:rsidR="00282925" w:rsidRDefault="00282925" w:rsidP="000D5648">
      <w:pPr>
        <w:spacing w:after="60" w:line="240" w:lineRule="auto"/>
        <w:jc w:val="both"/>
        <w:rPr>
          <w:ins w:id="1092" w:author="jonathan pritchard" w:date="2024-01-15T10:53:00Z"/>
          <w:noProof/>
        </w:rPr>
      </w:pPr>
      <w:r w:rsidRPr="00D56521">
        <w:rPr>
          <w:noProof/>
        </w:rPr>
        <w:t>The units listed below should be indicated in the display legend:</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pPr>
        <w:pStyle w:val="Heading3"/>
        <w:rPr>
          <w:noProof/>
        </w:rPr>
        <w:pPrChange w:id="1093" w:author="jonathan pritchard" w:date="2024-02-09T12:38:00Z">
          <w:pPr>
            <w:pStyle w:val="Heading3"/>
            <w:spacing w:after="120"/>
          </w:pPr>
        </w:pPrChange>
      </w:pPr>
      <w:bookmarkStart w:id="1094" w:name="_Toc144421262"/>
      <w:r w:rsidRPr="00D56521">
        <w:rPr>
          <w:noProof/>
        </w:rPr>
        <w:t>Legend</w:t>
      </w:r>
      <w:bookmarkEnd w:id="1094"/>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lastRenderedPageBreak/>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1C5B919F" w:rsidR="00145602" w:rsidRPr="00D56521" w:rsidRDefault="00145602">
      <w:pPr>
        <w:pStyle w:val="Heading2"/>
        <w:rPr>
          <w:noProof/>
        </w:rPr>
        <w:pPrChange w:id="1095" w:author="Raphael Malyankar" w:date="2023-08-31T22:24:00Z">
          <w:pPr>
            <w:pStyle w:val="Heading2"/>
            <w:tabs>
              <w:tab w:val="clear" w:pos="567"/>
            </w:tabs>
          </w:pPr>
        </w:pPrChange>
      </w:pPr>
      <w:bookmarkStart w:id="1096" w:name="_Toc144421263"/>
      <w:commentRangeStart w:id="1097"/>
      <w:commentRangeStart w:id="1098"/>
      <w:r w:rsidRPr="00D56521">
        <w:rPr>
          <w:noProof/>
        </w:rPr>
        <w:t>Priority of information</w:t>
      </w:r>
      <w:bookmarkEnd w:id="1096"/>
      <w:commentRangeEnd w:id="1097"/>
      <w:r w:rsidR="00E66D12">
        <w:rPr>
          <w:rStyle w:val="CommentReference"/>
          <w:rFonts w:eastAsia="MS Mincho"/>
          <w:b w:val="0"/>
          <w:bCs w:val="0"/>
        </w:rPr>
        <w:commentReference w:id="1097"/>
      </w:r>
      <w:ins w:id="1099" w:author="jonathan pritchard" w:date="2024-01-15T10:53:00Z">
        <w:r w:rsidR="009A245C">
          <w:rPr>
            <w:noProof/>
          </w:rPr>
          <w:t xml:space="preserve"> [INFORMATIVE]</w:t>
        </w:r>
      </w:ins>
    </w:p>
    <w:p w14:paraId="48C6DDC4" w14:textId="7F00C2B6" w:rsidR="00145602" w:rsidRPr="00D56521" w:rsidRDefault="00950DDE">
      <w:pPr>
        <w:pStyle w:val="Heading3"/>
        <w:rPr>
          <w:noProof/>
        </w:rPr>
        <w:pPrChange w:id="1100" w:author="jonathan pritchard" w:date="2024-02-09T12:38:00Z">
          <w:pPr>
            <w:pStyle w:val="Heading3"/>
            <w:spacing w:after="120"/>
          </w:pPr>
        </w:pPrChange>
      </w:pPr>
      <w:bookmarkStart w:id="1101" w:name="_Toc144421264"/>
      <w:r w:rsidRPr="00D56521">
        <w:rPr>
          <w:noProof/>
        </w:rPr>
        <w:t>Priority layers</w:t>
      </w:r>
      <w:bookmarkEnd w:id="1101"/>
    </w:p>
    <w:p w14:paraId="46C1AD56" w14:textId="7485BF42"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del w:id="1102" w:author="Raphael Malyankar" w:date="2023-08-31T16:28:00Z">
        <w:r w:rsidRPr="00D56521" w:rsidDel="00C60446">
          <w:rPr>
            <w:noProof/>
          </w:rPr>
          <w:delText xml:space="preserve">SENC </w:delText>
        </w:r>
      </w:del>
      <w:ins w:id="1103" w:author="Raphael Malyankar" w:date="2023-08-31T16:28:00Z">
        <w:r w:rsidR="00C60446">
          <w:rPr>
            <w:noProof/>
          </w:rPr>
          <w:t>System Database</w:t>
        </w:r>
        <w:r w:rsidR="00C60446" w:rsidRPr="00D56521">
          <w:rPr>
            <w:noProof/>
          </w:rPr>
          <w:t xml:space="preserve"> </w:t>
        </w:r>
      </w:ins>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del w:id="1104" w:author="Raphael Malyankar" w:date="2023-08-31T16:28:00Z">
        <w:r w:rsidR="00180D76" w:rsidRPr="00D56521" w:rsidDel="00C60446">
          <w:rPr>
            <w:noProof/>
          </w:rPr>
          <w:delText>232(82)</w:delText>
        </w:r>
      </w:del>
      <w:ins w:id="1105" w:author="Raphael Malyankar" w:date="2023-08-31T16:28:00Z">
        <w:r w:rsidR="00C60446">
          <w:rPr>
            <w:noProof/>
          </w:rPr>
          <w:t>530(106)</w:t>
        </w:r>
      </w:ins>
      <w:r w:rsidR="00180D76" w:rsidRPr="00D56521">
        <w:rPr>
          <w:noProof/>
        </w:rPr>
        <w:t>,</w:t>
      </w:r>
      <w:del w:id="1106" w:author="Raphael Malyankar" w:date="2023-08-31T16:27:00Z">
        <w:r w:rsidRPr="00D56521" w:rsidDel="00C60446">
          <w:rPr>
            <w:noProof/>
          </w:rPr>
          <w:delText xml:space="preserve"> section 3 and</w:delText>
        </w:r>
      </w:del>
      <w:r w:rsidRPr="00D56521">
        <w:rPr>
          <w:noProof/>
        </w:rPr>
        <w:t xml:space="preserve"> Appendix 2).</w:t>
      </w:r>
      <w:commentRangeEnd w:id="1098"/>
      <w:r w:rsidR="00F24086">
        <w:rPr>
          <w:rStyle w:val="CommentReference"/>
        </w:rPr>
        <w:commentReference w:id="1098"/>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priority layers for the drawing sequence of the data on the display</w:t>
      </w:r>
      <w:r w:rsidR="006A14CA" w:rsidRPr="00D56521">
        <w:rPr>
          <w:noProof/>
        </w:rPr>
        <w:t>, ordered from higher to lower priorities in the list below</w:t>
      </w:r>
      <w:r w:rsidRPr="00D56521">
        <w:rPr>
          <w:noProof/>
        </w:rPr>
        <w:t>:</w:t>
      </w:r>
    </w:p>
    <w:p w14:paraId="0521478B" w14:textId="4548DC5B" w:rsidR="00766D80" w:rsidRPr="00D56521" w:rsidRDefault="00766D80" w:rsidP="00AE2737">
      <w:pPr>
        <w:pStyle w:val="ListParagraph"/>
        <w:numPr>
          <w:ilvl w:val="0"/>
          <w:numId w:val="26"/>
        </w:numPr>
        <w:spacing w:after="60" w:line="240" w:lineRule="auto"/>
        <w:jc w:val="both"/>
        <w:rPr>
          <w:noProof/>
        </w:rPr>
      </w:pPr>
      <w:r w:rsidRPr="00D56521">
        <w:rPr>
          <w:noProof/>
        </w:rPr>
        <w:t>ECDIS visual alarms/indications (</w:t>
      </w:r>
      <w:r w:rsidR="00143BD1" w:rsidRPr="00D56521">
        <w:rPr>
          <w:noProof/>
        </w:rPr>
        <w:t>for example</w:t>
      </w:r>
      <w:r w:rsidRPr="00D56521">
        <w:rPr>
          <w:noProof/>
        </w:rPr>
        <w:t xml:space="preserve"> caution, overscale)</w:t>
      </w:r>
      <w:r w:rsidR="00143BD1" w:rsidRPr="00D56521">
        <w:rPr>
          <w:noProof/>
        </w:rPr>
        <w:t>;</w:t>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77777777" w:rsidR="00766D80" w:rsidRPr="00D56521" w:rsidRDefault="00766D80" w:rsidP="00D21916">
      <w:pPr>
        <w:spacing w:after="120" w:line="240" w:lineRule="auto"/>
        <w:jc w:val="both"/>
        <w:rPr>
          <w:noProof/>
        </w:rPr>
      </w:pPr>
      <w:r w:rsidRPr="00D56521">
        <w:rPr>
          <w:noProof/>
        </w:rPr>
        <w:t xml:space="preserve">Category (7) should have a radar off switch to facilitate its removal. </w:t>
      </w:r>
    </w:p>
    <w:p w14:paraId="5C0C09B2" w14:textId="6E6FF95B" w:rsidR="00950DDE" w:rsidRPr="00D56521" w:rsidRDefault="00950DDE">
      <w:pPr>
        <w:pStyle w:val="Heading3"/>
        <w:rPr>
          <w:noProof/>
        </w:rPr>
        <w:pPrChange w:id="1107" w:author="jonathan pritchard" w:date="2024-02-09T12:38:00Z">
          <w:pPr>
            <w:pStyle w:val="Heading3"/>
            <w:spacing w:after="120"/>
          </w:pPr>
        </w:pPrChange>
      </w:pPr>
      <w:bookmarkStart w:id="1108" w:name="_Toc144421265"/>
      <w:r w:rsidRPr="00D56521">
        <w:rPr>
          <w:noProof/>
        </w:rPr>
        <w:t>Radar priority</w:t>
      </w:r>
      <w:bookmarkEnd w:id="1108"/>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62430853" w:rsidR="00F757E9" w:rsidRPr="00D56521" w:rsidRDefault="00F757E9" w:rsidP="00143BD1">
      <w:pPr>
        <w:spacing w:after="120" w:line="240" w:lineRule="auto"/>
        <w:jc w:val="both"/>
      </w:pPr>
      <w:r w:rsidRPr="00D56521">
        <w:t>In order to meet the requirements of IMO MSC.</w:t>
      </w:r>
      <w:del w:id="1109" w:author="Raphael Malyankar" w:date="2023-08-31T18:11:00Z">
        <w:r w:rsidRPr="00D56521" w:rsidDel="00F00C10">
          <w:delText>232(82)</w:delText>
        </w:r>
      </w:del>
      <w:ins w:id="1110" w:author="Raphael Malyankar" w:date="2023-08-31T18:11:00Z">
        <w:r w:rsidR="00F00C10">
          <w:t>530(106)</w:t>
        </w:r>
      </w:ins>
      <w:r w:rsidRPr="00D56521">
        <w:t xml:space="preserve"> section 11.4.</w:t>
      </w:r>
      <w:ins w:id="1111" w:author="Raphael Malyankar" w:date="2023-08-31T18:11:00Z">
        <w:r w:rsidR="00F00C10">
          <w:t>17</w:t>
        </w:r>
      </w:ins>
      <w:del w:id="1112" w:author="Raphael Malyankar" w:date="2023-08-31T18:11:00Z">
        <w:r w:rsidRPr="00D56521" w:rsidDel="00F00C10">
          <w:delText>14</w:delText>
        </w:r>
      </w:del>
      <w:r w:rsidRPr="00D56521">
        <w:t xml:space="preserve"> to adjust the ship’s position, the ECDIS may incorporate the capability of temporarily changing the radar image priority during the adjustment. Operation of this feature should be clearly indicated.</w:t>
      </w:r>
    </w:p>
    <w:p w14:paraId="2A45496B" w14:textId="25378711" w:rsidR="00F757E9" w:rsidRPr="00D56521" w:rsidRDefault="00F757E9" w:rsidP="00143BD1">
      <w:pPr>
        <w:spacing w:after="120" w:line="240" w:lineRule="auto"/>
        <w:jc w:val="both"/>
      </w:pPr>
      <w:r w:rsidRPr="00D56521">
        <w:lastRenderedPageBreak/>
        <w:t xml:space="preserve">As a fail-safe, features are automatically assigned to an above Radar display plane if the </w:t>
      </w:r>
      <w:proofErr w:type="spellStart"/>
      <w:r w:rsidRPr="00D56521">
        <w:t>displayPlane</w:t>
      </w:r>
      <w:proofErr w:type="spellEnd"/>
      <w:r w:rsidRPr="00D56521">
        <w:t xml:space="preserve"> field in the drawing instruction is empty</w:t>
      </w:r>
      <w:r w:rsidR="00143BD1" w:rsidRPr="00D56521">
        <w:t xml:space="preserve">. </w:t>
      </w:r>
      <w:r w:rsidRPr="00D56521">
        <w:t>A warning should be recorded by the system in this case.</w:t>
      </w:r>
    </w:p>
    <w:p w14:paraId="44666395" w14:textId="77777777" w:rsidR="003E7798" w:rsidRPr="00D56521" w:rsidRDefault="003E7798" w:rsidP="00143BD1">
      <w:pPr>
        <w:spacing w:after="120" w:line="240" w:lineRule="auto"/>
        <w:jc w:val="both"/>
      </w:pPr>
    </w:p>
    <w:p w14:paraId="185B1853" w14:textId="09FC3DDB" w:rsidR="00145602" w:rsidRPr="00D56521" w:rsidRDefault="00145602">
      <w:pPr>
        <w:pStyle w:val="Heading2"/>
        <w:rPr>
          <w:noProof/>
        </w:rPr>
        <w:pPrChange w:id="1113" w:author="Raphael Malyankar" w:date="2023-08-31T22:24:00Z">
          <w:pPr>
            <w:pStyle w:val="Heading2"/>
            <w:tabs>
              <w:tab w:val="clear" w:pos="567"/>
            </w:tabs>
          </w:pPr>
        </w:pPrChange>
      </w:pPr>
      <w:bookmarkStart w:id="1114" w:name="_Toc144421266"/>
      <w:r w:rsidRPr="00D56521">
        <w:rPr>
          <w:noProof/>
        </w:rPr>
        <w:t>Display categories</w:t>
      </w:r>
      <w:bookmarkEnd w:id="1114"/>
    </w:p>
    <w:p w14:paraId="5EC21A8D" w14:textId="50D820EC" w:rsidR="009F7B6A" w:rsidRPr="00D56521" w:rsidRDefault="009F7B6A">
      <w:pPr>
        <w:pStyle w:val="Heading3"/>
        <w:rPr>
          <w:noProof/>
        </w:rPr>
        <w:pPrChange w:id="1115" w:author="jonathan pritchard" w:date="2024-02-09T12:38:00Z">
          <w:pPr>
            <w:pStyle w:val="Heading3"/>
            <w:spacing w:after="120"/>
          </w:pPr>
        </w:pPrChange>
      </w:pPr>
      <w:bookmarkStart w:id="1116" w:name="_Ref43229466"/>
      <w:bookmarkStart w:id="1117" w:name="_Toc144421267"/>
      <w:r w:rsidRPr="00D56521">
        <w:rPr>
          <w:noProof/>
        </w:rPr>
        <w:t>IMO Categories</w:t>
      </w:r>
      <w:bookmarkEnd w:id="1116"/>
      <w:bookmarkEnd w:id="1117"/>
    </w:p>
    <w:p w14:paraId="0D41BA3C" w14:textId="1AB868C6"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a display option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in deciding what is to be displayed. As soon as any feature on this list is removed from the display, or any feature not on this list is added to the display, the display no longer shows the IMO "Standard Display".</w:t>
      </w:r>
    </w:p>
    <w:p w14:paraId="099692BE" w14:textId="1DBCE839" w:rsidR="00874682" w:rsidRPr="00D56521" w:rsidRDefault="00874682" w:rsidP="003E7798">
      <w:pPr>
        <w:spacing w:after="120" w:line="240" w:lineRule="auto"/>
        <w:jc w:val="both"/>
        <w:rPr>
          <w:noProof/>
        </w:rPr>
      </w:pPr>
      <w:r w:rsidRPr="00D56521">
        <w:rPr>
          <w:noProof/>
        </w:rPr>
        <w:t xml:space="preserve">The IMO category "Other Information" contains every feature in the </w:t>
      </w:r>
      <w:del w:id="1118" w:author="Raphael Malyankar" w:date="2023-08-31T16:28:00Z">
        <w:r w:rsidRPr="00D56521" w:rsidDel="00C60446">
          <w:rPr>
            <w:noProof/>
          </w:rPr>
          <w:delText xml:space="preserve">SENC </w:delText>
        </w:r>
      </w:del>
      <w:ins w:id="1119" w:author="Raphael Malyankar" w:date="2023-08-31T16:28:00Z">
        <w:r w:rsidR="00C60446">
          <w:rPr>
            <w:noProof/>
          </w:rPr>
          <w:t>System Database</w:t>
        </w:r>
        <w:r w:rsidR="00C60446" w:rsidRPr="00D56521">
          <w:rPr>
            <w:noProof/>
          </w:rPr>
          <w:t xml:space="preserve"> </w:t>
        </w:r>
      </w:ins>
      <w:r w:rsidRPr="00D56521">
        <w:rPr>
          <w:noProof/>
        </w:rPr>
        <w:t>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pPr>
        <w:pStyle w:val="Heading3"/>
        <w:rPr>
          <w:noProof/>
        </w:rPr>
        <w:pPrChange w:id="1120" w:author="jonathan pritchard" w:date="2024-02-09T12:38:00Z">
          <w:pPr>
            <w:pStyle w:val="Heading3"/>
            <w:spacing w:after="120"/>
          </w:pPr>
        </w:pPrChange>
      </w:pPr>
      <w:bookmarkStart w:id="1121" w:name="_Toc144421268"/>
      <w:r w:rsidRPr="00D56521">
        <w:rPr>
          <w:noProof/>
        </w:rPr>
        <w:t>Selecting features for the route monitoring display</w:t>
      </w:r>
      <w:bookmarkEnd w:id="1121"/>
    </w:p>
    <w:p w14:paraId="00C08642" w14:textId="5A22DA2D"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w:t>
      </w:r>
      <w:del w:id="1122" w:author="Raphael Malyankar" w:date="2023-08-31T16:29:00Z">
        <w:r w:rsidRPr="00D56521" w:rsidDel="00C60446">
          <w:rPr>
            <w:noProof/>
          </w:rPr>
          <w:delText>232(82)</w:delText>
        </w:r>
      </w:del>
      <w:ins w:id="1123" w:author="Raphael Malyankar" w:date="2023-08-31T16:29:00Z">
        <w:r w:rsidR="00C60446">
          <w:rPr>
            <w:noProof/>
          </w:rPr>
          <w:t>530(106)</w:t>
        </w:r>
      </w:ins>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or example, "game preserve"). Another example is that they might want to add soundings from "Other", but omit submarine cables (which cause serious clutter at certain ocean terminals).</w:t>
      </w:r>
    </w:p>
    <w:p w14:paraId="74EB47D9" w14:textId="0D0361A0"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w:t>
      </w:r>
      <w:ins w:id="1124" w:author="Raphael Malyankar" w:date="2023-08-31T16:30:00Z">
        <w:r w:rsidR="00071364">
          <w:rPr>
            <w:noProof/>
          </w:rPr>
          <w:t xml:space="preserve"> for a product</w:t>
        </w:r>
      </w:ins>
      <w:r w:rsidRPr="00D56521">
        <w:rPr>
          <w:noProof/>
        </w:rPr>
        <w:t xml:space="preserve"> also assigns every feature in the </w:t>
      </w:r>
      <w:del w:id="1125" w:author="Raphael Malyankar" w:date="2023-08-31T16:30:00Z">
        <w:r w:rsidRPr="00D56521" w:rsidDel="00071364">
          <w:rPr>
            <w:noProof/>
          </w:rPr>
          <w:delText xml:space="preserve">SENC </w:delText>
        </w:r>
      </w:del>
      <w:ins w:id="1126" w:author="Raphael Malyankar" w:date="2023-08-31T16:30:00Z">
        <w:r w:rsidR="00071364">
          <w:rPr>
            <w:noProof/>
          </w:rPr>
          <w:t>product</w:t>
        </w:r>
        <w:r w:rsidR="00071364" w:rsidRPr="00D56521">
          <w:rPr>
            <w:noProof/>
          </w:rPr>
          <w:t xml:space="preserve"> </w:t>
        </w:r>
      </w:ins>
      <w:r w:rsidRPr="00D56521">
        <w:rPr>
          <w:noProof/>
        </w:rPr>
        <w:t>to a viewing set, and these sets are arranged in groups which are related to the lettered groups of INT 1 for the paper chart, a classification which is familiar to the mariner.</w:t>
      </w:r>
    </w:p>
    <w:p w14:paraId="013040AE" w14:textId="1695A71F" w:rsidR="009F7B6A" w:rsidRPr="00D56521" w:rsidRDefault="009F7B6A" w:rsidP="003E7798">
      <w:pPr>
        <w:spacing w:after="120" w:line="240" w:lineRule="auto"/>
        <w:jc w:val="both"/>
        <w:rPr>
          <w:noProof/>
        </w:rPr>
      </w:pPr>
      <w:r w:rsidRPr="00D56521">
        <w:rPr>
          <w:noProof/>
        </w:rPr>
        <w:t xml:space="preserve">The manufacturer is responsible for organising </w:t>
      </w:r>
      <w:del w:id="1127" w:author="Raphael Malyankar" w:date="2023-08-31T16:30:00Z">
        <w:r w:rsidRPr="00D56521" w:rsidDel="00071364">
          <w:rPr>
            <w:noProof/>
          </w:rPr>
          <w:delText xml:space="preserve">SENC </w:delText>
        </w:r>
      </w:del>
      <w:ins w:id="1128" w:author="Raphael Malyankar" w:date="2023-08-31T16:30:00Z">
        <w:r w:rsidR="00071364">
          <w:rPr>
            <w:noProof/>
          </w:rPr>
          <w:t>System Database</w:t>
        </w:r>
        <w:r w:rsidR="00071364" w:rsidRPr="00D56521">
          <w:rPr>
            <w:noProof/>
          </w:rPr>
          <w:t xml:space="preserve"> </w:t>
        </w:r>
      </w:ins>
      <w:r w:rsidRPr="00D56521">
        <w:rPr>
          <w:noProof/>
        </w:rPr>
        <w:t xml:space="preserve">features, viewing sets and viewing groups for display in such a way that the mariner has reasonable flexibility in selecting what </w:t>
      </w:r>
      <w:commentRangeStart w:id="1129"/>
      <w:r w:rsidRPr="00D56521">
        <w:rPr>
          <w:noProof/>
        </w:rPr>
        <w:t xml:space="preserve">he </w:t>
      </w:r>
      <w:commentRangeEnd w:id="1129"/>
      <w:r w:rsidR="002B4F29">
        <w:rPr>
          <w:rStyle w:val="CommentReference"/>
        </w:rPr>
        <w:commentReference w:id="1129"/>
      </w:r>
      <w:r w:rsidRPr="00D56521">
        <w:rPr>
          <w:noProof/>
        </w:rPr>
        <w:t>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pPr>
        <w:pStyle w:val="Heading3"/>
        <w:rPr>
          <w:noProof/>
        </w:rPr>
        <w:pPrChange w:id="1130" w:author="jonathan pritchard" w:date="2024-02-09T12:38:00Z">
          <w:pPr>
            <w:pStyle w:val="Heading3"/>
            <w:spacing w:after="120"/>
          </w:pPr>
        </w:pPrChange>
      </w:pPr>
      <w:bookmarkStart w:id="1131" w:name="_Toc144421269"/>
      <w:r w:rsidRPr="00D56521">
        <w:rPr>
          <w:noProof/>
        </w:rPr>
        <w:t>Selecting text for the route monitoring display</w:t>
      </w:r>
      <w:bookmarkEnd w:id="1131"/>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pPr>
        <w:pStyle w:val="Heading3"/>
        <w:pPrChange w:id="1132" w:author="jonathan pritchard" w:date="2024-02-09T12:38:00Z">
          <w:pPr>
            <w:pStyle w:val="Heading3"/>
            <w:spacing w:after="120"/>
          </w:pPr>
        </w:pPrChange>
      </w:pPr>
      <w:bookmarkStart w:id="1133" w:name="_Toc144421270"/>
      <w:r w:rsidRPr="00D56521">
        <w:t>Linkages between ECDIS options</w:t>
      </w:r>
      <w:bookmarkEnd w:id="1133"/>
    </w:p>
    <w:p w14:paraId="0C821899" w14:textId="7EDAE3C3" w:rsidR="00C907E1" w:rsidRDefault="00C907E1" w:rsidP="00FC1D77">
      <w:pPr>
        <w:spacing w:after="120" w:line="240" w:lineRule="auto"/>
        <w:jc w:val="both"/>
        <w:rPr>
          <w:ins w:id="1134" w:author="jonathan pritchard" w:date="2023-12-06T14:09:00Z"/>
          <w:noProof/>
        </w:rPr>
      </w:pPr>
      <w:r w:rsidRPr="00D56521">
        <w:rPr>
          <w:noProof/>
        </w:rPr>
        <w:t>Because vessels vary widely in their requirements and their operational procedures, linkages between options which reduce the flexibility of the ECDIS must be avoided.</w:t>
      </w:r>
    </w:p>
    <w:p w14:paraId="1BBE9707" w14:textId="77777777" w:rsidR="00411D24" w:rsidRPr="00D56521" w:rsidRDefault="00411D24" w:rsidP="00FC1D77">
      <w:pPr>
        <w:spacing w:after="120" w:line="240" w:lineRule="auto"/>
        <w:jc w:val="both"/>
        <w:rPr>
          <w:noProof/>
        </w:rPr>
      </w:pPr>
      <w:commentRangeStart w:id="1135"/>
    </w:p>
    <w:p w14:paraId="6F244D8D" w14:textId="3732EE8E" w:rsidR="00411D24" w:rsidRDefault="00411D24" w:rsidP="00024B10">
      <w:pPr>
        <w:pStyle w:val="Heading3"/>
        <w:rPr>
          <w:ins w:id="1136" w:author="jonathan pritchard" w:date="2023-12-06T14:09:00Z"/>
        </w:rPr>
      </w:pPr>
      <w:ins w:id="1137" w:author="jonathan pritchard" w:date="2023-12-06T14:09:00Z">
        <w:r>
          <w:lastRenderedPageBreak/>
          <w:t>Independent Mariner Selections</w:t>
        </w:r>
      </w:ins>
    </w:p>
    <w:p w14:paraId="3995FD15" w14:textId="77777777" w:rsidR="00411D24" w:rsidRPr="00411D24" w:rsidRDefault="00411D24">
      <w:pPr>
        <w:pStyle w:val="ListParagraph"/>
        <w:numPr>
          <w:ilvl w:val="0"/>
          <w:numId w:val="107"/>
        </w:numPr>
        <w:rPr>
          <w:ins w:id="1138" w:author="jonathan pritchard" w:date="2023-12-06T14:09:00Z"/>
          <w:i/>
          <w:iCs/>
          <w:rPrChange w:id="1139" w:author="jonathan pritchard" w:date="2023-12-06T14:09:00Z">
            <w:rPr>
              <w:ins w:id="1140" w:author="jonathan pritchard" w:date="2023-12-06T14:09:00Z"/>
            </w:rPr>
          </w:rPrChange>
        </w:rPr>
        <w:pPrChange w:id="1141" w:author="jonathan pritchard" w:date="2023-12-06T14:09:00Z">
          <w:pPr/>
        </w:pPrChange>
      </w:pPr>
      <w:ins w:id="1142" w:author="jonathan pritchard" w:date="2023-12-06T14:09:00Z">
        <w:r w:rsidRPr="00411D24">
          <w:rPr>
            <w:i/>
            <w:iCs/>
            <w:rPrChange w:id="1143" w:author="jonathan pritchard" w:date="2023-12-06T14:09:00Z">
              <w:rPr/>
            </w:rPrChange>
          </w:rPr>
          <w:t>Selecting a Display Category must turn ON all VG/VGL allocated to that Display Mode in S-98 with the exception of IMS Objects.</w:t>
        </w:r>
      </w:ins>
    </w:p>
    <w:p w14:paraId="4A1AE313" w14:textId="77777777" w:rsidR="00411D24" w:rsidRPr="00411D24" w:rsidRDefault="00411D24">
      <w:pPr>
        <w:pStyle w:val="ListParagraph"/>
        <w:numPr>
          <w:ilvl w:val="0"/>
          <w:numId w:val="107"/>
        </w:numPr>
        <w:rPr>
          <w:ins w:id="1144" w:author="jonathan pritchard" w:date="2023-12-06T14:09:00Z"/>
          <w:i/>
          <w:iCs/>
          <w:rPrChange w:id="1145" w:author="jonathan pritchard" w:date="2023-12-06T14:09:00Z">
            <w:rPr>
              <w:ins w:id="1146" w:author="jonathan pritchard" w:date="2023-12-06T14:09:00Z"/>
            </w:rPr>
          </w:rPrChange>
        </w:rPr>
        <w:pPrChange w:id="1147" w:author="jonathan pritchard" w:date="2023-12-06T14:09:00Z">
          <w:pPr/>
        </w:pPrChange>
      </w:pPr>
      <w:ins w:id="1148" w:author="jonathan pritchard" w:date="2023-12-06T14:09:00Z">
        <w:r w:rsidRPr="00411D24">
          <w:rPr>
            <w:i/>
            <w:iCs/>
            <w:rPrChange w:id="1149" w:author="jonathan pritchard" w:date="2023-12-06T14:09:00Z">
              <w:rPr/>
            </w:rPrChange>
          </w:rPr>
          <w:t>Objects allocated to a 'higher' Display category (</w:t>
        </w:r>
        <w:proofErr w:type="spellStart"/>
        <w:r w:rsidRPr="00411D24">
          <w:rPr>
            <w:i/>
            <w:iCs/>
            <w:rPrChange w:id="1150" w:author="jonathan pritchard" w:date="2023-12-06T14:09:00Z">
              <w:rPr/>
            </w:rPrChange>
          </w:rPr>
          <w:t>i.e</w:t>
        </w:r>
        <w:proofErr w:type="spellEnd"/>
        <w:r w:rsidRPr="00411D24">
          <w:rPr>
            <w:i/>
            <w:iCs/>
            <w:rPrChange w:id="1151" w:author="jonathan pritchard" w:date="2023-12-06T14:09:00Z">
              <w:rPr/>
            </w:rPrChange>
          </w:rPr>
          <w:t xml:space="preserve"> Other) can be added to a lower category (i.e. Standard) by individually activating their associated VGL. This action must not load all other layers allocated to their default Display Category (i.e. Turning ON 'Accuracy' when in Standard Display must not switch the display mode to 'Other').</w:t>
        </w:r>
      </w:ins>
    </w:p>
    <w:p w14:paraId="04861E95" w14:textId="77777777" w:rsidR="00411D24" w:rsidRPr="00411D24" w:rsidRDefault="00411D24">
      <w:pPr>
        <w:pStyle w:val="ListParagraph"/>
        <w:numPr>
          <w:ilvl w:val="0"/>
          <w:numId w:val="107"/>
        </w:numPr>
        <w:rPr>
          <w:ins w:id="1152" w:author="jonathan pritchard" w:date="2023-12-06T14:09:00Z"/>
          <w:i/>
          <w:iCs/>
          <w:rPrChange w:id="1153" w:author="jonathan pritchard" w:date="2023-12-06T14:09:00Z">
            <w:rPr>
              <w:ins w:id="1154" w:author="jonathan pritchard" w:date="2023-12-06T14:09:00Z"/>
            </w:rPr>
          </w:rPrChange>
        </w:rPr>
        <w:pPrChange w:id="1155" w:author="jonathan pritchard" w:date="2023-12-06T14:09:00Z">
          <w:pPr/>
        </w:pPrChange>
      </w:pPr>
      <w:ins w:id="1156" w:author="jonathan pritchard" w:date="2023-12-06T14:09:00Z">
        <w:r w:rsidRPr="00411D24">
          <w:rPr>
            <w:i/>
            <w:iCs/>
            <w:rPrChange w:id="1157" w:author="jonathan pritchard" w:date="2023-12-06T14:09:00Z">
              <w:rPr/>
            </w:rPrChange>
          </w:rPr>
          <w:t>When additional VG/VGL are manually added by the user to a Display category, ECDIS should add the character '+' at the end of the name of the Display Mode (i.e. Standard+ when Accuracy is added to the Standard Display category).</w:t>
        </w:r>
      </w:ins>
    </w:p>
    <w:p w14:paraId="284FE2F7" w14:textId="77777777" w:rsidR="00411D24" w:rsidRPr="00411D24" w:rsidRDefault="00411D24">
      <w:pPr>
        <w:pStyle w:val="ListParagraph"/>
        <w:numPr>
          <w:ilvl w:val="0"/>
          <w:numId w:val="107"/>
        </w:numPr>
        <w:rPr>
          <w:ins w:id="1158" w:author="jonathan pritchard" w:date="2023-12-06T14:09:00Z"/>
          <w:i/>
          <w:iCs/>
          <w:rPrChange w:id="1159" w:author="jonathan pritchard" w:date="2023-12-06T14:09:00Z">
            <w:rPr>
              <w:ins w:id="1160" w:author="jonathan pritchard" w:date="2023-12-06T14:09:00Z"/>
            </w:rPr>
          </w:rPrChange>
        </w:rPr>
        <w:pPrChange w:id="1161" w:author="jonathan pritchard" w:date="2023-12-06T14:09:00Z">
          <w:pPr/>
        </w:pPrChange>
      </w:pPr>
      <w:ins w:id="1162" w:author="jonathan pritchard" w:date="2023-12-06T14:09:00Z">
        <w:r w:rsidRPr="00411D24">
          <w:rPr>
            <w:i/>
            <w:iCs/>
            <w:rPrChange w:id="1163" w:author="jonathan pritchard" w:date="2023-12-06T14:09:00Z">
              <w:rPr/>
            </w:rPrChange>
          </w:rPr>
          <w:t>If a VG/VGL is active, IMS related to the objects in that VG/VGL can be activated by the Mariner without triggering the loading of all VGL related to the Display category the IMS relates to [i.e. if LIGHTS have been manually added to Base Display (Base+)], 'Date Dependent' and 'Highlight Date Dependent' symbols must be shown if they apply to LIGHTS).</w:t>
        </w:r>
      </w:ins>
    </w:p>
    <w:p w14:paraId="02DCA437" w14:textId="1BC2F759" w:rsidR="00411D24" w:rsidRPr="00411D24" w:rsidRDefault="00411D24">
      <w:pPr>
        <w:pStyle w:val="ListParagraph"/>
        <w:numPr>
          <w:ilvl w:val="0"/>
          <w:numId w:val="107"/>
        </w:numPr>
        <w:rPr>
          <w:ins w:id="1164" w:author="jonathan pritchard" w:date="2023-12-06T14:08:00Z"/>
          <w:i/>
          <w:iCs/>
          <w:rPrChange w:id="1165" w:author="jonathan pritchard" w:date="2023-12-06T14:09:00Z">
            <w:rPr>
              <w:ins w:id="1166" w:author="jonathan pritchard" w:date="2023-12-06T14:08:00Z"/>
            </w:rPr>
          </w:rPrChange>
        </w:rPr>
        <w:pPrChange w:id="1167" w:author="jonathan pritchard" w:date="2023-12-06T14:09:00Z">
          <w:pPr>
            <w:pStyle w:val="Heading3"/>
          </w:pPr>
        </w:pPrChange>
      </w:pPr>
      <w:ins w:id="1168" w:author="jonathan pritchard" w:date="2023-12-06T14:09:00Z">
        <w:r w:rsidRPr="00411D24">
          <w:rPr>
            <w:i/>
            <w:iCs/>
            <w:rPrChange w:id="1169" w:author="jonathan pritchard" w:date="2023-12-06T14:09:00Z">
              <w:rPr>
                <w:b w:val="0"/>
                <w:bCs w:val="0"/>
              </w:rPr>
            </w:rPrChange>
          </w:rPr>
          <w:t>Once a Display Mode is selected by the Mariner, it shouldn't be possible to turn 'core' VG/VGL OFF. Mariners should load a lower Display category first (i.e. Base) and then add additional layers as required to build their preferred view.</w:t>
        </w:r>
      </w:ins>
      <w:commentRangeEnd w:id="1135"/>
      <w:ins w:id="1170" w:author="jonathan pritchard" w:date="2023-12-06T14:11:00Z">
        <w:r>
          <w:rPr>
            <w:rStyle w:val="CommentReference"/>
          </w:rPr>
          <w:commentReference w:id="1135"/>
        </w:r>
      </w:ins>
    </w:p>
    <w:p w14:paraId="4C9A7FF0" w14:textId="77777777" w:rsidR="00FC1D77" w:rsidRDefault="00FC1D77" w:rsidP="00FC1D77">
      <w:pPr>
        <w:spacing w:after="120" w:line="240" w:lineRule="auto"/>
        <w:jc w:val="both"/>
        <w:rPr>
          <w:ins w:id="1171" w:author="jonathan pritchard" w:date="2023-12-06T14:08:00Z"/>
          <w:noProof/>
        </w:rPr>
      </w:pPr>
    </w:p>
    <w:p w14:paraId="277EB38D" w14:textId="77777777" w:rsidR="00411D24" w:rsidRPr="00D56521" w:rsidRDefault="00411D24" w:rsidP="00FC1D77">
      <w:pPr>
        <w:spacing w:after="120" w:line="240" w:lineRule="auto"/>
        <w:jc w:val="both"/>
        <w:rPr>
          <w:noProof/>
        </w:rPr>
      </w:pPr>
    </w:p>
    <w:p w14:paraId="5FC2805A" w14:textId="1F9EFEC6" w:rsidR="001F0B39" w:rsidRPr="00D56521" w:rsidRDefault="00076573">
      <w:pPr>
        <w:pStyle w:val="Heading2"/>
        <w:rPr>
          <w:noProof/>
        </w:rPr>
        <w:pPrChange w:id="1172" w:author="Raphael Malyankar" w:date="2023-08-31T22:24:00Z">
          <w:pPr>
            <w:pStyle w:val="Heading2"/>
            <w:tabs>
              <w:tab w:val="clear" w:pos="567"/>
            </w:tabs>
          </w:pPr>
        </w:pPrChange>
      </w:pPr>
      <w:bookmarkStart w:id="1173" w:name="_Toc144421271"/>
      <w:commentRangeStart w:id="1174"/>
      <w:r w:rsidRPr="00D56521">
        <w:rPr>
          <w:noProof/>
        </w:rPr>
        <w:t>Drawing</w:t>
      </w:r>
      <w:r w:rsidR="004A3307" w:rsidRPr="00D56521">
        <w:rPr>
          <w:noProof/>
        </w:rPr>
        <w:t xml:space="preserve"> priorities</w:t>
      </w:r>
      <w:bookmarkEnd w:id="1173"/>
      <w:commentRangeEnd w:id="1174"/>
      <w:r w:rsidR="00BB0BEC">
        <w:rPr>
          <w:rStyle w:val="CommentReference"/>
          <w:rFonts w:eastAsia="MS Mincho"/>
          <w:b w:val="0"/>
          <w:bCs w:val="0"/>
        </w:rPr>
        <w:commentReference w:id="1174"/>
      </w:r>
      <w:ins w:id="1175" w:author="jonathan pritchard" w:date="2024-01-15T10:54:00Z">
        <w:r w:rsidR="009A245C">
          <w:rPr>
            <w:noProof/>
          </w:rPr>
          <w:t xml:space="preserve"> [INFORMATIVE]</w:t>
        </w:r>
      </w:ins>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lastRenderedPageBreak/>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4BAC0749" w:rsidR="00A87E32" w:rsidRPr="00D56521" w:rsidRDefault="00A87E32" w:rsidP="00FB4E8F">
      <w:pPr>
        <w:pStyle w:val="Caption"/>
        <w:spacing w:after="120" w:line="240" w:lineRule="auto"/>
        <w:jc w:val="center"/>
      </w:pPr>
      <w:bookmarkStart w:id="1176"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1176"/>
      <w:r w:rsidRPr="00D56521">
        <w:t xml:space="preserve"> - Drawing priorities</w:t>
      </w:r>
      <w:ins w:id="1177" w:author="jonathan pritchard" w:date="2024-02-05T11:34:00Z">
        <w:r w:rsidR="00E77A19">
          <w:t xml:space="preserve"> [Informative]</w:t>
        </w:r>
      </w:ins>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pPr>
        <w:pStyle w:val="Heading2"/>
        <w:rPr>
          <w:noProof/>
        </w:rPr>
        <w:pPrChange w:id="1178" w:author="Raphael Malyankar" w:date="2023-08-31T22:24:00Z">
          <w:pPr>
            <w:pStyle w:val="Heading2"/>
            <w:tabs>
              <w:tab w:val="clear" w:pos="567"/>
            </w:tabs>
          </w:pPr>
        </w:pPrChange>
      </w:pPr>
      <w:bookmarkStart w:id="1179" w:name="_Toc144421272"/>
      <w:r w:rsidRPr="00D56521">
        <w:rPr>
          <w:noProof/>
        </w:rPr>
        <w:t>Viewing groups</w:t>
      </w:r>
      <w:bookmarkEnd w:id="1179"/>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4EE7B88B"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w:t>
      </w:r>
      <w:del w:id="1180" w:author="Raphael Malyankar" w:date="2023-08-31T18:12:00Z">
        <w:r w:rsidRPr="00D56521" w:rsidDel="00F00C10">
          <w:rPr>
            <w:noProof/>
          </w:rPr>
          <w:delText>232(82)</w:delText>
        </w:r>
      </w:del>
      <w:ins w:id="1181" w:author="Raphael Malyankar" w:date="2023-08-31T18:12:00Z">
        <w:r w:rsidR="00F00C10">
          <w:rPr>
            <w:noProof/>
          </w:rPr>
          <w:t>530(106)</w:t>
        </w:r>
      </w:ins>
      <w:r w:rsidRPr="00D56521">
        <w:rPr>
          <w:noProof/>
        </w:rPr>
        <w:t xml:space="preserve">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Default="00382688" w:rsidP="00512706">
      <w:pPr>
        <w:spacing w:after="120" w:line="240" w:lineRule="auto"/>
        <w:jc w:val="both"/>
        <w:rPr>
          <w:ins w:id="1182" w:author="jonathan pritchard" w:date="2024-02-05T09:47:00Z"/>
          <w:noProof/>
        </w:rPr>
      </w:pPr>
      <w:r w:rsidRPr="00D56521">
        <w:rPr>
          <w:noProof/>
        </w:rPr>
        <w:t>Viewing groups from different IMO categories must not be combined under a single display selector.</w:t>
      </w:r>
    </w:p>
    <w:p w14:paraId="1E7BB546" w14:textId="0978A606" w:rsidR="00472F68" w:rsidRPr="00D56521" w:rsidRDefault="00472F68" w:rsidP="00512706">
      <w:pPr>
        <w:spacing w:after="120" w:line="240" w:lineRule="auto"/>
        <w:jc w:val="both"/>
        <w:rPr>
          <w:noProof/>
        </w:rPr>
      </w:pPr>
      <w:ins w:id="1183" w:author="jonathan pritchard" w:date="2024-02-05T09:47:00Z">
        <w:r>
          <w:rPr>
            <w:noProof/>
          </w:rPr>
          <w:lastRenderedPageBreak/>
          <w:t xml:space="preserve">[ Needs reference Independent Mariner Selections . See reference Portrayal </w:t>
        </w:r>
      </w:ins>
      <w:ins w:id="1184" w:author="jonathan pritchard" w:date="2024-02-05T09:48:00Z">
        <w:r>
          <w:rPr>
            <w:noProof/>
          </w:rPr>
          <w:t xml:space="preserve">Issue </w:t>
        </w:r>
        <w:r>
          <w:rPr>
            <w:noProof/>
          </w:rPr>
          <w:fldChar w:fldCharType="begin"/>
        </w:r>
        <w:r>
          <w:rPr>
            <w:noProof/>
          </w:rPr>
          <w:instrText>HYPERLINK "</w:instrText>
        </w:r>
        <w:r w:rsidRPr="00472F68">
          <w:rPr>
            <w:noProof/>
          </w:rPr>
          <w:instrText>https://github.com/S-101-Portrayal-subWG/Working-Documents/issues/18</w:instrText>
        </w:r>
        <w:r>
          <w:rPr>
            <w:noProof/>
          </w:rPr>
          <w:instrText>"</w:instrText>
        </w:r>
        <w:r>
          <w:rPr>
            <w:noProof/>
          </w:rPr>
        </w:r>
        <w:r>
          <w:rPr>
            <w:noProof/>
          </w:rPr>
          <w:fldChar w:fldCharType="separate"/>
        </w:r>
        <w:r w:rsidRPr="004A2D7B">
          <w:rPr>
            <w:rStyle w:val="Hyperlink"/>
            <w:noProof/>
          </w:rPr>
          <w:t>https://github.com/S-101-Portrayal-subWG/Working-Documents/issues/18</w:t>
        </w:r>
        <w:r>
          <w:rPr>
            <w:noProof/>
          </w:rPr>
          <w:fldChar w:fldCharType="end"/>
        </w:r>
        <w:r>
          <w:rPr>
            <w:noProof/>
          </w:rPr>
          <w:t xml:space="preserve"> ]</w:t>
        </w:r>
      </w:ins>
    </w:p>
    <w:p w14:paraId="331DC884" w14:textId="2BEBA879" w:rsidR="0078692F" w:rsidRPr="00D56521" w:rsidRDefault="005A03D0">
      <w:pPr>
        <w:pStyle w:val="Heading3"/>
        <w:rPr>
          <w:noProof/>
        </w:rPr>
        <w:pPrChange w:id="1185" w:author="jonathan pritchard" w:date="2024-02-09T12:38:00Z">
          <w:pPr>
            <w:pStyle w:val="Heading3"/>
            <w:spacing w:after="120"/>
          </w:pPr>
        </w:pPrChange>
      </w:pPr>
      <w:bookmarkStart w:id="1186" w:name="_Ref43741541"/>
      <w:bookmarkStart w:id="1187" w:name="_Toc144421273"/>
      <w:r w:rsidRPr="00D56521">
        <w:rPr>
          <w:noProof/>
        </w:rPr>
        <w:t>Viewing group layers</w:t>
      </w:r>
      <w:bookmarkEnd w:id="1186"/>
      <w:bookmarkEnd w:id="1187"/>
      <w:ins w:id="1188" w:author="jonathan pritchard" w:date="2024-01-15T10:55:00Z">
        <w:r w:rsidR="009A245C">
          <w:rPr>
            <w:noProof/>
          </w:rPr>
          <w:t xml:space="preserve"> [INFORMATIVE]</w:t>
        </w:r>
      </w:ins>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2"/>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4096A4CD" w:rsidR="0047217A" w:rsidRPr="00D56521" w:rsidRDefault="00ED33D4" w:rsidP="000A465C">
      <w:pPr>
        <w:pStyle w:val="Caption"/>
        <w:spacing w:after="120" w:line="240" w:lineRule="auto"/>
        <w:jc w:val="center"/>
        <w:rPr>
          <w:noProof/>
        </w:rPr>
      </w:pPr>
      <w:bookmarkStart w:id="1189" w:name="_Ref43589240"/>
      <w:bookmarkStart w:id="1190"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1189"/>
      <w:r w:rsidRPr="00D56521">
        <w:t xml:space="preserve"> - </w:t>
      </w:r>
      <w:r w:rsidR="00DD457B" w:rsidRPr="00D56521">
        <w:t>Viewing group layers and n</w:t>
      </w:r>
      <w:r w:rsidRPr="00D56521">
        <w:t>umbering scheme</w:t>
      </w:r>
      <w:bookmarkEnd w:id="1190"/>
      <w:ins w:id="1191" w:author="jonathan pritchard" w:date="2024-02-05T11:34:00Z">
        <w:r w:rsidR="00E77A19">
          <w:t xml:space="preserve"> [Informative]</w:t>
        </w:r>
      </w:ins>
    </w:p>
    <w:p w14:paraId="7EB07FEF" w14:textId="0ECD9262" w:rsidR="00533E99" w:rsidRPr="00D56521" w:rsidRDefault="000D0F61">
      <w:pPr>
        <w:pStyle w:val="Heading3"/>
        <w:rPr>
          <w:noProof/>
        </w:rPr>
        <w:pPrChange w:id="1192" w:author="jonathan pritchard" w:date="2024-02-09T12:38:00Z">
          <w:pPr>
            <w:pStyle w:val="Heading3"/>
            <w:spacing w:after="120"/>
          </w:pPr>
        </w:pPrChange>
      </w:pPr>
      <w:bookmarkStart w:id="1193" w:name="_Toc144421274"/>
      <w:r w:rsidRPr="00D56521">
        <w:rPr>
          <w:noProof/>
        </w:rPr>
        <w:lastRenderedPageBreak/>
        <w:t>Viewing groups for display base</w:t>
      </w:r>
      <w:bookmarkEnd w:id="1193"/>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3"/>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7036E6" w:rsidRDefault="000D0F61" w:rsidP="00C76FA9">
            <w:pPr>
              <w:spacing w:before="60" w:after="60"/>
              <w:rPr>
                <w:noProof/>
                <w:highlight w:val="yellow"/>
                <w:rPrChange w:id="1194" w:author="jonathan pritchard" w:date="2024-02-05T09:54:00Z">
                  <w:rPr>
                    <w:noProof/>
                  </w:rPr>
                </w:rPrChange>
              </w:rPr>
            </w:pPr>
            <w:r w:rsidRPr="007036E6">
              <w:rPr>
                <w:noProof/>
                <w:highlight w:val="yellow"/>
                <w:rPrChange w:id="1195" w:author="jonathan pritchard" w:date="2024-02-05T09:54:00Z">
                  <w:rPr>
                    <w:noProof/>
                  </w:rPr>
                </w:rPrChange>
              </w:rPr>
              <w:t>14010</w:t>
            </w:r>
          </w:p>
        </w:tc>
        <w:tc>
          <w:tcPr>
            <w:tcW w:w="7659" w:type="dxa"/>
            <w:tcBorders>
              <w:bottom w:val="single" w:sz="4" w:space="0" w:color="auto"/>
            </w:tcBorders>
          </w:tcPr>
          <w:p w14:paraId="5D3286FF" w14:textId="44CA46C7" w:rsidR="000D0F61" w:rsidRPr="007036E6" w:rsidRDefault="000D0F61" w:rsidP="00C76FA9">
            <w:pPr>
              <w:spacing w:before="60" w:after="60"/>
              <w:rPr>
                <w:noProof/>
                <w:highlight w:val="yellow"/>
                <w:rPrChange w:id="1196" w:author="jonathan pritchard" w:date="2024-02-05T09:54:00Z">
                  <w:rPr>
                    <w:noProof/>
                  </w:rPr>
                </w:rPrChange>
              </w:rPr>
            </w:pPr>
            <w:r w:rsidRPr="007036E6">
              <w:rPr>
                <w:noProof/>
                <w:highlight w:val="yellow"/>
                <w:rPrChange w:id="1197" w:author="jonathan pritchard" w:date="2024-02-05T09:54:00Z">
                  <w:rPr>
                    <w:noProof/>
                  </w:rPr>
                </w:rPrChange>
              </w:rPr>
              <w:t xml:space="preserve">isolated underwater dangers in water deeper than the displayed safety contour  (rocks, wrecks, obstructions, mooring cables from </w:t>
            </w:r>
            <w:r w:rsidR="000E424B" w:rsidRPr="007036E6">
              <w:rPr>
                <w:noProof/>
                <w:highlight w:val="yellow"/>
                <w:rPrChange w:id="1198" w:author="jonathan pritchard" w:date="2024-02-05T09:54:00Z">
                  <w:rPr>
                    <w:noProof/>
                  </w:rPr>
                </w:rPrChange>
              </w:rPr>
              <w:t>portrayal rule CableSubmarine</w:t>
            </w:r>
            <w:r w:rsidRPr="007036E6">
              <w:rPr>
                <w:noProof/>
                <w:highlight w:val="yellow"/>
                <w:rPrChange w:id="1199" w:author="jonathan pritchard" w:date="2024-02-05T09:54:00Z">
                  <w:rPr>
                    <w:noProof/>
                  </w:rPr>
                </w:rPrChange>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lastRenderedPageBreak/>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22DDD9F8" w:rsidR="000D0F61" w:rsidRPr="00D56521" w:rsidRDefault="00D121AE" w:rsidP="00E51AE4">
      <w:pPr>
        <w:pStyle w:val="Caption"/>
        <w:spacing w:after="120" w:line="240" w:lineRule="auto"/>
        <w:jc w:val="center"/>
        <w:rPr>
          <w:noProof/>
        </w:rPr>
      </w:pPr>
      <w:bookmarkStart w:id="1200"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1200"/>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w:t>
      </w:r>
      <w:ins w:id="1201" w:author="jonathan pritchard" w:date="2024-02-05T11:34:00Z">
        <w:r w:rsidR="00E77A19">
          <w:t>[Informative]</w:t>
        </w:r>
        <w:r w:rsidR="00E77A19" w:rsidRPr="00D56521" w:rsidDel="00E77A19">
          <w:t xml:space="preserve"> </w:t>
        </w:r>
      </w:ins>
      <w:del w:id="1202" w:author="jonathan pritchard" w:date="2024-02-05T11:34:00Z">
        <w:r w:rsidR="00D65039" w:rsidRPr="00D56521" w:rsidDel="00E77A19">
          <w:delText>(illustrative)</w:delText>
        </w:r>
      </w:del>
    </w:p>
    <w:p w14:paraId="39CF7C0B" w14:textId="532362A8" w:rsidR="000E10FC" w:rsidRPr="00D56521" w:rsidRDefault="00CB5214">
      <w:pPr>
        <w:pStyle w:val="Heading3"/>
        <w:rPr>
          <w:noProof/>
        </w:rPr>
        <w:pPrChange w:id="1203" w:author="jonathan pritchard" w:date="2024-02-09T12:38:00Z">
          <w:pPr>
            <w:pStyle w:val="Heading3"/>
            <w:spacing w:after="120"/>
          </w:pPr>
        </w:pPrChange>
      </w:pPr>
      <w:bookmarkStart w:id="1204" w:name="_Ref49473250"/>
      <w:bookmarkStart w:id="1205" w:name="_Toc144421275"/>
      <w:r w:rsidRPr="00D56521">
        <w:rPr>
          <w:noProof/>
        </w:rPr>
        <w:t>Viewing groups for Standard Display</w:t>
      </w:r>
      <w:bookmarkEnd w:id="1204"/>
      <w:bookmarkEnd w:id="1205"/>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lastRenderedPageBreak/>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e centre line, two way route part, 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lastRenderedPageBreak/>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7C18D41" w:rsidR="00CB5214" w:rsidRPr="00D56521" w:rsidRDefault="00D02BF2" w:rsidP="003A220A">
      <w:pPr>
        <w:pStyle w:val="Caption"/>
        <w:spacing w:after="120" w:line="240" w:lineRule="auto"/>
        <w:jc w:val="center"/>
        <w:rPr>
          <w:noProof/>
        </w:rPr>
      </w:pPr>
      <w:bookmarkStart w:id="1206"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1206"/>
      <w:r w:rsidRPr="00D56521">
        <w:t xml:space="preserve"> - Viewing groups and their contents for Standard Display</w:t>
      </w:r>
      <w:ins w:id="1207" w:author="jonathan pritchard" w:date="2024-02-05T11:34:00Z">
        <w:r w:rsidR="00E77A19">
          <w:t xml:space="preserve"> [Informative]</w:t>
        </w:r>
      </w:ins>
    </w:p>
    <w:p w14:paraId="23EA3A53" w14:textId="2F435E84" w:rsidR="00CB5214" w:rsidRPr="00D56521" w:rsidRDefault="00CB5214">
      <w:pPr>
        <w:pStyle w:val="Heading3"/>
        <w:rPr>
          <w:noProof/>
        </w:rPr>
        <w:pPrChange w:id="1208" w:author="jonathan pritchard" w:date="2024-02-09T12:38:00Z">
          <w:pPr>
            <w:pStyle w:val="Heading3"/>
            <w:spacing w:after="120"/>
          </w:pPr>
        </w:pPrChange>
      </w:pPr>
      <w:bookmarkStart w:id="1209" w:name="_Ref49471495"/>
      <w:bookmarkStart w:id="1210" w:name="_Ref49472852"/>
      <w:bookmarkStart w:id="1211" w:name="_Ref49472889"/>
      <w:bookmarkStart w:id="1212" w:name="_Ref49473040"/>
      <w:bookmarkStart w:id="1213" w:name="_Ref49474029"/>
      <w:bookmarkStart w:id="1214" w:name="_Toc144421276"/>
      <w:r w:rsidRPr="00D56521">
        <w:rPr>
          <w:noProof/>
        </w:rPr>
        <w:t>Viewing groups for other chart information</w:t>
      </w:r>
      <w:bookmarkEnd w:id="1209"/>
      <w:bookmarkEnd w:id="1210"/>
      <w:bookmarkEnd w:id="1211"/>
      <w:bookmarkEnd w:id="1212"/>
      <w:bookmarkEnd w:id="1213"/>
      <w:bookmarkEnd w:id="1214"/>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lastRenderedPageBreak/>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5D36F8"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lastRenderedPageBreak/>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wrecks, obstructions, which are not a danger to own ship's navigation (these 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lastRenderedPageBreak/>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08ECB14C" w:rsidR="00683B07" w:rsidRPr="00D56521" w:rsidRDefault="00D02BF2" w:rsidP="00D63238">
      <w:pPr>
        <w:pStyle w:val="Caption"/>
        <w:spacing w:after="120" w:line="240" w:lineRule="auto"/>
        <w:jc w:val="center"/>
      </w:pPr>
      <w:bookmarkStart w:id="1215"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1215"/>
      <w:r w:rsidRPr="00D56521">
        <w:t xml:space="preserve"> - Viewing groups and their contents for other information</w:t>
      </w:r>
      <w:ins w:id="1216" w:author="jonathan pritchard" w:date="2024-02-05T11:34:00Z">
        <w:r w:rsidR="00E77A19">
          <w:t xml:space="preserve"> [Informative]</w:t>
        </w:r>
      </w:ins>
    </w:p>
    <w:p w14:paraId="1DB494B2" w14:textId="6810AAE8" w:rsidR="00B70372" w:rsidRPr="00D56521" w:rsidRDefault="00B70372">
      <w:pPr>
        <w:pStyle w:val="Heading3"/>
        <w:pPrChange w:id="1217" w:author="jonathan pritchard" w:date="2024-02-09T12:38:00Z">
          <w:pPr>
            <w:pStyle w:val="Heading3"/>
            <w:spacing w:after="120"/>
          </w:pPr>
        </w:pPrChange>
      </w:pPr>
      <w:bookmarkStart w:id="1218" w:name="_Ref98845212"/>
      <w:bookmarkStart w:id="1219" w:name="_Toc144421277"/>
      <w:r w:rsidRPr="00D56521">
        <w:t>Viewing groups for mariner’s and manufacturer’s information</w:t>
      </w:r>
      <w:bookmarkEnd w:id="1218"/>
      <w:bookmarkEnd w:id="1219"/>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73"/>
        <w:gridCol w:w="7863"/>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w:t>
            </w:r>
            <w:proofErr w:type="spellStart"/>
            <w:r w:rsidR="00345EEF" w:rsidRPr="00D56521">
              <w:t>dnghlt</w:t>
            </w:r>
            <w:proofErr w:type="spellEnd"/>
            <w:r w:rsidR="00345EEF" w:rsidRPr="00D56521">
              <w:t>)</w:t>
            </w:r>
          </w:p>
        </w:tc>
      </w:tr>
      <w:tr w:rsidR="00345EEF" w:rsidRPr="00D56521" w14:paraId="5A1D8FB2" w14:textId="77777777" w:rsidTr="005546CA">
        <w:tc>
          <w:tcPr>
            <w:tcW w:w="789" w:type="pct"/>
          </w:tcPr>
          <w:p w14:paraId="29EE4BD2" w14:textId="4C599279" w:rsidR="00345EEF" w:rsidRPr="00D56521" w:rsidRDefault="00345EEF" w:rsidP="004E61EE">
            <w:r w:rsidRPr="00D56521">
              <w:t>53030</w:t>
            </w:r>
          </w:p>
        </w:tc>
        <w:tc>
          <w:tcPr>
            <w:tcW w:w="4211" w:type="pct"/>
          </w:tcPr>
          <w:p w14:paraId="35DF7F25" w14:textId="7DE16E83" w:rsidR="00345EEF" w:rsidRPr="00D56521" w:rsidRDefault="00345EEF" w:rsidP="004E61EE">
            <w:r w:rsidRPr="00D56521">
              <w:t>Mariners' information note (</w:t>
            </w:r>
            <w:proofErr w:type="spellStart"/>
            <w:r w:rsidRPr="00D56521">
              <w:t>marnot</w:t>
            </w:r>
            <w:proofErr w:type="spellEnd"/>
            <w:r w:rsidRPr="00D56521">
              <w:t xml:space="preserve"> </w:t>
            </w:r>
            <w:proofErr w:type="spellStart"/>
            <w:r w:rsidRPr="00D56521">
              <w:t>catnot</w:t>
            </w:r>
            <w:proofErr w:type="spellEnd"/>
            <w:r w:rsidRPr="00D56521">
              <w:t xml:space="preserve">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w:t>
            </w:r>
            <w:proofErr w:type="spellStart"/>
            <w:r w:rsidRPr="00D56521">
              <w:t>marnot</w:t>
            </w:r>
            <w:proofErr w:type="spellEnd"/>
            <w:r w:rsidRPr="00D56521">
              <w:t xml:space="preserve"> </w:t>
            </w:r>
            <w:proofErr w:type="spellStart"/>
            <w:r w:rsidRPr="00D56521">
              <w:t>catnot</w:t>
            </w:r>
            <w:proofErr w:type="spellEnd"/>
            <w:r w:rsidRPr="00D56521">
              <w:t xml:space="preserve">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w:t>
            </w:r>
            <w:proofErr w:type="spellStart"/>
            <w:r w:rsidRPr="00D56521">
              <w:t>marfea</w:t>
            </w:r>
            <w:proofErr w:type="spellEnd"/>
            <w:r w:rsidRPr="00D56521">
              <w:t>)</w:t>
            </w:r>
          </w:p>
        </w:tc>
      </w:tr>
    </w:tbl>
    <w:p w14:paraId="5E0F1426" w14:textId="3591C24F" w:rsidR="00033354" w:rsidRPr="00D56521" w:rsidRDefault="00033354" w:rsidP="00D63238">
      <w:pPr>
        <w:pStyle w:val="Caption"/>
        <w:keepNext/>
        <w:spacing w:after="120" w:line="240" w:lineRule="auto"/>
      </w:pPr>
      <w:bookmarkStart w:id="1220"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1220"/>
      <w:r w:rsidRPr="00D56521">
        <w:t xml:space="preserve"> -Viewing groups and their contents for mariners' information - Standard Display</w:t>
      </w:r>
      <w:ins w:id="1221" w:author="jonathan pritchard" w:date="2024-02-05T11:34:00Z">
        <w:r w:rsidR="00E77A19">
          <w:t xml:space="preserve"> [Informative]</w:t>
        </w:r>
      </w:ins>
    </w:p>
    <w:p w14:paraId="637AEA6B" w14:textId="26F65D0F" w:rsidR="00B70372" w:rsidRPr="00D56521" w:rsidRDefault="00C56988">
      <w:pPr>
        <w:pStyle w:val="Heading3"/>
        <w:rPr>
          <w:noProof/>
        </w:rPr>
        <w:pPrChange w:id="1222" w:author="jonathan pritchard" w:date="2024-02-09T12:38:00Z">
          <w:pPr>
            <w:pStyle w:val="Heading3"/>
            <w:spacing w:after="120"/>
          </w:pPr>
        </w:pPrChange>
      </w:pPr>
      <w:bookmarkStart w:id="1223" w:name="_Ref98845270"/>
      <w:bookmarkStart w:id="1224" w:name="_Toc144421278"/>
      <w:r w:rsidRPr="00D56521">
        <w:rPr>
          <w:noProof/>
        </w:rPr>
        <w:t xml:space="preserve">ECDIS viewing group </w:t>
      </w:r>
      <w:r w:rsidR="002D2BB3" w:rsidRPr="00D56521">
        <w:rPr>
          <w:noProof/>
        </w:rPr>
        <w:t xml:space="preserve">layer </w:t>
      </w:r>
      <w:r w:rsidRPr="00D56521">
        <w:rPr>
          <w:noProof/>
        </w:rPr>
        <w:t>implementation</w:t>
      </w:r>
      <w:bookmarkEnd w:id="1223"/>
      <w:bookmarkEnd w:id="1224"/>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31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lastRenderedPageBreak/>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lastRenderedPageBreak/>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2EE93F65" w:rsidR="00C56988" w:rsidRPr="00D56521" w:rsidRDefault="00033354" w:rsidP="001B472C">
      <w:pPr>
        <w:pStyle w:val="Caption"/>
        <w:spacing w:after="120" w:line="240" w:lineRule="auto"/>
        <w:jc w:val="center"/>
      </w:pPr>
      <w:bookmarkStart w:id="1225" w:name="_Ref98338859"/>
      <w:r w:rsidRPr="00D56521">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1225"/>
      <w:r w:rsidRPr="00D56521">
        <w:t xml:space="preserve"> -</w:t>
      </w:r>
      <w:r w:rsidR="001B472C" w:rsidRPr="00D56521">
        <w:t xml:space="preserve"> </w:t>
      </w:r>
      <w:r w:rsidRPr="00D56521">
        <w:t>Recommended set of viewing groups for ECDIS</w:t>
      </w:r>
      <w:ins w:id="1226" w:author="jonathan pritchard" w:date="2024-01-15T10:56:00Z">
        <w:r w:rsidR="009A245C">
          <w:t xml:space="preserve"> [INFORMATIVE]</w:t>
        </w:r>
      </w:ins>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pPr>
        <w:pStyle w:val="Heading2"/>
        <w:rPr>
          <w:noProof/>
        </w:rPr>
        <w:pPrChange w:id="1227" w:author="Raphael Malyankar" w:date="2023-08-31T22:24:00Z">
          <w:pPr>
            <w:pStyle w:val="Heading2"/>
            <w:tabs>
              <w:tab w:val="clear" w:pos="567"/>
            </w:tabs>
          </w:pPr>
        </w:pPrChange>
      </w:pPr>
      <w:bookmarkStart w:id="1228" w:name="_Toc144421279"/>
      <w:r w:rsidRPr="00D56521">
        <w:rPr>
          <w:noProof/>
        </w:rPr>
        <w:t>Display modes</w:t>
      </w:r>
      <w:bookmarkEnd w:id="1228"/>
    </w:p>
    <w:p w14:paraId="7101E56E" w14:textId="71F57D85"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w:t>
      </w:r>
      <w:del w:id="1229" w:author="Raphael Malyankar" w:date="2023-08-31T18:13:00Z">
        <w:r w:rsidR="00B0258E" w:rsidRPr="00D56521" w:rsidDel="00F00C10">
          <w:rPr>
            <w:noProof/>
          </w:rPr>
          <w:delText>232(82)</w:delText>
        </w:r>
      </w:del>
      <w:ins w:id="1230" w:author="Raphael Malyankar" w:date="2023-08-31T18:13:00Z">
        <w:r w:rsidR="00F00C10">
          <w:rPr>
            <w:noProof/>
          </w:rPr>
          <w:t>530(106)</w:t>
        </w:r>
      </w:ins>
      <w:r w:rsidR="00B0258E" w:rsidRPr="00D56521">
        <w:rPr>
          <w:noProof/>
        </w:rPr>
        <w:t xml:space="preserve">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pPr>
        <w:pStyle w:val="Heading2"/>
        <w:rPr>
          <w:noProof/>
        </w:rPr>
        <w:pPrChange w:id="1231" w:author="Raphael Malyankar" w:date="2023-08-31T22:24:00Z">
          <w:pPr>
            <w:pStyle w:val="Heading2"/>
            <w:tabs>
              <w:tab w:val="clear" w:pos="567"/>
            </w:tabs>
          </w:pPr>
        </w:pPrChange>
      </w:pPr>
      <w:bookmarkStart w:id="1232" w:name="_Ref49427616"/>
      <w:bookmarkStart w:id="1233" w:name="_Toc144421280"/>
      <w:bookmarkStart w:id="1234" w:name="_Ref44795999"/>
      <w:r w:rsidRPr="00D56521">
        <w:rPr>
          <w:noProof/>
        </w:rPr>
        <w:t>Displaying ECDIS updates</w:t>
      </w:r>
      <w:bookmarkEnd w:id="1232"/>
      <w:bookmarkEnd w:id="1233"/>
    </w:p>
    <w:p w14:paraId="35DDA46A" w14:textId="6C8072C5" w:rsidR="004C64D4" w:rsidRPr="00D56521" w:rsidRDefault="004C64D4" w:rsidP="009B0403">
      <w:pPr>
        <w:spacing w:after="120" w:line="240" w:lineRule="auto"/>
        <w:jc w:val="both"/>
        <w:rPr>
          <w:noProof/>
        </w:rPr>
      </w:pPr>
      <w:r w:rsidRPr="00D56521">
        <w:rPr>
          <w:noProof/>
        </w:rPr>
        <w:t>The strategy for displaying ECDIS updates is derived from the IMO Performance Standard Circ.</w:t>
      </w:r>
      <w:del w:id="1235" w:author="Raphael Malyankar" w:date="2023-08-31T18:14:00Z">
        <w:r w:rsidRPr="00D56521" w:rsidDel="00F00C10">
          <w:rPr>
            <w:noProof/>
          </w:rPr>
          <w:delText>232(82)</w:delText>
        </w:r>
      </w:del>
      <w:ins w:id="1236" w:author="Raphael Malyankar" w:date="2023-08-31T18:14:00Z">
        <w:r w:rsidR="00F00C10">
          <w:rPr>
            <w:noProof/>
          </w:rPr>
          <w:t>530(106)</w:t>
        </w:r>
      </w:ins>
      <w:r w:rsidRPr="00D56521">
        <w:rPr>
          <w:noProof/>
        </w:rPr>
        <w:t xml:space="preserve">. The citations below are to sections in that </w:t>
      </w:r>
      <w:r w:rsidR="009B0403" w:rsidRPr="00D56521">
        <w:rPr>
          <w:noProof/>
        </w:rPr>
        <w:t>S</w:t>
      </w:r>
      <w:r w:rsidRPr="00D56521">
        <w:rPr>
          <w:noProof/>
        </w:rPr>
        <w:t>tandard.</w:t>
      </w:r>
    </w:p>
    <w:p w14:paraId="12F938AC" w14:textId="34EC9965" w:rsidR="004C64D4" w:rsidRPr="00D56521" w:rsidRDefault="00A10D31" w:rsidP="009B0403">
      <w:pPr>
        <w:spacing w:after="120" w:line="240" w:lineRule="auto"/>
        <w:ind w:left="2160" w:hanging="2160"/>
        <w:jc w:val="both"/>
        <w:rPr>
          <w:noProof/>
        </w:rPr>
      </w:pPr>
      <w:commentRangeStart w:id="1237"/>
      <w:r w:rsidRPr="00D56521">
        <w:rPr>
          <w:noProof/>
        </w:rPr>
        <w:t>MSC</w:t>
      </w:r>
      <w:r w:rsidR="004C64D4" w:rsidRPr="00D56521">
        <w:rPr>
          <w:noProof/>
        </w:rPr>
        <w:t>.</w:t>
      </w:r>
      <w:del w:id="1238" w:author="Raphael Malyankar" w:date="2023-08-31T18:14:00Z">
        <w:r w:rsidR="004C64D4" w:rsidRPr="00D56521" w:rsidDel="00F00C10">
          <w:rPr>
            <w:noProof/>
          </w:rPr>
          <w:delText>232(82)</w:delText>
        </w:r>
      </w:del>
      <w:ins w:id="1239" w:author="Raphael Malyankar" w:date="2023-08-31T18:14:00Z">
        <w:r w:rsidR="00F00C10">
          <w:rPr>
            <w:noProof/>
          </w:rPr>
          <w:t>530(106)</w:t>
        </w:r>
      </w:ins>
      <w:r w:rsidR="004C64D4" w:rsidRPr="00D56521">
        <w:rPr>
          <w:noProof/>
        </w:rPr>
        <w:t xml:space="preserve"> </w:t>
      </w:r>
      <w:ins w:id="1240" w:author="Raphael Malyankar" w:date="2023-08-31T18:14:00Z">
        <w:r w:rsidR="00F00C10">
          <w:rPr>
            <w:noProof/>
          </w:rPr>
          <w:t xml:space="preserve">4.4, </w:t>
        </w:r>
      </w:ins>
      <w:r w:rsidR="004C64D4" w:rsidRPr="00D56521">
        <w:rPr>
          <w:noProof/>
        </w:rPr>
        <w:t>4.5</w:t>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commentRangeEnd w:id="1237"/>
      <w:r w:rsidR="009F2EFF">
        <w:rPr>
          <w:rStyle w:val="CommentReference"/>
        </w:rPr>
        <w:commentReference w:id="1237"/>
      </w:r>
    </w:p>
    <w:p w14:paraId="7DFFE0DE" w14:textId="74B12D03" w:rsidR="004C64D4" w:rsidRPr="00D56521" w:rsidRDefault="00A10D31" w:rsidP="009B0403">
      <w:pPr>
        <w:spacing w:after="120" w:line="240" w:lineRule="auto"/>
        <w:ind w:left="2160" w:hanging="2160"/>
        <w:jc w:val="both"/>
        <w:rPr>
          <w:noProof/>
        </w:rPr>
      </w:pPr>
      <w:r w:rsidRPr="00D56521">
        <w:rPr>
          <w:noProof/>
        </w:rPr>
        <w:lastRenderedPageBreak/>
        <w:t>MSC.</w:t>
      </w:r>
      <w:del w:id="1241" w:author="Raphael Malyankar" w:date="2023-08-31T18:15:00Z">
        <w:r w:rsidR="004C64D4" w:rsidRPr="00D56521" w:rsidDel="00F00C10">
          <w:rPr>
            <w:noProof/>
          </w:rPr>
          <w:delText>232(82)</w:delText>
        </w:r>
      </w:del>
      <w:ins w:id="1242" w:author="Raphael Malyankar" w:date="2023-08-31T18:15:00Z">
        <w:r w:rsidR="00F00C10">
          <w:rPr>
            <w:noProof/>
          </w:rPr>
          <w:t>530(106)</w:t>
        </w:r>
      </w:ins>
      <w:r w:rsidR="004C64D4" w:rsidRPr="00D56521">
        <w:rPr>
          <w:noProof/>
        </w:rPr>
        <w:t xml:space="preserve"> 4.6</w:t>
      </w:r>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434BD5A4"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1243" w:author="Raphael Malyankar" w:date="2023-08-31T18:15:00Z">
        <w:r w:rsidR="004C64D4" w:rsidRPr="00D56521" w:rsidDel="00F00C10">
          <w:rPr>
            <w:noProof/>
          </w:rPr>
          <w:delText>232(82)</w:delText>
        </w:r>
      </w:del>
      <w:ins w:id="1244" w:author="Raphael Malyankar" w:date="2023-08-31T18:15:00Z">
        <w:r w:rsidR="00F00C10">
          <w:rPr>
            <w:noProof/>
          </w:rPr>
          <w:t>530(106)</w:t>
        </w:r>
      </w:ins>
      <w:r w:rsidR="004C64D4" w:rsidRPr="00D56521">
        <w:rPr>
          <w:noProof/>
        </w:rPr>
        <w:t xml:space="preserve"> 4.8</w:t>
      </w:r>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pPr>
        <w:pStyle w:val="Heading3"/>
        <w:rPr>
          <w:noProof/>
        </w:rPr>
        <w:pPrChange w:id="1245" w:author="jonathan pritchard" w:date="2024-02-09T12:38:00Z">
          <w:pPr>
            <w:pStyle w:val="Heading3"/>
            <w:spacing w:after="120"/>
          </w:pPr>
        </w:pPrChange>
      </w:pPr>
      <w:bookmarkStart w:id="1246" w:name="_Ref43155418"/>
      <w:bookmarkStart w:id="1247" w:name="_Toc144421281"/>
      <w:r w:rsidRPr="00D56521">
        <w:rPr>
          <w:noProof/>
        </w:rPr>
        <w:t>Automatic updates</w:t>
      </w:r>
      <w:bookmarkEnd w:id="1246"/>
      <w:bookmarkEnd w:id="1247"/>
    </w:p>
    <w:p w14:paraId="4E4BBDA0" w14:textId="36A63AA8" w:rsidR="004C64D4" w:rsidRPr="00D56521" w:rsidRDefault="004C64D4" w:rsidP="009B0403">
      <w:pPr>
        <w:spacing w:after="120" w:line="240" w:lineRule="auto"/>
        <w:jc w:val="both"/>
        <w:rPr>
          <w:noProof/>
        </w:rPr>
      </w:pPr>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Pr="00D56521" w:rsidRDefault="004C64D4" w:rsidP="009B0403">
      <w:pPr>
        <w:spacing w:after="120" w:line="240" w:lineRule="auto"/>
        <w:jc w:val="both"/>
        <w:rPr>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p>
    <w:p w14:paraId="57605055" w14:textId="77777777" w:rsidR="004C64D4" w:rsidRPr="00D56521" w:rsidRDefault="004C64D4">
      <w:pPr>
        <w:pStyle w:val="Heading3"/>
        <w:rPr>
          <w:noProof/>
        </w:rPr>
        <w:pPrChange w:id="1248" w:author="jonathan pritchard" w:date="2024-02-09T12:38:00Z">
          <w:pPr>
            <w:pStyle w:val="Heading3"/>
            <w:spacing w:after="120"/>
          </w:pPr>
        </w:pPrChange>
      </w:pPr>
      <w:bookmarkStart w:id="1249" w:name="_Ref43155422"/>
      <w:bookmarkStart w:id="1250" w:name="_Toc144421282"/>
      <w:r w:rsidRPr="00D56521">
        <w:rPr>
          <w:noProof/>
        </w:rPr>
        <w:t>Manual updates</w:t>
      </w:r>
      <w:bookmarkEnd w:id="1249"/>
      <w:bookmarkEnd w:id="1250"/>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pPr>
        <w:pStyle w:val="Heading2"/>
        <w:rPr>
          <w:noProof/>
        </w:rPr>
        <w:pPrChange w:id="1251" w:author="Raphael Malyankar" w:date="2023-08-31T22:24:00Z">
          <w:pPr>
            <w:pStyle w:val="Heading2"/>
            <w:tabs>
              <w:tab w:val="clear" w:pos="567"/>
            </w:tabs>
          </w:pPr>
        </w:pPrChange>
      </w:pPr>
      <w:bookmarkStart w:id="1252" w:name="_Ref45240945"/>
      <w:bookmarkStart w:id="1253" w:name="_Toc144421283"/>
      <w:commentRangeStart w:id="1254"/>
      <w:commentRangeStart w:id="1255"/>
      <w:r w:rsidRPr="00D56521">
        <w:rPr>
          <w:noProof/>
        </w:rPr>
        <w:t>Display functions</w:t>
      </w:r>
      <w:bookmarkEnd w:id="1234"/>
      <w:bookmarkEnd w:id="1252"/>
      <w:bookmarkEnd w:id="1253"/>
      <w:commentRangeEnd w:id="1254"/>
      <w:r w:rsidR="00F24086">
        <w:rPr>
          <w:rStyle w:val="CommentReference"/>
          <w:rFonts w:eastAsia="MS Mincho"/>
          <w:b w:val="0"/>
          <w:bCs w:val="0"/>
        </w:rPr>
        <w:commentReference w:id="1254"/>
      </w:r>
      <w:commentRangeEnd w:id="1255"/>
      <w:r w:rsidR="00E31B18">
        <w:rPr>
          <w:rStyle w:val="CommentReference"/>
          <w:rFonts w:eastAsia="MS Mincho"/>
          <w:b w:val="0"/>
          <w:bCs w:val="0"/>
        </w:rPr>
        <w:commentReference w:id="1255"/>
      </w:r>
    </w:p>
    <w:p w14:paraId="2A723C3A" w14:textId="66079B8F"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w:t>
      </w:r>
      <w:del w:id="1256" w:author="Raphael Malyankar" w:date="2023-08-31T18:15:00Z">
        <w:r w:rsidRPr="00D56521" w:rsidDel="00F00C10">
          <w:rPr>
            <w:noProof/>
          </w:rPr>
          <w:delText>232(82)</w:delText>
        </w:r>
      </w:del>
      <w:ins w:id="1257" w:author="Raphael Malyankar" w:date="2023-08-31T18:15:00Z">
        <w:r w:rsidR="00F00C10">
          <w:rPr>
            <w:noProof/>
          </w:rPr>
          <w:t>530(106)</w:t>
        </w:r>
      </w:ins>
      <w:r w:rsidRPr="00D56521">
        <w:rPr>
          <w:noProof/>
        </w:rPr>
        <w:t>,</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r w:rsidR="00133C63" w:rsidRPr="00D56521">
        <w:rPr>
          <w:noProof/>
        </w:rPr>
        <w:t>MSC</w:t>
      </w:r>
      <w:r w:rsidRPr="00D56521">
        <w:rPr>
          <w:noProof/>
        </w:rPr>
        <w:t xml:space="preserve">.1609,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EFCD511" w:rsidR="00873A32" w:rsidRPr="00D56521" w:rsidRDefault="00FF0DE7" w:rsidP="009B0403">
      <w:pPr>
        <w:spacing w:after="120" w:line="240" w:lineRule="auto"/>
        <w:jc w:val="both"/>
        <w:rPr>
          <w:noProof/>
        </w:rPr>
      </w:pPr>
      <w:r w:rsidRPr="00D56521">
        <w:rPr>
          <w:noProof/>
        </w:rPr>
        <w:t xml:space="preserve">All ECDIS-capable products </w:t>
      </w:r>
      <w:commentRangeStart w:id="1258"/>
      <w:r w:rsidRPr="00D56521">
        <w:rPr>
          <w:noProof/>
        </w:rPr>
        <w:t>(</w:t>
      </w:r>
      <w:r w:rsidR="007D63FC" w:rsidRPr="00D56521">
        <w:rPr>
          <w:noProof/>
        </w:rPr>
        <w:t>that is</w:t>
      </w:r>
      <w:r w:rsidRPr="00D56521">
        <w:rPr>
          <w:noProof/>
        </w:rPr>
        <w:t xml:space="preserve">, S-100 compliance category 4) </w:t>
      </w:r>
      <w:commentRangeEnd w:id="1258"/>
      <w:r w:rsidR="009A245C">
        <w:rPr>
          <w:rStyle w:val="CommentReference"/>
        </w:rPr>
        <w:commentReference w:id="1258"/>
      </w:r>
      <w:r w:rsidRPr="00D56521">
        <w:rPr>
          <w:noProof/>
        </w:rPr>
        <w:t xml:space="preserve">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6521" w:rsidRDefault="00BB241C" w:rsidP="009B0403">
      <w:pPr>
        <w:spacing w:after="120" w:line="240" w:lineRule="auto"/>
        <w:jc w:val="both"/>
        <w:rPr>
          <w:noProof/>
        </w:rPr>
      </w:pPr>
      <w:r w:rsidRPr="00D56521">
        <w:rPr>
          <w:noProof/>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415"/>
        <w:gridCol w:w="3259"/>
        <w:gridCol w:w="1756"/>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lastRenderedPageBreak/>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lastRenderedPageBreak/>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1259" w:name="_Ref44795966"/>
      <w:bookmarkStart w:id="1260" w:name="_Ref43817648"/>
      <w:bookmarkStart w:id="1261"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1259"/>
      <w:bookmarkEnd w:id="1260"/>
      <w:r w:rsidRPr="00D56521">
        <w:t xml:space="preserve"> </w:t>
      </w:r>
      <w:bookmarkStart w:id="1262" w:name="_Ref43817668"/>
      <w:r w:rsidRPr="00D56521">
        <w:t>- Mandatory and optional display functions</w:t>
      </w:r>
      <w:bookmarkEnd w:id="1261"/>
      <w:bookmarkEnd w:id="1262"/>
    </w:p>
    <w:p w14:paraId="6126875F" w14:textId="0F0DE8FF" w:rsidR="00702918" w:rsidRPr="00D56521" w:rsidRDefault="00702918" w:rsidP="00FE0DAE">
      <w:pPr>
        <w:spacing w:after="60" w:line="240" w:lineRule="auto"/>
        <w:jc w:val="both"/>
      </w:pPr>
      <w:r w:rsidRPr="00D56521">
        <w:t>NOTES:</w:t>
      </w:r>
    </w:p>
    <w:p w14:paraId="23B03D47" w14:textId="5E278636" w:rsidR="00702918" w:rsidRPr="00D56521" w:rsidRDefault="00702918" w:rsidP="00AE2737">
      <w:pPr>
        <w:pStyle w:val="ListParagraph"/>
        <w:numPr>
          <w:ilvl w:val="0"/>
          <w:numId w:val="35"/>
        </w:numPr>
        <w:spacing w:after="60" w:line="240" w:lineRule="auto"/>
        <w:jc w:val="both"/>
      </w:pPr>
      <w:r w:rsidRPr="00D56521">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proofErr w:type="spellStart"/>
      <w:r w:rsidR="00D74A26" w:rsidRPr="00D56521">
        <w:rPr>
          <w:i/>
          <w:iCs/>
        </w:rPr>
        <w:t>fileReference</w:t>
      </w:r>
      <w:proofErr w:type="spellEnd"/>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1263" w:name="_Toc46655801"/>
      <w:bookmarkStart w:id="1264" w:name="_Toc46659185"/>
      <w:bookmarkStart w:id="1265" w:name="_Toc46659364"/>
      <w:bookmarkStart w:id="1266" w:name="_Toc47457004"/>
      <w:bookmarkStart w:id="1267" w:name="_Toc47574675"/>
      <w:bookmarkStart w:id="1268" w:name="_Toc47618735"/>
      <w:bookmarkStart w:id="1269" w:name="_Toc47651153"/>
      <w:bookmarkStart w:id="1270" w:name="_Toc47708078"/>
      <w:bookmarkStart w:id="1271" w:name="_Toc47708340"/>
      <w:bookmarkStart w:id="1272" w:name="_Toc47708574"/>
      <w:bookmarkStart w:id="1273" w:name="_Toc47711981"/>
      <w:bookmarkStart w:id="1274" w:name="_Toc46655802"/>
      <w:bookmarkStart w:id="1275" w:name="_Toc46659186"/>
      <w:bookmarkStart w:id="1276" w:name="_Toc46659365"/>
      <w:bookmarkStart w:id="1277" w:name="_Toc47457005"/>
      <w:bookmarkStart w:id="1278" w:name="_Toc47574676"/>
      <w:bookmarkStart w:id="1279" w:name="_Toc47618736"/>
      <w:bookmarkStart w:id="1280" w:name="_Toc47651154"/>
      <w:bookmarkStart w:id="1281" w:name="_Toc47708079"/>
      <w:bookmarkStart w:id="1282" w:name="_Toc47708341"/>
      <w:bookmarkStart w:id="1283" w:name="_Toc47708575"/>
      <w:bookmarkStart w:id="1284" w:name="_Toc47711982"/>
      <w:bookmarkStart w:id="1285" w:name="_Toc46655803"/>
      <w:bookmarkStart w:id="1286" w:name="_Toc46659187"/>
      <w:bookmarkStart w:id="1287" w:name="_Toc46659366"/>
      <w:bookmarkStart w:id="1288" w:name="_Toc47457006"/>
      <w:bookmarkStart w:id="1289" w:name="_Toc47574677"/>
      <w:bookmarkStart w:id="1290" w:name="_Toc47618737"/>
      <w:bookmarkStart w:id="1291" w:name="_Toc47651155"/>
      <w:bookmarkStart w:id="1292" w:name="_Toc47708080"/>
      <w:bookmarkStart w:id="1293" w:name="_Toc47708342"/>
      <w:bookmarkStart w:id="1294" w:name="_Toc47708576"/>
      <w:bookmarkStart w:id="1295" w:name="_Toc47711983"/>
      <w:bookmarkStart w:id="1296" w:name="_Toc144421284"/>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r w:rsidRPr="00D56521">
        <w:t>General Rules for Symbols and Text</w:t>
      </w:r>
      <w:bookmarkEnd w:id="1296"/>
    </w:p>
    <w:p w14:paraId="31594813" w14:textId="77777777" w:rsidR="000002BE" w:rsidRPr="00D56521" w:rsidRDefault="000002BE">
      <w:pPr>
        <w:pStyle w:val="Heading2"/>
        <w:rPr>
          <w:noProof/>
        </w:rPr>
        <w:pPrChange w:id="1297" w:author="Raphael Malyankar" w:date="2023-08-31T22:24:00Z">
          <w:pPr>
            <w:pStyle w:val="Heading2"/>
            <w:tabs>
              <w:tab w:val="clear" w:pos="567"/>
              <w:tab w:val="left" w:pos="851"/>
            </w:tabs>
            <w:ind w:left="851" w:hanging="851"/>
          </w:pPr>
        </w:pPrChange>
      </w:pPr>
      <w:bookmarkStart w:id="1298" w:name="_Ref49475956"/>
      <w:bookmarkStart w:id="1299" w:name="_Toc144421285"/>
      <w:r w:rsidRPr="00D56521">
        <w:rPr>
          <w:noProof/>
        </w:rPr>
        <w:t>Symbol Specifications</w:t>
      </w:r>
      <w:bookmarkEnd w:id="1298"/>
      <w:bookmarkEnd w:id="1299"/>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3E0C1A6F" w:rsidR="000002BE" w:rsidRPr="00D56521" w:rsidRDefault="000002BE" w:rsidP="003B31CC">
      <w:pPr>
        <w:spacing w:after="120" w:line="240" w:lineRule="auto"/>
        <w:jc w:val="both"/>
        <w:rPr>
          <w:noProof/>
        </w:rPr>
      </w:pPr>
      <w:r w:rsidRPr="00D56521">
        <w:rPr>
          <w:noProof/>
        </w:rPr>
        <w:t xml:space="preserve">Should an "unknown feature" occur in the </w:t>
      </w:r>
      <w:del w:id="1300" w:author="Raphael Malyankar" w:date="2023-08-31T16:30:00Z">
        <w:r w:rsidRPr="00D56521" w:rsidDel="00071364">
          <w:rPr>
            <w:noProof/>
          </w:rPr>
          <w:delText xml:space="preserve">SENC </w:delText>
        </w:r>
      </w:del>
      <w:ins w:id="1301" w:author="Raphael Malyankar" w:date="2023-08-31T16:30:00Z">
        <w:r w:rsidR="00071364">
          <w:rPr>
            <w:noProof/>
          </w:rPr>
          <w:t>System Database</w:t>
        </w:r>
        <w:r w:rsidR="00071364" w:rsidRPr="00D56521">
          <w:rPr>
            <w:noProof/>
          </w:rPr>
          <w:t xml:space="preserve"> </w:t>
        </w:r>
      </w:ins>
      <w:r w:rsidRPr="00D56521">
        <w:rPr>
          <w:noProof/>
        </w:rPr>
        <w:t xml:space="preserve">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pPr>
        <w:pStyle w:val="Heading2"/>
        <w:rPr>
          <w:noProof/>
        </w:rPr>
        <w:pPrChange w:id="1302" w:author="Raphael Malyankar" w:date="2023-08-31T22:24:00Z">
          <w:pPr>
            <w:pStyle w:val="Heading2"/>
            <w:tabs>
              <w:tab w:val="clear" w:pos="567"/>
              <w:tab w:val="left" w:pos="851"/>
            </w:tabs>
            <w:ind w:left="851" w:hanging="851"/>
          </w:pPr>
        </w:pPrChange>
      </w:pPr>
      <w:bookmarkStart w:id="1303" w:name="_Ref49261612"/>
      <w:bookmarkStart w:id="1304" w:name="_Toc144421286"/>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1303"/>
      <w:bookmarkEnd w:id="1304"/>
    </w:p>
    <w:p w14:paraId="1EBBC62A" w14:textId="1C8CF7E8" w:rsidR="0057617F" w:rsidRPr="00D56521" w:rsidRDefault="0057617F">
      <w:pPr>
        <w:pStyle w:val="Heading3"/>
        <w:pPrChange w:id="1305" w:author="jonathan pritchard" w:date="2024-02-09T12:38:00Z">
          <w:pPr>
            <w:pStyle w:val="Heading3"/>
            <w:tabs>
              <w:tab w:val="clear" w:pos="851"/>
              <w:tab w:val="left" w:pos="993"/>
            </w:tabs>
            <w:spacing w:after="120"/>
            <w:ind w:left="993" w:hanging="993"/>
          </w:pPr>
        </w:pPrChange>
      </w:pPr>
      <w:bookmarkStart w:id="1306" w:name="_Toc144421287"/>
      <w:r w:rsidRPr="00D56521">
        <w:t>Introduction (informative)</w:t>
      </w:r>
      <w:bookmarkEnd w:id="1306"/>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lastRenderedPageBreak/>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pPr>
        <w:pStyle w:val="Heading3"/>
        <w:pPrChange w:id="1307" w:author="jonathan pritchard" w:date="2024-02-09T12:38:00Z">
          <w:pPr>
            <w:pStyle w:val="Heading3"/>
            <w:tabs>
              <w:tab w:val="clear" w:pos="851"/>
              <w:tab w:val="left" w:pos="993"/>
            </w:tabs>
            <w:spacing w:after="120"/>
            <w:ind w:left="993" w:hanging="993"/>
          </w:pPr>
        </w:pPrChange>
      </w:pPr>
      <w:bookmarkStart w:id="1308" w:name="_Ref49150167"/>
      <w:bookmarkStart w:id="1309" w:name="_Toc144421288"/>
      <w:r w:rsidRPr="00D56521">
        <w:t>Guidelines for size and resolution</w:t>
      </w:r>
      <w:bookmarkEnd w:id="1308"/>
      <w:bookmarkEnd w:id="1309"/>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always be drawn with at least the 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4"/>
      </w:r>
      <w:r w:rsidR="007A6680" w:rsidRPr="00D56521">
        <w:rPr>
          <w:noProof/>
          <w:vertAlign w:val="superscript"/>
        </w:rPr>
        <w:t>,</w:t>
      </w:r>
      <w:r w:rsidR="007A6680" w:rsidRPr="00D56521">
        <w:rPr>
          <w:rStyle w:val="FootnoteReference"/>
          <w:sz w:val="20"/>
          <w:vertAlign w:val="superscript"/>
          <w:lang w:val="en-GB"/>
        </w:rPr>
        <w:footnoteReference w:id="5"/>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pPr>
        <w:pStyle w:val="Heading3"/>
        <w:rPr>
          <w:noProof/>
        </w:rPr>
        <w:pPrChange w:id="1310" w:author="jonathan pritchard" w:date="2024-02-09T12:38:00Z">
          <w:pPr>
            <w:pStyle w:val="Heading3"/>
            <w:tabs>
              <w:tab w:val="clear" w:pos="851"/>
              <w:tab w:val="left" w:pos="993"/>
            </w:tabs>
            <w:spacing w:after="120"/>
            <w:ind w:left="993" w:hanging="993"/>
          </w:pPr>
        </w:pPrChange>
      </w:pPr>
      <w:bookmarkStart w:id="1311" w:name="_Ref49150112"/>
      <w:bookmarkStart w:id="1312" w:name="_Toc144421289"/>
      <w:r w:rsidRPr="00D56521">
        <w:rPr>
          <w:noProof/>
        </w:rPr>
        <w:t>Fonts</w:t>
      </w:r>
      <w:bookmarkEnd w:id="1311"/>
      <w:bookmarkEnd w:id="1312"/>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pPr>
        <w:pStyle w:val="Heading3"/>
        <w:rPr>
          <w:noProof/>
        </w:rPr>
        <w:pPrChange w:id="1313" w:author="jonathan pritchard" w:date="2024-02-09T12:38:00Z">
          <w:pPr>
            <w:pStyle w:val="Heading3"/>
            <w:tabs>
              <w:tab w:val="clear" w:pos="851"/>
              <w:tab w:val="left" w:pos="993"/>
            </w:tabs>
            <w:spacing w:after="120"/>
            <w:ind w:left="993" w:hanging="993"/>
          </w:pPr>
        </w:pPrChange>
      </w:pPr>
      <w:bookmarkStart w:id="1314" w:name="_Toc144421290"/>
      <w:r w:rsidRPr="00D56521">
        <w:rPr>
          <w:noProof/>
        </w:rPr>
        <w:t>Zooming</w:t>
      </w:r>
      <w:bookmarkEnd w:id="1314"/>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pPr>
        <w:pStyle w:val="Heading2"/>
        <w:rPr>
          <w:noProof/>
        </w:rPr>
        <w:pPrChange w:id="1315" w:author="Raphael Malyankar" w:date="2023-08-31T22:24:00Z">
          <w:pPr>
            <w:pStyle w:val="Heading2"/>
            <w:tabs>
              <w:tab w:val="clear" w:pos="567"/>
              <w:tab w:val="left" w:pos="851"/>
            </w:tabs>
            <w:ind w:left="851" w:hanging="851"/>
          </w:pPr>
        </w:pPrChange>
      </w:pPr>
      <w:bookmarkStart w:id="1316" w:name="_Toc144421291"/>
      <w:r w:rsidRPr="00D56521">
        <w:rPr>
          <w:noProof/>
        </w:rPr>
        <w:lastRenderedPageBreak/>
        <w:t>Mariner's options in symbols and linestyles</w:t>
      </w:r>
      <w:bookmarkEnd w:id="1316"/>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pPr>
        <w:pStyle w:val="Heading2"/>
        <w:rPr>
          <w:noProof/>
        </w:rPr>
        <w:pPrChange w:id="1317" w:author="Raphael Malyankar" w:date="2023-08-31T22:24:00Z">
          <w:pPr>
            <w:pStyle w:val="Heading2"/>
            <w:tabs>
              <w:tab w:val="clear" w:pos="567"/>
              <w:tab w:val="left" w:pos="851"/>
            </w:tabs>
            <w:ind w:left="851" w:hanging="851"/>
          </w:pPr>
        </w:pPrChange>
      </w:pPr>
      <w:bookmarkStart w:id="1318" w:name="_Toc144421292"/>
      <w:r w:rsidRPr="00D56521">
        <w:rPr>
          <w:noProof/>
        </w:rPr>
        <w:t>Display orientation</w:t>
      </w:r>
      <w:bookmarkEnd w:id="1318"/>
    </w:p>
    <w:p w14:paraId="39F53581" w14:textId="177AF3F7" w:rsidR="000002BE" w:rsidRPr="00D56521" w:rsidRDefault="000002BE" w:rsidP="00AA02E7">
      <w:pPr>
        <w:spacing w:after="120" w:line="240" w:lineRule="auto"/>
        <w:jc w:val="both"/>
        <w:rPr>
          <w:noProof/>
        </w:rPr>
      </w:pPr>
      <w:r w:rsidRPr="00D56521">
        <w:rPr>
          <w:noProof/>
        </w:rPr>
        <w:t xml:space="preserve">It should always be possible to display the </w:t>
      </w:r>
      <w:del w:id="1319" w:author="Raphael Malyankar" w:date="2023-08-31T18:15:00Z">
        <w:r w:rsidRPr="00D56521" w:rsidDel="00F00C10">
          <w:rPr>
            <w:noProof/>
          </w:rPr>
          <w:delText xml:space="preserve">chart </w:delText>
        </w:r>
      </w:del>
      <w:ins w:id="1320" w:author="Raphael Malyankar" w:date="2023-08-31T18:15:00Z">
        <w:r w:rsidR="00F00C10">
          <w:rPr>
            <w:noProof/>
          </w:rPr>
          <w:t>System Database information</w:t>
        </w:r>
        <w:r w:rsidR="00F00C10" w:rsidRPr="00D56521">
          <w:rPr>
            <w:noProof/>
          </w:rPr>
          <w:t xml:space="preserve"> </w:t>
        </w:r>
      </w:ins>
      <w:r w:rsidRPr="00D56521">
        <w:rPr>
          <w:noProof/>
        </w:rPr>
        <w:t xml:space="preserve">north-up (IMO </w:t>
      </w:r>
      <w:r w:rsidR="002F3CE7" w:rsidRPr="00D56521">
        <w:rPr>
          <w:noProof/>
        </w:rPr>
        <w:t>MSC.</w:t>
      </w:r>
      <w:del w:id="1321" w:author="Raphael Malyankar" w:date="2023-08-31T18:15:00Z">
        <w:r w:rsidR="002F3CE7" w:rsidRPr="00D56521" w:rsidDel="00F00C10">
          <w:rPr>
            <w:noProof/>
          </w:rPr>
          <w:delText>232(82)</w:delText>
        </w:r>
      </w:del>
      <w:ins w:id="1322" w:author="Raphael Malyankar" w:date="2023-08-31T18:15:00Z">
        <w:r w:rsidR="00F00C10">
          <w:rPr>
            <w:noProof/>
          </w:rPr>
          <w:t>530(106)</w:t>
        </w:r>
      </w:ins>
      <w:r w:rsidR="002F3CE7" w:rsidRPr="00D56521">
        <w:rPr>
          <w:noProof/>
        </w:rPr>
        <w:t xml:space="preserve">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pPr>
        <w:pStyle w:val="Heading2"/>
        <w:rPr>
          <w:noProof/>
        </w:rPr>
        <w:pPrChange w:id="1323" w:author="Raphael Malyankar" w:date="2023-08-31T22:24:00Z">
          <w:pPr>
            <w:pStyle w:val="Heading2"/>
            <w:tabs>
              <w:tab w:val="clear" w:pos="567"/>
              <w:tab w:val="left" w:pos="851"/>
            </w:tabs>
            <w:ind w:left="851" w:hanging="851"/>
          </w:pPr>
        </w:pPrChange>
      </w:pPr>
      <w:bookmarkStart w:id="1324" w:name="_Toc144421293"/>
      <w:commentRangeStart w:id="1325"/>
      <w:r w:rsidRPr="00D56521">
        <w:rPr>
          <w:noProof/>
        </w:rPr>
        <w:t>Common text information</w:t>
      </w:r>
      <w:r w:rsidR="0004119A" w:rsidRPr="00D56521">
        <w:rPr>
          <w:noProof/>
        </w:rPr>
        <w:t xml:space="preserve"> attributes</w:t>
      </w:r>
      <w:bookmarkEnd w:id="1324"/>
      <w:commentRangeEnd w:id="1325"/>
      <w:r w:rsidR="009A245C">
        <w:rPr>
          <w:rStyle w:val="CommentReference"/>
          <w:rFonts w:eastAsia="MS Mincho"/>
          <w:b w:val="0"/>
          <w:bCs w:val="0"/>
        </w:rPr>
        <w:commentReference w:id="1325"/>
      </w:r>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1326"/>
      <w:r w:rsidR="00363AAD" w:rsidRPr="00D56521">
        <w:t>guidelines</w:t>
      </w:r>
      <w:r w:rsidR="00721ED4" w:rsidRPr="00D56521">
        <w:t xml:space="preserve"> </w:t>
      </w:r>
      <w:commentRangeEnd w:id="1326"/>
      <w:r w:rsidR="009A245C">
        <w:rPr>
          <w:rStyle w:val="CommentReference"/>
        </w:rPr>
        <w:commentReference w:id="1326"/>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pPr>
        <w:pStyle w:val="Heading3"/>
        <w:pPrChange w:id="1327" w:author="jonathan pritchard" w:date="2024-02-09T12:38:00Z">
          <w:pPr>
            <w:pStyle w:val="Heading3"/>
            <w:tabs>
              <w:tab w:val="clear" w:pos="851"/>
              <w:tab w:val="left" w:pos="993"/>
            </w:tabs>
            <w:spacing w:after="120"/>
            <w:ind w:left="992" w:hanging="992"/>
          </w:pPr>
        </w:pPrChange>
      </w:pPr>
      <w:bookmarkStart w:id="1328" w:name="_Toc144421294"/>
      <w:commentRangeStart w:id="1329"/>
      <w:commentRangeStart w:id="1330"/>
      <w:r w:rsidRPr="00D56521">
        <w:t>Feature names</w:t>
      </w:r>
      <w:bookmarkEnd w:id="1328"/>
      <w:commentRangeEnd w:id="1329"/>
      <w:r w:rsidR="00E31B18">
        <w:rPr>
          <w:rStyle w:val="CommentReference"/>
          <w:b w:val="0"/>
          <w:bCs w:val="0"/>
        </w:rPr>
        <w:commentReference w:id="1329"/>
      </w:r>
      <w:commentRangeEnd w:id="1330"/>
      <w:r w:rsidR="00411D24">
        <w:rPr>
          <w:rStyle w:val="CommentReference"/>
          <w:b w:val="0"/>
          <w:bCs w:val="0"/>
        </w:rPr>
        <w:commentReference w:id="1330"/>
      </w:r>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w:t>
      </w:r>
      <w:proofErr w:type="spellStart"/>
      <w:r w:rsidR="004D23A1" w:rsidRPr="00D56521">
        <w:t>boolean</w:t>
      </w:r>
      <w:proofErr w:type="spellEnd"/>
      <w:r w:rsidR="004D23A1" w:rsidRPr="00D56521">
        <w:t xml:space="preserve">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proofErr w:type="spellStart"/>
      <w:r w:rsidR="0011580C" w:rsidRPr="00D56521">
        <w:rPr>
          <w:i/>
          <w:iCs/>
        </w:rPr>
        <w:t>displayName</w:t>
      </w:r>
      <w:proofErr w:type="spellEnd"/>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proofErr w:type="spellStart"/>
      <w:r w:rsidR="0011580C" w:rsidRPr="00D56521">
        <w:rPr>
          <w:i/>
          <w:iCs/>
        </w:rPr>
        <w:t>displayName</w:t>
      </w:r>
      <w:proofErr w:type="spellEnd"/>
      <w:r w:rsidR="00454CC1" w:rsidRPr="00D56521">
        <w:t>.</w:t>
      </w:r>
    </w:p>
    <w:p w14:paraId="586501BB" w14:textId="4F4988C6" w:rsidR="000A7AFE" w:rsidRPr="00D56521" w:rsidRDefault="004D0AE3">
      <w:pPr>
        <w:pStyle w:val="Heading3"/>
        <w:pPrChange w:id="1331" w:author="jonathan pritchard" w:date="2024-02-09T12:38:00Z">
          <w:pPr>
            <w:pStyle w:val="Heading3"/>
            <w:tabs>
              <w:tab w:val="clear" w:pos="851"/>
              <w:tab w:val="left" w:pos="993"/>
            </w:tabs>
            <w:spacing w:after="120"/>
            <w:ind w:left="992" w:hanging="992"/>
          </w:pPr>
        </w:pPrChange>
      </w:pPr>
      <w:bookmarkStart w:id="1332" w:name="_Toc144421295"/>
      <w:commentRangeStart w:id="1333"/>
      <w:commentRangeStart w:id="1334"/>
      <w:r w:rsidRPr="00D56521">
        <w:t>Generic attribute</w:t>
      </w:r>
      <w:r w:rsidR="00363AAD" w:rsidRPr="00D56521">
        <w:t xml:space="preserve"> </w:t>
      </w:r>
      <w:r w:rsidRPr="00D56521">
        <w:t>“</w:t>
      </w:r>
      <w:r w:rsidR="00363AAD" w:rsidRPr="00D56521">
        <w:t>information</w:t>
      </w:r>
      <w:r w:rsidRPr="00D56521">
        <w:t>”</w:t>
      </w:r>
      <w:bookmarkEnd w:id="1332"/>
      <w:commentRangeEnd w:id="1333"/>
      <w:r w:rsidR="00E31B18">
        <w:rPr>
          <w:rStyle w:val="CommentReference"/>
          <w:b w:val="0"/>
          <w:bCs w:val="0"/>
        </w:rPr>
        <w:commentReference w:id="1333"/>
      </w:r>
      <w:commentRangeEnd w:id="1334"/>
      <w:r w:rsidR="009A245C">
        <w:rPr>
          <w:rStyle w:val="CommentReference"/>
          <w:b w:val="0"/>
          <w:bCs w:val="0"/>
        </w:rPr>
        <w:commentReference w:id="1334"/>
      </w:r>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L</w:t>
      </w:r>
      <w:r w:rsidRPr="00D56521">
        <w:rPr>
          <w:i/>
          <w:iCs/>
        </w:rPr>
        <w:t>ocator</w:t>
      </w:r>
      <w:proofErr w:type="spellEnd"/>
      <w:r w:rsidR="006B4F8B" w:rsidRPr="00D56521">
        <w:t xml:space="preserve">: </w:t>
      </w:r>
      <w:r w:rsidR="00AA02E7" w:rsidRPr="00D56521">
        <w:t>I</w:t>
      </w:r>
      <w:r w:rsidR="006B4F8B" w:rsidRPr="00D56521">
        <w:t xml:space="preserve">ndicator for location of text within the file named by </w:t>
      </w:r>
      <w:proofErr w:type="spellStart"/>
      <w:r w:rsidR="006B4F8B" w:rsidRPr="00D56521">
        <w:rPr>
          <w:i/>
          <w:iCs/>
        </w:rPr>
        <w:t>fileReference</w:t>
      </w:r>
      <w:proofErr w:type="spellEnd"/>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R</w:t>
      </w:r>
      <w:r w:rsidRPr="00D56521">
        <w:rPr>
          <w:i/>
          <w:iCs/>
        </w:rPr>
        <w:t>eference</w:t>
      </w:r>
      <w:proofErr w:type="spellEnd"/>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proofErr w:type="spellStart"/>
      <w:r w:rsidR="006B4F8B" w:rsidRPr="00D56521">
        <w:rPr>
          <w:i/>
          <w:iCs/>
        </w:rPr>
        <w:t>fileReference</w:t>
      </w:r>
      <w:proofErr w:type="spellEnd"/>
      <w:r w:rsidR="004D0AE3" w:rsidRPr="00D56521">
        <w:t xml:space="preserve"> (specifically, the section indicated by </w:t>
      </w:r>
      <w:proofErr w:type="spellStart"/>
      <w:r w:rsidR="004D0AE3" w:rsidRPr="00D56521">
        <w:rPr>
          <w:i/>
          <w:iCs/>
        </w:rPr>
        <w:t>fileLocator</w:t>
      </w:r>
      <w:proofErr w:type="spellEnd"/>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proofErr w:type="spellStart"/>
      <w:r w:rsidRPr="00D56521">
        <w:rPr>
          <w:i/>
          <w:iCs/>
        </w:rPr>
        <w:t>fileReference</w:t>
      </w:r>
      <w:proofErr w:type="spellEnd"/>
      <w:r w:rsidRPr="00D56521">
        <w:t>” or “</w:t>
      </w:r>
      <w:r w:rsidRPr="00D56521">
        <w:rPr>
          <w:i/>
          <w:iCs/>
        </w:rPr>
        <w:t>text</w:t>
      </w:r>
      <w:r w:rsidRPr="00D56521">
        <w:t>” must be populated</w:t>
      </w:r>
      <w:r w:rsidR="004D0AE3" w:rsidRPr="00D56521">
        <w:t xml:space="preserve"> (usually only one of the two)</w:t>
      </w:r>
      <w:r w:rsidRPr="00D56521">
        <w:t>.</w:t>
      </w:r>
    </w:p>
    <w:p w14:paraId="6F4D75A5" w14:textId="54CFB534"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r w:rsidR="000C5D35" w:rsidRPr="00D56521">
        <w:t xml:space="preserve">can 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proofErr w:type="spellStart"/>
      <w:r w:rsidR="0099129A" w:rsidRPr="00D56521">
        <w:rPr>
          <w:i/>
          <w:iCs/>
        </w:rPr>
        <w:t>fileReference</w:t>
      </w:r>
      <w:proofErr w:type="spellEnd"/>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pPr>
        <w:pStyle w:val="Heading2"/>
        <w:pPrChange w:id="1335" w:author="Raphael Malyankar" w:date="2023-08-31T22:24:00Z">
          <w:pPr>
            <w:pStyle w:val="Heading2"/>
            <w:tabs>
              <w:tab w:val="clear" w:pos="567"/>
              <w:tab w:val="left" w:pos="851"/>
            </w:tabs>
            <w:ind w:left="851" w:hanging="851"/>
          </w:pPr>
        </w:pPrChange>
      </w:pPr>
      <w:bookmarkStart w:id="1336" w:name="_Toc144421296"/>
      <w:r w:rsidRPr="00D56521">
        <w:lastRenderedPageBreak/>
        <w:t>Queries</w:t>
      </w:r>
      <w:bookmarkEnd w:id="1336"/>
    </w:p>
    <w:p w14:paraId="0E38433B" w14:textId="78FD7A50" w:rsidR="00CB627A" w:rsidRPr="00D56521" w:rsidRDefault="00CB627A" w:rsidP="00F91862">
      <w:pPr>
        <w:spacing w:after="120" w:line="240" w:lineRule="auto"/>
        <w:jc w:val="both"/>
      </w:pPr>
      <w:commentRangeStart w:id="1337"/>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commentRangeEnd w:id="1337"/>
      <w:r w:rsidR="00E31B18">
        <w:rPr>
          <w:rStyle w:val="CommentReference"/>
        </w:rPr>
        <w:commentReference w:id="1337"/>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1338" w:name="_Toc46655819"/>
      <w:bookmarkStart w:id="1339" w:name="_Toc46659203"/>
      <w:bookmarkStart w:id="1340" w:name="_Toc46659382"/>
      <w:bookmarkStart w:id="1341" w:name="_Toc47457023"/>
      <w:bookmarkStart w:id="1342" w:name="_Toc47574699"/>
      <w:bookmarkStart w:id="1343" w:name="_Toc47618759"/>
      <w:bookmarkStart w:id="1344" w:name="_Toc47651177"/>
      <w:bookmarkStart w:id="1345" w:name="_Toc47708102"/>
      <w:bookmarkStart w:id="1346" w:name="_Toc47708364"/>
      <w:bookmarkStart w:id="1347" w:name="_Toc47708598"/>
      <w:bookmarkStart w:id="1348" w:name="_Toc144421297"/>
      <w:bookmarkEnd w:id="1338"/>
      <w:bookmarkEnd w:id="1339"/>
      <w:bookmarkEnd w:id="1340"/>
      <w:bookmarkEnd w:id="1341"/>
      <w:bookmarkEnd w:id="1342"/>
      <w:bookmarkEnd w:id="1343"/>
      <w:bookmarkEnd w:id="1344"/>
      <w:bookmarkEnd w:id="1345"/>
      <w:bookmarkEnd w:id="1346"/>
      <w:bookmarkEnd w:id="1347"/>
      <w:commentRangeStart w:id="1349"/>
      <w:r w:rsidRPr="00D56521">
        <w:rPr>
          <w:noProof/>
        </w:rPr>
        <w:t>Text</w:t>
      </w:r>
      <w:r w:rsidR="00007DC7" w:rsidRPr="00D56521">
        <w:rPr>
          <w:noProof/>
        </w:rPr>
        <w:t xml:space="preserve"> and Graphics</w:t>
      </w:r>
      <w:bookmarkEnd w:id="1348"/>
      <w:commentRangeEnd w:id="1349"/>
      <w:r w:rsidR="009A4F79">
        <w:rPr>
          <w:rStyle w:val="CommentReference"/>
          <w:rFonts w:eastAsia="MS Mincho"/>
          <w:b w:val="0"/>
          <w:bCs w:val="0"/>
        </w:rPr>
        <w:commentReference w:id="1349"/>
      </w:r>
    </w:p>
    <w:p w14:paraId="12BBF4C9" w14:textId="241B50CC" w:rsidR="007D243B" w:rsidRPr="00D56521" w:rsidRDefault="007D243B">
      <w:pPr>
        <w:pStyle w:val="Heading2"/>
        <w:rPr>
          <w:noProof/>
        </w:rPr>
        <w:pPrChange w:id="1350" w:author="Raphael Malyankar" w:date="2023-08-31T22:24:00Z">
          <w:pPr>
            <w:pStyle w:val="Heading2"/>
            <w:tabs>
              <w:tab w:val="clear" w:pos="567"/>
              <w:tab w:val="left" w:pos="851"/>
            </w:tabs>
            <w:ind w:left="851" w:hanging="851"/>
          </w:pPr>
        </w:pPrChange>
      </w:pPr>
      <w:bookmarkStart w:id="1351" w:name="_Toc144421298"/>
      <w:r w:rsidRPr="00D56521">
        <w:rPr>
          <w:noProof/>
        </w:rPr>
        <w:t>Text as part of the display</w:t>
      </w:r>
      <w:bookmarkEnd w:id="1351"/>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commentRangeStart w:id="1352"/>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commentRangeEnd w:id="1352"/>
      <w:r w:rsidR="00BB0BEC">
        <w:rPr>
          <w:rStyle w:val="CommentReference"/>
        </w:rPr>
        <w:commentReference w:id="1352"/>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1FAA3E54" w:rsidR="007D243B" w:rsidRPr="00D56521" w:rsidRDefault="001F2CFE">
      <w:pPr>
        <w:pStyle w:val="Heading2"/>
        <w:rPr>
          <w:noProof/>
        </w:rPr>
        <w:pPrChange w:id="1353" w:author="Raphael Malyankar" w:date="2023-08-31T22:24:00Z">
          <w:pPr>
            <w:pStyle w:val="Heading2"/>
            <w:tabs>
              <w:tab w:val="clear" w:pos="567"/>
              <w:tab w:val="left" w:pos="851"/>
            </w:tabs>
            <w:ind w:left="851" w:hanging="851"/>
          </w:pPr>
        </w:pPrChange>
      </w:pPr>
      <w:bookmarkStart w:id="1354" w:name="_Toc144421299"/>
      <w:bookmarkStart w:id="1355" w:name="_Ref46675037"/>
      <w:commentRangeStart w:id="1356"/>
      <w:r w:rsidRPr="00D56521">
        <w:rPr>
          <w:noProof/>
        </w:rPr>
        <w:t>Viewing groups used for t</w:t>
      </w:r>
      <w:r w:rsidR="007D243B" w:rsidRPr="00D56521">
        <w:rPr>
          <w:noProof/>
        </w:rPr>
        <w:t>ext</w:t>
      </w:r>
      <w:bookmarkEnd w:id="1354"/>
      <w:ins w:id="1357" w:author="jonathan pritchard" w:date="2024-01-17T15:33:00Z">
        <w:r w:rsidR="009A4F79">
          <w:rPr>
            <w:noProof/>
          </w:rPr>
          <w:t xml:space="preserve"> [Informative]</w:t>
        </w:r>
      </w:ins>
      <w:r w:rsidR="007D243B" w:rsidRPr="00D56521">
        <w:rPr>
          <w:noProof/>
        </w:rPr>
        <w:t xml:space="preserve"> </w:t>
      </w:r>
      <w:bookmarkEnd w:id="1355"/>
      <w:commentRangeEnd w:id="1356"/>
      <w:r w:rsidR="00E31B18">
        <w:rPr>
          <w:rStyle w:val="CommentReference"/>
          <w:rFonts w:eastAsia="MS Mincho"/>
          <w:b w:val="0"/>
          <w:bCs w:val="0"/>
        </w:rPr>
        <w:commentReference w:id="1356"/>
      </w:r>
    </w:p>
    <w:p w14:paraId="3498957B" w14:textId="1EC00C89" w:rsidR="00537C3C" w:rsidRPr="00D56521" w:rsidRDefault="00632C0D" w:rsidP="00F91862">
      <w:pPr>
        <w:spacing w:after="120" w:line="240" w:lineRule="auto"/>
        <w:jc w:val="both"/>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lastRenderedPageBreak/>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6"/>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1358" w:name="_Ref44337723"/>
      <w:bookmarkStart w:id="1359"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1358"/>
      <w:r w:rsidRPr="00D56521">
        <w:t xml:space="preserve"> - Viewing groups for text</w:t>
      </w:r>
      <w:bookmarkEnd w:id="1359"/>
    </w:p>
    <w:p w14:paraId="3BB8FDE2" w14:textId="77777777" w:rsidR="00987562" w:rsidRPr="00D56521" w:rsidRDefault="00987562" w:rsidP="00987562">
      <w:pPr>
        <w:spacing w:after="120" w:line="240" w:lineRule="auto"/>
      </w:pPr>
    </w:p>
    <w:p w14:paraId="06F02E83" w14:textId="6EC3EFD0" w:rsidR="007D243B" w:rsidRPr="00D56521" w:rsidRDefault="001F2CFE">
      <w:pPr>
        <w:pStyle w:val="Heading2"/>
        <w:rPr>
          <w:noProof/>
        </w:rPr>
        <w:pPrChange w:id="1360" w:author="Raphael Malyankar" w:date="2023-08-31T22:24:00Z">
          <w:pPr>
            <w:pStyle w:val="Heading2"/>
            <w:tabs>
              <w:tab w:val="clear" w:pos="567"/>
              <w:tab w:val="left" w:pos="851"/>
            </w:tabs>
            <w:ind w:left="851" w:hanging="851"/>
          </w:pPr>
        </w:pPrChange>
      </w:pPr>
      <w:bookmarkStart w:id="1361" w:name="_Toc144421300"/>
      <w:r w:rsidRPr="00D56521">
        <w:rPr>
          <w:noProof/>
        </w:rPr>
        <w:t>Viewing group layers used for text</w:t>
      </w:r>
      <w:bookmarkEnd w:id="1361"/>
      <w:ins w:id="1362" w:author="jonathan pritchard" w:date="2024-01-17T15:33:00Z">
        <w:r w:rsidR="00501A8C">
          <w:rPr>
            <w:noProof/>
          </w:rPr>
          <w:t xml:space="preserve"> [Informa</w:t>
        </w:r>
      </w:ins>
      <w:ins w:id="1363" w:author="jonathan pritchard" w:date="2024-01-17T15:34:00Z">
        <w:r w:rsidR="00501A8C">
          <w:rPr>
            <w:noProof/>
          </w:rPr>
          <w:t>tive]</w:t>
        </w:r>
      </w:ins>
    </w:p>
    <w:p w14:paraId="57F6885B" w14:textId="1A4EFC7D" w:rsidR="007D243B" w:rsidRPr="00D56521" w:rsidRDefault="007D243B" w:rsidP="00987562">
      <w:pPr>
        <w:spacing w:after="120" w:line="240" w:lineRule="auto"/>
        <w:jc w:val="both"/>
        <w:rPr>
          <w:noProof/>
        </w:rPr>
      </w:pPr>
      <w:r w:rsidRPr="00D56521">
        <w:rPr>
          <w:noProof/>
        </w:rPr>
        <w:t xml:space="preserve">To enable the Mariner to make selections regarding the text visible in the chart display the ECDIS should use the individual text groups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r w:rsidR="00632C0D" w:rsidRPr="00D56521">
        <w:rPr>
          <w:noProof/>
        </w:rPr>
        <w:t xml:space="preserve"> </w:t>
      </w:r>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p>
    <w:p w14:paraId="7B9F9C53" w14:textId="50EF3B3D"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the following text group layers should 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lastRenderedPageBreak/>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1364"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1364"/>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pPr>
        <w:pStyle w:val="Heading2"/>
        <w:rPr>
          <w:noProof/>
        </w:rPr>
        <w:pPrChange w:id="1365" w:author="Raphael Malyankar" w:date="2023-08-31T22:24:00Z">
          <w:pPr>
            <w:pStyle w:val="Heading2"/>
            <w:tabs>
              <w:tab w:val="clear" w:pos="567"/>
              <w:tab w:val="left" w:pos="851"/>
            </w:tabs>
            <w:ind w:left="851" w:hanging="851"/>
          </w:pPr>
        </w:pPrChange>
      </w:pPr>
      <w:bookmarkStart w:id="1366" w:name="_Toc144421301"/>
      <w:r w:rsidRPr="00D56521">
        <w:rPr>
          <w:noProof/>
        </w:rPr>
        <w:t>Abbreviations</w:t>
      </w:r>
      <w:bookmarkEnd w:id="1366"/>
    </w:p>
    <w:p w14:paraId="7A0211A3" w14:textId="49645677" w:rsidR="007D243B" w:rsidRPr="00D56521" w:rsidRDefault="007D243B" w:rsidP="00620930">
      <w:pPr>
        <w:spacing w:after="120" w:line="240" w:lineRule="auto"/>
        <w:jc w:val="both"/>
        <w:rPr>
          <w:noProof/>
        </w:rPr>
      </w:pPr>
      <w:r w:rsidRPr="00D56521">
        <w:rPr>
          <w:noProof/>
        </w:rPr>
        <w:t xml:space="preserve">The abbreviations listed below are to be used on the ECDIS display. The meanings of the abbreviations should 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pPr>
        <w:pStyle w:val="Heading3"/>
        <w:rPr>
          <w:noProof/>
        </w:rPr>
        <w:pPrChange w:id="1367" w:author="jonathan pritchard" w:date="2024-02-09T12:38:00Z">
          <w:pPr>
            <w:pStyle w:val="Heading3"/>
            <w:tabs>
              <w:tab w:val="clear" w:pos="851"/>
              <w:tab w:val="left" w:pos="993"/>
            </w:tabs>
            <w:spacing w:after="120"/>
            <w:ind w:left="992" w:hanging="992"/>
          </w:pPr>
        </w:pPrChange>
      </w:pPr>
      <w:bookmarkStart w:id="1368" w:name="_Toc144421302"/>
      <w:r w:rsidRPr="00D56521">
        <w:rPr>
          <w:noProof/>
        </w:rPr>
        <w:t>T</w:t>
      </w:r>
      <w:r w:rsidR="007D243B" w:rsidRPr="00D56521">
        <w:rPr>
          <w:noProof/>
        </w:rPr>
        <w:t>ext abbreviations</w:t>
      </w:r>
      <w:bookmarkEnd w:id="1368"/>
    </w:p>
    <w:p w14:paraId="2D416497" w14:textId="30B5AEF4" w:rsidR="00C7054E" w:rsidRPr="00D56521" w:rsidRDefault="007D243B" w:rsidP="00620930">
      <w:pPr>
        <w:spacing w:after="120" w:line="240" w:lineRule="auto"/>
        <w:jc w:val="both"/>
        <w:rPr>
          <w:noProof/>
        </w:rPr>
      </w:pPr>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p>
    <w:p w14:paraId="2544E5B8" w14:textId="292CA4A9" w:rsidR="007D243B" w:rsidRPr="00D56521" w:rsidRDefault="00C7054E" w:rsidP="00620930">
      <w:pPr>
        <w:spacing w:after="120" w:line="240" w:lineRule="auto"/>
        <w:jc w:val="both"/>
        <w:rPr>
          <w:noProof/>
        </w:rPr>
      </w:pPr>
      <w:r w:rsidRPr="00D56521">
        <w:rPr>
          <w:noProof/>
        </w:rPr>
        <w:t>NOTE:. See the Lua documentation for further details.</w:t>
      </w:r>
      <w:r w:rsidR="009337C7" w:rsidRPr="00D56521">
        <w:rPr>
          <w:noProof/>
        </w:rPr>
        <w:t xml:space="preserve"> </w:t>
      </w: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5EB23175" w:rsidR="00424521" w:rsidRPr="00D56521" w:rsidRDefault="00424521" w:rsidP="004E61EE">
            <w:pPr>
              <w:keepNext/>
              <w:tabs>
                <w:tab w:val="left" w:pos="690"/>
                <w:tab w:val="left" w:pos="960"/>
              </w:tabs>
              <w:ind w:left="960" w:hanging="960"/>
              <w:rPr>
                <w:noProof/>
              </w:rPr>
            </w:pPr>
            <w:r w:rsidRPr="00D56521">
              <w:rPr>
                <w:noProof/>
              </w:rPr>
              <w:t xml:space="preserve">Varn </w:t>
            </w:r>
            <w:r w:rsidRPr="00D56521">
              <w:rPr>
                <w:noProof/>
              </w:rPr>
              <w:tab/>
              <w:t>=</w:t>
            </w:r>
            <w:r w:rsidR="00732957" w:rsidRPr="00D56521">
              <w:rPr>
                <w:noProof/>
              </w:rPr>
              <w:tab/>
            </w:r>
            <w:r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1369"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1369"/>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p>
    <w:p w14:paraId="34C33955" w14:textId="77777777" w:rsidR="0091366D" w:rsidRPr="00D56521" w:rsidRDefault="0091366D" w:rsidP="00620930">
      <w:pPr>
        <w:spacing w:after="120" w:line="240" w:lineRule="auto"/>
        <w:jc w:val="both"/>
        <w:rPr>
          <w:noProof/>
        </w:rPr>
      </w:pPr>
    </w:p>
    <w:p w14:paraId="68C6C1A1" w14:textId="72336998" w:rsidR="00A506D7" w:rsidRPr="00D56521" w:rsidRDefault="00A506D7">
      <w:pPr>
        <w:pStyle w:val="Heading2"/>
        <w:rPr>
          <w:noProof/>
        </w:rPr>
        <w:pPrChange w:id="1370" w:author="Raphael Malyankar" w:date="2023-08-31T22:24:00Z">
          <w:pPr>
            <w:pStyle w:val="Heading2"/>
            <w:tabs>
              <w:tab w:val="clear" w:pos="567"/>
              <w:tab w:val="left" w:pos="851"/>
            </w:tabs>
            <w:ind w:left="851" w:hanging="851"/>
          </w:pPr>
        </w:pPrChange>
      </w:pPr>
      <w:bookmarkStart w:id="1371" w:name="_Ref47356601"/>
      <w:bookmarkStart w:id="1372" w:name="_Toc144421303"/>
      <w:commentRangeStart w:id="1373"/>
      <w:r w:rsidRPr="00D56521">
        <w:rPr>
          <w:noProof/>
        </w:rPr>
        <w:t>Additional information in text form</w:t>
      </w:r>
      <w:bookmarkEnd w:id="1371"/>
      <w:bookmarkEnd w:id="1372"/>
      <w:commentRangeEnd w:id="1373"/>
      <w:r w:rsidR="00BB0BEC">
        <w:rPr>
          <w:rStyle w:val="CommentReference"/>
          <w:rFonts w:eastAsia="MS Mincho"/>
          <w:b w:val="0"/>
          <w:bCs w:val="0"/>
        </w:rPr>
        <w:commentReference w:id="1373"/>
      </w:r>
    </w:p>
    <w:p w14:paraId="7A679603" w14:textId="613259E9"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r w:rsidR="00D43782" w:rsidRPr="00D56521">
        <w:rPr>
          <w:noProof/>
        </w:rPr>
        <w:t xml:space="preserve"> </w:t>
      </w:r>
      <w:ins w:id="1374" w:author="jonathan pritchard" w:date="2024-02-06T15:49:00Z">
        <w:r w:rsidR="00F91C71">
          <w:rPr>
            <w:noProof/>
          </w:rPr>
          <w:t>[</w:t>
        </w:r>
      </w:ins>
      <w:ins w:id="1375" w:author="jonathan pritchard" w:date="2024-02-06T15:50:00Z">
        <w:r w:rsidR="00F91C71" w:rsidRPr="00F91C71">
          <w:rPr>
            <w:b/>
            <w:bCs/>
            <w:noProof/>
            <w:rPrChange w:id="1376" w:author="jonathan pritchard" w:date="2024-02-06T15:50:00Z">
              <w:rPr>
                <w:noProof/>
              </w:rPr>
            </w:rPrChange>
          </w:rPr>
          <w:t>informative</w:t>
        </w:r>
        <w:r w:rsidR="00F91C71">
          <w:rPr>
            <w:noProof/>
          </w:rPr>
          <w:t xml:space="preserve">] </w:t>
        </w:r>
      </w:ins>
      <w:r w:rsidR="00D43782" w:rsidRPr="00D56521">
        <w:rPr>
          <w:noProof/>
        </w:rPr>
        <w:t>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commentRangeStart w:id="1377"/>
      <w:r w:rsidRPr="00D56521">
        <w:rPr>
          <w:noProof/>
        </w:rPr>
        <w:lastRenderedPageBreak/>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commentRangeEnd w:id="1377"/>
      <w:r w:rsidR="00CA225A">
        <w:rPr>
          <w:rStyle w:val="CommentReference"/>
        </w:rPr>
        <w:commentReference w:id="1377"/>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commentRangeStart w:id="1378"/>
      <w:del w:id="1379" w:author="Raphael Malyankar" w:date="2023-08-31T21:51:00Z">
        <w:r w:rsidRPr="00D56521" w:rsidDel="007821F2">
          <w:rPr>
            <w:noProof/>
          </w:rPr>
          <w:delText>S-101</w:delText>
        </w:r>
      </w:del>
      <w:ins w:id="1380" w:author="Raphael Malyankar" w:date="2023-08-31T21:51:00Z">
        <w:r w:rsidR="007821F2">
          <w:rPr>
            <w:noProof/>
          </w:rPr>
          <w:t>Several product specifications</w:t>
        </w:r>
      </w:ins>
      <w:r w:rsidRPr="00D56521">
        <w:rPr>
          <w:noProof/>
        </w:rPr>
        <w:t xml:space="preserve"> restrict</w:t>
      </w:r>
      <w:del w:id="1381" w:author="Raphael Malyankar" w:date="2023-08-31T21:51:00Z">
        <w:r w:rsidRPr="00D56521" w:rsidDel="007821F2">
          <w:rPr>
            <w:noProof/>
          </w:rPr>
          <w:delText>s</w:delText>
        </w:r>
      </w:del>
      <w:r w:rsidRPr="00D56521">
        <w:rPr>
          <w:noProof/>
        </w:rPr>
        <w:t xml:space="preserve"> this set to text, HTML, and XML.</w:t>
      </w:r>
      <w:ins w:id="1382" w:author="Raphael Malyankar" w:date="2023-08-31T22:06:00Z">
        <w:r w:rsidR="00711D88">
          <w:rPr>
            <w:noProof/>
          </w:rPr>
          <w:t xml:space="preserve"> </w:t>
        </w:r>
      </w:ins>
      <w:commentRangeEnd w:id="1378"/>
      <w:r w:rsidR="00CA225A">
        <w:rPr>
          <w:rStyle w:val="CommentReference"/>
        </w:rPr>
        <w:commentReference w:id="1378"/>
      </w:r>
      <w:del w:id="1383"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1384"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w:t>
      </w:r>
      <w:commentRangeStart w:id="1385"/>
      <w:r w:rsidR="00D50C76" w:rsidRPr="00D56521">
        <w:rPr>
          <w:noProof/>
        </w:rPr>
        <w:t xml:space="preserve">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commentRangeEnd w:id="1385"/>
      <w:r w:rsidR="00E31B18">
        <w:rPr>
          <w:rStyle w:val="CommentReference"/>
        </w:rPr>
        <w:commentReference w:id="1385"/>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commentRangeStart w:id="1386"/>
      <w:commentRangeStart w:id="1387"/>
      <w:ins w:id="1388" w:author="Raphael Malyankar" w:date="2023-08-31T22:13:00Z">
        <w:r>
          <w:rPr>
            <w:noProof/>
          </w:rPr>
          <w:t>Only text, HTML or XML can be used f</w:t>
        </w:r>
      </w:ins>
      <w:ins w:id="1389" w:author="Raphael Malyankar" w:date="2023-08-31T22:14:00Z">
        <w:r>
          <w:rPr>
            <w:noProof/>
          </w:rPr>
          <w:t xml:space="preserve">or support files providing additional information. </w:t>
        </w:r>
      </w:ins>
      <w:ins w:id="1390" w:author="Raphael Malyankar" w:date="2023-08-31T22:09:00Z">
        <w:r>
          <w:rPr>
            <w:noProof/>
          </w:rPr>
          <w:t>JPEG may be used for graphics referenced in HTML files</w:t>
        </w:r>
        <w:r>
          <w:rPr>
            <w:rStyle w:val="FootnoteReference"/>
          </w:rPr>
          <w:footnoteReference w:id="7"/>
        </w:r>
        <w:r>
          <w:rPr>
            <w:noProof/>
          </w:rPr>
          <w:t>.</w:t>
        </w:r>
      </w:ins>
      <w:ins w:id="1397" w:author="Raphael Malyankar" w:date="2023-08-31T22:10:00Z">
        <w:r>
          <w:rPr>
            <w:noProof/>
          </w:rPr>
          <w:t xml:space="preserve"> CSS files may be used for styling.</w:t>
        </w:r>
      </w:ins>
      <w:ins w:id="1398" w:author="Raphael Malyankar" w:date="2023-08-31T22:12:00Z">
        <w:r>
          <w:rPr>
            <w:noProof/>
          </w:rPr>
          <w:t xml:space="preserve"> If used by a support file, </w:t>
        </w:r>
      </w:ins>
      <w:ins w:id="1399" w:author="Raphael Malyankar" w:date="2023-08-31T22:14:00Z">
        <w:r>
          <w:rPr>
            <w:noProof/>
          </w:rPr>
          <w:t>JP</w:t>
        </w:r>
      </w:ins>
      <w:ins w:id="1400" w:author="Raphael Malyankar" w:date="2023-08-31T22:15:00Z">
        <w:r>
          <w:rPr>
            <w:noProof/>
          </w:rPr>
          <w:t>EG and CSS files</w:t>
        </w:r>
      </w:ins>
      <w:ins w:id="1401" w:author="Raphael Malyankar" w:date="2023-08-31T22:11:00Z">
        <w:r>
          <w:rPr>
            <w:noProof/>
          </w:rPr>
          <w:t xml:space="preserve"> should </w:t>
        </w:r>
      </w:ins>
      <w:ins w:id="1402"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1403" w:name="_Ref49156050"/>
      <w:r w:rsidR="00CE0E38" w:rsidRPr="00BA7446">
        <w:rPr>
          <w:rStyle w:val="FootnoteReference"/>
          <w:sz w:val="20"/>
          <w:vertAlign w:val="superscript"/>
          <w:lang w:val="en-GB"/>
        </w:rPr>
        <w:footnoteReference w:id="8"/>
      </w:r>
      <w:bookmarkEnd w:id="1403"/>
      <w:r w:rsidRPr="00D56521">
        <w:rPr>
          <w:noProof/>
        </w:rPr>
        <w:t>.</w:t>
      </w:r>
      <w:ins w:id="1404" w:author="Raphael Malyankar" w:date="2023-09-01T01:01:00Z">
        <w:r w:rsidR="00BA7446">
          <w:rPr>
            <w:noProof/>
          </w:rPr>
          <w:t xml:space="preserve"> Including </w:t>
        </w:r>
      </w:ins>
      <w:ins w:id="1405"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commentRangeEnd w:id="1386"/>
      <w:r w:rsidR="00BB0BEC">
        <w:rPr>
          <w:rStyle w:val="CommentReference"/>
        </w:rPr>
        <w:commentReference w:id="1386"/>
      </w:r>
      <w:commentRangeEnd w:id="1387"/>
      <w:r w:rsidR="00E31B18">
        <w:rPr>
          <w:rStyle w:val="CommentReference"/>
        </w:rPr>
        <w:commentReference w:id="1387"/>
      </w:r>
    </w:p>
    <w:p w14:paraId="383CF6A4" w14:textId="1D901219" w:rsidR="0071591A" w:rsidRPr="00D56521" w:rsidRDefault="00D50C76" w:rsidP="00AE2737">
      <w:pPr>
        <w:pStyle w:val="ListParagraph"/>
        <w:numPr>
          <w:ilvl w:val="0"/>
          <w:numId w:val="41"/>
        </w:numPr>
        <w:spacing w:after="60" w:line="240" w:lineRule="auto"/>
        <w:jc w:val="both"/>
        <w:rPr>
          <w:noProof/>
        </w:rPr>
      </w:pPr>
      <w:commentRangeStart w:id="1406"/>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1407" w:author="Raphael Malyankar" w:date="2023-08-31T22:10:00Z">
        <w:r w:rsidR="00E21C40" w:rsidRPr="00E21C40">
          <w:rPr>
            <w:rStyle w:val="FootnoteReference"/>
            <w:sz w:val="20"/>
            <w:vertAlign w:val="superscript"/>
            <w:lang w:val="en-GB"/>
            <w:rPrChange w:id="1408" w:author="Raphael Malyankar" w:date="2023-08-31T22:10:00Z">
              <w:rPr>
                <w:noProof/>
                <w:vertAlign w:val="superscript"/>
              </w:rPr>
            </w:rPrChange>
          </w:rPr>
          <w:t>8</w:t>
        </w:r>
      </w:ins>
      <w:del w:id="1409"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commentRangeEnd w:id="1406"/>
      <w:r w:rsidR="00E31B18">
        <w:rPr>
          <w:rStyle w:val="CommentReference"/>
        </w:rPr>
        <w:commentReference w:id="1406"/>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commentRangeStart w:id="1410"/>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commentRangeEnd w:id="1410"/>
      <w:r w:rsidR="00E31B18">
        <w:rPr>
          <w:rStyle w:val="CommentReference"/>
        </w:rPr>
        <w:commentReference w:id="1410"/>
      </w:r>
    </w:p>
    <w:p w14:paraId="5DF9A416" w14:textId="02641B58" w:rsidR="000C04E3" w:rsidRPr="00F91C71" w:rsidRDefault="007A427F" w:rsidP="00AE2737">
      <w:pPr>
        <w:pStyle w:val="ListParagraph"/>
        <w:numPr>
          <w:ilvl w:val="0"/>
          <w:numId w:val="41"/>
        </w:numPr>
        <w:spacing w:after="120" w:line="240" w:lineRule="auto"/>
        <w:jc w:val="both"/>
        <w:rPr>
          <w:ins w:id="1411" w:author="Raphael Malyankar" w:date="2023-08-31T22:07:00Z"/>
          <w:noProof/>
          <w:highlight w:val="yellow"/>
          <w:rPrChange w:id="1412" w:author="jonathan pritchard" w:date="2024-02-06T15:49:00Z">
            <w:rPr>
              <w:ins w:id="1413" w:author="Raphael Malyankar" w:date="2023-08-31T22:07:00Z"/>
              <w:noProof/>
            </w:rPr>
          </w:rPrChange>
        </w:rPr>
      </w:pPr>
      <w:r w:rsidRPr="00F91C71">
        <w:rPr>
          <w:noProof/>
          <w:highlight w:val="yellow"/>
          <w:rPrChange w:id="1414" w:author="jonathan pritchard" w:date="2024-02-06T15:49:00Z">
            <w:rPr>
              <w:noProof/>
            </w:rPr>
          </w:rPrChange>
        </w:rPr>
        <w:t>Manufacturers should not attemp</w:t>
      </w:r>
      <w:r w:rsidR="00283991" w:rsidRPr="00F91C71">
        <w:rPr>
          <w:noProof/>
          <w:highlight w:val="yellow"/>
          <w:rPrChange w:id="1415" w:author="jonathan pritchard" w:date="2024-02-06T15:49:00Z">
            <w:rPr>
              <w:noProof/>
            </w:rPr>
          </w:rPrChange>
        </w:rPr>
        <w:t>t</w:t>
      </w:r>
      <w:r w:rsidRPr="00F91C71">
        <w:rPr>
          <w:noProof/>
          <w:highlight w:val="yellow"/>
          <w:rPrChange w:id="1416" w:author="jonathan pritchard" w:date="2024-02-06T15:49:00Z">
            <w:rPr>
              <w:noProof/>
            </w:rPr>
          </w:rPrChange>
        </w:rPr>
        <w:t xml:space="preserve"> to </w:t>
      </w:r>
      <w:r w:rsidR="00EA153B" w:rsidRPr="00F91C71">
        <w:rPr>
          <w:noProof/>
          <w:highlight w:val="yellow"/>
          <w:rPrChange w:id="1417" w:author="jonathan pritchard" w:date="2024-02-06T15:49:00Z">
            <w:rPr>
              <w:noProof/>
            </w:rPr>
          </w:rPrChange>
        </w:rPr>
        <w:t xml:space="preserve">display </w:t>
      </w:r>
      <w:r w:rsidR="00C77ACA" w:rsidRPr="00F91C71">
        <w:rPr>
          <w:noProof/>
          <w:highlight w:val="yellow"/>
          <w:rPrChange w:id="1418" w:author="jonathan pritchard" w:date="2024-02-06T15:49:00Z">
            <w:rPr>
              <w:noProof/>
            </w:rPr>
          </w:rPrChange>
        </w:rPr>
        <w:t>information encoded in</w:t>
      </w:r>
      <w:r w:rsidR="00EA153B" w:rsidRPr="00F91C71">
        <w:rPr>
          <w:noProof/>
          <w:highlight w:val="yellow"/>
          <w:rPrChange w:id="1419" w:author="jonathan pritchard" w:date="2024-02-06T15:49:00Z">
            <w:rPr>
              <w:noProof/>
            </w:rPr>
          </w:rPrChange>
        </w:rPr>
        <w:t xml:space="preserve"> </w:t>
      </w:r>
      <w:r w:rsidR="00EA153B" w:rsidRPr="00F91C71">
        <w:rPr>
          <w:i/>
          <w:iCs/>
          <w:noProof/>
          <w:highlight w:val="yellow"/>
          <w:rPrChange w:id="1420" w:author="jonathan pritchard" w:date="2024-02-06T15:49:00Z">
            <w:rPr>
              <w:i/>
              <w:iCs/>
              <w:noProof/>
            </w:rPr>
          </w:rPrChange>
        </w:rPr>
        <w:t>information</w:t>
      </w:r>
      <w:r w:rsidR="00EA153B" w:rsidRPr="00F91C71">
        <w:rPr>
          <w:noProof/>
          <w:highlight w:val="yellow"/>
          <w:rPrChange w:id="1421" w:author="jonathan pritchard" w:date="2024-02-06T15:49:00Z">
            <w:rPr>
              <w:noProof/>
            </w:rPr>
          </w:rPrChange>
        </w:rPr>
        <w:t xml:space="preserve"> or </w:t>
      </w:r>
      <w:r w:rsidR="00EA153B" w:rsidRPr="00F91C71">
        <w:rPr>
          <w:i/>
          <w:iCs/>
          <w:noProof/>
          <w:highlight w:val="yellow"/>
          <w:rPrChange w:id="1422" w:author="jonathan pritchard" w:date="2024-02-06T15:49:00Z">
            <w:rPr>
              <w:i/>
              <w:iCs/>
              <w:noProof/>
            </w:rPr>
          </w:rPrChange>
        </w:rPr>
        <w:t>textContent</w:t>
      </w:r>
      <w:r w:rsidR="00EA153B" w:rsidRPr="00F91C71">
        <w:rPr>
          <w:noProof/>
          <w:highlight w:val="yellow"/>
          <w:rPrChange w:id="1423" w:author="jonathan pritchard" w:date="2024-02-06T15:49:00Z">
            <w:rPr>
              <w:noProof/>
            </w:rPr>
          </w:rPrChange>
        </w:rPr>
        <w:t xml:space="preserve"> attributes, or the content of text support files, that is in any format</w:t>
      </w:r>
      <w:r w:rsidR="0096705E" w:rsidRPr="00F91C71">
        <w:rPr>
          <w:noProof/>
          <w:highlight w:val="yellow"/>
          <w:rPrChange w:id="1424" w:author="jonathan pritchard" w:date="2024-02-06T15:49:00Z">
            <w:rPr>
              <w:noProof/>
            </w:rPr>
          </w:rPrChange>
        </w:rPr>
        <w:t xml:space="preserve"> other than </w:t>
      </w:r>
      <w:commentRangeStart w:id="1425"/>
      <w:r w:rsidR="0096705E" w:rsidRPr="00F91C71">
        <w:rPr>
          <w:noProof/>
          <w:highlight w:val="yellow"/>
          <w:rPrChange w:id="1426" w:author="jonathan pritchard" w:date="2024-02-06T15:49:00Z">
            <w:rPr>
              <w:noProof/>
            </w:rPr>
          </w:rPrChange>
        </w:rPr>
        <w:t>plain text, HTML, or XML</w:t>
      </w:r>
      <w:commentRangeEnd w:id="1425"/>
      <w:r w:rsidR="00E31B18" w:rsidRPr="00F91C71">
        <w:rPr>
          <w:rStyle w:val="CommentReference"/>
          <w:highlight w:val="yellow"/>
          <w:rPrChange w:id="1427" w:author="jonathan pritchard" w:date="2024-02-06T15:49:00Z">
            <w:rPr>
              <w:rStyle w:val="CommentReference"/>
            </w:rPr>
          </w:rPrChange>
        </w:rPr>
        <w:commentReference w:id="1425"/>
      </w:r>
      <w:r w:rsidR="00C75333" w:rsidRPr="00F91C71">
        <w:rPr>
          <w:noProof/>
          <w:highlight w:val="yellow"/>
          <w:rPrChange w:id="1428" w:author="jonathan pritchard" w:date="2024-02-06T15:49:00Z">
            <w:rPr>
              <w:noProof/>
            </w:rPr>
          </w:rPrChange>
        </w:rPr>
        <w:t>.</w:t>
      </w:r>
      <w:r w:rsidR="0096705E" w:rsidRPr="00F91C71">
        <w:rPr>
          <w:noProof/>
          <w:highlight w:val="yellow"/>
          <w:rPrChange w:id="1429" w:author="jonathan pritchard" w:date="2024-02-06T15:49:00Z">
            <w:rPr>
              <w:noProof/>
            </w:rPr>
          </w:rPrChange>
        </w:rPr>
        <w:t xml:space="preserve"> Specifically, PDF files should not be opened.</w:t>
      </w:r>
      <w:r w:rsidR="00C75333" w:rsidRPr="00F91C71">
        <w:rPr>
          <w:noProof/>
          <w:highlight w:val="yellow"/>
          <w:rPrChange w:id="1430" w:author="jonathan pritchard" w:date="2024-02-06T15:49:00Z">
            <w:rPr>
              <w:noProof/>
            </w:rPr>
          </w:rPrChange>
        </w:rPr>
        <w:t xml:space="preserve"> Instead</w:t>
      </w:r>
      <w:r w:rsidR="0096705E" w:rsidRPr="00F91C71">
        <w:rPr>
          <w:noProof/>
          <w:highlight w:val="yellow"/>
          <w:rPrChange w:id="1431" w:author="jonathan pritchard" w:date="2024-02-06T15:49:00Z">
            <w:rPr>
              <w:noProof/>
            </w:rPr>
          </w:rPrChange>
        </w:rPr>
        <w:t xml:space="preserve"> the interface should show an indication of a file type that cannot be opened on the ECDIS</w:t>
      </w:r>
      <w:r w:rsidRPr="00F91C71">
        <w:rPr>
          <w:noProof/>
          <w:highlight w:val="yellow"/>
          <w:rPrChange w:id="1432" w:author="jonathan pritchard" w:date="2024-02-06T15:49:00Z">
            <w:rPr>
              <w:noProof/>
            </w:rPr>
          </w:rPrChange>
        </w:rPr>
        <w:t>, for example, the file type with a “not allowed” icon superimposed (</w:t>
      </w:r>
      <w:r w:rsidRPr="00F91C71">
        <w:rPr>
          <w:noProof/>
          <w:highlight w:val="yellow"/>
          <w:rPrChange w:id="1433" w:author="jonathan pritchard" w:date="2024-02-06T15:49:00Z">
            <w:rPr>
              <w:noProof/>
            </w:rPr>
          </w:rPrChange>
        </w:rPr>
        <w:fldChar w:fldCharType="begin"/>
      </w:r>
      <w:r w:rsidRPr="00F91C71">
        <w:rPr>
          <w:noProof/>
          <w:highlight w:val="yellow"/>
          <w:rPrChange w:id="1434" w:author="jonathan pritchard" w:date="2024-02-06T15:49:00Z">
            <w:rPr>
              <w:noProof/>
            </w:rPr>
          </w:rPrChange>
        </w:rPr>
        <w:instrText xml:space="preserve"> REF _Ref47282754 \h </w:instrText>
      </w:r>
      <w:r w:rsidR="00D56521" w:rsidRPr="00F91C71">
        <w:rPr>
          <w:noProof/>
          <w:highlight w:val="yellow"/>
          <w:rPrChange w:id="1435" w:author="jonathan pritchard" w:date="2024-02-06T15:49:00Z">
            <w:rPr>
              <w:noProof/>
            </w:rPr>
          </w:rPrChange>
        </w:rPr>
        <w:instrText xml:space="preserve"> \* MERGEFORMAT </w:instrText>
      </w:r>
      <w:r w:rsidRPr="005D36F8">
        <w:rPr>
          <w:noProof/>
          <w:highlight w:val="yellow"/>
        </w:rPr>
      </w:r>
      <w:r w:rsidRPr="00F91C71">
        <w:rPr>
          <w:noProof/>
          <w:highlight w:val="yellow"/>
          <w:rPrChange w:id="1436" w:author="jonathan pritchard" w:date="2024-02-06T15:49:00Z">
            <w:rPr>
              <w:noProof/>
            </w:rPr>
          </w:rPrChange>
        </w:rPr>
        <w:fldChar w:fldCharType="separate"/>
      </w:r>
      <w:r w:rsidR="00832978" w:rsidRPr="00F91C71">
        <w:rPr>
          <w:highlight w:val="yellow"/>
          <w:rPrChange w:id="1437" w:author="jonathan pritchard" w:date="2024-02-06T15:49:00Z">
            <w:rPr/>
          </w:rPrChange>
        </w:rPr>
        <w:t>Table C-7</w:t>
      </w:r>
      <w:r w:rsidRPr="00F91C71">
        <w:rPr>
          <w:noProof/>
          <w:highlight w:val="yellow"/>
          <w:rPrChange w:id="1438" w:author="jonathan pritchard" w:date="2024-02-06T15:49:00Z">
            <w:rPr>
              <w:noProof/>
            </w:rPr>
          </w:rPrChange>
        </w:rPr>
        <w:fldChar w:fldCharType="end"/>
      </w:r>
      <w:r w:rsidRPr="00F91C71">
        <w:rPr>
          <w:noProof/>
          <w:highlight w:val="yellow"/>
          <w:rPrChange w:id="1439" w:author="jonathan pritchard" w:date="2024-02-06T15:49:00Z">
            <w:rPr>
              <w:noProof/>
            </w:rPr>
          </w:rPrChange>
        </w:rPr>
        <w:t>)</w:t>
      </w:r>
      <w:r w:rsidR="0096705E" w:rsidRPr="00F91C71">
        <w:rPr>
          <w:noProof/>
          <w:highlight w:val="yellow"/>
          <w:rPrChange w:id="1440" w:author="jonathan pritchard" w:date="2024-02-06T15:49:00Z">
            <w:rPr>
              <w:noProof/>
            </w:rPr>
          </w:rPrChange>
        </w:rPr>
        <w:t>.</w:t>
      </w:r>
      <w:r w:rsidRPr="00F91C71">
        <w:rPr>
          <w:noProof/>
          <w:highlight w:val="yellow"/>
          <w:rPrChange w:id="1441" w:author="jonathan pritchard" w:date="2024-02-06T15:49:00Z">
            <w:rPr>
              <w:noProof/>
            </w:rPr>
          </w:rPrChange>
        </w:rPr>
        <w:t xml:space="preserve"> Clicking on this indication should provide an </w:t>
      </w:r>
      <w:commentRangeStart w:id="1442"/>
      <w:r w:rsidRPr="00F91C71">
        <w:rPr>
          <w:noProof/>
          <w:highlight w:val="yellow"/>
          <w:rPrChange w:id="1443" w:author="jonathan pritchard" w:date="2024-02-06T15:49:00Z">
            <w:rPr>
              <w:noProof/>
            </w:rPr>
          </w:rPrChange>
        </w:rPr>
        <w:t>appropriate message to the user</w:t>
      </w:r>
      <w:r w:rsidR="00283991" w:rsidRPr="00F91C71">
        <w:rPr>
          <w:noProof/>
          <w:highlight w:val="yellow"/>
          <w:rPrChange w:id="1444" w:author="jonathan pritchard" w:date="2024-02-06T15:49:00Z">
            <w:rPr>
              <w:noProof/>
            </w:rPr>
          </w:rPrChange>
        </w:rPr>
        <w:t>, for example “This file type cannot be displayed on an ECDIS, but may be readable on other systems.”</w:t>
      </w:r>
      <w:commentRangeEnd w:id="1442"/>
      <w:r w:rsidR="00BD04E6" w:rsidRPr="00F91C71">
        <w:rPr>
          <w:rStyle w:val="CommentReference"/>
          <w:highlight w:val="yellow"/>
          <w:rPrChange w:id="1445" w:author="jonathan pritchard" w:date="2024-02-06T15:49:00Z">
            <w:rPr>
              <w:rStyle w:val="CommentReference"/>
            </w:rPr>
          </w:rPrChange>
        </w:rPr>
        <w:commentReference w:id="1442"/>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1446" w:author="Raphael Malyankar" w:date="2023-09-01T01:09:00Z">
        <w:r w:rsidR="00DD34E4">
          <w:rPr>
            <w:noProof/>
          </w:rPr>
          <w:t xml:space="preserve">; however, in that case plain text files should </w:t>
        </w:r>
        <w:commentRangeStart w:id="1447"/>
        <w:r w:rsidR="00DD34E4">
          <w:rPr>
            <w:noProof/>
          </w:rPr>
          <w:t xml:space="preserve">be </w:t>
        </w:r>
      </w:ins>
      <w:ins w:id="1448" w:author="Raphael Malyankar" w:date="2023-09-01T01:11:00Z">
        <w:r w:rsidR="00DD34E4">
          <w:rPr>
            <w:noProof/>
          </w:rPr>
          <w:t>converted</w:t>
        </w:r>
      </w:ins>
      <w:ins w:id="1449" w:author="Raphael Malyankar" w:date="2023-09-01T01:09:00Z">
        <w:r w:rsidR="00DD34E4">
          <w:rPr>
            <w:noProof/>
          </w:rPr>
          <w:t xml:space="preserve"> </w:t>
        </w:r>
      </w:ins>
      <w:ins w:id="1450" w:author="Raphael Malyankar" w:date="2023-09-01T01:29:00Z">
        <w:r w:rsidR="00E22612">
          <w:rPr>
            <w:noProof/>
          </w:rPr>
          <w:t>to</w:t>
        </w:r>
      </w:ins>
      <w:ins w:id="1451" w:author="Raphael Malyankar" w:date="2023-09-01T01:09:00Z">
        <w:r w:rsidR="00DD34E4">
          <w:rPr>
            <w:noProof/>
          </w:rPr>
          <w:t xml:space="preserve"> HTML or XML, </w:t>
        </w:r>
      </w:ins>
      <w:commentRangeEnd w:id="1447"/>
      <w:r w:rsidR="00E31B18">
        <w:rPr>
          <w:rStyle w:val="CommentReference"/>
        </w:rPr>
        <w:commentReference w:id="1447"/>
      </w:r>
      <w:ins w:id="1452" w:author="Raphael Malyankar" w:date="2023-09-01T01:10:00Z">
        <w:r w:rsidR="00DD34E4">
          <w:rPr>
            <w:noProof/>
          </w:rPr>
          <w:t>for which</w:t>
        </w:r>
      </w:ins>
      <w:ins w:id="1453" w:author="Raphael Malyankar" w:date="2023-09-01T01:09:00Z">
        <w:r w:rsidR="00DD34E4">
          <w:rPr>
            <w:noProof/>
          </w:rPr>
          <w:t xml:space="preserve"> </w:t>
        </w:r>
      </w:ins>
      <w:ins w:id="1454" w:author="Raphael Malyankar" w:date="2023-09-01T01:11:00Z">
        <w:r w:rsidR="00DD34E4">
          <w:rPr>
            <w:noProof/>
          </w:rPr>
          <w:t xml:space="preserve">fragment identifiers are part of the respective </w:t>
        </w:r>
      </w:ins>
      <w:ins w:id="1455" w:author="Raphael Malyankar" w:date="2023-09-01T01:12:00Z">
        <w:r w:rsidR="00DD34E4">
          <w:rPr>
            <w:noProof/>
          </w:rPr>
          <w:t xml:space="preserve">specifications and more amenable to programmatic use than </w:t>
        </w:r>
      </w:ins>
      <w:ins w:id="1456" w:author="Raphael Malyankar" w:date="2023-09-01T01:30:00Z">
        <w:r w:rsidR="00365C3B">
          <w:rPr>
            <w:noProof/>
          </w:rPr>
          <w:t xml:space="preserve">integer </w:t>
        </w:r>
        <w:r w:rsidR="00E22612">
          <w:rPr>
            <w:noProof/>
          </w:rPr>
          <w:t>offsets</w:t>
        </w:r>
      </w:ins>
      <w:ins w:id="1457" w:author="Raphael Malyankar" w:date="2023-09-01T01:29:00Z">
        <w:r w:rsidR="00E22612">
          <w:rPr>
            <w:noProof/>
          </w:rPr>
          <w:t xml:space="preserve"> </w:t>
        </w:r>
      </w:ins>
      <w:ins w:id="1458" w:author="Raphael Malyankar" w:date="2023-09-01T01:12:00Z">
        <w:r w:rsidR="00DD34E4">
          <w:rPr>
            <w:noProof/>
          </w:rPr>
          <w:t>for plain text.</w:t>
        </w:r>
      </w:ins>
      <w:ins w:id="1459" w:author="Raphael Malyankar" w:date="2023-09-01T01:10:00Z">
        <w:r w:rsidR="00DD34E4">
          <w:rPr>
            <w:noProof/>
          </w:rPr>
          <w:t xml:space="preserve"> </w:t>
        </w:r>
      </w:ins>
      <w:del w:id="1460"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lastRenderedPageBreak/>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commentRangeStart w:id="1461"/>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commentRangeEnd w:id="1461"/>
            <w:r w:rsidR="00E31B18">
              <w:rPr>
                <w:rStyle w:val="CommentReference"/>
              </w:rPr>
              <w:commentReference w:id="1461"/>
            </w:r>
          </w:p>
        </w:tc>
      </w:tr>
    </w:tbl>
    <w:p w14:paraId="6A64CDDE" w14:textId="0B2A36D5" w:rsidR="0075505A" w:rsidRPr="00D56521" w:rsidRDefault="0075505A" w:rsidP="001F3AB9">
      <w:pPr>
        <w:pStyle w:val="Caption"/>
        <w:spacing w:after="120" w:line="240" w:lineRule="auto"/>
        <w:jc w:val="center"/>
      </w:pPr>
      <w:bookmarkStart w:id="1462"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1462"/>
      <w:r w:rsidRPr="00D56521">
        <w:t xml:space="preserve"> - Interpretation of </w:t>
      </w:r>
      <w:proofErr w:type="spellStart"/>
      <w:r w:rsidRPr="00D56521">
        <w:rPr>
          <w:i/>
          <w:iCs/>
        </w:rPr>
        <w:t>fileLocator</w:t>
      </w:r>
      <w:proofErr w:type="spellEnd"/>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ECDIS manufacturers should provide appropriate solutions that enable text information to be displayed without affecting the night vision of the user.</w:t>
      </w: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pPr>
        <w:pStyle w:val="Heading2"/>
        <w:rPr>
          <w:noProof/>
        </w:rPr>
        <w:pPrChange w:id="1463" w:author="Raphael Malyankar" w:date="2023-08-31T22:24:00Z">
          <w:pPr>
            <w:pStyle w:val="Heading2"/>
            <w:tabs>
              <w:tab w:val="clear" w:pos="567"/>
              <w:tab w:val="left" w:pos="851"/>
            </w:tabs>
            <w:ind w:left="851" w:hanging="851"/>
          </w:pPr>
        </w:pPrChange>
      </w:pPr>
      <w:bookmarkStart w:id="1464" w:name="_Toc99104596"/>
      <w:bookmarkStart w:id="1465" w:name="_Toc99105049"/>
      <w:bookmarkStart w:id="1466" w:name="_Ref47357379"/>
      <w:bookmarkStart w:id="1467" w:name="_Toc144421304"/>
      <w:bookmarkEnd w:id="1464"/>
      <w:bookmarkEnd w:id="1465"/>
      <w:r w:rsidRPr="00D56521">
        <w:rPr>
          <w:noProof/>
        </w:rPr>
        <w:t>Graphics</w:t>
      </w:r>
      <w:bookmarkEnd w:id="1466"/>
      <w:bookmarkEnd w:id="1467"/>
    </w:p>
    <w:p w14:paraId="7770BE7A" w14:textId="25D2CA3C" w:rsidR="003B0A7C" w:rsidRPr="00D56521" w:rsidRDefault="00007DC7" w:rsidP="002F5940">
      <w:pPr>
        <w:spacing w:after="120" w:line="240" w:lineRule="auto"/>
        <w:jc w:val="both"/>
      </w:pPr>
      <w:commentRangeStart w:id="1468"/>
      <w:r w:rsidRPr="00D56521">
        <w:t xml:space="preserve">S-101 datasets encode graphical information such as diagrams and photographs </w:t>
      </w:r>
      <w:r w:rsidR="003B0A7C" w:rsidRPr="00D56521">
        <w:t xml:space="preserve">in the simple attribute </w:t>
      </w:r>
      <w:proofErr w:type="spellStart"/>
      <w:r w:rsidR="003B0A7C" w:rsidRPr="00D56521">
        <w:rPr>
          <w:i/>
          <w:iCs/>
        </w:rPr>
        <w:t>pictorialRepresentation</w:t>
      </w:r>
      <w:proofErr w:type="spellEnd"/>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proofErr w:type="spellStart"/>
      <w:r w:rsidR="00AB4F4B" w:rsidRPr="00D56521">
        <w:rPr>
          <w:i/>
          <w:iCs/>
        </w:rPr>
        <w:t>pictorialRepresentation</w:t>
      </w:r>
      <w:proofErr w:type="spellEnd"/>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proofErr w:type="spellStart"/>
      <w:r w:rsidR="00D43782" w:rsidRPr="00D56521">
        <w:rPr>
          <w:i/>
          <w:iCs/>
        </w:rPr>
        <w:t>pictorialRepresentation</w:t>
      </w:r>
      <w:proofErr w:type="spellEnd"/>
      <w:r w:rsidR="00D43782" w:rsidRPr="00D56521">
        <w:t>.</w:t>
      </w:r>
      <w:commentRangeEnd w:id="1468"/>
      <w:r w:rsidR="00374426">
        <w:rPr>
          <w:rStyle w:val="CommentReference"/>
        </w:rPr>
        <w:commentReference w:id="1468"/>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3A44091C" w:rsidR="00FF2313" w:rsidRPr="00D56521" w:rsidRDefault="00FF2313" w:rsidP="002F5940">
      <w:pPr>
        <w:spacing w:after="120" w:line="240" w:lineRule="auto"/>
        <w:jc w:val="both"/>
      </w:pPr>
      <w:r w:rsidRPr="00D56521">
        <w:t>ECDIS manufacturers should 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p>
    <w:p w14:paraId="1ECFCD74" w14:textId="2A924602" w:rsidR="00C77153" w:rsidRPr="00D56521" w:rsidRDefault="00C77153" w:rsidP="002F5940">
      <w:pPr>
        <w:spacing w:after="120" w:line="240" w:lineRule="auto"/>
        <w:jc w:val="both"/>
      </w:pPr>
      <w:commentRangeStart w:id="1469"/>
      <w:r w:rsidRPr="00D56521">
        <w:t>The</w:t>
      </w:r>
      <w:commentRangeEnd w:id="1469"/>
      <w:r w:rsidR="00374426">
        <w:rPr>
          <w:rStyle w:val="CommentReference"/>
        </w:rPr>
        <w:commentReference w:id="1469"/>
      </w:r>
      <w:r w:rsidRPr="00D56521">
        <w:t xml:space="preserve"> availability of additional information in graphical format should be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1470" w:name="_Toc144421305"/>
      <w:commentRangeStart w:id="1471"/>
      <w:r w:rsidRPr="00D56521">
        <w:rPr>
          <w:noProof/>
        </w:rPr>
        <w:t>Miscellaneous</w:t>
      </w:r>
      <w:r w:rsidR="00EA6515" w:rsidRPr="00D56521">
        <w:rPr>
          <w:noProof/>
        </w:rPr>
        <w:t xml:space="preserve"> Display Elements</w:t>
      </w:r>
      <w:bookmarkEnd w:id="1470"/>
      <w:commentRangeEnd w:id="1471"/>
      <w:r w:rsidR="00F553C8">
        <w:rPr>
          <w:rStyle w:val="CommentReference"/>
          <w:rFonts w:eastAsia="MS Mincho"/>
          <w:b w:val="0"/>
          <w:bCs w:val="0"/>
        </w:rPr>
        <w:commentReference w:id="1471"/>
      </w:r>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1472" w:author="Raphael Malyankar" w:date="2023-08-31T22:24:00Z">
          <w:pPr>
            <w:pStyle w:val="Heading2"/>
            <w:tabs>
              <w:tab w:val="clear" w:pos="567"/>
              <w:tab w:val="left" w:pos="851"/>
            </w:tabs>
            <w:ind w:left="851" w:hanging="851"/>
          </w:pPr>
        </w:pPrChange>
      </w:pPr>
      <w:bookmarkStart w:id="1473" w:name="_Toc144421306"/>
      <w:commentRangeStart w:id="1474"/>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1473"/>
      <w:r w:rsidR="002A10D2" w:rsidRPr="00D56521">
        <w:rPr>
          <w:noProof/>
        </w:rPr>
        <w:t xml:space="preserve"> </w:t>
      </w:r>
      <w:commentRangeEnd w:id="1474"/>
      <w:r w:rsidR="007009D1">
        <w:rPr>
          <w:rStyle w:val="CommentReference"/>
          <w:rFonts w:eastAsia="MS Mincho"/>
          <w:b w:val="0"/>
          <w:bCs w:val="0"/>
        </w:rPr>
        <w:commentReference w:id="1474"/>
      </w:r>
    </w:p>
    <w:p w14:paraId="00620AFF" w14:textId="4436BC53" w:rsidR="002A10D2" w:rsidRPr="00D56521" w:rsidRDefault="002A10D2">
      <w:pPr>
        <w:pStyle w:val="Heading3"/>
        <w:rPr>
          <w:noProof/>
        </w:rPr>
        <w:pPrChange w:id="1475" w:author="jonathan pritchard" w:date="2024-02-09T12:38:00Z">
          <w:pPr>
            <w:pStyle w:val="Heading3"/>
            <w:tabs>
              <w:tab w:val="clear" w:pos="851"/>
              <w:tab w:val="left" w:pos="993"/>
            </w:tabs>
            <w:spacing w:after="120"/>
            <w:ind w:left="992" w:hanging="992"/>
          </w:pPr>
        </w:pPrChange>
      </w:pPr>
      <w:bookmarkStart w:id="1476" w:name="_Toc144421307"/>
      <w:r w:rsidRPr="00D56521">
        <w:rPr>
          <w:noProof/>
        </w:rPr>
        <w:t>ENC scale</w:t>
      </w:r>
      <w:bookmarkEnd w:id="1476"/>
    </w:p>
    <w:p w14:paraId="37D6EEA7" w14:textId="35DB46EF" w:rsidR="002A10D2" w:rsidRPr="00D56521" w:rsidRDefault="002A10D2" w:rsidP="00916A2A">
      <w:pPr>
        <w:spacing w:after="120" w:line="240" w:lineRule="auto"/>
        <w:jc w:val="both"/>
        <w:rPr>
          <w:noProof/>
        </w:rPr>
      </w:pPr>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p>
    <w:p w14:paraId="4B8E4439" w14:textId="52089920" w:rsidR="002A10D2" w:rsidRPr="00D56521" w:rsidRDefault="002A10D2">
      <w:pPr>
        <w:pStyle w:val="Heading3"/>
        <w:rPr>
          <w:noProof/>
        </w:rPr>
        <w:pPrChange w:id="1477" w:author="jonathan pritchard" w:date="2024-02-09T12:38:00Z">
          <w:pPr>
            <w:pStyle w:val="Heading3"/>
            <w:tabs>
              <w:tab w:val="clear" w:pos="851"/>
              <w:tab w:val="left" w:pos="993"/>
            </w:tabs>
            <w:spacing w:after="120"/>
            <w:ind w:left="992" w:hanging="992"/>
          </w:pPr>
        </w:pPrChange>
      </w:pPr>
      <w:bookmarkStart w:id="1478" w:name="_Ref49483442"/>
      <w:bookmarkStart w:id="1479" w:name="_Toc144421308"/>
      <w:r w:rsidRPr="00D56521">
        <w:rPr>
          <w:noProof/>
        </w:rPr>
        <w:t>Overscale</w:t>
      </w:r>
      <w:bookmarkEnd w:id="1478"/>
      <w:bookmarkEnd w:id="1479"/>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76E72597" w:rsidR="002A10D2" w:rsidRPr="00D56521" w:rsidRDefault="002A10D2" w:rsidP="00024B10">
      <w:pPr>
        <w:pStyle w:val="Heading4"/>
        <w:rPr>
          <w:noProof/>
        </w:rPr>
      </w:pPr>
      <w:r w:rsidRPr="00D56521">
        <w:rPr>
          <w:noProof/>
        </w:rPr>
        <w:t>Overscale Indication</w:t>
      </w:r>
    </w:p>
    <w:p w14:paraId="43F40AAA" w14:textId="72BC5D5B"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   A 1 mm error at </w:t>
      </w:r>
      <w:r w:rsidRPr="00D56521">
        <w:rPr>
          <w:i/>
          <w:iCs/>
          <w:noProof/>
        </w:rPr>
        <w:t>maximumDisplayScale</w:t>
      </w:r>
      <w:r w:rsidRPr="00D56521">
        <w:rPr>
          <w:noProof/>
        </w:rPr>
        <w:t xml:space="preserve"> of 1/20,000  becomes a 1.3 mm error at a display scale of 1/15,000 and a 2 mm error at 1/10,000.</w:t>
      </w:r>
    </w:p>
    <w:p w14:paraId="0449F6CD" w14:textId="6AF2C577" w:rsidR="002A10D2" w:rsidRPr="00D56521" w:rsidRDefault="002A10D2" w:rsidP="00916A2A">
      <w:pPr>
        <w:spacing w:after="120" w:line="240" w:lineRule="auto"/>
        <w:jc w:val="both"/>
        <w:rPr>
          <w:noProof/>
        </w:rPr>
      </w:pPr>
      <w:r w:rsidRPr="00D56521">
        <w:rPr>
          <w:noProof/>
        </w:rPr>
        <w:t xml:space="preserve">The overscale factor must be calculated as  [denominator of the </w:t>
      </w:r>
      <w:r w:rsidRPr="00D56521">
        <w:rPr>
          <w:i/>
          <w:iCs/>
          <w:noProof/>
        </w:rPr>
        <w:t>maximumDisplayScale</w:t>
      </w:r>
      <w:r w:rsidRPr="00D56521">
        <w:rPr>
          <w:noProof/>
        </w:rPr>
        <w:t xml:space="preserve">] / [denominator of the mariners selected viewing scale], expressed as, for example "X1.3", or "X2" (using the figures in the example above.)  </w:t>
      </w:r>
    </w:p>
    <w:p w14:paraId="248DBE30" w14:textId="77777777" w:rsidR="002A10D2" w:rsidRPr="00D56521" w:rsidRDefault="002A10D2" w:rsidP="00916A2A">
      <w:pPr>
        <w:spacing w:after="120" w:line="240" w:lineRule="auto"/>
        <w:jc w:val="both"/>
        <w:rPr>
          <w:noProof/>
        </w:rPr>
      </w:pPr>
      <w:r w:rsidRPr="00D56521">
        <w:rPr>
          <w:noProof/>
        </w:rPr>
        <w:t>This must be indicated on the same screen as the chart display, and treated as display base.  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1480" w:author="Raphael Malyankar" w:date="2023-08-31T18:18:00Z">
        <w:r w:rsidR="00EA2EBA" w:rsidRPr="00D56521" w:rsidDel="00D748C8">
          <w:rPr>
            <w:noProof/>
          </w:rPr>
          <w:delText>232(82)</w:delText>
        </w:r>
      </w:del>
      <w:ins w:id="1481"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6817C3B6" w:rsidR="002A10D2" w:rsidRPr="00D56521" w:rsidRDefault="002A10D2" w:rsidP="00916A2A">
      <w:pPr>
        <w:spacing w:after="120" w:line="240" w:lineRule="auto"/>
        <w:jc w:val="both"/>
        <w:rPr>
          <w:noProof/>
        </w:rPr>
      </w:pPr>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xml:space="preserve">, then only the "overscale indication" must be shown.  The "overscale pattern" </w:t>
      </w:r>
      <w:r w:rsidR="00905FAA" w:rsidRPr="00D56521">
        <w:rPr>
          <w:noProof/>
        </w:rPr>
        <w:t xml:space="preserve">(area fill </w:t>
      </w:r>
      <w:r w:rsidRPr="00D56521">
        <w:rPr>
          <w:noProof/>
        </w:rPr>
        <w:t>OVERSC01) must not be shown</w:t>
      </w:r>
      <w:r w:rsidR="00632E3E">
        <w:rPr>
          <w:noProof/>
        </w:rPr>
        <w:t>.</w:t>
      </w:r>
    </w:p>
    <w:p w14:paraId="7392DE27" w14:textId="4D699213" w:rsidR="002A10D2" w:rsidRPr="00D56521" w:rsidRDefault="002A10D2">
      <w:pPr>
        <w:pStyle w:val="Heading3"/>
        <w:rPr>
          <w:noProof/>
        </w:rPr>
        <w:pPrChange w:id="1482" w:author="jonathan pritchard" w:date="2024-02-09T12:38:00Z">
          <w:pPr>
            <w:pStyle w:val="Heading3"/>
            <w:tabs>
              <w:tab w:val="clear" w:pos="851"/>
              <w:tab w:val="left" w:pos="993"/>
            </w:tabs>
            <w:spacing w:after="120"/>
            <w:ind w:left="992" w:hanging="992"/>
          </w:pPr>
        </w:pPrChange>
      </w:pPr>
      <w:bookmarkStart w:id="1483" w:name="_Toc144421309"/>
      <w:r w:rsidRPr="00D56521">
        <w:rPr>
          <w:noProof/>
        </w:rPr>
        <w:t>Scale boundary</w:t>
      </w:r>
      <w:bookmarkEnd w:id="1483"/>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commentRangeStart w:id="1484"/>
      <w:r w:rsidR="005E6B56" w:rsidRPr="00D56521">
        <w:rPr>
          <w:noProof/>
        </w:rPr>
        <w:t xml:space="preserve"> The steps are given in S-101.</w:t>
      </w:r>
      <w:r w:rsidRPr="00D56521">
        <w:rPr>
          <w:noProof/>
        </w:rPr>
        <w:t xml:space="preserve"> </w:t>
      </w:r>
      <w:commentRangeEnd w:id="1484"/>
      <w:r w:rsidR="00F553C8">
        <w:rPr>
          <w:rStyle w:val="CommentReference"/>
        </w:rPr>
        <w:commentReference w:id="1484"/>
      </w:r>
    </w:p>
    <w:p w14:paraId="06FF94FE" w14:textId="34C38E37"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 xml:space="preserve">.  Alternatively linestyle </w:t>
      </w:r>
      <w:r w:rsidR="008A09EF" w:rsidRPr="00D56521">
        <w:rPr>
          <w:noProof/>
        </w:rPr>
        <w:t>SCLBDY51</w:t>
      </w:r>
      <w:r w:rsidRPr="00D56521">
        <w:rPr>
          <w:noProof/>
        </w:rPr>
        <w:t xml:space="preserve"> may be used.  The display priority i</w:t>
      </w:r>
      <w:r w:rsidRPr="00D56521">
        <w:rPr>
          <w:noProof/>
          <w:color w:val="000000" w:themeColor="text1"/>
        </w:rPr>
        <w:t xml:space="preserve">s </w:t>
      </w:r>
      <w:r w:rsidR="001F2CFE" w:rsidRPr="00D56521">
        <w:rPr>
          <w:noProof/>
          <w:color w:val="000000" w:themeColor="text1"/>
        </w:rPr>
        <w:t>9</w:t>
      </w:r>
      <w:r w:rsidRPr="00D56521">
        <w:rPr>
          <w:noProof/>
          <w:color w:val="000000" w:themeColor="text1"/>
        </w:rPr>
        <w:t>;</w:t>
      </w:r>
      <w:r w:rsidRPr="00D56521">
        <w:rPr>
          <w:noProof/>
        </w:rPr>
        <w:t xml:space="preserve"> over-radar; standard display; viewing group 21030.</w:t>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pPr>
        <w:pStyle w:val="Heading3"/>
        <w:rPr>
          <w:noProof/>
        </w:rPr>
        <w:pPrChange w:id="1485" w:author="jonathan pritchard" w:date="2024-02-09T12:38:00Z">
          <w:pPr>
            <w:pStyle w:val="Heading3"/>
            <w:tabs>
              <w:tab w:val="clear" w:pos="851"/>
              <w:tab w:val="left" w:pos="993"/>
            </w:tabs>
            <w:spacing w:after="120"/>
            <w:ind w:left="992" w:hanging="992"/>
          </w:pPr>
        </w:pPrChange>
      </w:pPr>
      <w:bookmarkStart w:id="1486" w:name="_Toc144421310"/>
      <w:commentRangeStart w:id="1487"/>
      <w:commentRangeStart w:id="1488"/>
      <w:r w:rsidRPr="00D56521">
        <w:rPr>
          <w:noProof/>
        </w:rPr>
        <w:t>Overscale area at scale boundary</w:t>
      </w:r>
      <w:bookmarkEnd w:id="1486"/>
      <w:commentRangeEnd w:id="1487"/>
      <w:r w:rsidR="00F24086">
        <w:rPr>
          <w:rStyle w:val="CommentReference"/>
          <w:b w:val="0"/>
          <w:bCs w:val="0"/>
        </w:rPr>
        <w:commentReference w:id="1487"/>
      </w:r>
      <w:commentRangeEnd w:id="1488"/>
      <w:r w:rsidR="005D36F8">
        <w:rPr>
          <w:rStyle w:val="CommentReference"/>
          <w:b w:val="0"/>
          <w:bCs w:val="0"/>
        </w:rPr>
        <w:commentReference w:id="1488"/>
      </w:r>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F553C8">
        <w:rPr>
          <w:noProof/>
          <w:highlight w:val="yellow"/>
          <w:rPrChange w:id="1489" w:author="jonathan pritchard" w:date="2023-12-06T15:09:00Z">
            <w:rPr>
              <w:noProof/>
            </w:rPr>
          </w:rPrChange>
        </w:rPr>
        <w:t xml:space="preserve">displayed </w:t>
      </w:r>
      <w:del w:id="1490" w:author="Raphael Malyankar" w:date="2023-08-31T20:49:00Z">
        <w:r w:rsidRPr="00F553C8" w:rsidDel="00AA5E32">
          <w:rPr>
            <w:noProof/>
            <w:highlight w:val="yellow"/>
            <w:rPrChange w:id="1491" w:author="jonathan pritchard" w:date="2023-12-06T15:09:00Z">
              <w:rPr>
                <w:noProof/>
              </w:rPr>
            </w:rPrChange>
          </w:rPr>
          <w:delText xml:space="preserve">{, </w:delText>
        </w:r>
      </w:del>
      <w:r w:rsidRPr="00F553C8">
        <w:rPr>
          <w:noProof/>
          <w:highlight w:val="yellow"/>
          <w:rPrChange w:id="1492" w:author="jonathan pritchard" w:date="2023-12-06T15:09:00Z">
            <w:rPr>
              <w:noProof/>
            </w:rPr>
          </w:rPrChange>
        </w:rPr>
        <w:t xml:space="preserve">X2 or more </w:t>
      </w:r>
      <w:commentRangeStart w:id="1493"/>
      <w:r w:rsidRPr="00F553C8">
        <w:rPr>
          <w:noProof/>
          <w:highlight w:val="yellow"/>
          <w:rPrChange w:id="1494" w:author="jonathan pritchard" w:date="2023-12-06T15:09:00Z">
            <w:rPr>
              <w:noProof/>
            </w:rPr>
          </w:rPrChange>
        </w:rPr>
        <w:t>larger</w:t>
      </w:r>
      <w:commentRangeEnd w:id="1493"/>
      <w:r w:rsidR="00F553C8">
        <w:rPr>
          <w:rStyle w:val="CommentReference"/>
        </w:rPr>
        <w:commentReference w:id="1493"/>
      </w:r>
      <w:r w:rsidRPr="00D56521">
        <w:rPr>
          <w:noProof/>
        </w:rPr>
        <w:t xml:space="preserve"> than</w:t>
      </w:r>
      <w:del w:id="1495" w:author="Raphael Malyankar" w:date="2023-08-31T20:49:00Z">
        <w:r w:rsidRPr="00D56521" w:rsidDel="00AA5E32">
          <w:rPr>
            <w:noProof/>
          </w:rPr>
          <w:delText>}</w:delText>
        </w:r>
      </w:del>
      <w:r w:rsidRPr="00D56521">
        <w:rPr>
          <w:noProof/>
        </w:rPr>
        <w:t xml:space="preserve">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32760A9A"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1496" w:author="Raphael Malyankar" w:date="2023-08-31T20:35:00Z">
        <w:r w:rsidRPr="00D56521" w:rsidDel="00D13AAB">
          <w:rPr>
            <w:noProof/>
          </w:rPr>
          <w:delText xml:space="preserve">symbol </w:delText>
        </w:r>
      </w:del>
      <w:ins w:id="1497"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r w:rsidRPr="00D56521">
        <w:rPr>
          <w:i/>
          <w:iCs/>
          <w:noProof/>
        </w:rPr>
        <w:t>maximumDisplayScale</w:t>
      </w:r>
      <w:r w:rsidRPr="00D56521">
        <w:rPr>
          <w:noProof/>
        </w:rPr>
        <w:t xml:space="preserve">s. It should not be applied to an overscale display deliberately requested by the mariner, which should trigger the overscale indication required by IMO Performance Standard </w:t>
      </w:r>
      <w:ins w:id="1498" w:author="Raphael Malyankar" w:date="2023-08-31T20:39:00Z">
        <w:r w:rsidR="00D13AAB">
          <w:rPr>
            <w:noProof/>
          </w:rPr>
          <w:t xml:space="preserve">MSC 530(106) </w:t>
        </w:r>
      </w:ins>
      <w:r w:rsidRPr="00D56521">
        <w:rPr>
          <w:noProof/>
        </w:rPr>
        <w:t>section 6.1.1.</w:t>
      </w:r>
    </w:p>
    <w:p w14:paraId="1DF9F2C0" w14:textId="7C445BF6" w:rsidR="002A10D2" w:rsidRPr="00D56521" w:rsidRDefault="002A10D2" w:rsidP="00632E3E">
      <w:pPr>
        <w:spacing w:after="120" w:line="240" w:lineRule="auto"/>
        <w:jc w:val="both"/>
        <w:rPr>
          <w:noProof/>
        </w:rPr>
      </w:pPr>
      <w:r w:rsidRPr="00D56521">
        <w:rPr>
          <w:noProof/>
        </w:rPr>
        <w:t xml:space="preserve">A different overscale situation arises when the ship approaches a scale boundary from a larger to a smaller scale ENC, typically when leaving harbour.  In combining data from the large scale and the </w:t>
      </w:r>
      <w:r w:rsidRPr="00D56521">
        <w:rPr>
          <w:noProof/>
        </w:rPr>
        <w:lastRenderedPageBreak/>
        <w:t>small scale ENCs to generate a display at the larger scale, the ECDIS will have "grossly enlarged" the small scale data.</w:t>
      </w:r>
    </w:p>
    <w:p w14:paraId="18E270A4" w14:textId="315ACE67"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should 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 xml:space="preserve">.  </w:t>
      </w:r>
    </w:p>
    <w:p w14:paraId="42080298" w14:textId="03AD0317"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 xml:space="preserve">.  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commentRangeStart w:id="1499"/>
      <w:r w:rsidRPr="00D56521">
        <w:rPr>
          <w:noProof/>
          <w:lang w:val="fr-FR" w:eastAsia="fr-FR"/>
        </w:rPr>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32">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1499"/>
      <w:r w:rsidR="00F553C8">
        <w:rPr>
          <w:rStyle w:val="CommentReference"/>
        </w:rPr>
        <w:commentReference w:id="1499"/>
      </w:r>
    </w:p>
    <w:p w14:paraId="2DA84ACE" w14:textId="4498CC05" w:rsidR="00735361" w:rsidRDefault="00ED0269" w:rsidP="00735361">
      <w:pPr>
        <w:pStyle w:val="Caption"/>
        <w:spacing w:after="120" w:line="240" w:lineRule="auto"/>
        <w:jc w:val="center"/>
      </w:pPr>
      <w:bookmarkStart w:id="1500"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1500"/>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pPr>
        <w:pStyle w:val="Heading3"/>
        <w:rPr>
          <w:noProof/>
        </w:rPr>
        <w:pPrChange w:id="1501" w:author="jonathan pritchard" w:date="2024-02-09T12:38:00Z">
          <w:pPr>
            <w:pStyle w:val="Heading3"/>
            <w:tabs>
              <w:tab w:val="clear" w:pos="851"/>
              <w:tab w:val="left" w:pos="993"/>
            </w:tabs>
            <w:spacing w:after="120"/>
            <w:ind w:left="992" w:hanging="992"/>
          </w:pPr>
        </w:pPrChange>
      </w:pPr>
      <w:bookmarkStart w:id="1502" w:name="_Ref49483424"/>
      <w:bookmarkStart w:id="1503" w:name="_Toc144421311"/>
      <w:commentRangeStart w:id="1504"/>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1502"/>
      <w:bookmarkEnd w:id="1503"/>
    </w:p>
    <w:p w14:paraId="5F37F44C" w14:textId="463D7DB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commentRangeEnd w:id="1504"/>
      <w:r w:rsidR="00F24086">
        <w:rPr>
          <w:rStyle w:val="CommentReference"/>
        </w:rPr>
        <w:commentReference w:id="1504"/>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pPr>
        <w:pStyle w:val="Heading2"/>
        <w:rPr>
          <w:noProof/>
        </w:rPr>
        <w:pPrChange w:id="1505" w:author="Raphael Malyankar" w:date="2023-08-31T22:24:00Z">
          <w:pPr>
            <w:pStyle w:val="Heading2"/>
            <w:tabs>
              <w:tab w:val="clear" w:pos="567"/>
              <w:tab w:val="left" w:pos="851"/>
            </w:tabs>
            <w:ind w:left="851" w:hanging="851"/>
          </w:pPr>
        </w:pPrChange>
      </w:pPr>
      <w:bookmarkStart w:id="1506" w:name="_Ref49376543"/>
      <w:bookmarkStart w:id="1507" w:name="_Toc144421312"/>
      <w:r w:rsidRPr="00D56521">
        <w:rPr>
          <w:noProof/>
        </w:rPr>
        <w:t>Graphical indexes</w:t>
      </w:r>
      <w:bookmarkEnd w:id="1506"/>
      <w:bookmarkEnd w:id="1507"/>
    </w:p>
    <w:p w14:paraId="704627B5" w14:textId="1C88F51F" w:rsidR="00910895" w:rsidRPr="00D56521" w:rsidRDefault="002A10D2">
      <w:pPr>
        <w:pStyle w:val="Heading3"/>
        <w:rPr>
          <w:noProof/>
        </w:rPr>
        <w:pPrChange w:id="1508" w:author="jonathan pritchard" w:date="2024-02-09T12:38:00Z">
          <w:pPr>
            <w:pStyle w:val="Heading3"/>
            <w:tabs>
              <w:tab w:val="clear" w:pos="851"/>
              <w:tab w:val="left" w:pos="993"/>
            </w:tabs>
            <w:spacing w:after="120"/>
            <w:ind w:left="992" w:hanging="992"/>
          </w:pPr>
        </w:pPrChange>
      </w:pPr>
      <w:bookmarkStart w:id="1509" w:name="_Ref45727559"/>
      <w:bookmarkStart w:id="1510"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1509"/>
      <w:bookmarkEnd w:id="1510"/>
    </w:p>
    <w:p w14:paraId="5C9AAD54" w14:textId="2979C5F5" w:rsidR="00910895" w:rsidRPr="00D56521" w:rsidRDefault="00910895" w:rsidP="00AA1762">
      <w:pPr>
        <w:spacing w:after="120" w:line="240" w:lineRule="auto"/>
        <w:jc w:val="both"/>
      </w:pPr>
      <w:r w:rsidRPr="00D56521">
        <w:t xml:space="preserve">The system </w:t>
      </w:r>
      <w:commentRangeStart w:id="1511"/>
      <w:r w:rsidR="00681E25" w:rsidRPr="00D56521">
        <w:rPr>
          <w:b/>
          <w:bCs/>
        </w:rPr>
        <w:t>must</w:t>
      </w:r>
      <w:r w:rsidRPr="00D56521">
        <w:t xml:space="preserve"> </w:t>
      </w:r>
      <w:commentRangeEnd w:id="1511"/>
      <w:r w:rsidR="007009D1">
        <w:rPr>
          <w:rStyle w:val="CommentReference"/>
        </w:rPr>
        <w:commentReference w:id="1511"/>
      </w:r>
      <w:r w:rsidRPr="00D56521">
        <w:t xml:space="preserve">be capable of displaying a graphical index of ENCs </w:t>
      </w:r>
      <w:r w:rsidR="005E6FD2" w:rsidRPr="00D56521">
        <w:t>by maximum display scale.</w:t>
      </w:r>
    </w:p>
    <w:p w14:paraId="51D2349D" w14:textId="77777777"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r w:rsidRPr="00D56521">
        <w:rPr>
          <w:i/>
          <w:iCs/>
          <w:noProof/>
        </w:rPr>
        <w:t>maximumDisplayScale</w:t>
      </w:r>
      <w:r w:rsidRPr="00D56521">
        <w:rPr>
          <w:noProof/>
        </w:rPr>
        <w:t xml:space="preserve"> applies to a given part of a mixed source display. Display of S-101 requires a graphical index of the </w:t>
      </w:r>
      <w:r w:rsidRPr="00D56521">
        <w:rPr>
          <w:i/>
          <w:iCs/>
          <w:noProof/>
        </w:rPr>
        <w:t>maximumDisplayScale</w:t>
      </w:r>
      <w:r w:rsidRPr="00D56521">
        <w:rPr>
          <w:noProof/>
        </w:rPr>
        <w:t xml:space="preserve"> of the data to clarify the situation. A graphical index of available S-101 data should be shown on demand.</w:t>
      </w:r>
    </w:p>
    <w:p w14:paraId="4051B0B1" w14:textId="0BAEC039" w:rsidR="0029068F" w:rsidRPr="00D56521" w:rsidRDefault="0029068F" w:rsidP="00AA1762">
      <w:pPr>
        <w:spacing w:after="120" w:line="240" w:lineRule="auto"/>
        <w:jc w:val="both"/>
      </w:pPr>
      <w:r w:rsidRPr="00D56521">
        <w:t xml:space="preserve">The </w:t>
      </w:r>
      <w:r w:rsidR="005E6FD2" w:rsidRPr="00D56521">
        <w:t>system</w:t>
      </w:r>
      <w:r w:rsidRPr="00D56521">
        <w:t xml:space="preserve"> should 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33B07D99" w:rsidR="00E444D0" w:rsidRPr="00D56521" w:rsidRDefault="00E444D0" w:rsidP="00AA1762">
      <w:pPr>
        <w:spacing w:after="120" w:line="240" w:lineRule="auto"/>
        <w:jc w:val="both"/>
        <w:rPr>
          <w:noProof/>
        </w:rPr>
      </w:pPr>
      <w:commentRangeStart w:id="1512"/>
      <w:r w:rsidRPr="00D56521">
        <w:rPr>
          <w:noProof/>
        </w:rPr>
        <w:lastRenderedPageBreak/>
        <w:t>Since the HO will not issue a data coverage diagram</w:t>
      </w:r>
      <w:r w:rsidRPr="00AA1762">
        <w:rPr>
          <w:rStyle w:val="FootnoteReference"/>
          <w:sz w:val="20"/>
          <w:vertAlign w:val="superscript"/>
          <w:lang w:val="en-GB"/>
        </w:rPr>
        <w:footnoteReference w:id="9"/>
      </w:r>
      <w:r w:rsidRPr="00D56521">
        <w:rPr>
          <w:noProof/>
        </w:rPr>
        <w:t xml:space="preserve">, the ECDIS should compile a graphical index of the HO </w:t>
      </w:r>
      <w:r w:rsidR="00AF63FF" w:rsidRPr="00D56521">
        <w:rPr>
          <w:noProof/>
        </w:rPr>
        <w:t xml:space="preserve">ENC </w:t>
      </w:r>
      <w:r w:rsidRPr="00D56521">
        <w:rPr>
          <w:noProof/>
        </w:rPr>
        <w:t xml:space="preserve">data available, classified by </w:t>
      </w:r>
      <w:r w:rsidRPr="00D56521">
        <w:rPr>
          <w:i/>
          <w:iCs/>
          <w:noProof/>
        </w:rPr>
        <w:t>maximumDisplayScale</w:t>
      </w:r>
      <w:r w:rsidRPr="00D56521">
        <w:rPr>
          <w:noProof/>
        </w:rPr>
        <w:t>, and make it available to the mariner.</w:t>
      </w:r>
      <w:commentRangeEnd w:id="1512"/>
      <w:r w:rsidR="007009D1">
        <w:rPr>
          <w:rStyle w:val="CommentReference"/>
        </w:rPr>
        <w:commentReference w:id="1512"/>
      </w:r>
    </w:p>
    <w:p w14:paraId="7C3785B3" w14:textId="18D6B428" w:rsidR="00A2747F" w:rsidRPr="00D56521" w:rsidRDefault="00A2747F" w:rsidP="00AA1762">
      <w:pPr>
        <w:spacing w:after="120" w:line="240" w:lineRule="auto"/>
        <w:jc w:val="both"/>
      </w:pPr>
      <w:r w:rsidRPr="00D56521">
        <w:t xml:space="preserve">Only datasets actually installed on the system can 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t>C</w:t>
      </w:r>
      <w:r w:rsidRPr="00D56521">
        <w:t xml:space="preserve">atalogue files, can be used if and only if the </w:t>
      </w:r>
      <w:commentRangeStart w:id="1513"/>
      <w:r w:rsidR="007B6A6F">
        <w:t>E</w:t>
      </w:r>
      <w:r w:rsidRPr="00D56521">
        <w:t xml:space="preserve">xchange </w:t>
      </w:r>
      <w:r w:rsidR="007B6A6F">
        <w:t>S</w:t>
      </w:r>
      <w:r w:rsidRPr="00D56521">
        <w:t>ets have been validated</w:t>
      </w:r>
      <w:r w:rsidR="00335375" w:rsidRPr="007B6A6F">
        <w:rPr>
          <w:rStyle w:val="FootnoteReference"/>
          <w:sz w:val="20"/>
          <w:vertAlign w:val="superscript"/>
          <w:lang w:val="en-GB"/>
        </w:rPr>
        <w:footnoteReference w:id="10"/>
      </w:r>
      <w:r w:rsidRPr="00D56521">
        <w:t xml:space="preserve"> to contain </w:t>
      </w:r>
      <w:commentRangeEnd w:id="1513"/>
      <w:r w:rsidR="007009D1">
        <w:rPr>
          <w:rStyle w:val="CommentReference"/>
        </w:rPr>
        <w:commentReference w:id="1513"/>
      </w:r>
      <w:r w:rsidRPr="00D56521">
        <w:t>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Pr="00D56521" w:rsidRDefault="00681E25" w:rsidP="00AA1762">
      <w:pPr>
        <w:spacing w:after="120" w:line="240" w:lineRule="auto"/>
        <w:jc w:val="both"/>
        <w:rPr>
          <w:strike/>
          <w:noProof/>
        </w:rPr>
      </w:pPr>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p>
    <w:p w14:paraId="570B89FF" w14:textId="3282D785" w:rsidR="00AF63FF" w:rsidRPr="00D56521" w:rsidRDefault="00AF63FF">
      <w:pPr>
        <w:pStyle w:val="Heading3"/>
        <w:rPr>
          <w:noProof/>
        </w:rPr>
        <w:pPrChange w:id="1514" w:author="jonathan pritchard" w:date="2024-02-09T12:38:00Z">
          <w:pPr>
            <w:pStyle w:val="Heading3"/>
            <w:tabs>
              <w:tab w:val="clear" w:pos="851"/>
              <w:tab w:val="left" w:pos="993"/>
            </w:tabs>
            <w:spacing w:after="120"/>
            <w:ind w:left="992" w:hanging="992"/>
          </w:pPr>
        </w:pPrChange>
      </w:pPr>
      <w:bookmarkStart w:id="1515" w:name="_Ref45727563"/>
      <w:bookmarkStart w:id="1516" w:name="_Toc144421314"/>
      <w:commentRangeStart w:id="1517"/>
      <w:r w:rsidRPr="00D56521">
        <w:rPr>
          <w:noProof/>
        </w:rPr>
        <w:t>Graphical indexes of other S-100 products</w:t>
      </w:r>
      <w:bookmarkEnd w:id="1515"/>
      <w:bookmarkEnd w:id="1516"/>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4E195AB8" w:rsidR="006A7A07" w:rsidRPr="00D56521" w:rsidRDefault="00377E3F" w:rsidP="007B6A6F">
      <w:pPr>
        <w:spacing w:after="120" w:line="240" w:lineRule="auto"/>
        <w:jc w:val="both"/>
      </w:pPr>
      <w:r w:rsidRPr="00D56521">
        <w:t>If graphical indexes of other products are implemented, the mariner should be able to call up a graphical index of S-100 data products by maximum display scale on demand</w:t>
      </w:r>
      <w:r w:rsidR="00855E0F" w:rsidRPr="00D56521">
        <w:t xml:space="preserve">. </w:t>
      </w:r>
      <w:r w:rsidRPr="00D56521">
        <w:t xml:space="preserve">Scale-independent products should be included in the index, treated as having </w:t>
      </w:r>
      <w:proofErr w:type="spellStart"/>
      <w:r w:rsidRPr="00D56521">
        <w:rPr>
          <w:i/>
          <w:iCs/>
        </w:rPr>
        <w:t>maximumDisplayScale</w:t>
      </w:r>
      <w:proofErr w:type="spellEnd"/>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28BC2B4C" w:rsidR="00377E3F" w:rsidRPr="00D56521" w:rsidRDefault="00C00094" w:rsidP="007B6A6F">
      <w:pPr>
        <w:spacing w:after="120" w:line="240" w:lineRule="auto"/>
        <w:jc w:val="both"/>
      </w:pPr>
      <w:r w:rsidRPr="00D56521">
        <w:t>The</w:t>
      </w:r>
      <w:r w:rsidR="00377E3F" w:rsidRPr="00D56521">
        <w:t xml:space="preserve"> system should clearly indicate the product for which the graphical index is displayed</w:t>
      </w:r>
      <w:r w:rsidRPr="00D56521">
        <w:t xml:space="preserve"> in the same wa</w:t>
      </w:r>
      <w:r w:rsidR="007B6A6F">
        <w:t>y</w:t>
      </w:r>
      <w:r w:rsidRPr="00D56521">
        <w:t xml:space="preserve"> as for ENCs</w:t>
      </w:r>
      <w:r w:rsidR="00377E3F" w:rsidRPr="00D56521">
        <w:t>.</w:t>
      </w:r>
      <w:commentRangeEnd w:id="1517"/>
      <w:r w:rsidR="007009D1">
        <w:rPr>
          <w:rStyle w:val="CommentReference"/>
        </w:rPr>
        <w:commentReference w:id="1517"/>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3C5FCABB" w:rsidR="00377E3F" w:rsidRDefault="00377E3F" w:rsidP="007B6A6F">
      <w:pPr>
        <w:spacing w:after="120" w:line="240" w:lineRule="auto"/>
        <w:jc w:val="both"/>
      </w:pPr>
      <w:commentRangeStart w:id="1518"/>
      <w:r w:rsidRPr="00D56521">
        <w:t>As for ENCs, the graphical index should be compiled from available data</w:t>
      </w:r>
      <w:r w:rsidR="00681E25" w:rsidRPr="00D56521">
        <w:t>sets</w:t>
      </w:r>
      <w:r w:rsidRPr="00D56521">
        <w:t xml:space="preserve"> </w:t>
      </w:r>
      <w:r w:rsidRPr="00F553C8">
        <w:rPr>
          <w:highlight w:val="yellow"/>
          <w:rPrChange w:id="1519" w:author="jonathan pritchard" w:date="2023-12-06T15:11:00Z">
            <w:rPr/>
          </w:rPrChange>
        </w:rPr>
        <w:t>pending the availability of coverage diagrams</w:t>
      </w:r>
      <w:r w:rsidRPr="00D56521">
        <w:t xml:space="preserve"> or </w:t>
      </w:r>
      <w:r w:rsidR="00681E25" w:rsidRPr="00D56521">
        <w:t>the equivalent in S-</w:t>
      </w:r>
      <w:r w:rsidR="00A81272" w:rsidRPr="00D56521">
        <w:t xml:space="preserve">128 </w:t>
      </w:r>
      <w:r w:rsidR="00681E25" w:rsidRPr="00D56521">
        <w:t xml:space="preserve">(Catalogue of Nautical Products), and only datasets actually installed on the system should be included in the graphical index. Listings in </w:t>
      </w:r>
      <w:r w:rsidR="002F3881" w:rsidRPr="00D56521">
        <w:t xml:space="preserve">any </w:t>
      </w:r>
      <w:r w:rsidR="005465C0" w:rsidRPr="00D56521">
        <w:t>general</w:t>
      </w:r>
      <w:r w:rsidR="002F3881" w:rsidRPr="00D56521">
        <w:t xml:space="preserve"> catalogue, for example S-128 </w:t>
      </w:r>
      <w:r w:rsidR="005465C0" w:rsidRPr="00D56521">
        <w:t>(</w:t>
      </w:r>
      <w:r w:rsidR="002F3881" w:rsidRPr="00D56521">
        <w:t>Catalogue of Nautical Products</w:t>
      </w:r>
      <w:r w:rsidR="005465C0" w:rsidRPr="00D56521">
        <w:t>)</w:t>
      </w:r>
      <w:r w:rsidR="002F3881" w:rsidRPr="00D56521">
        <w:t xml:space="preserve"> information,</w:t>
      </w:r>
      <w:r w:rsidR="00681E25" w:rsidRPr="00D56521">
        <w:t xml:space="preserve"> must be used only for folio purposes.</w:t>
      </w:r>
      <w:commentRangeEnd w:id="1518"/>
      <w:r w:rsidR="005D36F8">
        <w:rPr>
          <w:rStyle w:val="CommentReference"/>
        </w:rPr>
        <w:commentReference w:id="1518"/>
      </w:r>
    </w:p>
    <w:p w14:paraId="5D4DAD58" w14:textId="77777777" w:rsidR="0008472D" w:rsidRPr="00D56521" w:rsidRDefault="0008472D" w:rsidP="007B6A6F">
      <w:pPr>
        <w:spacing w:after="120" w:line="240" w:lineRule="auto"/>
        <w:jc w:val="both"/>
      </w:pPr>
    </w:p>
    <w:p w14:paraId="22856E97" w14:textId="6B27E20D" w:rsidR="00910006" w:rsidRPr="00D56521" w:rsidRDefault="00910006">
      <w:pPr>
        <w:pStyle w:val="Heading2"/>
        <w:pPrChange w:id="1520" w:author="Raphael Malyankar" w:date="2023-08-31T22:24:00Z">
          <w:pPr>
            <w:pStyle w:val="Heading2"/>
            <w:tabs>
              <w:tab w:val="clear" w:pos="567"/>
              <w:tab w:val="left" w:pos="851"/>
            </w:tabs>
            <w:ind w:left="851" w:hanging="851"/>
          </w:pPr>
        </w:pPrChange>
      </w:pPr>
      <w:bookmarkStart w:id="1521" w:name="_Toc144421315"/>
      <w:r w:rsidRPr="00D56521">
        <w:t>Limits of data</w:t>
      </w:r>
      <w:bookmarkEnd w:id="1521"/>
    </w:p>
    <w:p w14:paraId="4DC1DFAF" w14:textId="6624FB27" w:rsidR="002A10D2" w:rsidRPr="00D56521" w:rsidRDefault="002A10D2">
      <w:pPr>
        <w:pStyle w:val="Heading3"/>
        <w:rPr>
          <w:noProof/>
        </w:rPr>
        <w:pPrChange w:id="1522" w:author="jonathan pritchard" w:date="2024-02-09T12:38:00Z">
          <w:pPr>
            <w:pStyle w:val="Heading3"/>
            <w:tabs>
              <w:tab w:val="clear" w:pos="851"/>
              <w:tab w:val="left" w:pos="993"/>
            </w:tabs>
            <w:spacing w:after="120"/>
            <w:ind w:left="992" w:hanging="992"/>
          </w:pPr>
        </w:pPrChange>
      </w:pPr>
      <w:bookmarkStart w:id="1523" w:name="_Toc144421316"/>
      <w:commentRangeStart w:id="1524"/>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1523"/>
      <w:commentRangeEnd w:id="1524"/>
      <w:r w:rsidR="00F24086">
        <w:rPr>
          <w:rStyle w:val="CommentReference"/>
          <w:b w:val="0"/>
          <w:bCs w:val="0"/>
        </w:rPr>
        <w:commentReference w:id="1524"/>
      </w:r>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non-HO </w:t>
      </w:r>
      <w:r w:rsidR="00775DDD" w:rsidRPr="00D56521">
        <w:rPr>
          <w:noProof/>
        </w:rPr>
        <w:t xml:space="preserve">chart </w:t>
      </w:r>
      <w:r w:rsidRPr="00D56521">
        <w:rPr>
          <w:noProof/>
        </w:rPr>
        <w:t xml:space="preserve">data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pPr>
        <w:pStyle w:val="Heading3"/>
        <w:rPr>
          <w:noProof/>
        </w:rPr>
        <w:pPrChange w:id="1525" w:author="jonathan pritchard" w:date="2024-02-09T12:38:00Z">
          <w:pPr>
            <w:pStyle w:val="Heading3"/>
            <w:tabs>
              <w:tab w:val="clear" w:pos="851"/>
              <w:tab w:val="left" w:pos="993"/>
            </w:tabs>
            <w:spacing w:after="120"/>
            <w:ind w:left="992" w:hanging="992"/>
          </w:pPr>
        </w:pPrChange>
      </w:pPr>
      <w:bookmarkStart w:id="1526" w:name="_Toc144421317"/>
      <w:r w:rsidRPr="00D56521">
        <w:rPr>
          <w:noProof/>
        </w:rPr>
        <w:t>Limits of other S-100 product data</w:t>
      </w:r>
      <w:bookmarkEnd w:id="1526"/>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w:t>
      </w:r>
      <w:r w:rsidR="00A605B3" w:rsidRPr="00D56521">
        <w:rPr>
          <w:noProof/>
        </w:rPr>
        <w:lastRenderedPageBreak/>
        <w:t xml:space="preserve">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pPr>
        <w:pStyle w:val="Heading3"/>
        <w:rPr>
          <w:noProof/>
        </w:rPr>
        <w:pPrChange w:id="1527" w:author="jonathan pritchard" w:date="2024-02-09T12:38:00Z">
          <w:pPr>
            <w:pStyle w:val="Heading3"/>
            <w:tabs>
              <w:tab w:val="clear" w:pos="851"/>
              <w:tab w:val="left" w:pos="993"/>
            </w:tabs>
            <w:spacing w:after="120"/>
            <w:ind w:left="992" w:hanging="992"/>
          </w:pPr>
        </w:pPrChange>
      </w:pPr>
      <w:bookmarkStart w:id="1528" w:name="_Ref45730411"/>
      <w:bookmarkStart w:id="1529" w:name="_Toc144421318"/>
      <w:r w:rsidRPr="00D56521">
        <w:rPr>
          <w:noProof/>
        </w:rPr>
        <w:t>No data areas</w:t>
      </w:r>
      <w:bookmarkEnd w:id="1528"/>
      <w:bookmarkEnd w:id="1529"/>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commentRangeStart w:id="1530"/>
      <w:r w:rsidRPr="00D56521">
        <w:rPr>
          <w:noProof/>
        </w:rPr>
        <w:t>If a scale boundary is shown on the display, the information in an overscale area should be identified, and should not be relied on.</w:t>
      </w:r>
      <w:commentRangeEnd w:id="1530"/>
      <w:r w:rsidR="007009D1">
        <w:rPr>
          <w:rStyle w:val="CommentReference"/>
        </w:rPr>
        <w:commentReference w:id="1530"/>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 xml:space="preserve">NONHODAT appears on the display, or whenever the display is comprised of other than ENC </w:t>
      </w:r>
      <w:commentRangeStart w:id="1531"/>
      <w:r w:rsidRPr="00D56521">
        <w:rPr>
          <w:noProof/>
        </w:rPr>
        <w:t>data</w:t>
      </w:r>
      <w:commentRangeEnd w:id="1531"/>
      <w:r w:rsidR="007009D1">
        <w:rPr>
          <w:rStyle w:val="CommentReference"/>
        </w:rPr>
        <w:commentReference w:id="1531"/>
      </w:r>
      <w:r w:rsidRPr="00D56521">
        <w:rPr>
          <w:noProof/>
        </w:rPr>
        <w:t>.</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pPr>
        <w:pStyle w:val="Heading2"/>
        <w:rPr>
          <w:noProof/>
        </w:rPr>
        <w:pPrChange w:id="1532" w:author="Raphael Malyankar" w:date="2023-08-31T22:24:00Z">
          <w:pPr>
            <w:pStyle w:val="Heading2"/>
            <w:tabs>
              <w:tab w:val="clear" w:pos="567"/>
              <w:tab w:val="left" w:pos="851"/>
            </w:tabs>
            <w:ind w:left="851" w:hanging="851"/>
          </w:pPr>
        </w:pPrChange>
      </w:pPr>
      <w:bookmarkStart w:id="1533" w:name="_Toc144421319"/>
      <w:commentRangeStart w:id="1534"/>
      <w:commentRangeStart w:id="1535"/>
      <w:r w:rsidRPr="00D56521">
        <w:rPr>
          <w:noProof/>
        </w:rPr>
        <w:t>D</w:t>
      </w:r>
      <w:r w:rsidR="002A10D2" w:rsidRPr="00D56521">
        <w:rPr>
          <w:noProof/>
        </w:rPr>
        <w:t>ata quality indicator</w:t>
      </w:r>
      <w:r w:rsidRPr="00D56521">
        <w:rPr>
          <w:noProof/>
        </w:rPr>
        <w:t>s</w:t>
      </w:r>
      <w:bookmarkEnd w:id="1533"/>
      <w:commentRangeEnd w:id="1534"/>
      <w:r w:rsidR="00CA426D">
        <w:rPr>
          <w:rStyle w:val="CommentReference"/>
          <w:rFonts w:eastAsia="MS Mincho"/>
          <w:b w:val="0"/>
          <w:bCs w:val="0"/>
        </w:rPr>
        <w:commentReference w:id="1534"/>
      </w:r>
      <w:commentRangeEnd w:id="1535"/>
      <w:r w:rsidR="00F553C8">
        <w:rPr>
          <w:rStyle w:val="CommentReference"/>
          <w:rFonts w:eastAsia="MS Mincho"/>
          <w:b w:val="0"/>
          <w:bCs w:val="0"/>
        </w:rPr>
        <w:commentReference w:id="1535"/>
      </w:r>
    </w:p>
    <w:p w14:paraId="6F110BA8" w14:textId="6B2BA75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del w:id="1536" w:author="jonathan pritchard" w:date="2023-10-19T13:26:00Z">
        <w:r w:rsidR="00A72FA4" w:rsidDel="00CA426D">
          <w:rPr>
            <w:b/>
            <w:bCs/>
            <w:noProof/>
          </w:rPr>
          <w:delText xml:space="preserve"> </w:delText>
        </w:r>
      </w:del>
      <w:r w:rsidR="00B8694D" w:rsidRPr="00D56521">
        <w:rPr>
          <w:b/>
          <w:bCs/>
          <w:noProof/>
        </w:rPr>
        <w:t>f</w:t>
      </w:r>
      <w:ins w:id="1537" w:author="jonathan pritchard" w:date="2023-10-19T13:26:00Z">
        <w:r w:rsidR="00CA426D">
          <w:rPr>
            <w:b/>
            <w:bCs/>
            <w:noProof/>
          </w:rPr>
          <w:t xml:space="preserve"> </w:t>
        </w:r>
      </w:ins>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pPr>
        <w:pStyle w:val="Heading2"/>
        <w:rPr>
          <w:noProof/>
        </w:rPr>
        <w:pPrChange w:id="1538" w:author="Raphael Malyankar" w:date="2023-08-31T22:24:00Z">
          <w:pPr>
            <w:pStyle w:val="Heading2"/>
            <w:tabs>
              <w:tab w:val="clear" w:pos="567"/>
              <w:tab w:val="left" w:pos="851"/>
            </w:tabs>
            <w:ind w:left="851" w:hanging="851"/>
          </w:pPr>
        </w:pPrChange>
      </w:pPr>
      <w:bookmarkStart w:id="1539" w:name="_Ref98335407"/>
      <w:bookmarkStart w:id="1540" w:name="_Toc144421320"/>
      <w:commentRangeStart w:id="1541"/>
      <w:r w:rsidRPr="00D56521">
        <w:rPr>
          <w:noProof/>
        </w:rPr>
        <w:t>Special ECDIS chart symbols to identify unsafe depths</w:t>
      </w:r>
      <w:bookmarkEnd w:id="1539"/>
      <w:bookmarkEnd w:id="1540"/>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1541"/>
      <w:r w:rsidR="00CA426D">
        <w:rPr>
          <w:rStyle w:val="CommentReference"/>
        </w:rPr>
        <w:commentReference w:id="1541"/>
      </w:r>
    </w:p>
    <w:p w14:paraId="21364CD9" w14:textId="7BC1E763" w:rsidR="002A10D2" w:rsidRPr="00D56521" w:rsidRDefault="002A10D2">
      <w:pPr>
        <w:pStyle w:val="Heading3"/>
        <w:rPr>
          <w:noProof/>
        </w:rPr>
        <w:pPrChange w:id="1542" w:author="jonathan pritchard" w:date="2024-02-09T12:38:00Z">
          <w:pPr>
            <w:pStyle w:val="Heading3"/>
            <w:tabs>
              <w:tab w:val="clear" w:pos="851"/>
              <w:tab w:val="left" w:pos="993"/>
            </w:tabs>
            <w:spacing w:after="120"/>
            <w:ind w:left="992" w:hanging="992"/>
          </w:pPr>
        </w:pPrChange>
      </w:pPr>
      <w:bookmarkStart w:id="1543" w:name="_Ref49484089"/>
      <w:bookmarkStart w:id="1544" w:name="_Toc144421321"/>
      <w:commentRangeStart w:id="1545"/>
      <w:r w:rsidRPr="00D56521">
        <w:rPr>
          <w:noProof/>
        </w:rPr>
        <w:t>Safety Contour</w:t>
      </w:r>
      <w:bookmarkEnd w:id="1543"/>
      <w:bookmarkEnd w:id="1544"/>
      <w:commentRangeEnd w:id="1545"/>
      <w:r w:rsidR="00CA426D">
        <w:rPr>
          <w:rStyle w:val="CommentReference"/>
          <w:b w:val="0"/>
          <w:bCs w:val="0"/>
        </w:rPr>
        <w:commentReference w:id="1545"/>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1546" w:author="Raphael Malyankar" w:date="2023-08-31T16:31:00Z">
        <w:r w:rsidRPr="00D56521" w:rsidDel="00071364">
          <w:rPr>
            <w:noProof/>
          </w:rPr>
          <w:delText>SENC</w:delText>
        </w:r>
      </w:del>
      <w:ins w:id="1547" w:author="Raphael Malyankar" w:date="2023-08-31T16:31:00Z">
        <w:r w:rsidR="00071364">
          <w:rPr>
            <w:noProof/>
          </w:rPr>
          <w:t>System Database</w:t>
        </w:r>
      </w:ins>
      <w:r w:rsidRPr="00D56521">
        <w:rPr>
          <w:noProof/>
        </w:rPr>
        <w:t>, is double-coded by a thick line and a prominent change in depth shade.</w:t>
      </w:r>
    </w:p>
    <w:p w14:paraId="0F6582EF" w14:textId="58E9453E"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1548" w:author="Raphael Malyankar" w:date="2023-08-31T16:31:00Z">
        <w:r w:rsidRPr="00D56521" w:rsidDel="00071364">
          <w:rPr>
            <w:noProof/>
          </w:rPr>
          <w:delText>SENC</w:delText>
        </w:r>
      </w:del>
      <w:ins w:id="1549" w:author="Raphael Malyankar" w:date="2023-08-31T16:31:00Z">
        <w:r w:rsidR="00071364">
          <w:rPr>
            <w:noProof/>
          </w:rPr>
          <w:t>System Database</w:t>
        </w:r>
      </w:ins>
      <w:r w:rsidRPr="00D56521">
        <w:rPr>
          <w:noProof/>
        </w:rPr>
        <w:t xml:space="preserve">, the ECDIS should default to next deeper contour and </w:t>
      </w:r>
      <w:commentRangeStart w:id="1550"/>
      <w:r w:rsidRPr="00235BEA">
        <w:rPr>
          <w:b/>
          <w:noProof/>
        </w:rPr>
        <w:t>inform the mariner</w:t>
      </w:r>
      <w:r w:rsidRPr="00D56521">
        <w:rPr>
          <w:noProof/>
        </w:rPr>
        <w:t xml:space="preserve">. </w:t>
      </w:r>
      <w:commentRangeEnd w:id="1550"/>
      <w:r w:rsidR="00CA426D">
        <w:rPr>
          <w:rStyle w:val="CommentReference"/>
        </w:rPr>
        <w:commentReference w:id="1550"/>
      </w:r>
      <w:r w:rsidRPr="00D56521">
        <w:rPr>
          <w:noProof/>
        </w:rPr>
        <w:t xml:space="preserve">If, when the ship moves onto a new chart, the safety contour previously in use is no longer available, the ECDIS should again select the next deeper contour, and </w:t>
      </w:r>
      <w:r w:rsidRPr="00D56521">
        <w:rPr>
          <w:b/>
          <w:noProof/>
        </w:rPr>
        <w:t>inform the mariner</w:t>
      </w:r>
      <w:r w:rsidRPr="00D56521">
        <w:rPr>
          <w:noProof/>
        </w:rPr>
        <w:t>.</w:t>
      </w:r>
    </w:p>
    <w:p w14:paraId="445CC3EB" w14:textId="6ECDB1C4" w:rsidR="002A10D2" w:rsidRDefault="002A10D2" w:rsidP="00A72FA4">
      <w:pPr>
        <w:spacing w:after="120" w:line="240" w:lineRule="auto"/>
        <w:jc w:val="both"/>
        <w:rPr>
          <w:noProof/>
        </w:rPr>
      </w:pPr>
      <w:r w:rsidRPr="00D56521">
        <w:rPr>
          <w:noProof/>
        </w:rPr>
        <w:t>If the mariner does not select a safety contour, the value should 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pPr>
        <w:pStyle w:val="Heading2"/>
        <w:rPr>
          <w:noProof/>
        </w:rPr>
        <w:pPrChange w:id="1551" w:author="Raphael Malyankar" w:date="2023-08-31T22:24:00Z">
          <w:pPr>
            <w:pStyle w:val="Heading2"/>
            <w:tabs>
              <w:tab w:val="clear" w:pos="567"/>
              <w:tab w:val="left" w:pos="851"/>
            </w:tabs>
            <w:ind w:left="851" w:hanging="851"/>
          </w:pPr>
        </w:pPrChange>
      </w:pPr>
      <w:bookmarkStart w:id="1552" w:name="_Toc144421322"/>
      <w:r w:rsidRPr="00D56521">
        <w:rPr>
          <w:noProof/>
        </w:rPr>
        <w:lastRenderedPageBreak/>
        <w:t>Other ECDIS symbols and their use</w:t>
      </w:r>
      <w:bookmarkEnd w:id="1552"/>
    </w:p>
    <w:p w14:paraId="1AD80AAC" w14:textId="13957A41" w:rsidR="002A10D2" w:rsidRPr="00D56521" w:rsidRDefault="002A10D2">
      <w:pPr>
        <w:pStyle w:val="Heading3"/>
        <w:rPr>
          <w:noProof/>
        </w:rPr>
        <w:pPrChange w:id="1553" w:author="jonathan pritchard" w:date="2024-02-09T12:38:00Z">
          <w:pPr>
            <w:pStyle w:val="Heading3"/>
            <w:tabs>
              <w:tab w:val="clear" w:pos="851"/>
              <w:tab w:val="left" w:pos="993"/>
            </w:tabs>
            <w:spacing w:after="120"/>
            <w:ind w:left="992" w:hanging="992"/>
          </w:pPr>
        </w:pPrChange>
      </w:pPr>
      <w:bookmarkStart w:id="1554" w:name="_Toc144421323"/>
      <w:r w:rsidRPr="00D56521">
        <w:rPr>
          <w:noProof/>
        </w:rPr>
        <w:t>Mariners Caution Notes</w:t>
      </w:r>
      <w:bookmarkEnd w:id="1554"/>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pPr>
        <w:pStyle w:val="Heading3"/>
        <w:rPr>
          <w:noProof/>
        </w:rPr>
        <w:pPrChange w:id="1555" w:author="jonathan pritchard" w:date="2024-02-09T12:38:00Z">
          <w:pPr>
            <w:pStyle w:val="Heading3"/>
            <w:tabs>
              <w:tab w:val="clear" w:pos="851"/>
              <w:tab w:val="left" w:pos="993"/>
            </w:tabs>
            <w:spacing w:after="120"/>
            <w:ind w:left="992" w:hanging="992"/>
          </w:pPr>
        </w:pPrChange>
      </w:pPr>
      <w:bookmarkStart w:id="1556" w:name="_Ref49475966"/>
      <w:bookmarkStart w:id="1557" w:name="_Toc144421324"/>
      <w:r w:rsidRPr="00D56521">
        <w:rPr>
          <w:noProof/>
        </w:rPr>
        <w:t>Unknown feature</w:t>
      </w:r>
      <w:bookmarkEnd w:id="1556"/>
      <w:bookmarkEnd w:id="1557"/>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pPr>
        <w:pStyle w:val="Heading3"/>
        <w:rPr>
          <w:noProof/>
        </w:rPr>
        <w:pPrChange w:id="1558" w:author="jonathan pritchard" w:date="2024-02-09T12:38:00Z">
          <w:pPr>
            <w:pStyle w:val="Heading3"/>
            <w:tabs>
              <w:tab w:val="clear" w:pos="851"/>
              <w:tab w:val="left" w:pos="993"/>
            </w:tabs>
            <w:spacing w:after="120"/>
            <w:ind w:left="992" w:hanging="992"/>
          </w:pPr>
        </w:pPrChange>
      </w:pPr>
      <w:bookmarkStart w:id="1559" w:name="_Toc144421325"/>
      <w:r w:rsidRPr="00D56521">
        <w:rPr>
          <w:noProof/>
        </w:rPr>
        <w:t>Change of horizontal (geodetic) datum</w:t>
      </w:r>
      <w:bookmarkEnd w:id="1559"/>
    </w:p>
    <w:p w14:paraId="69F6E0E5" w14:textId="650CCA88" w:rsidR="002A10D2" w:rsidRPr="00D56521" w:rsidRDefault="002A10D2" w:rsidP="00235BEA">
      <w:pPr>
        <w:spacing w:after="120" w:line="240" w:lineRule="auto"/>
        <w:jc w:val="both"/>
        <w:rPr>
          <w:noProof/>
        </w:rPr>
      </w:pPr>
      <w:commentRangeStart w:id="1560"/>
      <w:commentRangeStart w:id="1561"/>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1560"/>
      <w:r w:rsidR="00CA426D">
        <w:rPr>
          <w:rStyle w:val="CommentReference"/>
        </w:rPr>
        <w:commentReference w:id="1560"/>
      </w:r>
      <w:commentRangeEnd w:id="1561"/>
      <w:r w:rsidR="00EC6DA6">
        <w:rPr>
          <w:rStyle w:val="CommentReference"/>
        </w:rPr>
        <w:commentReference w:id="1561"/>
      </w:r>
    </w:p>
    <w:p w14:paraId="2A9C84E2" w14:textId="2158E3F4" w:rsidR="002A10D2" w:rsidRPr="00EC6DA6" w:rsidRDefault="002A10D2">
      <w:pPr>
        <w:pStyle w:val="Heading3"/>
        <w:rPr>
          <w:noProof/>
          <w:highlight w:val="yellow"/>
          <w:rPrChange w:id="1562" w:author="jonathan pritchard" w:date="2023-12-06T14:49:00Z">
            <w:rPr>
              <w:noProof/>
            </w:rPr>
          </w:rPrChange>
        </w:rPr>
        <w:pPrChange w:id="1563" w:author="jonathan pritchard" w:date="2024-02-09T12:38:00Z">
          <w:pPr>
            <w:pStyle w:val="Heading3"/>
            <w:tabs>
              <w:tab w:val="clear" w:pos="851"/>
              <w:tab w:val="left" w:pos="993"/>
            </w:tabs>
            <w:spacing w:after="120"/>
            <w:ind w:left="992" w:hanging="992"/>
          </w:pPr>
        </w:pPrChange>
      </w:pPr>
      <w:bookmarkStart w:id="1564" w:name="_Toc144421326"/>
      <w:r w:rsidRPr="00EC6DA6">
        <w:rPr>
          <w:noProof/>
          <w:highlight w:val="yellow"/>
          <w:rPrChange w:id="1565" w:author="jonathan pritchard" w:date="2023-12-06T14:49:00Z">
            <w:rPr>
              <w:noProof/>
            </w:rPr>
          </w:rPrChange>
        </w:rPr>
        <w:t>Manual chart correction</w:t>
      </w:r>
      <w:bookmarkEnd w:id="1564"/>
    </w:p>
    <w:p w14:paraId="51A2A113" w14:textId="722ACF91" w:rsidR="002A10D2" w:rsidRPr="00EC6DA6" w:rsidRDefault="002A10D2" w:rsidP="00235BEA">
      <w:pPr>
        <w:spacing w:after="120" w:line="240" w:lineRule="auto"/>
        <w:jc w:val="both"/>
        <w:rPr>
          <w:noProof/>
          <w:highlight w:val="yellow"/>
          <w:rPrChange w:id="1566" w:author="jonathan pritchard" w:date="2023-12-06T14:49:00Z">
            <w:rPr>
              <w:noProof/>
            </w:rPr>
          </w:rPrChange>
        </w:rPr>
      </w:pPr>
      <w:commentRangeStart w:id="1567"/>
      <w:commentRangeStart w:id="1568"/>
      <w:r w:rsidRPr="00EC6DA6">
        <w:rPr>
          <w:noProof/>
          <w:highlight w:val="yellow"/>
          <w:rPrChange w:id="1569" w:author="jonathan pritchard" w:date="2023-12-06T14:49:00Z">
            <w:rPr>
              <w:noProof/>
            </w:rPr>
          </w:rPrChange>
        </w:rPr>
        <w:t>Small orange identifiers are used to distinguish hand-entered chart corrections, which are subject to human error, from corrections entered automatically by electronic means. The original chart feature should not be removed or altered.</w:t>
      </w:r>
      <w:commentRangeEnd w:id="1567"/>
      <w:r w:rsidR="00CA426D" w:rsidRPr="00EC6DA6">
        <w:rPr>
          <w:rStyle w:val="CommentReference"/>
          <w:highlight w:val="yellow"/>
          <w:rPrChange w:id="1570" w:author="jonathan pritchard" w:date="2023-12-06T14:49:00Z">
            <w:rPr>
              <w:rStyle w:val="CommentReference"/>
            </w:rPr>
          </w:rPrChange>
        </w:rPr>
        <w:commentReference w:id="1567"/>
      </w:r>
      <w:commentRangeEnd w:id="1568"/>
      <w:r w:rsidR="00EC6DA6" w:rsidRPr="00EC6DA6">
        <w:rPr>
          <w:rStyle w:val="CommentReference"/>
          <w:highlight w:val="yellow"/>
          <w:rPrChange w:id="1571" w:author="jonathan pritchard" w:date="2023-12-06T14:49:00Z">
            <w:rPr>
              <w:rStyle w:val="CommentReference"/>
            </w:rPr>
          </w:rPrChange>
        </w:rPr>
        <w:commentReference w:id="1568"/>
      </w:r>
    </w:p>
    <w:p w14:paraId="79EFA849" w14:textId="7DE05E06" w:rsidR="00204D5D" w:rsidRPr="00EC6DA6" w:rsidRDefault="00204D5D">
      <w:pPr>
        <w:pStyle w:val="Heading3"/>
        <w:rPr>
          <w:noProof/>
          <w:highlight w:val="yellow"/>
          <w:rPrChange w:id="1572" w:author="jonathan pritchard" w:date="2023-12-06T14:49:00Z">
            <w:rPr>
              <w:noProof/>
            </w:rPr>
          </w:rPrChange>
        </w:rPr>
        <w:pPrChange w:id="1573" w:author="jonathan pritchard" w:date="2024-02-09T12:38:00Z">
          <w:pPr>
            <w:pStyle w:val="Heading3"/>
            <w:tabs>
              <w:tab w:val="clear" w:pos="851"/>
              <w:tab w:val="left" w:pos="993"/>
            </w:tabs>
            <w:spacing w:after="120"/>
            <w:ind w:left="992" w:hanging="992"/>
          </w:pPr>
        </w:pPrChange>
      </w:pPr>
      <w:bookmarkStart w:id="1574" w:name="_Toc144421327"/>
      <w:r w:rsidRPr="00EC6DA6">
        <w:rPr>
          <w:noProof/>
          <w:highlight w:val="yellow"/>
          <w:rPrChange w:id="1575" w:author="jonathan pritchard" w:date="2023-12-06T14:49:00Z">
            <w:rPr>
              <w:noProof/>
            </w:rPr>
          </w:rPrChange>
        </w:rPr>
        <w:t xml:space="preserve">Manual corrections to non-ENC </w:t>
      </w:r>
      <w:r w:rsidR="00C8356C" w:rsidRPr="00EC6DA6">
        <w:rPr>
          <w:noProof/>
          <w:highlight w:val="yellow"/>
          <w:rPrChange w:id="1576" w:author="jonathan pritchard" w:date="2023-12-06T14:49:00Z">
            <w:rPr>
              <w:noProof/>
            </w:rPr>
          </w:rPrChange>
        </w:rPr>
        <w:t xml:space="preserve">S-100 </w:t>
      </w:r>
      <w:r w:rsidRPr="00EC6DA6">
        <w:rPr>
          <w:noProof/>
          <w:highlight w:val="yellow"/>
          <w:rPrChange w:id="1577" w:author="jonathan pritchard" w:date="2023-12-06T14:49:00Z">
            <w:rPr>
              <w:noProof/>
            </w:rPr>
          </w:rPrChange>
        </w:rPr>
        <w:t>products</w:t>
      </w:r>
      <w:bookmarkEnd w:id="1574"/>
    </w:p>
    <w:p w14:paraId="6F69EA94" w14:textId="32102CFF" w:rsidR="00204D5D" w:rsidRPr="00D56521" w:rsidRDefault="00204D5D" w:rsidP="00235BEA">
      <w:pPr>
        <w:spacing w:after="120" w:line="240" w:lineRule="auto"/>
        <w:jc w:val="both"/>
        <w:rPr>
          <w:noProof/>
        </w:rPr>
      </w:pPr>
      <w:r w:rsidRPr="00EC6DA6">
        <w:rPr>
          <w:noProof/>
          <w:highlight w:val="yellow"/>
          <w:rPrChange w:id="1578" w:author="jonathan pritchard" w:date="2023-12-06T14:49:00Z">
            <w:rPr>
              <w:noProof/>
            </w:rPr>
          </w:rPrChange>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6DA6">
        <w:rPr>
          <w:noProof/>
          <w:highlight w:val="yellow"/>
          <w:rPrChange w:id="1579" w:author="jonathan pritchard" w:date="2023-12-06T14:49:00Z">
            <w:rPr>
              <w:noProof/>
            </w:rPr>
          </w:rPrChange>
        </w:rPr>
        <w:t>from the display along with the appropriate viewing groups from the relevant S-100 product.</w:t>
      </w:r>
    </w:p>
    <w:p w14:paraId="670A40F9" w14:textId="0F6883CC" w:rsidR="002A10D2" w:rsidRPr="00D56521" w:rsidRDefault="002A10D2">
      <w:pPr>
        <w:pStyle w:val="Heading3"/>
        <w:rPr>
          <w:noProof/>
        </w:rPr>
        <w:pPrChange w:id="1580" w:author="jonathan pritchard" w:date="2024-02-09T12:38:00Z">
          <w:pPr>
            <w:pStyle w:val="Heading3"/>
            <w:tabs>
              <w:tab w:val="clear" w:pos="851"/>
              <w:tab w:val="left" w:pos="993"/>
            </w:tabs>
            <w:spacing w:after="120"/>
            <w:ind w:left="992" w:hanging="992"/>
          </w:pPr>
        </w:pPrChange>
      </w:pPr>
      <w:bookmarkStart w:id="1581" w:name="_Toc144421328"/>
      <w:r w:rsidRPr="00D56521">
        <w:rPr>
          <w:noProof/>
        </w:rPr>
        <w:t>One-sided linestyle</w:t>
      </w:r>
      <w:r w:rsidR="00D91128" w:rsidRPr="00D56521">
        <w:rPr>
          <w:noProof/>
        </w:rPr>
        <w:t xml:space="preserve"> for boundaries</w:t>
      </w:r>
      <w:bookmarkEnd w:id="1581"/>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pPr>
        <w:pStyle w:val="Heading3"/>
        <w:rPr>
          <w:noProof/>
        </w:rPr>
        <w:pPrChange w:id="1582" w:author="jonathan pritchard" w:date="2024-02-09T12:38:00Z">
          <w:pPr>
            <w:pStyle w:val="Heading3"/>
            <w:tabs>
              <w:tab w:val="clear" w:pos="851"/>
              <w:tab w:val="left" w:pos="993"/>
            </w:tabs>
            <w:spacing w:after="120"/>
            <w:ind w:left="992" w:hanging="992"/>
          </w:pPr>
        </w:pPrChange>
      </w:pPr>
      <w:bookmarkStart w:id="1583" w:name="_Toc144421329"/>
      <w:r w:rsidRPr="00D56521">
        <w:rPr>
          <w:noProof/>
        </w:rPr>
        <w:t>Special identifiers</w:t>
      </w:r>
      <w:bookmarkEnd w:id="1583"/>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pPr>
        <w:pStyle w:val="Heading2"/>
        <w:rPr>
          <w:noProof/>
        </w:rPr>
        <w:pPrChange w:id="1584" w:author="Raphael Malyankar" w:date="2023-08-31T22:24:00Z">
          <w:pPr>
            <w:pStyle w:val="Heading2"/>
            <w:tabs>
              <w:tab w:val="clear" w:pos="567"/>
              <w:tab w:val="left" w:pos="851"/>
            </w:tabs>
            <w:ind w:left="851" w:hanging="851"/>
          </w:pPr>
        </w:pPrChange>
      </w:pPr>
      <w:bookmarkStart w:id="1585" w:name="_Ref49471603"/>
      <w:bookmarkStart w:id="1586" w:name="_Toc144421330"/>
      <w:r w:rsidRPr="00D56521">
        <w:rPr>
          <w:noProof/>
        </w:rPr>
        <w:t>Date-dependent features</w:t>
      </w:r>
      <w:bookmarkEnd w:id="1585"/>
      <w:bookmarkEnd w:id="1586"/>
    </w:p>
    <w:p w14:paraId="7C39E275" w14:textId="10C0758F"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Hydrographic</w:t>
      </w:r>
      <w:r w:rsidRPr="00D56521">
        <w:t xml:space="preserve"> Offices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pPr>
        <w:pStyle w:val="Heading3"/>
        <w:pPrChange w:id="1587" w:author="jonathan pritchard" w:date="2024-02-09T12:38:00Z">
          <w:pPr>
            <w:pStyle w:val="Heading3"/>
            <w:tabs>
              <w:tab w:val="clear" w:pos="851"/>
              <w:tab w:val="left" w:pos="993"/>
            </w:tabs>
            <w:spacing w:after="120"/>
            <w:ind w:left="992" w:hanging="992"/>
          </w:pPr>
        </w:pPrChange>
      </w:pPr>
      <w:bookmarkStart w:id="1588" w:name="_Toc144421331"/>
      <w:r w:rsidRPr="00D56521">
        <w:lastRenderedPageBreak/>
        <w:t>Display of date-dependent features by mariner-selected date</w:t>
      </w:r>
      <w:bookmarkEnd w:id="1588"/>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t xml:space="preserve">All features for which any of the values for the complex attributes </w:t>
      </w:r>
      <w:proofErr w:type="spellStart"/>
      <w:r w:rsidRPr="00D56521">
        <w:rPr>
          <w:i/>
          <w:iCs/>
        </w:rPr>
        <w:t>periodicDateRange</w:t>
      </w:r>
      <w:proofErr w:type="spellEnd"/>
      <w:r w:rsidRPr="00D56521">
        <w:t xml:space="preserve"> and </w:t>
      </w:r>
      <w:proofErr w:type="spellStart"/>
      <w:r w:rsidRPr="00D56521">
        <w:rPr>
          <w:i/>
          <w:iCs/>
        </w:rPr>
        <w:t>fixedDateRange</w:t>
      </w:r>
      <w:proofErr w:type="spellEnd"/>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pPr>
        <w:pStyle w:val="Heading3"/>
        <w:pPrChange w:id="1589" w:author="jonathan pritchard" w:date="2024-02-09T12:38:00Z">
          <w:pPr>
            <w:pStyle w:val="Heading3"/>
            <w:tabs>
              <w:tab w:val="clear" w:pos="851"/>
              <w:tab w:val="left" w:pos="993"/>
            </w:tabs>
            <w:spacing w:after="120"/>
            <w:ind w:left="992" w:hanging="992"/>
          </w:pPr>
        </w:pPrChange>
      </w:pPr>
      <w:bookmarkStart w:id="1590" w:name="_Ref49472701"/>
      <w:bookmarkStart w:id="1591" w:name="_Toc144421332"/>
      <w:r w:rsidRPr="00D56521">
        <w:t>Highlighting of date-dependent features</w:t>
      </w:r>
      <w:bookmarkEnd w:id="1590"/>
      <w:bookmarkEnd w:id="1591"/>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pPr>
        <w:pStyle w:val="Heading3"/>
        <w:pPrChange w:id="1592" w:author="jonathan pritchard" w:date="2024-02-09T12:38:00Z">
          <w:pPr>
            <w:pStyle w:val="Heading3"/>
            <w:tabs>
              <w:tab w:val="clear" w:pos="851"/>
              <w:tab w:val="left" w:pos="993"/>
            </w:tabs>
            <w:spacing w:after="120"/>
            <w:ind w:left="992" w:hanging="992"/>
          </w:pPr>
        </w:pPrChange>
      </w:pPr>
      <w:bookmarkStart w:id="1593" w:name="_Ref49481796"/>
      <w:bookmarkStart w:id="1594" w:name="_Toc144421333"/>
      <w:r w:rsidRPr="00D56521">
        <w:t>Indication of date adjustment</w:t>
      </w:r>
      <w:bookmarkEnd w:id="1593"/>
      <w:bookmarkEnd w:id="1594"/>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1331E064" w:rsidR="000C4FCD" w:rsidRPr="00D56521" w:rsidRDefault="000C4FCD">
      <w:pPr>
        <w:pStyle w:val="Heading2"/>
        <w:rPr>
          <w:noProof/>
        </w:rPr>
        <w:pPrChange w:id="1595" w:author="Raphael Malyankar" w:date="2023-08-31T22:24:00Z">
          <w:pPr>
            <w:pStyle w:val="Heading2"/>
            <w:tabs>
              <w:tab w:val="clear" w:pos="567"/>
              <w:tab w:val="left" w:pos="851"/>
            </w:tabs>
            <w:ind w:left="851" w:hanging="851"/>
          </w:pPr>
        </w:pPrChange>
      </w:pPr>
      <w:bookmarkStart w:id="1596" w:name="_Ref49473517"/>
      <w:bookmarkStart w:id="1597" w:name="_Toc144421334"/>
      <w:commentRangeStart w:id="1598"/>
      <w:r w:rsidRPr="00D56521">
        <w:rPr>
          <w:noProof/>
        </w:rPr>
        <w:t>Scale-dependent features</w:t>
      </w:r>
      <w:bookmarkEnd w:id="1596"/>
      <w:bookmarkEnd w:id="1597"/>
      <w:commentRangeEnd w:id="1598"/>
      <w:r w:rsidR="00CA426D">
        <w:rPr>
          <w:rStyle w:val="CommentReference"/>
          <w:rFonts w:eastAsia="MS Mincho"/>
          <w:b w:val="0"/>
          <w:bCs w:val="0"/>
        </w:rPr>
        <w:commentReference w:id="1598"/>
      </w:r>
      <w:ins w:id="1599" w:author="jonathan pritchard" w:date="2024-01-15T11:04:00Z">
        <w:r w:rsidR="00CA225A">
          <w:rPr>
            <w:noProof/>
          </w:rPr>
          <w:t xml:space="preserve"> </w:t>
        </w:r>
      </w:ins>
    </w:p>
    <w:p w14:paraId="487CB39E" w14:textId="36BC912A" w:rsidR="00C558E0" w:rsidRDefault="00C558E0" w:rsidP="00737C53">
      <w:pPr>
        <w:spacing w:after="120" w:line="240" w:lineRule="auto"/>
        <w:jc w:val="both"/>
      </w:pPr>
      <w:r w:rsidRPr="00D56521">
        <w:t xml:space="preserve">To reduce screen clutter most features within ENC </w:t>
      </w:r>
      <w:r w:rsidR="0010269F" w:rsidRPr="00D56521">
        <w:t xml:space="preserve">should </w:t>
      </w:r>
      <w:r w:rsidRPr="00D56521">
        <w:t xml:space="preserve">carry the attribute </w:t>
      </w:r>
      <w:proofErr w:type="spellStart"/>
      <w:r w:rsidRPr="00D56521">
        <w:rPr>
          <w:i/>
          <w:iCs/>
        </w:rPr>
        <w:t>scaleMinimum</w:t>
      </w:r>
      <w:proofErr w:type="spellEnd"/>
      <w:r w:rsidRPr="00D56521">
        <w:t xml:space="preserve"> to specify the smallest display scale at which they should be drawn. At display scales smaller than </w:t>
      </w:r>
      <w:proofErr w:type="spellStart"/>
      <w:r w:rsidRPr="00D56521">
        <w:rPr>
          <w:i/>
          <w:iCs/>
        </w:rPr>
        <w:t>scaleMinimum</w:t>
      </w:r>
      <w:proofErr w:type="spellEnd"/>
      <w:r w:rsidRPr="00D56521">
        <w:t xml:space="preserve"> the feature must not be drawn. For example, a feature with a </w:t>
      </w:r>
      <w:proofErr w:type="spellStart"/>
      <w:r w:rsidRPr="00D56521">
        <w:rPr>
          <w:i/>
          <w:iCs/>
        </w:rPr>
        <w:t>scaleMinimum</w:t>
      </w:r>
      <w:proofErr w:type="spellEnd"/>
      <w:r w:rsidRPr="00D56521">
        <w:t xml:space="preserve"> value of </w:t>
      </w:r>
      <w:r w:rsidR="00737C53">
        <w:t>49999</w:t>
      </w:r>
      <w:r w:rsidRPr="00D56521">
        <w:t>, indicating a scale of 1/</w:t>
      </w:r>
      <w:r w:rsidR="00737C53">
        <w:t>49,999</w:t>
      </w:r>
      <w:r w:rsidRPr="00D56521">
        <w:t>, should not be drawn on an ECDIS display of 1/</w:t>
      </w:r>
      <w:r w:rsidR="00737C53">
        <w:t>5</w:t>
      </w:r>
      <w:r w:rsidRPr="00D56521">
        <w:t>0,000.</w:t>
      </w:r>
    </w:p>
    <w:p w14:paraId="7B19CC66" w14:textId="77777777" w:rsidR="00737C53" w:rsidRPr="00D56521" w:rsidRDefault="00737C53" w:rsidP="00737C53">
      <w:pPr>
        <w:spacing w:after="120" w:line="240" w:lineRule="auto"/>
        <w:jc w:val="both"/>
      </w:pPr>
    </w:p>
    <w:p w14:paraId="3BAA6F89" w14:textId="7E234F4C" w:rsidR="000C4FCD" w:rsidRPr="00D56521" w:rsidRDefault="000C4FCD">
      <w:pPr>
        <w:pStyle w:val="Heading2"/>
        <w:rPr>
          <w:noProof/>
        </w:rPr>
        <w:pPrChange w:id="1600" w:author="Raphael Malyankar" w:date="2023-08-31T22:24:00Z">
          <w:pPr>
            <w:pStyle w:val="Heading2"/>
            <w:tabs>
              <w:tab w:val="clear" w:pos="567"/>
              <w:tab w:val="left" w:pos="851"/>
            </w:tabs>
            <w:ind w:left="851" w:hanging="851"/>
          </w:pPr>
        </w:pPrChange>
      </w:pPr>
      <w:bookmarkStart w:id="1601" w:name="_Toc144421335"/>
      <w:r w:rsidRPr="00D56521">
        <w:rPr>
          <w:noProof/>
        </w:rPr>
        <w:t>IMO presentation elements</w:t>
      </w:r>
      <w:bookmarkEnd w:id="1601"/>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pPr>
        <w:pStyle w:val="Heading3"/>
        <w:rPr>
          <w:noProof/>
        </w:rPr>
        <w:pPrChange w:id="1602" w:author="jonathan pritchard" w:date="2024-02-09T12:38:00Z">
          <w:pPr>
            <w:pStyle w:val="Heading3"/>
            <w:tabs>
              <w:tab w:val="clear" w:pos="851"/>
              <w:tab w:val="left" w:pos="993"/>
            </w:tabs>
            <w:spacing w:after="120"/>
            <w:ind w:left="992" w:hanging="992"/>
          </w:pPr>
        </w:pPrChange>
      </w:pPr>
      <w:bookmarkStart w:id="1603" w:name="_Ref49482141"/>
      <w:bookmarkStart w:id="1604" w:name="_Toc144421336"/>
      <w:r w:rsidRPr="00D56521">
        <w:rPr>
          <w:noProof/>
        </w:rPr>
        <w:t xml:space="preserve">Scale bar </w:t>
      </w:r>
      <w:r w:rsidR="006455DA" w:rsidRPr="00D56521">
        <w:rPr>
          <w:noProof/>
        </w:rPr>
        <w:t>and</w:t>
      </w:r>
      <w:r w:rsidRPr="00D56521">
        <w:rPr>
          <w:noProof/>
        </w:rPr>
        <w:t xml:space="preserve"> latitude scale</w:t>
      </w:r>
      <w:bookmarkEnd w:id="1603"/>
      <w:bookmarkEnd w:id="1604"/>
    </w:p>
    <w:p w14:paraId="5655115B" w14:textId="3A24CE59" w:rsidR="00A9027F" w:rsidRPr="00D56521" w:rsidRDefault="00A9027F" w:rsidP="00737C53">
      <w:pPr>
        <w:spacing w:after="60" w:line="240" w:lineRule="auto"/>
        <w:jc w:val="both"/>
        <w:rPr>
          <w:noProof/>
        </w:rPr>
      </w:pPr>
      <w:bookmarkStart w:id="1605"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1605"/>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lastRenderedPageBreak/>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1606"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1606"/>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1607" w:name="_Ref46837498"/>
      <w:bookmarkStart w:id="1608"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1607"/>
      <w:r w:rsidRPr="00D56521">
        <w:t xml:space="preserve"> - Scale bar presentation</w:t>
      </w:r>
      <w:bookmarkEnd w:id="1608"/>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pPr>
        <w:pStyle w:val="Heading3"/>
        <w:rPr>
          <w:noProof/>
        </w:rPr>
        <w:pPrChange w:id="1609" w:author="jonathan pritchard" w:date="2024-02-09T12:38:00Z">
          <w:pPr>
            <w:pStyle w:val="Heading3"/>
            <w:tabs>
              <w:tab w:val="clear" w:pos="851"/>
              <w:tab w:val="left" w:pos="993"/>
            </w:tabs>
            <w:spacing w:after="120"/>
            <w:ind w:left="992" w:hanging="992"/>
          </w:pPr>
        </w:pPrChange>
      </w:pPr>
      <w:bookmarkStart w:id="1610" w:name="_Ref49482026"/>
      <w:bookmarkStart w:id="1611" w:name="_Toc144421337"/>
      <w:r w:rsidRPr="00D56521">
        <w:rPr>
          <w:noProof/>
        </w:rPr>
        <w:t>North arrow</w:t>
      </w:r>
      <w:bookmarkEnd w:id="1610"/>
      <w:bookmarkEnd w:id="1611"/>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pPr>
        <w:pStyle w:val="Heading3"/>
        <w:pPrChange w:id="1612" w:author="jonathan pritchard" w:date="2024-02-09T12:38:00Z">
          <w:pPr>
            <w:pStyle w:val="Heading3"/>
            <w:tabs>
              <w:tab w:val="clear" w:pos="851"/>
              <w:tab w:val="left" w:pos="993"/>
            </w:tabs>
            <w:spacing w:after="120"/>
            <w:ind w:left="992" w:hanging="992"/>
          </w:pPr>
        </w:pPrChange>
      </w:pPr>
      <w:bookmarkStart w:id="1613" w:name="_Toc144421338"/>
      <w:r w:rsidRPr="00D56521">
        <w:t>Graticule</w:t>
      </w:r>
      <w:bookmarkEnd w:id="1613"/>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1614" w:author="Raphael Malyankar" w:date="2023-08-31T18:18:00Z">
        <w:r w:rsidR="00F667CD" w:rsidRPr="00D56521" w:rsidDel="00D748C8">
          <w:delText>232(82)</w:delText>
        </w:r>
      </w:del>
      <w:ins w:id="1615" w:author="Raphael Malyankar" w:date="2023-08-31T18:18:00Z">
        <w:r w:rsidR="00D748C8">
          <w:t>530(106)</w:t>
        </w:r>
      </w:ins>
      <w:r w:rsidRPr="00D56521">
        <w:t>) the lines should use the colour token CHBLK.</w:t>
      </w:r>
    </w:p>
    <w:p w14:paraId="73727AD6" w14:textId="55A423AC" w:rsidR="00A4679E" w:rsidRPr="00D56521" w:rsidRDefault="00F667CD">
      <w:pPr>
        <w:pStyle w:val="Heading3"/>
        <w:pPrChange w:id="1616" w:author="jonathan pritchard" w:date="2024-02-09T12:38:00Z">
          <w:pPr>
            <w:pStyle w:val="Heading3"/>
            <w:tabs>
              <w:tab w:val="clear" w:pos="851"/>
              <w:tab w:val="left" w:pos="993"/>
            </w:tabs>
            <w:spacing w:after="120"/>
            <w:ind w:left="992" w:hanging="992"/>
          </w:pPr>
        </w:pPrChange>
      </w:pPr>
      <w:bookmarkStart w:id="1617" w:name="_Toc144421339"/>
      <w:r w:rsidRPr="00D56521">
        <w:t>Display mode</w:t>
      </w:r>
      <w:bookmarkEnd w:id="1617"/>
    </w:p>
    <w:p w14:paraId="14F9578E" w14:textId="5071DED7"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w:t>
      </w:r>
      <w:del w:id="1618" w:author="Raphael Malyankar" w:date="2023-08-31T18:19:00Z">
        <w:r w:rsidRPr="00D56521" w:rsidDel="00D748C8">
          <w:delText>232(82)</w:delText>
        </w:r>
      </w:del>
      <w:ins w:id="1619" w:author="Raphael Malyankar" w:date="2023-08-31T18:19:00Z">
        <w:r w:rsidR="00D748C8">
          <w:t>530(106) Append</w:t>
        </w:r>
      </w:ins>
      <w:ins w:id="1620" w:author="Raphael Malyankar" w:date="2023-08-31T18:20:00Z">
        <w:r w:rsidR="00D748C8">
          <w:t>ix 2</w:t>
        </w:r>
      </w:ins>
      <w:r w:rsidRPr="00D56521">
        <w:t>).</w:t>
      </w:r>
    </w:p>
    <w:p w14:paraId="3D3C080B" w14:textId="2756C61C" w:rsidR="001275B6" w:rsidRPr="00D56521" w:rsidRDefault="001275B6">
      <w:pPr>
        <w:pStyle w:val="Heading3"/>
        <w:pPrChange w:id="1621" w:author="jonathan pritchard" w:date="2024-02-09T12:38:00Z">
          <w:pPr>
            <w:pStyle w:val="Heading3"/>
            <w:tabs>
              <w:tab w:val="clear" w:pos="851"/>
              <w:tab w:val="left" w:pos="993"/>
            </w:tabs>
            <w:spacing w:after="120"/>
            <w:ind w:left="992" w:hanging="992"/>
          </w:pPr>
        </w:pPrChange>
      </w:pPr>
      <w:bookmarkStart w:id="1622" w:name="_Ref49473588"/>
      <w:bookmarkStart w:id="1623" w:name="_Toc144421340"/>
      <w:r w:rsidRPr="00D56521">
        <w:t>Shallow water pattern</w:t>
      </w:r>
      <w:bookmarkEnd w:id="1622"/>
      <w:bookmarkEnd w:id="1623"/>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lastRenderedPageBreak/>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1624"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proofErr w:type="spellStart"/>
            <w:r w:rsidRPr="00D56521">
              <w:t>UnderRADAR</w:t>
            </w:r>
            <w:proofErr w:type="spellEnd"/>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1624"/>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pPr>
        <w:pStyle w:val="Heading3"/>
        <w:pPrChange w:id="1625" w:author="jonathan pritchard" w:date="2024-02-09T12:38:00Z">
          <w:pPr>
            <w:pStyle w:val="Heading3"/>
            <w:tabs>
              <w:tab w:val="clear" w:pos="851"/>
              <w:tab w:val="left" w:pos="993"/>
            </w:tabs>
            <w:spacing w:after="120"/>
            <w:ind w:left="992" w:hanging="992"/>
          </w:pPr>
        </w:pPrChange>
      </w:pPr>
      <w:bookmarkStart w:id="1626" w:name="_Toc144421341"/>
      <w:r w:rsidRPr="00D56521">
        <w:t>Black level adjustment symbol</w:t>
      </w:r>
      <w:bookmarkEnd w:id="1626"/>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pPr>
        <w:pStyle w:val="Heading3"/>
        <w:pPrChange w:id="1627" w:author="jonathan pritchard" w:date="2024-02-09T12:38:00Z">
          <w:pPr>
            <w:pStyle w:val="Heading3"/>
            <w:tabs>
              <w:tab w:val="clear" w:pos="851"/>
              <w:tab w:val="left" w:pos="993"/>
            </w:tabs>
            <w:spacing w:after="120"/>
            <w:ind w:left="992" w:hanging="992"/>
          </w:pPr>
        </w:pPrChange>
      </w:pPr>
      <w:bookmarkStart w:id="1628" w:name="_Ref49340745"/>
      <w:bookmarkStart w:id="1629" w:name="_Toc144421342"/>
      <w:commentRangeStart w:id="1630"/>
      <w:commentRangeStart w:id="1631"/>
      <w:r w:rsidRPr="00D56521">
        <w:t>Detection and notification of navigational hazards</w:t>
      </w:r>
      <w:bookmarkEnd w:id="1628"/>
      <w:bookmarkEnd w:id="1629"/>
      <w:commentRangeEnd w:id="1630"/>
      <w:r w:rsidR="00CA426D">
        <w:rPr>
          <w:rStyle w:val="CommentReference"/>
          <w:b w:val="0"/>
          <w:bCs w:val="0"/>
        </w:rPr>
        <w:commentReference w:id="1630"/>
      </w:r>
      <w:commentRangeEnd w:id="1631"/>
      <w:r w:rsidR="00962757">
        <w:rPr>
          <w:rStyle w:val="CommentReference"/>
          <w:b w:val="0"/>
          <w:bCs w:val="0"/>
        </w:rPr>
        <w:commentReference w:id="1631"/>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1632" w:author="Raphael Malyankar" w:date="2023-08-31T18:20:00Z">
        <w:r w:rsidR="009D43C5" w:rsidDel="00D748C8">
          <w:delText>232(82)</w:delText>
        </w:r>
      </w:del>
      <w:ins w:id="1633" w:author="Raphael Malyankar" w:date="2023-08-31T18:20:00Z">
        <w:r w:rsidR="00D748C8">
          <w:t>530(106)</w:t>
        </w:r>
      </w:ins>
      <w:r w:rsidR="009D43C5">
        <w:t>, clause 11.3.5 Route planning states:</w:t>
      </w:r>
    </w:p>
    <w:p w14:paraId="3EC5BA78" w14:textId="69427910" w:rsidR="00584966" w:rsidRPr="00D56521" w:rsidRDefault="00584966" w:rsidP="009D43C5">
      <w:pPr>
        <w:pStyle w:val="BlockQuote"/>
        <w:spacing w:after="120" w:line="240" w:lineRule="auto"/>
        <w:jc w:val="both"/>
      </w:pPr>
      <w:r w:rsidRPr="00D56521">
        <w:t xml:space="preserve">An indication should also be given if the </w:t>
      </w:r>
      <w:r w:rsidR="00BA5151" w:rsidRPr="00D56521">
        <w:t>m</w:t>
      </w:r>
      <w:r w:rsidRPr="00D56521">
        <w:t>ariner plans a route closer than a user-specified distance from a point feature, such as a fixed or floating aid to navigation or isolated danger.</w:t>
      </w:r>
    </w:p>
    <w:p w14:paraId="0F6C426F" w14:textId="60CD9F74" w:rsidR="00584966" w:rsidRPr="00D56521" w:rsidRDefault="009D43C5" w:rsidP="009D43C5">
      <w:pPr>
        <w:spacing w:after="60" w:line="240" w:lineRule="auto"/>
        <w:jc w:val="both"/>
      </w:pPr>
      <w:r>
        <w:t>Clause 11.4.6 Route monitoring states:</w:t>
      </w:r>
    </w:p>
    <w:p w14:paraId="2453A7C4" w14:textId="57961E49" w:rsidR="00584966" w:rsidRPr="00D56521" w:rsidRDefault="00584966" w:rsidP="009D43C5">
      <w:pPr>
        <w:pStyle w:val="BlockQuote"/>
        <w:spacing w:after="120" w:line="240" w:lineRule="auto"/>
        <w:jc w:val="both"/>
      </w:pPr>
      <w:r w:rsidRPr="00D56521">
        <w:t xml:space="preserve">An indication should be given to the </w:t>
      </w:r>
      <w:r w:rsidR="00BA5151" w:rsidRPr="00D56521">
        <w:t>m</w:t>
      </w:r>
      <w:r w:rsidRPr="00D56521">
        <w:t xml:space="preserve">ariner if, continuing on its present course and speed, over a specified time or distance set by the </w:t>
      </w:r>
      <w:r w:rsidR="00BA5151" w:rsidRPr="00D56521">
        <w:t>m</w:t>
      </w:r>
      <w:r w:rsidRPr="00D56521">
        <w:t xml:space="preserve">ariner, own ship will pass closer than a user-specified distance from a danger (For example, obstruction, wreck, rock) that is shallower than the </w:t>
      </w:r>
      <w:r w:rsidR="00BA5151" w:rsidRPr="00D56521">
        <w:t>m</w:t>
      </w:r>
      <w:r w:rsidRPr="00D56521">
        <w:t>ariner's safety contour or an aid to navigation.</w:t>
      </w:r>
    </w:p>
    <w:p w14:paraId="63FC6ACE" w14:textId="18834FA3" w:rsidR="00730D49" w:rsidRPr="00D56521" w:rsidRDefault="00730D49" w:rsidP="009D43C5">
      <w:pPr>
        <w:spacing w:after="120" w:line="240" w:lineRule="auto"/>
        <w:jc w:val="both"/>
      </w:pPr>
    </w:p>
    <w:p w14:paraId="0092E6CD" w14:textId="345D69EA" w:rsidR="00730D49" w:rsidRPr="00D56521" w:rsidRDefault="00730D49"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6E25F672" w:rsidR="004F4995" w:rsidRPr="00D56521" w:rsidRDefault="0099680D" w:rsidP="009D43C5">
      <w:pPr>
        <w:spacing w:after="120" w:line="240" w:lineRule="auto"/>
        <w:jc w:val="both"/>
      </w:pPr>
      <w:r w:rsidRPr="00D56521">
        <w:t>The safety contour value is set by the user</w:t>
      </w:r>
      <w:r w:rsidR="004F4995" w:rsidRPr="00D56521">
        <w:t>; in the absence of a user setting, its default value should be 30m</w:t>
      </w:r>
      <w:r w:rsidRPr="00D56521">
        <w:t>.</w:t>
      </w:r>
    </w:p>
    <w:p w14:paraId="184A86F9" w14:textId="7F10F1C4" w:rsidR="0099680D" w:rsidRPr="00D56521" w:rsidRDefault="006A7A07" w:rsidP="009D43C5">
      <w:pPr>
        <w:spacing w:after="120" w:line="240" w:lineRule="auto"/>
        <w:jc w:val="both"/>
      </w:pPr>
      <w:r w:rsidRPr="009D43C5">
        <w:t>T</w:t>
      </w:r>
      <w:r w:rsidR="004640A7" w:rsidRPr="009D43C5">
        <w:t xml:space="preserve">he highlight should 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lastRenderedPageBreak/>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3">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Pr="00D56521" w:rsidRDefault="004640A7" w:rsidP="009D43C5">
      <w:pPr>
        <w:pStyle w:val="Caption"/>
        <w:spacing w:after="120" w:line="240" w:lineRule="auto"/>
        <w:jc w:val="center"/>
      </w:pPr>
      <w:bookmarkStart w:id="1634" w:name="_Ref47321487"/>
      <w:bookmarkStart w:id="1635"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1634"/>
      <w:r w:rsidRPr="00D56521">
        <w:t xml:space="preserve"> - Example</w:t>
      </w:r>
      <w:r w:rsidR="00A96A31" w:rsidRPr="00D56521">
        <w:t>s</w:t>
      </w:r>
      <w:r w:rsidRPr="00D56521">
        <w:t xml:space="preserve"> of indication highlight</w:t>
      </w:r>
      <w:bookmarkEnd w:id="1635"/>
      <w:r w:rsidR="00A96A31" w:rsidRPr="00D56521">
        <w:t>s</w:t>
      </w:r>
    </w:p>
    <w:p w14:paraId="7310711E" w14:textId="08EFB574" w:rsidR="001275B6" w:rsidRPr="00D56521" w:rsidRDefault="001275B6">
      <w:pPr>
        <w:pStyle w:val="Heading3"/>
        <w:pPrChange w:id="1636" w:author="jonathan pritchard" w:date="2024-02-09T12:38:00Z">
          <w:pPr>
            <w:pStyle w:val="Heading3"/>
            <w:tabs>
              <w:tab w:val="clear" w:pos="851"/>
              <w:tab w:val="left" w:pos="993"/>
            </w:tabs>
            <w:spacing w:after="120"/>
            <w:ind w:left="992" w:hanging="992"/>
          </w:pPr>
        </w:pPrChange>
      </w:pPr>
      <w:bookmarkStart w:id="1637" w:name="_Ref49340750"/>
      <w:bookmarkStart w:id="1638" w:name="_Toc144421343"/>
      <w:r w:rsidRPr="00D56521">
        <w:t>Detection of areas for which special conditions exist</w:t>
      </w:r>
      <w:bookmarkEnd w:id="1637"/>
      <w:bookmarkEnd w:id="1638"/>
    </w:p>
    <w:p w14:paraId="5ACECE2E" w14:textId="3780DDBD" w:rsidR="00FA374F" w:rsidRPr="00D56521" w:rsidRDefault="00FA374F" w:rsidP="009D43C5">
      <w:pPr>
        <w:spacing w:after="60" w:line="240" w:lineRule="auto"/>
        <w:jc w:val="both"/>
      </w:pPr>
      <w:r w:rsidRPr="00D56521">
        <w:t>The IMO Performance Standard for ECDIS MSC.</w:t>
      </w:r>
      <w:del w:id="1639" w:author="Raphael Malyankar" w:date="2023-08-31T20:01:00Z">
        <w:r w:rsidRPr="00D56521" w:rsidDel="002514B8">
          <w:delText>232(82)</w:delText>
        </w:r>
      </w:del>
      <w:ins w:id="1640" w:author="Raphael Malyankar" w:date="2023-08-31T20:01:00Z">
        <w:r w:rsidR="002514B8">
          <w:t>530(106)</w:t>
        </w:r>
      </w:ins>
      <w:r w:rsidR="009D43C5">
        <w:t>,</w:t>
      </w:r>
      <w:r w:rsidRPr="00D56521">
        <w:t xml:space="preserve"> clause 11.3.5 </w:t>
      </w:r>
      <w:ins w:id="1641" w:author="Raphael Malyankar" w:date="2023-08-31T20:02:00Z">
        <w:r w:rsidR="002514B8">
          <w:t>(</w:t>
        </w:r>
      </w:ins>
      <w:ins w:id="1642" w:author="Raphael Malyankar" w:date="2023-08-31T20:03:00Z">
        <w:r w:rsidR="002514B8">
          <w:t xml:space="preserve">which applies to </w:t>
        </w:r>
      </w:ins>
      <w:r w:rsidRPr="00D56521">
        <w:t>Route Planning</w:t>
      </w:r>
      <w:ins w:id="1643" w:author="Raphael Malyankar" w:date="2023-08-31T20:02:00Z">
        <w:r w:rsidR="002514B8">
          <w:t>)</w:t>
        </w:r>
      </w:ins>
      <w:r w:rsidRPr="00D56521">
        <w:t xml:space="preserve"> states</w:t>
      </w:r>
      <w:ins w:id="1644" w:author="Raphael Malyankar" w:date="2023-08-31T20:02:00Z">
        <w:r w:rsidR="002514B8">
          <w:t>:</w:t>
        </w:r>
      </w:ins>
      <w:del w:id="1645"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1646" w:author="Raphael Malyankar" w:date="2023-08-31T20:01:00Z">
        <w:r>
          <w:t xml:space="preserve">A </w:t>
        </w:r>
      </w:ins>
      <w:del w:id="1647"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1648" w:author="Raphael Malyankar" w:date="2023-08-31T20:01:00Z">
        <w:r>
          <w:t>graphical indication should be given if the mariner plans a route closer than a user-specified distance from the boundary of a user-selectable category of prohibited area or geographic area for which special conditions exist (see appendix 4</w:t>
        </w:r>
      </w:ins>
      <w:ins w:id="1649"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1650"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1651"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pPr>
        <w:pStyle w:val="Heading3"/>
        <w:pPrChange w:id="1652" w:author="jonathan pritchard" w:date="2024-02-09T12:38:00Z">
          <w:pPr>
            <w:pStyle w:val="Heading3"/>
            <w:tabs>
              <w:tab w:val="clear" w:pos="851"/>
              <w:tab w:val="left" w:pos="993"/>
            </w:tabs>
            <w:spacing w:after="120"/>
            <w:ind w:left="992" w:hanging="992"/>
          </w:pPr>
        </w:pPrChange>
      </w:pPr>
      <w:bookmarkStart w:id="1653" w:name="_Toc144421344"/>
      <w:r w:rsidRPr="00D56521">
        <w:t>Visualisation of the safety contour</w:t>
      </w:r>
      <w:bookmarkEnd w:id="1653"/>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pPr>
        <w:pStyle w:val="Heading3"/>
        <w:pPrChange w:id="1654" w:author="jonathan pritchard" w:date="2024-02-09T12:38:00Z">
          <w:pPr>
            <w:pStyle w:val="Heading3"/>
            <w:tabs>
              <w:tab w:val="clear" w:pos="851"/>
              <w:tab w:val="left" w:pos="993"/>
            </w:tabs>
            <w:spacing w:after="120"/>
            <w:ind w:left="992" w:hanging="992"/>
          </w:pPr>
        </w:pPrChange>
      </w:pPr>
      <w:bookmarkStart w:id="1655" w:name="_Ref49340754"/>
      <w:bookmarkStart w:id="1656" w:name="_Toc144421345"/>
      <w:r w:rsidRPr="00D56521">
        <w:t>Detection of safety contour</w:t>
      </w:r>
      <w:bookmarkEnd w:id="1655"/>
      <w:bookmarkEnd w:id="1656"/>
    </w:p>
    <w:p w14:paraId="2C8092B5" w14:textId="0AC8714E" w:rsidR="001275B6" w:rsidRPr="00D56521" w:rsidRDefault="001275B6" w:rsidP="00DA5A6F">
      <w:pPr>
        <w:spacing w:after="60" w:line="240" w:lineRule="auto"/>
        <w:jc w:val="both"/>
      </w:pPr>
      <w:r w:rsidRPr="00D56521">
        <w:t>The IMO Performance Standard for ECDIS MSC.</w:t>
      </w:r>
      <w:del w:id="1657" w:author="Raphael Malyankar" w:date="2023-08-31T18:24:00Z">
        <w:r w:rsidRPr="00D56521" w:rsidDel="0028721C">
          <w:delText>232(82)</w:delText>
        </w:r>
      </w:del>
      <w:ins w:id="1658" w:author="Raphael Malyankar" w:date="2023-08-31T18:24:00Z">
        <w:r w:rsidR="0028721C">
          <w:t>530(106)</w:t>
        </w:r>
      </w:ins>
      <w:r w:rsidR="00DA5A6F">
        <w:t>,</w:t>
      </w:r>
      <w:r w:rsidRPr="00D56521">
        <w:t xml:space="preserve"> clause 11.3.4 Route Planning states;</w:t>
      </w:r>
    </w:p>
    <w:p w14:paraId="31C9167D" w14:textId="465522B5" w:rsidR="001275B6" w:rsidRPr="00D56521" w:rsidRDefault="001275B6" w:rsidP="00DA5A6F">
      <w:pPr>
        <w:pStyle w:val="BlockQuote"/>
        <w:spacing w:after="120" w:line="240" w:lineRule="auto"/>
        <w:jc w:val="both"/>
      </w:pPr>
      <w:r w:rsidRPr="00D56521">
        <w:t>An indication is required if the Mariner plans a route across an own ship's safety contour</w:t>
      </w:r>
      <w:r w:rsidR="00CC2379" w:rsidRPr="00D56521">
        <w:t>.</w:t>
      </w:r>
    </w:p>
    <w:p w14:paraId="18BD133B" w14:textId="77777777" w:rsidR="001275B6" w:rsidRPr="00D56521" w:rsidRDefault="001275B6" w:rsidP="00DA5A6F">
      <w:pPr>
        <w:spacing w:after="60" w:line="240" w:lineRule="auto"/>
        <w:jc w:val="both"/>
      </w:pPr>
      <w:r w:rsidRPr="00D56521">
        <w:t>Clause 11.4.3 Route Monitoring states;</w:t>
      </w:r>
    </w:p>
    <w:p w14:paraId="56C8947E" w14:textId="46E1E604" w:rsidR="001275B6" w:rsidRPr="00D56521" w:rsidRDefault="001275B6" w:rsidP="00DA5A6F">
      <w:pPr>
        <w:pStyle w:val="BlockQuote"/>
        <w:spacing w:after="120" w:line="240" w:lineRule="auto"/>
        <w:jc w:val="both"/>
      </w:pPr>
      <w:r w:rsidRPr="00D56521">
        <w:t xml:space="preserve">ECDIS should give an alarm if the ship, within a specified time set by the Mariner, is going to cross the safety contour. </w:t>
      </w:r>
    </w:p>
    <w:p w14:paraId="61E2048B" w14:textId="43985767"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lastRenderedPageBreak/>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4">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1659"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1659"/>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pPr>
        <w:pStyle w:val="Heading3"/>
        <w:pPrChange w:id="1660" w:author="jonathan pritchard" w:date="2024-02-09T12:38:00Z">
          <w:pPr>
            <w:pStyle w:val="Heading3"/>
            <w:tabs>
              <w:tab w:val="clear" w:pos="851"/>
              <w:tab w:val="left" w:pos="993"/>
            </w:tabs>
            <w:spacing w:after="120"/>
            <w:ind w:left="992" w:hanging="992"/>
          </w:pPr>
        </w:pPrChange>
      </w:pPr>
      <w:bookmarkStart w:id="1661" w:name="_Ref88060090"/>
      <w:bookmarkStart w:id="1662" w:name="_Toc144421346"/>
      <w:r w:rsidRPr="00D56521">
        <w:t>User Selected Safety Contour</w:t>
      </w:r>
      <w:bookmarkEnd w:id="1661"/>
      <w:r w:rsidR="007D1C60" w:rsidRPr="00D56521">
        <w:t xml:space="preserve"> and Water Level Adjustment.</w:t>
      </w:r>
      <w:bookmarkEnd w:id="1662"/>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7008D0FE" w:rsidR="00DE0E6F" w:rsidRPr="00D56521" w:rsidRDefault="007D1C60" w:rsidP="009C3086">
      <w:pPr>
        <w:spacing w:after="120" w:line="240" w:lineRule="auto"/>
        <w:jc w:val="both"/>
      </w:pPr>
      <w:r w:rsidRPr="00D56521">
        <w:t xml:space="preserve">The combination of S-101 with </w:t>
      </w:r>
      <w:ins w:id="1663" w:author="jonathan pritchard" w:date="2024-02-06T12:20:00Z">
        <w:r w:rsidR="00EA43FD" w:rsidRPr="00EA43FD">
          <w:rPr>
            <w:highlight w:val="yellow"/>
            <w:rPrChange w:id="1664" w:author="jonathan pritchard" w:date="2024-02-06T12:20:00Z">
              <w:rPr/>
            </w:rPrChange>
          </w:rPr>
          <w:t xml:space="preserve">S-102 and </w:t>
        </w:r>
      </w:ins>
      <w:r w:rsidRPr="00EA43FD">
        <w:rPr>
          <w:highlight w:val="yellow"/>
          <w:rPrChange w:id="1665" w:author="jonathan pritchard" w:date="2024-02-06T12:20:00Z">
            <w:rPr/>
          </w:rPrChange>
        </w:rPr>
        <w:t>S-</w:t>
      </w:r>
      <w:commentRangeStart w:id="1666"/>
      <w:r w:rsidRPr="00EA43FD">
        <w:rPr>
          <w:highlight w:val="yellow"/>
          <w:rPrChange w:id="1667" w:author="jonathan pritchard" w:date="2024-02-06T12:20:00Z">
            <w:rPr/>
          </w:rPrChange>
        </w:rPr>
        <w:t>104</w:t>
      </w:r>
      <w:commentRangeEnd w:id="1666"/>
      <w:r w:rsidR="00F135E7">
        <w:rPr>
          <w:rStyle w:val="CommentReference"/>
        </w:rPr>
        <w:commentReference w:id="1666"/>
      </w:r>
      <w:r w:rsidRPr="00D56521">
        <w:t xml:space="preserve"> </w:t>
      </w:r>
      <w:del w:id="1668" w:author="jonathan pritchard" w:date="2024-02-06T12:22:00Z">
        <w:r w:rsidRPr="00D56521" w:rsidDel="00F135E7">
          <w:delText>can also</w:delText>
        </w:r>
      </w:del>
      <w:ins w:id="1669" w:author="jonathan pritchard" w:date="2024-02-06T12:22:00Z">
        <w:r w:rsidR="00F135E7">
          <w:t>together</w:t>
        </w:r>
      </w:ins>
      <w:r w:rsidRPr="00D56521">
        <w:t xml:space="preserve"> enable Water Level Adjustment (WLA), allowing the water level data contained in S-104 to complement the </w:t>
      </w:r>
      <w:ins w:id="1670" w:author="jonathan pritchard" w:date="2024-02-06T12:22:00Z">
        <w:r w:rsidR="00F135E7">
          <w:t xml:space="preserve">S-102 and </w:t>
        </w:r>
      </w:ins>
      <w:r w:rsidRPr="00D56521">
        <w:t>S-101 chart data.</w:t>
      </w:r>
      <w:del w:id="1671"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1672" w:author="jonathan pritchard" w:date="2024-02-06T12:21:00Z">
        <w:r w:rsidR="00DE0E6F" w:rsidRPr="00D56521" w:rsidDel="00F135E7">
          <w:delText xml:space="preserve">other </w:delText>
        </w:r>
      </w:del>
      <w:r w:rsidR="00DE0E6F" w:rsidRPr="00D56521">
        <w:t xml:space="preserve">attribute values in the ENC </w:t>
      </w:r>
      <w:ins w:id="1673" w:author="jonathan pritchard" w:date="2024-02-06T12:23:00Z">
        <w:r w:rsidR="00F135E7">
          <w:t xml:space="preserve">data </w:t>
        </w:r>
      </w:ins>
      <w:r w:rsidR="00DE0E6F" w:rsidRPr="00D56521">
        <w:t>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pPr>
        <w:pStyle w:val="Heading3"/>
        <w:pPrChange w:id="1674" w:author="jonathan pritchard" w:date="2024-02-09T12:38:00Z">
          <w:pPr>
            <w:pStyle w:val="Heading3"/>
            <w:tabs>
              <w:tab w:val="clear" w:pos="851"/>
              <w:tab w:val="left" w:pos="993"/>
            </w:tabs>
            <w:spacing w:after="120"/>
            <w:ind w:left="992" w:hanging="992"/>
          </w:pPr>
        </w:pPrChange>
      </w:pPr>
      <w:bookmarkStart w:id="1675" w:name="_Toc144421347"/>
      <w:r w:rsidRPr="00D56521">
        <w:t>Range indicator</w:t>
      </w:r>
      <w:bookmarkEnd w:id="1675"/>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pPr>
        <w:pStyle w:val="Heading3"/>
        <w:pPrChange w:id="1676" w:author="jonathan pritchard" w:date="2024-02-09T12:38:00Z">
          <w:pPr>
            <w:pStyle w:val="Heading3"/>
            <w:tabs>
              <w:tab w:val="clear" w:pos="851"/>
              <w:tab w:val="left" w:pos="993"/>
            </w:tabs>
            <w:spacing w:after="120"/>
            <w:ind w:left="992" w:hanging="992"/>
          </w:pPr>
        </w:pPrChange>
      </w:pPr>
      <w:bookmarkStart w:id="1677" w:name="_Toc144421348"/>
      <w:r w:rsidRPr="00D56521">
        <w:t>Detection of route-based conditions</w:t>
      </w:r>
      <w:bookmarkEnd w:id="1677"/>
    </w:p>
    <w:p w14:paraId="0F3DF3E9" w14:textId="0E5FDFC2" w:rsidR="00F97C89" w:rsidRPr="00D56521" w:rsidRDefault="00F97C89" w:rsidP="009C3086">
      <w:pPr>
        <w:spacing w:after="60" w:line="240" w:lineRule="auto"/>
        <w:jc w:val="both"/>
      </w:pPr>
      <w:r w:rsidRPr="00D56521">
        <w:t>The IMO Performance Standard requires that:</w:t>
      </w:r>
    </w:p>
    <w:p w14:paraId="0F17D9E4" w14:textId="4CCFCE54" w:rsidR="00F97C89" w:rsidRPr="00D56521" w:rsidRDefault="00F97C89" w:rsidP="009C3086">
      <w:pPr>
        <w:pStyle w:val="BlockQuote"/>
        <w:spacing w:after="120" w:line="240" w:lineRule="auto"/>
        <w:jc w:val="both"/>
      </w:pPr>
      <w:r w:rsidRPr="00D56521">
        <w:t>An alarm should be given by ECDIS when the ship reaches a specified time or distance, set by the mariner, in advance of a critical point on the planned route. [MSC.</w:t>
      </w:r>
      <w:del w:id="1678" w:author="Raphael Malyankar" w:date="2023-08-31T19:43:00Z">
        <w:r w:rsidRPr="00D56521" w:rsidDel="005C7BA9">
          <w:delText>232(82)</w:delText>
        </w:r>
      </w:del>
      <w:ins w:id="1679" w:author="Raphael Malyankar" w:date="2023-08-31T19:43:00Z">
        <w:r w:rsidR="005C7BA9">
          <w:t>530(106)</w:t>
        </w:r>
      </w:ins>
      <w:r w:rsidRPr="00D56521">
        <w:t xml:space="preserve"> 11.4.</w:t>
      </w:r>
      <w:ins w:id="1680" w:author="Raphael Malyankar" w:date="2023-08-31T19:43:00Z">
        <w:r w:rsidR="005C7BA9">
          <w:t>12</w:t>
        </w:r>
      </w:ins>
      <w:del w:id="1681" w:author="Raphael Malyankar" w:date="2023-08-31T19:43:00Z">
        <w:r w:rsidRPr="00D56521" w:rsidDel="005C7BA9">
          <w:delText>9</w:delText>
        </w:r>
      </w:del>
      <w:r w:rsidRPr="00D56521">
        <w:t>]</w:t>
      </w:r>
    </w:p>
    <w:p w14:paraId="201D6802" w14:textId="5CAF043C" w:rsidR="00F97C89" w:rsidRPr="00BD3182" w:rsidRDefault="00F97C89" w:rsidP="009C3086">
      <w:pPr>
        <w:spacing w:after="120" w:line="240" w:lineRule="auto"/>
        <w:jc w:val="both"/>
      </w:pPr>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shall </w:t>
      </w:r>
      <w:r w:rsidR="00597FEB" w:rsidRPr="00D56521">
        <w:t>generate an alarm</w:t>
      </w:r>
      <w:r w:rsidR="00597FEB" w:rsidRPr="00BD3182">
        <w:t>.</w:t>
      </w:r>
      <w:del w:id="1682"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1683" w:author="Raphael Malyankar" w:date="2023-08-31T19:46:00Z"/>
        </w:rPr>
      </w:pPr>
      <w:del w:id="1684" w:author="Raphael Malyankar" w:date="2023-08-31T19:46:00Z">
        <w:r w:rsidRPr="00D56521" w:rsidDel="005C7BA9">
          <w:delText>An alarm should be given when the specified cross track limit for deviation from the planned route is exceeded.</w:delText>
        </w:r>
      </w:del>
      <w:ins w:id="1685" w:author="Raphael Malyankar" w:date="2023-08-31T19:45:00Z">
        <w:r w:rsidR="005C7BA9">
          <w:t>An alarm should be given when the specified cross track limit for deviation from the selected route, if defined by the mariner when route planning, is exceeded</w:t>
        </w:r>
      </w:ins>
      <w:r w:rsidRPr="00D56521">
        <w:t xml:space="preserve"> [MSC.</w:t>
      </w:r>
      <w:del w:id="1686" w:author="Raphael Malyankar" w:date="2023-08-31T19:46:00Z">
        <w:r w:rsidRPr="00D56521" w:rsidDel="005C7BA9">
          <w:delText>232(82)</w:delText>
        </w:r>
      </w:del>
      <w:ins w:id="1687" w:author="Raphael Malyankar" w:date="2023-08-31T19:46:00Z">
        <w:r w:rsidR="005C7BA9">
          <w:t>530(106)</w:t>
        </w:r>
      </w:ins>
      <w:r w:rsidRPr="00D56521">
        <w:t xml:space="preserve"> 11.4.5.]</w:t>
      </w:r>
    </w:p>
    <w:p w14:paraId="4423729B" w14:textId="54E99718" w:rsidR="00BF1E84" w:rsidRPr="00BD3182" w:rsidRDefault="00BF1E84">
      <w:pPr>
        <w:pStyle w:val="BlockQuote"/>
        <w:spacing w:after="120" w:line="240" w:lineRule="auto"/>
        <w:jc w:val="both"/>
        <w:pPrChange w:id="1688" w:author="Raphael Malyankar" w:date="2023-08-31T19:46:00Z">
          <w:pPr>
            <w:spacing w:after="120" w:line="240" w:lineRule="auto"/>
          </w:pPr>
        </w:pPrChange>
      </w:pPr>
      <w:del w:id="1689"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pPr>
        <w:pStyle w:val="Heading2"/>
        <w:pPrChange w:id="1690" w:author="Raphael Malyankar" w:date="2023-08-31T22:24:00Z">
          <w:pPr>
            <w:pStyle w:val="Heading2"/>
            <w:tabs>
              <w:tab w:val="clear" w:pos="567"/>
              <w:tab w:val="left" w:pos="993"/>
            </w:tabs>
            <w:ind w:left="992" w:hanging="992"/>
          </w:pPr>
        </w:pPrChange>
      </w:pPr>
      <w:bookmarkStart w:id="1691" w:name="_Toc144421349"/>
      <w:r w:rsidRPr="00D56521">
        <w:t>Data Producer</w:t>
      </w:r>
      <w:r w:rsidR="00286BF8" w:rsidRPr="00D56521">
        <w:t xml:space="preserve"> specified display features</w:t>
      </w:r>
      <w:bookmarkEnd w:id="1691"/>
    </w:p>
    <w:p w14:paraId="49E27C31" w14:textId="77C02BF4" w:rsidR="006F6B01" w:rsidRPr="00D56521" w:rsidRDefault="008042A0">
      <w:pPr>
        <w:pStyle w:val="Heading3"/>
        <w:pPrChange w:id="1692" w:author="jonathan pritchard" w:date="2024-02-09T12:38:00Z">
          <w:pPr>
            <w:pStyle w:val="Heading3"/>
            <w:tabs>
              <w:tab w:val="clear" w:pos="851"/>
              <w:tab w:val="left" w:pos="993"/>
            </w:tabs>
            <w:spacing w:after="120"/>
            <w:ind w:left="992" w:hanging="992"/>
          </w:pPr>
        </w:pPrChange>
      </w:pPr>
      <w:bookmarkStart w:id="1693" w:name="_Ref47355639"/>
      <w:bookmarkStart w:id="1694" w:name="_Toc144421350"/>
      <w:r w:rsidRPr="00D56521">
        <w:t>Supplementary information</w:t>
      </w:r>
      <w:bookmarkEnd w:id="1693"/>
      <w:bookmarkEnd w:id="1694"/>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proofErr w:type="spellStart"/>
      <w:r w:rsidR="009249BE">
        <w:rPr>
          <w:i/>
        </w:rPr>
        <w:t>textualDescription</w:t>
      </w:r>
      <w:proofErr w:type="spellEnd"/>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proofErr w:type="spellStart"/>
      <w:r w:rsidR="00AC2B79" w:rsidRPr="00D56521">
        <w:rPr>
          <w:i/>
          <w:iCs/>
        </w:rPr>
        <w:t>a</w:t>
      </w:r>
      <w:r w:rsidRPr="00D56521">
        <w:rPr>
          <w:i/>
          <w:iCs/>
        </w:rPr>
        <w:t>dditionalInformation</w:t>
      </w:r>
      <w:proofErr w:type="spellEnd"/>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proofErr w:type="spellStart"/>
      <w:r w:rsidR="00AC2B79" w:rsidRPr="00D56521">
        <w:rPr>
          <w:i/>
          <w:iCs/>
        </w:rPr>
        <w:t>additionalInformation</w:t>
      </w:r>
      <w:proofErr w:type="spellEnd"/>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790EA930" w:rsidR="002853F8" w:rsidRPr="00D56521" w:rsidRDefault="002853F8" w:rsidP="00853C83">
      <w:pPr>
        <w:spacing w:after="120" w:line="240" w:lineRule="auto"/>
        <w:jc w:val="both"/>
      </w:pPr>
      <w:r w:rsidRPr="00D56521">
        <w:t xml:space="preserve">Display or suppression of supplementary information symbols should be under mariner control (see </w:t>
      </w:r>
      <w:r w:rsidR="00506EE8" w:rsidRPr="00D56521">
        <w:t xml:space="preserve">MSC.1609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proofErr w:type="spellStart"/>
      <w:r w:rsidR="00ED59C5">
        <w:rPr>
          <w:i/>
        </w:rPr>
        <w:t>textualDescription</w:t>
      </w:r>
      <w:proofErr w:type="spellEnd"/>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pPr>
        <w:pStyle w:val="Heading3"/>
        <w:pPrChange w:id="1695" w:author="jonathan pritchard" w:date="2024-02-09T12:38:00Z">
          <w:pPr>
            <w:pStyle w:val="Heading3"/>
            <w:tabs>
              <w:tab w:val="clear" w:pos="851"/>
              <w:tab w:val="left" w:pos="993"/>
            </w:tabs>
            <w:spacing w:after="120"/>
            <w:ind w:left="992" w:hanging="992"/>
          </w:pPr>
        </w:pPrChange>
      </w:pPr>
      <w:bookmarkStart w:id="1696" w:name="_Ref49474213"/>
      <w:bookmarkStart w:id="1697" w:name="_Toc144421351"/>
      <w:commentRangeStart w:id="1698"/>
      <w:commentRangeStart w:id="1699"/>
      <w:commentRangeStart w:id="1700"/>
      <w:r w:rsidRPr="00D56521">
        <w:t>Display in languages other than English</w:t>
      </w:r>
      <w:bookmarkEnd w:id="1696"/>
      <w:bookmarkEnd w:id="1697"/>
      <w:commentRangeEnd w:id="1698"/>
      <w:r w:rsidR="00E27B73">
        <w:rPr>
          <w:rStyle w:val="CommentReference"/>
          <w:b w:val="0"/>
          <w:bCs w:val="0"/>
        </w:rPr>
        <w:commentReference w:id="1698"/>
      </w:r>
      <w:commentRangeEnd w:id="1699"/>
      <w:r w:rsidR="00411D24">
        <w:rPr>
          <w:rStyle w:val="CommentReference"/>
          <w:b w:val="0"/>
          <w:bCs w:val="0"/>
        </w:rPr>
        <w:commentReference w:id="1699"/>
      </w:r>
      <w:commentRangeEnd w:id="1700"/>
      <w:r w:rsidR="00411D24">
        <w:rPr>
          <w:rStyle w:val="CommentReference"/>
          <w:b w:val="0"/>
          <w:bCs w:val="0"/>
        </w:rPr>
        <w:commentReference w:id="1700"/>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1701"/>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1701"/>
      <w:r w:rsidR="00E27B73">
        <w:rPr>
          <w:rStyle w:val="CommentReference"/>
        </w:rPr>
        <w:commentReference w:id="1701"/>
      </w:r>
      <w:r w:rsidRPr="00D56521">
        <w:rPr>
          <w:noProof/>
        </w:rPr>
        <w:t>.</w:t>
      </w:r>
      <w:r w:rsidR="001A432B" w:rsidRPr="00D56521">
        <w:t xml:space="preserve">  </w:t>
      </w:r>
    </w:p>
    <w:p w14:paraId="597986F9" w14:textId="1955B290" w:rsidR="008042A0" w:rsidRPr="002121DE" w:rsidRDefault="008042A0">
      <w:pPr>
        <w:pStyle w:val="Heading3"/>
        <w:rPr>
          <w:highlight w:val="yellow"/>
          <w:rPrChange w:id="1702" w:author="jonathan pritchard" w:date="2024-02-05T10:42:00Z">
            <w:rPr/>
          </w:rPrChange>
        </w:rPr>
        <w:pPrChange w:id="1703" w:author="jonathan pritchard" w:date="2024-02-09T12:38:00Z">
          <w:pPr>
            <w:pStyle w:val="Heading3"/>
            <w:tabs>
              <w:tab w:val="clear" w:pos="851"/>
              <w:tab w:val="left" w:pos="993"/>
            </w:tabs>
            <w:spacing w:after="120"/>
            <w:ind w:left="992" w:hanging="992"/>
          </w:pPr>
        </w:pPrChange>
      </w:pPr>
      <w:bookmarkStart w:id="1704" w:name="_Ref48912766"/>
      <w:bookmarkStart w:id="1705" w:name="_Toc144421352"/>
      <w:r w:rsidRPr="002121DE">
        <w:rPr>
          <w:highlight w:val="yellow"/>
          <w:rPrChange w:id="1706" w:author="jonathan pritchard" w:date="2024-02-05T10:42:00Z">
            <w:rPr/>
          </w:rPrChange>
        </w:rPr>
        <w:t>ECDIS Legend</w:t>
      </w:r>
      <w:bookmarkEnd w:id="1704"/>
      <w:bookmarkEnd w:id="1705"/>
    </w:p>
    <w:p w14:paraId="07B009C5" w14:textId="149BE013" w:rsidR="008042A0" w:rsidRDefault="00AA63B2" w:rsidP="000A67D1">
      <w:pPr>
        <w:spacing w:after="120" w:line="240" w:lineRule="auto"/>
        <w:jc w:val="both"/>
      </w:pPr>
      <w:commentRangeStart w:id="1707"/>
      <w:r w:rsidRPr="00D56521">
        <w:t>The</w:t>
      </w:r>
      <w:commentRangeEnd w:id="1707"/>
      <w:r w:rsidR="002121DE">
        <w:rPr>
          <w:rStyle w:val="CommentReference"/>
        </w:rPr>
        <w:commentReference w:id="1707"/>
      </w:r>
      <w:r w:rsidRPr="00D56521">
        <w:t xml:space="preserve"> ECDIS chart legend containing the following elements should be available for display </w:t>
      </w:r>
      <w:ins w:id="1708" w:author="jonathan pritchard" w:date="2024-02-05T10:41:00Z">
        <w:r w:rsidR="002121DE">
          <w:t xml:space="preserve">of values derived from </w:t>
        </w:r>
      </w:ins>
      <w:r w:rsidRPr="00D56521">
        <w:t>a</w:t>
      </w:r>
      <w:del w:id="1709" w:author="jonathan pritchard" w:date="2024-02-05T10:41:00Z">
        <w:r w:rsidRPr="00D56521" w:rsidDel="002121DE">
          <w:delText>t</w:delText>
        </w:r>
      </w:del>
      <w:del w:id="1710"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lastRenderedPageBreak/>
              <w:t>Data quality indicator</w:t>
            </w:r>
          </w:p>
        </w:tc>
        <w:tc>
          <w:tcPr>
            <w:tcW w:w="5730" w:type="dxa"/>
          </w:tcPr>
          <w:p w14:paraId="7422FB96" w14:textId="00DA2481" w:rsidR="007B5B9A" w:rsidRDefault="004123D5">
            <w:pPr>
              <w:pStyle w:val="ListParagraph"/>
              <w:numPr>
                <w:ilvl w:val="0"/>
                <w:numId w:val="111"/>
              </w:numPr>
              <w:spacing w:before="60" w:after="60"/>
              <w:rPr>
                <w:ins w:id="1711" w:author="jonathan pritchard" w:date="2024-02-05T10:46:00Z"/>
              </w:rPr>
              <w:pPrChange w:id="1712" w:author="jonathan pritchard" w:date="2024-02-05T10:46:00Z">
                <w:pPr>
                  <w:spacing w:before="60" w:after="60"/>
                </w:pPr>
              </w:pPrChange>
            </w:pPr>
            <w:del w:id="1713"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1714" w:author="jonathan pritchard" w:date="2024-02-05T10:45:00Z">
              <w:r w:rsidR="00426D8A">
                <w:t>zoneOfConfidence.categoryOfZone</w:t>
              </w:r>
            </w:ins>
            <w:ins w:id="1715" w:author="jonathan pritchard" w:date="2024-02-05T10:46:00Z">
              <w:r w:rsidR="00426D8A">
                <w:t>OfConfidence</w:t>
              </w:r>
              <w:proofErr w:type="spellEnd"/>
              <w:r w:rsidR="00426D8A">
                <w:t xml:space="preserve"> (CATZOC) </w:t>
              </w:r>
            </w:ins>
            <w:del w:id="1716"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1717" w:author="jonathan pritchard" w:date="2024-02-05T10:46:00Z"/>
              </w:rPr>
            </w:pPr>
            <w:ins w:id="1718" w:author="jonathan pritchard" w:date="2024-02-05T10:46:00Z">
              <w:r>
                <w:t>N</w:t>
              </w:r>
            </w:ins>
            <w:ins w:id="1719" w:author="jonathan pritchard" w:date="2024-02-05T10:47:00Z">
              <w:r>
                <w:t>OTE</w:t>
              </w:r>
            </w:ins>
            <w:ins w:id="1720" w:author="jonathan pritchard" w:date="2024-02-05T10:46:00Z">
              <w:r>
                <w:t>: When multiple temporal attributes are present:</w:t>
              </w:r>
            </w:ins>
          </w:p>
          <w:p w14:paraId="73D594D7" w14:textId="7E1CC4B7" w:rsidR="00426D8A" w:rsidRDefault="00426D8A" w:rsidP="00426D8A">
            <w:pPr>
              <w:pStyle w:val="ListParagraph"/>
              <w:spacing w:before="60" w:after="60"/>
              <w:rPr>
                <w:ins w:id="1721" w:author="jonathan pritchard" w:date="2024-02-05T10:46:00Z"/>
              </w:rPr>
            </w:pPr>
            <w:ins w:id="1722"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1723" w:author="jonathan pritchard" w:date="2024-02-05T10:47:00Z"/>
              </w:rPr>
            </w:pPr>
            <w:ins w:id="1724" w:author="jonathan pritchard" w:date="2024-02-05T10:46:00Z">
              <w:r>
                <w:t>If multiple values are valid for the sele</w:t>
              </w:r>
            </w:ins>
            <w:ins w:id="1725"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1726" w:author="jonathan pritchard" w:date="2024-02-05T10:47:00Z"/>
              </w:rPr>
            </w:pPr>
            <w:ins w:id="1727" w:author="jonathan pritchard" w:date="2024-02-05T10:47:00Z">
              <w:r>
                <w:t>NOTE2: When multiple features are present (to indicate bathymetric data quality at various depths):</w:t>
              </w:r>
            </w:ins>
          </w:p>
          <w:p w14:paraId="45B278CA" w14:textId="64528761" w:rsidR="00426D8A" w:rsidRPr="00D56521" w:rsidRDefault="00426D8A">
            <w:pPr>
              <w:pStyle w:val="ListParagraph"/>
              <w:spacing w:before="60" w:after="60"/>
              <w:pPrChange w:id="1728" w:author="jonathan pritchard" w:date="2024-02-05T10:46:00Z">
                <w:pPr>
                  <w:spacing w:before="60" w:after="60"/>
                </w:pPr>
              </w:pPrChange>
            </w:pPr>
            <w:ins w:id="1729" w:author="jonathan pritchard" w:date="2024-02-05T10:47:00Z">
              <w:r>
                <w:t>- The feature which intersects the specified safety contour value should be used</w:t>
              </w:r>
            </w:ins>
            <w:ins w:id="1730"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1731" w:author="jonathan pritchard" w:date="2024-02-05T10:48:00Z">
              <w:r w:rsidR="00426D8A">
                <w:t xml:space="preserve">Total </w:t>
              </w:r>
            </w:ins>
            <w:proofErr w:type="spellStart"/>
            <w:r w:rsidR="00C0542A" w:rsidRPr="00D56521">
              <w:rPr>
                <w:i/>
                <w:iCs/>
              </w:rPr>
              <w:t>horizontalPositionUncertainty</w:t>
            </w:r>
            <w:proofErr w:type="spellEnd"/>
            <w:ins w:id="1732" w:author="jonathan pritchard" w:date="2024-02-05T10:48:00Z">
              <w:r w:rsidR="00426D8A">
                <w:t xml:space="preserve"> </w:t>
              </w:r>
            </w:ins>
            <w:del w:id="1733"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1734"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1735" w:author="jonathan pritchard" w:date="2024-02-05T10:43:00Z">
              <w:r>
                <w:t xml:space="preserve">The </w:t>
              </w:r>
            </w:ins>
            <w:del w:id="1736"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proofErr w:type="spellStart"/>
            <w:r w:rsidR="007B5B9A" w:rsidRPr="00D56521">
              <w:rPr>
                <w:b/>
                <w:bCs/>
              </w:rPr>
              <w:t>SoundingDatum</w:t>
            </w:r>
            <w:proofErr w:type="spellEnd"/>
            <w:r w:rsidR="007B5B9A" w:rsidRPr="00D56521">
              <w:t xml:space="preserve"> feature and </w:t>
            </w:r>
            <w:proofErr w:type="spellStart"/>
            <w:r w:rsidR="007B5B9A" w:rsidRPr="00D56521">
              <w:rPr>
                <w:b/>
                <w:bCs/>
              </w:rPr>
              <w:t>VerticalDatum</w:t>
            </w:r>
            <w:proofErr w:type="spellEnd"/>
            <w:r w:rsidR="007B5B9A" w:rsidRPr="00D56521">
              <w:t xml:space="preserve"> feature when available.</w:t>
            </w:r>
          </w:p>
          <w:p w14:paraId="02353BF3" w14:textId="4F821E61"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1737"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1738"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1739"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1739"/>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pPr>
        <w:pStyle w:val="Heading2"/>
        <w:pPrChange w:id="1740" w:author="Raphael Malyankar" w:date="2023-08-31T22:24:00Z">
          <w:pPr>
            <w:pStyle w:val="Heading2"/>
            <w:tabs>
              <w:tab w:val="clear" w:pos="567"/>
              <w:tab w:val="left" w:pos="993"/>
            </w:tabs>
            <w:ind w:left="992" w:hanging="992"/>
          </w:pPr>
        </w:pPrChange>
      </w:pPr>
      <w:bookmarkStart w:id="1741" w:name="_Ref49473397"/>
      <w:bookmarkStart w:id="1742" w:name="_Toc144421353"/>
      <w:r w:rsidRPr="00D56521">
        <w:lastRenderedPageBreak/>
        <w:t>Displaying manual and automatic updates and added information</w:t>
      </w:r>
      <w:bookmarkEnd w:id="1741"/>
      <w:bookmarkEnd w:id="1742"/>
    </w:p>
    <w:p w14:paraId="4E33F74C" w14:textId="7D01C345" w:rsidR="00627DB2" w:rsidRPr="00D56521" w:rsidRDefault="00627DB2">
      <w:pPr>
        <w:pStyle w:val="Heading3"/>
        <w:pPrChange w:id="1743" w:author="jonathan pritchard" w:date="2024-02-09T12:38:00Z">
          <w:pPr>
            <w:pStyle w:val="Heading3"/>
            <w:tabs>
              <w:tab w:val="clear" w:pos="851"/>
              <w:tab w:val="left" w:pos="993"/>
            </w:tabs>
            <w:spacing w:after="120"/>
            <w:ind w:left="992" w:hanging="992"/>
          </w:pPr>
        </w:pPrChange>
      </w:pPr>
      <w:bookmarkStart w:id="1744" w:name="_Ref49426513"/>
      <w:bookmarkStart w:id="1745" w:name="_Toc144421354"/>
      <w:commentRangeStart w:id="1746"/>
      <w:commentRangeStart w:id="1747"/>
      <w:r w:rsidRPr="00D56521">
        <w:t>Manual update</w:t>
      </w:r>
      <w:bookmarkEnd w:id="1744"/>
      <w:bookmarkEnd w:id="1745"/>
      <w:commentRangeEnd w:id="1746"/>
      <w:r w:rsidR="00E27B73">
        <w:rPr>
          <w:rStyle w:val="CommentReference"/>
          <w:b w:val="0"/>
          <w:bCs w:val="0"/>
        </w:rPr>
        <w:commentReference w:id="1746"/>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1747"/>
      <w:r w:rsidR="00E27B73">
        <w:rPr>
          <w:rStyle w:val="CommentReference"/>
        </w:rPr>
        <w:commentReference w:id="1747"/>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pPr>
        <w:pStyle w:val="Heading3"/>
        <w:pPrChange w:id="1748" w:author="jonathan pritchard" w:date="2024-02-09T12:38:00Z">
          <w:pPr>
            <w:pStyle w:val="Heading3"/>
            <w:tabs>
              <w:tab w:val="clear" w:pos="851"/>
              <w:tab w:val="left" w:pos="993"/>
            </w:tabs>
            <w:spacing w:after="120"/>
            <w:ind w:left="992" w:hanging="992"/>
          </w:pPr>
        </w:pPrChange>
      </w:pPr>
      <w:bookmarkStart w:id="1749" w:name="_Ref49450116"/>
      <w:bookmarkStart w:id="1750" w:name="_Toc144421355"/>
      <w:r w:rsidRPr="00D56521">
        <w:t>Identifying automatic chart corrections on demand</w:t>
      </w:r>
      <w:bookmarkEnd w:id="1749"/>
      <w:bookmarkEnd w:id="1750"/>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1751" w:author="Raphael Malyankar" w:date="2023-08-31T16:31:00Z">
        <w:r w:rsidRPr="00D56521" w:rsidDel="00071364">
          <w:delText xml:space="preserve">SENC </w:delText>
        </w:r>
      </w:del>
      <w:ins w:id="1752" w:author="Raphael Malyankar" w:date="2023-08-31T20:30:00Z">
        <w:r w:rsidR="00404620">
          <w:t>System Database</w:t>
        </w:r>
      </w:ins>
      <w:ins w:id="1753"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024B10">
      <w:pPr>
        <w:pStyle w:val="Heading4"/>
      </w:pPr>
      <w:r w:rsidRPr="00D56521">
        <w:lastRenderedPageBreak/>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024B10">
      <w:pPr>
        <w:pStyle w:val="Heading4"/>
        <w:rPr>
          <w:lang w:val="fr-FR"/>
        </w:rPr>
      </w:pPr>
      <w:bookmarkStart w:id="1754" w:name="_Ref49450002"/>
      <w:commentRangeStart w:id="1755"/>
      <w:r w:rsidRPr="001A67BD">
        <w:rPr>
          <w:lang w:val="fr-FR"/>
        </w:rPr>
        <w:t>Non-HO (Non-ENC) Chart Information</w:t>
      </w:r>
      <w:bookmarkEnd w:id="1754"/>
      <w:commentRangeEnd w:id="1755"/>
      <w:r w:rsidR="004D381D">
        <w:rPr>
          <w:rStyle w:val="CommentReference"/>
          <w:b w:val="0"/>
          <w:bCs w:val="0"/>
        </w:rPr>
        <w:commentReference w:id="1755"/>
      </w:r>
    </w:p>
    <w:p w14:paraId="276FB391" w14:textId="336EECF0" w:rsidR="00557E2E" w:rsidRPr="00D56521" w:rsidRDefault="00557E2E" w:rsidP="00737541">
      <w:pPr>
        <w:spacing w:after="60" w:line="240" w:lineRule="auto"/>
        <w:jc w:val="both"/>
      </w:pPr>
      <w:commentRangeStart w:id="1756"/>
      <w:r w:rsidRPr="00D56521">
        <w:t xml:space="preserve">Limited </w:t>
      </w:r>
      <w:commentRangeEnd w:id="1756"/>
      <w:r w:rsidR="004D381D">
        <w:rPr>
          <w:rStyle w:val="CommentReference"/>
        </w:rPr>
        <w:commentReference w:id="1756"/>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024B10">
      <w:pPr>
        <w:pStyle w:val="Heading4"/>
      </w:pPr>
      <w:bookmarkStart w:id="1757" w:name="_Ref47455755"/>
      <w:commentRangeStart w:id="1758"/>
      <w:r w:rsidRPr="00D56521">
        <w:t>Information about automatic updates</w:t>
      </w:r>
      <w:bookmarkEnd w:id="1757"/>
      <w:commentRangeEnd w:id="1758"/>
      <w:r w:rsidR="009561EC">
        <w:rPr>
          <w:rStyle w:val="CommentReference"/>
          <w:b w:val="0"/>
          <w:bCs w:val="0"/>
        </w:rPr>
        <w:commentReference w:id="1758"/>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proofErr w:type="spellStart"/>
      <w:r w:rsidR="00BD50FC" w:rsidRPr="00D56521">
        <w:rPr>
          <w:i/>
          <w:iCs/>
        </w:rPr>
        <w:t>updatedInformation</w:t>
      </w:r>
      <w:proofErr w:type="spellEnd"/>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1759"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1759"/>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pPr>
        <w:pStyle w:val="Heading3"/>
        <w:pPrChange w:id="1760" w:author="jonathan pritchard" w:date="2024-02-09T12:38:00Z">
          <w:pPr>
            <w:pStyle w:val="Heading3"/>
            <w:tabs>
              <w:tab w:val="clear" w:pos="851"/>
              <w:tab w:val="left" w:pos="993"/>
            </w:tabs>
            <w:spacing w:after="120"/>
            <w:ind w:left="992" w:hanging="992"/>
          </w:pPr>
        </w:pPrChange>
      </w:pPr>
      <w:bookmarkStart w:id="1761" w:name="_Toc144421356"/>
      <w:commentRangeStart w:id="1762"/>
      <w:r w:rsidRPr="00D56521">
        <w:t>Updating non-official chart</w:t>
      </w:r>
      <w:r w:rsidR="000A049F" w:rsidRPr="00D56521">
        <w:t xml:space="preserve"> information</w:t>
      </w:r>
      <w:bookmarkEnd w:id="1761"/>
      <w:commentRangeEnd w:id="1762"/>
      <w:r w:rsidR="00E27B73">
        <w:rPr>
          <w:rStyle w:val="CommentReference"/>
          <w:b w:val="0"/>
          <w:bCs w:val="0"/>
        </w:rPr>
        <w:commentReference w:id="1762"/>
      </w:r>
    </w:p>
    <w:p w14:paraId="2B984CD0" w14:textId="75689D94" w:rsidR="00BD50FC" w:rsidRPr="00D56521" w:rsidRDefault="00BD50FC" w:rsidP="0092126F">
      <w:pPr>
        <w:spacing w:after="60" w:line="240" w:lineRule="auto"/>
        <w:jc w:val="both"/>
      </w:pPr>
      <w:commentRangeStart w:id="1763"/>
      <w:r w:rsidRPr="00D56521">
        <w:t xml:space="preserve">Limited </w:t>
      </w:r>
      <w:commentRangeEnd w:id="1763"/>
      <w:r w:rsidR="004D381D">
        <w:rPr>
          <w:rStyle w:val="CommentReference"/>
        </w:rPr>
        <w:commentReference w:id="1763"/>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379D9520" w:rsidR="00BD50FC" w:rsidRPr="00D56521" w:rsidRDefault="00BD50FC" w:rsidP="0092126F">
      <w:pPr>
        <w:spacing w:after="60" w:line="240" w:lineRule="auto"/>
        <w:ind w:left="2160" w:hanging="1440"/>
        <w:jc w:val="both"/>
      </w:pPr>
      <w:r w:rsidRPr="00D56521">
        <w:t>Line 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3BFCF230" w:rsidR="00BD50FC" w:rsidRPr="00D56521" w:rsidRDefault="00BD50FC" w:rsidP="0092126F">
      <w:pPr>
        <w:spacing w:after="120" w:line="240" w:lineRule="auto"/>
        <w:ind w:left="2160" w:hanging="1440"/>
        <w:jc w:val="both"/>
      </w:pPr>
      <w:r w:rsidRPr="00D56521">
        <w:t>Area 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pPr>
        <w:pStyle w:val="Heading3"/>
        <w:pPrChange w:id="1764" w:author="jonathan pritchard" w:date="2024-02-09T12:38:00Z">
          <w:pPr>
            <w:pStyle w:val="Heading3"/>
            <w:tabs>
              <w:tab w:val="clear" w:pos="851"/>
              <w:tab w:val="left" w:pos="993"/>
            </w:tabs>
            <w:spacing w:after="120"/>
            <w:ind w:left="992" w:hanging="992"/>
          </w:pPr>
        </w:pPrChange>
      </w:pPr>
      <w:bookmarkStart w:id="1765" w:name="_Ref49450019"/>
      <w:bookmarkStart w:id="1766" w:name="_Toc144421357"/>
      <w:commentRangeStart w:id="1767"/>
      <w:r w:rsidRPr="00D56521">
        <w:lastRenderedPageBreak/>
        <w:t>Other non-</w:t>
      </w:r>
      <w:r w:rsidR="00D1047F" w:rsidRPr="00D56521">
        <w:t xml:space="preserve">official </w:t>
      </w:r>
      <w:r w:rsidRPr="00D56521">
        <w:t>data</w:t>
      </w:r>
      <w:bookmarkEnd w:id="1765"/>
      <w:bookmarkEnd w:id="1766"/>
      <w:commentRangeEnd w:id="1767"/>
      <w:r w:rsidR="00E27B73">
        <w:rPr>
          <w:rStyle w:val="CommentReference"/>
          <w:b w:val="0"/>
          <w:bCs w:val="0"/>
        </w:rPr>
        <w:commentReference w:id="1767"/>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pPr>
        <w:pStyle w:val="Heading2"/>
        <w:pPrChange w:id="1768" w:author="Raphael Malyankar" w:date="2023-08-31T22:24:00Z">
          <w:pPr>
            <w:pStyle w:val="Heading2"/>
            <w:tabs>
              <w:tab w:val="clear" w:pos="567"/>
              <w:tab w:val="left" w:pos="993"/>
            </w:tabs>
            <w:ind w:left="992" w:hanging="992"/>
            <w:jc w:val="both"/>
          </w:pPr>
        </w:pPrChange>
      </w:pPr>
      <w:bookmarkStart w:id="1769" w:name="_Toc144421358"/>
      <w:r w:rsidRPr="00D56521">
        <w:t xml:space="preserve">Contours from datasets other than </w:t>
      </w:r>
      <w:r w:rsidR="0021138B" w:rsidRPr="00D56521">
        <w:t>S-101</w:t>
      </w:r>
      <w:bookmarkEnd w:id="1769"/>
    </w:p>
    <w:p w14:paraId="3E604B86" w14:textId="60E6D82D" w:rsidR="00385107" w:rsidRPr="00D56521" w:rsidRDefault="00E43323" w:rsidP="00923F11">
      <w:pPr>
        <w:spacing w:after="120" w:line="240" w:lineRule="auto"/>
        <w:jc w:val="both"/>
      </w:pPr>
      <w:commentRangeStart w:id="1770"/>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w:t>
      </w:r>
      <w:proofErr w:type="spellStart"/>
      <w:r w:rsidR="00385107" w:rsidRPr="00D56521">
        <w:t>linestyle</w:t>
      </w:r>
      <w:proofErr w:type="spellEnd"/>
      <w:r w:rsidR="00385107" w:rsidRPr="00D56521">
        <w:t xml:space="preserv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 xml:space="preserve">A complex </w:t>
      </w:r>
      <w:proofErr w:type="spellStart"/>
      <w:r w:rsidRPr="00D56521">
        <w:t>linestyle</w:t>
      </w:r>
      <w:proofErr w:type="spellEnd"/>
      <w:r w:rsidRPr="00D56521">
        <w:t xml:space="preserv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pPr>
      <w:r w:rsidRPr="00D56521">
        <w:t>The effect on display clutter should be taken into account if display on the navigation window during route monitoring and collision avoidance is anticipated.</w:t>
      </w:r>
      <w:commentRangeEnd w:id="1770"/>
      <w:r w:rsidR="00E27B73">
        <w:rPr>
          <w:rStyle w:val="CommentReference"/>
        </w:rPr>
        <w:commentReference w:id="1770"/>
      </w: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1771" w:name="_Toc144421359"/>
      <w:r w:rsidRPr="00D56521">
        <w:rPr>
          <w:noProof/>
        </w:rPr>
        <w:t>Coverage</w:t>
      </w:r>
      <w:r w:rsidR="00795CE2" w:rsidRPr="00D56521">
        <w:rPr>
          <w:noProof/>
        </w:rPr>
        <w:t>s</w:t>
      </w:r>
      <w:r w:rsidR="0082087D" w:rsidRPr="00D56521">
        <w:rPr>
          <w:noProof/>
        </w:rPr>
        <w:t xml:space="preserve"> and Time Series</w:t>
      </w:r>
      <w:bookmarkEnd w:id="1771"/>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1"/>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4741A982" w:rsidR="00F90108" w:rsidRDefault="00F90108" w:rsidP="00923F11">
      <w:pPr>
        <w:spacing w:after="120" w:line="240" w:lineRule="auto"/>
        <w:jc w:val="both"/>
        <w:rPr>
          <w:noProof/>
        </w:rPr>
      </w:pPr>
      <w:commentRangeStart w:id="1772"/>
      <w:r w:rsidRPr="00D56521">
        <w:rPr>
          <w:noProof/>
        </w:rPr>
        <w:t xml:space="preserve">A single data product may contain features of more than one spatial type. For example, </w:t>
      </w:r>
      <w:r w:rsidR="00124988" w:rsidRPr="00D56521">
        <w:rPr>
          <w:noProof/>
        </w:rPr>
        <w:t xml:space="preserve">the </w:t>
      </w:r>
      <w:r w:rsidRPr="00D56521">
        <w:rPr>
          <w:noProof/>
        </w:rPr>
        <w:t>S-102</w:t>
      </w:r>
      <w:r w:rsidR="00E9577B" w:rsidRPr="00D56521">
        <w:rPr>
          <w:noProof/>
        </w:rPr>
        <w:t xml:space="preserve"> data model</w:t>
      </w:r>
      <w:r w:rsidRPr="00D56521">
        <w:rPr>
          <w:noProof/>
        </w:rPr>
        <w:t xml:space="preserve"> includes</w:t>
      </w:r>
      <w:r w:rsidR="00E9577B" w:rsidRPr="00D56521">
        <w:rPr>
          <w:noProof/>
        </w:rPr>
        <w:t xml:space="preserve"> a coverage feature of gridded spatial type for depths and a point set feature for overriding values in the gridded</w:t>
      </w:r>
      <w:r w:rsidR="009F2195">
        <w:rPr>
          <w:noProof/>
        </w:rPr>
        <w:t xml:space="preserve"> features at particular points.</w:t>
      </w:r>
      <w:commentRangeEnd w:id="1772"/>
      <w:r w:rsidR="00E27B73">
        <w:rPr>
          <w:rStyle w:val="CommentReference"/>
        </w:rPr>
        <w:commentReference w:id="1772"/>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pPr>
        <w:pStyle w:val="Heading2"/>
        <w:rPr>
          <w:noProof/>
        </w:rPr>
        <w:pPrChange w:id="1773" w:author="Raphael Malyankar" w:date="2023-08-31T22:24:00Z">
          <w:pPr>
            <w:pStyle w:val="Heading2"/>
            <w:tabs>
              <w:tab w:val="clear" w:pos="567"/>
              <w:tab w:val="left" w:pos="851"/>
            </w:tabs>
            <w:ind w:left="851" w:hanging="851"/>
          </w:pPr>
        </w:pPrChange>
      </w:pPr>
      <w:bookmarkStart w:id="1774" w:name="_Ref47472841"/>
      <w:bookmarkStart w:id="1775" w:name="_Toc144421360"/>
      <w:r w:rsidRPr="00D56521">
        <w:rPr>
          <w:noProof/>
        </w:rPr>
        <w:lastRenderedPageBreak/>
        <w:t>D</w:t>
      </w:r>
      <w:r w:rsidR="00720989" w:rsidRPr="00D56521">
        <w:rPr>
          <w:noProof/>
        </w:rPr>
        <w:t xml:space="preserve">iscrete </w:t>
      </w:r>
      <w:r w:rsidR="00CA4EEF" w:rsidRPr="00D56521">
        <w:rPr>
          <w:noProof/>
        </w:rPr>
        <w:t>coverage</w:t>
      </w:r>
      <w:r w:rsidR="00CF78E5" w:rsidRPr="00D56521">
        <w:rPr>
          <w:noProof/>
        </w:rPr>
        <w:t>s</w:t>
      </w:r>
      <w:bookmarkEnd w:id="1774"/>
      <w:bookmarkEnd w:id="1775"/>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1776"/>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1776"/>
      <w:r w:rsidR="00E27B73">
        <w:rPr>
          <w:rStyle w:val="CommentReference"/>
        </w:rPr>
        <w:commentReference w:id="1776"/>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pPr>
        <w:pStyle w:val="Heading2"/>
        <w:rPr>
          <w:noProof/>
        </w:rPr>
        <w:pPrChange w:id="1777" w:author="Raphael Malyankar" w:date="2023-08-31T22:24:00Z">
          <w:pPr>
            <w:pStyle w:val="Heading2"/>
            <w:tabs>
              <w:tab w:val="clear" w:pos="567"/>
              <w:tab w:val="left" w:pos="851"/>
            </w:tabs>
            <w:ind w:left="851" w:hanging="851"/>
          </w:pPr>
        </w:pPrChange>
      </w:pPr>
      <w:bookmarkStart w:id="1778" w:name="_Ref47472845"/>
      <w:bookmarkStart w:id="1779" w:name="_Toc144421361"/>
      <w:r w:rsidRPr="00D56521">
        <w:rPr>
          <w:noProof/>
        </w:rPr>
        <w:t>C</w:t>
      </w:r>
      <w:r w:rsidR="00CF78E5" w:rsidRPr="00D56521">
        <w:rPr>
          <w:noProof/>
        </w:rPr>
        <w:t>ontinuous coverages</w:t>
      </w:r>
      <w:bookmarkEnd w:id="1778"/>
      <w:bookmarkEnd w:id="1779"/>
    </w:p>
    <w:p w14:paraId="70E545A1" w14:textId="167A1CD6" w:rsidR="00CF78E5" w:rsidRPr="00D56521" w:rsidRDefault="00A81B8E" w:rsidP="009F2195">
      <w:pPr>
        <w:spacing w:after="120" w:line="240" w:lineRule="auto"/>
        <w:jc w:val="both"/>
        <w:rPr>
          <w:noProof/>
        </w:rPr>
      </w:pPr>
      <w:r w:rsidRPr="00D56521">
        <w:rPr>
          <w:noProof/>
        </w:rPr>
        <w:t>Continuous coverage</w:t>
      </w:r>
      <w:r w:rsidR="00CF78E5" w:rsidRPr="00D56521">
        <w:rPr>
          <w:noProof/>
        </w:rPr>
        <w:t xml:space="preserve"> data can be </w:t>
      </w:r>
      <w:r w:rsidR="00E46A23" w:rsidRPr="00D56521">
        <w:rPr>
          <w:noProof/>
        </w:rPr>
        <w:t>depicted</w:t>
      </w:r>
      <w:r w:rsidR="00CF78E5" w:rsidRPr="00D56521">
        <w:rPr>
          <w:noProof/>
        </w:rPr>
        <w:t xml:space="preserve"> </w:t>
      </w:r>
      <w:r w:rsidR="00E46A23" w:rsidRPr="00D56521">
        <w:rPr>
          <w:noProof/>
        </w:rPr>
        <w:t>using</w:t>
      </w:r>
      <w:r w:rsidR="00CF78E5" w:rsidRPr="00D56521">
        <w:rPr>
          <w:noProof/>
        </w:rPr>
        <w:t xml:space="preserve"> a </w:t>
      </w:r>
      <w:r w:rsidR="00607FB7" w:rsidRPr="00D56521">
        <w:rPr>
          <w:noProof/>
        </w:rPr>
        <w:t>sun-illuminated</w:t>
      </w:r>
      <w:r w:rsidR="00A87435" w:rsidRPr="00D56521">
        <w:rPr>
          <w:noProof/>
        </w:rPr>
        <w:t xml:space="preserve"> </w:t>
      </w:r>
      <w:r w:rsidR="00CF78E5" w:rsidRPr="00D56521">
        <w:rPr>
          <w:noProof/>
        </w:rPr>
        <w:t xml:space="preserve">or </w:t>
      </w:r>
      <w:r w:rsidR="00A87435" w:rsidRPr="00D56521">
        <w:rPr>
          <w:noProof/>
        </w:rPr>
        <w:t>static</w:t>
      </w:r>
      <w:r w:rsidR="00E46A23" w:rsidRPr="00D56521">
        <w:rPr>
          <w:noProof/>
        </w:rPr>
        <w:t xml:space="preserve"> (</w:t>
      </w:r>
      <w:r w:rsidR="00A87435" w:rsidRPr="00D56521">
        <w:rPr>
          <w:noProof/>
        </w:rPr>
        <w:t>flat</w:t>
      </w:r>
      <w:r w:rsidR="00CF78E5" w:rsidRPr="00D56521">
        <w:rPr>
          <w:noProof/>
        </w:rPr>
        <w:t xml:space="preserve">) </w:t>
      </w:r>
      <w:r w:rsidR="00E46A23" w:rsidRPr="00D56521">
        <w:rPr>
          <w:noProof/>
        </w:rPr>
        <w:t xml:space="preserve">representation of the </w:t>
      </w:r>
      <w:r w:rsidR="00CF78E5" w:rsidRPr="00D56521">
        <w:rPr>
          <w:noProof/>
        </w:rPr>
        <w:t xml:space="preserve">dataset. </w:t>
      </w:r>
      <w:r w:rsidR="00E46A23" w:rsidRPr="00D56521">
        <w:rPr>
          <w:noProof/>
        </w:rPr>
        <w:t xml:space="preserve">A </w:t>
      </w:r>
      <w:r w:rsidR="00A87435" w:rsidRPr="00D56521">
        <w:rPr>
          <w:noProof/>
        </w:rPr>
        <w:t>sun-illuminated</w:t>
      </w:r>
      <w:r w:rsidR="00CF78E5" w:rsidRPr="00D56521">
        <w:rPr>
          <w:noProof/>
        </w:rPr>
        <w:t xml:space="preserve"> depiction requires the entry of a sun azimuth and corresponding </w:t>
      </w:r>
      <w:r w:rsidR="00B50BA8" w:rsidRPr="00D56521">
        <w:rPr>
          <w:noProof/>
        </w:rPr>
        <w:t>altitude angle (or elevation angle)</w:t>
      </w:r>
      <w:r w:rsidR="00CF78E5" w:rsidRPr="00D56521">
        <w:rPr>
          <w:noProof/>
        </w:rPr>
        <w:t xml:space="preserve">. Examples are provided in </w:t>
      </w:r>
      <w:r w:rsidR="00C35BBA" w:rsidRPr="00D56521">
        <w:rPr>
          <w:noProof/>
        </w:rPr>
        <w:fldChar w:fldCharType="begin"/>
      </w:r>
      <w:r w:rsidR="00C35BBA" w:rsidRPr="00D56521">
        <w:rPr>
          <w:noProof/>
        </w:rPr>
        <w:instrText xml:space="preserve"> REF _Ref45835458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Table </w:t>
      </w:r>
      <w:r w:rsidR="00832978">
        <w:t>C-25</w:t>
      </w:r>
      <w:r w:rsidR="00C35BBA" w:rsidRPr="00D56521">
        <w:rPr>
          <w:noProof/>
        </w:rPr>
        <w:fldChar w:fldCharType="end"/>
      </w:r>
      <w:r w:rsidR="00CF78E5" w:rsidRPr="00D56521">
        <w:rPr>
          <w:noProof/>
        </w:rPr>
        <w:t xml:space="preserve">. </w:t>
      </w:r>
      <w:r w:rsidR="00C35BBA" w:rsidRPr="00D56521">
        <w:rPr>
          <w:noProof/>
        </w:rPr>
        <w:fldChar w:fldCharType="begin"/>
      </w:r>
      <w:r w:rsidR="00C35BBA" w:rsidRPr="00D56521">
        <w:rPr>
          <w:noProof/>
        </w:rPr>
        <w:instrText xml:space="preserve"> REF _Ref45835476 \h </w:instrText>
      </w:r>
      <w:r w:rsidR="009F2195">
        <w:rPr>
          <w:noProof/>
        </w:rPr>
        <w:instrText xml:space="preserve"> \* MERGEFORMAT </w:instrText>
      </w:r>
      <w:r w:rsidR="00C35BBA" w:rsidRPr="00D56521">
        <w:rPr>
          <w:noProof/>
        </w:rPr>
      </w:r>
      <w:r w:rsidR="00C35BBA" w:rsidRPr="00D56521">
        <w:rPr>
          <w:noProof/>
        </w:rPr>
        <w:fldChar w:fldCharType="separate"/>
      </w:r>
      <w:r w:rsidR="00832978" w:rsidRPr="00D56521">
        <w:t xml:space="preserve">Figure </w:t>
      </w:r>
      <w:r w:rsidR="00832978">
        <w:t>C-4</w:t>
      </w:r>
      <w:r w:rsidR="00C35BBA" w:rsidRPr="00D56521">
        <w:rPr>
          <w:noProof/>
        </w:rPr>
        <w:fldChar w:fldCharType="end"/>
      </w:r>
      <w:r w:rsidR="00C35BBA" w:rsidRPr="00D56521">
        <w:rPr>
          <w:noProof/>
        </w:rPr>
        <w:t xml:space="preserve"> </w:t>
      </w:r>
      <w:r w:rsidR="00CF78E5" w:rsidRPr="00D56521">
        <w:rPr>
          <w:noProof/>
        </w:rPr>
        <w:t>shows the difference between a sun-illuminated and static (flat) surface.</w:t>
      </w:r>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14:paraId="69087A20" w14:textId="77777777" w:rsidTr="009F2195">
        <w:trPr>
          <w:cantSplit/>
          <w:jc w:val="center"/>
        </w:trPr>
        <w:tc>
          <w:tcPr>
            <w:tcW w:w="0" w:type="auto"/>
            <w:vMerge w:val="restart"/>
            <w:shd w:val="clear" w:color="auto" w:fill="D9D9D9" w:themeFill="background1" w:themeFillShade="D9"/>
            <w:vAlign w:val="center"/>
          </w:tcPr>
          <w:p w14:paraId="5497945E" w14:textId="77777777" w:rsidR="00680E30" w:rsidRPr="00D56521" w:rsidRDefault="00680E30" w:rsidP="009F2195">
            <w:pPr>
              <w:spacing w:before="60" w:after="60"/>
              <w:jc w:val="center"/>
              <w:rPr>
                <w:b/>
                <w:bCs/>
                <w:noProof/>
              </w:rPr>
            </w:pPr>
            <w:r w:rsidRPr="00D56521">
              <w:rPr>
                <w:b/>
                <w:bCs/>
                <w:noProof/>
              </w:rPr>
              <w:t>Attribute</w:t>
            </w:r>
          </w:p>
        </w:tc>
        <w:tc>
          <w:tcPr>
            <w:tcW w:w="0" w:type="auto"/>
            <w:gridSpan w:val="2"/>
            <w:shd w:val="clear" w:color="auto" w:fill="D9D9D9" w:themeFill="background1" w:themeFillShade="D9"/>
            <w:vAlign w:val="center"/>
          </w:tcPr>
          <w:p w14:paraId="3315DE93" w14:textId="6CA729F0" w:rsidR="00680E30" w:rsidRPr="00D56521" w:rsidRDefault="00680E30" w:rsidP="009F2195">
            <w:pPr>
              <w:spacing w:before="60" w:after="60"/>
              <w:jc w:val="center"/>
              <w:rPr>
                <w:b/>
                <w:bCs/>
                <w:noProof/>
              </w:rPr>
            </w:pPr>
            <w:r w:rsidRPr="00D56521">
              <w:rPr>
                <w:b/>
                <w:bCs/>
                <w:noProof/>
              </w:rPr>
              <w:t>Value</w:t>
            </w:r>
          </w:p>
        </w:tc>
      </w:tr>
      <w:tr w:rsidR="00A87435" w:rsidRPr="00D56521" w14:paraId="1D8170BE" w14:textId="77777777" w:rsidTr="009F2195">
        <w:trPr>
          <w:cantSplit/>
          <w:jc w:val="center"/>
        </w:trPr>
        <w:tc>
          <w:tcPr>
            <w:tcW w:w="0" w:type="auto"/>
            <w:vMerge/>
            <w:shd w:val="clear" w:color="auto" w:fill="D9D9D9" w:themeFill="background1" w:themeFillShade="D9"/>
          </w:tcPr>
          <w:p w14:paraId="05421DD5" w14:textId="77777777" w:rsidR="00680E30" w:rsidRPr="00D56521" w:rsidRDefault="00680E30" w:rsidP="009F2195">
            <w:pPr>
              <w:spacing w:before="60" w:after="60"/>
              <w:rPr>
                <w:b/>
                <w:bCs/>
                <w:noProof/>
              </w:rPr>
            </w:pPr>
          </w:p>
        </w:tc>
        <w:tc>
          <w:tcPr>
            <w:tcW w:w="0" w:type="auto"/>
            <w:shd w:val="clear" w:color="auto" w:fill="D9D9D9" w:themeFill="background1" w:themeFillShade="D9"/>
          </w:tcPr>
          <w:p w14:paraId="547F1FB0" w14:textId="11567AF3" w:rsidR="00680E30" w:rsidRPr="00D56521" w:rsidRDefault="00A87435" w:rsidP="009F2195">
            <w:pPr>
              <w:spacing w:before="60" w:after="60"/>
              <w:jc w:val="center"/>
              <w:rPr>
                <w:b/>
                <w:bCs/>
                <w:noProof/>
              </w:rPr>
            </w:pPr>
            <w:r w:rsidRPr="00D56521">
              <w:rPr>
                <w:b/>
                <w:bCs/>
                <w:noProof/>
              </w:rPr>
              <w:t>Sun-illuminated</w:t>
            </w:r>
          </w:p>
        </w:tc>
        <w:tc>
          <w:tcPr>
            <w:tcW w:w="0" w:type="auto"/>
            <w:shd w:val="clear" w:color="auto" w:fill="D9D9D9" w:themeFill="background1" w:themeFillShade="D9"/>
          </w:tcPr>
          <w:p w14:paraId="2BEF7C54" w14:textId="332C2595" w:rsidR="00680E30" w:rsidRPr="00D56521" w:rsidRDefault="007C11A4" w:rsidP="009F2195">
            <w:pPr>
              <w:spacing w:before="60" w:after="60"/>
              <w:rPr>
                <w:b/>
                <w:bCs/>
                <w:noProof/>
              </w:rPr>
            </w:pPr>
            <w:r w:rsidRPr="00D56521">
              <w:rPr>
                <w:b/>
                <w:bCs/>
                <w:noProof/>
              </w:rPr>
              <w:t>Flat surface</w:t>
            </w:r>
          </w:p>
        </w:tc>
      </w:tr>
      <w:tr w:rsidR="00A87435" w:rsidRPr="00D56521" w14:paraId="0D910BCD" w14:textId="77777777" w:rsidTr="009F2195">
        <w:trPr>
          <w:cantSplit/>
          <w:jc w:val="center"/>
        </w:trPr>
        <w:tc>
          <w:tcPr>
            <w:tcW w:w="0" w:type="auto"/>
          </w:tcPr>
          <w:p w14:paraId="09CEF4C8" w14:textId="1793EC52" w:rsidR="00680E30" w:rsidRPr="00D56521" w:rsidRDefault="007C11A4" w:rsidP="009F2195">
            <w:pPr>
              <w:spacing w:before="60" w:after="60"/>
              <w:rPr>
                <w:noProof/>
              </w:rPr>
            </w:pPr>
            <w:r w:rsidRPr="00D56521">
              <w:rPr>
                <w:noProof/>
              </w:rPr>
              <w:t>Sun Azimuth</w:t>
            </w:r>
          </w:p>
        </w:tc>
        <w:tc>
          <w:tcPr>
            <w:tcW w:w="0" w:type="auto"/>
            <w:vAlign w:val="center"/>
          </w:tcPr>
          <w:p w14:paraId="63914245" w14:textId="01A86302" w:rsidR="00680E30" w:rsidRPr="00D56521" w:rsidRDefault="00680E30" w:rsidP="009F2195">
            <w:pPr>
              <w:spacing w:before="60" w:after="60"/>
              <w:jc w:val="center"/>
              <w:rPr>
                <w:noProof/>
              </w:rPr>
            </w:pPr>
            <w:r w:rsidRPr="00D56521">
              <w:rPr>
                <w:noProof/>
              </w:rPr>
              <w:t>315</w:t>
            </w:r>
            <w:r w:rsidR="00607FB7" w:rsidRPr="00D56521">
              <w:rPr>
                <w:rFonts w:cs="Arial"/>
                <w:noProof/>
              </w:rPr>
              <w:t>°</w:t>
            </w:r>
          </w:p>
        </w:tc>
        <w:tc>
          <w:tcPr>
            <w:tcW w:w="0" w:type="auto"/>
            <w:vAlign w:val="center"/>
          </w:tcPr>
          <w:p w14:paraId="56A831F3" w14:textId="33EAF362" w:rsidR="00680E30" w:rsidRPr="00D56521" w:rsidRDefault="00680E30" w:rsidP="009F2195">
            <w:pPr>
              <w:spacing w:before="60" w:after="60"/>
              <w:jc w:val="center"/>
              <w:rPr>
                <w:noProof/>
              </w:rPr>
            </w:pPr>
            <w:r w:rsidRPr="00D56521">
              <w:rPr>
                <w:noProof/>
              </w:rPr>
              <w:t>0</w:t>
            </w:r>
            <w:r w:rsidR="00607FB7" w:rsidRPr="00D56521">
              <w:rPr>
                <w:rFonts w:cs="Arial"/>
                <w:noProof/>
              </w:rPr>
              <w:t>°</w:t>
            </w:r>
          </w:p>
        </w:tc>
      </w:tr>
      <w:tr w:rsidR="00A87435" w:rsidRPr="00D56521" w14:paraId="3DCA9EFE" w14:textId="77777777" w:rsidTr="009F2195">
        <w:trPr>
          <w:cantSplit/>
          <w:jc w:val="center"/>
        </w:trPr>
        <w:tc>
          <w:tcPr>
            <w:tcW w:w="0" w:type="auto"/>
          </w:tcPr>
          <w:p w14:paraId="107E66C1" w14:textId="0894B336" w:rsidR="00680E30" w:rsidRPr="00D56521" w:rsidRDefault="00680E30" w:rsidP="009F2195">
            <w:pPr>
              <w:spacing w:before="60" w:after="60"/>
              <w:rPr>
                <w:noProof/>
              </w:rPr>
            </w:pPr>
            <w:r w:rsidRPr="00D56521">
              <w:rPr>
                <w:noProof/>
              </w:rPr>
              <w:t xml:space="preserve">Sun </w:t>
            </w:r>
            <w:r w:rsidR="00B50BA8" w:rsidRPr="00D56521">
              <w:rPr>
                <w:noProof/>
              </w:rPr>
              <w:t>Altitude</w:t>
            </w:r>
            <w:r w:rsidR="00981CFC" w:rsidRPr="00D56521">
              <w:rPr>
                <w:noProof/>
              </w:rPr>
              <w:t xml:space="preserve"> Angle</w:t>
            </w:r>
          </w:p>
        </w:tc>
        <w:tc>
          <w:tcPr>
            <w:tcW w:w="0" w:type="auto"/>
            <w:vAlign w:val="center"/>
          </w:tcPr>
          <w:p w14:paraId="5C38C531" w14:textId="0D96FBC8" w:rsidR="00680E30" w:rsidRPr="00D56521" w:rsidRDefault="00680E30" w:rsidP="009F2195">
            <w:pPr>
              <w:spacing w:before="60" w:after="60"/>
              <w:jc w:val="center"/>
              <w:rPr>
                <w:noProof/>
              </w:rPr>
            </w:pPr>
            <w:r w:rsidRPr="00D56521">
              <w:rPr>
                <w:noProof/>
              </w:rPr>
              <w:t>45</w:t>
            </w:r>
            <w:r w:rsidR="00607FB7" w:rsidRPr="00D56521">
              <w:rPr>
                <w:rFonts w:cs="Arial"/>
                <w:noProof/>
              </w:rPr>
              <w:t>°</w:t>
            </w:r>
          </w:p>
        </w:tc>
        <w:tc>
          <w:tcPr>
            <w:tcW w:w="0" w:type="auto"/>
            <w:vAlign w:val="center"/>
          </w:tcPr>
          <w:p w14:paraId="08F1C2CB" w14:textId="5787BE28" w:rsidR="00680E30" w:rsidRPr="00D56521" w:rsidRDefault="00680E30" w:rsidP="009F2195">
            <w:pPr>
              <w:keepNext/>
              <w:spacing w:before="60" w:after="60"/>
              <w:jc w:val="center"/>
              <w:rPr>
                <w:noProof/>
              </w:rPr>
            </w:pPr>
            <w:r w:rsidRPr="00D56521">
              <w:rPr>
                <w:noProof/>
              </w:rPr>
              <w:t>0</w:t>
            </w:r>
            <w:r w:rsidR="00607FB7" w:rsidRPr="00D56521">
              <w:rPr>
                <w:rFonts w:cs="Arial"/>
                <w:noProof/>
              </w:rPr>
              <w:t>°</w:t>
            </w:r>
          </w:p>
        </w:tc>
      </w:tr>
    </w:tbl>
    <w:p w14:paraId="3CEAF785" w14:textId="5B6221CF" w:rsidR="00680E30" w:rsidRPr="00D56521" w:rsidRDefault="00680E30" w:rsidP="002035CA">
      <w:pPr>
        <w:pStyle w:val="Caption"/>
        <w:spacing w:after="120" w:line="240" w:lineRule="auto"/>
        <w:jc w:val="center"/>
      </w:pPr>
      <w:bookmarkStart w:id="1780" w:name="_Ref45835458"/>
      <w:r w:rsidRPr="00D56521">
        <w:t xml:space="preserve">Table </w:t>
      </w:r>
      <w:r w:rsidR="002035CA">
        <w:t>C-</w:t>
      </w:r>
      <w:r w:rsidR="00331A1D" w:rsidRPr="00D56521">
        <w:fldChar w:fldCharType="begin"/>
      </w:r>
      <w:r w:rsidR="00331A1D" w:rsidRPr="00D56521">
        <w:instrText xml:space="preserve"> SEQ Table \* ARABIC </w:instrText>
      </w:r>
      <w:r w:rsidR="00331A1D" w:rsidRPr="00D56521">
        <w:fldChar w:fldCharType="separate"/>
      </w:r>
      <w:r w:rsidR="00832978">
        <w:rPr>
          <w:noProof/>
        </w:rPr>
        <w:t>25</w:t>
      </w:r>
      <w:r w:rsidR="00331A1D" w:rsidRPr="00D56521">
        <w:fldChar w:fldCharType="end"/>
      </w:r>
      <w:bookmarkEnd w:id="1780"/>
      <w:r w:rsidRPr="00D56521">
        <w:t xml:space="preserve"> - Typical sun azimuth and elevation values for sun-illuminated portrayal</w:t>
      </w:r>
      <w:r w:rsidR="00A81B8E" w:rsidRPr="00D56521">
        <w:t xml:space="preserve"> (S-102)</w:t>
      </w:r>
    </w:p>
    <w:p w14:paraId="2212A7AB" w14:textId="77777777" w:rsidR="00CF78E5" w:rsidRPr="00D56521" w:rsidRDefault="00CF78E5" w:rsidP="004E61EE">
      <w:pPr>
        <w:keepNext/>
        <w:spacing w:line="240" w:lineRule="auto"/>
        <w:jc w:val="center"/>
      </w:pPr>
      <w:r w:rsidRPr="00D56521">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5">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p>
    <w:p w14:paraId="40B70B2F" w14:textId="7425CDF5" w:rsidR="00CF78E5" w:rsidRPr="00D56521" w:rsidRDefault="00CF78E5" w:rsidP="002035CA">
      <w:pPr>
        <w:pStyle w:val="Caption"/>
        <w:spacing w:after="120" w:line="240" w:lineRule="auto"/>
        <w:jc w:val="center"/>
        <w:rPr>
          <w:noProof/>
        </w:rPr>
      </w:pPr>
      <w:bookmarkStart w:id="1781" w:name="_Ref45835476"/>
      <w:r w:rsidRPr="00D56521">
        <w:t xml:space="preserve">Figure </w:t>
      </w:r>
      <w:r w:rsidR="002035CA">
        <w:t>C-</w:t>
      </w:r>
      <w:r w:rsidRPr="00D56521">
        <w:fldChar w:fldCharType="begin"/>
      </w:r>
      <w:r w:rsidRPr="00D56521">
        <w:instrText xml:space="preserve"> SEQ Figure \* ARABIC </w:instrText>
      </w:r>
      <w:r w:rsidRPr="00D56521">
        <w:fldChar w:fldCharType="separate"/>
      </w:r>
      <w:r w:rsidR="00832978">
        <w:rPr>
          <w:noProof/>
        </w:rPr>
        <w:t>4</w:t>
      </w:r>
      <w:r w:rsidRPr="00D56521">
        <w:fldChar w:fldCharType="end"/>
      </w:r>
      <w:bookmarkEnd w:id="1781"/>
      <w:r w:rsidRPr="00D56521">
        <w:t xml:space="preserve"> - Illustration of sun-illuminated shading (L) and flat shading</w:t>
      </w:r>
      <w:r w:rsidRPr="00D56521">
        <w:rPr>
          <w:noProof/>
        </w:rPr>
        <w:t xml:space="preserve"> (R) (S-102</w:t>
      </w:r>
      <w:r w:rsidR="002035CA">
        <w:rPr>
          <w:noProof/>
        </w:rPr>
        <w:t>)</w:t>
      </w:r>
    </w:p>
    <w:p w14:paraId="161F4FE1" w14:textId="37A2E5DC" w:rsidR="002E4756" w:rsidRPr="00D56521" w:rsidRDefault="00C35BBA" w:rsidP="002035CA">
      <w:pPr>
        <w:spacing w:after="120" w:line="240" w:lineRule="auto"/>
        <w:jc w:val="both"/>
        <w:rPr>
          <w:noProof/>
        </w:rPr>
      </w:pPr>
      <w:commentRangeStart w:id="1782"/>
      <w:r w:rsidRPr="00D56521">
        <w:rPr>
          <w:noProof/>
        </w:rPr>
        <w:t xml:space="preserve">ECDIS in route monitoring mode should allow sun-illuminated shading </w:t>
      </w:r>
      <w:r w:rsidR="00670052" w:rsidRPr="00D56521">
        <w:rPr>
          <w:noProof/>
        </w:rPr>
        <w:t>only</w:t>
      </w:r>
      <w:r w:rsidR="000C70C5" w:rsidRPr="00D56521">
        <w:rPr>
          <w:noProof/>
        </w:rPr>
        <w:t xml:space="preserve"> on a </w:t>
      </w:r>
      <w:r w:rsidR="0009065D" w:rsidRPr="00D56521">
        <w:rPr>
          <w:noProof/>
        </w:rPr>
        <w:t xml:space="preserve">side panel or a </w:t>
      </w:r>
      <w:r w:rsidR="000C70C5" w:rsidRPr="00D56521">
        <w:rPr>
          <w:noProof/>
        </w:rPr>
        <w:t>display separate from the main navigation screen</w:t>
      </w:r>
      <w:r w:rsidRPr="00D56521">
        <w:rPr>
          <w:noProof/>
        </w:rPr>
        <w:t>.</w:t>
      </w:r>
      <w:commentRangeEnd w:id="1782"/>
      <w:r w:rsidR="00BB0BEC">
        <w:rPr>
          <w:rStyle w:val="CommentReference"/>
        </w:rPr>
        <w:commentReference w:id="1782"/>
      </w:r>
    </w:p>
    <w:p w14:paraId="1AB378C4" w14:textId="4C836345" w:rsidR="002E4756" w:rsidRPr="00D56521" w:rsidRDefault="002E4756" w:rsidP="002035CA">
      <w:pPr>
        <w:spacing w:after="120" w:line="240" w:lineRule="auto"/>
        <w:jc w:val="both"/>
        <w:rPr>
          <w:noProof/>
        </w:rPr>
      </w:pPr>
      <w:commentRangeStart w:id="1783"/>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1783"/>
      <w:r w:rsidR="00BB0BEC">
        <w:rPr>
          <w:rStyle w:val="CommentReference"/>
        </w:rPr>
        <w:commentReference w:id="1783"/>
      </w:r>
    </w:p>
    <w:p w14:paraId="063D323D" w14:textId="354605BB" w:rsidR="005C55F6" w:rsidRPr="00D56521" w:rsidRDefault="005C55F6" w:rsidP="002035CA">
      <w:pPr>
        <w:spacing w:after="120" w:line="240" w:lineRule="auto"/>
        <w:jc w:val="both"/>
        <w:rPr>
          <w:noProof/>
        </w:rPr>
      </w:pPr>
      <w:r w:rsidRPr="00D56521">
        <w:rPr>
          <w:noProof/>
        </w:rPr>
        <w:t xml:space="preserve">Data from </w:t>
      </w:r>
      <w:r w:rsidR="00E902A8" w:rsidRPr="00D56521">
        <w:rPr>
          <w:noProof/>
        </w:rPr>
        <w:t xml:space="preserve">any point </w:t>
      </w:r>
      <w:r w:rsidRPr="00D56521">
        <w:rPr>
          <w:noProof/>
        </w:rPr>
        <w:t>overrides</w:t>
      </w:r>
      <w:r w:rsidR="00E902A8" w:rsidRPr="00D56521">
        <w:rPr>
          <w:noProof/>
        </w:rPr>
        <w:t xml:space="preserve"> within a given neighbourhood of the query location must also be returned. The neighbourhood should be as defined in the </w:t>
      </w:r>
      <w:r w:rsidR="002035CA">
        <w:rPr>
          <w:noProof/>
        </w:rPr>
        <w:t>P</w:t>
      </w:r>
      <w:r w:rsidR="00E902A8" w:rsidRPr="00D56521">
        <w:rPr>
          <w:noProof/>
        </w:rPr>
        <w:t xml:space="preserve">roduct </w:t>
      </w:r>
      <w:r w:rsidR="002035CA">
        <w:rPr>
          <w:noProof/>
        </w:rPr>
        <w:t>Specification</w:t>
      </w:r>
      <w:r w:rsidR="00E902A8" w:rsidRPr="00D56521">
        <w:rPr>
          <w:noProof/>
        </w:rPr>
        <w:t xml:space="preserve"> or, if the </w:t>
      </w:r>
      <w:r w:rsidR="002035CA">
        <w:rPr>
          <w:noProof/>
        </w:rPr>
        <w:t>P</w:t>
      </w:r>
      <w:r w:rsidR="00E902A8" w:rsidRPr="00D56521">
        <w:rPr>
          <w:noProof/>
        </w:rPr>
        <w:t xml:space="preserve">roduct </w:t>
      </w:r>
      <w:r w:rsidR="002035CA">
        <w:rPr>
          <w:noProof/>
        </w:rPr>
        <w:t>S</w:t>
      </w:r>
      <w:r w:rsidR="00E902A8" w:rsidRPr="00D56521">
        <w:rPr>
          <w:noProof/>
        </w:rPr>
        <w:t xml:space="preserve">pecification does not define it, the same method as for discrete coverages. </w:t>
      </w:r>
    </w:p>
    <w:p w14:paraId="38D2DA22" w14:textId="5F6BD512" w:rsidR="00BD0039" w:rsidRDefault="00BD0039" w:rsidP="002035CA">
      <w:pPr>
        <w:spacing w:after="120" w:line="240" w:lineRule="auto"/>
        <w:jc w:val="both"/>
        <w:rPr>
          <w:noProof/>
        </w:rPr>
      </w:pPr>
      <w:r w:rsidRPr="00D56521">
        <w:rPr>
          <w:noProof/>
        </w:rPr>
        <w:lastRenderedPageBreak/>
        <w:t>NOTE: Other illumination models may be specified by a given product. Illumination applied when the dusk or night colour palettes are active may advers</w:t>
      </w:r>
      <w:r w:rsidR="00B325FD" w:rsidRPr="00D56521">
        <w:rPr>
          <w:noProof/>
        </w:rPr>
        <w:t>e</w:t>
      </w:r>
      <w:r w:rsidRPr="00D56521">
        <w:rPr>
          <w:noProof/>
        </w:rPr>
        <w:t>ly affect the usability of the displayed data.</w:t>
      </w:r>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pPr>
        <w:pStyle w:val="Heading2"/>
        <w:rPr>
          <w:noProof/>
        </w:rPr>
        <w:pPrChange w:id="1784" w:author="Raphael Malyankar" w:date="2023-08-31T22:24:00Z">
          <w:pPr>
            <w:pStyle w:val="Heading2"/>
            <w:tabs>
              <w:tab w:val="clear" w:pos="567"/>
              <w:tab w:val="left" w:pos="851"/>
            </w:tabs>
            <w:ind w:left="851" w:hanging="851"/>
          </w:pPr>
        </w:pPrChange>
      </w:pPr>
      <w:bookmarkStart w:id="1785" w:name="_Toc144421362"/>
      <w:commentRangeStart w:id="1786"/>
      <w:r w:rsidRPr="00D56521">
        <w:rPr>
          <w:noProof/>
        </w:rPr>
        <w:t>Contours from continuous coverages</w:t>
      </w:r>
      <w:bookmarkEnd w:id="1785"/>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1786"/>
      <w:r w:rsidR="00BB0BEC">
        <w:rPr>
          <w:rStyle w:val="CommentReference"/>
        </w:rPr>
        <w:commentReference w:id="1786"/>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pPr>
        <w:pStyle w:val="Heading2"/>
        <w:rPr>
          <w:noProof/>
        </w:rPr>
        <w:pPrChange w:id="1787" w:author="Raphael Malyankar" w:date="2023-08-31T22:24:00Z">
          <w:pPr>
            <w:pStyle w:val="Heading2"/>
            <w:tabs>
              <w:tab w:val="clear" w:pos="567"/>
              <w:tab w:val="left" w:pos="851"/>
            </w:tabs>
            <w:ind w:left="851" w:hanging="851"/>
          </w:pPr>
        </w:pPrChange>
      </w:pPr>
      <w:bookmarkStart w:id="1788" w:name="_Toc144421363"/>
      <w:r w:rsidRPr="00D56521">
        <w:rPr>
          <w:noProof/>
        </w:rPr>
        <w:t>Transparency</w:t>
      </w:r>
      <w:bookmarkEnd w:id="1788"/>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pPr>
        <w:pStyle w:val="Heading2"/>
        <w:rPr>
          <w:noProof/>
        </w:rPr>
        <w:pPrChange w:id="1789" w:author="Raphael Malyankar" w:date="2023-08-31T22:24:00Z">
          <w:pPr>
            <w:pStyle w:val="Heading2"/>
            <w:tabs>
              <w:tab w:val="clear" w:pos="567"/>
              <w:tab w:val="left" w:pos="851"/>
            </w:tabs>
            <w:ind w:left="851" w:hanging="851"/>
          </w:pPr>
        </w:pPrChange>
      </w:pPr>
      <w:bookmarkStart w:id="1790" w:name="_Toc98339923"/>
      <w:bookmarkStart w:id="1791" w:name="_Toc98340299"/>
      <w:bookmarkStart w:id="1792" w:name="_Toc99104668"/>
      <w:bookmarkStart w:id="1793" w:name="_Toc99105110"/>
      <w:bookmarkStart w:id="1794" w:name="_Toc144421364"/>
      <w:bookmarkEnd w:id="1790"/>
      <w:bookmarkEnd w:id="1791"/>
      <w:bookmarkEnd w:id="1792"/>
      <w:bookmarkEnd w:id="1793"/>
      <w:commentRangeStart w:id="1795"/>
      <w:r w:rsidRPr="00D56521">
        <w:rPr>
          <w:noProof/>
        </w:rPr>
        <w:t>Thinning</w:t>
      </w:r>
      <w:bookmarkEnd w:id="1794"/>
      <w:commentRangeEnd w:id="1795"/>
      <w:r w:rsidR="00501A8C">
        <w:rPr>
          <w:rStyle w:val="CommentReference"/>
          <w:rFonts w:eastAsia="MS Mincho"/>
          <w:b w:val="0"/>
          <w:bCs w:val="0"/>
        </w:rPr>
        <w:commentReference w:id="1795"/>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pPr>
        <w:pStyle w:val="Heading3"/>
        <w:rPr>
          <w:noProof/>
        </w:rPr>
        <w:pPrChange w:id="1796" w:author="jonathan pritchard" w:date="2024-02-09T12:38:00Z">
          <w:pPr>
            <w:pStyle w:val="Heading3"/>
            <w:tabs>
              <w:tab w:val="clear" w:pos="851"/>
              <w:tab w:val="left" w:pos="993"/>
            </w:tabs>
            <w:spacing w:after="120"/>
            <w:ind w:left="992" w:hanging="992"/>
          </w:pPr>
        </w:pPrChange>
      </w:pPr>
      <w:bookmarkStart w:id="1797" w:name="_Toc144421365"/>
      <w:commentRangeStart w:id="1798"/>
      <w:r w:rsidRPr="00D56521">
        <w:rPr>
          <w:noProof/>
        </w:rPr>
        <w:t>Thinning algorithms</w:t>
      </w:r>
      <w:r w:rsidR="00AB26E9" w:rsidRPr="00D56521">
        <w:rPr>
          <w:noProof/>
        </w:rPr>
        <w:t xml:space="preserve"> (informative)</w:t>
      </w:r>
      <w:bookmarkEnd w:id="1797"/>
      <w:commentRangeEnd w:id="1798"/>
      <w:r w:rsidR="00BB0BEC">
        <w:rPr>
          <w:rStyle w:val="CommentReference"/>
          <w:b w:val="0"/>
          <w:bCs w:val="0"/>
        </w:rPr>
        <w:commentReference w:id="1798"/>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BB0BEC" w:rsidRDefault="0003088C" w:rsidP="004E61EE">
      <w:pPr>
        <w:spacing w:line="240" w:lineRule="auto"/>
        <w:rPr>
          <w:noProof/>
          <w:sz w:val="24"/>
          <w:szCs w:val="24"/>
          <w:lang w:val="fr-FR"/>
          <w:rPrChange w:id="1799" w:author="jonathan pritchard" w:date="2023-10-19T12:56:00Z">
            <w:rPr>
              <w:noProof/>
              <w:sz w:val="24"/>
              <w:szCs w:val="24"/>
            </w:rPr>
          </w:rPrChange>
        </w:rPr>
      </w:pPr>
      <m:oMathPara>
        <m:oMathParaPr>
          <m:jc m:val="left"/>
        </m:oMathParaPr>
        <m:oMath>
          <m:r>
            <w:rPr>
              <w:rFonts w:ascii="Cambria Math" w:hAnsi="Cambria Math"/>
              <w:noProof/>
              <w:sz w:val="22"/>
              <w:szCs w:val="22"/>
            </w:rPr>
            <m:t>n</m:t>
          </m:r>
          <m:r>
            <w:rPr>
              <w:rFonts w:ascii="Cambria Math" w:hAnsi="Cambria Math"/>
              <w:noProof/>
              <w:sz w:val="22"/>
              <w:szCs w:val="22"/>
              <w:lang w:val="fr-FR"/>
              <w:rPrChange w:id="1800" w:author="jonathan pritchard" w:date="2023-10-19T12:56:00Z">
                <w:rPr>
                  <w:rFonts w:ascii="Cambria Math" w:hAnsi="Cambria Math"/>
                  <w:noProof/>
                  <w:sz w:val="22"/>
                  <w:szCs w:val="22"/>
                </w:rPr>
              </w:rPrChange>
            </w:rPr>
            <m:t xml:space="preserve"> =1+ </m:t>
          </m:r>
          <m:r>
            <m:rPr>
              <m:nor/>
            </m:rPr>
            <w:rPr>
              <w:rFonts w:ascii="Cambria Math" w:hAnsi="Cambria Math"/>
              <w:noProof/>
              <w:sz w:val="22"/>
              <w:szCs w:val="22"/>
              <w:lang w:val="fr-FR"/>
              <w:rPrChange w:id="1801" w:author="jonathan pritchard" w:date="2023-10-19T12:56:00Z">
                <w:rPr>
                  <w:rFonts w:ascii="Cambria Math" w:hAnsi="Cambria Math"/>
                  <w:noProof/>
                  <w:sz w:val="22"/>
                  <w:szCs w:val="22"/>
                </w:rPr>
              </w:rPrChange>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lastRenderedPageBreak/>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2"/>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36">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1802"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1802"/>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1803"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1803"/>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lastRenderedPageBreak/>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drawing>
          <wp:inline distT="0" distB="0" distL="0" distR="0" wp14:anchorId="5B6C529A" wp14:editId="05098FF6">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1804"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1804"/>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lastRenderedPageBreak/>
        <w:drawing>
          <wp:inline distT="0" distB="0" distL="0" distR="0" wp14:anchorId="0710BB53" wp14:editId="2A1F1230">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1805"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1805"/>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46C0DDC" w:rsidR="0004244F" w:rsidRPr="00D56521" w:rsidRDefault="0004244F" w:rsidP="00024B10">
      <w:pPr>
        <w:pStyle w:val="Heading4"/>
        <w:rPr>
          <w:noProof/>
        </w:rPr>
      </w:pPr>
      <w:commentRangeStart w:id="1806"/>
      <w:r w:rsidRPr="00D56521">
        <w:rPr>
          <w:noProof/>
        </w:rPr>
        <w:t>Irregularly gridded data</w:t>
      </w:r>
      <w:commentRangeEnd w:id="1806"/>
      <w:r w:rsidR="00501A8C">
        <w:rPr>
          <w:rStyle w:val="CommentReference"/>
          <w:b w:val="0"/>
          <w:bCs w:val="0"/>
        </w:rPr>
        <w:commentReference w:id="1806"/>
      </w:r>
    </w:p>
    <w:p w14:paraId="75D4457F" w14:textId="605F88CB" w:rsidR="00527100" w:rsidRPr="00D56521" w:rsidRDefault="003F1FEF" w:rsidP="00203BD0">
      <w:pPr>
        <w:spacing w:after="120" w:line="240" w:lineRule="auto"/>
        <w:jc w:val="both"/>
        <w:rPr>
          <w:noProof/>
        </w:rPr>
      </w:pPr>
      <w:r w:rsidRPr="00D56521">
        <w:rPr>
          <w:noProof/>
        </w:rPr>
        <w:t xml:space="preserve">Thinning of irregularly-spaced </w:t>
      </w:r>
      <w:r w:rsidR="0029343F" w:rsidRPr="00D56521">
        <w:rPr>
          <w:noProof/>
        </w:rPr>
        <w:t>symbols</w:t>
      </w:r>
      <w:r w:rsidRPr="00D56521">
        <w:rPr>
          <w:noProof/>
        </w:rPr>
        <w:t xml:space="preserve"> is more difficult. For each on-screen point the distance to all other on-screen points would have to be calculated, so that the closest point can be determined. The size and </w:t>
      </w:r>
      <w:r w:rsidR="00527100" w:rsidRPr="00D56521">
        <w:rPr>
          <w:noProof/>
        </w:rPr>
        <w:t xml:space="preserve">maximum dimension of the </w:t>
      </w:r>
      <w:r w:rsidRPr="00D56521">
        <w:rPr>
          <w:noProof/>
        </w:rPr>
        <w:t>symbols at the point and its nearest point would be compared for overlap. If overlap occurred, one of the symbols would be eliminated. This procedure would be carried out for all on-screen points, keeping track of which points and their symbols had been eliminated.</w:t>
      </w:r>
    </w:p>
    <w:p w14:paraId="280D72A8" w14:textId="614E2C00" w:rsidR="005E5C33" w:rsidRPr="00D56521" w:rsidRDefault="003F1FEF" w:rsidP="00203BD0">
      <w:pPr>
        <w:spacing w:after="120" w:line="240" w:lineRule="auto"/>
        <w:jc w:val="both"/>
        <w:rPr>
          <w:noProof/>
        </w:rPr>
      </w:pPr>
      <w:r w:rsidRPr="00D56521">
        <w:rPr>
          <w:noProof/>
        </w:rPr>
        <w:t xml:space="preserve">An alternate solution would be to reduce the reference height </w:t>
      </w:r>
      <w:r w:rsidR="00527100" w:rsidRPr="00D56521">
        <w:rPr>
          <w:noProof/>
        </w:rPr>
        <w:t>of the symbol at its nomimal size</w:t>
      </w:r>
      <w:r w:rsidR="00F158C1" w:rsidRPr="00D56521">
        <w:rPr>
          <w:noProof/>
        </w:rPr>
        <w:t xml:space="preserve"> </w:t>
      </w:r>
      <w:r w:rsidRPr="00D56521">
        <w:rPr>
          <w:noProof/>
        </w:rPr>
        <w:t xml:space="preserve">or increase the reference </w:t>
      </w:r>
      <w:r w:rsidR="00F158C1" w:rsidRPr="00D56521">
        <w:rPr>
          <w:noProof/>
        </w:rPr>
        <w:t>values at which symbols are scaled</w:t>
      </w:r>
      <w:r w:rsidRPr="00D56521">
        <w:rPr>
          <w:noProof/>
        </w:rPr>
        <w:t>.</w:t>
      </w:r>
      <w:r w:rsidR="00F158C1" w:rsidRPr="00D56521">
        <w:rPr>
          <w:noProof/>
        </w:rPr>
        <w:t xml:space="preserve"> Caution may be needed with this approach </w:t>
      </w:r>
      <w:r w:rsidR="00F158C1" w:rsidRPr="00D56521">
        <w:rPr>
          <w:noProof/>
        </w:rPr>
        <w:lastRenderedPageBreak/>
        <w:t xml:space="preserve">to avoid giving the user the wrong impression about </w:t>
      </w:r>
      <w:r w:rsidR="00E85FD4" w:rsidRPr="00D56521">
        <w:rPr>
          <w:noProof/>
        </w:rPr>
        <w:t>magnitudes of data values as the display is zoomed.</w:t>
      </w:r>
    </w:p>
    <w:p w14:paraId="239EAAF2" w14:textId="4397ACB2" w:rsidR="00527100" w:rsidRDefault="00527100" w:rsidP="00203BD0">
      <w:pPr>
        <w:spacing w:after="120" w:line="240" w:lineRule="auto"/>
        <w:jc w:val="both"/>
        <w:rPr>
          <w:noProof/>
        </w:rPr>
      </w:pPr>
      <w:r w:rsidRPr="00D56521">
        <w:rPr>
          <w:noProof/>
        </w:rPr>
        <w:t xml:space="preserve">Another method, based on the </w:t>
      </w:r>
      <w:r w:rsidR="00E85FD4" w:rsidRPr="00D56521">
        <w:rPr>
          <w:noProof/>
        </w:rPr>
        <w:t>assumption</w:t>
      </w:r>
      <w:r w:rsidRPr="00D56521">
        <w:rPr>
          <w:noProof/>
        </w:rPr>
        <w:t xml:space="preserve"> that non-regularly spaced data values are ordered in a nearly random manner, would be to reduce the number of symbols by plotting only every </w:t>
      </w:r>
      <w:r w:rsidRPr="00D56521">
        <w:rPr>
          <w:i/>
          <w:iCs/>
          <w:noProof/>
        </w:rPr>
        <w:t>n</w:t>
      </w:r>
      <w:r w:rsidRPr="00D56521">
        <w:rPr>
          <w:i/>
          <w:iCs/>
          <w:noProof/>
          <w:vertAlign w:val="superscript"/>
        </w:rPr>
        <w:t>th</w:t>
      </w:r>
      <w:r w:rsidRPr="00D56521">
        <w:rPr>
          <w:noProof/>
        </w:rPr>
        <w:t xml:space="preserve"> vector. This method would require that the value of </w:t>
      </w:r>
      <w:r w:rsidRPr="00D56521">
        <w:rPr>
          <w:i/>
          <w:iCs/>
          <w:noProof/>
        </w:rPr>
        <w:t>n</w:t>
      </w:r>
      <w:r w:rsidRPr="00D56521">
        <w:rPr>
          <w:noProof/>
        </w:rPr>
        <w:t xml:space="preserve"> be entered by the user.</w:t>
      </w:r>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pPr>
        <w:pStyle w:val="Heading2"/>
        <w:rPr>
          <w:noProof/>
        </w:rPr>
        <w:pPrChange w:id="1807" w:author="Raphael Malyankar" w:date="2023-08-31T22:24:00Z">
          <w:pPr>
            <w:pStyle w:val="Heading2"/>
            <w:tabs>
              <w:tab w:val="clear" w:pos="567"/>
              <w:tab w:val="left" w:pos="851"/>
            </w:tabs>
            <w:ind w:left="851" w:hanging="851"/>
          </w:pPr>
        </w:pPrChange>
      </w:pPr>
      <w:bookmarkStart w:id="1808" w:name="_Ref49451543"/>
      <w:bookmarkStart w:id="1809" w:name="_Ref49451559"/>
      <w:bookmarkStart w:id="1810" w:name="_Toc144421366"/>
      <w:r w:rsidRPr="00D56521">
        <w:rPr>
          <w:noProof/>
        </w:rPr>
        <w:t>Temporal variation</w:t>
      </w:r>
      <w:bookmarkEnd w:id="1808"/>
      <w:bookmarkEnd w:id="1809"/>
      <w:bookmarkEnd w:id="1810"/>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then the closest but immediately preceding values in the data are displayed. However, if the selected 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6595A08E" w:rsidR="008D4877" w:rsidRPr="00D56521" w:rsidRDefault="008D4877">
      <w:pPr>
        <w:pStyle w:val="Heading2"/>
        <w:rPr>
          <w:noProof/>
        </w:rPr>
        <w:pPrChange w:id="1811" w:author="Raphael Malyankar" w:date="2023-08-31T22:24:00Z">
          <w:pPr>
            <w:pStyle w:val="Heading2"/>
            <w:tabs>
              <w:tab w:val="clear" w:pos="567"/>
              <w:tab w:val="left" w:pos="851"/>
            </w:tabs>
            <w:ind w:left="851" w:hanging="851"/>
          </w:pPr>
        </w:pPrChange>
      </w:pPr>
      <w:bookmarkStart w:id="1812" w:name="_Toc144421367"/>
      <w:r w:rsidRPr="00D56521">
        <w:rPr>
          <w:noProof/>
        </w:rPr>
        <w:t>Conflicting displays</w:t>
      </w:r>
      <w:bookmarkEnd w:id="1812"/>
      <w:ins w:id="1813" w:author="jonathan pritchard" w:date="2024-01-17T15:38:00Z">
        <w:r w:rsidR="00501A8C">
          <w:rPr>
            <w:noProof/>
          </w:rPr>
          <w:t xml:space="preserve"> [Informative]</w:t>
        </w:r>
      </w:ins>
    </w:p>
    <w:p w14:paraId="70CBEDA6" w14:textId="2161D1C7" w:rsidR="003F1FEF" w:rsidRPr="00D56521" w:rsidRDefault="009A53D6" w:rsidP="001B3155">
      <w:pPr>
        <w:spacing w:after="120" w:line="240" w:lineRule="auto"/>
        <w:jc w:val="both"/>
        <w:rPr>
          <w:noProof/>
        </w:rPr>
      </w:pPr>
      <w:r w:rsidRPr="00D56521">
        <w:rPr>
          <w:noProof/>
        </w:rPr>
        <w:t xml:space="preserve">Some </w:t>
      </w:r>
      <w:r w:rsidR="001B3155">
        <w:rPr>
          <w:noProof/>
        </w:rPr>
        <w:t>P</w:t>
      </w:r>
      <w:r w:rsidRPr="00D56521">
        <w:rPr>
          <w:noProof/>
        </w:rPr>
        <w:t xml:space="preserve">roduct </w:t>
      </w:r>
      <w:r w:rsidR="001B3155">
        <w:rPr>
          <w:noProof/>
        </w:rPr>
        <w:t>S</w:t>
      </w:r>
      <w:r w:rsidRPr="00D56521">
        <w:rPr>
          <w:noProof/>
        </w:rPr>
        <w:t xml:space="preserve">pecifications may require that conflicting symbols be removed from the display. For example, S-111 states </w:t>
      </w:r>
      <w:commentRangeStart w:id="1814"/>
      <w:r w:rsidRPr="00D56521">
        <w:rPr>
          <w:noProof/>
        </w:rPr>
        <w:t>“W</w:t>
      </w:r>
      <w:r w:rsidR="008D4877" w:rsidRPr="00D56521">
        <w:rPr>
          <w:noProof/>
        </w:rPr>
        <w: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t>
      </w:r>
      <w:r w:rsidRPr="00D56521">
        <w:rPr>
          <w:noProof/>
        </w:rPr>
        <w:t>”</w:t>
      </w:r>
      <w:commentRangeEnd w:id="1814"/>
      <w:r w:rsidR="00BB0BEC">
        <w:rPr>
          <w:rStyle w:val="CommentReference"/>
        </w:rPr>
        <w:commentReference w:id="1814"/>
      </w:r>
    </w:p>
    <w:p w14:paraId="4D59E6F1" w14:textId="37AA207C" w:rsidR="009A53D6" w:rsidRPr="00D56521" w:rsidRDefault="009A53D6" w:rsidP="001B3155">
      <w:pPr>
        <w:spacing w:after="120" w:line="240" w:lineRule="auto"/>
        <w:jc w:val="both"/>
        <w:rPr>
          <w:noProof/>
        </w:rPr>
      </w:pPr>
      <w:commentRangeStart w:id="1815"/>
      <w:r w:rsidRPr="00D56521">
        <w:rPr>
          <w:noProof/>
        </w:rPr>
        <w:t xml:space="preserve">In S-100 </w:t>
      </w:r>
      <w:r w:rsidR="001B3155">
        <w:rPr>
          <w:noProof/>
        </w:rPr>
        <w:t xml:space="preserve">Edition </w:t>
      </w:r>
      <w:r w:rsidRPr="00D56521">
        <w:rPr>
          <w:noProof/>
        </w:rPr>
        <w:t xml:space="preserve">5.0.0 and earlier, implementing such requirements requires either customized processing (customized to the data product) or activation of interoperability (and </w:t>
      </w:r>
      <w:r w:rsidR="007026FD" w:rsidRPr="00D56521">
        <w:rPr>
          <w:noProof/>
        </w:rPr>
        <w:t xml:space="preserve">that the </w:t>
      </w:r>
      <w:r w:rsidR="001B3155">
        <w:rPr>
          <w:noProof/>
        </w:rPr>
        <w:t>I</w:t>
      </w:r>
      <w:r w:rsidR="007026FD" w:rsidRPr="00D56521">
        <w:rPr>
          <w:noProof/>
        </w:rPr>
        <w:t xml:space="preserve">nteroperability </w:t>
      </w:r>
      <w:r w:rsidR="001B3155">
        <w:rPr>
          <w:noProof/>
        </w:rPr>
        <w:t>C</w:t>
      </w:r>
      <w:r w:rsidR="007026FD" w:rsidRPr="00D56521">
        <w:rPr>
          <w:noProof/>
        </w:rPr>
        <w:t>atalogue contain</w:t>
      </w:r>
      <w:r w:rsidR="001B3155">
        <w:rPr>
          <w:noProof/>
        </w:rPr>
        <w:t>s</w:t>
      </w:r>
      <w:r w:rsidR="007026FD" w:rsidRPr="00D56521">
        <w:rPr>
          <w:noProof/>
        </w:rPr>
        <w:t xml:space="preserve"> an interoperability rule implementing </w:t>
      </w:r>
      <w:r w:rsidRPr="00D56521">
        <w:rPr>
          <w:noProof/>
        </w:rPr>
        <w:t>the requirement).</w:t>
      </w:r>
      <w:commentRangeEnd w:id="1815"/>
      <w:r w:rsidR="00BB0BEC">
        <w:rPr>
          <w:rStyle w:val="CommentReference"/>
        </w:rPr>
        <w:commentReference w:id="1815"/>
      </w:r>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1816" w:name="_Toc144421368"/>
      <w:r w:rsidRPr="00D56521">
        <w:lastRenderedPageBreak/>
        <w:t>Colours</w:t>
      </w:r>
      <w:bookmarkEnd w:id="1816"/>
    </w:p>
    <w:p w14:paraId="545B3C3B" w14:textId="22F1E51A" w:rsidR="00046CD2" w:rsidRPr="00D56521" w:rsidRDefault="00046CD2">
      <w:pPr>
        <w:pStyle w:val="Heading2"/>
        <w:rPr>
          <w:noProof/>
        </w:rPr>
        <w:pPrChange w:id="1817" w:author="Raphael Malyankar" w:date="2023-08-31T22:24:00Z">
          <w:pPr>
            <w:pStyle w:val="Heading2"/>
            <w:tabs>
              <w:tab w:val="clear" w:pos="567"/>
              <w:tab w:val="left" w:pos="851"/>
            </w:tabs>
            <w:ind w:left="851" w:hanging="851"/>
          </w:pPr>
        </w:pPrChange>
      </w:pPr>
      <w:bookmarkStart w:id="1818" w:name="_Toc144421369"/>
      <w:r w:rsidRPr="00D56521">
        <w:rPr>
          <w:noProof/>
        </w:rPr>
        <w:t>General</w:t>
      </w:r>
      <w:bookmarkEnd w:id="1818"/>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3"/>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77777777" w:rsidR="00E47370" w:rsidRPr="00D56521" w:rsidRDefault="00E47370">
      <w:pPr>
        <w:pStyle w:val="Heading2"/>
        <w:rPr>
          <w:noProof/>
        </w:rPr>
        <w:pPrChange w:id="1819" w:author="Raphael Malyankar" w:date="2023-08-31T22:24:00Z">
          <w:pPr>
            <w:pStyle w:val="Heading2"/>
            <w:tabs>
              <w:tab w:val="clear" w:pos="567"/>
              <w:tab w:val="left" w:pos="851"/>
            </w:tabs>
            <w:ind w:left="851" w:hanging="851"/>
          </w:pPr>
        </w:pPrChange>
      </w:pPr>
      <w:bookmarkStart w:id="1820" w:name="_Ref47573206"/>
      <w:bookmarkStart w:id="1821" w:name="_Toc144421370"/>
      <w:bookmarkStart w:id="1822" w:name="_Ref47571511"/>
      <w:bookmarkStart w:id="1823" w:name="_Ref47571525"/>
      <w:bookmarkStart w:id="1824" w:name="_Ref47571532"/>
      <w:r w:rsidRPr="00D56521">
        <w:rPr>
          <w:noProof/>
        </w:rPr>
        <w:t>Selection of colours (informative)</w:t>
      </w:r>
      <w:bookmarkEnd w:id="1820"/>
      <w:bookmarkEnd w:id="1821"/>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71061DBD" w:rsidR="00046CD2" w:rsidRPr="00D56521" w:rsidRDefault="00046CD2">
      <w:pPr>
        <w:pStyle w:val="Heading2"/>
        <w:rPr>
          <w:noProof/>
        </w:rPr>
        <w:pPrChange w:id="1825" w:author="Raphael Malyankar" w:date="2023-08-31T22:24:00Z">
          <w:pPr>
            <w:pStyle w:val="Heading2"/>
            <w:tabs>
              <w:tab w:val="clear" w:pos="567"/>
              <w:tab w:val="left" w:pos="851"/>
            </w:tabs>
            <w:ind w:left="851" w:hanging="851"/>
          </w:pPr>
        </w:pPrChange>
      </w:pPr>
      <w:bookmarkStart w:id="1826" w:name="_Toc144421371"/>
      <w:commentRangeStart w:id="1827"/>
      <w:commentRangeStart w:id="1828"/>
      <w:r w:rsidRPr="00D56521">
        <w:rPr>
          <w:noProof/>
        </w:rPr>
        <w:t xml:space="preserve">The colour </w:t>
      </w:r>
      <w:r w:rsidR="00F31F5D" w:rsidRPr="00D56521">
        <w:rPr>
          <w:noProof/>
        </w:rPr>
        <w:t>palettes</w:t>
      </w:r>
      <w:bookmarkEnd w:id="1822"/>
      <w:bookmarkEnd w:id="1823"/>
      <w:bookmarkEnd w:id="1824"/>
      <w:bookmarkEnd w:id="1826"/>
      <w:commentRangeEnd w:id="1827"/>
      <w:r w:rsidR="00BB0BEC">
        <w:rPr>
          <w:rStyle w:val="CommentReference"/>
          <w:rFonts w:eastAsia="MS Mincho"/>
          <w:b w:val="0"/>
          <w:bCs w:val="0"/>
        </w:rPr>
        <w:commentReference w:id="1827"/>
      </w:r>
      <w:commentRangeEnd w:id="1828"/>
      <w:r w:rsidR="00501A8C">
        <w:rPr>
          <w:rStyle w:val="CommentReference"/>
          <w:rFonts w:eastAsia="MS Mincho"/>
          <w:b w:val="0"/>
          <w:bCs w:val="0"/>
        </w:rPr>
        <w:commentReference w:id="1828"/>
      </w:r>
      <w:ins w:id="1829" w:author="jonathan pritchard" w:date="2024-01-17T15:38:00Z">
        <w:r w:rsidR="00501A8C">
          <w:rPr>
            <w:noProof/>
          </w:rPr>
          <w:t xml:space="preserve"> [Informative]</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pPr>
        <w:pStyle w:val="Heading2"/>
        <w:rPr>
          <w:noProof/>
        </w:rPr>
        <w:pPrChange w:id="1830" w:author="Raphael Malyankar" w:date="2023-08-31T22:24:00Z">
          <w:pPr>
            <w:pStyle w:val="Heading2"/>
            <w:tabs>
              <w:tab w:val="clear" w:pos="567"/>
              <w:tab w:val="left" w:pos="851"/>
            </w:tabs>
            <w:ind w:left="851" w:hanging="851"/>
          </w:pPr>
        </w:pPrChange>
      </w:pPr>
      <w:bookmarkStart w:id="1831" w:name="_Ref47571593"/>
      <w:bookmarkStart w:id="1832" w:name="_Ref47571600"/>
      <w:bookmarkStart w:id="1833" w:name="_Toc144421372"/>
      <w:r w:rsidRPr="00D56521">
        <w:rPr>
          <w:noProof/>
        </w:rPr>
        <w:t>Transparency</w:t>
      </w:r>
      <w:bookmarkEnd w:id="1831"/>
      <w:bookmarkEnd w:id="1832"/>
      <w:bookmarkEnd w:id="1833"/>
    </w:p>
    <w:p w14:paraId="5EAADDE1" w14:textId="21AC4445" w:rsidR="00EA42ED" w:rsidRPr="00D56521" w:rsidRDefault="00EA42ED">
      <w:pPr>
        <w:pStyle w:val="Heading3"/>
        <w:rPr>
          <w:noProof/>
        </w:rPr>
        <w:pPrChange w:id="1834" w:author="jonathan pritchard" w:date="2024-02-09T12:38:00Z">
          <w:pPr>
            <w:pStyle w:val="Heading3"/>
            <w:tabs>
              <w:tab w:val="clear" w:pos="851"/>
              <w:tab w:val="left" w:pos="993"/>
            </w:tabs>
            <w:spacing w:after="120"/>
            <w:ind w:left="992" w:hanging="992"/>
          </w:pPr>
        </w:pPrChange>
      </w:pPr>
      <w:bookmarkStart w:id="1835" w:name="_Toc144421373"/>
      <w:r w:rsidRPr="00D56521">
        <w:rPr>
          <w:noProof/>
        </w:rPr>
        <w:t>Use of transparency (informative)</w:t>
      </w:r>
      <w:bookmarkEnd w:id="1835"/>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1836" w:name="_Ref44529811"/>
      <w:r>
        <w:lastRenderedPageBreak/>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1836"/>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pPr>
        <w:pStyle w:val="Heading2"/>
        <w:rPr>
          <w:noProof/>
        </w:rPr>
        <w:pPrChange w:id="1837" w:author="Raphael Malyankar" w:date="2023-08-31T22:24:00Z">
          <w:pPr>
            <w:pStyle w:val="Heading2"/>
            <w:tabs>
              <w:tab w:val="clear" w:pos="567"/>
              <w:tab w:val="left" w:pos="851"/>
            </w:tabs>
            <w:ind w:left="851" w:hanging="851"/>
          </w:pPr>
        </w:pPrChange>
      </w:pPr>
      <w:bookmarkStart w:id="1838"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1838"/>
    </w:p>
    <w:p w14:paraId="3041B104" w14:textId="46621A51" w:rsidR="00927CD6" w:rsidRPr="00D56521" w:rsidRDefault="00927CD6">
      <w:pPr>
        <w:pStyle w:val="Heading3"/>
        <w:rPr>
          <w:noProof/>
        </w:rPr>
        <w:pPrChange w:id="1839" w:author="jonathan pritchard" w:date="2024-02-09T12:38:00Z">
          <w:pPr>
            <w:pStyle w:val="Heading3"/>
            <w:tabs>
              <w:tab w:val="clear" w:pos="851"/>
              <w:tab w:val="left" w:pos="993"/>
            </w:tabs>
            <w:spacing w:after="120"/>
            <w:ind w:left="992" w:hanging="992"/>
          </w:pPr>
        </w:pPrChange>
      </w:pPr>
      <w:bookmarkStart w:id="1840" w:name="_Toc144421375"/>
      <w:r w:rsidRPr="00D56521">
        <w:rPr>
          <w:noProof/>
        </w:rPr>
        <w:t>Introduction to colour</w:t>
      </w:r>
      <w:r w:rsidR="00E47370" w:rsidRPr="00D56521">
        <w:rPr>
          <w:noProof/>
        </w:rPr>
        <w:t>s</w:t>
      </w:r>
      <w:r w:rsidRPr="00D56521">
        <w:rPr>
          <w:noProof/>
        </w:rPr>
        <w:t xml:space="preserve"> (informative)</w:t>
      </w:r>
      <w:bookmarkEnd w:id="1840"/>
    </w:p>
    <w:p w14:paraId="079118C4" w14:textId="77777777" w:rsidR="00927CD6" w:rsidRPr="00D56521" w:rsidRDefault="00927CD6" w:rsidP="008A5A9E">
      <w:pPr>
        <w:spacing w:after="120" w:line="240" w:lineRule="auto"/>
        <w:jc w:val="both"/>
        <w:rPr>
          <w:noProof/>
        </w:rPr>
      </w:pPr>
      <w:bookmarkStart w:id="1841"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pPr>
        <w:pStyle w:val="Heading3"/>
        <w:rPr>
          <w:noProof/>
        </w:rPr>
        <w:pPrChange w:id="1842" w:author="jonathan pritchard" w:date="2024-02-09T12:38:00Z">
          <w:pPr>
            <w:pStyle w:val="Heading3"/>
            <w:tabs>
              <w:tab w:val="clear" w:pos="851"/>
              <w:tab w:val="left" w:pos="993"/>
            </w:tabs>
            <w:spacing w:after="120"/>
            <w:ind w:left="992" w:hanging="992"/>
          </w:pPr>
        </w:pPrChange>
      </w:pPr>
      <w:bookmarkStart w:id="1843" w:name="_Toc144421376"/>
      <w:bookmarkEnd w:id="1841"/>
      <w:r w:rsidRPr="00D56521">
        <w:rPr>
          <w:noProof/>
        </w:rPr>
        <w:t>Colour assignments</w:t>
      </w:r>
      <w:bookmarkEnd w:id="1843"/>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lastRenderedPageBreak/>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C55365" w:rsidRDefault="00C74AD6">
      <w:pPr>
        <w:pStyle w:val="Heading2"/>
        <w:rPr>
          <w:noProof/>
          <w:lang w:val="fr-FR"/>
          <w:rPrChange w:id="1844" w:author="jonathan pritchard" w:date="2024-01-17T15:39:00Z">
            <w:rPr>
              <w:noProof/>
            </w:rPr>
          </w:rPrChange>
        </w:rPr>
        <w:pPrChange w:id="1845" w:author="Raphael Malyankar" w:date="2023-08-31T22:24:00Z">
          <w:pPr>
            <w:pStyle w:val="Heading2"/>
            <w:tabs>
              <w:tab w:val="clear" w:pos="567"/>
              <w:tab w:val="left" w:pos="851"/>
            </w:tabs>
            <w:ind w:left="851" w:hanging="851"/>
          </w:pPr>
        </w:pPrChange>
      </w:pPr>
      <w:bookmarkStart w:id="1846" w:name="_Toc38829558"/>
      <w:bookmarkStart w:id="1847" w:name="_Toc38830061"/>
      <w:bookmarkStart w:id="1848" w:name="_Toc38936224"/>
      <w:bookmarkStart w:id="1849" w:name="_Ref98334754"/>
      <w:bookmarkStart w:id="1850" w:name="_Ref98334990"/>
      <w:bookmarkStart w:id="1851" w:name="_Toc144421377"/>
      <w:bookmarkEnd w:id="1846"/>
      <w:bookmarkEnd w:id="1847"/>
      <w:bookmarkEnd w:id="1848"/>
      <w:r w:rsidRPr="00C55365">
        <w:rPr>
          <w:noProof/>
          <w:lang w:val="fr-FR"/>
          <w:rPrChange w:id="1852" w:author="jonathan pritchard" w:date="2024-01-17T15:39:00Z">
            <w:rPr>
              <w:noProof/>
            </w:rPr>
          </w:rPrChange>
        </w:rPr>
        <w:t>Colour tokens, profiles and palettes</w:t>
      </w:r>
      <w:bookmarkEnd w:id="1849"/>
      <w:bookmarkEnd w:id="1850"/>
      <w:bookmarkEnd w:id="1851"/>
      <w:ins w:id="1853" w:author="jonathan pritchard" w:date="2024-01-17T15:39:00Z">
        <w:r w:rsidR="00C55365" w:rsidRPr="00C55365">
          <w:rPr>
            <w:noProof/>
            <w:lang w:val="fr-FR"/>
            <w:rPrChange w:id="1854" w:author="jonathan pritchard" w:date="2024-01-17T15:39:00Z">
              <w:rPr>
                <w:noProof/>
              </w:rPr>
            </w:rPrChange>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1855" w:name="_Hlk44535372"/>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r w:rsidR="00721276" w:rsidRPr="00D56521">
        <w:rPr>
          <w:noProof/>
        </w:rPr>
        <w:t>.</w:t>
      </w:r>
    </w:p>
    <w:bookmarkEnd w:id="1855"/>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FF2A98">
          <w:headerReference w:type="default" r:id="rId39"/>
          <w:footerReference w:type="default" r:id="rId40"/>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1856" w:name="_Ref47318362"/>
      <w:bookmarkStart w:id="1857" w:name="_Ref44888081"/>
      <w:bookmarkStart w:id="1858"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1856"/>
      <w:bookmarkEnd w:id="1857"/>
      <w:r w:rsidRPr="00D56521">
        <w:t xml:space="preserve"> - Significance of colour tokens for ECDIS displays</w:t>
      </w:r>
      <w:bookmarkEnd w:id="1858"/>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FF2A98">
          <w:headerReference w:type="even" r:id="rId41"/>
          <w:headerReference w:type="default" r:id="rId42"/>
          <w:footerReference w:type="even" r:id="rId43"/>
          <w:footerReference w:type="default" r:id="rId44"/>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1859" w:name="_Toc38829561"/>
      <w:bookmarkStart w:id="1860" w:name="_Toc38830064"/>
      <w:bookmarkStart w:id="1861" w:name="_Toc38936227"/>
      <w:bookmarkStart w:id="1862" w:name="_Toc40990418"/>
      <w:bookmarkStart w:id="1863" w:name="_Toc41235029"/>
      <w:bookmarkStart w:id="1864" w:name="_Toc41235073"/>
      <w:bookmarkStart w:id="1865" w:name="_Toc42694845"/>
      <w:bookmarkStart w:id="1866" w:name="_Toc42708806"/>
      <w:bookmarkStart w:id="1867" w:name="_Toc38829562"/>
      <w:bookmarkStart w:id="1868" w:name="_Toc38830065"/>
      <w:bookmarkStart w:id="1869" w:name="_Toc38936228"/>
      <w:bookmarkStart w:id="1870" w:name="_Toc40990419"/>
      <w:bookmarkStart w:id="1871" w:name="_Toc41235030"/>
      <w:bookmarkStart w:id="1872" w:name="_Toc41235074"/>
      <w:bookmarkStart w:id="1873" w:name="_Toc42694846"/>
      <w:bookmarkStart w:id="1874" w:name="_Toc42708807"/>
      <w:bookmarkStart w:id="1875" w:name="_Toc38829563"/>
      <w:bookmarkStart w:id="1876" w:name="_Toc38830066"/>
      <w:bookmarkStart w:id="1877" w:name="_Toc38936229"/>
      <w:bookmarkStart w:id="1878" w:name="_Toc40990420"/>
      <w:bookmarkStart w:id="1879" w:name="_Toc41235031"/>
      <w:bookmarkStart w:id="1880" w:name="_Toc41235075"/>
      <w:bookmarkStart w:id="1881" w:name="_Toc42694847"/>
      <w:bookmarkStart w:id="1882" w:name="_Toc42708808"/>
      <w:bookmarkStart w:id="1883" w:name="_Toc38829564"/>
      <w:bookmarkStart w:id="1884" w:name="_Toc38830067"/>
      <w:bookmarkStart w:id="1885" w:name="_Toc38936230"/>
      <w:bookmarkStart w:id="1886" w:name="_Toc40990421"/>
      <w:bookmarkStart w:id="1887" w:name="_Toc41235032"/>
      <w:bookmarkStart w:id="1888" w:name="_Toc41235076"/>
      <w:bookmarkStart w:id="1889" w:name="_Toc42694848"/>
      <w:bookmarkStart w:id="1890" w:name="_Toc42708809"/>
      <w:bookmarkStart w:id="1891" w:name="_Toc38829565"/>
      <w:bookmarkStart w:id="1892" w:name="_Toc38830068"/>
      <w:bookmarkStart w:id="1893" w:name="_Toc38936231"/>
      <w:bookmarkStart w:id="1894" w:name="_Toc40990422"/>
      <w:bookmarkStart w:id="1895" w:name="_Toc41235033"/>
      <w:bookmarkStart w:id="1896" w:name="_Toc41235077"/>
      <w:bookmarkStart w:id="1897" w:name="_Toc42694849"/>
      <w:bookmarkStart w:id="1898" w:name="_Toc42708810"/>
      <w:bookmarkStart w:id="1899" w:name="_Ref47470424"/>
      <w:bookmarkStart w:id="1900" w:name="_Toc14442137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commentRangeStart w:id="1901"/>
      <w:r w:rsidRPr="00D56521">
        <w:rPr>
          <w:noProof/>
        </w:rPr>
        <w:t>Cursor Pick Reports and Displays in Interface Panels</w:t>
      </w:r>
      <w:bookmarkEnd w:id="1899"/>
      <w:bookmarkEnd w:id="1900"/>
      <w:commentRangeEnd w:id="1901"/>
      <w:r w:rsidR="00BB0BEC">
        <w:rPr>
          <w:rStyle w:val="CommentReference"/>
          <w:rFonts w:eastAsia="MS Mincho"/>
          <w:b w:val="0"/>
          <w:bCs w:val="0"/>
        </w:rPr>
        <w:commentReference w:id="1901"/>
      </w:r>
    </w:p>
    <w:p w14:paraId="5076502B" w14:textId="3ED7262C" w:rsidR="00EF5BF4" w:rsidRPr="00D56521" w:rsidRDefault="00EF5BF4" w:rsidP="00997923">
      <w:pPr>
        <w:spacing w:after="120" w:line="240" w:lineRule="auto"/>
        <w:jc w:val="both"/>
      </w:pPr>
      <w:r w:rsidRPr="00D56521">
        <w:t>ECDIS must be capable of performing spatial queries on ENC and other data during import and symbolisation. Spatial query is understood as possibility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It should be possible to step forward or backward in spatial chains.</w:t>
      </w:r>
    </w:p>
    <w:p w14:paraId="3CAF5146" w14:textId="77777777" w:rsidR="00507556" w:rsidRPr="00D56521" w:rsidRDefault="00507556" w:rsidP="00997923">
      <w:pPr>
        <w:spacing w:after="120" w:line="240" w:lineRule="auto"/>
        <w:jc w:val="both"/>
      </w:pPr>
    </w:p>
    <w:p w14:paraId="0DA21912" w14:textId="173AA460" w:rsidR="00843133" w:rsidRPr="00D56521" w:rsidRDefault="00843133">
      <w:pPr>
        <w:pStyle w:val="Heading2"/>
        <w:pPrChange w:id="1902" w:author="Raphael Malyankar" w:date="2023-08-31T22:24:00Z">
          <w:pPr>
            <w:pStyle w:val="Heading2"/>
            <w:tabs>
              <w:tab w:val="clear" w:pos="567"/>
              <w:tab w:val="left" w:pos="851"/>
            </w:tabs>
            <w:ind w:left="851" w:hanging="851"/>
          </w:pPr>
        </w:pPrChange>
      </w:pPr>
      <w:bookmarkStart w:id="1903" w:name="_Toc144421379"/>
      <w:r w:rsidRPr="00D56521">
        <w:t>Curso</w:t>
      </w:r>
      <w:r w:rsidR="00AB7E34" w:rsidRPr="00D56521">
        <w:t>r pick r</w:t>
      </w:r>
      <w:r w:rsidRPr="00D56521">
        <w:t>ules</w:t>
      </w:r>
      <w:bookmarkEnd w:id="1903"/>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F91C71" w:rsidRDefault="001C47B3" w:rsidP="00AE2737">
      <w:pPr>
        <w:pStyle w:val="ISOChange"/>
        <w:numPr>
          <w:ilvl w:val="0"/>
          <w:numId w:val="34"/>
        </w:numPr>
        <w:spacing w:before="0" w:after="60" w:line="240" w:lineRule="auto"/>
        <w:jc w:val="both"/>
        <w:rPr>
          <w:sz w:val="20"/>
          <w:highlight w:val="yellow"/>
          <w:lang w:eastAsia="ko-KR"/>
          <w:rPrChange w:id="1904" w:author="jonathan pritchard" w:date="2024-02-06T15:44:00Z">
            <w:rPr>
              <w:sz w:val="20"/>
              <w:lang w:eastAsia="ko-KR"/>
            </w:rPr>
          </w:rPrChange>
        </w:rPr>
      </w:pPr>
      <w:r w:rsidRPr="00F91C71">
        <w:rPr>
          <w:sz w:val="20"/>
          <w:highlight w:val="yellow"/>
          <w:lang w:eastAsia="ko-KR"/>
          <w:rPrChange w:id="1905" w:author="jonathan pritchard" w:date="2024-02-06T15:44:00Z">
            <w:rPr>
              <w:sz w:val="20"/>
              <w:lang w:eastAsia="ko-KR"/>
            </w:rPr>
          </w:rPrChange>
        </w:rPr>
        <w:t>Spot selected on chart pane should be m</w:t>
      </w:r>
      <w:r w:rsidR="00507556" w:rsidRPr="00F91C71">
        <w:rPr>
          <w:sz w:val="20"/>
          <w:highlight w:val="yellow"/>
          <w:lang w:eastAsia="ko-KR"/>
          <w:rPrChange w:id="1906" w:author="jonathan pritchard" w:date="2024-02-06T15:44:00Z">
            <w:rPr>
              <w:sz w:val="20"/>
              <w:lang w:eastAsia="ko-KR"/>
            </w:rPr>
          </w:rPrChange>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1907"/>
      <w:commentRangeStart w:id="1908"/>
      <w:r w:rsidRPr="00D56521">
        <w:t>Listed</w:t>
      </w:r>
      <w:commentRangeEnd w:id="1907"/>
      <w:r w:rsidR="00F91C71">
        <w:rPr>
          <w:rStyle w:val="CommentReference"/>
        </w:rPr>
        <w:commentReference w:id="1907"/>
      </w:r>
      <w:commentRangeEnd w:id="1908"/>
      <w:r w:rsidR="00F91C71">
        <w:rPr>
          <w:rStyle w:val="CommentReference"/>
        </w:rPr>
        <w:commentReference w:id="1908"/>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pPr>
        <w:pStyle w:val="Heading2"/>
        <w:pPrChange w:id="1909" w:author="Raphael Malyankar" w:date="2023-08-31T22:24:00Z">
          <w:pPr>
            <w:pStyle w:val="Heading2"/>
            <w:tabs>
              <w:tab w:val="clear" w:pos="567"/>
              <w:tab w:val="left" w:pos="851"/>
            </w:tabs>
            <w:ind w:left="851" w:hanging="851"/>
          </w:pPr>
        </w:pPrChange>
      </w:pPr>
      <w:bookmarkStart w:id="1910" w:name="_Toc144421380"/>
      <w:r w:rsidRPr="00D56521">
        <w:t xml:space="preserve">Pick </w:t>
      </w:r>
      <w:r w:rsidR="00213CC6">
        <w:t>R</w:t>
      </w:r>
      <w:r w:rsidRPr="00D56521">
        <w:t xml:space="preserve">eport </w:t>
      </w:r>
      <w:r w:rsidR="009674CE" w:rsidRPr="00D56521">
        <w:t>d</w:t>
      </w:r>
      <w:r w:rsidRPr="00D56521">
        <w:t>escriptions</w:t>
      </w:r>
      <w:bookmarkEnd w:id="1910"/>
    </w:p>
    <w:p w14:paraId="5B7025F6" w14:textId="0ECD96FA" w:rsidR="007C15E6" w:rsidRPr="00D56521" w:rsidRDefault="007C15E6" w:rsidP="00213CC6">
      <w:pPr>
        <w:spacing w:after="120" w:line="240" w:lineRule="auto"/>
        <w:jc w:val="both"/>
      </w:pPr>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p>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1911" w:author="jonathan pritchard" w:date="2024-02-05T12:00:00Z">
        <w:r w:rsidR="0045661B" w:rsidRPr="00D56521" w:rsidDel="00427676">
          <w:delText>should</w:delText>
        </w:r>
        <w:r w:rsidR="00BC7FEC" w:rsidRPr="00D56521" w:rsidDel="00427676">
          <w:delText xml:space="preserve"> be</w:delText>
        </w:r>
      </w:del>
      <w:ins w:id="1912"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pPr>
        <w:pStyle w:val="Heading3"/>
        <w:pPrChange w:id="1913" w:author="jonathan pritchard" w:date="2024-02-09T12:38:00Z">
          <w:pPr>
            <w:pStyle w:val="Heading3"/>
            <w:tabs>
              <w:tab w:val="clear" w:pos="851"/>
              <w:tab w:val="left" w:pos="993"/>
            </w:tabs>
            <w:spacing w:after="120"/>
            <w:ind w:left="992" w:hanging="992"/>
          </w:pPr>
        </w:pPrChange>
      </w:pPr>
      <w:bookmarkStart w:id="1914"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1914"/>
    </w:p>
    <w:p w14:paraId="704B8951" w14:textId="31A2E89D" w:rsidR="007C15E6" w:rsidRDefault="007C15E6" w:rsidP="00213CC6">
      <w:pPr>
        <w:spacing w:after="120" w:line="240" w:lineRule="auto"/>
        <w:jc w:val="both"/>
        <w:rPr>
          <w:ins w:id="1915"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1916" w:author="jonathan pritchard" w:date="2024-02-05T11:59:00Z"/>
        </w:rPr>
      </w:pPr>
    </w:p>
    <w:p w14:paraId="16C2CE9D" w14:textId="4BE1E21B" w:rsidR="00427676" w:rsidRDefault="00427676">
      <w:pPr>
        <w:pStyle w:val="Heading2"/>
        <w:rPr>
          <w:ins w:id="1917" w:author="jonathan pritchard" w:date="2024-02-05T11:59:00Z"/>
        </w:rPr>
        <w:pPrChange w:id="1918" w:author="jonathan pritchard" w:date="2024-02-06T11:59:00Z">
          <w:pPr>
            <w:pStyle w:val="Heading3"/>
          </w:pPr>
        </w:pPrChange>
      </w:pPr>
      <w:commentRangeStart w:id="1919"/>
      <w:ins w:id="1920" w:author="jonathan pritchard" w:date="2024-02-05T11:59:00Z">
        <w:r>
          <w:t>Visibility of feature attributes.</w:t>
        </w:r>
      </w:ins>
    </w:p>
    <w:p w14:paraId="3439ABEC" w14:textId="11DF52EF" w:rsidR="00427676" w:rsidRPr="00427676" w:rsidRDefault="00AF5D5D">
      <w:pPr>
        <w:rPr>
          <w:ins w:id="1921" w:author="jonathan pritchard" w:date="2024-02-05T11:59:00Z"/>
        </w:rPr>
        <w:pPrChange w:id="1922" w:author="jonathan pritchard" w:date="2024-02-05T11:59:00Z">
          <w:pPr>
            <w:pStyle w:val="Heading3"/>
          </w:pPr>
        </w:pPrChange>
      </w:pPr>
      <w:ins w:id="1923" w:author="jonathan pritchard" w:date="2024-02-06T09:57:00Z">
        <w:r>
          <w:t xml:space="preserve">All </w:t>
        </w:r>
      </w:ins>
      <w:ins w:id="1924" w:author="jonathan pritchard" w:date="2024-02-06T09:56:00Z">
        <w:r>
          <w:t xml:space="preserve">Attributes and </w:t>
        </w:r>
        <w:proofErr w:type="spellStart"/>
        <w:r>
          <w:t>subattributes</w:t>
        </w:r>
        <w:proofErr w:type="spellEnd"/>
        <w:r>
          <w:t xml:space="preserve"> </w:t>
        </w:r>
      </w:ins>
      <w:ins w:id="1925" w:author="jonathan pritchard" w:date="2024-02-06T09:57:00Z">
        <w:r>
          <w:t>in</w:t>
        </w:r>
      </w:ins>
      <w:ins w:id="1926" w:author="jonathan pritchard" w:date="2024-02-06T09:56:00Z">
        <w:r>
          <w:t xml:space="preserve"> feature catalogues </w:t>
        </w:r>
      </w:ins>
      <w:ins w:id="1927" w:author="jonathan pritchard" w:date="2024-02-06T09:57:00Z">
        <w:r>
          <w:t>have a visibility</w:t>
        </w:r>
      </w:ins>
      <w:ins w:id="1928" w:author="jonathan pritchard" w:date="2024-02-06T09:58:00Z">
        <w:r>
          <w:t xml:space="preserve"> defined by the field</w:t>
        </w:r>
      </w:ins>
      <w:ins w:id="1929" w:author="jonathan pritchard" w:date="2024-02-06T09:57:00Z">
        <w:r>
          <w:t xml:space="preserve"> S100_FC_AttributeVisiblity</w:t>
        </w:r>
      </w:ins>
      <w:ins w:id="1930" w:author="jonathan pritchard" w:date="2024-02-06T09:59:00Z">
        <w:r>
          <w:t>, with allowable values of public, private and protected visibility</w:t>
        </w:r>
      </w:ins>
      <w:ins w:id="1931" w:author="jonathan pritchard" w:date="2024-02-06T09:57:00Z">
        <w:r>
          <w:t xml:space="preserve">. </w:t>
        </w:r>
      </w:ins>
      <w:ins w:id="1932" w:author="jonathan pritchard" w:date="2024-02-06T09:58:00Z">
        <w:r>
          <w:t>Attr</w:t>
        </w:r>
      </w:ins>
      <w:ins w:id="1933" w:author="jonathan pritchard" w:date="2024-02-06T09:57:00Z">
        <w:r>
          <w:t xml:space="preserve">ibutes with </w:t>
        </w:r>
      </w:ins>
      <w:proofErr w:type="spellStart"/>
      <w:ins w:id="1934" w:author="jonathan pritchard" w:date="2024-02-06T09:58:00Z">
        <w:r>
          <w:t>privateVisibility</w:t>
        </w:r>
        <w:proofErr w:type="spellEnd"/>
        <w:r>
          <w:t xml:space="preserve"> should not be shown to the user via the Pick Report. Attrib</w:t>
        </w:r>
      </w:ins>
      <w:ins w:id="1935" w:author="jonathan pritchard" w:date="2024-02-06T09:59:00Z">
        <w:r>
          <w:t>utes in the feature catalogue without a defined visibility have a default</w:t>
        </w:r>
      </w:ins>
      <w:ins w:id="1936" w:author="jonathan pritchard" w:date="2024-02-06T10:00:00Z">
        <w:r>
          <w:t xml:space="preserve"> public visibility.</w:t>
        </w:r>
        <w:commentRangeEnd w:id="1919"/>
        <w:r>
          <w:rPr>
            <w:rStyle w:val="CommentReference"/>
          </w:rPr>
          <w:commentReference w:id="1919"/>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pPr>
        <w:pStyle w:val="Heading3"/>
        <w:pPrChange w:id="1937" w:author="jonathan pritchard" w:date="2024-02-09T12:38:00Z">
          <w:pPr>
            <w:pStyle w:val="Heading3"/>
            <w:tabs>
              <w:tab w:val="clear" w:pos="851"/>
              <w:tab w:val="left" w:pos="993"/>
            </w:tabs>
            <w:spacing w:after="120"/>
            <w:ind w:left="992" w:hanging="992"/>
          </w:pPr>
        </w:pPrChange>
      </w:pPr>
      <w:bookmarkStart w:id="1938" w:name="_Toc144421382"/>
      <w:r w:rsidRPr="00D56521">
        <w:t xml:space="preserve">Sorting </w:t>
      </w:r>
      <w:r w:rsidR="009674CE" w:rsidRPr="00D56521">
        <w:t>o</w:t>
      </w:r>
      <w:r w:rsidR="00EE7A2C" w:rsidRPr="00D56521">
        <w:t>rder</w:t>
      </w:r>
      <w:r w:rsidR="009674CE" w:rsidRPr="00D56521">
        <w:t xml:space="preserve"> of results</w:t>
      </w:r>
      <w:bookmarkEnd w:id="1938"/>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pPr>
        <w:pStyle w:val="Heading3"/>
        <w:pPrChange w:id="1939" w:author="jonathan pritchard" w:date="2024-02-09T12:38:00Z">
          <w:pPr>
            <w:pStyle w:val="Heading3"/>
            <w:tabs>
              <w:tab w:val="clear" w:pos="851"/>
              <w:tab w:val="left" w:pos="993"/>
            </w:tabs>
            <w:spacing w:after="120"/>
            <w:ind w:left="992" w:hanging="992"/>
          </w:pPr>
        </w:pPrChange>
      </w:pPr>
      <w:bookmarkStart w:id="1940" w:name="_Ref47277288"/>
      <w:bookmarkStart w:id="1941" w:name="_Ref47298226"/>
      <w:bookmarkStart w:id="1942" w:name="_Toc144421383"/>
      <w:r w:rsidRPr="00D56521">
        <w:t xml:space="preserve">Hover-over </w:t>
      </w:r>
      <w:r w:rsidR="009674CE" w:rsidRPr="00D56521">
        <w:t>f</w:t>
      </w:r>
      <w:r w:rsidRPr="00D56521">
        <w:t>unction</w:t>
      </w:r>
      <w:bookmarkEnd w:id="1940"/>
      <w:bookmarkEnd w:id="1941"/>
      <w:bookmarkEnd w:id="1942"/>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pPr>
        <w:pStyle w:val="Heading3"/>
        <w:pPrChange w:id="1943" w:author="jonathan pritchard" w:date="2024-02-09T12:38:00Z">
          <w:pPr>
            <w:pStyle w:val="Heading3"/>
            <w:tabs>
              <w:tab w:val="clear" w:pos="851"/>
              <w:tab w:val="left" w:pos="993"/>
            </w:tabs>
            <w:spacing w:after="120"/>
            <w:ind w:left="992" w:hanging="992"/>
          </w:pPr>
        </w:pPrChange>
      </w:pPr>
      <w:bookmarkStart w:id="1944" w:name="_Toc144421384"/>
      <w:r w:rsidRPr="00D56521">
        <w:t xml:space="preserve">Unknown </w:t>
      </w:r>
      <w:r w:rsidR="009674CE" w:rsidRPr="00D56521">
        <w:t>a</w:t>
      </w:r>
      <w:r w:rsidRPr="00D56521">
        <w:t>ttributes</w:t>
      </w:r>
      <w:bookmarkEnd w:id="1944"/>
      <w:r w:rsidRPr="00D56521">
        <w:t xml:space="preserve"> </w:t>
      </w:r>
    </w:p>
    <w:p w14:paraId="5F0E2FAC" w14:textId="3297E09D"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atalogue its value should be available via the ECDIS cursor pick.</w:t>
      </w:r>
    </w:p>
    <w:p w14:paraId="5CA54076" w14:textId="47A596F5" w:rsidR="00E77192" w:rsidRDefault="00E77192" w:rsidP="00024B10">
      <w:pPr>
        <w:pStyle w:val="Heading3"/>
        <w:rPr>
          <w:ins w:id="1945" w:author="jonathan pritchard" w:date="2024-02-06T12:01:00Z"/>
        </w:rPr>
      </w:pPr>
      <w:commentRangeStart w:id="1946"/>
      <w:ins w:id="1947" w:author="jonathan pritchard" w:date="2024-02-06T12:00:00Z">
        <w:r>
          <w:t>Interoperability between datasets</w:t>
        </w:r>
      </w:ins>
      <w:commentRangeEnd w:id="1946"/>
      <w:ins w:id="1948" w:author="jonathan pritchard" w:date="2024-02-06T12:01:00Z">
        <w:r>
          <w:rPr>
            <w:rStyle w:val="CommentReference"/>
            <w:b w:val="0"/>
            <w:bCs w:val="0"/>
          </w:rPr>
          <w:commentReference w:id="1946"/>
        </w:r>
      </w:ins>
    </w:p>
    <w:p w14:paraId="20AD0108" w14:textId="44CF4E01" w:rsidR="00E77192" w:rsidRPr="00D56521" w:rsidRDefault="00E270AB">
      <w:pPr>
        <w:pPrChange w:id="1949" w:author="jonathan pritchard" w:date="2024-02-06T12:19:00Z">
          <w:pPr>
            <w:spacing w:after="120" w:line="240" w:lineRule="auto"/>
            <w:jc w:val="both"/>
          </w:pPr>
        </w:pPrChange>
      </w:pPr>
      <w:commentRangeStart w:id="1950"/>
      <w:ins w:id="1951"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1952"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1953" w:author="jonathan pritchard" w:date="2024-02-06T12:18:00Z">
        <w:r>
          <w:t xml:space="preserve">any other features in the cursor query with the same value of </w:t>
        </w:r>
        <w:proofErr w:type="spellStart"/>
        <w:r>
          <w:t>interoperabilityIdentifier</w:t>
        </w:r>
        <w:proofErr w:type="spellEnd"/>
        <w:r>
          <w:t xml:space="preserve"> should also be included in the pick report details listed for the end user.</w:t>
        </w:r>
      </w:ins>
      <w:commentRangeEnd w:id="1950"/>
      <w:ins w:id="1954" w:author="jonathan pritchard" w:date="2024-02-06T12:19:00Z">
        <w:r w:rsidR="00EA43FD">
          <w:rPr>
            <w:rStyle w:val="CommentReference"/>
          </w:rPr>
          <w:commentReference w:id="1950"/>
        </w:r>
      </w:ins>
    </w:p>
    <w:p w14:paraId="5AD973D5" w14:textId="0E3CD55A" w:rsidR="00FC42CD" w:rsidRPr="00D56521" w:rsidRDefault="002519D7">
      <w:pPr>
        <w:pStyle w:val="Heading2"/>
        <w:pPrChange w:id="1955" w:author="Raphael Malyankar" w:date="2023-08-31T22:24:00Z">
          <w:pPr>
            <w:pStyle w:val="Heading2"/>
            <w:tabs>
              <w:tab w:val="clear" w:pos="567"/>
              <w:tab w:val="left" w:pos="851"/>
            </w:tabs>
            <w:ind w:left="851" w:hanging="851"/>
          </w:pPr>
        </w:pPrChange>
      </w:pPr>
      <w:bookmarkStart w:id="1956" w:name="_Toc144421385"/>
      <w:r w:rsidRPr="00D56521">
        <w:t>Cursor queries</w:t>
      </w:r>
      <w:r w:rsidR="00FC42CD" w:rsidRPr="00D56521">
        <w:t xml:space="preserve"> on coverage</w:t>
      </w:r>
      <w:r w:rsidR="00E273EC" w:rsidRPr="00D56521">
        <w:t xml:space="preserve"> data</w:t>
      </w:r>
      <w:bookmarkEnd w:id="1956"/>
    </w:p>
    <w:p w14:paraId="3C525B0A" w14:textId="30761185" w:rsidR="00FC42CD" w:rsidRPr="00D56521" w:rsidRDefault="00A207E5" w:rsidP="00A05AE2">
      <w:pPr>
        <w:spacing w:after="120" w:line="240" w:lineRule="auto"/>
        <w:jc w:val="both"/>
      </w:pPr>
      <w:r w:rsidRPr="00D56521">
        <w:t>Cursor queries on continuous gridded coverage data should 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 xml:space="preserve">spatial location indicated by the cursor query. The data values reported should be those at the nearest data point for discrete coverages, or interpolated values for continuous coverages. </w:t>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pPr>
        <w:pStyle w:val="Heading2"/>
        <w:pPrChange w:id="1957" w:author="Raphael Malyankar" w:date="2023-08-31T22:24:00Z">
          <w:pPr>
            <w:pStyle w:val="Heading2"/>
            <w:tabs>
              <w:tab w:val="clear" w:pos="567"/>
              <w:tab w:val="left" w:pos="851"/>
            </w:tabs>
            <w:ind w:left="851" w:hanging="851"/>
          </w:pPr>
        </w:pPrChange>
      </w:pPr>
      <w:bookmarkStart w:id="1958" w:name="_Toc144421386"/>
      <w:r w:rsidRPr="00D56521">
        <w:lastRenderedPageBreak/>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1958"/>
    </w:p>
    <w:p w14:paraId="0BB0F183" w14:textId="10AE0D18" w:rsidR="007C15E6" w:rsidRPr="00D56521" w:rsidRDefault="007C15E6" w:rsidP="00A05AE2">
      <w:pPr>
        <w:spacing w:after="120" w:line="240" w:lineRule="auto"/>
        <w:jc w:val="both"/>
      </w:pPr>
      <w:del w:id="1959"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1960" w:author="Raphael Malyankar" w:date="2023-08-30T22:08:00Z">
        <w:r w:rsidR="008C710E">
          <w:t>Tidal stream</w:t>
        </w:r>
      </w:ins>
      <w:ins w:id="1961" w:author="Raphael Malyankar" w:date="2023-08-30T22:33:00Z">
        <w:r w:rsidR="00B51EC9">
          <w:t xml:space="preserve"> </w:t>
        </w:r>
      </w:ins>
      <w:ins w:id="1962" w:author="Raphael Malyankar" w:date="2023-08-30T22:08:00Z">
        <w:r w:rsidR="008C710E">
          <w:t xml:space="preserve">information </w:t>
        </w:r>
      </w:ins>
      <w:ins w:id="1963" w:author="Raphael Malyankar" w:date="2023-08-30T22:32:00Z">
        <w:r w:rsidR="00B51EC9">
          <w:t>in the form of speed and dir</w:t>
        </w:r>
      </w:ins>
      <w:ins w:id="1964" w:author="Raphael Malyankar" w:date="2023-08-30T22:33:00Z">
        <w:r w:rsidR="00B51EC9">
          <w:t xml:space="preserve">ection at intervals </w:t>
        </w:r>
      </w:ins>
      <w:ins w:id="1965" w:author="Raphael Malyankar" w:date="2023-08-30T22:41:00Z">
        <w:r w:rsidR="00612B85">
          <w:t>relative to the time of</w:t>
        </w:r>
      </w:ins>
      <w:ins w:id="1966" w:author="Raphael Malyankar" w:date="2023-08-30T22:33:00Z">
        <w:r w:rsidR="00B51EC9">
          <w:t xml:space="preserve"> a “reference</w:t>
        </w:r>
      </w:ins>
      <w:ins w:id="1967" w:author="Raphael Malyankar" w:date="2023-08-30T22:34:00Z">
        <w:r w:rsidR="00B51EC9">
          <w:t xml:space="preserve"> tide” </w:t>
        </w:r>
      </w:ins>
      <w:ins w:id="1968" w:author="Raphael Malyankar" w:date="2023-08-30T22:35:00Z">
        <w:r w:rsidR="00B51EC9">
          <w:t>(</w:t>
        </w:r>
      </w:ins>
      <w:ins w:id="1969" w:author="Raphael Malyankar" w:date="2023-08-30T22:36:00Z">
        <w:r w:rsidR="00B51EC9">
          <w:t xml:space="preserve">generally </w:t>
        </w:r>
      </w:ins>
      <w:ins w:id="1970" w:author="Raphael Malyankar" w:date="2023-08-30T22:35:00Z">
        <w:r w:rsidR="00B51EC9">
          <w:t>hi</w:t>
        </w:r>
      </w:ins>
      <w:ins w:id="1971" w:author="Raphael Malyankar" w:date="2023-08-30T22:36:00Z">
        <w:r w:rsidR="00B51EC9">
          <w:t>gh or low water)</w:t>
        </w:r>
      </w:ins>
      <w:del w:id="1972"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1973" w:author="Raphael Malyankar" w:date="2023-08-30T22:42:00Z">
        <w:r w:rsidR="006A1B52">
          <w:t xml:space="preserve"> </w:t>
        </w:r>
      </w:ins>
      <w:ins w:id="1974"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1975" w:author="Raphael Malyankar" w:date="2023-08-31T00:26:00Z">
        <w:r w:rsidR="00D23458">
          <w:t xml:space="preserve"> </w:t>
        </w:r>
      </w:ins>
      <w:ins w:id="1976" w:author="Raphael Malyankar" w:date="2023-08-31T13:34:00Z">
        <w:r w:rsidR="00424BE3">
          <w:t xml:space="preserve">The table layout may be modified depending on the </w:t>
        </w:r>
        <w:proofErr w:type="spellStart"/>
        <w:r w:rsidR="00424BE3">
          <w:t>modeling</w:t>
        </w:r>
      </w:ins>
      <w:proofErr w:type="spellEnd"/>
      <w:ins w:id="1977" w:author="Raphael Malyankar" w:date="2023-08-31T13:35:00Z">
        <w:r w:rsidR="00424BE3">
          <w:t xml:space="preserve"> –</w:t>
        </w:r>
      </w:ins>
      <w:ins w:id="1978" w:author="Raphael Malyankar" w:date="2023-08-31T13:34:00Z">
        <w:r w:rsidR="00424BE3">
          <w:t xml:space="preserve"> for</w:t>
        </w:r>
      </w:ins>
      <w:ins w:id="1979" w:author="Raphael Malyankar" w:date="2023-08-31T13:35:00Z">
        <w:r w:rsidR="00424BE3">
          <w:t xml:space="preserve"> </w:t>
        </w:r>
      </w:ins>
      <w:ins w:id="1980" w:author="Raphael Malyankar" w:date="2023-08-31T13:34:00Z">
        <w:r w:rsidR="00424BE3">
          <w:t>example</w:t>
        </w:r>
      </w:ins>
      <w:ins w:id="1981" w:author="Raphael Malyankar" w:date="2023-08-31T00:29:00Z">
        <w:r w:rsidR="00D23458">
          <w:t>, t</w:t>
        </w:r>
      </w:ins>
      <w:ins w:id="1982" w:author="Raphael Malyankar" w:date="2023-08-31T00:26:00Z">
        <w:r w:rsidR="00D23458">
          <w:t>he "Ra</w:t>
        </w:r>
      </w:ins>
      <w:ins w:id="1983" w:author="Raphael Malyankar" w:date="2023-08-31T00:27:00Z">
        <w:r w:rsidR="00D23458">
          <w:t>tes” column may be split</w:t>
        </w:r>
      </w:ins>
      <w:ins w:id="1984" w:author="Raphael Malyankar" w:date="2023-08-31T00:28:00Z">
        <w:r w:rsidR="00D23458">
          <w:t xml:space="preserve"> </w:t>
        </w:r>
      </w:ins>
      <w:ins w:id="1985" w:author="Raphael Malyankar" w:date="2023-08-31T13:35:00Z">
        <w:r w:rsidR="00424BE3">
          <w:t>if both</w:t>
        </w:r>
      </w:ins>
      <w:ins w:id="1986" w:author="Raphael Malyankar" w:date="2023-08-31T00:28:00Z">
        <w:r w:rsidR="00D23458">
          <w:t xml:space="preserve"> </w:t>
        </w:r>
      </w:ins>
      <w:ins w:id="1987" w:author="Raphael Malyankar" w:date="2023-08-31T00:31:00Z">
        <w:r w:rsidR="009969E7">
          <w:t>springs</w:t>
        </w:r>
      </w:ins>
      <w:ins w:id="1988" w:author="Raphael Malyankar" w:date="2023-08-31T13:35:00Z">
        <w:r w:rsidR="00424BE3">
          <w:t xml:space="preserve"> and </w:t>
        </w:r>
      </w:ins>
      <w:ins w:id="1989" w:author="Raphael Malyankar" w:date="2023-08-31T00:31:00Z">
        <w:r w:rsidR="009969E7">
          <w:t>neaps</w:t>
        </w:r>
      </w:ins>
      <w:ins w:id="1990" w:author="Raphael Malyankar" w:date="2023-09-01T09:00:00Z">
        <w:r w:rsidR="004B4049">
          <w:t xml:space="preserve"> rates</w:t>
        </w:r>
      </w:ins>
      <w:ins w:id="1991" w:author="Raphael Malyankar" w:date="2023-08-31T13:35:00Z">
        <w:r w:rsidR="00424BE3">
          <w:t xml:space="preserve"> are </w:t>
        </w:r>
      </w:ins>
      <w:ins w:id="1992" w:author="Raphael Malyankar" w:date="2023-09-01T09:02:00Z">
        <w:r w:rsidR="00D46318">
          <w:t xml:space="preserve">both </w:t>
        </w:r>
      </w:ins>
      <w:ins w:id="1993" w:author="Raphael Malyankar" w:date="2023-08-31T13:35:00Z">
        <w:r w:rsidR="00424BE3">
          <w:t>pro</w:t>
        </w:r>
      </w:ins>
      <w:ins w:id="1994" w:author="Raphael Malyankar" w:date="2023-08-31T13:36:00Z">
        <w:r w:rsidR="00424BE3">
          <w:t>vided</w:t>
        </w:r>
      </w:ins>
      <w:ins w:id="1995" w:author="Raphael Malyankar" w:date="2023-09-01T09:00:00Z">
        <w:r w:rsidR="004B4049">
          <w:t xml:space="preserve"> for </w:t>
        </w:r>
      </w:ins>
      <w:ins w:id="1996" w:author="Raphael Malyankar" w:date="2023-09-01T09:03:00Z">
        <w:r w:rsidR="00D46318">
          <w:t>the same</w:t>
        </w:r>
      </w:ins>
      <w:ins w:id="1997" w:author="Raphael Malyankar" w:date="2023-09-01T09:00:00Z">
        <w:r w:rsidR="004B4049">
          <w:t xml:space="preserve"> direction</w:t>
        </w:r>
      </w:ins>
      <w:ins w:id="1998" w:author="Raphael Malyankar" w:date="2023-09-01T09:02:00Z">
        <w:r w:rsidR="00D46318">
          <w:t xml:space="preserve"> instance</w:t>
        </w:r>
      </w:ins>
      <w:ins w:id="1999" w:author="Raphael Malyankar" w:date="2023-08-31T00:28:00Z">
        <w:r w:rsidR="00D23458">
          <w:t>, o</w:t>
        </w:r>
      </w:ins>
      <w:ins w:id="2000" w:author="Raphael Malyankar" w:date="2023-08-31T00:29:00Z">
        <w:r w:rsidR="00D23458">
          <w:t xml:space="preserve">r </w:t>
        </w:r>
      </w:ins>
      <w:ins w:id="2001" w:author="Raphael Malyankar" w:date="2023-08-31T13:37:00Z">
        <w:r w:rsidR="00424BE3">
          <w:t xml:space="preserve">values for </w:t>
        </w:r>
      </w:ins>
      <w:ins w:id="2002" w:author="Raphael Malyankar" w:date="2023-08-31T13:36:00Z">
        <w:r w:rsidR="00424BE3">
          <w:t>different reference tides</w:t>
        </w:r>
      </w:ins>
      <w:ins w:id="2003" w:author="Raphael Malyankar" w:date="2023-08-31T13:37:00Z">
        <w:r w:rsidR="00424BE3">
          <w:t xml:space="preserve"> may be</w:t>
        </w:r>
      </w:ins>
      <w:ins w:id="2004" w:author="Raphael Malyankar" w:date="2023-08-31T13:36:00Z">
        <w:r w:rsidR="00424BE3">
          <w:t xml:space="preserve"> provided in different tabs;</w:t>
        </w:r>
      </w:ins>
      <w:ins w:id="2005" w:author="Raphael Malyankar" w:date="2023-08-31T00:29:00Z">
        <w:r w:rsidR="00D23458">
          <w:t xml:space="preserve"> </w:t>
        </w:r>
      </w:ins>
      <w:ins w:id="2006" w:author="Raphael Malyankar" w:date="2023-08-31T00:30:00Z">
        <w:r w:rsidR="00D23458">
          <w:t xml:space="preserve">however, the </w:t>
        </w:r>
      </w:ins>
      <w:ins w:id="2007" w:author="Raphael Malyankar" w:date="2023-08-31T00:32:00Z">
        <w:r w:rsidR="009969E7">
          <w:t xml:space="preserve">reference </w:t>
        </w:r>
      </w:ins>
      <w:ins w:id="2008" w:author="Raphael Malyankar" w:date="2023-08-31T00:31:00Z">
        <w:r w:rsidR="009969E7">
          <w:t>tide type must be shown</w:t>
        </w:r>
      </w:ins>
      <w:r w:rsidRPr="00D56521">
        <w:t>.</w:t>
      </w:r>
      <w:r w:rsidR="007E1C6F" w:rsidRPr="00D56521">
        <w:t xml:space="preserve"> </w:t>
      </w:r>
      <w:del w:id="2009"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2010"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011">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2012" w:author="Raphael Malyankar" w:date="2023-08-30T22:37:00Z">
              <w:r w:rsidR="00B65AE3" w:rsidRPr="00A05AE2" w:rsidDel="00B51EC9">
                <w:rPr>
                  <w:i/>
                </w:rPr>
                <w:delText>number</w:delText>
              </w:r>
            </w:del>
            <w:ins w:id="2013"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2014"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2015"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016" w:author="Raphael Malyankar" w:date="2023-08-31T13:29:00Z">
            <w:trPr>
              <w:gridBefore w:val="1"/>
              <w:cantSplit/>
              <w:trHeight w:val="194"/>
              <w:jc w:val="center"/>
            </w:trPr>
          </w:trPrChange>
        </w:trPr>
        <w:tc>
          <w:tcPr>
            <w:tcW w:w="0" w:type="auto"/>
            <w:vMerge/>
            <w:tcPrChange w:id="2017"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2018"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2019"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2020" w:author="Raphael Malyankar" w:date="2023-08-31T13:29:00Z">
              <w:tcPr>
                <w:tcW w:w="2293" w:type="dxa"/>
                <w:gridSpan w:val="2"/>
              </w:tcPr>
            </w:tcPrChange>
          </w:tcPr>
          <w:p w14:paraId="75F1FC5E" w14:textId="66ED439A" w:rsidR="002F5294" w:rsidRPr="00D56521" w:rsidRDefault="002F5294" w:rsidP="002F5294">
            <w:pPr>
              <w:jc w:val="center"/>
            </w:pPr>
            <w:ins w:id="2021"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2022"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2022"/>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2023"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2024"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2025"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2026" w:author="Raphael Malyankar" w:date="2023-08-30T23:19:00Z"/>
                <w:rFonts w:cs="Arial"/>
                <w:color w:val="0000FF"/>
                <w:sz w:val="18"/>
                <w:szCs w:val="18"/>
              </w:rPr>
            </w:pPr>
          </w:p>
          <w:p w14:paraId="20507196" w14:textId="77777777" w:rsidR="00532E4D" w:rsidRDefault="00F76C8F" w:rsidP="004E61EE">
            <w:pPr>
              <w:spacing w:after="0" w:line="240" w:lineRule="auto"/>
              <w:rPr>
                <w:ins w:id="2027"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2028"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2029" w:author="Raphael Malyankar" w:date="2023-09-01T09:04:00Z">
              <w:r>
                <w:rPr>
                  <w:rFonts w:cs="Arial"/>
                  <w:color w:val="0000FF"/>
                  <w:sz w:val="18"/>
                  <w:szCs w:val="18"/>
                </w:rPr>
                <w:t>(</w:t>
              </w:r>
            </w:ins>
            <w:ins w:id="2030" w:author="Raphael Malyankar" w:date="2023-09-01T09:07:00Z">
              <w:r>
                <w:rPr>
                  <w:rFonts w:cs="Arial"/>
                  <w:color w:val="0000FF"/>
                  <w:sz w:val="18"/>
                  <w:szCs w:val="18"/>
                </w:rPr>
                <w:t>I</w:t>
              </w:r>
            </w:ins>
            <w:ins w:id="2031" w:author="Raphael Malyankar" w:date="2023-09-01T09:04:00Z">
              <w:r>
                <w:rPr>
                  <w:rFonts w:cs="Arial"/>
                  <w:color w:val="0000FF"/>
                  <w:sz w:val="18"/>
                  <w:szCs w:val="18"/>
                </w:rPr>
                <w:t>f values for neaps are provided</w:t>
              </w:r>
            </w:ins>
            <w:ins w:id="2032" w:author="Raphael Malyankar" w:date="2023-09-01T09:05:00Z">
              <w:r>
                <w:rPr>
                  <w:rFonts w:cs="Arial"/>
                  <w:color w:val="0000FF"/>
                  <w:sz w:val="18"/>
                  <w:szCs w:val="18"/>
                </w:rPr>
                <w:t xml:space="preserve"> in</w:t>
              </w:r>
            </w:ins>
            <w:ins w:id="2033" w:author="Raphael Malyankar" w:date="2023-09-01T09:06:00Z">
              <w:r>
                <w:rPr>
                  <w:rFonts w:cs="Arial"/>
                  <w:color w:val="0000FF"/>
                  <w:sz w:val="18"/>
                  <w:szCs w:val="18"/>
                </w:rPr>
                <w:t xml:space="preserve"> a separate </w:t>
              </w:r>
              <w:r w:rsidRPr="00530907">
                <w:rPr>
                  <w:rFonts w:cs="Arial"/>
                  <w:i/>
                  <w:iCs/>
                  <w:color w:val="0000FF"/>
                  <w:sz w:val="18"/>
                  <w:szCs w:val="18"/>
                </w:rPr>
                <w:t>tidal stream panel</w:t>
              </w:r>
              <w:r>
                <w:rPr>
                  <w:rFonts w:cs="Arial"/>
                  <w:color w:val="0000FF"/>
                  <w:sz w:val="18"/>
                  <w:szCs w:val="18"/>
                </w:rPr>
                <w:t xml:space="preserve"> complex attribute</w:t>
              </w:r>
            </w:ins>
            <w:ins w:id="2034" w:author="Raphael Malyankar" w:date="2023-09-01T09:07:00Z">
              <w:r>
                <w:rPr>
                  <w:rFonts w:cs="Arial"/>
                  <w:color w:val="0000FF"/>
                  <w:sz w:val="18"/>
                  <w:szCs w:val="18"/>
                </w:rPr>
                <w:t xml:space="preserve"> in</w:t>
              </w:r>
            </w:ins>
            <w:ins w:id="2035" w:author="Raphael Malyankar" w:date="2023-09-01T09:05:00Z">
              <w:r>
                <w:rPr>
                  <w:rFonts w:cs="Arial"/>
                  <w:color w:val="0000FF"/>
                  <w:sz w:val="18"/>
                  <w:szCs w:val="18"/>
                </w:rPr>
                <w:t xml:space="preserve"> the same feature, </w:t>
              </w:r>
            </w:ins>
            <w:ins w:id="2036" w:author="Raphael Malyankar" w:date="2023-09-01T09:04:00Z">
              <w:r>
                <w:rPr>
                  <w:rFonts w:cs="Arial"/>
                  <w:color w:val="0000FF"/>
                  <w:sz w:val="18"/>
                  <w:szCs w:val="18"/>
                </w:rPr>
                <w:t>a</w:t>
              </w:r>
            </w:ins>
            <w:ins w:id="2037" w:author="Raphael Malyankar" w:date="2023-09-01T09:08:00Z">
              <w:r w:rsidR="004360DB">
                <w:rPr>
                  <w:rFonts w:cs="Arial"/>
                  <w:color w:val="0000FF"/>
                  <w:sz w:val="18"/>
                  <w:szCs w:val="18"/>
                </w:rPr>
                <w:t xml:space="preserve"> similar</w:t>
              </w:r>
            </w:ins>
            <w:ins w:id="2038" w:author="Raphael Malyankar" w:date="2023-09-01T09:05:00Z">
              <w:r>
                <w:rPr>
                  <w:rFonts w:cs="Arial"/>
                  <w:color w:val="0000FF"/>
                  <w:sz w:val="18"/>
                  <w:szCs w:val="18"/>
                </w:rPr>
                <w:t xml:space="preserve">  table for neaps</w:t>
              </w:r>
            </w:ins>
            <w:ins w:id="2039" w:author="Raphael Malyankar" w:date="2023-09-01T09:06:00Z">
              <w:r>
                <w:rPr>
                  <w:rFonts w:cs="Arial"/>
                  <w:color w:val="0000FF"/>
                  <w:sz w:val="18"/>
                  <w:szCs w:val="18"/>
                </w:rPr>
                <w:t xml:space="preserve"> </w:t>
              </w:r>
            </w:ins>
            <w:ins w:id="2040" w:author="Raphael Malyankar" w:date="2023-09-01T09:07:00Z">
              <w:r>
                <w:rPr>
                  <w:rFonts w:cs="Arial"/>
                  <w:color w:val="0000FF"/>
                  <w:sz w:val="18"/>
                  <w:szCs w:val="18"/>
                </w:rPr>
                <w:t>must</w:t>
              </w:r>
            </w:ins>
            <w:ins w:id="2041" w:author="Raphael Malyankar" w:date="2023-09-01T09:06:00Z">
              <w:r>
                <w:rPr>
                  <w:rFonts w:cs="Arial"/>
                  <w:color w:val="0000FF"/>
                  <w:sz w:val="18"/>
                  <w:szCs w:val="18"/>
                </w:rPr>
                <w:t xml:space="preserve"> be</w:t>
              </w:r>
            </w:ins>
            <w:ins w:id="2042" w:author="Raphael Malyankar" w:date="2023-09-01T09:07:00Z">
              <w:r>
                <w:rPr>
                  <w:rFonts w:cs="Arial"/>
                  <w:color w:val="0000FF"/>
                  <w:sz w:val="18"/>
                  <w:szCs w:val="18"/>
                </w:rPr>
                <w:t xml:space="preserve"> provided</w:t>
              </w:r>
            </w:ins>
            <w:ins w:id="2043" w:author="Raphael Malyankar" w:date="2023-09-01T09:08:00Z">
              <w:r w:rsidR="004360DB">
                <w:rPr>
                  <w:rFonts w:cs="Arial"/>
                  <w:color w:val="0000FF"/>
                  <w:sz w:val="18"/>
                  <w:szCs w:val="18"/>
                </w:rPr>
                <w:t xml:space="preserve"> in the UI</w:t>
              </w:r>
            </w:ins>
            <w:ins w:id="2044" w:author="Raphael Malyankar" w:date="2023-09-01T09:07:00Z">
              <w:r>
                <w:rPr>
                  <w:rFonts w:cs="Arial"/>
                  <w:color w:val="0000FF"/>
                  <w:sz w:val="18"/>
                  <w:szCs w:val="18"/>
                </w:rPr>
                <w:t>.</w:t>
              </w:r>
            </w:ins>
            <w:ins w:id="2045"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2046" w:name="_Ref46758217"/>
      <w:bookmarkEnd w:id="2025"/>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2046"/>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2047"/>
    </w:p>
    <w:p w14:paraId="3935D3FF" w14:textId="28B6D638" w:rsidR="00B40FD2" w:rsidRPr="006C26BC" w:rsidRDefault="00B61EF8">
      <w:pPr>
        <w:pStyle w:val="Heading2"/>
        <w:pPrChange w:id="2048" w:author="Raphael Malyankar" w:date="2023-08-31T22:24:00Z">
          <w:pPr>
            <w:pStyle w:val="Heading2"/>
            <w:tabs>
              <w:tab w:val="clear" w:pos="567"/>
              <w:tab w:val="left" w:pos="851"/>
            </w:tabs>
            <w:ind w:left="851" w:hanging="851"/>
          </w:pPr>
        </w:pPrChange>
      </w:pPr>
      <w:bookmarkStart w:id="2049" w:name="_Ref47357465"/>
      <w:bookmarkStart w:id="2050" w:name="_Toc144421387"/>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2049"/>
      <w:bookmarkEnd w:id="2050"/>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2047"/>
      <w:r w:rsidR="00BB0BEC">
        <w:rPr>
          <w:rStyle w:val="CommentReference"/>
        </w:rPr>
        <w:commentReference w:id="2047"/>
      </w:r>
    </w:p>
    <w:p w14:paraId="50BDACCF" w14:textId="77777777" w:rsidR="006C26BC" w:rsidRPr="006C26BC" w:rsidRDefault="006C26BC" w:rsidP="006C26BC">
      <w:pPr>
        <w:spacing w:after="120" w:line="240" w:lineRule="auto"/>
      </w:pPr>
    </w:p>
    <w:p w14:paraId="3D126868" w14:textId="2EB7F9A1" w:rsidR="00DF3726" w:rsidRPr="00D56521" w:rsidRDefault="00DF3726">
      <w:pPr>
        <w:pStyle w:val="Heading2"/>
        <w:pPrChange w:id="2051" w:author="Raphael Malyankar" w:date="2023-08-31T22:24:00Z">
          <w:pPr>
            <w:pStyle w:val="Heading2"/>
            <w:ind w:left="851" w:hanging="851"/>
          </w:pPr>
        </w:pPrChange>
      </w:pPr>
      <w:bookmarkStart w:id="2052" w:name="_Toc144421388"/>
      <w:r w:rsidRPr="00D56521">
        <w:t xml:space="preserve">Special </w:t>
      </w:r>
      <w:r w:rsidR="006C26BC">
        <w:t>P</w:t>
      </w:r>
      <w:r w:rsidRPr="00D56521">
        <w:t xml:space="preserve">ick </w:t>
      </w:r>
      <w:r w:rsidR="006C26BC">
        <w:t>R</w:t>
      </w:r>
      <w:r w:rsidRPr="00D56521">
        <w:t>eport formats</w:t>
      </w:r>
      <w:bookmarkEnd w:id="2052"/>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46">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2053"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2053"/>
      <w:r w:rsidRPr="00D56521">
        <w:t xml:space="preserve"> - Examples of special formats</w:t>
      </w:r>
      <w:r w:rsidR="00A95F3E" w:rsidRPr="00D56521">
        <w:t xml:space="preserve">: </w:t>
      </w:r>
      <w:r w:rsidRPr="00D56521">
        <w:t>Water level at a station (L) and graphic showing time series of water level data (R)</w:t>
      </w:r>
    </w:p>
    <w:p w14:paraId="107E3557" w14:textId="77777777" w:rsidR="00B61EF8" w:rsidRDefault="00B61EF8" w:rsidP="004710ED">
      <w:pPr>
        <w:spacing w:after="120" w:line="240" w:lineRule="auto"/>
        <w:jc w:val="both"/>
        <w:rPr>
          <w:ins w:id="2054" w:author="jonathan pritchard" w:date="2023-12-06T14:59:00Z"/>
        </w:rPr>
      </w:pPr>
    </w:p>
    <w:p w14:paraId="050A63F0" w14:textId="5F361F50" w:rsidR="003D4443" w:rsidRDefault="003D4443" w:rsidP="003D4443">
      <w:pPr>
        <w:pStyle w:val="Heading2"/>
        <w:rPr>
          <w:ins w:id="2055" w:author="jonathan pritchard" w:date="2023-12-06T14:59:00Z"/>
        </w:rPr>
      </w:pPr>
      <w:commentRangeStart w:id="2056"/>
      <w:proofErr w:type="spellStart"/>
      <w:ins w:id="2057" w:author="jonathan pritchard" w:date="2023-12-06T14:59:00Z">
        <w:r>
          <w:t>InteroperabilityIdentifier</w:t>
        </w:r>
      </w:ins>
      <w:commentRangeEnd w:id="2056"/>
      <w:proofErr w:type="spellEnd"/>
      <w:ins w:id="2058" w:author="jonathan pritchard" w:date="2023-12-06T15:00:00Z">
        <w:r>
          <w:rPr>
            <w:rStyle w:val="CommentReference"/>
            <w:rFonts w:eastAsia="MS Mincho"/>
            <w:b w:val="0"/>
            <w:bCs w:val="0"/>
          </w:rPr>
          <w:commentReference w:id="2056"/>
        </w:r>
      </w:ins>
    </w:p>
    <w:p w14:paraId="16CDEB84" w14:textId="4A74A27F" w:rsidR="003D4443" w:rsidRPr="003D4443" w:rsidRDefault="003D4443">
      <w:pPr>
        <w:rPr>
          <w:ins w:id="2059" w:author="jonathan pritchard" w:date="2023-12-06T14:59:00Z"/>
        </w:rPr>
        <w:pPrChange w:id="2060" w:author="jonathan pritchard" w:date="2023-12-06T14:59:00Z">
          <w:pPr>
            <w:pStyle w:val="Heading2"/>
          </w:pPr>
        </w:pPrChange>
      </w:pPr>
      <w:ins w:id="2061" w:author="jonathan pritchard" w:date="2023-12-06T14:59:00Z">
        <w:r>
          <w:t xml:space="preserve">[Document expected behaviour based on </w:t>
        </w:r>
        <w:proofErr w:type="spellStart"/>
        <w:r>
          <w:t>InteroperabilityIdentifier</w:t>
        </w:r>
        <w:proofErr w:type="spellEnd"/>
        <w:r>
          <w:t>.]</w:t>
        </w:r>
      </w:ins>
    </w:p>
    <w:p w14:paraId="7620BCD2" w14:textId="77777777" w:rsidR="003D4443" w:rsidRDefault="003D4443" w:rsidP="004710ED">
      <w:pPr>
        <w:spacing w:after="120" w:line="240" w:lineRule="auto"/>
        <w:jc w:val="both"/>
        <w:rPr>
          <w:ins w:id="2062"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2063" w:name="_Toc38829567"/>
      <w:bookmarkStart w:id="2064" w:name="_Toc38830070"/>
      <w:bookmarkStart w:id="2065" w:name="_Toc38936233"/>
      <w:bookmarkStart w:id="2066" w:name="_Toc40990424"/>
      <w:bookmarkStart w:id="2067" w:name="_Toc41235035"/>
      <w:bookmarkStart w:id="2068" w:name="_Toc41235079"/>
      <w:bookmarkStart w:id="2069" w:name="_Toc42694851"/>
      <w:bookmarkStart w:id="2070" w:name="_Toc42708812"/>
      <w:bookmarkStart w:id="2071" w:name="_Toc144421389"/>
      <w:bookmarkEnd w:id="2063"/>
      <w:bookmarkEnd w:id="2064"/>
      <w:bookmarkEnd w:id="2065"/>
      <w:bookmarkEnd w:id="2066"/>
      <w:bookmarkEnd w:id="2067"/>
      <w:bookmarkEnd w:id="2068"/>
      <w:bookmarkEnd w:id="2069"/>
      <w:bookmarkEnd w:id="2070"/>
      <w:r w:rsidRPr="00D56521">
        <w:t xml:space="preserve">Alerts </w:t>
      </w:r>
      <w:r w:rsidR="00A80530" w:rsidRPr="00D56521">
        <w:t>and Indications</w:t>
      </w:r>
      <w:bookmarkEnd w:id="2071"/>
    </w:p>
    <w:p w14:paraId="345CA945" w14:textId="0108F26A" w:rsidR="005F2B6F" w:rsidRPr="00D56521" w:rsidRDefault="00A80530" w:rsidP="004710ED">
      <w:pPr>
        <w:spacing w:after="120" w:line="240" w:lineRule="auto"/>
        <w:jc w:val="both"/>
      </w:pPr>
      <w:r w:rsidRPr="00D56521">
        <w:t>IMO Resolution MSC.</w:t>
      </w:r>
      <w:del w:id="2072" w:author="Raphael Malyankar" w:date="2023-08-31T19:48:00Z">
        <w:r w:rsidRPr="00D56521" w:rsidDel="005C7BA9">
          <w:delText>232(82)</w:delText>
        </w:r>
      </w:del>
      <w:ins w:id="2073"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2074"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5D469101"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alarms 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2075" w:name="_Ref44433395"/>
      <w:bookmarkStart w:id="2076" w:name="_Toc144421390"/>
      <w:r w:rsidRPr="00D56521">
        <w:t xml:space="preserve">Use of </w:t>
      </w:r>
      <w:r w:rsidR="00F42A19" w:rsidRPr="00D56521">
        <w:t xml:space="preserve">Context </w:t>
      </w:r>
      <w:r w:rsidRPr="00D56521">
        <w:t>P</w:t>
      </w:r>
      <w:r w:rsidR="00F42A19" w:rsidRPr="00D56521">
        <w:t>arameters</w:t>
      </w:r>
      <w:bookmarkEnd w:id="2075"/>
      <w:bookmarkEnd w:id="2076"/>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4"/>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lastRenderedPageBreak/>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pPr>
        <w:pStyle w:val="Heading2"/>
        <w:pPrChange w:id="2077" w:author="Raphael Malyankar" w:date="2023-08-31T22:24:00Z">
          <w:pPr>
            <w:pStyle w:val="Heading2"/>
            <w:tabs>
              <w:tab w:val="clear" w:pos="567"/>
              <w:tab w:val="left" w:pos="851"/>
            </w:tabs>
            <w:ind w:left="851" w:hanging="851"/>
          </w:pPr>
        </w:pPrChange>
      </w:pPr>
      <w:bookmarkStart w:id="2078" w:name="_Ref44797478"/>
      <w:bookmarkStart w:id="2079" w:name="_Toc144421391"/>
      <w:commentRangeStart w:id="2080"/>
      <w:r w:rsidRPr="00D56521">
        <w:t>Context parameters for ECDIS functionality</w:t>
      </w:r>
      <w:bookmarkEnd w:id="2078"/>
      <w:bookmarkEnd w:id="2079"/>
      <w:commentRangeEnd w:id="2080"/>
      <w:r w:rsidR="00E27B73">
        <w:rPr>
          <w:rStyle w:val="CommentReference"/>
          <w:rFonts w:eastAsia="MS Mincho"/>
          <w:b w:val="0"/>
          <w:bCs w:val="0"/>
        </w:rPr>
        <w:commentReference w:id="2080"/>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2081" w:name="_Ref45143486"/>
      <w:bookmarkStart w:id="2082" w:name="_Toc144421392"/>
      <w:commentRangeStart w:id="2083"/>
      <w:r w:rsidRPr="00D56521">
        <w:t>Dual-fuel systems</w:t>
      </w:r>
      <w:bookmarkEnd w:id="2081"/>
      <w:bookmarkEnd w:id="2082"/>
      <w:commentRangeEnd w:id="2083"/>
      <w:r w:rsidR="00E27B73">
        <w:rPr>
          <w:rStyle w:val="CommentReference"/>
          <w:rFonts w:eastAsia="MS Mincho"/>
          <w:b w:val="0"/>
          <w:bCs w:val="0"/>
        </w:rPr>
        <w:commentReference w:id="2083"/>
      </w:r>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pPr>
        <w:pStyle w:val="Heading2"/>
        <w:pPrChange w:id="2084" w:author="Raphael Malyankar" w:date="2023-08-31T22:24:00Z">
          <w:pPr>
            <w:pStyle w:val="Heading2"/>
            <w:tabs>
              <w:tab w:val="clear" w:pos="567"/>
              <w:tab w:val="left" w:pos="851"/>
            </w:tabs>
            <w:ind w:left="851" w:hanging="851"/>
          </w:pPr>
        </w:pPrChange>
      </w:pPr>
      <w:bookmarkStart w:id="2085" w:name="_Toc144421393"/>
      <w:r w:rsidRPr="00D56521">
        <w:t>Display of data available in both new and legacy formats</w:t>
      </w:r>
      <w:bookmarkEnd w:id="2085"/>
    </w:p>
    <w:p w14:paraId="52E6B648" w14:textId="0828C1DD" w:rsidR="002519D7" w:rsidRPr="00D56521" w:rsidRDefault="002519D7" w:rsidP="00E20C82">
      <w:pPr>
        <w:spacing w:after="120" w:line="240" w:lineRule="auto"/>
        <w:jc w:val="both"/>
      </w:pPr>
      <w:r w:rsidRPr="00D56521">
        <w:t xml:space="preserve">In general, </w:t>
      </w:r>
      <w:r w:rsidR="000F539D" w:rsidRPr="00D56521">
        <w:t>systems should give</w:t>
      </w:r>
      <w:r w:rsidRPr="00D56521">
        <w:t xml:space="preserve"> newer formats priority over the older formats, and utili</w:t>
      </w:r>
      <w:r w:rsidR="000F539D" w:rsidRPr="00D56521">
        <w:t>s</w:t>
      </w:r>
      <w:r w:rsidRPr="00D56521">
        <w:t xml:space="preserve">e data from the older format </w:t>
      </w:r>
      <w:r w:rsidR="006D24EE" w:rsidRPr="00D56521">
        <w:t xml:space="preserve">only </w:t>
      </w:r>
      <w:r w:rsidRPr="00D56521">
        <w:t>when there is no coverage of the new format data at an appropriate scale</w:t>
      </w:r>
      <w:r w:rsidR="006D24EE" w:rsidRPr="00D56521">
        <w:t xml:space="preserve"> (</w:t>
      </w:r>
      <w:r w:rsidR="00825C9F">
        <w:t>that is</w:t>
      </w:r>
      <w:r w:rsidR="006D24EE" w:rsidRPr="00D56521">
        <w:t xml:space="preserve">, </w:t>
      </w:r>
      <w:r w:rsidR="005A1ADA" w:rsidRPr="00D56521">
        <w:t>when the display scale is out of the scale bounds in dataset metadata)</w:t>
      </w:r>
      <w:r w:rsidRPr="00D56521">
        <w:t>.</w:t>
      </w:r>
    </w:p>
    <w:p w14:paraId="4C66AEEC" w14:textId="666CD9C6" w:rsidR="00623D67" w:rsidRPr="00D56521" w:rsidRDefault="00623D67" w:rsidP="00E20C82">
      <w:pPr>
        <w:spacing w:after="120" w:line="240" w:lineRule="auto"/>
        <w:jc w:val="both"/>
      </w:pPr>
      <w:commentRangeStart w:id="2086"/>
      <w:r w:rsidRPr="00D56521">
        <w:t>S-101</w:t>
      </w:r>
      <w:r w:rsidR="000F539D" w:rsidRPr="00D56521">
        <w:t xml:space="preserve"> ENC</w:t>
      </w:r>
      <w:r w:rsidR="00116680" w:rsidRPr="00D56521">
        <w:t xml:space="preserve"> data</w:t>
      </w:r>
      <w:r w:rsidRPr="00D56521">
        <w:t xml:space="preserve"> should always be given priority over S-57 </w:t>
      </w:r>
      <w:r w:rsidR="00116680" w:rsidRPr="00D56521">
        <w:t xml:space="preserve">ENC data </w:t>
      </w:r>
      <w:r w:rsidRPr="00D56521">
        <w:t xml:space="preserve">when </w:t>
      </w:r>
      <w:r w:rsidR="00116680" w:rsidRPr="00D56521">
        <w:t xml:space="preserve">both S-101 and S-57 ENCs provide </w:t>
      </w:r>
      <w:r w:rsidRPr="00D56521">
        <w:t xml:space="preserve">data coverage at the </w:t>
      </w:r>
      <w:r w:rsidR="00825C9F">
        <w:t>Mariner’s set</w:t>
      </w:r>
      <w:r w:rsidR="00A5689D" w:rsidRPr="00D56521">
        <w:t xml:space="preserve"> </w:t>
      </w:r>
      <w:r w:rsidR="00116680" w:rsidRPr="00D56521">
        <w:t>display</w:t>
      </w:r>
      <w:r w:rsidRPr="00D56521">
        <w:t xml:space="preserve"> scale.</w:t>
      </w:r>
      <w:commentRangeEnd w:id="2086"/>
      <w:r w:rsidR="00307E58">
        <w:rPr>
          <w:rStyle w:val="CommentReference"/>
        </w:rPr>
        <w:commentReference w:id="2086"/>
      </w:r>
    </w:p>
    <w:p w14:paraId="3F364579" w14:textId="79F752DD" w:rsidR="00623D67" w:rsidRPr="00D56521" w:rsidRDefault="00623D67" w:rsidP="00E20C82">
      <w:pPr>
        <w:spacing w:after="60" w:line="240" w:lineRule="auto"/>
        <w:jc w:val="both"/>
      </w:pPr>
      <w:commentRangeStart w:id="2087"/>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2087"/>
      <w:r w:rsidR="00307E58">
        <w:rPr>
          <w:rStyle w:val="CommentReference"/>
        </w:rPr>
        <w:commentReference w:id="2087"/>
      </w:r>
      <w:r w:rsidRPr="00D56521">
        <w:t>. In the interim, systems should:</w:t>
      </w:r>
    </w:p>
    <w:p w14:paraId="201410B2" w14:textId="6A261631" w:rsidR="00623D67" w:rsidRPr="00D56521" w:rsidRDefault="00623D67" w:rsidP="00AE2737">
      <w:pPr>
        <w:pStyle w:val="ListParagraph"/>
        <w:numPr>
          <w:ilvl w:val="0"/>
          <w:numId w:val="44"/>
        </w:numPr>
        <w:spacing w:after="60" w:line="240" w:lineRule="auto"/>
        <w:jc w:val="both"/>
      </w:pPr>
      <w:commentRangeStart w:id="2088"/>
      <w:r w:rsidRPr="00D56521">
        <w:t>Indicate when the screen is displaying older-format data.</w:t>
      </w:r>
      <w:commentRangeEnd w:id="2088"/>
      <w:r w:rsidR="00307E58">
        <w:rPr>
          <w:rStyle w:val="CommentReference"/>
        </w:rPr>
        <w:commentReference w:id="2088"/>
      </w:r>
    </w:p>
    <w:p w14:paraId="1A45C173" w14:textId="5610B3C0" w:rsidR="00623D67" w:rsidRPr="00D56521" w:rsidRDefault="00623D67" w:rsidP="00AE2737">
      <w:pPr>
        <w:pStyle w:val="ListParagraph"/>
        <w:numPr>
          <w:ilvl w:val="0"/>
          <w:numId w:val="44"/>
        </w:numPr>
        <w:spacing w:after="60" w:line="240" w:lineRule="auto"/>
        <w:jc w:val="both"/>
      </w:pPr>
      <w:commentRangeStart w:id="2089"/>
      <w:r w:rsidRPr="00D56521">
        <w:t>Indicate the boundary between new and old-format datasets if both new and old formats are being simultaneously displayed (one part of the screen is displaying new-format data and another old-format data).</w:t>
      </w:r>
      <w:commentRangeEnd w:id="2089"/>
      <w:r w:rsidR="00307E58">
        <w:rPr>
          <w:rStyle w:val="CommentReference"/>
        </w:rPr>
        <w:commentReference w:id="2089"/>
      </w:r>
    </w:p>
    <w:p w14:paraId="0831A6E7" w14:textId="26198121" w:rsidR="00623D67" w:rsidRDefault="00623D67" w:rsidP="00AE2737">
      <w:pPr>
        <w:pStyle w:val="ListParagraph"/>
        <w:numPr>
          <w:ilvl w:val="0"/>
          <w:numId w:val="44"/>
        </w:numPr>
        <w:spacing w:after="120" w:line="240" w:lineRule="auto"/>
        <w:jc w:val="both"/>
      </w:pPr>
      <w:commentRangeStart w:id="2090"/>
      <w:r w:rsidRPr="00D56521">
        <w:t xml:space="preserve">Anticipate that the portrayal of newer formats aligns with the portrayal of the older formats during the </w:t>
      </w:r>
      <w:r w:rsidR="00825C9F">
        <w:t>transition period, so that dual-</w:t>
      </w:r>
      <w:r w:rsidRPr="00D56521">
        <w:t xml:space="preserve">fuel </w:t>
      </w:r>
      <w:r w:rsidR="00825C9F">
        <w:t xml:space="preserve">capable </w:t>
      </w:r>
      <w:r w:rsidRPr="00D56521">
        <w:t>systems will not show significant differences in portrayal of what is essentially the same data in different formats or between different regions where S</w:t>
      </w:r>
      <w:r w:rsidR="006D24EE" w:rsidRPr="00D56521">
        <w:noBreakHyphen/>
      </w:r>
      <w:r w:rsidRPr="00D56521">
        <w:t>100 adoptions are occurring at different paces.</w:t>
      </w:r>
      <w:commentRangeEnd w:id="2090"/>
      <w:r w:rsidR="00307E58">
        <w:rPr>
          <w:rStyle w:val="CommentReference"/>
        </w:rPr>
        <w:commentReference w:id="2090"/>
      </w:r>
    </w:p>
    <w:p w14:paraId="3B7B9A4B" w14:textId="77777777" w:rsidR="00825C9F" w:rsidRPr="00D56521" w:rsidRDefault="00825C9F" w:rsidP="00825C9F">
      <w:pPr>
        <w:spacing w:after="120" w:line="240" w:lineRule="auto"/>
        <w:jc w:val="both"/>
      </w:pPr>
    </w:p>
    <w:p w14:paraId="7426E1DB" w14:textId="1F07D844" w:rsidR="00302EC5" w:rsidRPr="00D56521" w:rsidRDefault="00302EC5">
      <w:pPr>
        <w:pStyle w:val="Heading2"/>
        <w:pPrChange w:id="2091" w:author="Raphael Malyankar" w:date="2023-08-31T22:24:00Z">
          <w:pPr>
            <w:pStyle w:val="Heading2"/>
            <w:tabs>
              <w:tab w:val="clear" w:pos="567"/>
              <w:tab w:val="left" w:pos="851"/>
            </w:tabs>
            <w:ind w:left="851" w:hanging="851"/>
          </w:pPr>
        </w:pPrChange>
      </w:pPr>
      <w:bookmarkStart w:id="2092" w:name="_Toc144421394"/>
      <w:r w:rsidRPr="00D56521">
        <w:t>Display of additional information layers</w:t>
      </w:r>
      <w:bookmarkEnd w:id="2092"/>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pPr>
        <w:pStyle w:val="Heading2"/>
        <w:pPrChange w:id="2093" w:author="Raphael Malyankar" w:date="2023-08-31T22:24:00Z">
          <w:pPr>
            <w:pStyle w:val="Heading2"/>
            <w:tabs>
              <w:tab w:val="clear" w:pos="567"/>
              <w:tab w:val="left" w:pos="851"/>
            </w:tabs>
            <w:ind w:left="851" w:hanging="851"/>
          </w:pPr>
        </w:pPrChange>
      </w:pPr>
      <w:bookmarkStart w:id="2094" w:name="_Toc144421395"/>
      <w:r w:rsidRPr="00D56521">
        <w:lastRenderedPageBreak/>
        <w:t>Concurrent applicability of S-</w:t>
      </w:r>
      <w:r w:rsidR="00962723" w:rsidRPr="00D56521">
        <w:t>52</w:t>
      </w:r>
      <w:r w:rsidR="00390D83" w:rsidRPr="00D56521">
        <w:t xml:space="preserve"> and S-57</w:t>
      </w:r>
      <w:bookmarkEnd w:id="2094"/>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commentRangeStart w:id="2095"/>
      <w:r w:rsidRPr="00D56521">
        <w:t>Overlays of S-100-based non-ENC data over S-57 chart data are left to manufacturer discretion, pending development of guidance by the IHO.</w:t>
      </w:r>
      <w:commentRangeEnd w:id="2095"/>
      <w:r w:rsidR="00307E58">
        <w:rPr>
          <w:rStyle w:val="CommentReference"/>
        </w:rPr>
        <w:commentReference w:id="2095"/>
      </w:r>
      <w:r w:rsidRPr="00D56521">
        <w:t xml:space="preserve"> Where S-100-based non-ENC datasets are overlaid over S-57 data, they should be treated as “additional information” in the sense of </w:t>
      </w:r>
      <w:r w:rsidR="004C121F">
        <w:t xml:space="preserve">IMO </w:t>
      </w:r>
      <w:r w:rsidRPr="00D56521">
        <w:t>MSC.</w:t>
      </w:r>
      <w:del w:id="2096" w:author="Raphael Malyankar" w:date="2023-08-31T19:49:00Z">
        <w:r w:rsidRPr="00D56521" w:rsidDel="005C7BA9">
          <w:delText>232(82)</w:delText>
        </w:r>
      </w:del>
      <w:ins w:id="2097" w:author="Raphael Malyankar" w:date="2023-08-31T19:49:00Z">
        <w:r w:rsidR="005C7BA9">
          <w:t>530(106)</w:t>
        </w:r>
      </w:ins>
      <w:r w:rsidRPr="00D56521">
        <w:t>, including the requirement to avoid degrading the display of ENC information.</w:t>
      </w:r>
      <w:r w:rsidR="00962723" w:rsidRPr="00D56521">
        <w:t xml:space="preserve"> </w:t>
      </w:r>
      <w:commentRangeStart w:id="2098"/>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2098"/>
      <w:r w:rsidR="00307E58">
        <w:rPr>
          <w:rStyle w:val="CommentReference"/>
        </w:rPr>
        <w:commentReference w:id="2098"/>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2099" w:author="Raphael Malyankar" w:date="2023-08-31T19:49:00Z">
        <w:r w:rsidRPr="00D56521" w:rsidDel="005C7BA9">
          <w:delText>232(82)</w:delText>
        </w:r>
      </w:del>
      <w:ins w:id="2100"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2101" w:name="_Ref47703115"/>
      <w:bookmarkStart w:id="2102" w:name="_Toc144421396"/>
      <w:r w:rsidRPr="00D56521">
        <w:t>Type approval considerations</w:t>
      </w:r>
      <w:bookmarkEnd w:id="2101"/>
      <w:bookmarkEnd w:id="2102"/>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2103" w:name="_Toc144421397"/>
      <w:r w:rsidRPr="00D56521">
        <w:rPr>
          <w:noProof/>
        </w:rPr>
        <w:t>Specifications for the display screen</w:t>
      </w:r>
      <w:bookmarkEnd w:id="2103"/>
    </w:p>
    <w:p w14:paraId="7AAA8BD5" w14:textId="2B70B9A4" w:rsidR="00874728" w:rsidRPr="00D56521" w:rsidRDefault="00725E1B">
      <w:pPr>
        <w:pStyle w:val="Heading2"/>
        <w:pPrChange w:id="2104" w:author="Raphael Malyankar" w:date="2023-08-31T22:24:00Z">
          <w:pPr>
            <w:pStyle w:val="Heading2"/>
            <w:tabs>
              <w:tab w:val="clear" w:pos="567"/>
              <w:tab w:val="left" w:pos="851"/>
            </w:tabs>
            <w:ind w:left="851" w:hanging="851"/>
          </w:pPr>
        </w:pPrChange>
      </w:pPr>
      <w:bookmarkStart w:id="2105" w:name="_Ref47552325"/>
      <w:bookmarkStart w:id="2106" w:name="_Ref47552331"/>
      <w:bookmarkStart w:id="2107" w:name="_Ref47553093"/>
      <w:bookmarkStart w:id="2108" w:name="_Toc144421398"/>
      <w:r w:rsidRPr="00D56521">
        <w:t>Physical display requirements</w:t>
      </w:r>
      <w:bookmarkEnd w:id="2105"/>
      <w:bookmarkEnd w:id="2106"/>
      <w:bookmarkEnd w:id="2107"/>
      <w:bookmarkEnd w:id="2108"/>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2109" w:author="Raphael Malyankar" w:date="2023-08-31T19:50:00Z">
        <w:r w:rsidR="003035C4" w:rsidRPr="00D56521" w:rsidDel="00C50708">
          <w:delText>232(82)</w:delText>
        </w:r>
      </w:del>
      <w:ins w:id="2110"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pPr>
        <w:pStyle w:val="Heading2"/>
        <w:pPrChange w:id="2111" w:author="Raphael Malyankar" w:date="2023-08-31T22:24:00Z">
          <w:pPr>
            <w:pStyle w:val="Heading2"/>
            <w:tabs>
              <w:tab w:val="clear" w:pos="567"/>
              <w:tab w:val="left" w:pos="851"/>
            </w:tabs>
            <w:ind w:left="851" w:hanging="851"/>
          </w:pPr>
        </w:pPrChange>
      </w:pPr>
      <w:bookmarkStart w:id="2112" w:name="_Toc144421399"/>
      <w:r w:rsidRPr="00D56521">
        <w:t>Colour reproduction</w:t>
      </w:r>
      <w:bookmarkEnd w:id="2112"/>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pPr>
        <w:pStyle w:val="Heading2"/>
        <w:pPrChange w:id="2113" w:author="Raphael Malyankar" w:date="2023-08-31T22:24:00Z">
          <w:pPr>
            <w:pStyle w:val="Heading2"/>
            <w:tabs>
              <w:tab w:val="clear" w:pos="567"/>
              <w:tab w:val="left" w:pos="851"/>
            </w:tabs>
            <w:ind w:left="851" w:hanging="851"/>
          </w:pPr>
        </w:pPrChange>
      </w:pPr>
      <w:bookmarkStart w:id="2114" w:name="_Ref49462011"/>
      <w:bookmarkStart w:id="2115" w:name="_Toc144421400"/>
      <w:r w:rsidRPr="00D56521">
        <w:t>Display requirements for colours</w:t>
      </w:r>
      <w:bookmarkEnd w:id="2114"/>
      <w:bookmarkEnd w:id="2115"/>
    </w:p>
    <w:p w14:paraId="767F24A6" w14:textId="668969B0" w:rsidR="004429C2" w:rsidRPr="00D56521" w:rsidRDefault="004429C2" w:rsidP="00203CD4">
      <w:pPr>
        <w:spacing w:after="120" w:line="240" w:lineRule="auto"/>
        <w:jc w:val="both"/>
        <w:rPr>
          <w:i/>
          <w:iCs/>
        </w:rPr>
      </w:pPr>
      <w:commentRangeStart w:id="2116"/>
      <w:commentRangeStart w:id="2117"/>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lastRenderedPageBreak/>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commentRangeEnd w:id="2116"/>
      <w:r w:rsidR="00E27B73">
        <w:rPr>
          <w:rStyle w:val="CommentReference"/>
        </w:rPr>
        <w:commentReference w:id="2116"/>
      </w:r>
      <w:commentRangeEnd w:id="2117"/>
      <w:r w:rsidR="00307E58">
        <w:rPr>
          <w:rStyle w:val="CommentReference"/>
        </w:rPr>
        <w:commentReference w:id="2117"/>
      </w:r>
    </w:p>
    <w:p w14:paraId="3CB3320E" w14:textId="50B40509" w:rsidR="00334FE9" w:rsidRPr="00D56521" w:rsidRDefault="00334FE9">
      <w:pPr>
        <w:pStyle w:val="Heading3"/>
        <w:pPrChange w:id="2118" w:author="jonathan pritchard" w:date="2024-02-09T12:38:00Z">
          <w:pPr>
            <w:pStyle w:val="Heading3"/>
            <w:tabs>
              <w:tab w:val="clear" w:pos="851"/>
              <w:tab w:val="left" w:pos="993"/>
            </w:tabs>
            <w:spacing w:after="120"/>
            <w:ind w:left="992" w:hanging="992"/>
          </w:pPr>
        </w:pPrChange>
      </w:pPr>
      <w:bookmarkStart w:id="2119" w:name="_Toc144421401"/>
      <w:r w:rsidRPr="00D56521">
        <w:t>General</w:t>
      </w:r>
      <w:bookmarkEnd w:id="2119"/>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pPr>
        <w:pStyle w:val="Heading3"/>
        <w:pPrChange w:id="2120" w:author="jonathan pritchard" w:date="2024-02-09T12:38:00Z">
          <w:pPr>
            <w:pStyle w:val="Heading3"/>
            <w:tabs>
              <w:tab w:val="clear" w:pos="851"/>
              <w:tab w:val="left" w:pos="993"/>
            </w:tabs>
            <w:spacing w:after="120"/>
            <w:ind w:left="992" w:hanging="992"/>
          </w:pPr>
        </w:pPrChange>
      </w:pPr>
      <w:bookmarkStart w:id="2121" w:name="_Toc49466645"/>
      <w:bookmarkStart w:id="2122" w:name="_Toc49466891"/>
      <w:bookmarkStart w:id="2123" w:name="_Toc144421402"/>
      <w:bookmarkEnd w:id="2121"/>
      <w:bookmarkEnd w:id="2122"/>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2123"/>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pPr>
        <w:pStyle w:val="Heading3"/>
        <w:pPrChange w:id="2124" w:author="jonathan pritchard" w:date="2024-02-09T12:38:00Z">
          <w:pPr>
            <w:pStyle w:val="Heading3"/>
            <w:tabs>
              <w:tab w:val="clear" w:pos="851"/>
              <w:tab w:val="left" w:pos="993"/>
            </w:tabs>
            <w:spacing w:after="120"/>
            <w:ind w:left="992" w:hanging="992"/>
          </w:pPr>
        </w:pPrChange>
      </w:pPr>
      <w:bookmarkStart w:id="2125" w:name="_Toc144421403"/>
      <w:r w:rsidRPr="00D56521">
        <w:t>Display calibration and verification</w:t>
      </w:r>
      <w:bookmarkEnd w:id="2125"/>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lastRenderedPageBreak/>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lastRenderedPageBreak/>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pPr>
        <w:pStyle w:val="Heading2"/>
        <w:pPrChange w:id="2126" w:author="Raphael Malyankar" w:date="2023-08-31T22:24:00Z">
          <w:pPr>
            <w:pStyle w:val="Heading2"/>
            <w:tabs>
              <w:tab w:val="clear" w:pos="567"/>
              <w:tab w:val="left" w:pos="851"/>
            </w:tabs>
            <w:ind w:left="851" w:hanging="851"/>
          </w:pPr>
        </w:pPrChange>
      </w:pPr>
      <w:bookmarkStart w:id="2127" w:name="_Toc144421404"/>
      <w:r w:rsidRPr="00D56521">
        <w:t>Colour display capability</w:t>
      </w:r>
      <w:bookmarkEnd w:id="2127"/>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r w:rsidRPr="00D56521">
        <w:t>For CRT type of monitor cathode (beam) current stabilisation is desirable, to prevent dark colours dropping below the cut-off point.</w:t>
      </w:r>
    </w:p>
    <w:p w14:paraId="7DB48E78" w14:textId="30A2C202" w:rsidR="00660A0E" w:rsidRPr="00D56521" w:rsidRDefault="00660A0E">
      <w:pPr>
        <w:pStyle w:val="Heading3"/>
        <w:pPrChange w:id="2128" w:author="jonathan pritchard" w:date="2024-02-09T12:38:00Z">
          <w:pPr>
            <w:pStyle w:val="Heading3"/>
            <w:tabs>
              <w:tab w:val="clear" w:pos="851"/>
              <w:tab w:val="left" w:pos="993"/>
            </w:tabs>
            <w:spacing w:after="120"/>
            <w:ind w:left="992" w:hanging="992"/>
          </w:pPr>
        </w:pPrChange>
      </w:pPr>
      <w:bookmarkStart w:id="2129" w:name="_Ref49465180"/>
      <w:bookmarkStart w:id="2130" w:name="_Toc144421405"/>
      <w:r w:rsidRPr="00D56521">
        <w:t>Colour conversion tolerances and tests</w:t>
      </w:r>
      <w:bookmarkEnd w:id="2129"/>
      <w:bookmarkEnd w:id="2130"/>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lastRenderedPageBreak/>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BB0BEC" w:rsidRDefault="00670209" w:rsidP="00BF733E">
      <w:pPr>
        <w:spacing w:after="60" w:line="240" w:lineRule="auto"/>
        <w:ind w:left="426"/>
        <w:jc w:val="both"/>
        <w:rPr>
          <w:lang w:val="nl-NL"/>
          <w:rPrChange w:id="2131" w:author="jonathan pritchard" w:date="2023-10-19T12:56:00Z">
            <w:rPr>
              <w:lang w:val="fr-FR"/>
            </w:rPr>
          </w:rPrChange>
        </w:rPr>
      </w:pPr>
      <w:r w:rsidRPr="00D56521">
        <w:t>Δ</w:t>
      </w:r>
      <w:r w:rsidRPr="00BB0BEC">
        <w:rPr>
          <w:lang w:val="nl-NL"/>
          <w:rPrChange w:id="2132" w:author="jonathan pritchard" w:date="2023-10-19T12:56:00Z">
            <w:rPr>
              <w:lang w:val="fr-FR"/>
            </w:rPr>
          </w:rPrChange>
        </w:rPr>
        <w:t>(u*,v*) = SQRT [ (u2*-u1*)2 + (v2*-v1*)2 ]</w:t>
      </w:r>
    </w:p>
    <w:p w14:paraId="3588A6EB" w14:textId="77777777" w:rsidR="00670209" w:rsidRPr="00BB0BEC" w:rsidRDefault="00670209" w:rsidP="00BF733E">
      <w:pPr>
        <w:spacing w:after="120" w:line="240" w:lineRule="auto"/>
        <w:ind w:left="426"/>
        <w:jc w:val="both"/>
        <w:rPr>
          <w:lang w:val="nl-NL"/>
          <w:rPrChange w:id="2133" w:author="jonathan pritchard" w:date="2023-10-19T12:56:00Z">
            <w:rPr>
              <w:lang w:val="fr-FR"/>
            </w:rPr>
          </w:rPrChange>
        </w:rPr>
      </w:pPr>
      <w:r w:rsidRPr="00D56521">
        <w:t>Δ</w:t>
      </w:r>
      <w:r w:rsidRPr="00BB0BEC">
        <w:rPr>
          <w:lang w:val="nl-NL"/>
          <w:rPrChange w:id="2134" w:author="jonathan pritchard" w:date="2023-10-19T12:56:00Z">
            <w:rPr>
              <w:lang w:val="fr-FR"/>
            </w:rPr>
          </w:rPrChange>
        </w:rPr>
        <w:t>E* = SQRT [ (L2*-L1*) + (u2*-u1*)2 + (v2*-v1*)]</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lastRenderedPageBreak/>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472FC" w:rsidRDefault="00FC104D">
      <w:pPr>
        <w:pStyle w:val="Heading2"/>
        <w:rPr>
          <w:highlight w:val="yellow"/>
          <w:rPrChange w:id="2135" w:author="jonathan pritchard" w:date="2024-02-06T11:24:00Z">
            <w:rPr/>
          </w:rPrChange>
        </w:rPr>
        <w:pPrChange w:id="2136" w:author="Raphael Malyankar" w:date="2023-08-31T22:24:00Z">
          <w:pPr>
            <w:pStyle w:val="Heading2"/>
            <w:tabs>
              <w:tab w:val="clear" w:pos="567"/>
              <w:tab w:val="left" w:pos="851"/>
            </w:tabs>
            <w:ind w:left="851" w:hanging="851"/>
          </w:pPr>
        </w:pPrChange>
      </w:pPr>
      <w:bookmarkStart w:id="2137" w:name="_Ref49454764"/>
      <w:bookmarkStart w:id="2138" w:name="_Ref49455936"/>
      <w:bookmarkStart w:id="2139" w:name="_Ref49455945"/>
      <w:bookmarkStart w:id="2140" w:name="_Ref49465709"/>
      <w:bookmarkStart w:id="2141" w:name="_Toc144421406"/>
      <w:r w:rsidRPr="00E472FC">
        <w:rPr>
          <w:highlight w:val="yellow"/>
          <w:rPrChange w:id="2142" w:author="jonathan pritchard" w:date="2024-02-06T11:24:00Z">
            <w:rPr/>
          </w:rPrChange>
        </w:rPr>
        <w:t>Colour differentiation test diagram</w:t>
      </w:r>
      <w:bookmarkEnd w:id="2137"/>
      <w:bookmarkEnd w:id="2138"/>
      <w:bookmarkEnd w:id="2139"/>
      <w:bookmarkEnd w:id="2140"/>
      <w:bookmarkEnd w:id="2141"/>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2143"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47">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2144"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2144"/>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pPr>
        <w:pStyle w:val="Heading2"/>
        <w:pPrChange w:id="2145" w:author="Raphael Malyankar" w:date="2023-08-31T22:24:00Z">
          <w:pPr>
            <w:pStyle w:val="Heading2"/>
            <w:tabs>
              <w:tab w:val="clear" w:pos="567"/>
              <w:tab w:val="left" w:pos="851"/>
            </w:tabs>
            <w:ind w:left="851" w:hanging="851"/>
          </w:pPr>
        </w:pPrChange>
      </w:pPr>
      <w:bookmarkStart w:id="2146" w:name="_Toc144421407"/>
      <w:r w:rsidRPr="00D56521">
        <w:t>ECDIS Chart 1</w:t>
      </w:r>
      <w:bookmarkEnd w:id="2146"/>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778B20BE"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will be a supplementary “Chart 1” for each data product other than ENC that is intended for use </w:t>
      </w:r>
      <w:r w:rsidR="008017CF">
        <w:t>i</w:t>
      </w:r>
      <w:r w:rsidRPr="00D56521">
        <w:t>n ECDIS.</w:t>
      </w:r>
    </w:p>
    <w:p w14:paraId="099AC6AB" w14:textId="155FE794" w:rsidR="009B5792" w:rsidRPr="00D56521" w:rsidRDefault="009B5792" w:rsidP="00EA38BE">
      <w:pPr>
        <w:spacing w:after="120" w:line="240" w:lineRule="auto"/>
        <w:jc w:val="both"/>
      </w:pPr>
      <w:r w:rsidRPr="00D56521">
        <w:lastRenderedPageBreak/>
        <w:t xml:space="preserve">The ECDIS Chart 1 and its 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pPr>
        <w:pStyle w:val="Heading2"/>
        <w:pPrChange w:id="2147" w:author="Raphael Malyankar" w:date="2023-08-31T22:24:00Z">
          <w:pPr>
            <w:pStyle w:val="Heading2"/>
            <w:tabs>
              <w:tab w:val="clear" w:pos="567"/>
              <w:tab w:val="left" w:pos="851"/>
            </w:tabs>
            <w:ind w:left="851" w:hanging="851"/>
          </w:pPr>
        </w:pPrChange>
      </w:pPr>
      <w:bookmarkStart w:id="2148" w:name="_Ref49458949"/>
      <w:bookmarkStart w:id="2149" w:name="_Toc144421408"/>
      <w:commentRangeStart w:id="2150"/>
      <w:r w:rsidRPr="00D56521">
        <w:t>Use of ECDIS Chart 1 and Colour Test Diagram</w:t>
      </w:r>
      <w:bookmarkEnd w:id="2143"/>
      <w:bookmarkEnd w:id="2148"/>
      <w:bookmarkEnd w:id="2149"/>
      <w:commentRangeEnd w:id="2150"/>
      <w:r w:rsidR="007652ED">
        <w:rPr>
          <w:rStyle w:val="CommentReference"/>
          <w:rFonts w:eastAsia="MS Mincho"/>
          <w:b w:val="0"/>
          <w:bCs w:val="0"/>
        </w:rPr>
        <w:commentReference w:id="2150"/>
      </w:r>
    </w:p>
    <w:p w14:paraId="1360AB5D" w14:textId="2ED40663" w:rsidR="00883232" w:rsidRPr="00D56521" w:rsidRDefault="00883232">
      <w:pPr>
        <w:pStyle w:val="Heading3"/>
        <w:pPrChange w:id="2151" w:author="jonathan pritchard" w:date="2024-02-09T12:38:00Z">
          <w:pPr>
            <w:pStyle w:val="Heading3"/>
            <w:tabs>
              <w:tab w:val="clear" w:pos="851"/>
              <w:tab w:val="left" w:pos="993"/>
            </w:tabs>
            <w:spacing w:after="120"/>
            <w:ind w:left="993" w:hanging="993"/>
          </w:pPr>
        </w:pPrChange>
      </w:pPr>
      <w:bookmarkStart w:id="2152" w:name="_Toc144421409"/>
      <w:r w:rsidRPr="00D56521">
        <w:t>Specification for ECDIS Chart 1 and the Colour Test Diagram</w:t>
      </w:r>
      <w:bookmarkEnd w:id="2152"/>
    </w:p>
    <w:p w14:paraId="7E9ABF43" w14:textId="0F3234B8" w:rsidR="00883232" w:rsidRPr="00D56521" w:rsidRDefault="00883232" w:rsidP="00024B10">
      <w:pPr>
        <w:pStyle w:val="Heading4"/>
      </w:pPr>
      <w:r w:rsidRPr="00D56521">
        <w:t>Definition (for this specification only)</w:t>
      </w:r>
    </w:p>
    <w:p w14:paraId="02BEFF02" w14:textId="5AFA5DA2" w:rsidR="00883232" w:rsidRPr="00D56521" w:rsidRDefault="00883232" w:rsidP="008017CF">
      <w:pPr>
        <w:spacing w:after="120" w:line="240" w:lineRule="auto"/>
        <w:jc w:val="both"/>
      </w:pPr>
      <w:r w:rsidRPr="00D56521">
        <w:t>A Chart 1 data</w:t>
      </w:r>
      <w:r w:rsidR="00E3380A" w:rsidRPr="00D56521">
        <w:t>set</w:t>
      </w:r>
      <w:r w:rsidRPr="00D56521">
        <w:t xml:space="preserve"> must 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1DB34E46" w:rsidR="00883232" w:rsidRPr="00D56521" w:rsidRDefault="00883232" w:rsidP="008017CF">
      <w:pPr>
        <w:spacing w:after="120" w:line="240" w:lineRule="auto"/>
        <w:jc w:val="both"/>
      </w:pPr>
      <w:r w:rsidRPr="00D56521">
        <w:t xml:space="preserve">The </w:t>
      </w:r>
      <w:commentRangeStart w:id="2153"/>
      <w:r w:rsidRPr="00D56521">
        <w:t>ECDIS Chart 1 and the Colour Differentiation Tes</w:t>
      </w:r>
      <w:commentRangeEnd w:id="2153"/>
      <w:r w:rsidR="00E27B73">
        <w:rPr>
          <w:rStyle w:val="CommentReference"/>
        </w:rPr>
        <w:commentReference w:id="2153"/>
      </w:r>
      <w:r w:rsidRPr="00D56521">
        <w:t>t are diagrams for use by the Mariner which are provided in the form of ENC</w:t>
      </w:r>
      <w:ins w:id="2154" w:author="jonathan pritchard" w:date="2024-02-06T11:13:00Z">
        <w:r w:rsidR="007652ED">
          <w:t xml:space="preserve"> datasets</w:t>
        </w:r>
      </w:ins>
      <w:del w:id="2155" w:author="jonathan pritchard" w:date="2024-02-06T11:13:00Z">
        <w:r w:rsidRPr="00D56521" w:rsidDel="007652ED">
          <w:delText>-like files</w:delText>
        </w:r>
      </w:del>
      <w:r w:rsidRPr="00D56521">
        <w:t xml:space="preserve">. </w:t>
      </w:r>
    </w:p>
    <w:p w14:paraId="6FDF475F" w14:textId="0AA8AFFC" w:rsidR="00883232" w:rsidRPr="00D56521" w:rsidRDefault="00883232" w:rsidP="008017CF">
      <w:pPr>
        <w:spacing w:after="120" w:line="240" w:lineRule="auto"/>
        <w:jc w:val="both"/>
      </w:pPr>
      <w:r w:rsidRPr="00D56521">
        <w:t>The ECDIS chart 1 is intended to familiarise the Mariner with the symbology used on ECDIS. The Mariner must be able to display each cell, and by cursor-pick get a read-out of the meaning of any symbol shown.</w:t>
      </w:r>
    </w:p>
    <w:p w14:paraId="2461583B" w14:textId="5A02EB1B" w:rsidR="00883232" w:rsidRPr="00D56521" w:rsidRDefault="00883232" w:rsidP="008017CF">
      <w:pPr>
        <w:spacing w:after="120" w:line="240" w:lineRule="auto"/>
        <w:jc w:val="both"/>
      </w:pPr>
      <w:r w:rsidRPr="00D56521">
        <w:t>The Colour Differentiation Test diagram is intended for display using the day or dusk colour tables so that the Mariner can check that the ECDIS monitor 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2156"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52F8B86E" w:rsidR="00883232" w:rsidRPr="00D56521" w:rsidRDefault="00883232" w:rsidP="008017CF">
      <w:pPr>
        <w:spacing w:after="120" w:line="240" w:lineRule="auto"/>
        <w:jc w:val="both"/>
      </w:pPr>
      <w:r w:rsidRPr="00D56521">
        <w:t>The line width of the diagonal line in the Colour Differentiation Test diagram is specified as 0.6 mm wide. The line width must be checked during the type approval.</w:t>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2157"/>
      <w:commentRangeStart w:id="2158"/>
      <w:r w:rsidRPr="00D56521">
        <w:t>Content and Encoding</w:t>
      </w:r>
    </w:p>
    <w:p w14:paraId="0BF28837" w14:textId="0B14123C" w:rsidR="00883232" w:rsidRPr="00C84C10" w:rsidRDefault="00E3380A" w:rsidP="00C84C10">
      <w:pPr>
        <w:spacing w:after="120" w:line="240" w:lineRule="auto"/>
        <w:rPr>
          <w:color w:val="FF0000"/>
        </w:rPr>
      </w:pPr>
      <w:r w:rsidRPr="00C84C10">
        <w:rPr>
          <w:color w:val="FF0000"/>
        </w:rPr>
        <w:t>[Add description after the datasets have been updated for S-100.]</w:t>
      </w:r>
      <w:commentRangeEnd w:id="2157"/>
      <w:r w:rsidR="00E27B73">
        <w:rPr>
          <w:rStyle w:val="CommentReference"/>
        </w:rPr>
        <w:commentReference w:id="2157"/>
      </w:r>
      <w:commentRangeEnd w:id="2158"/>
      <w:r w:rsidR="00477596">
        <w:rPr>
          <w:rStyle w:val="CommentReference"/>
        </w:rPr>
        <w:commentReference w:id="2158"/>
      </w:r>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2159"/>
      <w:r w:rsidRPr="00D56521">
        <w:t xml:space="preserve">The data files </w:t>
      </w:r>
      <w:r w:rsidR="00E3380A" w:rsidRPr="00D56521">
        <w:t>may be downloaded from the IHO web site</w:t>
      </w:r>
      <w:r w:rsidRPr="00D56521">
        <w:t xml:space="preserve">. </w:t>
      </w:r>
      <w:commentRangeEnd w:id="2159"/>
      <w:r w:rsidR="007652ED">
        <w:rPr>
          <w:rStyle w:val="CommentReference"/>
        </w:rPr>
        <w:commentReference w:id="2159"/>
      </w:r>
    </w:p>
    <w:p w14:paraId="1585B297" w14:textId="6C402142" w:rsidR="00883232" w:rsidRPr="00D56521" w:rsidRDefault="00883232" w:rsidP="00024B10">
      <w:pPr>
        <w:pStyle w:val="Heading4"/>
      </w:pPr>
      <w:r w:rsidRPr="00D56521">
        <w:t>Presentation</w:t>
      </w:r>
    </w:p>
    <w:p w14:paraId="3FF48D87" w14:textId="75EA5046" w:rsidR="00883232" w:rsidRPr="00D56521" w:rsidRDefault="00883232" w:rsidP="00C84C10">
      <w:pPr>
        <w:spacing w:after="120" w:line="240" w:lineRule="auto"/>
        <w:jc w:val="both"/>
      </w:pPr>
      <w:commentRangeStart w:id="2160"/>
      <w:r w:rsidRPr="00D56521">
        <w:t>The README files give some specific Mariner settings, such as safety contour, that are required to give the correct display.</w:t>
      </w:r>
    </w:p>
    <w:p w14:paraId="55F600E2" w14:textId="2BE7764F" w:rsidR="00883232" w:rsidRPr="00D56521" w:rsidRDefault="00883232" w:rsidP="00C84C10">
      <w:pPr>
        <w:spacing w:after="120" w:line="240" w:lineRule="auto"/>
        <w:jc w:val="both"/>
      </w:pPr>
      <w:r w:rsidRPr="00D56521">
        <w:lastRenderedPageBreak/>
        <w:t>The ECDIS Chart 1 and Colour Test diagram cells must be displayed full-screen (</w:t>
      </w:r>
      <w:r w:rsidR="00120DCF" w:rsidRPr="00D56521">
        <w:t xml:space="preserve">meaning the “minimum standard” screen, </w:t>
      </w:r>
      <w:r w:rsidRPr="00D56521">
        <w:t>270 x 270 mm), that is at or larger than the compilation scale.  Otherwise features such as centred symbols may not be correctly illustrated.</w:t>
      </w:r>
    </w:p>
    <w:p w14:paraId="0A4323B8" w14:textId="68E2000E" w:rsidR="00883232" w:rsidRPr="00D56521" w:rsidRDefault="00883232" w:rsidP="00C84C10">
      <w:pPr>
        <w:spacing w:after="120" w:line="240" w:lineRule="auto"/>
        <w:jc w:val="both"/>
      </w:pPr>
      <w:r w:rsidRPr="00D56521">
        <w:t>The Mariner must be able to cursor-pick on any symbol on the Chart 1 display and get a text read-out of the symbol meaning</w:t>
      </w:r>
      <w:r w:rsidR="00E3380A" w:rsidRPr="00D56521">
        <w:t>.</w:t>
      </w:r>
      <w:commentRangeEnd w:id="2160"/>
      <w:r w:rsidR="007652ED">
        <w:rPr>
          <w:rStyle w:val="CommentReference"/>
        </w:rPr>
        <w:commentReference w:id="2160"/>
      </w:r>
    </w:p>
    <w:p w14:paraId="2EF40CBD" w14:textId="0D13EBBE" w:rsidR="00883232" w:rsidRPr="00D56521" w:rsidRDefault="00883232">
      <w:pPr>
        <w:pStyle w:val="Heading3"/>
        <w:pPrChange w:id="2161" w:author="jonathan pritchard" w:date="2024-02-09T12:38:00Z">
          <w:pPr>
            <w:pStyle w:val="Heading3"/>
            <w:tabs>
              <w:tab w:val="clear" w:pos="851"/>
              <w:tab w:val="left" w:pos="993"/>
            </w:tabs>
            <w:spacing w:after="120"/>
            <w:ind w:left="992" w:hanging="992"/>
          </w:pPr>
        </w:pPrChange>
      </w:pPr>
      <w:bookmarkStart w:id="2162" w:name="_Toc144421410"/>
      <w:r w:rsidRPr="00D56521">
        <w:t>Displaying the Colour Test Diagram</w:t>
      </w:r>
      <w:bookmarkEnd w:id="2162"/>
    </w:p>
    <w:p w14:paraId="63998341" w14:textId="46B8E02A" w:rsidR="00883232" w:rsidRPr="00D56521" w:rsidRDefault="00883232" w:rsidP="00024B10">
      <w:pPr>
        <w:pStyle w:val="Heading4"/>
      </w:pPr>
      <w:r w:rsidRPr="00D56521">
        <w:t>Introduction; providing the diagram</w:t>
      </w:r>
    </w:p>
    <w:p w14:paraId="13664508" w14:textId="3CF46570" w:rsidR="00883232" w:rsidRPr="00D56521" w:rsidRDefault="00883232" w:rsidP="00C84C10">
      <w:pPr>
        <w:spacing w:after="120" w:line="240" w:lineRule="auto"/>
        <w:jc w:val="both"/>
      </w:pPr>
      <w:r w:rsidRPr="00D56521">
        <w:t xml:space="preserve">The colour generating capability of any type of display screen will deteriorate with age and the 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023CF8A9" w:rsidR="00883232" w:rsidRPr="00D56521" w:rsidRDefault="00883232" w:rsidP="00C84C10">
      <w:pPr>
        <w:spacing w:after="120" w:line="240" w:lineRule="auto"/>
        <w:jc w:val="both"/>
      </w:pPr>
      <w:r w:rsidRPr="00D56521">
        <w:t xml:space="preserve">The diagram will not be true to colour unless it is projected on a calibrated monitor and is generated using the </w:t>
      </w:r>
      <w:r w:rsidR="00120DCF" w:rsidRPr="00D56521">
        <w:t xml:space="preserve">ENC </w:t>
      </w:r>
      <w:r w:rsidRPr="00D56521">
        <w:t xml:space="preserve">colour </w:t>
      </w:r>
      <w:r w:rsidR="00120DCF" w:rsidRPr="00D56521">
        <w:t>profiles</w:t>
      </w:r>
      <w:r w:rsidRPr="00D56521">
        <w:t>.</w:t>
      </w:r>
    </w:p>
    <w:p w14:paraId="4DC7080E" w14:textId="6E3D4C8F" w:rsidR="00883232" w:rsidRPr="00D56521" w:rsidRDefault="002F7FC9" w:rsidP="00C84C10">
      <w:pPr>
        <w:spacing w:after="60" w:line="240" w:lineRule="auto"/>
        <w:jc w:val="both"/>
      </w:pPr>
      <w:ins w:id="2163" w:author="jonathan pritchard" w:date="2024-02-06T14:59:00Z">
        <w:r>
          <w:t xml:space="preserve">The </w:t>
        </w:r>
      </w:ins>
      <w:del w:id="2164" w:author="jonathan pritchard" w:date="2024-02-06T15:00:00Z">
        <w:r w:rsidR="00883232" w:rsidRPr="00D56521" w:rsidDel="002F7FC9">
          <w:delText>T</w:delText>
        </w:r>
      </w:del>
      <w:ins w:id="2165"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2166" w:author="jonathan pritchard" w:date="2024-02-06T14:58:00Z">
        <w:r w:rsidRPr="00D56521" w:rsidDel="002F7FC9">
          <w:delText xml:space="preserve">file </w:delText>
        </w:r>
      </w:del>
      <w:ins w:id="2167" w:author="jonathan pritchard" w:date="2024-02-06T14:58:00Z">
        <w:r w:rsidR="002F7FC9">
          <w:t>dataset</w:t>
        </w:r>
        <w:r w:rsidR="002F7FC9" w:rsidRPr="00D56521">
          <w:t xml:space="preserve"> </w:t>
        </w:r>
      </w:ins>
      <w:r w:rsidRPr="00D56521">
        <w:t>labelled “</w:t>
      </w:r>
      <w:ins w:id="2168" w:author="jonathan pritchard" w:date="2024-02-06T14:58:00Z">
        <w:r w:rsidR="002F7FC9">
          <w:t>101AA00</w:t>
        </w:r>
      </w:ins>
      <w:ins w:id="2169" w:author="jonathan pritchard" w:date="2024-02-06T14:59:00Z">
        <w:r w:rsidR="002F7FC9">
          <w:t>5</w:t>
        </w:r>
      </w:ins>
      <w:commentRangeStart w:id="2170"/>
      <w:r w:rsidRPr="007652ED">
        <w:rPr>
          <w:highlight w:val="yellow"/>
          <w:rPrChange w:id="2171" w:author="jonathan pritchard" w:date="2024-02-06T11:16:00Z">
            <w:rPr/>
          </w:rPrChange>
        </w:rPr>
        <w:t>C1WOO</w:t>
      </w:r>
      <w:commentRangeEnd w:id="2170"/>
      <w:r w:rsidR="007652ED">
        <w:rPr>
          <w:rStyle w:val="CommentReference"/>
        </w:rPr>
        <w:commentReference w:id="2170"/>
      </w:r>
      <w:r w:rsidRPr="00D56521">
        <w:t xml:space="preserve">” containing the Colour Differentiation Test Diagram.  This file must be drawn so that the extent of the imaginary chart data covers the entire ECDIS display.  </w:t>
      </w:r>
      <w:r w:rsidRPr="007652ED">
        <w:rPr>
          <w:highlight w:val="yellow"/>
          <w:rPrChange w:id="2172" w:author="jonathan pritchard" w:date="2024-02-06T11:16:00Z">
            <w:rPr/>
          </w:rPrChange>
        </w:rPr>
        <w:t xml:space="preserve">Because the file uses </w:t>
      </w:r>
      <w:ins w:id="2173" w:author="jonathan pritchard" w:date="2024-02-06T14:59:00Z">
        <w:r w:rsidR="002F7FC9">
          <w:rPr>
            <w:highlight w:val="yellow"/>
          </w:rPr>
          <w:t xml:space="preserve">customised features and attributes, </w:t>
        </w:r>
      </w:ins>
      <w:del w:id="2174" w:author="jonathan pritchard" w:date="2024-02-06T14:59:00Z">
        <w:r w:rsidRPr="007652ED" w:rsidDel="002F7FC9">
          <w:rPr>
            <w:highlight w:val="yellow"/>
            <w:rPrChange w:id="2175" w:author="jonathan pritchard" w:date="2024-02-06T11:16:00Z">
              <w:rPr/>
            </w:rPrChange>
          </w:rPr>
          <w:delText xml:space="preserve">pseudo-cartographic objects </w:delText>
        </w:r>
      </w:del>
      <w:r w:rsidRPr="007652ED">
        <w:rPr>
          <w:highlight w:val="yellow"/>
          <w:rPrChange w:id="2176" w:author="jonathan pritchard" w:date="2024-02-06T11:16:00Z">
            <w:rPr/>
          </w:rPrChange>
        </w:rPr>
        <w:t xml:space="preserve">it must be displayed using the special </w:t>
      </w:r>
      <w:r w:rsidR="003669D5" w:rsidRPr="007652ED">
        <w:rPr>
          <w:highlight w:val="yellow"/>
          <w:rPrChange w:id="2177" w:author="jonathan pritchard" w:date="2024-02-06T11:16:00Z">
            <w:rPr/>
          </w:rPrChange>
        </w:rPr>
        <w:t>P</w:t>
      </w:r>
      <w:r w:rsidR="00120DCF" w:rsidRPr="007652ED">
        <w:rPr>
          <w:highlight w:val="yellow"/>
          <w:rPrChange w:id="2178" w:author="jonathan pritchard" w:date="2024-02-06T11:16:00Z">
            <w:rPr/>
          </w:rPrChange>
        </w:rPr>
        <w:t xml:space="preserve">ortrayal </w:t>
      </w:r>
      <w:ins w:id="2179" w:author="jonathan pritchard" w:date="2024-02-06T14:59:00Z">
        <w:r w:rsidR="002F7FC9">
          <w:rPr>
            <w:highlight w:val="yellow"/>
          </w:rPr>
          <w:t xml:space="preserve">and Feature </w:t>
        </w:r>
      </w:ins>
      <w:r w:rsidR="003669D5" w:rsidRPr="007652ED">
        <w:rPr>
          <w:highlight w:val="yellow"/>
          <w:rPrChange w:id="2180" w:author="jonathan pritchard" w:date="2024-02-06T11:16:00Z">
            <w:rPr/>
          </w:rPrChange>
        </w:rPr>
        <w:t>C</w:t>
      </w:r>
      <w:r w:rsidR="00120DCF" w:rsidRPr="007652ED">
        <w:rPr>
          <w:highlight w:val="yellow"/>
          <w:rPrChange w:id="2181" w:author="jonathan pritchard" w:date="2024-02-06T11:16:00Z">
            <w:rPr/>
          </w:rPrChange>
        </w:rPr>
        <w:t>atalogue</w:t>
      </w:r>
      <w:ins w:id="2182" w:author="jonathan pritchard" w:date="2024-02-06T14:59:00Z">
        <w:r w:rsidR="002F7FC9">
          <w:rPr>
            <w:highlight w:val="yellow"/>
          </w:rPr>
          <w:t>s</w:t>
        </w:r>
      </w:ins>
      <w:r w:rsidRPr="007652ED">
        <w:rPr>
          <w:highlight w:val="yellow"/>
          <w:rPrChange w:id="2183" w:author="jonathan pritchard" w:date="2024-02-06T11:16:00Z">
            <w:rPr/>
          </w:rPrChange>
        </w:rPr>
        <w:t xml:space="preserve"> provided for the digital </w:t>
      </w:r>
      <w:ins w:id="2184" w:author="jonathan pritchard" w:date="2024-02-06T14:59:00Z">
        <w:r w:rsidR="002F7FC9">
          <w:rPr>
            <w:highlight w:val="yellow"/>
          </w:rPr>
          <w:t xml:space="preserve">S-100 </w:t>
        </w:r>
      </w:ins>
      <w:r w:rsidRPr="007652ED">
        <w:rPr>
          <w:highlight w:val="yellow"/>
          <w:rPrChange w:id="2185" w:author="jonathan pritchard" w:date="2024-02-06T11:16:00Z">
            <w:rPr/>
          </w:rPrChange>
        </w:rPr>
        <w:t>ECDIS Chart 1</w:t>
      </w:r>
      <w:r w:rsidRPr="00D56521">
        <w:t>.</w:t>
      </w:r>
    </w:p>
    <w:p w14:paraId="688811E5" w14:textId="089D2208" w:rsidR="00883232" w:rsidRPr="00D56521" w:rsidRDefault="00883232" w:rsidP="00AE2737">
      <w:pPr>
        <w:pStyle w:val="ListParagraph"/>
        <w:numPr>
          <w:ilvl w:val="0"/>
          <w:numId w:val="62"/>
        </w:numPr>
        <w:spacing w:after="120" w:line="240" w:lineRule="auto"/>
        <w:jc w:val="both"/>
      </w:pPr>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r w:rsidRPr="00D56521">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lastRenderedPageBreak/>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228041A3" w14:textId="67690732" w:rsidR="008C3446" w:rsidRPr="00D56521" w:rsidRDefault="003669D5" w:rsidP="00AE2737">
      <w:pPr>
        <w:pStyle w:val="ListParagraph"/>
        <w:numPr>
          <w:ilvl w:val="0"/>
          <w:numId w:val="64"/>
        </w:numPr>
        <w:spacing w:after="120" w:line="240" w:lineRule="auto"/>
        <w:jc w:val="both"/>
      </w:pPr>
      <w:r w:rsidRPr="00D56521">
        <w:t>The</w:t>
      </w:r>
      <w:r w:rsidR="008C3446" w:rsidRPr="00D56521">
        <w:t xml:space="preserve"> foreground lines representing yellow, orange, magenta (purple), green, blue and grey may be clearly identified.</w:t>
      </w:r>
    </w:p>
    <w:p w14:paraId="34D7E847" w14:textId="6C76CCD3" w:rsidR="00883232" w:rsidRPr="00D56521" w:rsidRDefault="00883232" w:rsidP="00024B10">
      <w:pPr>
        <w:pStyle w:val="Heading4"/>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241E15">
        <w:rPr>
          <w:highlight w:val="yellow"/>
          <w:rPrChange w:id="2186" w:author="jonathan pritchard" w:date="2024-02-06T11:22:00Z">
            <w:rPr/>
          </w:rPrChange>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ariner to adjust the display for ambient illumination on the bridge of a ship.  An ECDIS must have the black-adjust symbol displayed whenever 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E77A19" w:rsidRDefault="00883232">
      <w:pPr>
        <w:pStyle w:val="Heading3"/>
        <w:rPr>
          <w:highlight w:val="yellow"/>
          <w:rPrChange w:id="2187" w:author="jonathan pritchard" w:date="2024-02-05T11:39:00Z">
            <w:rPr/>
          </w:rPrChange>
        </w:rPr>
        <w:pPrChange w:id="2188" w:author="jonathan pritchard" w:date="2024-02-09T12:38:00Z">
          <w:pPr>
            <w:pStyle w:val="Heading3"/>
            <w:tabs>
              <w:tab w:val="clear" w:pos="851"/>
              <w:tab w:val="left" w:pos="993"/>
            </w:tabs>
            <w:spacing w:after="120"/>
            <w:ind w:left="992" w:hanging="992"/>
          </w:pPr>
        </w:pPrChange>
      </w:pPr>
      <w:bookmarkStart w:id="2189" w:name="_Toc144421411"/>
      <w:r w:rsidRPr="00E77A19">
        <w:rPr>
          <w:highlight w:val="yellow"/>
          <w:rPrChange w:id="2190" w:author="jonathan pritchard" w:date="2024-02-05T11:39:00Z">
            <w:rPr/>
          </w:rPrChange>
        </w:rPr>
        <w:t>Grey Scale</w:t>
      </w:r>
      <w:bookmarkEnd w:id="2189"/>
    </w:p>
    <w:p w14:paraId="3326AEDC" w14:textId="64D78977" w:rsidR="00883232" w:rsidRPr="00D56521" w:rsidRDefault="00883232" w:rsidP="006D480D">
      <w:pPr>
        <w:spacing w:after="120" w:line="240" w:lineRule="auto"/>
        <w:jc w:val="both"/>
      </w:pPr>
      <w:commentRangeStart w:id="2191"/>
      <w:r w:rsidRPr="00D56521">
        <w:t>A</w:t>
      </w:r>
      <w:commentRangeEnd w:id="2191"/>
      <w:r w:rsidR="00E77A19">
        <w:rPr>
          <w:rStyle w:val="CommentReference"/>
        </w:rPr>
        <w:commentReference w:id="2191"/>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 xml:space="preserve">interval between the n levels to create m levels is ΔV = w/(m-1), </w:t>
      </w:r>
      <w:r w:rsidRPr="00D56521">
        <w:lastRenderedPageBreak/>
        <w:t>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2192" w:name="_Toc144421412"/>
      <w:r w:rsidRPr="00BE68E8">
        <w:t>Data</w:t>
      </w:r>
      <w:r w:rsidR="00FF6170" w:rsidRPr="00BE68E8">
        <w:t xml:space="preserve">set </w:t>
      </w:r>
      <w:r w:rsidR="00716214" w:rsidRPr="00BE68E8">
        <w:t>M</w:t>
      </w:r>
      <w:r w:rsidRPr="00BE68E8">
        <w:t>anagement</w:t>
      </w:r>
      <w:bookmarkEnd w:id="2192"/>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pPr>
        <w:pStyle w:val="Heading2"/>
        <w:pPrChange w:id="2193" w:author="Raphael Malyankar" w:date="2023-08-31T22:24:00Z">
          <w:pPr>
            <w:pStyle w:val="Heading2"/>
            <w:tabs>
              <w:tab w:val="clear" w:pos="567"/>
              <w:tab w:val="left" w:pos="851"/>
            </w:tabs>
            <w:ind w:left="851" w:hanging="851"/>
          </w:pPr>
        </w:pPrChange>
      </w:pPr>
      <w:bookmarkStart w:id="2194" w:name="_Toc144421413"/>
      <w:commentRangeStart w:id="2195"/>
      <w:r w:rsidRPr="00BE68E8">
        <w:t>Multiple p</w:t>
      </w:r>
      <w:r w:rsidR="004D3BE6" w:rsidRPr="00BE68E8">
        <w:t>roduct versions</w:t>
      </w:r>
      <w:r w:rsidR="00642A9A" w:rsidRPr="00BE68E8">
        <w:t xml:space="preserve"> and portrayal</w:t>
      </w:r>
      <w:bookmarkEnd w:id="2194"/>
      <w:commentRangeEnd w:id="2195"/>
      <w:r w:rsidR="00E27B73">
        <w:rPr>
          <w:rStyle w:val="CommentReference"/>
          <w:rFonts w:eastAsia="MS Mincho"/>
          <w:b w:val="0"/>
          <w:bCs w:val="0"/>
        </w:rPr>
        <w:commentReference w:id="2195"/>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2196"/>
      <w:commentRangeStart w:id="2197"/>
      <w:r w:rsidR="005363F5" w:rsidRPr="00DB796E">
        <w:rPr>
          <w:strike/>
          <w:highlight w:val="yellow"/>
          <w:rPrChange w:id="2198" w:author="jonathan pritchard" w:date="2024-02-06T15:58:00Z">
            <w:rPr/>
          </w:rPrChange>
        </w:rPr>
        <w:t>Changes in a Revision ensure backward compatibility with previous versions within the same Edition. A Revision, for example, may introduce new features and attributes</w:t>
      </w:r>
      <w:r w:rsidR="00F75030" w:rsidRPr="00DB796E">
        <w:rPr>
          <w:strike/>
          <w:highlight w:val="yellow"/>
          <w:rPrChange w:id="2199" w:author="jonathan pritchard" w:date="2024-02-06T15:58:00Z">
            <w:rPr/>
          </w:rPrChange>
        </w:rPr>
        <w:t>, but will not delete a feature or attribute</w:t>
      </w:r>
      <w:commentRangeEnd w:id="2196"/>
      <w:r w:rsidR="00DB796E">
        <w:rPr>
          <w:rStyle w:val="CommentReference"/>
        </w:rPr>
        <w:commentReference w:id="2196"/>
      </w:r>
      <w:commentRangeEnd w:id="2197"/>
      <w:r w:rsidR="00DB796E">
        <w:rPr>
          <w:rStyle w:val="CommentReference"/>
        </w:rPr>
        <w:commentReference w:id="2197"/>
      </w:r>
      <w:r w:rsidR="005363F5" w:rsidRPr="00DB796E">
        <w:rPr>
          <w:highlight w:val="yellow"/>
          <w:rPrChange w:id="2200" w:author="jonathan pritchard" w:date="2024-02-06T15:58:00Z">
            <w:rPr/>
          </w:rPrChange>
        </w:rPr>
        <w:t>.</w:t>
      </w:r>
      <w:r w:rsidR="005363F5" w:rsidRPr="00D56521">
        <w:t xml:space="preserve"> </w:t>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2201" w:author="jonathan pritchard" w:date="2024-02-06T15:56:00Z"/>
        </w:rPr>
      </w:pPr>
      <w:r w:rsidRPr="00BB0BEC">
        <w:rPr>
          <w:rPrChange w:id="2202" w:author="jonathan pritchard" w:date="2023-10-19T12:56:00Z">
            <w:rPr>
              <w:lang w:val="fr-FR"/>
            </w:rPr>
          </w:rPrChange>
        </w:rPr>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2785DA4A" w14:textId="0FC04E92" w:rsidR="00DB796E" w:rsidRDefault="00DB796E" w:rsidP="00DB796E">
      <w:pPr>
        <w:spacing w:after="120" w:line="240" w:lineRule="auto"/>
        <w:jc w:val="both"/>
        <w:rPr>
          <w:ins w:id="2203" w:author="jonathan pritchard" w:date="2024-02-06T16:03:00Z"/>
        </w:rPr>
      </w:pPr>
      <w:ins w:id="2204" w:author="jonathan pritchard" w:date="2024-02-06T15:56:00Z">
        <w:r>
          <w:t>Each dataset</w:t>
        </w:r>
      </w:ins>
      <w:ins w:id="2205" w:author="jonathan pritchard" w:date="2024-02-06T15:57:00Z">
        <w:r>
          <w:t xml:space="preserve"> has a product specification edition number contained within it.[</w:t>
        </w:r>
        <w:r>
          <w:rPr>
            <w:b/>
            <w:bCs/>
          </w:rPr>
          <w:t>encoding specifics</w:t>
        </w:r>
        <w:r>
          <w:t xml:space="preserve">]. This requires the ECDIS to have installed a </w:t>
        </w:r>
      </w:ins>
      <w:ins w:id="2206" w:author="jonathan pritchard" w:date="2024-02-06T15:58:00Z">
        <w:r>
          <w:t>feature catalog</w:t>
        </w:r>
      </w:ins>
      <w:ins w:id="2207" w:author="jonathan pritchard" w:date="2024-02-06T15:59:00Z">
        <w:r>
          <w:t>ue which has a matching edition and revision number. Multiple feature catalogues must therefore be supported to maintain different revisions of datasets.</w:t>
        </w:r>
      </w:ins>
    </w:p>
    <w:p w14:paraId="1357031D" w14:textId="2B31EAD3" w:rsidR="00DB796E" w:rsidRPr="00D56521" w:rsidRDefault="00DB796E">
      <w:pPr>
        <w:spacing w:after="120" w:line="240" w:lineRule="auto"/>
        <w:jc w:val="both"/>
        <w:pPrChange w:id="2208" w:author="jonathan pritchard" w:date="2024-02-06T15:56:00Z">
          <w:pPr>
            <w:pStyle w:val="ListParagraph"/>
            <w:numPr>
              <w:numId w:val="46"/>
            </w:numPr>
            <w:spacing w:after="120" w:line="240" w:lineRule="auto"/>
            <w:ind w:hanging="360"/>
            <w:jc w:val="both"/>
          </w:pPr>
        </w:pPrChange>
      </w:pPr>
      <w:ins w:id="2209" w:author="jonathan pritchard" w:date="2024-02-06T16:03:00Z">
        <w:r>
          <w:t>A feature catalogue is only compatible with a portrayal catalogue having the same edition and revision number.</w:t>
        </w:r>
      </w:ins>
    </w:p>
    <w:p w14:paraId="7CB1501C" w14:textId="2D3801AF" w:rsidR="00855A88" w:rsidRPr="00D56521" w:rsidRDefault="00CA324B" w:rsidP="000472A8">
      <w:pPr>
        <w:spacing w:after="60" w:line="240" w:lineRule="auto"/>
        <w:jc w:val="both"/>
      </w:pPr>
      <w:ins w:id="2210" w:author="jonathan pritchard" w:date="2024-02-06T16:03:00Z">
        <w:r>
          <w:t xml:space="preserve">Further </w:t>
        </w:r>
      </w:ins>
      <w:del w:id="2211"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w:t>
      </w:r>
      <w:r w:rsidR="00D44F90" w:rsidRPr="00D56521">
        <w:lastRenderedPageBreak/>
        <w:t xml:space="preserve">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DB796E" w:rsidRDefault="0005473B" w:rsidP="00AE2737">
      <w:pPr>
        <w:pStyle w:val="ListParagraph"/>
        <w:numPr>
          <w:ilvl w:val="0"/>
          <w:numId w:val="47"/>
        </w:numPr>
        <w:spacing w:after="60" w:line="240" w:lineRule="auto"/>
        <w:ind w:left="714" w:hanging="357"/>
        <w:jc w:val="both"/>
        <w:rPr>
          <w:strike/>
          <w:highlight w:val="yellow"/>
          <w:rPrChange w:id="2212" w:author="jonathan pritchard" w:date="2024-02-06T16:03:00Z">
            <w:rPr/>
          </w:rPrChange>
        </w:rPr>
      </w:pPr>
      <w:commentRangeStart w:id="2213"/>
      <w:r w:rsidRPr="00DB796E">
        <w:rPr>
          <w:strike/>
          <w:highlight w:val="yellow"/>
          <w:rPrChange w:id="2214" w:author="jonathan pritchard" w:date="2024-02-06T16:03:00Z">
            <w:rPr/>
          </w:rPrChange>
        </w:rPr>
        <w:t>The</w:t>
      </w:r>
      <w:commentRangeEnd w:id="2213"/>
      <w:r w:rsidR="00DB796E" w:rsidRPr="00DB796E">
        <w:rPr>
          <w:rStyle w:val="CommentReference"/>
          <w:strike/>
          <w:rPrChange w:id="2215" w:author="jonathan pritchard" w:date="2024-02-06T16:03:00Z">
            <w:rPr>
              <w:rStyle w:val="CommentReference"/>
            </w:rPr>
          </w:rPrChange>
        </w:rPr>
        <w:commentReference w:id="2213"/>
      </w:r>
      <w:r w:rsidRPr="00DB796E">
        <w:rPr>
          <w:strike/>
          <w:highlight w:val="yellow"/>
          <w:rPrChange w:id="2216" w:author="jonathan pritchard" w:date="2024-02-06T16:03:00Z">
            <w:rPr/>
          </w:rPrChange>
        </w:rPr>
        <w:t xml:space="preserve"> significance of changes to only </w:t>
      </w:r>
      <w:r w:rsidR="000577DF" w:rsidRPr="00DB796E">
        <w:rPr>
          <w:strike/>
          <w:highlight w:val="yellow"/>
          <w:rPrChange w:id="2217" w:author="jonathan pritchard" w:date="2024-02-06T16:03:00Z">
            <w:rPr/>
          </w:rPrChange>
        </w:rPr>
        <w:t xml:space="preserve">a </w:t>
      </w:r>
      <w:r w:rsidR="00AF2C79" w:rsidRPr="00DB796E">
        <w:rPr>
          <w:strike/>
          <w:highlight w:val="yellow"/>
          <w:rPrChange w:id="2218" w:author="jonathan pritchard" w:date="2024-02-06T16:03:00Z">
            <w:rPr/>
          </w:rPrChange>
        </w:rPr>
        <w:t>P</w:t>
      </w:r>
      <w:r w:rsidRPr="00DB796E">
        <w:rPr>
          <w:strike/>
          <w:highlight w:val="yellow"/>
          <w:rPrChange w:id="2219" w:author="jonathan pritchard" w:date="2024-02-06T16:03:00Z">
            <w:rPr/>
          </w:rPrChange>
        </w:rPr>
        <w:t xml:space="preserve">ortrayal </w:t>
      </w:r>
      <w:r w:rsidR="00AF2C79" w:rsidRPr="00DB796E">
        <w:rPr>
          <w:strike/>
          <w:highlight w:val="yellow"/>
          <w:rPrChange w:id="2220" w:author="jonathan pritchard" w:date="2024-02-06T16:03:00Z">
            <w:rPr/>
          </w:rPrChange>
        </w:rPr>
        <w:t>C</w:t>
      </w:r>
      <w:r w:rsidRPr="00DB796E">
        <w:rPr>
          <w:strike/>
          <w:highlight w:val="yellow"/>
          <w:rPrChange w:id="2221" w:author="jonathan pritchard" w:date="2024-02-06T16:03:00Z">
            <w:rPr/>
          </w:rPrChange>
        </w:rPr>
        <w:t xml:space="preserve">atalogue (without a concomitant change to the </w:t>
      </w:r>
      <w:r w:rsidR="00AF2C79" w:rsidRPr="00DB796E">
        <w:rPr>
          <w:strike/>
          <w:highlight w:val="yellow"/>
          <w:rPrChange w:id="2222" w:author="jonathan pritchard" w:date="2024-02-06T16:03:00Z">
            <w:rPr/>
          </w:rPrChange>
        </w:rPr>
        <w:t>P</w:t>
      </w:r>
      <w:r w:rsidRPr="00DB796E">
        <w:rPr>
          <w:strike/>
          <w:highlight w:val="yellow"/>
          <w:rPrChange w:id="2223" w:author="jonathan pritchard" w:date="2024-02-06T16:03:00Z">
            <w:rPr/>
          </w:rPrChange>
        </w:rPr>
        <w:t xml:space="preserve">roduct </w:t>
      </w:r>
      <w:r w:rsidR="00AF2C79" w:rsidRPr="00DB796E">
        <w:rPr>
          <w:strike/>
          <w:highlight w:val="yellow"/>
          <w:rPrChange w:id="2224" w:author="jonathan pritchard" w:date="2024-02-06T16:03:00Z">
            <w:rPr/>
          </w:rPrChange>
        </w:rPr>
        <w:t>S</w:t>
      </w:r>
      <w:r w:rsidRPr="00DB796E">
        <w:rPr>
          <w:strike/>
          <w:highlight w:val="yellow"/>
          <w:rPrChange w:id="2225" w:author="jonathan pritchard" w:date="2024-02-06T16:03:00Z">
            <w:rPr/>
          </w:rPrChange>
        </w:rPr>
        <w:t xml:space="preserve">pecification or </w:t>
      </w:r>
      <w:r w:rsidR="00AF2C79" w:rsidRPr="00DB796E">
        <w:rPr>
          <w:strike/>
          <w:highlight w:val="yellow"/>
          <w:rPrChange w:id="2226" w:author="jonathan pritchard" w:date="2024-02-06T16:03:00Z">
            <w:rPr/>
          </w:rPrChange>
        </w:rPr>
        <w:t>F</w:t>
      </w:r>
      <w:r w:rsidRPr="00DB796E">
        <w:rPr>
          <w:strike/>
          <w:highlight w:val="yellow"/>
          <w:rPrChange w:id="2227" w:author="jonathan pritchard" w:date="2024-02-06T16:03:00Z">
            <w:rPr/>
          </w:rPrChange>
        </w:rPr>
        <w:t xml:space="preserve">eature </w:t>
      </w:r>
      <w:r w:rsidR="00AF2C79" w:rsidRPr="00DB796E">
        <w:rPr>
          <w:strike/>
          <w:highlight w:val="yellow"/>
          <w:rPrChange w:id="2228" w:author="jonathan pritchard" w:date="2024-02-06T16:03:00Z">
            <w:rPr/>
          </w:rPrChange>
        </w:rPr>
        <w:t>C</w:t>
      </w:r>
      <w:r w:rsidRPr="00DB796E">
        <w:rPr>
          <w:strike/>
          <w:highlight w:val="yellow"/>
          <w:rPrChange w:id="2229" w:author="jonathan pritchard" w:date="2024-02-06T16:03:00Z">
            <w:rPr/>
          </w:rPrChange>
        </w:rPr>
        <w:t>atalogue)</w:t>
      </w:r>
      <w:r w:rsidR="000577DF" w:rsidRPr="00DB796E">
        <w:rPr>
          <w:strike/>
          <w:highlight w:val="yellow"/>
          <w:rPrChange w:id="2230" w:author="jonathan pritchard" w:date="2024-02-06T16:03:00Z">
            <w:rPr/>
          </w:rPrChange>
        </w:rPr>
        <w:t xml:space="preserve"> can be more difficult</w:t>
      </w:r>
      <w:r w:rsidRPr="00DB796E">
        <w:rPr>
          <w:strike/>
          <w:highlight w:val="yellow"/>
          <w:rPrChange w:id="2231" w:author="jonathan pritchard" w:date="2024-02-06T16:03:00Z">
            <w:rPr/>
          </w:rPrChange>
        </w:rPr>
        <w:t xml:space="preserve"> to classify</w:t>
      </w:r>
      <w:r w:rsidR="00DC1D87" w:rsidRPr="00DB796E">
        <w:rPr>
          <w:strike/>
          <w:highlight w:val="yellow"/>
          <w:rPrChange w:id="2232" w:author="jonathan pritchard" w:date="2024-02-06T16:03:00Z">
            <w:rPr/>
          </w:rPrChange>
        </w:rPr>
        <w:t xml:space="preserve"> (as a </w:t>
      </w:r>
      <w:r w:rsidR="00AF2C79" w:rsidRPr="00DB796E">
        <w:rPr>
          <w:strike/>
          <w:highlight w:val="yellow"/>
          <w:rPrChange w:id="2233" w:author="jonathan pritchard" w:date="2024-02-06T16:03:00Z">
            <w:rPr/>
          </w:rPrChange>
        </w:rPr>
        <w:t>N</w:t>
      </w:r>
      <w:r w:rsidR="00DC1D87" w:rsidRPr="00DB796E">
        <w:rPr>
          <w:strike/>
          <w:highlight w:val="yellow"/>
          <w:rPrChange w:id="2234" w:author="jonathan pritchard" w:date="2024-02-06T16:03:00Z">
            <w:rPr/>
          </w:rPrChange>
        </w:rPr>
        <w:t>ew Edition, Revision, or Clarification)</w:t>
      </w:r>
      <w:r w:rsidR="000577DF" w:rsidRPr="00DB796E">
        <w:rPr>
          <w:strike/>
          <w:highlight w:val="yellow"/>
          <w:rPrChange w:id="2235" w:author="jonathan pritchard" w:date="2024-02-06T16:03:00Z">
            <w:rPr/>
          </w:rPrChange>
        </w:rPr>
        <w:t xml:space="preserve">, </w:t>
      </w:r>
      <w:r w:rsidR="00DC1D87" w:rsidRPr="00DB796E">
        <w:rPr>
          <w:strike/>
          <w:highlight w:val="yellow"/>
          <w:rPrChange w:id="2236" w:author="jonathan pritchard" w:date="2024-02-06T16:03:00Z">
            <w:rPr/>
          </w:rPrChange>
        </w:rPr>
        <w:t>because in addition to data model semantics,</w:t>
      </w:r>
      <w:r w:rsidR="000577DF" w:rsidRPr="00DB796E">
        <w:rPr>
          <w:strike/>
          <w:highlight w:val="yellow"/>
          <w:rPrChange w:id="2237" w:author="jonathan pritchard" w:date="2024-02-06T16:03:00Z">
            <w:rPr/>
          </w:rPrChange>
        </w:rPr>
        <w:t xml:space="preserve"> </w:t>
      </w:r>
      <w:r w:rsidR="00DC1D87" w:rsidRPr="00DB796E">
        <w:rPr>
          <w:strike/>
          <w:highlight w:val="yellow"/>
          <w:rPrChange w:id="2238" w:author="jonathan pritchard" w:date="2024-02-06T16:03:00Z">
            <w:rPr/>
          </w:rPrChange>
        </w:rPr>
        <w:t>human factors effects for user interfaces and IMO guidance about compatibility, text abbreviatio</w:t>
      </w:r>
      <w:r w:rsidR="00AF2C79" w:rsidRPr="00DB796E">
        <w:rPr>
          <w:strike/>
          <w:highlight w:val="yellow"/>
          <w:rPrChange w:id="2239" w:author="jonathan pritchard" w:date="2024-02-06T16:03:00Z">
            <w:rPr/>
          </w:rPrChange>
        </w:rPr>
        <w:t>ns, etc</w:t>
      </w:r>
      <w:r w:rsidR="00DC1D87" w:rsidRPr="00DB796E">
        <w:rPr>
          <w:strike/>
          <w:highlight w:val="yellow"/>
          <w:rPrChange w:id="2240" w:author="jonathan pritchard" w:date="2024-02-06T16:03:00Z">
            <w:rPr/>
          </w:rPrChange>
        </w:rPr>
        <w:t>, must also be considered.</w:t>
      </w:r>
    </w:p>
    <w:p w14:paraId="54457007" w14:textId="25416719" w:rsidR="00B2410B" w:rsidRDefault="003707D6" w:rsidP="006D480D">
      <w:pPr>
        <w:pStyle w:val="ListParagraph"/>
        <w:spacing w:after="120" w:line="240" w:lineRule="auto"/>
        <w:jc w:val="both"/>
      </w:pPr>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pPr>
        <w:pStyle w:val="Heading2"/>
        <w:pPrChange w:id="2241" w:author="Raphael Malyankar" w:date="2023-08-31T22:24:00Z">
          <w:pPr>
            <w:pStyle w:val="Heading2"/>
            <w:tabs>
              <w:tab w:val="clear" w:pos="567"/>
              <w:tab w:val="left" w:pos="851"/>
            </w:tabs>
            <w:ind w:left="851" w:hanging="851"/>
          </w:pPr>
        </w:pPrChange>
      </w:pPr>
      <w:bookmarkStart w:id="2242" w:name="_Toc144421414"/>
      <w:r w:rsidRPr="00D56521">
        <w:t>Dataset</w:t>
      </w:r>
      <w:r w:rsidR="00B2410B" w:rsidRPr="00D56521">
        <w:t xml:space="preserve"> overlaps and gaps</w:t>
      </w:r>
      <w:bookmarkEnd w:id="2242"/>
    </w:p>
    <w:p w14:paraId="0240F4DD" w14:textId="1BBA7FAE" w:rsidR="00E375C1" w:rsidRPr="00D56521" w:rsidRDefault="00E375C1">
      <w:pPr>
        <w:pStyle w:val="Heading3"/>
        <w:pPrChange w:id="2243" w:author="jonathan pritchard" w:date="2024-02-09T12:38:00Z">
          <w:pPr>
            <w:pStyle w:val="Heading3"/>
            <w:tabs>
              <w:tab w:val="clear" w:pos="851"/>
              <w:tab w:val="left" w:pos="993"/>
            </w:tabs>
            <w:spacing w:after="120"/>
            <w:ind w:left="992" w:hanging="992"/>
          </w:pPr>
        </w:pPrChange>
      </w:pPr>
      <w:bookmarkStart w:id="2244" w:name="_Toc144421415"/>
      <w:r w:rsidRPr="00D56521">
        <w:t>Overlaps and gaps in ENC coverage</w:t>
      </w:r>
      <w:bookmarkEnd w:id="2244"/>
    </w:p>
    <w:p w14:paraId="506DDEA4" w14:textId="31677AB1"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a 5 metre overlapping buffer zone may be used. </w:t>
      </w:r>
    </w:p>
    <w:p w14:paraId="16824F32" w14:textId="69CA4CC1" w:rsidR="0005473B" w:rsidRPr="00D56521" w:rsidRDefault="00B2410B" w:rsidP="00AF2C79">
      <w:pPr>
        <w:spacing w:after="120" w:line="240" w:lineRule="auto"/>
        <w:jc w:val="both"/>
      </w:pPr>
      <w:r w:rsidRPr="00D56521">
        <w:t xml:space="preserve">Where an overlap of two or more </w:t>
      </w:r>
      <w:r w:rsidR="00700BDB" w:rsidRPr="00D56521">
        <w:t>datasets</w:t>
      </w:r>
      <w:r w:rsidRPr="00D56521">
        <w:t xml:space="preserve"> exists the ECDIS must only display one </w:t>
      </w:r>
      <w:r w:rsidR="00700BDB" w:rsidRPr="00D56521">
        <w:t>dataset</w:t>
      </w:r>
      <w:r w:rsidRPr="00D56521">
        <w:t xml:space="preserve"> for the overlap area and provide a permanent and persisting indication “overlap”.</w:t>
      </w:r>
    </w:p>
    <w:p w14:paraId="063B3511" w14:textId="4064305A" w:rsidR="00700BDB" w:rsidRPr="00D56521" w:rsidRDefault="00700BDB" w:rsidP="00AF2C79">
      <w:pPr>
        <w:spacing w:after="120" w:line="240" w:lineRule="auto"/>
        <w:jc w:val="both"/>
      </w:pPr>
      <w:r w:rsidRPr="00D56521">
        <w:t>Similarly, there may cases be where gaps in ENC coverage exist.</w:t>
      </w:r>
    </w:p>
    <w:p w14:paraId="62A78DB2" w14:textId="2FC0BA7D" w:rsidR="00E375C1" w:rsidRPr="00D56521" w:rsidRDefault="00E375C1">
      <w:pPr>
        <w:pStyle w:val="Heading3"/>
        <w:pPrChange w:id="2245" w:author="jonathan pritchard" w:date="2024-02-09T12:38:00Z">
          <w:pPr>
            <w:pStyle w:val="Heading3"/>
            <w:tabs>
              <w:tab w:val="clear" w:pos="851"/>
              <w:tab w:val="left" w:pos="993"/>
            </w:tabs>
            <w:spacing w:after="120"/>
            <w:ind w:left="992" w:hanging="992"/>
          </w:pPr>
        </w:pPrChange>
      </w:pPr>
      <w:bookmarkStart w:id="2246" w:name="_Toc144421416"/>
      <w:commentRangeStart w:id="2247"/>
      <w:commentRangeStart w:id="2248"/>
      <w:commentRangeStart w:id="2249"/>
      <w:commentRangeStart w:id="2250"/>
      <w:r w:rsidRPr="00D56521">
        <w:t xml:space="preserve">Overlaps and gaps </w:t>
      </w:r>
      <w:del w:id="2251" w:author="jonathan pritchard" w:date="2024-02-06T10:49:00Z">
        <w:r w:rsidRPr="00D56521" w:rsidDel="001D3531">
          <w:delText xml:space="preserve">in </w:delText>
        </w:r>
      </w:del>
      <w:ins w:id="2252" w:author="jonathan pritchard" w:date="2024-02-06T10:49:00Z">
        <w:r w:rsidR="001D3531">
          <w:t>between</w:t>
        </w:r>
        <w:r w:rsidR="001D3531" w:rsidRPr="00D56521">
          <w:t xml:space="preserve"> </w:t>
        </w:r>
      </w:ins>
      <w:r w:rsidRPr="00D56521">
        <w:t>other data products</w:t>
      </w:r>
      <w:bookmarkEnd w:id="2246"/>
      <w:commentRangeEnd w:id="2247"/>
      <w:r w:rsidR="00E27B73">
        <w:rPr>
          <w:rStyle w:val="CommentReference"/>
          <w:b w:val="0"/>
          <w:bCs w:val="0"/>
        </w:rPr>
        <w:commentReference w:id="2247"/>
      </w:r>
      <w:commentRangeEnd w:id="2248"/>
      <w:r w:rsidR="00EC6DA6">
        <w:rPr>
          <w:rStyle w:val="CommentReference"/>
          <w:b w:val="0"/>
          <w:bCs w:val="0"/>
        </w:rPr>
        <w:commentReference w:id="2248"/>
      </w:r>
      <w:commentRangeEnd w:id="2249"/>
      <w:r w:rsidR="00EC6DA6">
        <w:rPr>
          <w:rStyle w:val="CommentReference"/>
          <w:b w:val="0"/>
          <w:bCs w:val="0"/>
        </w:rPr>
        <w:commentReference w:id="2249"/>
      </w:r>
      <w:commentRangeEnd w:id="2250"/>
      <w:r w:rsidR="00980423">
        <w:rPr>
          <w:rStyle w:val="CommentReference"/>
          <w:b w:val="0"/>
          <w:bCs w:val="0"/>
        </w:rPr>
        <w:commentReference w:id="2250"/>
      </w:r>
    </w:p>
    <w:p w14:paraId="52E5C5F3" w14:textId="0D8CB9D2"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2253" w:author="jonathan pritchard" w:date="2024-02-06T10:57:00Z">
        <w:r w:rsidR="00980423">
          <w:t xml:space="preserve"> </w:t>
        </w:r>
      </w:ins>
      <w:commentRangeStart w:id="2254"/>
      <w:ins w:id="2255" w:author="jonathan pritchard" w:date="2024-02-06T10:58:00Z">
        <w:r w:rsidR="00980423">
          <w:t>An exception to this rule is S-102 and S</w:t>
        </w:r>
      </w:ins>
      <w:ins w:id="2256" w:author="jonathan pritchard" w:date="2024-02-06T10:59:00Z">
        <w:r w:rsidR="00980423">
          <w:t>-104 data used for Water Level Adjustment. In these cases, as with ENC overlaps, the ECDIS must only select and use a single dataset</w:t>
        </w:r>
      </w:ins>
      <w:ins w:id="2257" w:author="jonathan pritchard" w:date="2024-02-06T11:00:00Z">
        <w:r w:rsidR="00980423">
          <w:t xml:space="preserve"> from the overlapping data available</w:t>
        </w:r>
      </w:ins>
      <w:ins w:id="2258" w:author="jonathan pritchard" w:date="2024-02-06T10:59:00Z">
        <w:r w:rsidR="00980423">
          <w:t xml:space="preserve"> and provide a permanent and persisting indication “overlap” as per ENCs.</w:t>
        </w:r>
      </w:ins>
      <w:commentRangeEnd w:id="2254"/>
      <w:ins w:id="2259" w:author="jonathan pritchard" w:date="2024-02-06T11:00:00Z">
        <w:r w:rsidR="00F87312">
          <w:rPr>
            <w:rStyle w:val="CommentReference"/>
          </w:rPr>
          <w:commentReference w:id="2254"/>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2260" w:author="jonathan pritchard" w:date="2024-02-06T10:49:00Z">
        <w:r w:rsidR="001D3531">
          <w:t xml:space="preserve"> </w:t>
        </w:r>
      </w:ins>
      <w:ins w:id="2261" w:author="jonathan pritchard" w:date="2024-02-06T10:51:00Z">
        <w:r w:rsidR="001D3531">
          <w:t xml:space="preserve">Similarly, overlaps between different data producers’ ENC and other data products other than ENC should also be expected. Certain </w:t>
        </w:r>
      </w:ins>
      <w:ins w:id="2262"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pPr>
        <w:pStyle w:val="Heading2"/>
        <w:pPrChange w:id="2263" w:author="Raphael Malyankar" w:date="2023-08-31T22:24:00Z">
          <w:pPr>
            <w:pStyle w:val="Heading2"/>
            <w:tabs>
              <w:tab w:val="clear" w:pos="567"/>
              <w:tab w:val="left" w:pos="851"/>
            </w:tabs>
            <w:ind w:left="851" w:hanging="851"/>
          </w:pPr>
        </w:pPrChange>
      </w:pPr>
      <w:bookmarkStart w:id="2264" w:name="_Ref49451692"/>
      <w:bookmarkStart w:id="2265" w:name="_Toc144421417"/>
      <w:r w:rsidRPr="00D56521">
        <w:t>Guidance on u</w:t>
      </w:r>
      <w:r w:rsidR="006A43DE" w:rsidRPr="00D56521">
        <w:t>pdat</w:t>
      </w:r>
      <w:r w:rsidRPr="00D56521">
        <w:t>ing</w:t>
      </w:r>
      <w:r w:rsidR="00FE57E5" w:rsidRPr="00D56521">
        <w:t xml:space="preserve"> S-100 datasets on ECDIS</w:t>
      </w:r>
      <w:bookmarkEnd w:id="2264"/>
      <w:bookmarkEnd w:id="2265"/>
    </w:p>
    <w:p w14:paraId="47D9A97D" w14:textId="7B7BA002" w:rsidR="007F3619" w:rsidRPr="00D56521" w:rsidRDefault="007F3619">
      <w:pPr>
        <w:pStyle w:val="Heading3"/>
        <w:pPrChange w:id="2266" w:author="jonathan pritchard" w:date="2024-02-09T12:38:00Z">
          <w:pPr>
            <w:pStyle w:val="Heading3"/>
            <w:tabs>
              <w:tab w:val="clear" w:pos="851"/>
              <w:tab w:val="left" w:pos="993"/>
            </w:tabs>
            <w:spacing w:after="120"/>
            <w:ind w:left="992" w:hanging="992"/>
          </w:pPr>
        </w:pPrChange>
      </w:pPr>
      <w:bookmarkStart w:id="2267" w:name="_Toc144421418"/>
      <w:r w:rsidRPr="00D56521">
        <w:t>Introduction</w:t>
      </w:r>
      <w:bookmarkEnd w:id="2267"/>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2268" w:name="_Hlk49425190"/>
      <w:r w:rsidRPr="00D56521">
        <w:t xml:space="preserve">The guidance in </w:t>
      </w:r>
      <w:bookmarkEnd w:id="2268"/>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lastRenderedPageBreak/>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2269" w:author="jonathan pritchard" w:date="2024-02-06T09:38:00Z">
        <w:r w:rsidR="00DF2F0B">
          <w:t>)</w:t>
        </w:r>
      </w:ins>
      <w:r w:rsidR="00E96E96">
        <w:t>.</w:t>
      </w:r>
    </w:p>
    <w:p w14:paraId="4ACBE9EB" w14:textId="3F5962A0" w:rsidR="006A43DE" w:rsidRPr="00D56521" w:rsidRDefault="006A43DE">
      <w:pPr>
        <w:pStyle w:val="Heading3"/>
        <w:pPrChange w:id="2270" w:author="jonathan pritchard" w:date="2024-02-09T12:38:00Z">
          <w:pPr>
            <w:pStyle w:val="Heading3"/>
            <w:tabs>
              <w:tab w:val="clear" w:pos="851"/>
              <w:tab w:val="left" w:pos="993"/>
            </w:tabs>
            <w:spacing w:after="120"/>
            <w:ind w:left="992" w:hanging="992"/>
          </w:pPr>
        </w:pPrChange>
      </w:pPr>
      <w:bookmarkStart w:id="2271" w:name="_Ref49425494"/>
      <w:bookmarkStart w:id="2272" w:name="_Toc144421419"/>
      <w:r w:rsidRPr="00D56521">
        <w:t>General</w:t>
      </w:r>
      <w:r w:rsidR="007F3619" w:rsidRPr="00D56521">
        <w:t xml:space="preserve"> requirements</w:t>
      </w:r>
      <w:bookmarkEnd w:id="2271"/>
      <w:bookmarkEnd w:id="2272"/>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2273" w:author="Raphael Malyankar" w:date="2023-08-31T16:32:00Z">
        <w:r w:rsidR="00D830F9" w:rsidRPr="00D56521" w:rsidDel="003B11C8">
          <w:delText xml:space="preserve">SENC </w:delText>
        </w:r>
      </w:del>
      <w:ins w:id="2274"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2275" w:author="Raphael Malyankar" w:date="2023-08-31T16:32:00Z">
        <w:r w:rsidR="00D830F9" w:rsidRPr="00D56521" w:rsidDel="003B11C8">
          <w:delText>SENC</w:delText>
        </w:r>
      </w:del>
      <w:ins w:id="2276"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2277"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59F55CDD"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shall 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DF2F0B">
        <w:rPr>
          <w:highlight w:val="yellow"/>
          <w:rPrChange w:id="2278" w:author="jonathan pritchard" w:date="2024-02-06T09:41:00Z">
            <w:rPr/>
          </w:rPrChange>
        </w:rPr>
        <w:t>non-</w:t>
      </w:r>
      <w:commentRangeStart w:id="2279"/>
      <w:r w:rsidR="00B97E26" w:rsidRPr="00DF2F0B">
        <w:rPr>
          <w:highlight w:val="yellow"/>
          <w:rPrChange w:id="2280" w:author="jonathan pritchard" w:date="2024-02-06T09:41:00Z">
            <w:rPr/>
          </w:rPrChange>
        </w:rPr>
        <w:t>ENC</w:t>
      </w:r>
      <w:commentRangeEnd w:id="2279"/>
      <w:r w:rsidR="00DF2F0B">
        <w:rPr>
          <w:rStyle w:val="CommentReference"/>
        </w:rPr>
        <w:commentReference w:id="2279"/>
      </w:r>
      <w:r w:rsidR="00B97E26" w:rsidRPr="00D56521">
        <w:t xml:space="preserve"> data shall be treated as described in </w:t>
      </w:r>
      <w:r w:rsidR="00B97E26" w:rsidRPr="00DF2F0B">
        <w:rPr>
          <w:highlight w:val="yellow"/>
          <w:rPrChange w:id="2281" w:author="jonathan pritchard" w:date="2024-02-06T09:39:00Z">
            <w:rPr/>
          </w:rPrChange>
        </w:rPr>
        <w:fldChar w:fldCharType="begin"/>
      </w:r>
      <w:r w:rsidR="00B97E26" w:rsidRPr="00DF2F0B">
        <w:rPr>
          <w:highlight w:val="yellow"/>
          <w:rPrChange w:id="2282" w:author="jonathan pritchard" w:date="2024-02-06T09:39:00Z">
            <w:rPr/>
          </w:rPrChange>
        </w:rPr>
        <w:instrText xml:space="preserve"> REF _Ref49449973 \r \h </w:instrText>
      </w:r>
      <w:r w:rsidR="00E96E96" w:rsidRPr="00DF2F0B">
        <w:rPr>
          <w:highlight w:val="yellow"/>
          <w:rPrChange w:id="2283" w:author="jonathan pritchard" w:date="2024-02-06T09:39:00Z">
            <w:rPr/>
          </w:rPrChange>
        </w:rPr>
        <w:instrText xml:space="preserve"> \* MERGEFORMAT </w:instrText>
      </w:r>
      <w:r w:rsidR="00B97E26" w:rsidRPr="005D36F8">
        <w:rPr>
          <w:highlight w:val="yellow"/>
        </w:rPr>
      </w:r>
      <w:r w:rsidR="00B97E26" w:rsidRPr="00DF2F0B">
        <w:rPr>
          <w:highlight w:val="yellow"/>
          <w:rPrChange w:id="2284" w:author="jonathan pritchard" w:date="2024-02-06T09:39:00Z">
            <w:rPr/>
          </w:rPrChange>
        </w:rPr>
        <w:fldChar w:fldCharType="separate"/>
      </w:r>
      <w:r w:rsidR="00832978" w:rsidRPr="00DF2F0B">
        <w:rPr>
          <w:highlight w:val="yellow"/>
          <w:rPrChange w:id="2285" w:author="jonathan pritchard" w:date="2024-02-06T09:39:00Z">
            <w:rPr/>
          </w:rPrChange>
        </w:rPr>
        <w:t>C-9.1.3</w:t>
      </w:r>
      <w:r w:rsidR="00B97E26" w:rsidRPr="00DF2F0B">
        <w:rPr>
          <w:highlight w:val="yellow"/>
          <w:rPrChange w:id="2286" w:author="jonathan pritchard" w:date="2024-02-06T09:39:00Z">
            <w:rPr/>
          </w:rPrChange>
        </w:rPr>
        <w:fldChar w:fldCharType="end"/>
      </w:r>
      <w:r w:rsidR="00154128" w:rsidRPr="00DF2F0B">
        <w:rPr>
          <w:highlight w:val="yellow"/>
          <w:rPrChange w:id="2287" w:author="jonathan pritchard" w:date="2024-02-06T09:39:00Z">
            <w:rPr/>
          </w:rPrChange>
        </w:rPr>
        <w:t xml:space="preserve"> and </w:t>
      </w:r>
      <w:r w:rsidR="00B97E26" w:rsidRPr="00DF2F0B">
        <w:rPr>
          <w:highlight w:val="yellow"/>
          <w:rPrChange w:id="2288" w:author="jonathan pritchard" w:date="2024-02-06T09:39:00Z">
            <w:rPr/>
          </w:rPrChange>
        </w:rPr>
        <w:fldChar w:fldCharType="begin"/>
      </w:r>
      <w:r w:rsidR="00B97E26" w:rsidRPr="00DF2F0B">
        <w:rPr>
          <w:highlight w:val="yellow"/>
          <w:rPrChange w:id="2289" w:author="jonathan pritchard" w:date="2024-02-06T09:39:00Z">
            <w:rPr/>
          </w:rPrChange>
        </w:rPr>
        <w:instrText xml:space="preserve"> REF _Ref49450019 \r \h </w:instrText>
      </w:r>
      <w:r w:rsidR="00E96E96" w:rsidRPr="00DF2F0B">
        <w:rPr>
          <w:highlight w:val="yellow"/>
          <w:rPrChange w:id="2290" w:author="jonathan pritchard" w:date="2024-02-06T09:39:00Z">
            <w:rPr/>
          </w:rPrChange>
        </w:rPr>
        <w:instrText xml:space="preserve"> \* MERGEFORMAT </w:instrText>
      </w:r>
      <w:r w:rsidR="00B97E26" w:rsidRPr="005D36F8">
        <w:rPr>
          <w:highlight w:val="yellow"/>
        </w:rPr>
      </w:r>
      <w:r w:rsidR="00B97E26" w:rsidRPr="00DF2F0B">
        <w:rPr>
          <w:highlight w:val="yellow"/>
          <w:rPrChange w:id="2291" w:author="jonathan pritchard" w:date="2024-02-06T09:39:00Z">
            <w:rPr/>
          </w:rPrChange>
        </w:rPr>
        <w:fldChar w:fldCharType="separate"/>
      </w:r>
      <w:r w:rsidR="00832978" w:rsidRPr="00DF2F0B">
        <w:rPr>
          <w:highlight w:val="yellow"/>
          <w:rPrChange w:id="2292" w:author="jonathan pritchard" w:date="2024-02-06T09:39:00Z">
            <w:rPr/>
          </w:rPrChange>
        </w:rPr>
        <w:t>C-12.11.4</w:t>
      </w:r>
      <w:r w:rsidR="00B97E26" w:rsidRPr="00DF2F0B">
        <w:rPr>
          <w:highlight w:val="yellow"/>
          <w:rPrChange w:id="2293" w:author="jonathan pritchard" w:date="2024-02-06T09:39:00Z">
            <w:rPr/>
          </w:rPrChange>
        </w:rPr>
        <w:fldChar w:fldCharType="end"/>
      </w:r>
      <w:r w:rsidR="00B97E26" w:rsidRPr="00DF2F0B">
        <w:rPr>
          <w:highlight w:val="yellow"/>
          <w:rPrChange w:id="2294" w:author="jonathan pritchard" w:date="2024-02-06T09:39:00Z">
            <w:rPr/>
          </w:rPrChange>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2295" w:author="jonathan pritchard" w:date="2024-02-06T09:41:00Z">
        <w:r w:rsidR="00DF2F0B">
          <w:t xml:space="preserve"> </w:t>
        </w:r>
        <w:commentRangeStart w:id="2296"/>
        <w:r w:rsidR="00DF2F0B">
          <w:t>Only ISO8211 and GML encoded data can support updates</w:t>
        </w:r>
      </w:ins>
      <w:ins w:id="2297" w:author="jonathan pritchard" w:date="2024-02-06T09:42:00Z">
        <w:r w:rsidR="00DF2F0B">
          <w:t>, as described in Part 10a and 10b respectively. The use of GML updates as described in Part 10b is used</w:t>
        </w:r>
      </w:ins>
      <w:ins w:id="2298" w:author="jonathan pritchard" w:date="2024-02-06T09:53:00Z">
        <w:r w:rsidR="002D2102">
          <w:t>, in particular,</w:t>
        </w:r>
      </w:ins>
      <w:ins w:id="2299" w:author="jonathan pritchard" w:date="2024-02-06T09:42:00Z">
        <w:r w:rsidR="00DF2F0B">
          <w:t xml:space="preserve"> by S-128 to </w:t>
        </w:r>
      </w:ins>
      <w:ins w:id="2300" w:author="jonathan pritchard" w:date="2024-02-06T09:43:00Z">
        <w:r w:rsidR="00110A19">
          <w:t xml:space="preserve">update catalogue information used by the ECDIS to produce update Status Reports, as described in </w:t>
        </w:r>
        <w:commentRangeEnd w:id="2296"/>
        <w:r w:rsidR="00110A19">
          <w:rPr>
            <w:rStyle w:val="CommentReference"/>
          </w:rPr>
          <w:commentReference w:id="2296"/>
        </w:r>
      </w:ins>
      <w:ins w:id="2301" w:author="jonathan pritchard" w:date="2024-02-06T09:53:00Z">
        <w:r w:rsidR="002D2102">
          <w:fldChar w:fldCharType="begin"/>
        </w:r>
        <w:r w:rsidR="002D2102">
          <w:instrText xml:space="preserve"> REF _Ref158105624 \h </w:instrText>
        </w:r>
      </w:ins>
      <w:r w:rsidR="002D2102">
        <w:fldChar w:fldCharType="separate"/>
      </w:r>
      <w:ins w:id="2302" w:author="jonathan pritchard" w:date="2024-02-06T09:53:00Z">
        <w:r w:rsidR="002D2102" w:rsidRPr="00A01D79">
          <w:t xml:space="preserve">Appendix </w:t>
        </w:r>
        <w:r w:rsidR="002D2102">
          <w:t>C-3 - ECDIS Update Status Reports</w:t>
        </w:r>
        <w:r w:rsidR="002D2102">
          <w:fldChar w:fldCharType="end"/>
        </w:r>
      </w:ins>
      <w:ins w:id="2303"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file. The log</w:t>
      </w:r>
      <w:r w:rsidR="00A87C48" w:rsidRPr="00D56521">
        <w:t xml:space="preserve"> </w:t>
      </w:r>
      <w:r w:rsidRPr="00D56521">
        <w:t xml:space="preserve">file should contain, for each update applied to or rejected by the </w:t>
      </w:r>
      <w:del w:id="2304" w:author="Raphael Malyankar" w:date="2023-08-31T16:33:00Z">
        <w:r w:rsidRPr="00D56521" w:rsidDel="003B11C8">
          <w:delText>SENC</w:delText>
        </w:r>
      </w:del>
      <w:ins w:id="2305"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2306" w:author="Raphael Malyankar" w:date="2023-08-31T16:33:00Z">
        <w:r w:rsidRPr="00D56521" w:rsidDel="003B11C8">
          <w:delText xml:space="preserve">SENC </w:delText>
        </w:r>
      </w:del>
      <w:ins w:id="2307"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pPr>
        <w:pStyle w:val="Heading3"/>
        <w:pPrChange w:id="2308" w:author="jonathan pritchard" w:date="2024-02-09T12:38:00Z">
          <w:pPr>
            <w:pStyle w:val="Heading3"/>
            <w:tabs>
              <w:tab w:val="clear" w:pos="851"/>
              <w:tab w:val="left" w:pos="993"/>
            </w:tabs>
            <w:ind w:left="993" w:hanging="993"/>
          </w:pPr>
        </w:pPrChange>
      </w:pPr>
      <w:bookmarkStart w:id="2309" w:name="_Toc144421420"/>
      <w:r w:rsidRPr="00D56521">
        <w:lastRenderedPageBreak/>
        <w:t>Automatic Update</w:t>
      </w:r>
      <w:bookmarkEnd w:id="2309"/>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3E80911F"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pdate data shall 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68EE500C"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shall 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2310"/>
      <w:commentRangeStart w:id="2311"/>
      <w:r w:rsidRPr="00B317C6">
        <w:rPr>
          <w:b/>
        </w:rPr>
        <w:t>.1</w:t>
      </w:r>
      <w:r w:rsidRPr="00D56521">
        <w:t xml:space="preserve"> File extension of the </w:t>
      </w:r>
      <w:r w:rsidR="00EE16CD" w:rsidRPr="00D56521">
        <w:t>u</w:t>
      </w:r>
      <w:r w:rsidRPr="00D56521">
        <w:t>pdate</w:t>
      </w:r>
      <w:ins w:id="2312" w:author="jonathan pritchard" w:date="2024-02-06T16:06:00Z">
        <w:r w:rsidR="00336DAA">
          <w:t xml:space="preserve"> (if applicable)</w:t>
        </w:r>
      </w:ins>
      <w:r w:rsidR="00B317C6">
        <w:t>;</w:t>
      </w:r>
      <w:commentRangeEnd w:id="2310"/>
      <w:r w:rsidR="00336DAA">
        <w:rPr>
          <w:rStyle w:val="CommentReference"/>
        </w:rPr>
        <w:commentReference w:id="2310"/>
      </w:r>
      <w:commentRangeEnd w:id="2311"/>
      <w:r w:rsidR="00477596">
        <w:rPr>
          <w:rStyle w:val="CommentReference"/>
        </w:rPr>
        <w:commentReference w:id="2311"/>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2313"/>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B716E1">
        <w:rPr>
          <w:highlight w:val="yellow"/>
          <w:rPrChange w:id="2314" w:author="jonathan pritchard" w:date="2024-01-15T14:59:00Z">
            <w:rPr/>
          </w:rPrChange>
        </w:rPr>
        <w:t xml:space="preserve">In some </w:t>
      </w:r>
      <w:commentRangeStart w:id="2315"/>
      <w:r w:rsidR="00560F77" w:rsidRPr="00B716E1">
        <w:rPr>
          <w:highlight w:val="yellow"/>
          <w:rPrChange w:id="2316" w:author="jonathan pritchard" w:date="2024-01-15T14:59:00Z">
            <w:rPr/>
          </w:rPrChange>
        </w:rPr>
        <w:t>cases</w:t>
      </w:r>
      <w:commentRangeEnd w:id="2315"/>
      <w:r w:rsidR="00B716E1">
        <w:rPr>
          <w:rStyle w:val="CommentReference"/>
        </w:rPr>
        <w:commentReference w:id="2315"/>
      </w:r>
      <w:r w:rsidR="00560F77" w:rsidRPr="00B317C6">
        <w:t xml:space="preserve">, updates that do not pass the authentication and </w:t>
      </w:r>
      <w:commentRangeEnd w:id="2313"/>
      <w:r w:rsidR="0093733F">
        <w:rPr>
          <w:rStyle w:val="CommentReference"/>
        </w:rPr>
        <w:commentReference w:id="2313"/>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2317" w:author="Raphael Malyankar" w:date="2023-08-31T16:34:00Z">
        <w:r w:rsidRPr="00D56521" w:rsidDel="003B11C8">
          <w:delText xml:space="preserve">SENC </w:delText>
        </w:r>
      </w:del>
      <w:ins w:id="2318" w:author="Raphael Malyankar" w:date="2023-08-31T16:34:00Z">
        <w:r w:rsidR="003B11C8">
          <w:t>System Database</w:t>
        </w:r>
        <w:r w:rsidR="003B11C8" w:rsidRPr="00D56521">
          <w:t xml:space="preserve"> </w:t>
        </w:r>
      </w:ins>
      <w:r w:rsidRPr="00D56521">
        <w:t>contents with the updates highlighted.</w:t>
      </w:r>
    </w:p>
    <w:p w14:paraId="682EF89B" w14:textId="3CF8B21D"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shall 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B716E1" w:rsidRDefault="006A43DE" w:rsidP="00AE2737">
      <w:pPr>
        <w:pStyle w:val="ListParagraph"/>
        <w:numPr>
          <w:ilvl w:val="0"/>
          <w:numId w:val="57"/>
        </w:numPr>
        <w:spacing w:after="120" w:line="240" w:lineRule="auto"/>
        <w:jc w:val="both"/>
        <w:rPr>
          <w:highlight w:val="yellow"/>
          <w:rPrChange w:id="2319" w:author="jonathan pritchard" w:date="2024-01-15T14:59:00Z">
            <w:rPr/>
          </w:rPrChange>
        </w:rPr>
      </w:pPr>
      <w:r w:rsidRPr="00B716E1">
        <w:rPr>
          <w:b/>
          <w:bCs/>
          <w:highlight w:val="yellow"/>
          <w:rPrChange w:id="2320" w:author="jonathan pritchard" w:date="2024-01-15T14:59:00Z">
            <w:rPr>
              <w:b/>
              <w:bCs/>
            </w:rPr>
          </w:rPrChange>
        </w:rPr>
        <w:t>Formatted Non-integrated Updates</w:t>
      </w:r>
      <w:r w:rsidRPr="00B716E1">
        <w:rPr>
          <w:highlight w:val="yellow"/>
          <w:rPrChange w:id="2321" w:author="jonathan pritchard" w:date="2024-01-15T14:59:00Z">
            <w:rPr/>
          </w:rPrChange>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pPr>
        <w:pStyle w:val="Heading3"/>
        <w:pPrChange w:id="2322" w:author="jonathan pritchard" w:date="2024-02-09T12:38:00Z">
          <w:pPr>
            <w:pStyle w:val="Heading3"/>
            <w:tabs>
              <w:tab w:val="clear" w:pos="851"/>
              <w:tab w:val="left" w:pos="993"/>
            </w:tabs>
            <w:spacing w:after="120"/>
            <w:ind w:left="992" w:hanging="992"/>
          </w:pPr>
        </w:pPrChange>
      </w:pPr>
      <w:bookmarkStart w:id="2323" w:name="_Toc144421421"/>
      <w:r w:rsidRPr="00D56521">
        <w:lastRenderedPageBreak/>
        <w:t>Manual Update</w:t>
      </w:r>
      <w:bookmarkEnd w:id="2323"/>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0EE173BF" w:rsidR="006A43DE" w:rsidRPr="00D56521" w:rsidRDefault="006A43DE" w:rsidP="00AE2737">
      <w:pPr>
        <w:pStyle w:val="ListParagraph"/>
        <w:numPr>
          <w:ilvl w:val="0"/>
          <w:numId w:val="60"/>
        </w:numPr>
        <w:spacing w:after="120" w:line="240" w:lineRule="auto"/>
        <w:jc w:val="both"/>
      </w:pPr>
      <w:r w:rsidRPr="00D56521">
        <w:rPr>
          <w:b/>
          <w:bCs/>
        </w:rPr>
        <w:t>Indications and Alarms</w:t>
      </w:r>
      <w:r w:rsidRPr="00D56521">
        <w:t xml:space="preserve">. The ECDIS should be capable of sensing indications and alarms related to non-integrated (manual) updates, just as it does for integrated </w:t>
      </w:r>
      <w:r w:rsidR="00AE683B">
        <w:t>u</w:t>
      </w:r>
      <w:r w:rsidRPr="00D56521">
        <w:t>pdates.</w:t>
      </w:r>
    </w:p>
    <w:p w14:paraId="4B476780" w14:textId="36C8019E"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shall 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pPr>
        <w:pStyle w:val="Heading3"/>
        <w:pPrChange w:id="2324" w:author="jonathan pritchard" w:date="2024-02-09T12:38:00Z">
          <w:pPr>
            <w:pStyle w:val="Heading3"/>
            <w:tabs>
              <w:tab w:val="clear" w:pos="851"/>
              <w:tab w:val="left" w:pos="993"/>
            </w:tabs>
            <w:spacing w:after="120"/>
            <w:ind w:left="992" w:hanging="992"/>
          </w:pPr>
        </w:pPrChange>
      </w:pPr>
      <w:bookmarkStart w:id="2325" w:name="_Ref49425504"/>
      <w:bookmarkStart w:id="2326" w:name="_Ref49425519"/>
      <w:bookmarkStart w:id="2327" w:name="_Toc144421422"/>
      <w:r w:rsidRPr="00D56521">
        <w:t>Support file updates</w:t>
      </w:r>
      <w:bookmarkEnd w:id="2325"/>
      <w:bookmarkEnd w:id="2326"/>
      <w:bookmarkEnd w:id="2327"/>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pPr>
        <w:pStyle w:val="Heading2"/>
        <w:pPrChange w:id="2328" w:author="Raphael Malyankar" w:date="2023-08-31T22:24:00Z">
          <w:pPr>
            <w:pStyle w:val="Heading2"/>
            <w:tabs>
              <w:tab w:val="clear" w:pos="567"/>
              <w:tab w:val="left" w:pos="851"/>
            </w:tabs>
            <w:ind w:left="851" w:hanging="851"/>
            <w:jc w:val="both"/>
          </w:pPr>
        </w:pPrChange>
      </w:pPr>
      <w:bookmarkStart w:id="2329" w:name="_Toc144421423"/>
      <w:commentRangeStart w:id="2330"/>
      <w:commentRangeStart w:id="2331"/>
      <w:r w:rsidRPr="00D56521">
        <w:t>New editions, re-issues, and updates</w:t>
      </w:r>
      <w:r w:rsidR="00DF374C" w:rsidRPr="00D56521">
        <w:t xml:space="preserve"> of datasets</w:t>
      </w:r>
      <w:bookmarkEnd w:id="2329"/>
      <w:commentRangeEnd w:id="2330"/>
      <w:r w:rsidR="00E27B73">
        <w:rPr>
          <w:rStyle w:val="CommentReference"/>
          <w:rFonts w:eastAsia="MS Mincho"/>
          <w:b w:val="0"/>
          <w:bCs w:val="0"/>
        </w:rPr>
        <w:commentReference w:id="2330"/>
      </w:r>
      <w:commentRangeEnd w:id="2331"/>
      <w:r w:rsidR="001E0626">
        <w:rPr>
          <w:rStyle w:val="CommentReference"/>
          <w:rFonts w:eastAsia="MS Mincho"/>
          <w:b w:val="0"/>
          <w:bCs w:val="0"/>
        </w:rPr>
        <w:commentReference w:id="2331"/>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4DA169B" w:rsidR="00981782" w:rsidRPr="00D56521" w:rsidRDefault="00142C35" w:rsidP="00DC1E55">
      <w:pPr>
        <w:spacing w:after="60" w:line="240" w:lineRule="auto"/>
        <w:jc w:val="both"/>
      </w:pPr>
      <w:r w:rsidRPr="00D56521">
        <w:t>The default treatment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4A0E4526"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shall 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56E5A120"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shall report any </w:t>
      </w:r>
      <w:r w:rsidR="00001E36" w:rsidRPr="00D56521">
        <w:t>dataset</w:t>
      </w:r>
      <w:r w:rsidR="00B6136D" w:rsidRPr="00D56521">
        <w:t xml:space="preserve">(s) that have been identified as cancelled at load time. A message shall be displayed informing the user of the </w:t>
      </w:r>
      <w:r w:rsidR="00001E36" w:rsidRPr="00D56521">
        <w:t>dataset</w:t>
      </w:r>
      <w:r w:rsidR="00B6136D" w:rsidRPr="00D56521">
        <w:t xml:space="preserve"> name. </w:t>
      </w:r>
      <w:r w:rsidR="00B6136D" w:rsidRPr="001E0626">
        <w:rPr>
          <w:highlight w:val="yellow"/>
          <w:rPrChange w:id="2332" w:author="jonathan pritchard" w:date="2024-02-06T11:54:00Z">
            <w:rPr/>
          </w:rPrChange>
        </w:rPr>
        <w:t xml:space="preserve">Depending on the method adopted by the OEM for managing cancelled </w:t>
      </w:r>
      <w:r w:rsidR="00001E36" w:rsidRPr="001E0626">
        <w:rPr>
          <w:highlight w:val="yellow"/>
          <w:rPrChange w:id="2333" w:author="jonathan pritchard" w:date="2024-02-06T11:54:00Z">
            <w:rPr/>
          </w:rPrChange>
        </w:rPr>
        <w:t>dataset</w:t>
      </w:r>
      <w:r w:rsidR="00B6136D" w:rsidRPr="001E0626">
        <w:rPr>
          <w:highlight w:val="yellow"/>
          <w:rPrChange w:id="2334" w:author="jonathan pritchard" w:date="2024-02-06T11:54:00Z">
            <w:rPr/>
          </w:rPrChange>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2335" w:author="jonathan pritchard" w:date="2024-02-06T11:53:00Z"/>
          <w:highlight w:val="yellow"/>
          <w:rPrChange w:id="2336" w:author="jonathan pritchard" w:date="2023-12-06T14:56:00Z">
            <w:rPr>
              <w:del w:id="2337" w:author="jonathan pritchard" w:date="2024-02-06T11:53:00Z"/>
            </w:rPr>
          </w:rPrChange>
        </w:rPr>
      </w:pPr>
      <w:commentRangeStart w:id="2338"/>
      <w:del w:id="2339" w:author="jonathan pritchard" w:date="2024-02-06T11:53:00Z">
        <w:r w:rsidRPr="00EC6DA6" w:rsidDel="001E0626">
          <w:rPr>
            <w:highlight w:val="yellow"/>
            <w:rPrChange w:id="2340" w:author="jonathan pritchard" w:date="2023-12-06T14:56:00Z">
              <w:rPr/>
            </w:rPrChange>
          </w:rPr>
          <w:delText>Termination</w:delText>
        </w:r>
        <w:commentRangeEnd w:id="2338"/>
        <w:r w:rsidR="00EC6DA6" w:rsidDel="001E0626">
          <w:rPr>
            <w:rStyle w:val="CommentReference"/>
          </w:rPr>
          <w:commentReference w:id="2338"/>
        </w:r>
        <w:r w:rsidRPr="00EC6DA6" w:rsidDel="001E0626">
          <w:rPr>
            <w:highlight w:val="yellow"/>
            <w:rPrChange w:id="2341" w:author="jonathan pritchard" w:date="2023-12-06T14:56:00Z">
              <w:rPr/>
            </w:rPrChange>
          </w:rPr>
          <w:delText xml:space="preserve"> - </w:delText>
        </w:r>
        <w:r w:rsidR="00011277" w:rsidRPr="00EC6DA6" w:rsidDel="001E0626">
          <w:rPr>
            <w:highlight w:val="yellow"/>
            <w:rPrChange w:id="2342"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2343" w:author="Raphael Malyankar" w:date="2023-08-31T22:22:00Z"/>
        </w:rPr>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2E1E9F74" w14:textId="4969581C" w:rsidR="00B073EA" w:rsidRDefault="00B073EA" w:rsidP="00BE68E8">
      <w:pPr>
        <w:pStyle w:val="Heading1"/>
      </w:pPr>
      <w:bookmarkStart w:id="2344" w:name="_Toc144421424"/>
      <w:ins w:id="2345" w:author="Raphael Malyankar" w:date="2023-08-31T22:22:00Z">
        <w:r>
          <w:t xml:space="preserve">Support </w:t>
        </w:r>
      </w:ins>
      <w:ins w:id="2346" w:author="Raphael Malyankar" w:date="2023-09-01T00:24:00Z">
        <w:r w:rsidR="001309C7">
          <w:t>F</w:t>
        </w:r>
      </w:ins>
      <w:ins w:id="2347" w:author="Raphael Malyankar" w:date="2023-08-31T22:22:00Z">
        <w:r>
          <w:t xml:space="preserve">ile </w:t>
        </w:r>
      </w:ins>
      <w:ins w:id="2348" w:author="Raphael Malyankar" w:date="2023-09-01T00:24:00Z">
        <w:r w:rsidR="001309C7">
          <w:t>F</w:t>
        </w:r>
      </w:ins>
      <w:ins w:id="2349" w:author="Raphael Malyankar" w:date="2023-08-31T22:22:00Z">
        <w:r>
          <w:t>ormats</w:t>
        </w:r>
      </w:ins>
      <w:bookmarkEnd w:id="2344"/>
    </w:p>
    <w:p w14:paraId="13D8317E" w14:textId="167A7936" w:rsidR="00E52CD2" w:rsidRDefault="00E52CD2" w:rsidP="00E52CD2">
      <w:pPr>
        <w:rPr>
          <w:ins w:id="2350" w:author="Raphael Malyankar" w:date="2023-08-31T23:40:00Z"/>
        </w:rPr>
      </w:pPr>
      <w:commentRangeStart w:id="2351"/>
      <w:ins w:id="2352" w:author="Raphael Malyankar" w:date="2023-08-31T23:34:00Z">
        <w:r>
          <w:t xml:space="preserve">ECDIS </w:t>
        </w:r>
      </w:ins>
      <w:ins w:id="2353" w:author="Raphael Malyankar" w:date="2023-08-31T23:39:00Z">
        <w:r>
          <w:t xml:space="preserve">support files </w:t>
        </w:r>
      </w:ins>
      <w:ins w:id="2354" w:author="Raphael Malyankar" w:date="2023-09-01T00:21:00Z">
        <w:r w:rsidR="001309C7">
          <w:t>must</w:t>
        </w:r>
      </w:ins>
      <w:ins w:id="2355" w:author="Raphael Malyankar" w:date="2023-08-31T23:39:00Z">
        <w:r>
          <w:t xml:space="preserve"> be limited</w:t>
        </w:r>
      </w:ins>
      <w:ins w:id="2356" w:author="Raphael Malyankar" w:date="2023-08-31T23:40:00Z">
        <w:r>
          <w:t xml:space="preserve"> to the following formats </w:t>
        </w:r>
      </w:ins>
      <w:ins w:id="2357" w:author="Raphael Malyankar" w:date="2023-09-01T00:21:00Z">
        <w:r w:rsidR="001309C7">
          <w:t xml:space="preserve">out </w:t>
        </w:r>
      </w:ins>
      <w:ins w:id="2358" w:author="Raphael Malyankar" w:date="2023-08-31T23:40:00Z">
        <w:r>
          <w:t>of the support file formats listed in S-100 Part 17</w:t>
        </w:r>
      </w:ins>
      <w:ins w:id="2359" w:author="Raphael Malyankar" w:date="2023-09-01T00:21:00Z">
        <w:r w:rsidR="001309C7">
          <w:t xml:space="preserve"> S100_SupportFileFormat en</w:t>
        </w:r>
      </w:ins>
      <w:ins w:id="2360" w:author="Raphael Malyankar" w:date="2023-09-01T00:22:00Z">
        <w:r w:rsidR="001309C7">
          <w:t>umeration</w:t>
        </w:r>
      </w:ins>
      <w:ins w:id="2361" w:author="Raphael Malyankar" w:date="2023-08-31T23:40:00Z">
        <w:r>
          <w:t>:</w:t>
        </w:r>
      </w:ins>
      <w:commentRangeEnd w:id="2351"/>
      <w:r w:rsidR="000148AF">
        <w:rPr>
          <w:rStyle w:val="CommentReference"/>
        </w:rPr>
        <w:commentReference w:id="2351"/>
      </w:r>
    </w:p>
    <w:p w14:paraId="406E0BA5" w14:textId="02D5710E" w:rsidR="00E52CD2" w:rsidRDefault="00E52CD2">
      <w:pPr>
        <w:pStyle w:val="ListParagraph"/>
        <w:numPr>
          <w:ilvl w:val="0"/>
          <w:numId w:val="106"/>
        </w:numPr>
        <w:rPr>
          <w:ins w:id="2362" w:author="Raphael Malyankar" w:date="2023-09-01T00:13:00Z"/>
        </w:rPr>
        <w:pPrChange w:id="2363" w:author="Raphael Malyankar" w:date="2023-09-01T00:19:00Z">
          <w:pPr/>
        </w:pPrChange>
      </w:pPr>
      <w:ins w:id="2364" w:author="Raphael Malyankar" w:date="2023-08-31T23:40:00Z">
        <w:r>
          <w:lastRenderedPageBreak/>
          <w:t>Plain tex</w:t>
        </w:r>
      </w:ins>
      <w:ins w:id="2365" w:author="jonathan pritchard" w:date="2024-02-06T15:52:00Z">
        <w:r w:rsidR="00F91C71">
          <w:t>t</w:t>
        </w:r>
      </w:ins>
      <w:ins w:id="2366" w:author="Raphael Malyankar" w:date="2023-08-31T23:40:00Z">
        <w:del w:id="2367" w:author="jonathan pritchard" w:date="2024-02-06T15:52:00Z">
          <w:r w:rsidDel="00F91C71">
            <w:delText>t</w:delText>
          </w:r>
        </w:del>
      </w:ins>
      <w:ins w:id="2368" w:author="Raphael Malyankar" w:date="2023-09-01T00:14:00Z">
        <w:del w:id="2369" w:author="jonathan pritchard" w:date="2024-02-06T15:52:00Z">
          <w:r w:rsidR="00DF7708" w:rsidDel="00F91C71">
            <w:delText xml:space="preserve"> (</w:delText>
          </w:r>
        </w:del>
      </w:ins>
      <w:ins w:id="2370" w:author="Raphael Malyankar" w:date="2023-09-01T00:15:00Z">
        <w:del w:id="2371" w:author="jonathan pritchard" w:date="2024-02-06T15:52:00Z">
          <w:r w:rsidR="00DF7708" w:rsidDel="00F91C71">
            <w:delText>excluding</w:delText>
          </w:r>
        </w:del>
      </w:ins>
      <w:ins w:id="2372" w:author="Raphael Malyankar" w:date="2023-09-01T00:14:00Z">
        <w:del w:id="2373" w:author="jonathan pritchard" w:date="2024-02-06T15:52:00Z">
          <w:r w:rsidR="00DF7708" w:rsidDel="00F91C71">
            <w:delText xml:space="preserve"> control characters </w:delText>
          </w:r>
        </w:del>
      </w:ins>
      <w:ins w:id="2374" w:author="Raphael Malyankar" w:date="2023-09-01T00:15:00Z">
        <w:del w:id="2375" w:author="jonathan pritchard" w:date="2024-02-06T15:52:00Z">
          <w:r w:rsidR="00DF7708" w:rsidDel="00F91C71">
            <w:delText>other than</w:delText>
          </w:r>
        </w:del>
      </w:ins>
      <w:ins w:id="2376" w:author="Raphael Malyankar" w:date="2023-09-01T00:14:00Z">
        <w:del w:id="2377" w:author="jonathan pritchard" w:date="2024-02-06T15:52:00Z">
          <w:r w:rsidR="00DF7708" w:rsidDel="00F91C71">
            <w:delText xml:space="preserve"> line feed, carriage return, and tab characters)</w:delText>
          </w:r>
        </w:del>
      </w:ins>
    </w:p>
    <w:p w14:paraId="5FDAAB27" w14:textId="765BBB92" w:rsidR="00DF7708" w:rsidDel="00F91C71" w:rsidRDefault="00DF7708">
      <w:pPr>
        <w:pStyle w:val="ListParagraph"/>
        <w:numPr>
          <w:ilvl w:val="0"/>
          <w:numId w:val="106"/>
        </w:numPr>
        <w:rPr>
          <w:ins w:id="2378" w:author="Raphael Malyankar" w:date="2023-09-01T00:13:00Z"/>
          <w:del w:id="2379" w:author="jonathan pritchard" w:date="2024-02-06T15:52:00Z"/>
        </w:rPr>
        <w:pPrChange w:id="2380" w:author="Raphael Malyankar" w:date="2023-09-01T00:19:00Z">
          <w:pPr/>
        </w:pPrChange>
      </w:pPr>
      <w:ins w:id="2381" w:author="Raphael Malyankar" w:date="2023-09-01T00:13:00Z">
        <w:r>
          <w:t>HTML</w:t>
        </w:r>
      </w:ins>
      <w:ins w:id="2382" w:author="Raphael Malyankar" w:date="2023-09-01T00:16:00Z">
        <w:del w:id="2383" w:author="jonathan pritchard" w:date="2024-02-06T15:53:00Z">
          <w:r w:rsidDel="00F91C71">
            <w:delText xml:space="preserve"> </w:delText>
          </w:r>
        </w:del>
        <w:del w:id="2384" w:author="jonathan pritchard" w:date="2024-02-06T15:52:00Z">
          <w:r w:rsidDel="00F91C71">
            <w:delText xml:space="preserve">(HTML </w:delText>
          </w:r>
        </w:del>
      </w:ins>
      <w:ins w:id="2385" w:author="Raphael Malyankar" w:date="2023-09-01T00:29:00Z">
        <w:del w:id="2386" w:author="jonathan pritchard" w:date="2024-02-06T15:52:00Z">
          <w:r w:rsidR="00E54CE1" w:rsidDel="00F91C71">
            <w:delText>5 recommended</w:delText>
          </w:r>
        </w:del>
      </w:ins>
      <w:ins w:id="2387" w:author="Raphael Malyankar" w:date="2023-09-01T00:16:00Z">
        <w:del w:id="2388" w:author="jonathan pritchard" w:date="2024-02-06T15:52:00Z">
          <w:r w:rsidDel="00F91C71">
            <w:delText>)</w:delText>
          </w:r>
        </w:del>
      </w:ins>
      <w:ins w:id="2389" w:author="Raphael Malyankar" w:date="2023-09-01T00:15:00Z">
        <w:del w:id="2390" w:author="jonathan pritchard" w:date="2024-02-06T15:52:00Z">
          <w:r w:rsidDel="00F91C71">
            <w:delText xml:space="preserve"> </w:delText>
          </w:r>
        </w:del>
      </w:ins>
    </w:p>
    <w:p w14:paraId="5EFA495C" w14:textId="4B9E5786" w:rsidR="00DF7708" w:rsidRDefault="00DF7708">
      <w:pPr>
        <w:pStyle w:val="ListParagraph"/>
        <w:numPr>
          <w:ilvl w:val="0"/>
          <w:numId w:val="106"/>
        </w:numPr>
        <w:rPr>
          <w:ins w:id="2391" w:author="Raphael Malyankar" w:date="2023-09-01T00:16:00Z"/>
        </w:rPr>
        <w:pPrChange w:id="2392" w:author="jonathan pritchard" w:date="2024-02-06T15:52:00Z">
          <w:pPr/>
        </w:pPrChange>
      </w:pPr>
      <w:ins w:id="2393" w:author="Raphael Malyankar" w:date="2023-09-01T00:13:00Z">
        <w:del w:id="2394" w:author="jonathan pritchard" w:date="2024-02-06T15:52:00Z">
          <w:r w:rsidDel="00F91C71">
            <w:delText>XML</w:delText>
          </w:r>
        </w:del>
      </w:ins>
    </w:p>
    <w:p w14:paraId="06CF075E" w14:textId="1E98DF15" w:rsidR="00DF7708" w:rsidRDefault="00DF7708">
      <w:pPr>
        <w:pStyle w:val="ListParagraph"/>
        <w:numPr>
          <w:ilvl w:val="0"/>
          <w:numId w:val="106"/>
        </w:numPr>
        <w:rPr>
          <w:ins w:id="2395" w:author="Raphael Malyankar" w:date="2023-09-01T00:16:00Z"/>
        </w:rPr>
        <w:pPrChange w:id="2396" w:author="Raphael Malyankar" w:date="2023-09-01T00:19:00Z">
          <w:pPr/>
        </w:pPrChange>
      </w:pPr>
      <w:ins w:id="2397" w:author="Raphael Malyankar" w:date="2023-09-01T00:16:00Z">
        <w:r>
          <w:t>JPEG 2000</w:t>
        </w:r>
      </w:ins>
    </w:p>
    <w:p w14:paraId="5A54DEA5" w14:textId="732C7614" w:rsidR="00DF7708" w:rsidRDefault="00DF7708">
      <w:pPr>
        <w:pStyle w:val="ListParagraph"/>
        <w:numPr>
          <w:ilvl w:val="0"/>
          <w:numId w:val="106"/>
        </w:numPr>
        <w:rPr>
          <w:ins w:id="2398" w:author="Raphael Malyankar" w:date="2023-09-01T00:13:00Z"/>
        </w:rPr>
        <w:pPrChange w:id="2399" w:author="Raphael Malyankar" w:date="2023-09-01T00:19:00Z">
          <w:pPr/>
        </w:pPrChange>
      </w:pPr>
      <w:ins w:id="2400" w:author="Raphael Malyankar" w:date="2023-09-01T00:16:00Z">
        <w:r>
          <w:t>TIFF</w:t>
        </w:r>
      </w:ins>
      <w:ins w:id="2401" w:author="jonathan pritchard" w:date="2024-02-06T15:52:00Z">
        <w:r w:rsidR="00F91C71">
          <w:t xml:space="preserve"> 6.0</w:t>
        </w:r>
      </w:ins>
      <w:ins w:id="2402" w:author="Raphael Malyankar" w:date="2023-09-01T00:16:00Z">
        <w:del w:id="2403" w:author="jonathan pritchard" w:date="2024-02-06T15:52:00Z">
          <w:r w:rsidDel="00F91C71">
            <w:delText xml:space="preserve"> 6.0</w:delText>
          </w:r>
        </w:del>
      </w:ins>
    </w:p>
    <w:p w14:paraId="51FFD0E0" w14:textId="5F3BE360" w:rsidR="00DF7708" w:rsidRDefault="00DF7708" w:rsidP="00E52CD2">
      <w:pPr>
        <w:rPr>
          <w:ins w:id="2404" w:author="Raphael Malyankar" w:date="2023-09-01T00:20:00Z"/>
        </w:rPr>
      </w:pPr>
      <w:ins w:id="2405" w:author="Raphael Malyankar" w:date="2023-09-01T00:17:00Z">
        <w:r>
          <w:t>In addition, CSS (Cascading Style</w:t>
        </w:r>
      </w:ins>
      <w:ins w:id="2406" w:author="Raphael Malyankar" w:date="2023-09-01T00:25:00Z">
        <w:r w:rsidR="001309C7">
          <w:t xml:space="preserve"> S</w:t>
        </w:r>
      </w:ins>
      <w:ins w:id="2407" w:author="Raphael Malyankar" w:date="2023-09-01T00:17:00Z">
        <w:r>
          <w:t>heets) files may be used</w:t>
        </w:r>
      </w:ins>
      <w:ins w:id="2408" w:author="Raphael Malyankar" w:date="2023-09-01T00:18:00Z">
        <w:r>
          <w:t xml:space="preserve"> for styling</w:t>
        </w:r>
      </w:ins>
      <w:ins w:id="2409" w:author="Raphael Malyankar" w:date="2023-09-01T00:19:00Z">
        <w:r w:rsidR="001309C7">
          <w:t xml:space="preserve"> HTM</w:t>
        </w:r>
      </w:ins>
      <w:ins w:id="2410" w:author="Raphael Malyankar" w:date="2023-09-01T00:20:00Z">
        <w:r w:rsidR="001309C7">
          <w:t xml:space="preserve">L and XML </w:t>
        </w:r>
        <w:proofErr w:type="spellStart"/>
        <w:r w:rsidR="001309C7">
          <w:t>suport</w:t>
        </w:r>
        <w:proofErr w:type="spellEnd"/>
        <w:r w:rsidR="001309C7">
          <w:t xml:space="preserve"> files</w:t>
        </w:r>
      </w:ins>
      <w:ins w:id="2411" w:author="Raphael Malyankar" w:date="2023-09-01T00:26:00Z">
        <w:r w:rsidR="006628F7">
          <w:t xml:space="preserve">. If used </w:t>
        </w:r>
      </w:ins>
      <w:ins w:id="2412" w:author="Raphael Malyankar" w:date="2023-09-01T00:27:00Z">
        <w:r w:rsidR="006628F7">
          <w:t>only in a single support file, the styles should be embedded rather than encoded in a separate CSS file</w:t>
        </w:r>
      </w:ins>
      <w:ins w:id="2413" w:author="Raphael Malyankar" w:date="2023-09-01T00:18:00Z">
        <w:r w:rsidR="001309C7">
          <w:t xml:space="preserve">. </w:t>
        </w:r>
      </w:ins>
      <w:ins w:id="2414" w:author="Raphael Malyankar" w:date="2023-09-01T00:28:00Z">
        <w:r w:rsidR="006628F7">
          <w:t>CSS files</w:t>
        </w:r>
      </w:ins>
      <w:ins w:id="2415" w:author="Raphael Malyankar" w:date="2023-09-01T00:18:00Z">
        <w:r w:rsidR="001309C7">
          <w:t xml:space="preserve"> are encoded in di</w:t>
        </w:r>
      </w:ins>
      <w:ins w:id="2416" w:author="Raphael Malyankar" w:date="2023-09-01T00:19:00Z">
        <w:r w:rsidR="001309C7">
          <w:t>scovery metadata</w:t>
        </w:r>
      </w:ins>
      <w:ins w:id="2417" w:author="Raphael Malyankar" w:date="2023-09-01T00:18:00Z">
        <w:r w:rsidR="001309C7">
          <w:t xml:space="preserve"> as “other” </w:t>
        </w:r>
      </w:ins>
      <w:ins w:id="2418" w:author="Raphael Malyankar" w:date="2023-09-01T00:19:00Z">
        <w:r w:rsidR="001309C7">
          <w:t>support files.</w:t>
        </w:r>
      </w:ins>
    </w:p>
    <w:p w14:paraId="3C299EC9" w14:textId="1B3AFF3A" w:rsidR="001309C7" w:rsidRDefault="001309C7" w:rsidP="00E52CD2">
      <w:pPr>
        <w:rPr>
          <w:ins w:id="2419" w:author="Raphael Malyankar" w:date="2023-09-01T00:29:00Z"/>
        </w:rPr>
      </w:pPr>
      <w:ins w:id="2420" w:author="Raphael Malyankar" w:date="2023-09-01T00:20:00Z">
        <w:r>
          <w:t>All suppor</w:t>
        </w:r>
      </w:ins>
      <w:ins w:id="2421" w:author="Raphael Malyankar" w:date="2023-09-01T00:21:00Z">
        <w:r>
          <w:t xml:space="preserve">t </w:t>
        </w:r>
      </w:ins>
      <w:ins w:id="2422" w:author="Raphael Malyankar" w:date="2023-09-01T00:20:00Z">
        <w:r>
          <w:t>files except the graphic formats must use UTF-8 encoding.</w:t>
        </w:r>
      </w:ins>
    </w:p>
    <w:p w14:paraId="7C3816DF" w14:textId="5574537A" w:rsidR="00E54CE1" w:rsidRDefault="00E54CE1" w:rsidP="00E52CD2">
      <w:pPr>
        <w:rPr>
          <w:ins w:id="2423" w:author="Raphael Malyankar" w:date="2023-09-01T00:23:00Z"/>
        </w:rPr>
      </w:pPr>
      <w:ins w:id="2424" w:author="Raphael Malyankar" w:date="2023-09-01T00:29:00Z">
        <w:r>
          <w:t xml:space="preserve">Specific restrictions on support files </w:t>
        </w:r>
      </w:ins>
      <w:ins w:id="2425" w:author="Raphael Malyankar" w:date="2023-09-01T00:31:00Z">
        <w:r w:rsidR="00082E8C">
          <w:t xml:space="preserve">containing textual information </w:t>
        </w:r>
      </w:ins>
      <w:ins w:id="2426" w:author="Raphael Malyankar" w:date="2023-09-01T00:29:00Z">
        <w:r>
          <w:t xml:space="preserve">are described in clause </w:t>
        </w:r>
      </w:ins>
      <w:ins w:id="2427" w:author="Raphael Malyankar" w:date="2023-09-01T00:30:00Z">
        <w:r>
          <w:fldChar w:fldCharType="begin"/>
        </w:r>
        <w:r>
          <w:instrText xml:space="preserve"> REF _Ref47356601 \r \h </w:instrText>
        </w:r>
      </w:ins>
      <w:r>
        <w:fldChar w:fldCharType="separate"/>
      </w:r>
      <w:ins w:id="2428" w:author="Raphael Malyankar" w:date="2023-09-01T00:30:00Z">
        <w:r>
          <w:t>C-11.5</w:t>
        </w:r>
        <w:r>
          <w:fldChar w:fldCharType="end"/>
        </w:r>
      </w:ins>
      <w:ins w:id="2429" w:author="Raphael Malyankar" w:date="2023-09-01T00:31:00Z">
        <w:r>
          <w:t>.</w:t>
        </w:r>
      </w:ins>
      <w:ins w:id="2430" w:author="Raphael Malyankar" w:date="2023-09-01T00:32:00Z">
        <w:r w:rsidR="00A06DDD">
          <w:t xml:space="preserve"> </w:t>
        </w:r>
      </w:ins>
      <w:ins w:id="2431" w:author="Raphael Malyankar" w:date="2023-09-01T00:33:00Z">
        <w:r w:rsidR="00A06DDD">
          <w:t>Specific r</w:t>
        </w:r>
      </w:ins>
      <w:ins w:id="2432" w:author="Raphael Malyankar" w:date="2023-09-01T00:32:00Z">
        <w:r w:rsidR="00A06DDD">
          <w:t>estrictions on graphics files are descri</w:t>
        </w:r>
      </w:ins>
      <w:ins w:id="2433"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2434"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2435"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2436" w:name="_Toc527357301"/>
      <w:bookmarkStart w:id="2437"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2438" w:author="jonathan pritchard" w:date="2024-02-06T10:03:00Z"/>
        </w:rPr>
      </w:pPr>
      <w:bookmarkStart w:id="2439" w:name="_Toc97791355"/>
      <w:bookmarkStart w:id="2440" w:name="_Toc144421425"/>
      <w:commentRangeStart w:id="2441"/>
      <w:commentRangeStart w:id="2442"/>
      <w:commentRangeStart w:id="2443"/>
      <w:r w:rsidRPr="00A01D79">
        <w:lastRenderedPageBreak/>
        <w:t xml:space="preserve">Appendix </w:t>
      </w:r>
      <w:bookmarkStart w:id="2444" w:name="_Toc474485118"/>
      <w:bookmarkEnd w:id="2439"/>
      <w:r w:rsidR="0008713F">
        <w:t>C-1</w:t>
      </w:r>
      <w:bookmarkStart w:id="2445" w:name="_Toc100303040"/>
      <w:bookmarkStart w:id="2446" w:name="_Toc95983110"/>
      <w:bookmarkStart w:id="2447" w:name="_Toc97791356"/>
      <w:r w:rsidR="000461EE">
        <w:t xml:space="preserve"> </w:t>
      </w:r>
      <w:del w:id="2448" w:author="jonathan pritchard" w:date="2024-02-06T10:03:00Z">
        <w:r w:rsidR="000461EE" w:rsidDel="00846094">
          <w:delText>-</w:delText>
        </w:r>
      </w:del>
      <w:ins w:id="2449" w:author="jonathan pritchard" w:date="2024-02-06T10:03:00Z">
        <w:r w:rsidR="00846094">
          <w:t>–</w:t>
        </w:r>
      </w:ins>
      <w:r w:rsidR="000461EE">
        <w:t xml:space="preserve"> </w:t>
      </w:r>
      <w:del w:id="2450" w:author="jonathan pritchard" w:date="2024-02-06T10:03:00Z">
        <w:r w:rsidR="0008713F" w:rsidDel="00846094">
          <w:delText>Relationship to S-52</w:delText>
        </w:r>
        <w:bookmarkEnd w:id="2440"/>
        <w:bookmarkEnd w:id="2445"/>
      </w:del>
    </w:p>
    <w:p w14:paraId="0530E385" w14:textId="6E7D596C" w:rsidR="00A01D79" w:rsidRPr="000461EE" w:rsidRDefault="00A01D79">
      <w:pPr>
        <w:pStyle w:val="Heading1"/>
        <w:numPr>
          <w:ilvl w:val="0"/>
          <w:numId w:val="0"/>
        </w:numPr>
        <w:spacing w:before="0" w:after="0"/>
        <w:ind w:left="2127" w:right="2018"/>
        <w:jc w:val="center"/>
        <w:rPr>
          <w:sz w:val="36"/>
          <w:szCs w:val="36"/>
        </w:rPr>
        <w:pPrChange w:id="2451" w:author="jonathan pritchard" w:date="2024-02-06T10:03:00Z">
          <w:pPr>
            <w:jc w:val="center"/>
          </w:pPr>
        </w:pPrChange>
      </w:pPr>
      <w:bookmarkStart w:id="2452" w:name="_Toc100303041"/>
      <w:del w:id="2453" w:author="jonathan pritchard" w:date="2024-02-06T10:03:00Z">
        <w:r w:rsidRPr="000461EE" w:rsidDel="00846094">
          <w:rPr>
            <w:szCs w:val="24"/>
          </w:rPr>
          <w:delText>(informative)</w:delText>
        </w:r>
        <w:bookmarkEnd w:id="2444"/>
        <w:bookmarkEnd w:id="2446"/>
        <w:bookmarkEnd w:id="2447"/>
        <w:bookmarkEnd w:id="2452"/>
        <w:commentRangeEnd w:id="2441"/>
        <w:r w:rsidR="00E27B73" w:rsidDel="00846094">
          <w:rPr>
            <w:rStyle w:val="CommentReference"/>
          </w:rPr>
          <w:commentReference w:id="2441"/>
        </w:r>
      </w:del>
      <w:commentRangeEnd w:id="2442"/>
      <w:r w:rsidR="001D3531">
        <w:rPr>
          <w:rStyle w:val="CommentReference"/>
          <w:rFonts w:eastAsia="MS Mincho"/>
          <w:b w:val="0"/>
          <w:bCs w:val="0"/>
        </w:rPr>
        <w:commentReference w:id="2442"/>
      </w:r>
      <w:commentRangeEnd w:id="2443"/>
      <w:r w:rsidR="00821829">
        <w:rPr>
          <w:rStyle w:val="CommentReference"/>
          <w:rFonts w:eastAsia="MS Mincho"/>
          <w:b w:val="0"/>
          <w:bCs w:val="0"/>
        </w:rPr>
        <w:commentReference w:id="2443"/>
      </w:r>
      <w:ins w:id="2454" w:author="jonathan pritchard" w:date="2024-02-06T10:03:00Z">
        <w:r w:rsidR="00846094">
          <w:t>Manual Editing and Update</w:t>
        </w:r>
      </w:ins>
    </w:p>
    <w:bookmarkEnd w:id="2436"/>
    <w:bookmarkEnd w:id="2437"/>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2455" w:author="jonathan pritchard" w:date="2024-02-06T10:03:00Z"/>
        </w:rPr>
      </w:pPr>
      <w:bookmarkStart w:id="2456" w:name="_Toc144421426"/>
      <w:del w:id="2457" w:author="jonathan pritchard" w:date="2024-02-06T10:03:00Z">
        <w:r w:rsidRPr="00D56521" w:rsidDel="00846094">
          <w:delText>Relationship to S-52 provisions</w:delText>
        </w:r>
      </w:del>
      <w:bookmarkEnd w:id="2456"/>
      <w:ins w:id="2458" w:author="jonathan pritchard" w:date="2024-02-06T10:03:00Z">
        <w:r w:rsidR="00846094">
          <w:t>Introduction</w:t>
        </w:r>
      </w:ins>
    </w:p>
    <w:p w14:paraId="1B4808F6" w14:textId="77777777" w:rsidR="00D8238C" w:rsidRDefault="00846094" w:rsidP="000600E5">
      <w:pPr>
        <w:spacing w:after="120" w:line="240" w:lineRule="auto"/>
        <w:jc w:val="both"/>
        <w:rPr>
          <w:ins w:id="2459" w:author="jonathan pritchard" w:date="2024-02-06T10:34:00Z"/>
        </w:rPr>
      </w:pPr>
      <w:ins w:id="2460" w:author="jonathan pritchard" w:date="2024-02-06T10:05:00Z">
        <w:r>
          <w:t xml:space="preserve">In order to provide a harmonised and consistent approach to manual editing and update on the ECDIS </w:t>
        </w:r>
      </w:ins>
      <w:ins w:id="2461" w:author="jonathan pritchard" w:date="2024-02-06T10:06:00Z">
        <w:r>
          <w:t xml:space="preserve">a set of portrayal symbols </w:t>
        </w:r>
      </w:ins>
      <w:ins w:id="2462" w:author="jonathan pritchard" w:date="2024-02-06T10:32:00Z">
        <w:r w:rsidR="00D8238C">
          <w:t>is supplied a</w:t>
        </w:r>
      </w:ins>
      <w:ins w:id="2463" w:author="jonathan pritchard" w:date="2024-02-06T10:33:00Z">
        <w:r w:rsidR="00D8238C">
          <w:t xml:space="preserve">longside this publication. These symbols, contained within an S-100 portrayal catalogue and feature catalogue allow the OEM to implement a </w:t>
        </w:r>
      </w:ins>
      <w:ins w:id="2464" w:author="jonathan pritchard" w:date="2024-02-06T10:32:00Z">
        <w:r w:rsidR="00D8238C">
          <w:t>manual update and edit</w:t>
        </w:r>
      </w:ins>
      <w:ins w:id="2465"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2466" w:author="jonathan pritchard" w:date="2024-02-06T10:05:00Z"/>
        </w:rPr>
      </w:pPr>
      <w:ins w:id="2467" w:author="jonathan pritchard" w:date="2024-02-06T10:34:00Z">
        <w:r>
          <w:t>A description of the supplied symbols is provided in this Appendix.</w:t>
        </w:r>
      </w:ins>
    </w:p>
    <w:p w14:paraId="0412DBC4" w14:textId="77777777" w:rsidR="00D8238C" w:rsidRDefault="00D8238C" w:rsidP="00846094">
      <w:pPr>
        <w:rPr>
          <w:ins w:id="2468" w:author="jonathan pritchard" w:date="2024-02-06T10:34:00Z"/>
        </w:rPr>
      </w:pPr>
    </w:p>
    <w:p w14:paraId="16ADC43D" w14:textId="45544950" w:rsidR="00D8238C" w:rsidRDefault="00D8238C" w:rsidP="00846094">
      <w:pPr>
        <w:rPr>
          <w:ins w:id="2469" w:author="jonathan pritchard" w:date="2024-02-06T10:40:00Z"/>
        </w:rPr>
      </w:pPr>
      <w:ins w:id="2470" w:author="jonathan pritchard" w:date="2024-02-06T10:40:00Z">
        <w:r>
          <w:t>Need to include:</w:t>
        </w:r>
      </w:ins>
    </w:p>
    <w:p w14:paraId="3ADD21BA" w14:textId="2B3B8C5A" w:rsidR="00D8238C" w:rsidRDefault="00D8238C">
      <w:pPr>
        <w:pStyle w:val="ListParagraph"/>
        <w:numPr>
          <w:ilvl w:val="0"/>
          <w:numId w:val="112"/>
        </w:numPr>
        <w:rPr>
          <w:ins w:id="2471" w:author="jonathan pritchard" w:date="2024-02-06T10:40:00Z"/>
        </w:rPr>
        <w:pPrChange w:id="2472" w:author="jonathan pritchard" w:date="2024-02-06T10:41:00Z">
          <w:pPr>
            <w:pStyle w:val="ListParagraph"/>
            <w:numPr>
              <w:ilvl w:val="1"/>
              <w:numId w:val="45"/>
            </w:numPr>
            <w:ind w:left="1440" w:hanging="360"/>
          </w:pPr>
        </w:pPrChange>
      </w:pPr>
      <w:ins w:id="2473" w:author="jonathan pritchard" w:date="2024-02-06T10:40:00Z">
        <w:r>
          <w:t>Description of feature model.</w:t>
        </w:r>
      </w:ins>
    </w:p>
    <w:p w14:paraId="2B73D3D4" w14:textId="1E8D27CB" w:rsidR="00D8238C" w:rsidRDefault="00D8238C">
      <w:pPr>
        <w:pStyle w:val="ListParagraph"/>
        <w:numPr>
          <w:ilvl w:val="0"/>
          <w:numId w:val="112"/>
        </w:numPr>
        <w:rPr>
          <w:ins w:id="2474" w:author="jonathan pritchard" w:date="2024-02-06T10:41:00Z"/>
        </w:rPr>
        <w:pPrChange w:id="2475" w:author="jonathan pritchard" w:date="2024-02-06T10:41:00Z">
          <w:pPr>
            <w:pStyle w:val="ListParagraph"/>
            <w:numPr>
              <w:ilvl w:val="1"/>
              <w:numId w:val="45"/>
            </w:numPr>
            <w:ind w:left="1440" w:hanging="360"/>
          </w:pPr>
        </w:pPrChange>
      </w:pPr>
      <w:ins w:id="2476"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2477" w:author="jonathan pritchard" w:date="2024-02-06T10:41:00Z"/>
        </w:rPr>
      </w:pPr>
      <w:ins w:id="2478" w:author="jonathan pritchard" w:date="2024-02-06T10:41:00Z">
        <w:r>
          <w:t xml:space="preserve">Any guidance on how they should be used? </w:t>
        </w:r>
      </w:ins>
    </w:p>
    <w:p w14:paraId="65688547" w14:textId="4354FD8B" w:rsidR="00D8238C" w:rsidRPr="00846094" w:rsidRDefault="00D8238C">
      <w:pPr>
        <w:pStyle w:val="ListParagraph"/>
        <w:numPr>
          <w:ilvl w:val="0"/>
          <w:numId w:val="112"/>
        </w:numPr>
        <w:rPr>
          <w:ins w:id="2479" w:author="jonathan pritchard" w:date="2024-02-06T10:34:00Z"/>
        </w:rPr>
        <w:pPrChange w:id="2480" w:author="jonathan pritchard" w:date="2024-02-06T10:41:00Z">
          <w:pPr>
            <w:pStyle w:val="Heading1"/>
            <w:numPr>
              <w:numId w:val="102"/>
            </w:numPr>
            <w:tabs>
              <w:tab w:val="left" w:pos="851"/>
            </w:tabs>
            <w:ind w:left="851" w:hanging="851"/>
          </w:pPr>
        </w:pPrChange>
      </w:pPr>
      <w:ins w:id="2481" w:author="jonathan pritchard" w:date="2024-02-06T10:41:00Z">
        <w:r>
          <w:t>Is there an alert/indication aspect of manual updates?</w:t>
        </w:r>
      </w:ins>
    </w:p>
    <w:p w14:paraId="50731A99" w14:textId="389F8AB1" w:rsidR="00A52A66" w:rsidRPr="00D56521" w:rsidRDefault="00A10BBF" w:rsidP="000600E5">
      <w:pPr>
        <w:spacing w:after="120" w:line="240" w:lineRule="auto"/>
        <w:jc w:val="both"/>
      </w:pPr>
      <w:del w:id="2482" w:author="jonathan pritchard" w:date="2024-02-06T10:05:00Z">
        <w:r w:rsidRPr="00D56521" w:rsidDel="00846094">
          <w:delText>The tab</w:delText>
        </w:r>
      </w:del>
      <w:del w:id="2483" w:author="jonathan pritchard" w:date="2024-02-06T10:03:00Z">
        <w:r w:rsidRPr="00D56521" w:rsidDel="00846094">
          <w:delText xml:space="preserve">le below describes the relationship between </w:delText>
        </w:r>
        <w:r w:rsidR="005174C8" w:rsidRPr="00D56521" w:rsidDel="00846094">
          <w:delText xml:space="preserve">the operative </w:delText>
        </w:r>
        <w:r w:rsidRPr="00D56521" w:rsidDel="00846094">
          <w:delText>clauses in S-52 and this Annex.</w:delText>
        </w:r>
      </w:del>
    </w:p>
    <w:tbl>
      <w:tblPr>
        <w:tblStyle w:val="TableGrid"/>
        <w:tblW w:w="0" w:type="auto"/>
        <w:tblLook w:val="04A0" w:firstRow="1" w:lastRow="0" w:firstColumn="1" w:lastColumn="0" w:noHBand="0" w:noVBand="1"/>
      </w:tblPr>
      <w:tblGrid>
        <w:gridCol w:w="3918"/>
        <w:gridCol w:w="1546"/>
        <w:gridCol w:w="3858"/>
      </w:tblGrid>
      <w:tr w:rsidR="00DD6286" w:rsidRPr="00D56521" w14:paraId="72F5524C" w14:textId="77777777" w:rsidTr="000600E5">
        <w:trPr>
          <w:cantSplit/>
          <w:tblHeader/>
        </w:trPr>
        <w:tc>
          <w:tcPr>
            <w:tcW w:w="0" w:type="auto"/>
            <w:shd w:val="clear" w:color="auto" w:fill="D9D9D9" w:themeFill="background1" w:themeFillShade="D9"/>
          </w:tcPr>
          <w:p w14:paraId="43D72E14" w14:textId="36EFCE8E" w:rsidR="00DD6286" w:rsidRPr="00D56521" w:rsidRDefault="00DD6286" w:rsidP="000600E5">
            <w:pPr>
              <w:spacing w:before="60" w:after="60"/>
              <w:rPr>
                <w:b/>
                <w:bCs/>
              </w:rPr>
            </w:pPr>
            <w:del w:id="2484" w:author="jonathan pritchard" w:date="2024-02-06T10:03:00Z">
              <w:r w:rsidRPr="00D56521" w:rsidDel="00846094">
                <w:rPr>
                  <w:b/>
                  <w:bCs/>
                </w:rPr>
                <w:delText>S-52 clause(s)</w:delText>
              </w:r>
            </w:del>
          </w:p>
        </w:tc>
        <w:tc>
          <w:tcPr>
            <w:tcW w:w="0" w:type="auto"/>
            <w:shd w:val="clear" w:color="auto" w:fill="D9D9D9" w:themeFill="background1" w:themeFillShade="D9"/>
          </w:tcPr>
          <w:p w14:paraId="310F813F" w14:textId="1CA311D5" w:rsidR="00DD6286" w:rsidRPr="00D56521" w:rsidRDefault="00DD6286" w:rsidP="000600E5">
            <w:pPr>
              <w:spacing w:before="60" w:after="60"/>
              <w:rPr>
                <w:b/>
                <w:bCs/>
              </w:rPr>
            </w:pPr>
            <w:del w:id="2485" w:author="jonathan pritchard" w:date="2024-02-06T10:03:00Z">
              <w:r w:rsidRPr="00D56521" w:rsidDel="00846094">
                <w:rPr>
                  <w:b/>
                  <w:bCs/>
                </w:rPr>
                <w:delText>New clause(s)</w:delText>
              </w:r>
            </w:del>
          </w:p>
        </w:tc>
        <w:tc>
          <w:tcPr>
            <w:tcW w:w="0" w:type="auto"/>
            <w:shd w:val="clear" w:color="auto" w:fill="D9D9D9" w:themeFill="background1" w:themeFillShade="D9"/>
          </w:tcPr>
          <w:p w14:paraId="3ADE0868" w14:textId="5A37757D" w:rsidR="00DD6286" w:rsidRPr="00D56521" w:rsidRDefault="00DD6286" w:rsidP="000600E5">
            <w:pPr>
              <w:spacing w:before="60" w:after="60"/>
              <w:rPr>
                <w:b/>
                <w:bCs/>
              </w:rPr>
            </w:pPr>
            <w:del w:id="2486" w:author="jonathan pritchard" w:date="2024-02-06T10:03:00Z">
              <w:r w:rsidRPr="00D56521" w:rsidDel="00846094">
                <w:rPr>
                  <w:b/>
                  <w:bCs/>
                </w:rPr>
                <w:delText>Notes</w:delText>
              </w:r>
            </w:del>
          </w:p>
        </w:tc>
      </w:tr>
      <w:tr w:rsidR="00DD6286" w:rsidRPr="00D56521" w14:paraId="73EC7F32" w14:textId="77777777" w:rsidTr="00B770B1">
        <w:trPr>
          <w:cantSplit/>
        </w:trPr>
        <w:tc>
          <w:tcPr>
            <w:tcW w:w="0" w:type="auto"/>
          </w:tcPr>
          <w:p w14:paraId="4863299E" w14:textId="2B4BEB63" w:rsidR="00DD6286" w:rsidRPr="00D56521" w:rsidRDefault="000600E5" w:rsidP="000600E5">
            <w:pPr>
              <w:spacing w:before="60" w:after="60"/>
            </w:pPr>
            <w:del w:id="2487" w:author="jonathan pritchard" w:date="2024-02-06T10:03:00Z">
              <w:r w:rsidDel="00846094">
                <w:delText>1</w:delText>
              </w:r>
              <w:r w:rsidR="00DD6286" w:rsidRPr="00D56521" w:rsidDel="00846094">
                <w:delText xml:space="preserve"> Introduction</w:delText>
              </w:r>
            </w:del>
          </w:p>
        </w:tc>
        <w:tc>
          <w:tcPr>
            <w:tcW w:w="0" w:type="auto"/>
          </w:tcPr>
          <w:p w14:paraId="1F405D8E" w14:textId="77777777" w:rsidR="00DD6286" w:rsidRPr="00D56521" w:rsidRDefault="00DD6286" w:rsidP="000600E5">
            <w:pPr>
              <w:spacing w:before="60" w:after="60"/>
            </w:pPr>
          </w:p>
        </w:tc>
        <w:tc>
          <w:tcPr>
            <w:tcW w:w="0" w:type="auto"/>
          </w:tcPr>
          <w:p w14:paraId="0351CB2F" w14:textId="005B962E" w:rsidR="00DD6286" w:rsidRPr="00D56521" w:rsidRDefault="00DD6286" w:rsidP="000600E5">
            <w:pPr>
              <w:spacing w:before="60" w:after="60"/>
            </w:pPr>
            <w:del w:id="2488" w:author="jonathan pritchard" w:date="2024-02-06T10:03:00Z">
              <w:r w:rsidRPr="00D56521" w:rsidDel="00846094">
                <w:delText>Divided between Part 16</w:delText>
              </w:r>
              <w:r w:rsidR="000600E5" w:rsidDel="00846094">
                <w:delText>a</w:delText>
              </w:r>
              <w:r w:rsidRPr="00D56521" w:rsidDel="00846094">
                <w:delText xml:space="preserve"> and this Annex</w:delText>
              </w:r>
            </w:del>
          </w:p>
        </w:tc>
      </w:tr>
      <w:tr w:rsidR="00DD6286" w:rsidRPr="00D56521" w14:paraId="59947241" w14:textId="77777777" w:rsidTr="00B770B1">
        <w:trPr>
          <w:cantSplit/>
        </w:trPr>
        <w:tc>
          <w:tcPr>
            <w:tcW w:w="0" w:type="auto"/>
          </w:tcPr>
          <w:p w14:paraId="52D8990D" w14:textId="7165F9A5" w:rsidR="00DD6286" w:rsidRPr="00D56521" w:rsidRDefault="00DD6286" w:rsidP="000600E5">
            <w:pPr>
              <w:spacing w:before="60" w:after="60"/>
            </w:pPr>
            <w:del w:id="2489" w:author="jonathan pritchard" w:date="2024-02-06T10:03:00Z">
              <w:r w:rsidRPr="00D56521" w:rsidDel="00846094">
                <w:delText>1.2 Concept and Limitations of ECDIS</w:delText>
              </w:r>
            </w:del>
          </w:p>
        </w:tc>
        <w:tc>
          <w:tcPr>
            <w:tcW w:w="0" w:type="auto"/>
          </w:tcPr>
          <w:p w14:paraId="5A746A41" w14:textId="66AF6296" w:rsidR="00DD6286" w:rsidRPr="00D56521" w:rsidRDefault="004330D9" w:rsidP="000600E5">
            <w:pPr>
              <w:spacing w:before="60" w:after="60"/>
            </w:pPr>
            <w:del w:id="2490" w:author="jonathan pritchard" w:date="2024-02-06T10:03:00Z">
              <w:r w:rsidRPr="00D56521" w:rsidDel="00846094">
                <w:fldChar w:fldCharType="begin"/>
              </w:r>
              <w:r w:rsidRPr="00D56521" w:rsidDel="00846094">
                <w:delInstrText xml:space="preserve"> REF _Ref98329076 \r \h </w:delInstrText>
              </w:r>
              <w:r w:rsidRPr="00D56521" w:rsidDel="00846094">
                <w:fldChar w:fldCharType="separate"/>
              </w:r>
              <w:r w:rsidR="00832978" w:rsidDel="00846094">
                <w:delText>C-4.2</w:delText>
              </w:r>
              <w:r w:rsidRPr="00D56521" w:rsidDel="00846094">
                <w:fldChar w:fldCharType="end"/>
              </w:r>
            </w:del>
          </w:p>
        </w:tc>
        <w:tc>
          <w:tcPr>
            <w:tcW w:w="0" w:type="auto"/>
          </w:tcPr>
          <w:p w14:paraId="3F1D13FC" w14:textId="6C60B3C5" w:rsidR="00DD6286" w:rsidRPr="00D56521" w:rsidRDefault="00DD6286" w:rsidP="000600E5">
            <w:pPr>
              <w:spacing w:before="60" w:after="60"/>
            </w:pPr>
            <w:del w:id="2491" w:author="jonathan pritchard" w:date="2024-02-06T10:03:00Z">
              <w:r w:rsidRPr="00D56521" w:rsidDel="00846094">
                <w:delText>Also in Part 16</w:delText>
              </w:r>
              <w:r w:rsidR="000600E5" w:rsidDel="00846094">
                <w:delText>a</w:delText>
              </w:r>
            </w:del>
          </w:p>
        </w:tc>
      </w:tr>
      <w:tr w:rsidR="00DD6286" w:rsidRPr="00D56521" w14:paraId="45ACA13A" w14:textId="77777777" w:rsidTr="00B770B1">
        <w:trPr>
          <w:cantSplit/>
        </w:trPr>
        <w:tc>
          <w:tcPr>
            <w:tcW w:w="0" w:type="auto"/>
          </w:tcPr>
          <w:p w14:paraId="2EEFFAEF" w14:textId="78A1EEFC" w:rsidR="00DD6286" w:rsidRPr="00D56521" w:rsidRDefault="00DD6286" w:rsidP="000600E5">
            <w:pPr>
              <w:spacing w:before="60" w:after="60"/>
            </w:pPr>
            <w:del w:id="2492" w:author="jonathan pritchard" w:date="2024-02-06T10:03:00Z">
              <w:r w:rsidRPr="00D56521" w:rsidDel="00846094">
                <w:delText>2. Organising the Display</w:delText>
              </w:r>
            </w:del>
          </w:p>
        </w:tc>
        <w:tc>
          <w:tcPr>
            <w:tcW w:w="0" w:type="auto"/>
          </w:tcPr>
          <w:p w14:paraId="477A7C10" w14:textId="41BFDD84" w:rsidR="00DD6286" w:rsidRPr="00D56521" w:rsidRDefault="00DD6286" w:rsidP="000600E5">
            <w:pPr>
              <w:spacing w:before="60" w:after="60"/>
            </w:pPr>
            <w:del w:id="2493" w:author="jonathan pritchard" w:date="2024-02-06T10:03:00Z">
              <w:r w:rsidRPr="00D56521" w:rsidDel="00846094">
                <w:fldChar w:fldCharType="begin"/>
              </w:r>
              <w:r w:rsidRPr="00D56521" w:rsidDel="00846094">
                <w:delInstrText xml:space="preserve"> REF _Ref49380568 \r \h </w:delInstrText>
              </w:r>
              <w:r w:rsidRPr="00D56521" w:rsidDel="00846094">
                <w:fldChar w:fldCharType="separate"/>
              </w:r>
              <w:r w:rsidR="00832978" w:rsidDel="00846094">
                <w:delText>C-9</w:delText>
              </w:r>
              <w:r w:rsidRPr="00D56521" w:rsidDel="00846094">
                <w:fldChar w:fldCharType="end"/>
              </w:r>
            </w:del>
          </w:p>
        </w:tc>
        <w:tc>
          <w:tcPr>
            <w:tcW w:w="0" w:type="auto"/>
          </w:tcPr>
          <w:p w14:paraId="40F65877" w14:textId="77777777" w:rsidR="00DD6286" w:rsidRPr="00D56521" w:rsidRDefault="00DD6286" w:rsidP="000600E5">
            <w:pPr>
              <w:spacing w:before="60" w:after="60"/>
            </w:pPr>
          </w:p>
        </w:tc>
      </w:tr>
      <w:tr w:rsidR="00DD6286" w:rsidRPr="00D56521" w14:paraId="0FBF539D" w14:textId="77777777" w:rsidTr="00B770B1">
        <w:trPr>
          <w:cantSplit/>
        </w:trPr>
        <w:tc>
          <w:tcPr>
            <w:tcW w:w="0" w:type="auto"/>
          </w:tcPr>
          <w:p w14:paraId="0AB1F94D" w14:textId="775A382C" w:rsidR="00DD6286" w:rsidRPr="00D56521" w:rsidRDefault="00DD6286" w:rsidP="000600E5">
            <w:pPr>
              <w:spacing w:before="60" w:after="60"/>
            </w:pPr>
            <w:del w:id="2494" w:author="jonathan pritchard" w:date="2024-02-06T10:03:00Z">
              <w:r w:rsidRPr="00D56521" w:rsidDel="00846094">
                <w:delText>2.1 General Considerations</w:delText>
              </w:r>
            </w:del>
          </w:p>
        </w:tc>
        <w:tc>
          <w:tcPr>
            <w:tcW w:w="0" w:type="auto"/>
          </w:tcPr>
          <w:p w14:paraId="68B5C088" w14:textId="77777777" w:rsidR="00DD6286" w:rsidRPr="00D56521" w:rsidRDefault="00DD6286" w:rsidP="000600E5">
            <w:pPr>
              <w:spacing w:before="60" w:after="60"/>
            </w:pPr>
          </w:p>
        </w:tc>
        <w:tc>
          <w:tcPr>
            <w:tcW w:w="0" w:type="auto"/>
          </w:tcPr>
          <w:p w14:paraId="1FA81F23" w14:textId="77777777" w:rsidR="00DD6286" w:rsidRPr="00D56521" w:rsidRDefault="00DD6286" w:rsidP="000600E5">
            <w:pPr>
              <w:spacing w:before="60" w:after="60"/>
            </w:pPr>
          </w:p>
        </w:tc>
      </w:tr>
      <w:tr w:rsidR="00DD6286" w:rsidRPr="00D56521" w14:paraId="438B0284" w14:textId="77777777" w:rsidTr="00B770B1">
        <w:trPr>
          <w:cantSplit/>
        </w:trPr>
        <w:tc>
          <w:tcPr>
            <w:tcW w:w="0" w:type="auto"/>
          </w:tcPr>
          <w:p w14:paraId="39F775F8" w14:textId="5B29EF49" w:rsidR="00DD6286" w:rsidRPr="00D56521" w:rsidRDefault="00DD6286" w:rsidP="000600E5">
            <w:pPr>
              <w:spacing w:before="60" w:after="60"/>
            </w:pPr>
            <w:del w:id="2495" w:author="jonathan pritchard" w:date="2024-02-06T10:03:00Z">
              <w:r w:rsidRPr="00D56521" w:rsidDel="00846094">
                <w:delText>2.1.1 Design Considerations</w:delText>
              </w:r>
            </w:del>
          </w:p>
        </w:tc>
        <w:tc>
          <w:tcPr>
            <w:tcW w:w="0" w:type="auto"/>
          </w:tcPr>
          <w:p w14:paraId="65756CF4" w14:textId="77777777" w:rsidR="00DD6286" w:rsidRPr="00D56521" w:rsidRDefault="00DD6286" w:rsidP="000600E5">
            <w:pPr>
              <w:spacing w:before="60" w:after="60"/>
            </w:pPr>
          </w:p>
        </w:tc>
        <w:tc>
          <w:tcPr>
            <w:tcW w:w="0" w:type="auto"/>
          </w:tcPr>
          <w:p w14:paraId="64E1BFE1" w14:textId="77777777" w:rsidR="00DD6286" w:rsidRPr="00D56521" w:rsidRDefault="00DD6286" w:rsidP="000600E5">
            <w:pPr>
              <w:spacing w:before="60" w:after="60"/>
            </w:pPr>
          </w:p>
        </w:tc>
      </w:tr>
      <w:tr w:rsidR="00DD6286" w:rsidRPr="00D56521" w14:paraId="3A8A024F" w14:textId="77777777" w:rsidTr="00B770B1">
        <w:trPr>
          <w:cantSplit/>
        </w:trPr>
        <w:tc>
          <w:tcPr>
            <w:tcW w:w="0" w:type="auto"/>
          </w:tcPr>
          <w:p w14:paraId="46EC4B62" w14:textId="72CDB4BC" w:rsidR="00DD6286" w:rsidRPr="00D56521" w:rsidRDefault="00DD6286" w:rsidP="000600E5">
            <w:pPr>
              <w:spacing w:before="60" w:after="60"/>
            </w:pPr>
            <w:del w:id="2496" w:author="jonathan pritchard" w:date="2024-02-06T10:03:00Z">
              <w:r w:rsidRPr="00D56521" w:rsidDel="00846094">
                <w:delText>2.1.2 The diversity and flexibility of ECDIS</w:delText>
              </w:r>
            </w:del>
          </w:p>
        </w:tc>
        <w:tc>
          <w:tcPr>
            <w:tcW w:w="0" w:type="auto"/>
          </w:tcPr>
          <w:p w14:paraId="7214C8BD" w14:textId="77777777" w:rsidR="00DD6286" w:rsidRPr="00D56521" w:rsidRDefault="00DD6286" w:rsidP="000600E5">
            <w:pPr>
              <w:spacing w:before="60" w:after="60"/>
            </w:pPr>
          </w:p>
        </w:tc>
        <w:tc>
          <w:tcPr>
            <w:tcW w:w="0" w:type="auto"/>
          </w:tcPr>
          <w:p w14:paraId="2265E835" w14:textId="77777777" w:rsidR="00DD6286" w:rsidRPr="00D56521" w:rsidRDefault="00DD6286" w:rsidP="000600E5">
            <w:pPr>
              <w:spacing w:before="60" w:after="60"/>
            </w:pPr>
          </w:p>
        </w:tc>
      </w:tr>
      <w:tr w:rsidR="00DD6286" w:rsidRPr="00D56521" w14:paraId="5B001AA3" w14:textId="77777777" w:rsidTr="00B770B1">
        <w:trPr>
          <w:cantSplit/>
        </w:trPr>
        <w:tc>
          <w:tcPr>
            <w:tcW w:w="0" w:type="auto"/>
          </w:tcPr>
          <w:p w14:paraId="5B876E5C" w14:textId="589B7BBE" w:rsidR="00DD6286" w:rsidRPr="00D56521" w:rsidRDefault="00DD6286" w:rsidP="000600E5">
            <w:pPr>
              <w:spacing w:before="60" w:after="60"/>
            </w:pPr>
            <w:del w:id="2497" w:author="jonathan pritchard" w:date="2024-02-06T10:03:00Z">
              <w:r w:rsidRPr="00D56521" w:rsidDel="00846094">
                <w:delText>2.1.3 Colour discrimination…</w:delText>
              </w:r>
            </w:del>
          </w:p>
        </w:tc>
        <w:tc>
          <w:tcPr>
            <w:tcW w:w="0" w:type="auto"/>
          </w:tcPr>
          <w:p w14:paraId="75A19B35" w14:textId="77777777" w:rsidR="00DD6286" w:rsidRPr="00D56521" w:rsidRDefault="00DD6286" w:rsidP="000600E5">
            <w:pPr>
              <w:spacing w:before="60" w:after="60"/>
            </w:pPr>
          </w:p>
        </w:tc>
        <w:tc>
          <w:tcPr>
            <w:tcW w:w="0" w:type="auto"/>
          </w:tcPr>
          <w:p w14:paraId="53CC2DA6" w14:textId="77777777" w:rsidR="00DD6286" w:rsidRPr="00D56521" w:rsidRDefault="00DD6286" w:rsidP="000600E5">
            <w:pPr>
              <w:spacing w:before="60" w:after="60"/>
            </w:pPr>
          </w:p>
        </w:tc>
      </w:tr>
      <w:tr w:rsidR="00DD6286" w:rsidRPr="00D56521" w14:paraId="790BF3CD" w14:textId="77777777" w:rsidTr="00B770B1">
        <w:trPr>
          <w:cantSplit/>
        </w:trPr>
        <w:tc>
          <w:tcPr>
            <w:tcW w:w="0" w:type="auto"/>
          </w:tcPr>
          <w:p w14:paraId="2E0AB72F" w14:textId="5FE71425" w:rsidR="00DD6286" w:rsidRPr="00D56521" w:rsidRDefault="00DD6286" w:rsidP="000600E5">
            <w:pPr>
              <w:spacing w:before="60" w:after="60"/>
            </w:pPr>
            <w:del w:id="2498" w:author="jonathan pritchard" w:date="2024-02-06T10:03:00Z">
              <w:r w:rsidRPr="00D56521" w:rsidDel="00846094">
                <w:delText>2.2 Operational Considerations</w:delText>
              </w:r>
            </w:del>
          </w:p>
        </w:tc>
        <w:tc>
          <w:tcPr>
            <w:tcW w:w="0" w:type="auto"/>
          </w:tcPr>
          <w:p w14:paraId="6C2242FD" w14:textId="77777777" w:rsidR="00DD6286" w:rsidRPr="00D56521" w:rsidRDefault="00DD6286" w:rsidP="000600E5">
            <w:pPr>
              <w:spacing w:before="60" w:after="60"/>
            </w:pPr>
          </w:p>
        </w:tc>
        <w:tc>
          <w:tcPr>
            <w:tcW w:w="0" w:type="auto"/>
          </w:tcPr>
          <w:p w14:paraId="7970D799" w14:textId="77777777" w:rsidR="00DD6286" w:rsidRPr="00D56521" w:rsidRDefault="00DD6286" w:rsidP="000600E5">
            <w:pPr>
              <w:spacing w:before="60" w:after="60"/>
            </w:pPr>
          </w:p>
        </w:tc>
      </w:tr>
      <w:tr w:rsidR="00DD6286" w:rsidRPr="00D56521" w14:paraId="51F78492" w14:textId="77777777" w:rsidTr="00B770B1">
        <w:trPr>
          <w:cantSplit/>
        </w:trPr>
        <w:tc>
          <w:tcPr>
            <w:tcW w:w="0" w:type="auto"/>
          </w:tcPr>
          <w:p w14:paraId="5A94FCFA" w14:textId="3EFCAD67" w:rsidR="00DD6286" w:rsidRPr="00D56521" w:rsidRDefault="00DD6286" w:rsidP="000600E5">
            <w:pPr>
              <w:spacing w:before="60" w:after="60"/>
            </w:pPr>
            <w:del w:id="2499" w:author="jonathan pritchard" w:date="2024-02-06T10:03:00Z">
              <w:r w:rsidRPr="00D56521" w:rsidDel="00846094">
                <w:delText>2.3 Organising the Display</w:delText>
              </w:r>
            </w:del>
          </w:p>
        </w:tc>
        <w:tc>
          <w:tcPr>
            <w:tcW w:w="0" w:type="auto"/>
          </w:tcPr>
          <w:p w14:paraId="20B9E641" w14:textId="77777777" w:rsidR="00DD6286" w:rsidRPr="00D56521" w:rsidRDefault="00DD6286" w:rsidP="000600E5">
            <w:pPr>
              <w:spacing w:before="60" w:after="60"/>
            </w:pPr>
          </w:p>
        </w:tc>
        <w:tc>
          <w:tcPr>
            <w:tcW w:w="0" w:type="auto"/>
          </w:tcPr>
          <w:p w14:paraId="16C30084" w14:textId="77777777" w:rsidR="00DD6286" w:rsidRPr="00D56521" w:rsidRDefault="00DD6286" w:rsidP="000600E5">
            <w:pPr>
              <w:keepNext/>
              <w:spacing w:before="60" w:after="60"/>
            </w:pPr>
          </w:p>
        </w:tc>
      </w:tr>
    </w:tbl>
    <w:p w14:paraId="768D6973" w14:textId="74563FD0" w:rsidR="00DD6286" w:rsidRPr="00D56521" w:rsidRDefault="00DD6286" w:rsidP="000600E5">
      <w:pPr>
        <w:pStyle w:val="Caption"/>
        <w:spacing w:after="120" w:line="240" w:lineRule="auto"/>
        <w:jc w:val="center"/>
      </w:pPr>
      <w:r w:rsidRPr="00D56521">
        <w:t>Table C-1</w:t>
      </w:r>
      <w:r w:rsidR="00417447" w:rsidRPr="00D56521">
        <w:t>-</w:t>
      </w:r>
      <w:r w:rsidRPr="00D56521">
        <w:fldChar w:fldCharType="begin"/>
      </w:r>
      <w:r w:rsidRPr="00D56521">
        <w:instrText xml:space="preserve"> SEQ Table_C-1 \* ARABIC </w:instrText>
      </w:r>
      <w:r w:rsidRPr="00D56521">
        <w:fldChar w:fldCharType="separate"/>
      </w:r>
      <w:r w:rsidR="00832978">
        <w:rPr>
          <w:noProof/>
        </w:rPr>
        <w:t>1</w:t>
      </w:r>
      <w:r w:rsidRPr="00D56521">
        <w:fldChar w:fldCharType="end"/>
      </w:r>
      <w:del w:id="2500" w:author="jonathan pritchard" w:date="2024-02-06T10:03:00Z">
        <w:r w:rsidRPr="00D56521" w:rsidDel="00846094">
          <w:delText xml:space="preserve"> - Relationship to S-52</w:delText>
        </w:r>
      </w:del>
    </w:p>
    <w:p w14:paraId="5370B5F6" w14:textId="32A74D26" w:rsidR="00A01D79" w:rsidRDefault="00A01D79">
      <w:r>
        <w:br w:type="page"/>
      </w:r>
    </w:p>
    <w:p w14:paraId="0C353078" w14:textId="77777777" w:rsidR="00A01D79" w:rsidRDefault="00A01D79" w:rsidP="00A01D79">
      <w:pPr>
        <w:spacing w:after="120" w:line="240" w:lineRule="auto"/>
        <w:rPr>
          <w:b/>
          <w:sz w:val="28"/>
          <w:lang w:val="en-US" w:eastAsia="en-GB"/>
        </w:rPr>
      </w:pPr>
    </w:p>
    <w:p w14:paraId="6F9120DD" w14:textId="77777777" w:rsidR="00A01D79" w:rsidRDefault="00A01D79" w:rsidP="00A01D79">
      <w:pPr>
        <w:spacing w:after="120" w:line="240" w:lineRule="auto"/>
        <w:rPr>
          <w:b/>
          <w:sz w:val="28"/>
          <w:lang w:val="en-US" w:eastAsia="en-GB"/>
        </w:rPr>
      </w:pPr>
    </w:p>
    <w:p w14:paraId="2DA6C41C" w14:textId="77777777" w:rsidR="00A01D79" w:rsidRDefault="00A01D79" w:rsidP="00A01D79">
      <w:pPr>
        <w:spacing w:after="120" w:line="240" w:lineRule="auto"/>
        <w:rPr>
          <w:b/>
          <w:sz w:val="28"/>
          <w:lang w:val="en-US" w:eastAsia="en-GB"/>
        </w:rPr>
      </w:pPr>
    </w:p>
    <w:p w14:paraId="71BE2988" w14:textId="77777777" w:rsidR="00A01D79" w:rsidRDefault="00A01D79" w:rsidP="00A01D79">
      <w:pPr>
        <w:spacing w:after="120" w:line="240" w:lineRule="auto"/>
        <w:jc w:val="center"/>
        <w:rPr>
          <w:b/>
          <w:sz w:val="28"/>
          <w:lang w:val="en-US" w:eastAsia="en-GB"/>
        </w:rPr>
      </w:pPr>
    </w:p>
    <w:p w14:paraId="274C2B90" w14:textId="77777777" w:rsidR="00A01D79" w:rsidRDefault="00A01D79" w:rsidP="00A01D79">
      <w:pPr>
        <w:spacing w:after="120" w:line="240" w:lineRule="auto"/>
        <w:jc w:val="center"/>
        <w:rPr>
          <w:b/>
          <w:sz w:val="28"/>
          <w:lang w:val="en-US" w:eastAsia="en-GB"/>
        </w:rPr>
      </w:pPr>
    </w:p>
    <w:p w14:paraId="302FEF2E" w14:textId="77777777" w:rsidR="00A01D79" w:rsidRDefault="00A01D79" w:rsidP="00A01D79">
      <w:pPr>
        <w:spacing w:after="120" w:line="240" w:lineRule="auto"/>
        <w:jc w:val="center"/>
        <w:rPr>
          <w:b/>
          <w:sz w:val="28"/>
          <w:lang w:val="en-US" w:eastAsia="en-GB"/>
        </w:rPr>
      </w:pPr>
    </w:p>
    <w:p w14:paraId="39F79692" w14:textId="77777777" w:rsidR="00A01D79" w:rsidRDefault="00A01D79" w:rsidP="00A01D79">
      <w:pPr>
        <w:spacing w:after="120" w:line="240" w:lineRule="auto"/>
        <w:jc w:val="center"/>
        <w:rPr>
          <w:b/>
          <w:sz w:val="28"/>
          <w:lang w:val="en-US" w:eastAsia="en-GB"/>
        </w:rPr>
      </w:pPr>
    </w:p>
    <w:p w14:paraId="6A58373A" w14:textId="77777777" w:rsidR="00A01D79" w:rsidRDefault="00A01D79" w:rsidP="00A01D79">
      <w:pPr>
        <w:spacing w:after="120" w:line="240" w:lineRule="auto"/>
        <w:jc w:val="center"/>
        <w:rPr>
          <w:b/>
          <w:sz w:val="28"/>
          <w:lang w:val="en-US" w:eastAsia="en-GB"/>
        </w:rPr>
      </w:pPr>
    </w:p>
    <w:p w14:paraId="554BA441" w14:textId="77777777" w:rsidR="00A01D79" w:rsidRDefault="00A01D79" w:rsidP="00A01D79">
      <w:pPr>
        <w:spacing w:after="120" w:line="240" w:lineRule="auto"/>
        <w:jc w:val="center"/>
        <w:rPr>
          <w:b/>
          <w:sz w:val="28"/>
          <w:lang w:val="en-US" w:eastAsia="en-GB"/>
        </w:rPr>
      </w:pPr>
    </w:p>
    <w:p w14:paraId="51E938F0" w14:textId="77777777" w:rsidR="00A01D79" w:rsidRDefault="00A01D79" w:rsidP="00A01D79">
      <w:pPr>
        <w:spacing w:after="120" w:line="240" w:lineRule="auto"/>
        <w:jc w:val="center"/>
        <w:rPr>
          <w:b/>
          <w:sz w:val="28"/>
          <w:lang w:val="en-US" w:eastAsia="en-GB"/>
        </w:rPr>
      </w:pPr>
    </w:p>
    <w:p w14:paraId="7B3A3B88" w14:textId="77777777" w:rsidR="00A01D79" w:rsidRDefault="00A01D79" w:rsidP="00A01D79">
      <w:pPr>
        <w:spacing w:after="120" w:line="240" w:lineRule="auto"/>
        <w:jc w:val="center"/>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2501" w:author="jonathan pritchard" w:date="2024-01-15T15:36:00Z">
            <w:rPr/>
          </w:rPrChange>
        </w:rPr>
      </w:pPr>
      <w:bookmarkStart w:id="2502" w:name="_Toc144421427"/>
      <w:commentRangeStart w:id="2503"/>
      <w:r w:rsidRPr="0083266A">
        <w:rPr>
          <w:highlight w:val="yellow"/>
          <w:rPrChange w:id="2504" w:author="jonathan pritchard" w:date="2024-01-15T15:36:00Z">
            <w:rPr/>
          </w:rPrChange>
        </w:rPr>
        <w:lastRenderedPageBreak/>
        <w:t>Appendix</w:t>
      </w:r>
      <w:commentRangeEnd w:id="2503"/>
      <w:r w:rsidR="0083266A">
        <w:rPr>
          <w:rStyle w:val="CommentReference"/>
          <w:rFonts w:eastAsia="MS Mincho"/>
          <w:b w:val="0"/>
          <w:bCs w:val="0"/>
        </w:rPr>
        <w:commentReference w:id="2503"/>
      </w:r>
      <w:r w:rsidRPr="0083266A">
        <w:rPr>
          <w:highlight w:val="yellow"/>
          <w:rPrChange w:id="2505" w:author="jonathan pritchard" w:date="2024-01-15T15:36:00Z">
            <w:rPr/>
          </w:rPrChange>
        </w:rPr>
        <w:t xml:space="preserve"> C-2</w:t>
      </w:r>
      <w:bookmarkStart w:id="2506" w:name="_Toc100303044"/>
      <w:r w:rsidR="000461EE" w:rsidRPr="0083266A">
        <w:rPr>
          <w:highlight w:val="yellow"/>
          <w:rPrChange w:id="2507" w:author="jonathan pritchard" w:date="2024-01-15T15:36:00Z">
            <w:rPr/>
          </w:rPrChange>
        </w:rPr>
        <w:t xml:space="preserve"> - </w:t>
      </w:r>
      <w:r w:rsidRPr="0083266A">
        <w:rPr>
          <w:highlight w:val="yellow"/>
          <w:rPrChange w:id="2508" w:author="jonathan pritchard" w:date="2024-01-15T15:36:00Z">
            <w:rPr/>
          </w:rPrChange>
        </w:rPr>
        <w:t>S-100 Data Import Error Codes and Explanations</w:t>
      </w:r>
      <w:bookmarkEnd w:id="2502"/>
      <w:bookmarkEnd w:id="2506"/>
    </w:p>
    <w:p w14:paraId="5B5E4080" w14:textId="77777777" w:rsidR="000600E5" w:rsidRPr="000806E0" w:rsidRDefault="000600E5" w:rsidP="000806E0">
      <w:pPr>
        <w:jc w:val="center"/>
        <w:rPr>
          <w:b/>
          <w:bCs/>
          <w:sz w:val="36"/>
          <w:szCs w:val="36"/>
        </w:rPr>
      </w:pPr>
      <w:bookmarkStart w:id="2509" w:name="_Toc100303045"/>
      <w:r w:rsidRPr="0083266A">
        <w:rPr>
          <w:b/>
          <w:bCs/>
          <w:sz w:val="24"/>
          <w:szCs w:val="24"/>
          <w:highlight w:val="yellow"/>
          <w:rPrChange w:id="2510" w:author="jonathan pritchard" w:date="2024-01-15T15:36:00Z">
            <w:rPr>
              <w:b/>
              <w:bCs/>
              <w:sz w:val="24"/>
              <w:szCs w:val="24"/>
            </w:rPr>
          </w:rPrChange>
        </w:rPr>
        <w:t>(informative)</w:t>
      </w:r>
      <w:bookmarkEnd w:id="2509"/>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BB0BEC">
              <w:rPr>
                <w:rFonts w:eastAsia="Times New Roman" w:cs="Arial"/>
                <w:i/>
                <w:color w:val="000000"/>
                <w:sz w:val="18"/>
                <w:szCs w:val="18"/>
                <w:rPrChange w:id="2511" w:author="jonathan pritchard" w:date="2023-10-19T12:56:00Z">
                  <w:rPr>
                    <w:rFonts w:eastAsia="Times New Roman" w:cs="Arial"/>
                    <w:i/>
                    <w:color w:val="000000"/>
                    <w:sz w:val="18"/>
                    <w:szCs w:val="18"/>
                    <w:lang w:val="fr-FR"/>
                  </w:rPr>
                </w:rPrChange>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 xml:space="preserve">be used for </w:t>
            </w:r>
            <w:r w:rsidR="00637E6A">
              <w:rPr>
                <w:i/>
                <w:noProof/>
                <w:sz w:val="18"/>
                <w:szCs w:val="18"/>
              </w:rPr>
              <w:lastRenderedPageBreak/>
              <w:t>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2512" w:author="Raphael Malyankar" w:date="2023-08-31T16:34:00Z">
        <w:r w:rsidRPr="002B7019" w:rsidDel="003B11C8">
          <w:rPr>
            <w:rFonts w:eastAsia="Times New Roman" w:cs="Arial"/>
          </w:rPr>
          <w:delText xml:space="preserve">SENC </w:delText>
        </w:r>
      </w:del>
      <w:ins w:id="2513" w:author="Raphael Malyankar" w:date="2023-08-31T16:34:00Z">
        <w:r w:rsidR="003B11C8">
          <w:rPr>
            <w:rFonts w:eastAsia="Times New Roman" w:cs="Arial"/>
          </w:rPr>
          <w:t>ENDS/S</w:t>
        </w:r>
      </w:ins>
      <w:ins w:id="2514" w:author="Raphael Malyankar" w:date="2023-08-31T16:35:00Z">
        <w:r w:rsidR="003B11C8">
          <w:rPr>
            <w:rFonts w:eastAsia="Times New Roman" w:cs="Arial"/>
          </w:rPr>
          <w:t>ystem Database</w:t>
        </w:r>
      </w:ins>
      <w:ins w:id="2515"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571D6A57"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atalogue shall 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408785A6">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2516" w:name="_Toc144421428"/>
      <w:bookmarkStart w:id="2517" w:name="_Ref158105624"/>
      <w:commentRangeStart w:id="2518"/>
      <w:r w:rsidRPr="00A01D79">
        <w:lastRenderedPageBreak/>
        <w:t xml:space="preserve">Appendix </w:t>
      </w:r>
      <w:r>
        <w:t>C-3</w:t>
      </w:r>
      <w:bookmarkStart w:id="2519" w:name="_Toc100303047"/>
      <w:r w:rsidR="000806E0">
        <w:t xml:space="preserve"> - </w:t>
      </w:r>
      <w:r>
        <w:t>ECDIS Update Status Reports</w:t>
      </w:r>
      <w:bookmarkEnd w:id="2516"/>
      <w:bookmarkEnd w:id="2519"/>
      <w:commentRangeEnd w:id="2518"/>
      <w:r w:rsidR="00EC6DA6">
        <w:rPr>
          <w:rStyle w:val="CommentReference"/>
          <w:rFonts w:eastAsia="MS Mincho"/>
          <w:b w:val="0"/>
          <w:bCs w:val="0"/>
        </w:rPr>
        <w:commentReference w:id="2518"/>
      </w:r>
      <w:bookmarkEnd w:id="2517"/>
    </w:p>
    <w:p w14:paraId="6DB1C15B" w14:textId="77777777" w:rsidR="005B4B99" w:rsidRPr="000806E0" w:rsidRDefault="005B4B99" w:rsidP="000806E0">
      <w:pPr>
        <w:jc w:val="center"/>
        <w:rPr>
          <w:b/>
          <w:bCs/>
          <w:sz w:val="36"/>
          <w:szCs w:val="36"/>
        </w:rPr>
      </w:pPr>
      <w:bookmarkStart w:id="2520" w:name="_Toc100303048"/>
      <w:commentRangeStart w:id="2521"/>
      <w:r w:rsidRPr="000806E0">
        <w:rPr>
          <w:b/>
          <w:bCs/>
          <w:sz w:val="24"/>
          <w:szCs w:val="24"/>
        </w:rPr>
        <w:t>(informative)</w:t>
      </w:r>
      <w:bookmarkEnd w:id="2520"/>
      <w:commentRangeEnd w:id="2521"/>
      <w:r w:rsidR="00EC6DA6">
        <w:rPr>
          <w:rStyle w:val="CommentReference"/>
        </w:rPr>
        <w:commentReference w:id="2521"/>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2522" w:author="Raphael Malyankar" w:date="2023-08-31T16:35:00Z">
        <w:r w:rsidRPr="00D56521" w:rsidDel="003B11C8">
          <w:delText xml:space="preserve">SENC </w:delText>
        </w:r>
      </w:del>
      <w:ins w:id="2523"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r w:rsidR="00E15709">
        <w:t>N</w:t>
      </w:r>
      <w:r w:rsidRPr="00D56521">
        <w:t xml:space="preserve">autical </w:t>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2524" w:author="Raphael Malyankar" w:date="2023-08-31T16:35:00Z">
        <w:r w:rsidRPr="00D56521" w:rsidDel="003B11C8">
          <w:delText xml:space="preserve">SENC </w:delText>
        </w:r>
      </w:del>
      <w:ins w:id="2525"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2526" w:author="Raphael Malyankar" w:date="2023-08-31T16:35:00Z">
        <w:r w:rsidRPr="00D56521" w:rsidDel="003B11C8">
          <w:delText xml:space="preserve">SENC </w:delText>
        </w:r>
      </w:del>
      <w:ins w:id="2527" w:author="Raphael Malyankar" w:date="2023-08-31T16:35:00Z">
        <w:r w:rsidR="003B11C8">
          <w:t xml:space="preserve">System </w:t>
        </w:r>
      </w:ins>
      <w:ins w:id="2528" w:author="Raphael Malyankar" w:date="2023-08-31T16:36:00Z">
        <w:r w:rsidR="003B11C8">
          <w:t>D</w:t>
        </w:r>
      </w:ins>
      <w:ins w:id="2529" w:author="Raphael Malyankar" w:date="2023-08-31T16:35:00Z">
        <w:r w:rsidR="003B11C8">
          <w:t>atab</w:t>
        </w:r>
      </w:ins>
      <w:ins w:id="2530" w:author="Raphael Malyankar" w:date="2023-08-31T16:36:00Z">
        <w:r w:rsidR="003B11C8">
          <w:t>ase</w:t>
        </w:r>
      </w:ins>
      <w:ins w:id="2531"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2532" w:author="Raphael Malyankar" w:date="2023-08-31T16:36:00Z">
        <w:r w:rsidRPr="00D56521" w:rsidDel="003B11C8">
          <w:delText xml:space="preserve">SENC </w:delText>
        </w:r>
      </w:del>
      <w:bookmarkStart w:id="2533" w:name="_Hlk144392203"/>
      <w:ins w:id="2534" w:author="Raphael Malyankar" w:date="2023-08-31T16:36:00Z">
        <w:r w:rsidR="003B11C8">
          <w:t>System Database</w:t>
        </w:r>
        <w:r w:rsidR="003B11C8" w:rsidRPr="00D56521">
          <w:t xml:space="preserve"> </w:t>
        </w:r>
      </w:ins>
      <w:bookmarkEnd w:id="2533"/>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2535" w:author="Raphael Malyankar" w:date="2023-08-31T16:36:00Z">
        <w:r w:rsidR="003B11C8" w:rsidRPr="003B11C8">
          <w:t>System Database</w:t>
        </w:r>
      </w:ins>
      <w:del w:id="2536"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2537" w:author="Raphael Malyankar" w:date="2023-08-31T16:36:00Z">
        <w:r w:rsidR="003B11C8" w:rsidRPr="003B11C8">
          <w:t>System Database</w:t>
        </w:r>
      </w:ins>
      <w:del w:id="2538"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2539" w:author="Raphael Malyankar" w:date="2023-08-31T16:36:00Z">
        <w:r w:rsidR="003B11C8" w:rsidRPr="003B11C8">
          <w:t xml:space="preserve">System Database </w:t>
        </w:r>
      </w:ins>
      <w:del w:id="2540"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2541" w:author="Raphael Malyankar" w:date="2023-08-31T16:37:00Z">
        <w:r w:rsidR="003B11C8" w:rsidRPr="003B11C8">
          <w:t xml:space="preserve">System Database </w:t>
        </w:r>
      </w:ins>
      <w:del w:id="2542"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2543" w:author="Raphael Malyankar" w:date="2023-08-31T16:37:00Z">
        <w:r w:rsidR="003B11C8" w:rsidRPr="003B11C8">
          <w:t xml:space="preserve">System Database </w:t>
        </w:r>
      </w:ins>
      <w:del w:id="2544"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2545" w:author="Raphael Malyankar" w:date="2023-08-31T16:37:00Z">
        <w:r w:rsidR="003B11C8" w:rsidRPr="003B11C8">
          <w:t xml:space="preserve">System Database </w:t>
        </w:r>
      </w:ins>
      <w:del w:id="2546"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2547" w:name="_Hlk87104123"/>
            <w:r w:rsidRPr="00D56521">
              <w:t>Electronic Nautical Publications (ENP) Update Status Report</w:t>
            </w:r>
            <w:bookmarkEnd w:id="2547"/>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2548" w:author="Raphael Malyankar" w:date="2023-08-31T16:37:00Z">
              <w:r w:rsidR="003B11C8" w:rsidRPr="003B11C8">
                <w:t>System Database</w:t>
              </w:r>
            </w:ins>
            <w:del w:id="2549"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CATALOG.XML </w:t>
            </w:r>
            <w:r w:rsidRPr="00D56521">
              <w:lastRenderedPageBreak/>
              <w:t>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2550" w:author="Raphael Malyankar" w:date="2023-08-31T16:37:00Z">
              <w:r w:rsidR="003B11C8" w:rsidRPr="003B11C8">
                <w:t xml:space="preserve">System Database </w:t>
              </w:r>
            </w:ins>
            <w:del w:id="2551"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2552" w:author="Raphael Malyankar" w:date="2023-08-31T16:37:00Z">
              <w:r w:rsidR="003B11C8" w:rsidRPr="003B11C8">
                <w:t xml:space="preserve">System Database </w:t>
              </w:r>
            </w:ins>
            <w:del w:id="2553"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2554" w:author="Raphael Malyankar" w:date="2023-08-31T16:38:00Z">
        <w:r w:rsidR="003B11C8" w:rsidRPr="003B11C8">
          <w:t xml:space="preserve">System Database </w:t>
        </w:r>
      </w:ins>
      <w:del w:id="2555"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2556" w:author="Raphael Malyankar" w:date="2023-08-31T16:38:00Z">
        <w:r w:rsidR="003B11C8" w:rsidRPr="003B11C8">
          <w:t>System Database</w:t>
        </w:r>
      </w:ins>
      <w:del w:id="2557"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2558" w:author="Raphael Malyankar" w:date="2023-08-31T19:57:00Z">
        <w:r w:rsidRPr="00D56521" w:rsidDel="002514B8">
          <w:delText>232(82)</w:delText>
        </w:r>
      </w:del>
      <w:ins w:id="2559" w:author="Raphael Malyankar" w:date="2023-08-31T19:57:00Z">
        <w:r w:rsidR="002514B8">
          <w:t>532(106)</w:t>
        </w:r>
      </w:ins>
      <w:r w:rsidRPr="00D56521">
        <w:t xml:space="preserve"> </w:t>
      </w:r>
      <w:r w:rsidRPr="00D56521">
        <w:rPr>
          <w:i/>
          <w:iCs/>
        </w:rPr>
        <w:t>11.3.5:</w:t>
      </w:r>
    </w:p>
    <w:p w14:paraId="082E42BD" w14:textId="5F09B1EC" w:rsidR="000A0D43" w:rsidRPr="00C50708" w:rsidRDefault="000A0D43" w:rsidP="00C50708">
      <w:pPr>
        <w:spacing w:after="120" w:line="240" w:lineRule="auto"/>
        <w:ind w:left="284" w:right="317"/>
        <w:jc w:val="both"/>
      </w:pPr>
      <w:r w:rsidRPr="00D56521">
        <w:rPr>
          <w:i/>
          <w:iCs/>
        </w:rPr>
        <w:t>“A</w:t>
      </w:r>
      <w:ins w:id="2560" w:author="Raphael Malyankar" w:date="2023-08-31T19:54:00Z">
        <w:r w:rsidR="00C50708">
          <w:rPr>
            <w:i/>
            <w:iCs/>
          </w:rPr>
          <w:t xml:space="preserve"> graphical</w:t>
        </w:r>
      </w:ins>
      <w:del w:id="2561"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2562"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2563" w:author="Raphael Malyankar" w:date="2023-08-31T19:55:00Z">
        <w:r w:rsidR="00C50708">
          <w:rPr>
            <w:i/>
            <w:iCs/>
          </w:rPr>
          <w:t xml:space="preserve"> graphical</w:t>
        </w:r>
      </w:ins>
      <w:del w:id="2564"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2565" w:author="Raphael Malyankar" w:date="2023-08-31T19:56:00Z">
        <w:r w:rsidR="00C50708" w:rsidRPr="00C50708">
          <w:rPr>
            <w:i/>
            <w:iCs/>
          </w:rPr>
          <w:t>user-selectable category</w:t>
        </w:r>
        <w:r w:rsidR="00C50708">
          <w:rPr>
            <w:i/>
            <w:iCs/>
          </w:rPr>
          <w:t xml:space="preserve"> of </w:t>
        </w:r>
      </w:ins>
      <w:r w:rsidRPr="00D56521">
        <w:rPr>
          <w:i/>
          <w:iCs/>
        </w:rPr>
        <w:t xml:space="preserve">point </w:t>
      </w:r>
      <w:proofErr w:type="spellStart"/>
      <w:r w:rsidRPr="00D56521">
        <w:rPr>
          <w:i/>
          <w:iCs/>
        </w:rPr>
        <w:t>objec</w:t>
      </w:r>
      <w:ins w:id="2566" w:author="Raphael Malyankar" w:date="2023-08-31T19:56:00Z">
        <w:r w:rsidR="00C50708">
          <w:rPr>
            <w:i/>
            <w:iCs/>
          </w:rPr>
          <w:t>s</w:t>
        </w:r>
      </w:ins>
      <w:r w:rsidRPr="00D56521">
        <w:rPr>
          <w:i/>
          <w:iCs/>
        </w:rPr>
        <w:t>t</w:t>
      </w:r>
      <w:proofErr w:type="spellEnd"/>
      <w:r w:rsidRPr="00D56521">
        <w:rPr>
          <w:i/>
          <w:iCs/>
        </w:rPr>
        <w:t>, such as a fixed or floating aid to navigation or isolated danger</w:t>
      </w:r>
      <w:r w:rsidRPr="00D56521">
        <w:t xml:space="preserve">. </w:t>
      </w:r>
      <w:ins w:id="2567" w:author="Raphael Malyankar" w:date="2023-08-31T19:57:00Z">
        <w:r w:rsidR="00C50708">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2568" w:author="Raphael Malyankar" w:date="2023-08-31T16:38:00Z">
        <w:r w:rsidR="005324CD" w:rsidRPr="005324CD">
          <w:t xml:space="preserve">System Database </w:t>
        </w:r>
      </w:ins>
      <w:del w:id="2569"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2570" w:author="Raphael Malyankar" w:date="2023-08-31T16:39:00Z">
        <w:r w:rsidR="005324CD" w:rsidRPr="005324CD">
          <w:t xml:space="preserve">System Database </w:t>
        </w:r>
      </w:ins>
      <w:del w:id="2571"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2572" w:author="Raphael Malyankar" w:date="2023-08-31T16:39:00Z">
        <w:r w:rsidR="005324CD" w:rsidRPr="005324CD">
          <w:t xml:space="preserve">System Database </w:t>
        </w:r>
      </w:ins>
      <w:del w:id="2573"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2574" w:author="Raphael Malyankar" w:date="2023-08-31T16:39:00Z">
        <w:r w:rsidR="005324CD" w:rsidRPr="005324CD">
          <w:t xml:space="preserve">System Database </w:t>
        </w:r>
      </w:ins>
      <w:del w:id="2575" w:author="Raphael Malyankar" w:date="2023-08-31T16:39:00Z">
        <w:r w:rsidRPr="00D56521" w:rsidDel="005324CD">
          <w:delText xml:space="preserve">SENC </w:delText>
        </w:r>
      </w:del>
      <w:r w:rsidRPr="00D56521">
        <w:t>(EDTN).</w:t>
      </w:r>
    </w:p>
    <w:p w14:paraId="6472EA3F" w14:textId="4462F37F" w:rsidR="000A0D43" w:rsidRPr="00D56521" w:rsidRDefault="000A0D43" w:rsidP="00AE2737">
      <w:pPr>
        <w:numPr>
          <w:ilvl w:val="1"/>
          <w:numId w:val="77"/>
        </w:numPr>
        <w:spacing w:after="60" w:line="240" w:lineRule="auto"/>
        <w:jc w:val="both"/>
      </w:pPr>
      <w:r w:rsidRPr="00D56521">
        <w:t xml:space="preserve">Update – the update number of the dataset in the </w:t>
      </w:r>
      <w:ins w:id="2576" w:author="Raphael Malyankar" w:date="2023-08-31T16:39:00Z">
        <w:r w:rsidR="005324CD" w:rsidRPr="005324CD">
          <w:t>System Database</w:t>
        </w:r>
      </w:ins>
      <w:del w:id="2577" w:author="Raphael Malyankar" w:date="2023-08-31T16:39:00Z">
        <w:r w:rsidRPr="00D56521" w:rsidDel="005324CD">
          <w:delText>SENC</w:delText>
        </w:r>
      </w:del>
      <w:r w:rsidRPr="00D56521">
        <w:t>. If the product does not support updates, then this shall 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2578" w:author="Raphael Malyankar" w:date="2023-08-31T16:39:00Z">
        <w:r w:rsidR="005324CD" w:rsidRPr="005324CD">
          <w:t xml:space="preserve">System Database </w:t>
        </w:r>
      </w:ins>
      <w:del w:id="2579"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2580" w:author="Raphael Malyankar" w:date="2023-08-31T16:39:00Z">
              <w:r w:rsidR="005324CD">
                <w:t>System Database</w:t>
              </w:r>
              <w:r w:rsidR="005324CD" w:rsidRPr="00D56521">
                <w:t xml:space="preserve"> </w:t>
              </w:r>
            </w:ins>
            <w:del w:id="2581"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0F5691EE"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eport execution or the cell shall 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30D30D86" w:rsidR="000A0D43" w:rsidRPr="00D56521" w:rsidRDefault="000A0D43" w:rsidP="00086C24">
            <w:pPr>
              <w:spacing w:before="60" w:after="60"/>
              <w:rPr>
                <w:b/>
                <w:bCs/>
              </w:rPr>
            </w:pPr>
            <w:r w:rsidRPr="00D56521">
              <w:t xml:space="preserve">This is where the </w:t>
            </w:r>
            <w:ins w:id="2582" w:author="Raphael Malyankar" w:date="2023-08-31T16:39:00Z">
              <w:r w:rsidR="005324CD">
                <w:t>System Database</w:t>
              </w:r>
              <w:r w:rsidR="005324CD" w:rsidRPr="00D56521">
                <w:t xml:space="preserve"> </w:t>
              </w:r>
            </w:ins>
            <w:del w:id="2583"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dition for the cell. Again, the reference point for what should be installed is defined by the S-128 dataset issue date. If the reference date is older than four weeks then cells shall 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2584" w:author="Raphael Malyankar" w:date="2023-08-31T16:39:00Z">
              <w:r w:rsidR="005324CD">
                <w:t>System Database</w:t>
              </w:r>
            </w:ins>
            <w:del w:id="2585"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3B284160" w:rsidR="000A0D43" w:rsidRPr="00D56521" w:rsidRDefault="000A0D43" w:rsidP="009E15EE">
            <w:pPr>
              <w:keepNext/>
              <w:spacing w:before="60" w:after="60"/>
            </w:pPr>
            <w:r w:rsidRPr="00D56521">
              <w:t>Datasets for which a status cannot</w:t>
            </w:r>
            <w:r w:rsidR="00086C24">
              <w:t xml:space="preserve"> be determined for any reason. </w:t>
            </w:r>
            <w:r w:rsidRPr="00D56521">
              <w:t>If the revision information in the latest S-128 dataset is incomplete for any reason then all datasets in the data server’s service not included in the partial S-128 shall 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lastRenderedPageBreak/>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BB0BEC" w:rsidRDefault="000A0D43" w:rsidP="009E15EE">
      <w:pPr>
        <w:spacing w:after="120" w:line="240" w:lineRule="auto"/>
        <w:rPr>
          <w:lang w:val="nl-NL"/>
          <w:rPrChange w:id="2586" w:author="jonathan pritchard" w:date="2023-10-19T12:56:00Z">
            <w:rPr/>
          </w:rPrChange>
        </w:rPr>
      </w:pPr>
      <w:proofErr w:type="spellStart"/>
      <w:r w:rsidRPr="00BB0BEC">
        <w:rPr>
          <w:b/>
          <w:bCs/>
          <w:lang w:val="nl-NL"/>
          <w:rPrChange w:id="2587" w:author="jonathan pritchard" w:date="2023-10-19T12:56:00Z">
            <w:rPr>
              <w:b/>
              <w:bCs/>
            </w:rPr>
          </w:rPrChange>
        </w:rPr>
        <w:t>Vessel</w:t>
      </w:r>
      <w:proofErr w:type="spellEnd"/>
      <w:r w:rsidRPr="00BB0BEC">
        <w:rPr>
          <w:b/>
          <w:bCs/>
          <w:lang w:val="nl-NL"/>
          <w:rPrChange w:id="2588" w:author="jonathan pritchard" w:date="2023-10-19T12:56:00Z">
            <w:rPr>
              <w:b/>
              <w:bCs/>
            </w:rPr>
          </w:rPrChange>
        </w:rPr>
        <w:t xml:space="preserve"> Name: </w:t>
      </w:r>
      <w:r w:rsidRPr="00BB0BEC">
        <w:rPr>
          <w:lang w:val="nl-NL"/>
          <w:rPrChange w:id="2589" w:author="jonathan pritchard" w:date="2023-10-19T12:56:00Z">
            <w:rPr/>
          </w:rPrChange>
        </w:rPr>
        <w:t xml:space="preserve">HMS </w:t>
      </w:r>
      <w:proofErr w:type="spellStart"/>
      <w:r w:rsidRPr="00BB0BEC">
        <w:rPr>
          <w:lang w:val="nl-NL"/>
          <w:rPrChange w:id="2590" w:author="jonathan pritchard" w:date="2023-10-19T12:56:00Z">
            <w:rPr/>
          </w:rPrChange>
        </w:rPr>
        <w:t>Goteborg</w:t>
      </w:r>
      <w:proofErr w:type="spellEnd"/>
    </w:p>
    <w:p w14:paraId="0CEA385F" w14:textId="77777777" w:rsidR="000A0D43" w:rsidRPr="00BB0BEC" w:rsidRDefault="000A0D43" w:rsidP="009E15EE">
      <w:pPr>
        <w:spacing w:after="120" w:line="240" w:lineRule="auto"/>
        <w:rPr>
          <w:lang w:val="nl-NL"/>
          <w:rPrChange w:id="2591" w:author="jonathan pritchard" w:date="2023-10-19T12:56:00Z">
            <w:rPr/>
          </w:rPrChange>
        </w:rPr>
      </w:pPr>
      <w:proofErr w:type="spellStart"/>
      <w:r w:rsidRPr="00BB0BEC">
        <w:rPr>
          <w:b/>
          <w:bCs/>
          <w:lang w:val="nl-NL"/>
          <w:rPrChange w:id="2592" w:author="jonathan pritchard" w:date="2023-10-19T12:56:00Z">
            <w:rPr>
              <w:b/>
              <w:bCs/>
            </w:rPr>
          </w:rPrChange>
        </w:rPr>
        <w:t>Identifier</w:t>
      </w:r>
      <w:proofErr w:type="spellEnd"/>
      <w:r w:rsidRPr="00BB0BEC">
        <w:rPr>
          <w:b/>
          <w:bCs/>
          <w:lang w:val="nl-NL"/>
          <w:rPrChange w:id="2593" w:author="jonathan pritchard" w:date="2023-10-19T12:56:00Z">
            <w:rPr>
              <w:b/>
              <w:bCs/>
            </w:rPr>
          </w:rPrChange>
        </w:rPr>
        <w:t xml:space="preserve">: </w:t>
      </w:r>
      <w:r w:rsidRPr="00BB0BEC">
        <w:rPr>
          <w:lang w:val="nl-NL"/>
          <w:rPrChange w:id="2594" w:author="jonathan pritchard" w:date="2023-10-19T12:56:00Z">
            <w:rPr/>
          </w:rPrChange>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E12CBC" w14:paraId="5C4095E4" w14:textId="77777777" w:rsidTr="00D437A1">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502"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D437A1">
        <w:tc>
          <w:tcPr>
            <w:tcW w:w="1502" w:type="dxa"/>
          </w:tcPr>
          <w:p w14:paraId="34C3381A" w14:textId="77777777" w:rsidR="000A0D43" w:rsidRPr="00E12CBC" w:rsidRDefault="000A0D43" w:rsidP="004E61EE">
            <w:pPr>
              <w:rPr>
                <w:b/>
                <w:bCs/>
                <w:iCs/>
              </w:rPr>
            </w:pPr>
            <w:r w:rsidRPr="00E12CBC">
              <w:rPr>
                <w:b/>
                <w:bCs/>
                <w:iCs/>
              </w:rPr>
              <w:t>S-101</w:t>
            </w:r>
          </w:p>
        </w:tc>
        <w:tc>
          <w:tcPr>
            <w:tcW w:w="1502"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14:paraId="3FADFA72" w14:textId="77777777" w:rsidTr="00D437A1">
        <w:tc>
          <w:tcPr>
            <w:tcW w:w="1502" w:type="dxa"/>
          </w:tcPr>
          <w:p w14:paraId="40223484" w14:textId="77777777" w:rsidR="000A0D43" w:rsidRPr="00E12CBC" w:rsidRDefault="000A0D43" w:rsidP="004E61EE">
            <w:pPr>
              <w:rPr>
                <w:b/>
                <w:bCs/>
                <w:iCs/>
              </w:rPr>
            </w:pPr>
            <w:r w:rsidRPr="00E12CBC">
              <w:rPr>
                <w:b/>
                <w:bCs/>
                <w:iCs/>
              </w:rPr>
              <w:t>S-102</w:t>
            </w:r>
          </w:p>
        </w:tc>
        <w:tc>
          <w:tcPr>
            <w:tcW w:w="1502" w:type="dxa"/>
          </w:tcPr>
          <w:p w14:paraId="7B458F61" w14:textId="77777777" w:rsidR="000A0D43" w:rsidRPr="00E12CBC" w:rsidRDefault="000A0D43" w:rsidP="004E61EE">
            <w:pPr>
              <w:rPr>
                <w:b/>
                <w:bCs/>
                <w:iCs/>
              </w:rPr>
            </w:pPr>
            <w:r w:rsidRPr="00E12CBC">
              <w:rPr>
                <w:b/>
                <w:bCs/>
                <w:iCs/>
              </w:rPr>
              <w:t>102US29348021</w:t>
            </w:r>
          </w:p>
        </w:tc>
        <w:tc>
          <w:tcPr>
            <w:tcW w:w="1503" w:type="dxa"/>
          </w:tcPr>
          <w:p w14:paraId="369A7DDD" w14:textId="77777777" w:rsidR="000A0D43" w:rsidRPr="00E12CBC" w:rsidRDefault="000A0D43" w:rsidP="004E61EE">
            <w:pPr>
              <w:rPr>
                <w:b/>
                <w:bCs/>
                <w:iCs/>
              </w:rPr>
            </w:pPr>
            <w:r w:rsidRPr="00E12CBC">
              <w:rPr>
                <w:b/>
                <w:bCs/>
                <w:iCs/>
              </w:rPr>
              <w:t>8</w:t>
            </w:r>
          </w:p>
        </w:tc>
        <w:tc>
          <w:tcPr>
            <w:tcW w:w="1503" w:type="dxa"/>
          </w:tcPr>
          <w:p w14:paraId="5FDB6A6A" w14:textId="77777777" w:rsidR="000A0D43" w:rsidRPr="00E12CBC" w:rsidRDefault="000A0D43" w:rsidP="00AE2737">
            <w:pPr>
              <w:numPr>
                <w:ilvl w:val="0"/>
                <w:numId w:val="75"/>
              </w:numPr>
              <w:rPr>
                <w:b/>
                <w:bCs/>
                <w:iCs/>
              </w:rPr>
            </w:pPr>
          </w:p>
        </w:tc>
        <w:tc>
          <w:tcPr>
            <w:tcW w:w="1503" w:type="dxa"/>
          </w:tcPr>
          <w:p w14:paraId="7F8E4A42" w14:textId="77777777" w:rsidR="000A0D43" w:rsidRPr="00E12CBC" w:rsidRDefault="000A0D43" w:rsidP="004E61EE">
            <w:pPr>
              <w:rPr>
                <w:b/>
                <w:bCs/>
                <w:iCs/>
              </w:rPr>
            </w:pPr>
          </w:p>
        </w:tc>
        <w:tc>
          <w:tcPr>
            <w:tcW w:w="1503" w:type="dxa"/>
          </w:tcPr>
          <w:p w14:paraId="10C3B972" w14:textId="77777777" w:rsidR="000A0D43" w:rsidRPr="00E12CBC" w:rsidRDefault="000A0D43" w:rsidP="004E61EE">
            <w:pPr>
              <w:rPr>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BB0BEC" w:rsidRDefault="000A0D43" w:rsidP="00E12CBC">
      <w:pPr>
        <w:spacing w:after="120" w:line="240" w:lineRule="auto"/>
        <w:rPr>
          <w:lang w:val="nl-NL"/>
          <w:rPrChange w:id="2595" w:author="jonathan pritchard" w:date="2023-10-19T12:56:00Z">
            <w:rPr/>
          </w:rPrChange>
        </w:rPr>
      </w:pPr>
      <w:proofErr w:type="spellStart"/>
      <w:r w:rsidRPr="00BB0BEC">
        <w:rPr>
          <w:b/>
          <w:bCs/>
          <w:lang w:val="nl-NL"/>
          <w:rPrChange w:id="2596" w:author="jonathan pritchard" w:date="2023-10-19T12:56:00Z">
            <w:rPr>
              <w:b/>
              <w:bCs/>
            </w:rPr>
          </w:rPrChange>
        </w:rPr>
        <w:t>Vessel</w:t>
      </w:r>
      <w:proofErr w:type="spellEnd"/>
      <w:r w:rsidRPr="00BB0BEC">
        <w:rPr>
          <w:b/>
          <w:bCs/>
          <w:lang w:val="nl-NL"/>
          <w:rPrChange w:id="2597" w:author="jonathan pritchard" w:date="2023-10-19T12:56:00Z">
            <w:rPr>
              <w:b/>
              <w:bCs/>
            </w:rPr>
          </w:rPrChange>
        </w:rPr>
        <w:t xml:space="preserve"> Name: </w:t>
      </w:r>
      <w:r w:rsidRPr="00BB0BEC">
        <w:rPr>
          <w:lang w:val="nl-NL"/>
          <w:rPrChange w:id="2598" w:author="jonathan pritchard" w:date="2023-10-19T12:56:00Z">
            <w:rPr/>
          </w:rPrChange>
        </w:rPr>
        <w:t xml:space="preserve">HMS </w:t>
      </w:r>
      <w:proofErr w:type="spellStart"/>
      <w:r w:rsidRPr="00BB0BEC">
        <w:rPr>
          <w:lang w:val="nl-NL"/>
          <w:rPrChange w:id="2599" w:author="jonathan pritchard" w:date="2023-10-19T12:56:00Z">
            <w:rPr/>
          </w:rPrChange>
        </w:rPr>
        <w:t>Goteborg</w:t>
      </w:r>
      <w:proofErr w:type="spellEnd"/>
    </w:p>
    <w:p w14:paraId="3DBE4AA6" w14:textId="77777777" w:rsidR="000A0D43" w:rsidRPr="00BB0BEC" w:rsidRDefault="000A0D43" w:rsidP="00E12CBC">
      <w:pPr>
        <w:spacing w:after="120" w:line="240" w:lineRule="auto"/>
        <w:rPr>
          <w:lang w:val="nl-NL"/>
          <w:rPrChange w:id="2600" w:author="jonathan pritchard" w:date="2023-10-19T12:56:00Z">
            <w:rPr/>
          </w:rPrChange>
        </w:rPr>
      </w:pPr>
      <w:proofErr w:type="spellStart"/>
      <w:r w:rsidRPr="00BB0BEC">
        <w:rPr>
          <w:b/>
          <w:bCs/>
          <w:lang w:val="nl-NL"/>
          <w:rPrChange w:id="2601" w:author="jonathan pritchard" w:date="2023-10-19T12:56:00Z">
            <w:rPr>
              <w:b/>
              <w:bCs/>
            </w:rPr>
          </w:rPrChange>
        </w:rPr>
        <w:t>Identifier</w:t>
      </w:r>
      <w:proofErr w:type="spellEnd"/>
      <w:r w:rsidRPr="00BB0BEC">
        <w:rPr>
          <w:b/>
          <w:bCs/>
          <w:lang w:val="nl-NL"/>
          <w:rPrChange w:id="2602" w:author="jonathan pritchard" w:date="2023-10-19T12:56:00Z">
            <w:rPr>
              <w:b/>
              <w:bCs/>
            </w:rPr>
          </w:rPrChange>
        </w:rPr>
        <w:t xml:space="preserve">: </w:t>
      </w:r>
      <w:r w:rsidRPr="00BB0BEC">
        <w:rPr>
          <w:lang w:val="nl-NL"/>
          <w:rPrChange w:id="2603" w:author="jonathan pritchard" w:date="2023-10-19T12:56:00Z">
            <w:rPr/>
          </w:rPrChange>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FF2A98">
          <w:headerReference w:type="even" r:id="rId53"/>
          <w:headerReference w:type="default" r:id="rId54"/>
          <w:footerReference w:type="even" r:id="rId55"/>
          <w:footerReference w:type="default" r:id="rId56"/>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2604" w:name="_Toc144421429"/>
      <w:r w:rsidRPr="00A01D79">
        <w:lastRenderedPageBreak/>
        <w:t xml:space="preserve">Appendix </w:t>
      </w:r>
      <w:r>
        <w:t>C-4</w:t>
      </w:r>
      <w:bookmarkStart w:id="2605" w:name="_Toc100303050"/>
      <w:r w:rsidR="000806E0">
        <w:t xml:space="preserve"> - </w:t>
      </w:r>
      <w:r>
        <w:t>User Selected Safety Contour and Water Level Adjustment</w:t>
      </w:r>
      <w:bookmarkEnd w:id="2604"/>
      <w:bookmarkEnd w:id="2605"/>
    </w:p>
    <w:p w14:paraId="30A1FC74" w14:textId="77777777" w:rsidR="00E12CBC" w:rsidRPr="000806E0" w:rsidRDefault="00E12CBC" w:rsidP="000806E0">
      <w:pPr>
        <w:jc w:val="center"/>
        <w:rPr>
          <w:b/>
          <w:bCs/>
          <w:sz w:val="24"/>
          <w:szCs w:val="24"/>
        </w:rPr>
      </w:pPr>
      <w:bookmarkStart w:id="2606" w:name="_Toc100303051"/>
      <w:r w:rsidRPr="000806E0">
        <w:rPr>
          <w:b/>
          <w:bCs/>
          <w:sz w:val="24"/>
          <w:szCs w:val="24"/>
        </w:rPr>
        <w:t>(informative)</w:t>
      </w:r>
      <w:bookmarkEnd w:id="2606"/>
    </w:p>
    <w:p w14:paraId="06C4BBB6" w14:textId="77777777" w:rsidR="00F7700D" w:rsidRDefault="00F7700D" w:rsidP="00F7700D">
      <w:pPr>
        <w:spacing w:after="120" w:line="240" w:lineRule="auto"/>
      </w:pPr>
    </w:p>
    <w:p w14:paraId="29EB6B16" w14:textId="68840EED" w:rsidR="00A23988" w:rsidRDefault="001374ED">
      <w:pPr>
        <w:pStyle w:val="Heading1"/>
        <w:numPr>
          <w:ilvl w:val="0"/>
          <w:numId w:val="105"/>
        </w:numPr>
        <w:pPrChange w:id="2607" w:author="Raphael Malyankar" w:date="2023-08-31T22:54:00Z">
          <w:pPr>
            <w:pStyle w:val="Heading1"/>
            <w:numPr>
              <w:numId w:val="103"/>
            </w:numPr>
            <w:tabs>
              <w:tab w:val="left" w:pos="851"/>
            </w:tabs>
            <w:ind w:left="851" w:hanging="851"/>
          </w:pPr>
        </w:pPrChange>
      </w:pPr>
      <w:bookmarkStart w:id="2608" w:name="_Toc144421430"/>
      <w:bookmarkStart w:id="2609" w:name="_Toc88852880"/>
      <w:bookmarkStart w:id="2610" w:name="_Toc98339988"/>
      <w:bookmarkStart w:id="2611" w:name="_Toc98340364"/>
      <w:r w:rsidRPr="009D0DF9">
        <w:t>User Selectable Safety Contour</w:t>
      </w:r>
      <w:bookmarkEnd w:id="2608"/>
    </w:p>
    <w:p w14:paraId="2BD58B01" w14:textId="29C5D822" w:rsidR="001374ED" w:rsidRPr="009D0DF9" w:rsidRDefault="001374ED">
      <w:pPr>
        <w:pStyle w:val="Heading2"/>
        <w:pPrChange w:id="2612" w:author="Raphael Malyankar" w:date="2023-08-31T22:24:00Z">
          <w:pPr>
            <w:pStyle w:val="Heading2"/>
            <w:tabs>
              <w:tab w:val="clear" w:pos="567"/>
              <w:tab w:val="left" w:pos="993"/>
            </w:tabs>
            <w:ind w:left="992" w:hanging="992"/>
          </w:pPr>
        </w:pPrChange>
      </w:pPr>
      <w:bookmarkStart w:id="2613" w:name="_Toc88852881"/>
      <w:bookmarkStart w:id="2614" w:name="_Toc98339989"/>
      <w:bookmarkStart w:id="2615" w:name="_Toc98340365"/>
      <w:bookmarkStart w:id="2616" w:name="_Toc144421431"/>
      <w:bookmarkEnd w:id="2609"/>
      <w:bookmarkEnd w:id="2610"/>
      <w:bookmarkEnd w:id="2611"/>
      <w:r w:rsidRPr="009D0DF9">
        <w:t>Introduction</w:t>
      </w:r>
      <w:bookmarkEnd w:id="2613"/>
      <w:bookmarkEnd w:id="2614"/>
      <w:bookmarkEnd w:id="2615"/>
      <w:bookmarkEnd w:id="2616"/>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5AE87E8F" w:rsidR="001374ED" w:rsidRPr="00D56521" w:rsidRDefault="001374ED" w:rsidP="009D0DF9">
      <w:pPr>
        <w:spacing w:after="120" w:line="240" w:lineRule="auto"/>
        <w:jc w:val="both"/>
      </w:pPr>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fit 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situation than the situation based on the value set by the user.</w:t>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6FFF02C6"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shall be surrounded by a boundary line using colour token DEPWL</w:t>
      </w:r>
      <w:r w:rsidRPr="000C381A">
        <w:rPr>
          <w:rStyle w:val="FootnoteReference"/>
          <w:sz w:val="20"/>
          <w:vertAlign w:val="superscript"/>
          <w:lang w:val="en-GB"/>
        </w:rPr>
        <w:footnoteReference w:id="15"/>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pPr>
        <w:pStyle w:val="Heading2"/>
        <w:pPrChange w:id="2617" w:author="Raphael Malyankar" w:date="2023-08-31T22:24:00Z">
          <w:pPr>
            <w:pStyle w:val="Heading2"/>
            <w:tabs>
              <w:tab w:val="clear" w:pos="567"/>
              <w:tab w:val="left" w:pos="993"/>
            </w:tabs>
            <w:ind w:left="992" w:hanging="992"/>
          </w:pPr>
        </w:pPrChange>
      </w:pPr>
      <w:bookmarkStart w:id="2618" w:name="_Toc144421432"/>
      <w:bookmarkStart w:id="2619" w:name="_Toc88852882"/>
      <w:bookmarkStart w:id="2620" w:name="_Toc98339990"/>
      <w:bookmarkStart w:id="2621" w:name="_Toc98340366"/>
      <w:r>
        <w:lastRenderedPageBreak/>
        <w:t>Data Constraints</w:t>
      </w:r>
      <w:bookmarkEnd w:id="2618"/>
    </w:p>
    <w:bookmarkEnd w:id="2619"/>
    <w:bookmarkEnd w:id="2620"/>
    <w:bookmarkEnd w:id="2621"/>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pPr>
        <w:pStyle w:val="Heading2"/>
        <w:pPrChange w:id="2622" w:author="Raphael Malyankar" w:date="2023-08-31T22:24:00Z">
          <w:pPr>
            <w:pStyle w:val="Heading2"/>
            <w:tabs>
              <w:tab w:val="clear" w:pos="567"/>
              <w:tab w:val="left" w:pos="993"/>
            </w:tabs>
            <w:ind w:left="992" w:hanging="992"/>
          </w:pPr>
        </w:pPrChange>
      </w:pPr>
      <w:bookmarkStart w:id="2623" w:name="_Toc144421433"/>
      <w:bookmarkStart w:id="2624" w:name="_Toc88852883"/>
      <w:bookmarkStart w:id="2625" w:name="_Toc98339991"/>
      <w:bookmarkStart w:id="2626" w:name="_Toc98340367"/>
      <w:r>
        <w:t>Implementation</w:t>
      </w:r>
      <w:bookmarkEnd w:id="2623"/>
    </w:p>
    <w:bookmarkEnd w:id="2624"/>
    <w:bookmarkEnd w:id="2625"/>
    <w:bookmarkEnd w:id="2626"/>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2627" w:name="_Hlk87778989"/>
      <w:r w:rsidRPr="00D56521">
        <w:t xml:space="preserve">When S-102 is selected for use, in areas where S-102 coverage exists, the S-102 suppresses the following S-101 depth features, </w:t>
      </w:r>
    </w:p>
    <w:bookmarkEnd w:id="2627"/>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0"/>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7A45F4E"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2628" w:author="Raphael Malyankar" w:date="2023-08-31T19:58:00Z">
        <w:r w:rsidRPr="00D56521" w:rsidDel="002514B8">
          <w:delText>232(82)</w:delText>
        </w:r>
      </w:del>
      <w:ins w:id="2629" w:author="Raphael Malyankar" w:date="2023-08-31T19:58:00Z">
        <w:r w:rsidR="002514B8">
          <w:t>530(106)</w:t>
        </w:r>
      </w:ins>
      <w:r w:rsidRPr="00D56521">
        <w:t xml:space="preserve"> 11.4.3</w:t>
      </w:r>
      <w:r w:rsidR="001019DD">
        <w:t>,</w:t>
      </w:r>
      <w:r w:rsidRPr="00D56521">
        <w:t xml:space="preserve"> which the OEM must implement. </w:t>
      </w:r>
    </w:p>
    <w:p w14:paraId="0DE6C6EC" w14:textId="77777777" w:rsidR="001019DD" w:rsidRDefault="001019DD" w:rsidP="001019DD">
      <w:pPr>
        <w:spacing w:after="120" w:line="240" w:lineRule="auto"/>
        <w:jc w:val="both"/>
      </w:pPr>
    </w:p>
    <w:p w14:paraId="1ADB6057" w14:textId="3B0C2AAC" w:rsidR="001019DD" w:rsidRDefault="001019DD">
      <w:pPr>
        <w:pStyle w:val="Heading1"/>
        <w:pPrChange w:id="2630" w:author="Raphael Malyankar" w:date="2023-08-31T22:24:00Z">
          <w:pPr>
            <w:pStyle w:val="Heading1"/>
            <w:numPr>
              <w:numId w:val="103"/>
            </w:numPr>
            <w:tabs>
              <w:tab w:val="left" w:pos="851"/>
            </w:tabs>
            <w:ind w:left="851" w:hanging="851"/>
          </w:pPr>
        </w:pPrChange>
      </w:pPr>
      <w:bookmarkStart w:id="2631" w:name="_Toc144421434"/>
      <w:bookmarkStart w:id="2632" w:name="_Toc88852884"/>
      <w:bookmarkStart w:id="2633" w:name="_Toc98339992"/>
      <w:bookmarkStart w:id="2634" w:name="_Toc98340368"/>
      <w:r>
        <w:t>Water Level Adjustment</w:t>
      </w:r>
      <w:bookmarkEnd w:id="2631"/>
    </w:p>
    <w:p w14:paraId="19CF9523" w14:textId="4F1C9B73" w:rsidR="001019DD" w:rsidRPr="009D0DF9" w:rsidRDefault="001019DD">
      <w:pPr>
        <w:pStyle w:val="Heading2"/>
        <w:pPrChange w:id="2635" w:author="Raphael Malyankar" w:date="2023-08-31T22:24:00Z">
          <w:pPr>
            <w:pStyle w:val="Heading2"/>
            <w:tabs>
              <w:tab w:val="clear" w:pos="567"/>
              <w:tab w:val="left" w:pos="993"/>
            </w:tabs>
            <w:ind w:left="992" w:hanging="992"/>
          </w:pPr>
        </w:pPrChange>
      </w:pPr>
      <w:bookmarkStart w:id="2636" w:name="_Toc144421435"/>
      <w:bookmarkStart w:id="2637" w:name="_Toc88852885"/>
      <w:bookmarkStart w:id="2638" w:name="_Toc98339993"/>
      <w:bookmarkStart w:id="2639" w:name="_Toc98340369"/>
      <w:bookmarkEnd w:id="2632"/>
      <w:bookmarkEnd w:id="2633"/>
      <w:bookmarkEnd w:id="2634"/>
      <w:r>
        <w:t>General</w:t>
      </w:r>
      <w:bookmarkEnd w:id="2636"/>
    </w:p>
    <w:bookmarkEnd w:id="2637"/>
    <w:bookmarkEnd w:id="2638"/>
    <w:bookmarkEnd w:id="2639"/>
    <w:p w14:paraId="7E2BC25C" w14:textId="77777777" w:rsidR="001374ED" w:rsidRDefault="001374ED" w:rsidP="001019DD">
      <w:pPr>
        <w:spacing w:after="120" w:line="240" w:lineRule="auto"/>
        <w:jc w:val="both"/>
      </w:pPr>
      <w:r w:rsidRPr="00D56521">
        <w:t>This section defines how the “</w:t>
      </w:r>
      <w:r w:rsidRPr="00D56521">
        <w:rPr>
          <w:b/>
          <w:bCs/>
        </w:rPr>
        <w:t>ECDIS Water Level Adjustment feature</w:t>
      </w:r>
      <w:r w:rsidRPr="00D56521">
        <w:t>” is implemented. Water Level Adjustment is referred to in this section as WLA.</w:t>
      </w:r>
    </w:p>
    <w:p w14:paraId="5CCDE47F" w14:textId="77777777" w:rsidR="001019DD" w:rsidRPr="00D56521" w:rsidRDefault="001019DD" w:rsidP="001019DD">
      <w:pPr>
        <w:spacing w:after="120" w:line="240" w:lineRule="auto"/>
        <w:jc w:val="both"/>
      </w:pPr>
    </w:p>
    <w:p w14:paraId="2C7985DF" w14:textId="3691DF29" w:rsidR="001019DD" w:rsidRPr="009D0DF9" w:rsidRDefault="001019DD">
      <w:pPr>
        <w:pStyle w:val="Heading2"/>
        <w:pPrChange w:id="2640" w:author="Raphael Malyankar" w:date="2023-08-31T22:24:00Z">
          <w:pPr>
            <w:pStyle w:val="Heading2"/>
            <w:tabs>
              <w:tab w:val="clear" w:pos="567"/>
              <w:tab w:val="left" w:pos="993"/>
            </w:tabs>
            <w:ind w:left="992" w:hanging="992"/>
          </w:pPr>
        </w:pPrChange>
      </w:pPr>
      <w:bookmarkStart w:id="2641" w:name="_Toc144421436"/>
      <w:bookmarkStart w:id="2642" w:name="_Toc88852886"/>
      <w:bookmarkStart w:id="2643" w:name="_Toc98339994"/>
      <w:bookmarkStart w:id="2644" w:name="_Toc98340370"/>
      <w:r>
        <w:t>Constraints on input data</w:t>
      </w:r>
      <w:bookmarkEnd w:id="2641"/>
    </w:p>
    <w:bookmarkEnd w:id="2642"/>
    <w:bookmarkEnd w:id="2643"/>
    <w:bookmarkEnd w:id="2644"/>
    <w:p w14:paraId="072C06D4" w14:textId="19982CDD" w:rsidR="001374ED" w:rsidRPr="00D56521" w:rsidRDefault="001374ED" w:rsidP="00AE2737">
      <w:pPr>
        <w:pStyle w:val="ListParagraph"/>
        <w:numPr>
          <w:ilvl w:val="0"/>
          <w:numId w:val="88"/>
        </w:numPr>
        <w:spacing w:after="120" w:line="240" w:lineRule="auto"/>
        <w:ind w:left="284" w:hanging="284"/>
        <w:jc w:val="both"/>
      </w:pPr>
      <w:r w:rsidRPr="00D56521">
        <w:t>Coverage – S-104 data is not expected to overlap, but in case of overlap the approach shall be same as for overlapping S-102 data. The ECDIS should indicate an overlap by the text “OVERLAP” and the user should 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lastRenderedPageBreak/>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pPr>
        <w:pStyle w:val="Heading2"/>
        <w:pPrChange w:id="2645" w:author="Raphael Malyankar" w:date="2023-08-31T22:24:00Z">
          <w:pPr>
            <w:pStyle w:val="Heading2"/>
            <w:tabs>
              <w:tab w:val="clear" w:pos="567"/>
              <w:tab w:val="left" w:pos="993"/>
            </w:tabs>
            <w:ind w:left="992" w:hanging="992"/>
          </w:pPr>
        </w:pPrChange>
      </w:pPr>
      <w:bookmarkStart w:id="2646" w:name="_Toc144421437"/>
      <w:bookmarkStart w:id="2647" w:name="_Toc88852887"/>
      <w:bookmarkStart w:id="2648" w:name="_Toc98339995"/>
      <w:bookmarkStart w:id="2649" w:name="_Toc98340371"/>
      <w:r>
        <w:t>User inputs</w:t>
      </w:r>
      <w:bookmarkEnd w:id="2646"/>
    </w:p>
    <w:bookmarkEnd w:id="2647"/>
    <w:bookmarkEnd w:id="2648"/>
    <w:bookmarkEnd w:id="2649"/>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2650" w:author="Raphael Malyankar" w:date="2023-08-31T19:58:00Z">
        <w:r w:rsidRPr="00D56521" w:rsidDel="002514B8">
          <w:delText>232(82)</w:delText>
        </w:r>
      </w:del>
      <w:ins w:id="2651"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pPr>
        <w:pStyle w:val="Heading2"/>
        <w:pPrChange w:id="2652" w:author="Raphael Malyankar" w:date="2023-08-31T22:24:00Z">
          <w:pPr>
            <w:pStyle w:val="Heading2"/>
            <w:tabs>
              <w:tab w:val="clear" w:pos="567"/>
              <w:tab w:val="left" w:pos="993"/>
            </w:tabs>
            <w:ind w:left="992" w:hanging="992"/>
          </w:pPr>
        </w:pPrChange>
      </w:pPr>
      <w:bookmarkStart w:id="2653" w:name="_Toc144421438"/>
      <w:bookmarkStart w:id="2654" w:name="_Toc88852888"/>
      <w:bookmarkStart w:id="2655" w:name="_Toc98339996"/>
      <w:bookmarkStart w:id="2656" w:name="_Toc98340372"/>
      <w:r>
        <w:t>Implementation - general</w:t>
      </w:r>
      <w:bookmarkEnd w:id="2653"/>
    </w:p>
    <w:bookmarkEnd w:id="2654"/>
    <w:bookmarkEnd w:id="2655"/>
    <w:bookmarkEnd w:id="2656"/>
    <w:p w14:paraId="47BC9546" w14:textId="5BF2DE7D" w:rsidR="001374ED" w:rsidRPr="00D56521" w:rsidRDefault="001374ED" w:rsidP="008E6DA0">
      <w:pPr>
        <w:spacing w:after="120" w:line="240" w:lineRule="auto"/>
        <w:jc w:val="both"/>
      </w:pPr>
      <w:r w:rsidRPr="00D56521">
        <w:t xml:space="preserve">WLA can only be carried out in areas of </w:t>
      </w:r>
      <w:ins w:id="2657" w:author="jonathan pritchard" w:date="2024-02-06T13:11:00Z">
        <w:r w:rsidR="00C077DF">
          <w:t xml:space="preserve">coincidental S-102 and </w:t>
        </w:r>
      </w:ins>
      <w:r w:rsidRPr="00D56521">
        <w:t>S-104 coverage</w:t>
      </w:r>
      <w:r w:rsidR="008E6DA0">
        <w:t>; for example,</w:t>
      </w:r>
      <w:r w:rsidRPr="00D56521">
        <w:t xml:space="preserve"> the </w:t>
      </w:r>
      <w:ins w:id="2658" w:author="jonathan pritchard" w:date="2024-02-06T13:11:00Z">
        <w:r w:rsidR="00C077DF">
          <w:t>intersection of</w:t>
        </w:r>
      </w:ins>
      <w:ins w:id="2659" w:author="jonathan pritchard" w:date="2024-02-06T13:12:00Z">
        <w:r w:rsidR="00C077DF">
          <w:t xml:space="preserve"> the Red and Blue </w:t>
        </w:r>
      </w:ins>
      <w:del w:id="2660" w:author="jonathan pritchard" w:date="2024-02-06T13:12:00Z">
        <w:r w:rsidRPr="00D56521" w:rsidDel="00C077DF">
          <w:delText xml:space="preserve">red </w:delText>
        </w:r>
      </w:del>
      <w:r w:rsidRPr="00D56521">
        <w:t xml:space="preserve">outline in figure </w:t>
      </w:r>
      <w:r w:rsidR="0050181D" w:rsidRPr="00D56521">
        <w:t>C-4-</w:t>
      </w:r>
      <w:r w:rsidRPr="00D56521">
        <w:t>6</w:t>
      </w:r>
      <w:r w:rsidR="008E6DA0">
        <w:t xml:space="preserve"> below</w:t>
      </w:r>
      <w:r w:rsidRPr="00D56521">
        <w:t xml:space="preserve">. WLA </w:t>
      </w:r>
      <w:del w:id="2661" w:author="jonathan pritchard" w:date="2024-02-06T13:12:00Z">
        <w:r w:rsidRPr="00D56521" w:rsidDel="00C077DF">
          <w:delText xml:space="preserve">may </w:delText>
        </w:r>
      </w:del>
      <w:ins w:id="2662" w:author="jonathan pritchard" w:date="2024-02-06T13:12:00Z">
        <w:r w:rsidR="00C077DF">
          <w:t>is</w:t>
        </w:r>
        <w:r w:rsidR="00C077DF" w:rsidRPr="00D56521">
          <w:t xml:space="preserve"> </w:t>
        </w:r>
      </w:ins>
      <w:del w:id="2663" w:author="jonathan pritchard" w:date="2024-02-06T13:12:00Z">
        <w:r w:rsidRPr="00D56521" w:rsidDel="00C077DF">
          <w:delText xml:space="preserve">be </w:delText>
        </w:r>
      </w:del>
      <w:r w:rsidRPr="00D56521">
        <w:t xml:space="preserve">applied to S-101 features </w:t>
      </w:r>
      <w:del w:id="2664" w:author="jonathan pritchard" w:date="2024-02-06T13:12:00Z">
        <w:r w:rsidRPr="00D56521" w:rsidDel="00C077DF">
          <w:delText xml:space="preserve">or </w:delText>
        </w:r>
      </w:del>
      <w:r w:rsidRPr="00D56521">
        <w:t xml:space="preserve">after substitution of depths by S-102 defined in </w:t>
      </w:r>
      <w:r w:rsidR="000D0801">
        <w:t>clauses</w:t>
      </w:r>
      <w:r w:rsidRPr="00D56521">
        <w:t xml:space="preserve"> </w:t>
      </w:r>
      <w:r w:rsidR="000D0801">
        <w:t>C-4-</w:t>
      </w:r>
      <w:r w:rsidRPr="00D56521">
        <w:t xml:space="preserve">1 and section </w:t>
      </w:r>
      <w:r w:rsidR="000D0801">
        <w:t>C-4-</w:t>
      </w:r>
      <w:r w:rsidRPr="00D56521">
        <w:t>3.1.</w:t>
      </w:r>
    </w:p>
    <w:p w14:paraId="28B76E88" w14:textId="77777777" w:rsidR="001374ED" w:rsidRPr="00D56521" w:rsidRDefault="001374ED" w:rsidP="004E61EE">
      <w:pPr>
        <w:keepNext/>
        <w:spacing w:line="240" w:lineRule="auto"/>
        <w:jc w:val="center"/>
      </w:pPr>
      <w:commentRangeStart w:id="2665"/>
      <w:commentRangeStart w:id="2666"/>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665"/>
      <w:r w:rsidR="00C077DF">
        <w:rPr>
          <w:rStyle w:val="CommentReference"/>
        </w:rPr>
        <w:commentReference w:id="2665"/>
      </w:r>
      <w:commentRangeEnd w:id="2666"/>
      <w:r w:rsidR="00793074">
        <w:rPr>
          <w:rStyle w:val="CommentReference"/>
        </w:rPr>
        <w:commentReference w:id="2666"/>
      </w:r>
    </w:p>
    <w:p w14:paraId="2018118E" w14:textId="026F0DCB"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coverage.</w:t>
      </w:r>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43475D88" w:rsidR="001374ED" w:rsidRPr="00D56521" w:rsidRDefault="001374ED" w:rsidP="000D0801">
      <w:pPr>
        <w:spacing w:after="120" w:line="240" w:lineRule="auto"/>
        <w:jc w:val="both"/>
      </w:pPr>
      <w:r w:rsidRPr="00D56521">
        <w:t>When WLA has been processed the area for which it is defined shall be surrounded by a boundary line using colour token DEPWL</w:t>
      </w:r>
      <w:r w:rsidRPr="000D0801">
        <w:rPr>
          <w:rStyle w:val="FootnoteReference"/>
          <w:sz w:val="20"/>
          <w:vertAlign w:val="superscript"/>
          <w:lang w:val="en-GB"/>
        </w:rPr>
        <w:footnoteReference w:id="16"/>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pPr>
        <w:pStyle w:val="Heading2"/>
        <w:pPrChange w:id="2667" w:author="Raphael Malyankar" w:date="2023-08-31T22:24:00Z">
          <w:pPr>
            <w:pStyle w:val="Heading2"/>
            <w:tabs>
              <w:tab w:val="clear" w:pos="567"/>
              <w:tab w:val="left" w:pos="993"/>
            </w:tabs>
            <w:ind w:left="992" w:hanging="992"/>
          </w:pPr>
        </w:pPrChange>
      </w:pPr>
      <w:bookmarkStart w:id="2668" w:name="_Toc144421439"/>
      <w:bookmarkStart w:id="2669" w:name="_Toc88852889"/>
      <w:bookmarkStart w:id="2670" w:name="_Toc98339997"/>
      <w:bookmarkStart w:id="2671" w:name="_Toc98340373"/>
      <w:r>
        <w:t>Implementation of WLA Option 1 – WLA for a single datetime instant</w:t>
      </w:r>
      <w:bookmarkEnd w:id="2668"/>
    </w:p>
    <w:bookmarkEnd w:id="2669"/>
    <w:bookmarkEnd w:id="2670"/>
    <w:bookmarkEnd w:id="2671"/>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2672"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2672"/>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7AE52E84" wp14:editId="44E92D9C">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pPr>
        <w:pStyle w:val="Heading2"/>
        <w:pPrChange w:id="2673" w:author="Raphael Malyankar" w:date="2023-08-31T22:24:00Z">
          <w:pPr>
            <w:pStyle w:val="Heading2"/>
            <w:tabs>
              <w:tab w:val="clear" w:pos="567"/>
              <w:tab w:val="left" w:pos="993"/>
            </w:tabs>
            <w:ind w:left="992" w:hanging="992"/>
          </w:pPr>
        </w:pPrChange>
      </w:pPr>
      <w:bookmarkStart w:id="2674" w:name="_Toc144421440"/>
      <w:bookmarkStart w:id="2675" w:name="_Toc88852890"/>
      <w:bookmarkStart w:id="2676" w:name="_Toc98339998"/>
      <w:bookmarkStart w:id="2677" w:name="_Toc98340374"/>
      <w:r w:rsidRPr="005F15BF">
        <w:t>Implementation of WLA Option 2 – WLA for a datetime range specified by the user as a time period</w:t>
      </w:r>
      <w:bookmarkEnd w:id="2674"/>
    </w:p>
    <w:bookmarkEnd w:id="2675"/>
    <w:bookmarkEnd w:id="2676"/>
    <w:bookmarkEnd w:id="2677"/>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4B9FBFE8" w:rsidR="001374ED" w:rsidRPr="00D56521" w:rsidRDefault="001374ED" w:rsidP="005F15BF">
      <w:pPr>
        <w:spacing w:after="120" w:line="240" w:lineRule="auto"/>
        <w:jc w:val="both"/>
      </w:pPr>
      <w:r w:rsidRPr="00D56521">
        <w:t>All S-104 points contributing to the WLA must be defined across the time range required, otherwise the WLA is not computable and the user shall 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lastRenderedPageBreak/>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77777777"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shall 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2678"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pPr>
        <w:pStyle w:val="Heading2"/>
        <w:pPrChange w:id="2679" w:author="Raphael Malyankar" w:date="2023-08-31T22:24:00Z">
          <w:pPr>
            <w:pStyle w:val="Heading2"/>
            <w:tabs>
              <w:tab w:val="clear" w:pos="567"/>
              <w:tab w:val="left" w:pos="993"/>
            </w:tabs>
            <w:ind w:left="992" w:hanging="992"/>
          </w:pPr>
        </w:pPrChange>
      </w:pPr>
      <w:bookmarkStart w:id="2680" w:name="_Toc144421441"/>
      <w:bookmarkStart w:id="2681" w:name="_Toc88852891"/>
      <w:bookmarkStart w:id="2682" w:name="_Toc98339999"/>
      <w:bookmarkStart w:id="2683" w:name="_Toc98340375"/>
      <w:bookmarkEnd w:id="2678"/>
      <w:r w:rsidRPr="00D024C6">
        <w:t>Implementation of WLA Option 3 – linking of WLA to a defined route with planned waypoints and times</w:t>
      </w:r>
      <w:bookmarkEnd w:id="2680"/>
    </w:p>
    <w:bookmarkEnd w:id="2681"/>
    <w:bookmarkEnd w:id="2682"/>
    <w:bookmarkEnd w:id="2683"/>
    <w:p w14:paraId="5B4F222F" w14:textId="4F0DA7F0" w:rsidR="001374ED" w:rsidRPr="00D56521" w:rsidRDefault="001374ED" w:rsidP="00D024C6">
      <w:pPr>
        <w:spacing w:after="120" w:line="240" w:lineRule="auto"/>
        <w:jc w:val="both"/>
      </w:pPr>
      <w:r w:rsidRPr="00D56521">
        <w:t xml:space="preserve">When WLA is based on a route then the limit of check area around the route is set by the user as specified by IMO MSC </w:t>
      </w:r>
      <w:del w:id="2684" w:author="Raphael Malyankar" w:date="2023-08-31T19:59:00Z">
        <w:r w:rsidRPr="00D56521" w:rsidDel="002514B8">
          <w:delText>232(82)</w:delText>
        </w:r>
      </w:del>
      <w:ins w:id="2685" w:author="Raphael Malyankar" w:date="2023-08-31T19:59:00Z">
        <w:r w:rsidR="002514B8">
          <w:t>530(106)</w:t>
        </w:r>
      </w:ins>
      <w:r w:rsidRPr="00D56521">
        <w:t xml:space="preserve"> 11.3.5. The WLA is processed within this check area. The boundary of the area of the display where WLA has been carried out shall 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t>B</w:t>
      </w:r>
      <w:r w:rsidR="001374ED" w:rsidRPr="00D56521">
        <w:t>ased on the planned schedule of the monitored route itself; or</w:t>
      </w:r>
    </w:p>
    <w:p w14:paraId="5AE294FD" w14:textId="7E78B363" w:rsidR="001374ED" w:rsidRPr="00D56521" w:rsidRDefault="00D024C6" w:rsidP="00AE2737">
      <w:pPr>
        <w:pStyle w:val="ListParagraph"/>
        <w:numPr>
          <w:ilvl w:val="0"/>
          <w:numId w:val="92"/>
        </w:numPr>
        <w:spacing w:after="120" w:line="240" w:lineRule="auto"/>
        <w:jc w:val="both"/>
      </w:pPr>
      <w:r>
        <w:t>B</w:t>
      </w:r>
      <w:r w:rsidR="001374ED" w:rsidRPr="00D56521">
        <w:t>ased on the monitored route adjusted for the current own ship position.</w:t>
      </w:r>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2686" w:author="Raphael Malyankar" w:date="2023-08-31T19:59:00Z">
        <w:r w:rsidRPr="00D56521" w:rsidDel="002514B8">
          <w:delText>232(82)</w:delText>
        </w:r>
      </w:del>
      <w:ins w:id="2687"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drawing>
          <wp:inline distT="0" distB="0" distL="0" distR="0" wp14:anchorId="4628901B" wp14:editId="52DEB596">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205AB501">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t>
      </w:r>
      <w:r w:rsidR="001374ED" w:rsidRPr="00D56521">
        <w:lastRenderedPageBreak/>
        <w:t xml:space="preserve">which areas of the display are subject to WLA. </w:t>
      </w:r>
      <w:bookmarkStart w:id="2688"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7"/>
      </w:r>
      <w:r>
        <w:t>).</w:t>
      </w:r>
    </w:p>
    <w:bookmarkEnd w:id="2688"/>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pPr>
        <w:pStyle w:val="Heading1"/>
        <w:pPrChange w:id="2689" w:author="Raphael Malyankar" w:date="2023-08-31T22:24:00Z">
          <w:pPr>
            <w:pStyle w:val="Heading1"/>
            <w:numPr>
              <w:numId w:val="103"/>
            </w:numPr>
            <w:tabs>
              <w:tab w:val="left" w:pos="851"/>
            </w:tabs>
            <w:ind w:left="851" w:hanging="851"/>
          </w:pPr>
        </w:pPrChange>
      </w:pPr>
      <w:bookmarkStart w:id="2690" w:name="_Toc144421442"/>
      <w:bookmarkStart w:id="2691" w:name="_Toc88852892"/>
      <w:bookmarkStart w:id="2692" w:name="_Toc98340000"/>
      <w:bookmarkStart w:id="2693" w:name="_Toc98340376"/>
      <w:r w:rsidRPr="00A4606D">
        <w:lastRenderedPageBreak/>
        <w:t>Treatment of depth and water level related S-101 features</w:t>
      </w:r>
      <w:bookmarkEnd w:id="2690"/>
    </w:p>
    <w:p w14:paraId="7E05943F" w14:textId="31AEC40D" w:rsidR="00A4606D" w:rsidRPr="009D0DF9" w:rsidRDefault="00A4606D">
      <w:pPr>
        <w:pStyle w:val="Heading2"/>
        <w:pPrChange w:id="2694" w:author="Raphael Malyankar" w:date="2023-08-31T22:24:00Z">
          <w:pPr>
            <w:pStyle w:val="Heading2"/>
            <w:tabs>
              <w:tab w:val="clear" w:pos="567"/>
              <w:tab w:val="left" w:pos="993"/>
            </w:tabs>
            <w:ind w:left="992" w:hanging="992"/>
          </w:pPr>
        </w:pPrChange>
      </w:pPr>
      <w:bookmarkStart w:id="2695" w:name="_Toc144421443"/>
      <w:bookmarkStart w:id="2696" w:name="_Toc88852893"/>
      <w:bookmarkStart w:id="2697" w:name="_Toc98340001"/>
      <w:bookmarkStart w:id="2698" w:name="_Toc98340377"/>
      <w:bookmarkEnd w:id="2691"/>
      <w:bookmarkEnd w:id="2692"/>
      <w:bookmarkEnd w:id="2693"/>
      <w:r w:rsidRPr="00A4606D">
        <w:t>Substitution and adjustment of depth values</w:t>
      </w:r>
      <w:bookmarkEnd w:id="2695"/>
    </w:p>
    <w:p w14:paraId="2983A78E" w14:textId="2CA4A795" w:rsidR="00A4606D" w:rsidRPr="009D0DF9" w:rsidRDefault="00A4606D">
      <w:pPr>
        <w:pStyle w:val="Heading3"/>
        <w:pPrChange w:id="2699" w:author="jonathan pritchard" w:date="2024-02-09T12:38:00Z">
          <w:pPr>
            <w:pStyle w:val="Heading3"/>
            <w:tabs>
              <w:tab w:val="clear" w:pos="851"/>
              <w:tab w:val="left" w:pos="1134"/>
            </w:tabs>
            <w:spacing w:after="120"/>
            <w:ind w:left="1134" w:hanging="1134"/>
          </w:pPr>
        </w:pPrChange>
      </w:pPr>
      <w:bookmarkStart w:id="2700" w:name="_Toc144421444"/>
      <w:bookmarkStart w:id="2701" w:name="_Toc88852894"/>
      <w:bookmarkStart w:id="2702" w:name="_Toc98340002"/>
      <w:bookmarkStart w:id="2703" w:name="_Toc98340378"/>
      <w:bookmarkEnd w:id="2696"/>
      <w:bookmarkEnd w:id="2697"/>
      <w:bookmarkEnd w:id="2698"/>
      <w:r>
        <w:t>General</w:t>
      </w:r>
      <w:bookmarkEnd w:id="2700"/>
    </w:p>
    <w:bookmarkEnd w:id="2701"/>
    <w:bookmarkEnd w:id="2702"/>
    <w:bookmarkEnd w:id="2703"/>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pPr>
        <w:pStyle w:val="Heading3"/>
        <w:pPrChange w:id="2704" w:author="jonathan pritchard" w:date="2024-02-09T12:38:00Z">
          <w:pPr>
            <w:pStyle w:val="Heading3"/>
            <w:tabs>
              <w:tab w:val="clear" w:pos="851"/>
              <w:tab w:val="left" w:pos="1134"/>
            </w:tabs>
            <w:spacing w:after="120"/>
            <w:ind w:left="1134" w:hanging="1134"/>
          </w:pPr>
        </w:pPrChange>
      </w:pPr>
      <w:bookmarkStart w:id="2705" w:name="_Toc144421445"/>
      <w:bookmarkStart w:id="2706" w:name="_Ref88284051"/>
      <w:bookmarkStart w:id="2707" w:name="_Toc88852895"/>
      <w:bookmarkStart w:id="2708" w:name="_Toc98340003"/>
      <w:bookmarkStart w:id="2709" w:name="_Toc98340379"/>
      <w:r w:rsidRPr="00A4606D">
        <w:t>Areas covered by S-102 only or by both S-102 and S-104</w:t>
      </w:r>
      <w:bookmarkEnd w:id="2705"/>
    </w:p>
    <w:bookmarkEnd w:id="2706"/>
    <w:bookmarkEnd w:id="2707"/>
    <w:bookmarkEnd w:id="2708"/>
    <w:bookmarkEnd w:id="2709"/>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shall 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77777777"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shall 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2710" w:author="Raphael Malyankar" w:date="2023-08-31T20:05:00Z">
        <w:r w:rsidRPr="00D56521" w:rsidDel="00EC48EE">
          <w:delText>232(82)</w:delText>
        </w:r>
      </w:del>
      <w:ins w:id="2711"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5AD932E1" w:rsidR="001374ED" w:rsidRPr="00D56521" w:rsidRDefault="001374ED" w:rsidP="009620E9">
      <w:pPr>
        <w:spacing w:after="60" w:line="240" w:lineRule="auto"/>
        <w:jc w:val="both"/>
      </w:pPr>
      <w:r w:rsidRPr="00D56521">
        <w:t xml:space="preserve">Depth values shall 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3F1AE65" w:rsidR="001374ED" w:rsidRPr="00982817" w:rsidRDefault="000163F9" w:rsidP="00024B10">
      <w:pPr>
        <w:pStyle w:val="Heading3"/>
        <w:numPr>
          <w:ilvl w:val="0"/>
          <w:numId w:val="0"/>
        </w:numPr>
        <w:rPr>
          <w:highlight w:val="yellow"/>
          <w:rPrChange w:id="2712" w:author="jonathan pritchard" w:date="2024-02-06T12:24:00Z">
            <w:rPr/>
          </w:rPrChange>
        </w:rPr>
      </w:pPr>
      <w:bookmarkStart w:id="2713" w:name="_Toc88852896"/>
      <w:bookmarkStart w:id="2714" w:name="_Toc98340004"/>
      <w:bookmarkStart w:id="2715" w:name="_Toc98340380"/>
      <w:bookmarkStart w:id="2716" w:name="_Toc144421446"/>
      <w:r w:rsidRPr="00024B10">
        <w:t>C-4.</w:t>
      </w:r>
      <w:commentRangeStart w:id="2717"/>
      <w:r w:rsidRPr="00024B10">
        <w:t>3</w:t>
      </w:r>
      <w:commentRangeEnd w:id="2717"/>
      <w:r w:rsidR="003D4443" w:rsidRPr="00982817">
        <w:rPr>
          <w:rStyle w:val="CommentReference"/>
          <w:b w:val="0"/>
          <w:bCs w:val="0"/>
          <w:strike/>
          <w:rPrChange w:id="2718" w:author="jonathan pritchard" w:date="2024-02-06T12:24:00Z">
            <w:rPr>
              <w:rStyle w:val="CommentReference"/>
              <w:b w:val="0"/>
              <w:bCs w:val="0"/>
            </w:rPr>
          </w:rPrChange>
        </w:rPr>
        <w:commentReference w:id="2717"/>
      </w:r>
      <w:r w:rsidRPr="00982817">
        <w:rPr>
          <w:highlight w:val="yellow"/>
          <w:rPrChange w:id="2719" w:author="jonathan pritchard" w:date="2024-02-06T12:24:00Z">
            <w:rPr/>
          </w:rPrChange>
        </w:rPr>
        <w:t xml:space="preserve">.1.3 </w:t>
      </w:r>
      <w:r w:rsidR="001374ED" w:rsidRPr="00982817">
        <w:rPr>
          <w:highlight w:val="yellow"/>
          <w:rPrChange w:id="2720" w:author="jonathan pritchard" w:date="2024-02-06T12:24:00Z">
            <w:rPr/>
          </w:rPrChange>
        </w:rPr>
        <w:t>Areas covered by only S-104</w:t>
      </w:r>
      <w:bookmarkEnd w:id="2713"/>
      <w:bookmarkEnd w:id="2714"/>
      <w:bookmarkEnd w:id="2715"/>
      <w:bookmarkEnd w:id="2716"/>
    </w:p>
    <w:p w14:paraId="383D8C37" w14:textId="7F3ED7EC" w:rsidR="001374ED" w:rsidRPr="003D4443" w:rsidDel="00982817" w:rsidRDefault="001374ED" w:rsidP="004E61EE">
      <w:pPr>
        <w:spacing w:line="240" w:lineRule="auto"/>
        <w:rPr>
          <w:del w:id="2721" w:author="jonathan pritchard" w:date="2024-02-06T12:24:00Z"/>
          <w:highlight w:val="yellow"/>
          <w:rPrChange w:id="2722" w:author="jonathan pritchard" w:date="2023-12-06T15:00:00Z">
            <w:rPr>
              <w:del w:id="2723" w:author="jonathan pritchard" w:date="2024-02-06T12:24:00Z"/>
            </w:rPr>
          </w:rPrChange>
        </w:rPr>
      </w:pPr>
      <w:del w:id="2724" w:author="jonathan pritchard" w:date="2024-02-06T12:24:00Z">
        <w:r w:rsidRPr="003D4443" w:rsidDel="00982817">
          <w:rPr>
            <w:highlight w:val="yellow"/>
            <w:rPrChange w:id="2725" w:author="jonathan pritchard" w:date="2023-12-06T15:00:00Z">
              <w:rPr/>
            </w:rPrChange>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3D4443" w:rsidDel="00982817">
          <w:rPr>
            <w:highlight w:val="yellow"/>
            <w:rPrChange w:id="2726" w:author="jonathan pritchard" w:date="2023-12-06T15:00:00Z">
              <w:rPr/>
            </w:rPrChange>
          </w:rPr>
          <w:delText>C-4.</w:delText>
        </w:r>
        <w:r w:rsidRPr="003D4443" w:rsidDel="00982817">
          <w:rPr>
            <w:highlight w:val="yellow"/>
            <w:rPrChange w:id="2727" w:author="jonathan pritchard" w:date="2023-12-06T15:00:00Z">
              <w:rPr/>
            </w:rPrChange>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3D4443" w:rsidDel="00982817" w:rsidRDefault="001374ED" w:rsidP="004E61EE">
      <w:pPr>
        <w:spacing w:line="240" w:lineRule="auto"/>
        <w:rPr>
          <w:del w:id="2728" w:author="jonathan pritchard" w:date="2024-02-06T12:24:00Z"/>
          <w:highlight w:val="yellow"/>
          <w:rPrChange w:id="2729" w:author="jonathan pritchard" w:date="2023-12-06T15:00:00Z">
            <w:rPr>
              <w:del w:id="2730" w:author="jonathan pritchard" w:date="2024-02-06T12:24:00Z"/>
            </w:rPr>
          </w:rPrChange>
        </w:rPr>
      </w:pPr>
      <w:del w:id="2731" w:author="jonathan pritchard" w:date="2024-02-06T12:24:00Z">
        <w:r w:rsidRPr="003D4443" w:rsidDel="00982817">
          <w:rPr>
            <w:highlight w:val="yellow"/>
            <w:rPrChange w:id="2732" w:author="jonathan pritchard" w:date="2023-12-06T15:00:00Z">
              <w:rPr/>
            </w:rPrChange>
          </w:rPr>
          <w:delText>The S-101 features for which attribute values are adjusted are:</w:delText>
        </w:r>
      </w:del>
    </w:p>
    <w:p w14:paraId="1EA6DFB5" w14:textId="7FA73B11" w:rsidR="001374ED" w:rsidRPr="003D4443" w:rsidDel="00982817" w:rsidRDefault="001374ED" w:rsidP="00AE2737">
      <w:pPr>
        <w:pStyle w:val="ListParagraph"/>
        <w:numPr>
          <w:ilvl w:val="0"/>
          <w:numId w:val="91"/>
        </w:numPr>
        <w:spacing w:line="240" w:lineRule="auto"/>
        <w:contextualSpacing/>
        <w:rPr>
          <w:del w:id="2733" w:author="jonathan pritchard" w:date="2024-02-06T12:24:00Z"/>
          <w:highlight w:val="yellow"/>
          <w:rPrChange w:id="2734" w:author="jonathan pritchard" w:date="2023-12-06T15:00:00Z">
            <w:rPr>
              <w:del w:id="2735" w:author="jonathan pritchard" w:date="2024-02-06T12:24:00Z"/>
            </w:rPr>
          </w:rPrChange>
        </w:rPr>
      </w:pPr>
      <w:del w:id="2736" w:author="jonathan pritchard" w:date="2024-02-06T12:24:00Z">
        <w:r w:rsidRPr="003D4443" w:rsidDel="00982817">
          <w:rPr>
            <w:highlight w:val="yellow"/>
            <w:rPrChange w:id="2737" w:author="jonathan pritchard" w:date="2023-12-06T15:00:00Z">
              <w:rPr/>
            </w:rPrChange>
          </w:rPr>
          <w:delText>Depth Area</w:delText>
        </w:r>
      </w:del>
    </w:p>
    <w:p w14:paraId="02E0DF3A" w14:textId="74FDE30E" w:rsidR="001374ED" w:rsidRPr="003D4443" w:rsidDel="00982817" w:rsidRDefault="001374ED" w:rsidP="00AE2737">
      <w:pPr>
        <w:pStyle w:val="ListParagraph"/>
        <w:numPr>
          <w:ilvl w:val="0"/>
          <w:numId w:val="91"/>
        </w:numPr>
        <w:spacing w:line="240" w:lineRule="auto"/>
        <w:contextualSpacing/>
        <w:rPr>
          <w:del w:id="2738" w:author="jonathan pritchard" w:date="2024-02-06T12:24:00Z"/>
          <w:highlight w:val="yellow"/>
          <w:rPrChange w:id="2739" w:author="jonathan pritchard" w:date="2023-12-06T15:00:00Z">
            <w:rPr>
              <w:del w:id="2740" w:author="jonathan pritchard" w:date="2024-02-06T12:24:00Z"/>
            </w:rPr>
          </w:rPrChange>
        </w:rPr>
      </w:pPr>
      <w:del w:id="2741" w:author="jonathan pritchard" w:date="2024-02-06T12:24:00Z">
        <w:r w:rsidRPr="003D4443" w:rsidDel="00982817">
          <w:rPr>
            <w:highlight w:val="yellow"/>
            <w:rPrChange w:id="2742" w:author="jonathan pritchard" w:date="2023-12-06T15:00:00Z">
              <w:rPr/>
            </w:rPrChange>
          </w:rPr>
          <w:delText>Dredged Area</w:delText>
        </w:r>
      </w:del>
    </w:p>
    <w:p w14:paraId="07E05797" w14:textId="4498E630" w:rsidR="001374ED" w:rsidRPr="003D4443" w:rsidDel="00982817" w:rsidRDefault="001374ED" w:rsidP="00AE2737">
      <w:pPr>
        <w:pStyle w:val="ListParagraph"/>
        <w:numPr>
          <w:ilvl w:val="0"/>
          <w:numId w:val="91"/>
        </w:numPr>
        <w:spacing w:line="240" w:lineRule="auto"/>
        <w:contextualSpacing/>
        <w:rPr>
          <w:del w:id="2743" w:author="jonathan pritchard" w:date="2024-02-06T12:24:00Z"/>
          <w:highlight w:val="yellow"/>
          <w:rPrChange w:id="2744" w:author="jonathan pritchard" w:date="2023-12-06T15:00:00Z">
            <w:rPr>
              <w:del w:id="2745" w:author="jonathan pritchard" w:date="2024-02-06T12:24:00Z"/>
            </w:rPr>
          </w:rPrChange>
        </w:rPr>
      </w:pPr>
      <w:del w:id="2746" w:author="jonathan pritchard" w:date="2024-02-06T12:24:00Z">
        <w:r w:rsidRPr="003D4443" w:rsidDel="00982817">
          <w:rPr>
            <w:highlight w:val="yellow"/>
            <w:rPrChange w:id="2747" w:author="jonathan pritchard" w:date="2023-12-06T15:00:00Z">
              <w:rPr/>
            </w:rPrChange>
          </w:rPr>
          <w:delText>Depth Contour</w:delText>
        </w:r>
      </w:del>
    </w:p>
    <w:p w14:paraId="448CF314" w14:textId="429CCD4F" w:rsidR="001374ED" w:rsidRPr="003D4443" w:rsidDel="00982817" w:rsidRDefault="001374ED" w:rsidP="00AE2737">
      <w:pPr>
        <w:pStyle w:val="ListParagraph"/>
        <w:numPr>
          <w:ilvl w:val="0"/>
          <w:numId w:val="91"/>
        </w:numPr>
        <w:spacing w:line="240" w:lineRule="auto"/>
        <w:contextualSpacing/>
        <w:rPr>
          <w:del w:id="2748" w:author="jonathan pritchard" w:date="2024-02-06T12:24:00Z"/>
          <w:highlight w:val="yellow"/>
          <w:rPrChange w:id="2749" w:author="jonathan pritchard" w:date="2023-12-06T15:00:00Z">
            <w:rPr>
              <w:del w:id="2750" w:author="jonathan pritchard" w:date="2024-02-06T12:24:00Z"/>
            </w:rPr>
          </w:rPrChange>
        </w:rPr>
      </w:pPr>
      <w:del w:id="2751" w:author="jonathan pritchard" w:date="2024-02-06T12:24:00Z">
        <w:r w:rsidRPr="003D4443" w:rsidDel="00982817">
          <w:rPr>
            <w:highlight w:val="yellow"/>
            <w:rPrChange w:id="2752" w:author="jonathan pritchard" w:date="2023-12-06T15:00:00Z">
              <w:rPr/>
            </w:rPrChange>
          </w:rPr>
          <w:delText>UnderwaterAwashRock</w:delText>
        </w:r>
      </w:del>
    </w:p>
    <w:p w14:paraId="6E563213" w14:textId="22B4CD87" w:rsidR="001374ED" w:rsidRPr="003D4443" w:rsidDel="00982817" w:rsidRDefault="001374ED" w:rsidP="00AE2737">
      <w:pPr>
        <w:pStyle w:val="ListParagraph"/>
        <w:numPr>
          <w:ilvl w:val="0"/>
          <w:numId w:val="91"/>
        </w:numPr>
        <w:spacing w:line="240" w:lineRule="auto"/>
        <w:contextualSpacing/>
        <w:rPr>
          <w:del w:id="2753" w:author="jonathan pritchard" w:date="2024-02-06T12:24:00Z"/>
          <w:highlight w:val="yellow"/>
          <w:rPrChange w:id="2754" w:author="jonathan pritchard" w:date="2023-12-06T15:00:00Z">
            <w:rPr>
              <w:del w:id="2755" w:author="jonathan pritchard" w:date="2024-02-06T12:24:00Z"/>
            </w:rPr>
          </w:rPrChange>
        </w:rPr>
      </w:pPr>
      <w:del w:id="2756" w:author="jonathan pritchard" w:date="2024-02-06T12:24:00Z">
        <w:r w:rsidRPr="003D4443" w:rsidDel="00982817">
          <w:rPr>
            <w:highlight w:val="yellow"/>
            <w:rPrChange w:id="2757" w:author="jonathan pritchard" w:date="2023-12-06T15:00:00Z">
              <w:rPr/>
            </w:rPrChange>
          </w:rPr>
          <w:delText>Wreck</w:delText>
        </w:r>
      </w:del>
    </w:p>
    <w:p w14:paraId="7BCC026D" w14:textId="0B793FCC" w:rsidR="001374ED" w:rsidRPr="003D4443" w:rsidDel="00982817" w:rsidRDefault="001374ED" w:rsidP="00AE2737">
      <w:pPr>
        <w:pStyle w:val="ListParagraph"/>
        <w:numPr>
          <w:ilvl w:val="0"/>
          <w:numId w:val="91"/>
        </w:numPr>
        <w:spacing w:line="240" w:lineRule="auto"/>
        <w:contextualSpacing/>
        <w:rPr>
          <w:del w:id="2758" w:author="jonathan pritchard" w:date="2024-02-06T12:24:00Z"/>
          <w:highlight w:val="yellow"/>
          <w:rPrChange w:id="2759" w:author="jonathan pritchard" w:date="2023-12-06T15:00:00Z">
            <w:rPr>
              <w:del w:id="2760" w:author="jonathan pritchard" w:date="2024-02-06T12:24:00Z"/>
            </w:rPr>
          </w:rPrChange>
        </w:rPr>
      </w:pPr>
      <w:del w:id="2761" w:author="jonathan pritchard" w:date="2024-02-06T12:24:00Z">
        <w:r w:rsidRPr="003D4443" w:rsidDel="00982817">
          <w:rPr>
            <w:highlight w:val="yellow"/>
            <w:rPrChange w:id="2762" w:author="jonathan pritchard" w:date="2023-12-06T15:00:00Z">
              <w:rPr/>
            </w:rPrChange>
          </w:rPr>
          <w:delText>Obstruction</w:delText>
        </w:r>
      </w:del>
    </w:p>
    <w:p w14:paraId="5C8615CB" w14:textId="6D6FCCEB" w:rsidR="001374ED" w:rsidRPr="003D4443" w:rsidDel="00982817" w:rsidRDefault="001374ED" w:rsidP="00AE2737">
      <w:pPr>
        <w:pStyle w:val="ListParagraph"/>
        <w:numPr>
          <w:ilvl w:val="0"/>
          <w:numId w:val="91"/>
        </w:numPr>
        <w:spacing w:line="240" w:lineRule="auto"/>
        <w:contextualSpacing/>
        <w:rPr>
          <w:del w:id="2763" w:author="jonathan pritchard" w:date="2024-02-06T12:24:00Z"/>
          <w:highlight w:val="yellow"/>
          <w:rPrChange w:id="2764" w:author="jonathan pritchard" w:date="2023-12-06T15:00:00Z">
            <w:rPr>
              <w:del w:id="2765" w:author="jonathan pritchard" w:date="2024-02-06T12:24:00Z"/>
            </w:rPr>
          </w:rPrChange>
        </w:rPr>
      </w:pPr>
      <w:del w:id="2766" w:author="jonathan pritchard" w:date="2024-02-06T12:24:00Z">
        <w:r w:rsidRPr="003D4443" w:rsidDel="00982817">
          <w:rPr>
            <w:highlight w:val="yellow"/>
            <w:rPrChange w:id="2767" w:author="jonathan pritchard" w:date="2023-12-06T15:00:00Z">
              <w:rPr/>
            </w:rPrChange>
          </w:rPr>
          <w:delText>FoulGround</w:delText>
        </w:r>
      </w:del>
    </w:p>
    <w:p w14:paraId="1EFEF2E0" w14:textId="4E0BC1F6" w:rsidR="001374ED" w:rsidRPr="003D4443" w:rsidDel="00982817" w:rsidRDefault="001374ED" w:rsidP="00AE2737">
      <w:pPr>
        <w:pStyle w:val="ListParagraph"/>
        <w:numPr>
          <w:ilvl w:val="0"/>
          <w:numId w:val="91"/>
        </w:numPr>
        <w:spacing w:line="240" w:lineRule="auto"/>
        <w:contextualSpacing/>
        <w:rPr>
          <w:del w:id="2768" w:author="jonathan pritchard" w:date="2024-02-06T12:24:00Z"/>
          <w:highlight w:val="yellow"/>
          <w:rPrChange w:id="2769" w:author="jonathan pritchard" w:date="2023-12-06T15:00:00Z">
            <w:rPr>
              <w:del w:id="2770" w:author="jonathan pritchard" w:date="2024-02-06T12:24:00Z"/>
            </w:rPr>
          </w:rPrChange>
        </w:rPr>
      </w:pPr>
      <w:del w:id="2771" w:author="jonathan pritchard" w:date="2024-02-06T12:24:00Z">
        <w:r w:rsidRPr="003D4443" w:rsidDel="00982817">
          <w:rPr>
            <w:highlight w:val="yellow"/>
            <w:rPrChange w:id="2772" w:author="jonathan pritchard" w:date="2023-12-06T15:00:00Z">
              <w:rPr/>
            </w:rPrChange>
          </w:rPr>
          <w:delText>MarineFarmCulture</w:delText>
        </w:r>
      </w:del>
    </w:p>
    <w:p w14:paraId="35B844F5" w14:textId="4F289C65" w:rsidR="001374ED" w:rsidRPr="003D4443" w:rsidDel="00982817" w:rsidRDefault="001374ED" w:rsidP="00AE2737">
      <w:pPr>
        <w:pStyle w:val="ListParagraph"/>
        <w:numPr>
          <w:ilvl w:val="0"/>
          <w:numId w:val="91"/>
        </w:numPr>
        <w:spacing w:line="240" w:lineRule="auto"/>
        <w:contextualSpacing/>
        <w:rPr>
          <w:del w:id="2773" w:author="jonathan pritchard" w:date="2024-02-06T12:24:00Z"/>
          <w:highlight w:val="yellow"/>
          <w:rPrChange w:id="2774" w:author="jonathan pritchard" w:date="2023-12-06T15:00:00Z">
            <w:rPr>
              <w:del w:id="2775" w:author="jonathan pritchard" w:date="2024-02-06T12:24:00Z"/>
            </w:rPr>
          </w:rPrChange>
        </w:rPr>
      </w:pPr>
      <w:del w:id="2776" w:author="jonathan pritchard" w:date="2024-02-06T12:24:00Z">
        <w:r w:rsidRPr="003D4443" w:rsidDel="00982817">
          <w:rPr>
            <w:highlight w:val="yellow"/>
            <w:rPrChange w:id="2777" w:author="jonathan pritchard" w:date="2023-12-06T15:00:00Z">
              <w:rPr/>
            </w:rPrChange>
          </w:rPr>
          <w:delText>Soundings (either individual soundings or those which are part of an array) substituting the S-102 grid cell whose extents intersect the sounding position for the defined ZCOO (ISO8211).</w:delText>
        </w:r>
      </w:del>
    </w:p>
    <w:p w14:paraId="793A2CB6" w14:textId="20B9C6FA" w:rsidR="001374ED" w:rsidRPr="003D4443" w:rsidDel="00982817" w:rsidRDefault="001374ED" w:rsidP="004E61EE">
      <w:pPr>
        <w:spacing w:line="240" w:lineRule="auto"/>
        <w:rPr>
          <w:del w:id="2778" w:author="jonathan pritchard" w:date="2024-02-06T12:24:00Z"/>
          <w:highlight w:val="yellow"/>
          <w:rPrChange w:id="2779" w:author="jonathan pritchard" w:date="2023-12-06T15:00:00Z">
            <w:rPr>
              <w:del w:id="2780" w:author="jonathan pritchard" w:date="2024-02-06T12:24:00Z"/>
            </w:rPr>
          </w:rPrChange>
        </w:rPr>
      </w:pPr>
      <w:del w:id="2781" w:author="jonathan pritchard" w:date="2024-02-06T12:24:00Z">
        <w:r w:rsidRPr="003D4443" w:rsidDel="00982817">
          <w:rPr>
            <w:highlight w:val="yellow"/>
            <w:rPrChange w:id="2782" w:author="jonathan pritchard" w:date="2023-12-06T15:00:00Z">
              <w:rPr/>
            </w:rPrChange>
          </w:rPr>
          <w:delText>Depth values shall also be adjusted for Depth Range Minimum Value and Depth Range Maximum Value in other S-101 features. These are:</w:delText>
        </w:r>
      </w:del>
    </w:p>
    <w:p w14:paraId="47D24DC9" w14:textId="0699F39B" w:rsidR="001374ED" w:rsidRPr="003D4443" w:rsidDel="00982817" w:rsidRDefault="001374ED" w:rsidP="00AE2737">
      <w:pPr>
        <w:pStyle w:val="ListParagraph"/>
        <w:numPr>
          <w:ilvl w:val="0"/>
          <w:numId w:val="95"/>
        </w:numPr>
        <w:spacing w:line="240" w:lineRule="auto"/>
        <w:contextualSpacing/>
        <w:rPr>
          <w:del w:id="2783" w:author="jonathan pritchard" w:date="2024-02-06T12:24:00Z"/>
          <w:highlight w:val="yellow"/>
          <w:rPrChange w:id="2784" w:author="jonathan pritchard" w:date="2023-12-06T15:00:00Z">
            <w:rPr>
              <w:del w:id="2785" w:author="jonathan pritchard" w:date="2024-02-06T12:24:00Z"/>
            </w:rPr>
          </w:rPrChange>
        </w:rPr>
      </w:pPr>
      <w:del w:id="2786" w:author="jonathan pritchard" w:date="2024-02-06T12:24:00Z">
        <w:r w:rsidRPr="003D4443" w:rsidDel="00982817">
          <w:rPr>
            <w:highlight w:val="yellow"/>
            <w:rPrChange w:id="2787" w:author="jonathan pritchard" w:date="2023-12-06T15:00:00Z">
              <w:rPr/>
            </w:rPrChange>
          </w:rPr>
          <w:delText>Gate</w:delText>
        </w:r>
      </w:del>
    </w:p>
    <w:p w14:paraId="69FEE1AC" w14:textId="711FCF84" w:rsidR="001374ED" w:rsidRPr="003D4443" w:rsidDel="00982817" w:rsidRDefault="001374ED" w:rsidP="00AE2737">
      <w:pPr>
        <w:pStyle w:val="ListParagraph"/>
        <w:numPr>
          <w:ilvl w:val="0"/>
          <w:numId w:val="95"/>
        </w:numPr>
        <w:spacing w:line="240" w:lineRule="auto"/>
        <w:contextualSpacing/>
        <w:rPr>
          <w:del w:id="2788" w:author="jonathan pritchard" w:date="2024-02-06T12:24:00Z"/>
          <w:highlight w:val="yellow"/>
          <w:rPrChange w:id="2789" w:author="jonathan pritchard" w:date="2023-12-06T15:00:00Z">
            <w:rPr>
              <w:del w:id="2790" w:author="jonathan pritchard" w:date="2024-02-06T12:24:00Z"/>
            </w:rPr>
          </w:rPrChange>
        </w:rPr>
      </w:pPr>
      <w:del w:id="2791" w:author="jonathan pritchard" w:date="2024-02-06T12:24:00Z">
        <w:r w:rsidRPr="003D4443" w:rsidDel="00982817">
          <w:rPr>
            <w:highlight w:val="yellow"/>
            <w:rPrChange w:id="2792" w:author="jonathan pritchard" w:date="2023-12-06T15:00:00Z">
              <w:rPr/>
            </w:rPrChange>
          </w:rPr>
          <w:delText>Berth</w:delText>
        </w:r>
      </w:del>
    </w:p>
    <w:p w14:paraId="72247286" w14:textId="10B1D3B7" w:rsidR="001374ED" w:rsidRPr="003D4443" w:rsidDel="00982817" w:rsidRDefault="001374ED" w:rsidP="00AE2737">
      <w:pPr>
        <w:pStyle w:val="ListParagraph"/>
        <w:numPr>
          <w:ilvl w:val="0"/>
          <w:numId w:val="95"/>
        </w:numPr>
        <w:spacing w:line="240" w:lineRule="auto"/>
        <w:contextualSpacing/>
        <w:rPr>
          <w:del w:id="2793" w:author="jonathan pritchard" w:date="2024-02-06T12:24:00Z"/>
          <w:highlight w:val="yellow"/>
          <w:rPrChange w:id="2794" w:author="jonathan pritchard" w:date="2023-12-06T15:00:00Z">
            <w:rPr>
              <w:del w:id="2795" w:author="jonathan pritchard" w:date="2024-02-06T12:24:00Z"/>
            </w:rPr>
          </w:rPrChange>
        </w:rPr>
      </w:pPr>
      <w:del w:id="2796" w:author="jonathan pritchard" w:date="2024-02-06T12:24:00Z">
        <w:r w:rsidRPr="003D4443" w:rsidDel="00982817">
          <w:rPr>
            <w:highlight w:val="yellow"/>
            <w:rPrChange w:id="2797" w:author="jonathan pritchard" w:date="2023-12-06T15:00:00Z">
              <w:rPr/>
            </w:rPrChange>
          </w:rPr>
          <w:delText>Dry dock</w:delText>
        </w:r>
      </w:del>
    </w:p>
    <w:p w14:paraId="7B4A8639" w14:textId="3F992D1B" w:rsidR="001374ED" w:rsidRPr="003D4443" w:rsidDel="00982817" w:rsidRDefault="001374ED" w:rsidP="00AE2737">
      <w:pPr>
        <w:pStyle w:val="ListParagraph"/>
        <w:numPr>
          <w:ilvl w:val="0"/>
          <w:numId w:val="95"/>
        </w:numPr>
        <w:spacing w:line="240" w:lineRule="auto"/>
        <w:contextualSpacing/>
        <w:rPr>
          <w:del w:id="2798" w:author="jonathan pritchard" w:date="2024-02-06T12:24:00Z"/>
          <w:highlight w:val="yellow"/>
          <w:rPrChange w:id="2799" w:author="jonathan pritchard" w:date="2023-12-06T15:00:00Z">
            <w:rPr>
              <w:del w:id="2800" w:author="jonathan pritchard" w:date="2024-02-06T12:24:00Z"/>
            </w:rPr>
          </w:rPrChange>
        </w:rPr>
      </w:pPr>
      <w:del w:id="2801" w:author="jonathan pritchard" w:date="2024-02-06T12:24:00Z">
        <w:r w:rsidRPr="003D4443" w:rsidDel="00982817">
          <w:rPr>
            <w:highlight w:val="yellow"/>
            <w:rPrChange w:id="2802" w:author="jonathan pritchard" w:date="2023-12-06T15:00:00Z">
              <w:rPr/>
            </w:rPrChange>
          </w:rPr>
          <w:delText>Floating dock</w:delText>
        </w:r>
      </w:del>
    </w:p>
    <w:p w14:paraId="750C292C" w14:textId="0AFDB565" w:rsidR="001374ED" w:rsidRPr="003D4443" w:rsidDel="00982817" w:rsidRDefault="001374ED" w:rsidP="00AE2737">
      <w:pPr>
        <w:pStyle w:val="ListParagraph"/>
        <w:numPr>
          <w:ilvl w:val="0"/>
          <w:numId w:val="95"/>
        </w:numPr>
        <w:spacing w:line="240" w:lineRule="auto"/>
        <w:contextualSpacing/>
        <w:rPr>
          <w:del w:id="2803" w:author="jonathan pritchard" w:date="2024-02-06T12:24:00Z"/>
          <w:highlight w:val="yellow"/>
          <w:rPrChange w:id="2804" w:author="jonathan pritchard" w:date="2023-12-06T15:00:00Z">
            <w:rPr>
              <w:del w:id="2805" w:author="jonathan pritchard" w:date="2024-02-06T12:24:00Z"/>
            </w:rPr>
          </w:rPrChange>
        </w:rPr>
      </w:pPr>
      <w:del w:id="2806" w:author="jonathan pritchard" w:date="2024-02-06T12:24:00Z">
        <w:r w:rsidRPr="003D4443" w:rsidDel="00982817">
          <w:rPr>
            <w:highlight w:val="yellow"/>
            <w:rPrChange w:id="2807" w:author="jonathan pritchard" w:date="2023-12-06T15:00:00Z">
              <w:rPr/>
            </w:rPrChange>
          </w:rPr>
          <w:delText>Dredged area</w:delText>
        </w:r>
      </w:del>
    </w:p>
    <w:p w14:paraId="6E946F8C" w14:textId="0FE228A4" w:rsidR="001374ED" w:rsidRPr="003D4443" w:rsidDel="00982817" w:rsidRDefault="001374ED" w:rsidP="00AE2737">
      <w:pPr>
        <w:pStyle w:val="ListParagraph"/>
        <w:numPr>
          <w:ilvl w:val="0"/>
          <w:numId w:val="95"/>
        </w:numPr>
        <w:spacing w:line="240" w:lineRule="auto"/>
        <w:contextualSpacing/>
        <w:rPr>
          <w:del w:id="2808" w:author="jonathan pritchard" w:date="2024-02-06T12:24:00Z"/>
          <w:highlight w:val="yellow"/>
          <w:rPrChange w:id="2809" w:author="jonathan pritchard" w:date="2023-12-06T15:00:00Z">
            <w:rPr>
              <w:del w:id="2810" w:author="jonathan pritchard" w:date="2024-02-06T12:24:00Z"/>
            </w:rPr>
          </w:rPrChange>
        </w:rPr>
      </w:pPr>
      <w:del w:id="2811" w:author="jonathan pritchard" w:date="2024-02-06T12:24:00Z">
        <w:r w:rsidRPr="003D4443" w:rsidDel="00982817">
          <w:rPr>
            <w:highlight w:val="yellow"/>
            <w:rPrChange w:id="2812" w:author="jonathan pritchard" w:date="2023-12-06T15:00:00Z">
              <w:rPr/>
            </w:rPrChange>
          </w:rPr>
          <w:delText>Swept area</w:delText>
        </w:r>
      </w:del>
    </w:p>
    <w:p w14:paraId="4F8843B9" w14:textId="4B95B738" w:rsidR="001374ED" w:rsidRPr="003D4443" w:rsidDel="00982817" w:rsidRDefault="001374ED" w:rsidP="00AE2737">
      <w:pPr>
        <w:pStyle w:val="ListParagraph"/>
        <w:numPr>
          <w:ilvl w:val="0"/>
          <w:numId w:val="95"/>
        </w:numPr>
        <w:spacing w:line="240" w:lineRule="auto"/>
        <w:contextualSpacing/>
        <w:rPr>
          <w:del w:id="2813" w:author="jonathan pritchard" w:date="2024-02-06T12:24:00Z"/>
          <w:highlight w:val="yellow"/>
          <w:rPrChange w:id="2814" w:author="jonathan pritchard" w:date="2023-12-06T15:00:00Z">
            <w:rPr>
              <w:del w:id="2815" w:author="jonathan pritchard" w:date="2024-02-06T12:24:00Z"/>
            </w:rPr>
          </w:rPrChange>
        </w:rPr>
      </w:pPr>
      <w:del w:id="2816" w:author="jonathan pritchard" w:date="2024-02-06T12:24:00Z">
        <w:r w:rsidRPr="003D4443" w:rsidDel="00982817">
          <w:rPr>
            <w:highlight w:val="yellow"/>
            <w:rPrChange w:id="2817" w:author="jonathan pritchard" w:date="2023-12-06T15:00:00Z">
              <w:rPr/>
            </w:rPrChange>
          </w:rPr>
          <w:delText>Pipeline submarine/on land</w:delText>
        </w:r>
      </w:del>
    </w:p>
    <w:p w14:paraId="399ADF68" w14:textId="0284934D" w:rsidR="001374ED" w:rsidRPr="003D4443" w:rsidDel="00982817" w:rsidRDefault="001374ED" w:rsidP="00AE2737">
      <w:pPr>
        <w:pStyle w:val="ListParagraph"/>
        <w:numPr>
          <w:ilvl w:val="0"/>
          <w:numId w:val="95"/>
        </w:numPr>
        <w:spacing w:line="240" w:lineRule="auto"/>
        <w:contextualSpacing/>
        <w:rPr>
          <w:del w:id="2818" w:author="jonathan pritchard" w:date="2024-02-06T12:24:00Z"/>
          <w:highlight w:val="yellow"/>
          <w:rPrChange w:id="2819" w:author="jonathan pritchard" w:date="2023-12-06T15:00:00Z">
            <w:rPr>
              <w:del w:id="2820" w:author="jonathan pritchard" w:date="2024-02-06T12:24:00Z"/>
            </w:rPr>
          </w:rPrChange>
        </w:rPr>
      </w:pPr>
      <w:del w:id="2821" w:author="jonathan pritchard" w:date="2024-02-06T12:24:00Z">
        <w:r w:rsidRPr="003D4443" w:rsidDel="00982817">
          <w:rPr>
            <w:highlight w:val="yellow"/>
            <w:rPrChange w:id="2822" w:author="jonathan pritchard" w:date="2023-12-06T15:00:00Z">
              <w:rPr/>
            </w:rPrChange>
          </w:rPr>
          <w:delText>Recommended track</w:delText>
        </w:r>
      </w:del>
    </w:p>
    <w:p w14:paraId="05797266" w14:textId="1530CF17" w:rsidR="001374ED" w:rsidRPr="003D4443" w:rsidDel="00982817" w:rsidRDefault="001374ED" w:rsidP="00AE2737">
      <w:pPr>
        <w:pStyle w:val="ListParagraph"/>
        <w:numPr>
          <w:ilvl w:val="0"/>
          <w:numId w:val="95"/>
        </w:numPr>
        <w:spacing w:line="240" w:lineRule="auto"/>
        <w:contextualSpacing/>
        <w:rPr>
          <w:del w:id="2823" w:author="jonathan pritchard" w:date="2024-02-06T12:24:00Z"/>
          <w:highlight w:val="yellow"/>
          <w:rPrChange w:id="2824" w:author="jonathan pritchard" w:date="2023-12-06T15:00:00Z">
            <w:rPr>
              <w:del w:id="2825" w:author="jonathan pritchard" w:date="2024-02-06T12:24:00Z"/>
            </w:rPr>
          </w:rPrChange>
        </w:rPr>
      </w:pPr>
      <w:del w:id="2826" w:author="jonathan pritchard" w:date="2024-02-06T12:24:00Z">
        <w:r w:rsidRPr="003D4443" w:rsidDel="00982817">
          <w:rPr>
            <w:highlight w:val="yellow"/>
            <w:rPrChange w:id="2827" w:author="jonathan pritchard" w:date="2023-12-06T15:00:00Z">
              <w:rPr/>
            </w:rPrChange>
          </w:rPr>
          <w:delText>Fairway</w:delText>
        </w:r>
      </w:del>
    </w:p>
    <w:p w14:paraId="1F266FD3" w14:textId="74993EEF" w:rsidR="001374ED" w:rsidRPr="003D4443" w:rsidDel="00982817" w:rsidRDefault="001374ED" w:rsidP="00AE2737">
      <w:pPr>
        <w:pStyle w:val="ListParagraph"/>
        <w:numPr>
          <w:ilvl w:val="0"/>
          <w:numId w:val="95"/>
        </w:numPr>
        <w:spacing w:line="240" w:lineRule="auto"/>
        <w:contextualSpacing/>
        <w:rPr>
          <w:del w:id="2828" w:author="jonathan pritchard" w:date="2024-02-06T12:24:00Z"/>
          <w:highlight w:val="yellow"/>
          <w:rPrChange w:id="2829" w:author="jonathan pritchard" w:date="2023-12-06T15:00:00Z">
            <w:rPr>
              <w:del w:id="2830" w:author="jonathan pritchard" w:date="2024-02-06T12:24:00Z"/>
            </w:rPr>
          </w:rPrChange>
        </w:rPr>
      </w:pPr>
      <w:del w:id="2831" w:author="jonathan pritchard" w:date="2024-02-06T12:24:00Z">
        <w:r w:rsidRPr="003D4443" w:rsidDel="00982817">
          <w:rPr>
            <w:highlight w:val="yellow"/>
            <w:rPrChange w:id="2832" w:author="jonathan pritchard" w:date="2023-12-06T15:00:00Z">
              <w:rPr/>
            </w:rPrChange>
          </w:rPr>
          <w:delText>Recommended route centreline</w:delText>
        </w:r>
      </w:del>
    </w:p>
    <w:p w14:paraId="209CB10B" w14:textId="29B6F26F" w:rsidR="001374ED" w:rsidRPr="003D4443" w:rsidDel="00982817" w:rsidRDefault="001374ED" w:rsidP="00AE2737">
      <w:pPr>
        <w:pStyle w:val="ListParagraph"/>
        <w:numPr>
          <w:ilvl w:val="0"/>
          <w:numId w:val="95"/>
        </w:numPr>
        <w:spacing w:line="240" w:lineRule="auto"/>
        <w:contextualSpacing/>
        <w:rPr>
          <w:del w:id="2833" w:author="jonathan pritchard" w:date="2024-02-06T12:24:00Z"/>
          <w:highlight w:val="yellow"/>
          <w:rPrChange w:id="2834" w:author="jonathan pritchard" w:date="2023-12-06T15:00:00Z">
            <w:rPr>
              <w:del w:id="2835" w:author="jonathan pritchard" w:date="2024-02-06T12:24:00Z"/>
            </w:rPr>
          </w:rPrChange>
        </w:rPr>
      </w:pPr>
      <w:del w:id="2836" w:author="jonathan pritchard" w:date="2024-02-06T12:24:00Z">
        <w:r w:rsidRPr="003D4443" w:rsidDel="00982817">
          <w:rPr>
            <w:highlight w:val="yellow"/>
            <w:rPrChange w:id="2837" w:author="jonathan pritchard" w:date="2023-12-06T15:00:00Z">
              <w:rPr/>
            </w:rPrChange>
          </w:rPr>
          <w:delText>Two-way route part</w:delText>
        </w:r>
      </w:del>
    </w:p>
    <w:p w14:paraId="3640C019" w14:textId="34204F33" w:rsidR="001374ED" w:rsidRPr="003D4443" w:rsidDel="00982817" w:rsidRDefault="001374ED" w:rsidP="00AE2737">
      <w:pPr>
        <w:pStyle w:val="ListParagraph"/>
        <w:numPr>
          <w:ilvl w:val="0"/>
          <w:numId w:val="95"/>
        </w:numPr>
        <w:spacing w:line="240" w:lineRule="auto"/>
        <w:contextualSpacing/>
        <w:rPr>
          <w:del w:id="2838" w:author="jonathan pritchard" w:date="2024-02-06T12:24:00Z"/>
          <w:highlight w:val="yellow"/>
          <w:rPrChange w:id="2839" w:author="jonathan pritchard" w:date="2023-12-06T15:00:00Z">
            <w:rPr>
              <w:del w:id="2840" w:author="jonathan pritchard" w:date="2024-02-06T12:24:00Z"/>
            </w:rPr>
          </w:rPrChange>
        </w:rPr>
      </w:pPr>
      <w:del w:id="2841" w:author="jonathan pritchard" w:date="2024-02-06T12:24:00Z">
        <w:r w:rsidRPr="003D4443" w:rsidDel="00982817">
          <w:rPr>
            <w:highlight w:val="yellow"/>
            <w:rPrChange w:id="2842" w:author="jonathan pritchard" w:date="2023-12-06T15:00:00Z">
              <w:rPr/>
            </w:rPrChange>
          </w:rPr>
          <w:delText>Deep water route centreline</w:delText>
        </w:r>
      </w:del>
    </w:p>
    <w:p w14:paraId="6D165566" w14:textId="3242B3BB" w:rsidR="001374ED" w:rsidRPr="003D4443" w:rsidDel="00982817" w:rsidRDefault="001374ED" w:rsidP="00AE2737">
      <w:pPr>
        <w:pStyle w:val="ListParagraph"/>
        <w:numPr>
          <w:ilvl w:val="0"/>
          <w:numId w:val="95"/>
        </w:numPr>
        <w:spacing w:line="240" w:lineRule="auto"/>
        <w:contextualSpacing/>
        <w:rPr>
          <w:del w:id="2843" w:author="jonathan pritchard" w:date="2024-02-06T12:24:00Z"/>
          <w:highlight w:val="yellow"/>
          <w:rPrChange w:id="2844" w:author="jonathan pritchard" w:date="2023-12-06T15:00:00Z">
            <w:rPr>
              <w:del w:id="2845" w:author="jonathan pritchard" w:date="2024-02-06T12:24:00Z"/>
            </w:rPr>
          </w:rPrChange>
        </w:rPr>
      </w:pPr>
      <w:del w:id="2846" w:author="jonathan pritchard" w:date="2024-02-06T12:24:00Z">
        <w:r w:rsidRPr="003D4443" w:rsidDel="00982817">
          <w:rPr>
            <w:highlight w:val="yellow"/>
            <w:rPrChange w:id="2847" w:author="jonathan pritchard" w:date="2023-12-06T15:00:00Z">
              <w:rPr/>
            </w:rPrChange>
          </w:rPr>
          <w:delText>Deep water route part</w:delText>
        </w:r>
      </w:del>
    </w:p>
    <w:p w14:paraId="0CD70D7D" w14:textId="49B1C1FA" w:rsidR="001374ED" w:rsidRPr="003D4443" w:rsidDel="00982817" w:rsidRDefault="001374ED" w:rsidP="004E61EE">
      <w:pPr>
        <w:spacing w:line="240" w:lineRule="auto"/>
        <w:rPr>
          <w:del w:id="2848" w:author="jonathan pritchard" w:date="2024-02-06T12:24:00Z"/>
          <w:highlight w:val="yellow"/>
          <w:rPrChange w:id="2849" w:author="jonathan pritchard" w:date="2023-12-06T15:00:00Z">
            <w:rPr>
              <w:del w:id="2850" w:author="jonathan pritchard" w:date="2024-02-06T12:24:00Z"/>
            </w:rPr>
          </w:rPrChange>
        </w:rPr>
      </w:pPr>
      <w:del w:id="2851" w:author="jonathan pritchard" w:date="2024-02-06T12:24:00Z">
        <w:r w:rsidRPr="003D4443" w:rsidDel="00982817">
          <w:rPr>
            <w:highlight w:val="yellow"/>
            <w:rPrChange w:id="2852" w:author="jonathan pritchard" w:date="2023-12-06T15:00:00Z">
              <w:rPr/>
            </w:rPrChange>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3D4443" w:rsidDel="00982817" w:rsidRDefault="001374ED" w:rsidP="004E61EE">
      <w:pPr>
        <w:spacing w:line="240" w:lineRule="auto"/>
        <w:rPr>
          <w:del w:id="2853" w:author="jonathan pritchard" w:date="2024-02-06T12:24:00Z"/>
          <w:highlight w:val="yellow"/>
          <w:rPrChange w:id="2854" w:author="jonathan pritchard" w:date="2023-12-06T15:00:00Z">
            <w:rPr>
              <w:del w:id="2855" w:author="jonathan pritchard" w:date="2024-02-06T12:24:00Z"/>
            </w:rPr>
          </w:rPrChange>
        </w:rPr>
      </w:pPr>
      <w:del w:id="2856" w:author="jonathan pritchard" w:date="2024-02-06T12:24:00Z">
        <w:r w:rsidRPr="003D4443" w:rsidDel="00982817">
          <w:rPr>
            <w:highlight w:val="yellow"/>
            <w:rPrChange w:id="2857" w:author="jonathan pritchard" w:date="2023-12-06T15:00:00Z">
              <w:rPr/>
            </w:rPrChange>
          </w:rPr>
          <w:delText>For example,</w:delText>
        </w:r>
      </w:del>
    </w:p>
    <w:p w14:paraId="2C997E8D" w14:textId="10F4CB80" w:rsidR="001374ED" w:rsidRPr="003D4443" w:rsidDel="00982817" w:rsidRDefault="001374ED" w:rsidP="004E61EE">
      <w:pPr>
        <w:spacing w:line="240" w:lineRule="auto"/>
        <w:rPr>
          <w:del w:id="2858" w:author="jonathan pritchard" w:date="2024-02-06T12:24:00Z"/>
          <w:b/>
          <w:bCs/>
          <w:color w:val="0070C0"/>
          <w:highlight w:val="yellow"/>
          <w:rPrChange w:id="2859" w:author="jonathan pritchard" w:date="2023-12-06T15:00:00Z">
            <w:rPr>
              <w:del w:id="2860" w:author="jonathan pritchard" w:date="2024-02-06T12:24:00Z"/>
              <w:b/>
              <w:bCs/>
              <w:color w:val="0070C0"/>
            </w:rPr>
          </w:rPrChange>
        </w:rPr>
      </w:pPr>
      <w:del w:id="2861" w:author="jonathan pritchard" w:date="2024-02-06T12:24:00Z">
        <w:r w:rsidRPr="003D4443" w:rsidDel="00982817">
          <w:rPr>
            <w:b/>
            <w:bCs/>
            <w:color w:val="0070C0"/>
            <w:highlight w:val="yellow"/>
            <w:rPrChange w:id="2862" w:author="jonathan pritchard" w:date="2023-12-06T15:00:00Z">
              <w:rPr>
                <w:b/>
                <w:bCs/>
                <w:color w:val="0070C0"/>
              </w:rPr>
            </w:rPrChange>
          </w:rPr>
          <w:delText>Value Of Sounding 15.5m [WLA 12:34 08 Nov 2021]</w:delText>
        </w:r>
      </w:del>
    </w:p>
    <w:p w14:paraId="1798BAEC" w14:textId="2EBB59F4" w:rsidR="001374ED" w:rsidRPr="00D56521" w:rsidDel="00982817" w:rsidRDefault="001374ED" w:rsidP="004E61EE">
      <w:pPr>
        <w:spacing w:line="240" w:lineRule="auto"/>
        <w:rPr>
          <w:del w:id="2863" w:author="jonathan pritchard" w:date="2024-02-06T12:24:00Z"/>
          <w:b/>
          <w:bCs/>
          <w:color w:val="0070C0"/>
        </w:rPr>
      </w:pPr>
      <w:del w:id="2864" w:author="jonathan pritchard" w:date="2024-02-06T12:24:00Z">
        <w:r w:rsidRPr="003D4443" w:rsidDel="00982817">
          <w:rPr>
            <w:b/>
            <w:bCs/>
            <w:color w:val="0070C0"/>
            <w:highlight w:val="yellow"/>
            <w:rPrChange w:id="2865" w:author="jonathan pritchard" w:date="2023-12-06T15:00:00Z">
              <w:rPr>
                <w:b/>
                <w:bCs/>
                <w:color w:val="0070C0"/>
              </w:rPr>
            </w:rPrChange>
          </w:rPr>
          <w:delText>Value Of Sounding 15.5m [WLA from 12:34 08 Nov 2021 to 14:56 08 Nov 2021]</w:delText>
        </w:r>
      </w:del>
    </w:p>
    <w:p w14:paraId="59479F16" w14:textId="6476ABEC" w:rsidR="001374ED" w:rsidDel="00982817" w:rsidRDefault="001374ED" w:rsidP="004E61EE">
      <w:pPr>
        <w:spacing w:line="240" w:lineRule="auto"/>
        <w:rPr>
          <w:del w:id="2866" w:author="jonathan pritchard" w:date="2024-02-06T12:24:00Z"/>
        </w:rPr>
      </w:pPr>
    </w:p>
    <w:p w14:paraId="3E167D92" w14:textId="4DD5A838" w:rsidR="00815F72" w:rsidRPr="009D0DF9" w:rsidRDefault="00815F72">
      <w:pPr>
        <w:pStyle w:val="Heading2"/>
        <w:pPrChange w:id="2867" w:author="Raphael Malyankar" w:date="2023-08-31T22:24:00Z">
          <w:pPr>
            <w:pStyle w:val="Heading2"/>
            <w:tabs>
              <w:tab w:val="clear" w:pos="567"/>
              <w:tab w:val="left" w:pos="993"/>
            </w:tabs>
            <w:ind w:left="992" w:hanging="992"/>
          </w:pPr>
        </w:pPrChange>
      </w:pPr>
      <w:bookmarkStart w:id="2868" w:name="_Toc144421447"/>
      <w:bookmarkStart w:id="2869" w:name="_Toc88852898"/>
      <w:bookmarkStart w:id="2870" w:name="_Toc98340005"/>
      <w:bookmarkStart w:id="2871" w:name="_Toc98340381"/>
      <w:r w:rsidRPr="00815F72">
        <w:t>Adjustment of heights and vertical clearance value</w:t>
      </w:r>
      <w:r>
        <w:t>s</w:t>
      </w:r>
      <w:bookmarkEnd w:id="2868"/>
    </w:p>
    <w:bookmarkEnd w:id="2869"/>
    <w:bookmarkEnd w:id="2870"/>
    <w:bookmarkEnd w:id="2871"/>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2872" w:name="_Hlk88745181"/>
      <w:r w:rsidRPr="00D56521">
        <w:t>When adjusting height or clearance values the largest value from the selected S-104 records shall be used in order to produce the safest values.</w:t>
      </w:r>
    </w:p>
    <w:bookmarkEnd w:id="2872"/>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pPr>
        <w:pStyle w:val="Heading2"/>
        <w:pPrChange w:id="2873" w:author="Raphael Malyankar" w:date="2023-08-31T22:24:00Z">
          <w:pPr>
            <w:pStyle w:val="Heading2"/>
            <w:tabs>
              <w:tab w:val="clear" w:pos="567"/>
              <w:tab w:val="left" w:pos="993"/>
            </w:tabs>
            <w:ind w:left="992" w:hanging="992"/>
          </w:pPr>
        </w:pPrChange>
      </w:pPr>
      <w:bookmarkStart w:id="2874" w:name="_Toc144421448"/>
      <w:bookmarkStart w:id="2875" w:name="_Toc88852900"/>
      <w:bookmarkStart w:id="2876" w:name="_Toc98340006"/>
      <w:bookmarkStart w:id="2877" w:name="_Toc98340382"/>
      <w:r w:rsidRPr="00D56521">
        <w:t>Alerts and indication details</w:t>
      </w:r>
      <w:bookmarkEnd w:id="2874"/>
    </w:p>
    <w:bookmarkEnd w:id="2875"/>
    <w:bookmarkEnd w:id="2876"/>
    <w:bookmarkEnd w:id="2877"/>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lastRenderedPageBreak/>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pPr>
        <w:pStyle w:val="Heading2"/>
        <w:pPrChange w:id="2878" w:author="Raphael Malyankar" w:date="2023-08-31T22:24:00Z">
          <w:pPr>
            <w:pStyle w:val="Heading2"/>
            <w:tabs>
              <w:tab w:val="clear" w:pos="567"/>
              <w:tab w:val="left" w:pos="993"/>
            </w:tabs>
            <w:ind w:left="992" w:hanging="992"/>
          </w:pPr>
        </w:pPrChange>
      </w:pPr>
      <w:bookmarkStart w:id="2879" w:name="_Toc88838699"/>
      <w:bookmarkStart w:id="2880" w:name="_Toc88839536"/>
      <w:bookmarkStart w:id="2881" w:name="_Toc88838700"/>
      <w:bookmarkStart w:id="2882" w:name="_Toc88839537"/>
      <w:bookmarkStart w:id="2883" w:name="_Toc88838701"/>
      <w:bookmarkStart w:id="2884" w:name="_Toc88839538"/>
      <w:bookmarkStart w:id="2885" w:name="_Toc88838702"/>
      <w:bookmarkStart w:id="2886" w:name="_Toc88839539"/>
      <w:bookmarkStart w:id="2887" w:name="_Toc88838703"/>
      <w:bookmarkStart w:id="2888" w:name="_Toc88839540"/>
      <w:bookmarkStart w:id="2889" w:name="_Toc88852905"/>
      <w:bookmarkStart w:id="2890" w:name="_Toc88838704"/>
      <w:bookmarkStart w:id="2891" w:name="_Toc88839541"/>
      <w:bookmarkStart w:id="2892" w:name="_Toc88838705"/>
      <w:bookmarkStart w:id="2893" w:name="_Toc88839542"/>
      <w:bookmarkStart w:id="2894" w:name="_Toc88838706"/>
      <w:bookmarkStart w:id="2895" w:name="_Toc88839543"/>
      <w:bookmarkStart w:id="2896" w:name="_Toc88838707"/>
      <w:bookmarkStart w:id="2897" w:name="_Toc88839544"/>
      <w:bookmarkStart w:id="2898" w:name="_Toc88838708"/>
      <w:bookmarkStart w:id="2899" w:name="_Toc88839545"/>
      <w:bookmarkStart w:id="2900" w:name="_Toc88838709"/>
      <w:bookmarkStart w:id="2901" w:name="_Toc88839546"/>
      <w:bookmarkStart w:id="2902" w:name="_Toc88838710"/>
      <w:bookmarkStart w:id="2903" w:name="_Toc88839547"/>
      <w:bookmarkStart w:id="2904" w:name="_Toc88838711"/>
      <w:bookmarkStart w:id="2905" w:name="_Toc88839548"/>
      <w:bookmarkStart w:id="2906" w:name="_Toc144421449"/>
      <w:bookmarkStart w:id="2907" w:name="_Toc88852914"/>
      <w:bookmarkStart w:id="2908" w:name="_Toc98340007"/>
      <w:bookmarkStart w:id="2909" w:name="_Toc98340383"/>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r>
        <w:t>Legend details</w:t>
      </w:r>
      <w:bookmarkEnd w:id="2906"/>
    </w:p>
    <w:bookmarkEnd w:id="2907"/>
    <w:bookmarkEnd w:id="2908"/>
    <w:bookmarkEnd w:id="2909"/>
    <w:p w14:paraId="18222D1C" w14:textId="146CCC69" w:rsidR="000A0D43" w:rsidRDefault="001374ED" w:rsidP="004E61EE">
      <w:pPr>
        <w:spacing w:line="240" w:lineRule="auto"/>
        <w:rPr>
          <w:ins w:id="2910"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pPr>
        <w:rPr>
          <w:ins w:id="2911" w:author="jonathan pritchard" w:date="2023-12-06T14:47:00Z"/>
        </w:rPr>
        <w:pPrChange w:id="2912" w:author="jonathan pritchard" w:date="2023-12-06T14:47:00Z">
          <w:pPr>
            <w:pStyle w:val="Heading1"/>
          </w:pPr>
        </w:pPrChange>
      </w:pPr>
    </w:p>
    <w:p w14:paraId="7CC07019" w14:textId="77777777" w:rsidR="00EC6DA6" w:rsidRPr="00D56521" w:rsidRDefault="00EC6DA6" w:rsidP="004E61EE">
      <w:pPr>
        <w:spacing w:line="240" w:lineRule="auto"/>
      </w:pPr>
    </w:p>
    <w:sectPr w:rsidR="00EC6DA6" w:rsidRPr="00D56521" w:rsidSect="00FF2A98">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28" w:author="jonathan pritchard" w:date="2023-10-20T09:29:00Z" w:initials="jp">
    <w:p w14:paraId="755BD83D" w14:textId="77777777" w:rsidR="007036E6" w:rsidRDefault="006E1DB4" w:rsidP="007036E6">
      <w:pPr>
        <w:pStyle w:val="CommentText"/>
      </w:pPr>
      <w:r>
        <w:rPr>
          <w:rStyle w:val="CommentReference"/>
        </w:rPr>
        <w:annotationRef/>
      </w:r>
      <w:r w:rsidR="007036E6">
        <w:t>Standards?</w:t>
      </w:r>
    </w:p>
  </w:comment>
  <w:comment w:id="565" w:author="jonathan pritchard" w:date="2024-02-06T13:14:00Z" w:initials="jp">
    <w:p w14:paraId="6269E787" w14:textId="77777777" w:rsidR="00793074" w:rsidRDefault="00793074" w:rsidP="00793074">
      <w:pPr>
        <w:pStyle w:val="CommentText"/>
      </w:pPr>
      <w:r>
        <w:rPr>
          <w:rStyle w:val="CommentReference"/>
        </w:rPr>
        <w:annotationRef/>
      </w:r>
      <w:r>
        <w:t>This can probably be deleted? See GitHub issue #16</w:t>
      </w:r>
    </w:p>
  </w:comment>
  <w:comment w:id="583" w:author="jonathan pritchard" w:date="2023-10-20T09:21:00Z" w:initials="jp">
    <w:p w14:paraId="59E8AE9F" w14:textId="07432F8A" w:rsidR="006E1DB4" w:rsidRDefault="006E1DB4" w:rsidP="000C2F8F">
      <w:pPr>
        <w:pStyle w:val="CommentText"/>
      </w:pPr>
      <w:r>
        <w:rPr>
          <w:rStyle w:val="CommentReference"/>
        </w:rPr>
        <w:annotationRef/>
      </w:r>
      <w:r>
        <w:t>Put something in here to clarify mandatory vs informative text?</w:t>
      </w:r>
    </w:p>
  </w:comment>
  <w:comment w:id="589" w:author="jonathan pritchard" w:date="2023-12-06T15:33:00Z" w:initials="jp">
    <w:p w14:paraId="2AF15385" w14:textId="77777777" w:rsidR="00480BC0" w:rsidRDefault="00480BC0" w:rsidP="000C2F8F">
      <w:pPr>
        <w:pStyle w:val="CommentText"/>
      </w:pPr>
      <w:r>
        <w:rPr>
          <w:rStyle w:val="CommentReference"/>
        </w:rPr>
        <w:annotationRef/>
      </w:r>
      <w:r>
        <w:t>Is this possible?</w:t>
      </w:r>
    </w:p>
  </w:comment>
  <w:comment w:id="590" w:author="jonathan pritchard" w:date="2024-02-12T16:58:00Z" w:initials="jp">
    <w:p w14:paraId="50ABF3BC" w14:textId="77777777" w:rsidR="005D36F8" w:rsidRDefault="005D36F8" w:rsidP="005D36F8">
      <w:pPr>
        <w:pStyle w:val="CommentText"/>
      </w:pPr>
      <w:r>
        <w:rPr>
          <w:rStyle w:val="CommentReference"/>
        </w:rPr>
        <w:annotationRef/>
      </w:r>
      <w:r>
        <w:t>Needs to clearly describe the differences between noramtive and informative text in the context of S-98 Annex C. Although the text is informative in many places it points to how mandatory IMO functionality is to be implemented and is therefore effectively normative. This needs to be described and this part of the introduction is probably the best place.</w:t>
      </w:r>
    </w:p>
  </w:comment>
  <w:comment w:id="616" w:author="jonathan pritchard" w:date="2023-10-20T09:29:00Z" w:initials="jp">
    <w:p w14:paraId="3E53919B" w14:textId="531C27D3" w:rsidR="006E1DB4" w:rsidRDefault="006E1DB4" w:rsidP="000C2F8F">
      <w:pPr>
        <w:pStyle w:val="CommentText"/>
      </w:pPr>
      <w:r>
        <w:rPr>
          <w:rStyle w:val="CommentReference"/>
        </w:rPr>
        <w:annotationRef/>
      </w:r>
      <w:r>
        <w:t>This whole section is informative,</w:t>
      </w:r>
    </w:p>
  </w:comment>
  <w:comment w:id="719" w:author="jonathan pritchard" w:date="2023-10-20T09:28:00Z" w:initials="jp">
    <w:p w14:paraId="2B0706BD" w14:textId="45C4B9C5" w:rsidR="006E1DB4" w:rsidRDefault="006E1DB4" w:rsidP="000C2F8F">
      <w:pPr>
        <w:pStyle w:val="CommentText"/>
      </w:pPr>
      <w:r>
        <w:rPr>
          <w:rStyle w:val="CommentReference"/>
        </w:rPr>
        <w:annotationRef/>
      </w:r>
      <w:r>
        <w:t>Informative summary?</w:t>
      </w:r>
    </w:p>
  </w:comment>
  <w:comment w:id="720" w:author="jonathan pritchard" w:date="2023-10-20T09:28:00Z" w:initials="jp">
    <w:p w14:paraId="64E684BD" w14:textId="0DB99652" w:rsidR="006E1DB4" w:rsidRDefault="006E1DB4" w:rsidP="000C2F8F">
      <w:pPr>
        <w:pStyle w:val="CommentText"/>
      </w:pPr>
      <w:r>
        <w:rPr>
          <w:rStyle w:val="CommentReference"/>
        </w:rPr>
        <w:annotationRef/>
      </w:r>
      <w:r>
        <w:t>remove</w:t>
      </w:r>
    </w:p>
  </w:comment>
  <w:comment w:id="721" w:author="jonathan pritchard" w:date="2024-01-15T10:47:00Z" w:initials="jp">
    <w:p w14:paraId="526328F5" w14:textId="77777777" w:rsidR="009A245C" w:rsidRDefault="009A245C" w:rsidP="009A245C">
      <w:pPr>
        <w:pStyle w:val="CommentText"/>
      </w:pPr>
      <w:r>
        <w:rPr>
          <w:rStyle w:val="CommentReference"/>
        </w:rPr>
        <w:annotationRef/>
      </w:r>
      <w:r>
        <w:t>Is this in one of the github issues.?</w:t>
      </w:r>
    </w:p>
  </w:comment>
  <w:comment w:id="739" w:author="jonathan pritchard" w:date="2023-10-20T09:30:00Z" w:initials="jp">
    <w:p w14:paraId="6D75CBA2" w14:textId="0AA72CEF" w:rsidR="006E1DB4" w:rsidRDefault="006E1DB4" w:rsidP="000C2F8F">
      <w:pPr>
        <w:pStyle w:val="CommentText"/>
      </w:pPr>
      <w:r>
        <w:rPr>
          <w:rStyle w:val="CommentReference"/>
        </w:rPr>
        <w:annotationRef/>
      </w:r>
      <w:r>
        <w:t>Informative.</w:t>
      </w:r>
    </w:p>
  </w:comment>
  <w:comment w:id="752" w:author="jonathan pritchard" w:date="2023-10-20T09:34:00Z" w:initials="jp">
    <w:p w14:paraId="7EA9304F" w14:textId="77777777" w:rsidR="00A2738B" w:rsidRDefault="00A2738B" w:rsidP="000C2F8F">
      <w:pPr>
        <w:pStyle w:val="CommentText"/>
      </w:pPr>
      <w:r>
        <w:rPr>
          <w:rStyle w:val="CommentReference"/>
        </w:rPr>
        <w:annotationRef/>
      </w:r>
      <w:r>
        <w:t>Not sure about this. There are no plans to include Compliancy Categroy in catalogues at the moment. Surely this type of status should be in the feature catalogue, not an exchange set. This could be confusing for OEMs.</w:t>
      </w:r>
    </w:p>
  </w:comment>
  <w:comment w:id="753" w:author="jonathan pritchard" w:date="2024-01-15T10:50:00Z" w:initials="jp">
    <w:p w14:paraId="2BB0B672" w14:textId="77777777" w:rsidR="009A245C" w:rsidRDefault="009A245C" w:rsidP="009A245C">
      <w:pPr>
        <w:pStyle w:val="CommentText"/>
      </w:pPr>
      <w:r>
        <w:rPr>
          <w:rStyle w:val="CommentReference"/>
        </w:rPr>
        <w:annotationRef/>
      </w:r>
      <w:r>
        <w:t>Take out everything after “technical requirements”</w:t>
      </w:r>
    </w:p>
  </w:comment>
  <w:comment w:id="757" w:author="jonathan pritchard" w:date="2023-10-20T09:40:00Z" w:initials="jp">
    <w:p w14:paraId="600E0AC8" w14:textId="63C0F640" w:rsidR="00A2738B" w:rsidRDefault="00A2738B" w:rsidP="000C2F8F">
      <w:pPr>
        <w:pStyle w:val="CommentText"/>
      </w:pPr>
      <w:r>
        <w:rPr>
          <w:rStyle w:val="CommentReference"/>
        </w:rPr>
        <w:annotationRef/>
      </w:r>
      <w:r>
        <w:t>This whole section is informative.</w:t>
      </w:r>
    </w:p>
  </w:comment>
  <w:comment w:id="758" w:author="jonathan pritchard" w:date="2023-12-06T15:35:00Z" w:initials="jp">
    <w:p w14:paraId="74D621C8" w14:textId="77777777" w:rsidR="00480BC0" w:rsidRDefault="00480BC0" w:rsidP="000C2F8F">
      <w:pPr>
        <w:pStyle w:val="CommentText"/>
      </w:pPr>
      <w:r>
        <w:rPr>
          <w:rStyle w:val="CommentReference"/>
        </w:rPr>
        <w:annotationRef/>
      </w:r>
      <w:r>
        <w:t>Maybe it should be deleted?</w:t>
      </w:r>
    </w:p>
  </w:comment>
  <w:comment w:id="764" w:author="jonathan pritchard" w:date="2023-10-19T13:04:00Z" w:initials="jp">
    <w:p w14:paraId="07DD9258" w14:textId="043C9A5F" w:rsidR="00BB0BEC" w:rsidRDefault="00BB0BEC" w:rsidP="000C2F8F">
      <w:pPr>
        <w:pStyle w:val="CommentText"/>
      </w:pPr>
      <w:r>
        <w:rPr>
          <w:rStyle w:val="CommentReference"/>
        </w:rPr>
        <w:annotationRef/>
      </w:r>
      <w:r>
        <w:t>These are all informative, not mandatory.</w:t>
      </w:r>
    </w:p>
  </w:comment>
  <w:comment w:id="765" w:author="jonathan pritchard" w:date="2023-10-20T09:23:00Z" w:initials="jp">
    <w:p w14:paraId="53868B86" w14:textId="77777777" w:rsidR="006E1DB4" w:rsidRDefault="006E1DB4" w:rsidP="000C2F8F">
      <w:pPr>
        <w:pStyle w:val="CommentText"/>
      </w:pPr>
      <w:r>
        <w:rPr>
          <w:rStyle w:val="CommentReference"/>
        </w:rPr>
        <w:annotationRef/>
      </w:r>
      <w:r>
        <w:t>What is mandatory is implementation of S-100 and nothing says that here?</w:t>
      </w:r>
    </w:p>
  </w:comment>
  <w:comment w:id="766" w:author="jonathan pritchard" w:date="2023-10-20T09:35:00Z" w:initials="jp">
    <w:p w14:paraId="7CDB92E6" w14:textId="77777777" w:rsidR="00A2738B" w:rsidRDefault="00A2738B" w:rsidP="000C2F8F">
      <w:pPr>
        <w:pStyle w:val="CommentText"/>
      </w:pPr>
      <w:r>
        <w:rPr>
          <w:rStyle w:val="CommentReference"/>
        </w:rPr>
        <w:annotationRef/>
      </w:r>
      <w:r>
        <w:t>Should this reference (as background) the IHO strategic plan? That would help understand why it's a fixed list when the OEM is implementing S-100, not individual products.</w:t>
      </w:r>
    </w:p>
  </w:comment>
  <w:comment w:id="767" w:author="jonathan pritchard" w:date="2023-10-20T09:39:00Z" w:initials="jp">
    <w:p w14:paraId="4FC27B94" w14:textId="77777777" w:rsidR="00A2738B" w:rsidRDefault="00A2738B" w:rsidP="000C2F8F">
      <w:pPr>
        <w:pStyle w:val="CommentText"/>
      </w:pPr>
      <w:r>
        <w:rPr>
          <w:rStyle w:val="CommentReference"/>
        </w:rPr>
        <w:annotationRef/>
      </w:r>
      <w:r>
        <w:t>S-128 is missing from this list. It might be better to use the timelines from the IHO plan, for monitoring and critical framework, then route planning but stress that the implementation is of the framework, not individual data products.</w:t>
      </w:r>
    </w:p>
  </w:comment>
  <w:comment w:id="769" w:author="jonathan pritchard" w:date="2023-10-19T13:05:00Z" w:initials="jp">
    <w:p w14:paraId="36D1952D" w14:textId="128205A1" w:rsidR="00BB0BEC" w:rsidRDefault="00BB0BEC" w:rsidP="000C2F8F">
      <w:pPr>
        <w:pStyle w:val="CommentText"/>
      </w:pPr>
      <w:r>
        <w:rPr>
          <w:rStyle w:val="CommentReference"/>
        </w:rPr>
        <w:annotationRef/>
      </w:r>
      <w:r>
        <w:t>?</w:t>
      </w:r>
    </w:p>
  </w:comment>
  <w:comment w:id="770" w:author="jonathan pritchard" w:date="2023-10-20T09:39:00Z" w:initials="jp">
    <w:p w14:paraId="053533AC" w14:textId="77777777" w:rsidR="00A2738B" w:rsidRDefault="00A2738B" w:rsidP="000C2F8F">
      <w:pPr>
        <w:pStyle w:val="CommentText"/>
      </w:pPr>
      <w:r>
        <w:rPr>
          <w:rStyle w:val="CommentReference"/>
        </w:rPr>
        <w:annotationRef/>
      </w:r>
      <w:r>
        <w:t>Is this the right language?</w:t>
      </w:r>
    </w:p>
  </w:comment>
  <w:comment w:id="771" w:author="jonathan pritchard" w:date="2023-10-19T13:04:00Z" w:initials="jp">
    <w:p w14:paraId="0A9CAA10" w14:textId="6ED502EC" w:rsidR="00BB0BEC" w:rsidRDefault="00BB0BEC" w:rsidP="000C2F8F">
      <w:pPr>
        <w:pStyle w:val="CommentText"/>
      </w:pPr>
      <w:r>
        <w:rPr>
          <w:rStyle w:val="CommentReference"/>
        </w:rPr>
        <w:annotationRef/>
      </w:r>
      <w:r>
        <w:t>sp</w:t>
      </w:r>
    </w:p>
  </w:comment>
  <w:comment w:id="776" w:author="jonathan pritchard" w:date="2023-10-19T13:05:00Z" w:initials="jp">
    <w:p w14:paraId="046BF78E" w14:textId="77777777" w:rsidR="00BB0BEC" w:rsidRDefault="00BB0BEC" w:rsidP="000C2F8F">
      <w:pPr>
        <w:pStyle w:val="CommentText"/>
      </w:pPr>
      <w:r>
        <w:rPr>
          <w:rStyle w:val="CommentReference"/>
        </w:rPr>
        <w:annotationRef/>
      </w:r>
      <w:r>
        <w:t>Similar.</w:t>
      </w:r>
    </w:p>
  </w:comment>
  <w:comment w:id="777" w:author="jonathan pritchard" w:date="2023-10-20T09:39:00Z" w:initials="jp">
    <w:p w14:paraId="35E6FAF8" w14:textId="77777777" w:rsidR="00A2738B" w:rsidRDefault="00A2738B" w:rsidP="000C2F8F">
      <w:pPr>
        <w:pStyle w:val="CommentText"/>
      </w:pPr>
      <w:r>
        <w:rPr>
          <w:rStyle w:val="CommentReference"/>
        </w:rPr>
        <w:annotationRef/>
      </w:r>
      <w:r>
        <w:t>See previous comment.</w:t>
      </w:r>
    </w:p>
  </w:comment>
  <w:comment w:id="778" w:author="jonathan pritchard" w:date="2023-10-19T13:06:00Z" w:initials="jp">
    <w:p w14:paraId="50BDB967" w14:textId="0D6389D5" w:rsidR="00284A82" w:rsidRDefault="00284A82" w:rsidP="000C2F8F">
      <w:pPr>
        <w:pStyle w:val="CommentText"/>
      </w:pPr>
      <w:r>
        <w:rPr>
          <w:rStyle w:val="CommentReference"/>
        </w:rPr>
        <w:annotationRef/>
      </w:r>
      <w:r>
        <w:t>Similar.</w:t>
      </w:r>
    </w:p>
  </w:comment>
  <w:comment w:id="779" w:author="jonathan pritchard" w:date="2023-10-20T09:40:00Z" w:initials="jp">
    <w:p w14:paraId="3E1BC743" w14:textId="77777777" w:rsidR="00A2738B" w:rsidRDefault="00A2738B" w:rsidP="000C2F8F">
      <w:pPr>
        <w:pStyle w:val="CommentText"/>
      </w:pPr>
      <w:r>
        <w:rPr>
          <w:rStyle w:val="CommentReference"/>
        </w:rPr>
        <w:annotationRef/>
      </w:r>
      <w:r>
        <w:t>See previous comment.</w:t>
      </w:r>
    </w:p>
  </w:comment>
  <w:comment w:id="795" w:author="jonathan pritchard" w:date="2023-10-19T13:07:00Z" w:initials="jp">
    <w:p w14:paraId="04E9E8F8" w14:textId="2230AEBD" w:rsidR="00284A82" w:rsidRDefault="00284A82" w:rsidP="000C2F8F">
      <w:pPr>
        <w:pStyle w:val="CommentText"/>
      </w:pPr>
      <w:r>
        <w:rPr>
          <w:rStyle w:val="CommentReference"/>
        </w:rPr>
        <w:annotationRef/>
      </w:r>
      <w:r>
        <w:t>This mostly repeats what's in Part 9. Is it required?</w:t>
      </w:r>
    </w:p>
  </w:comment>
  <w:comment w:id="809"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858" w:author="jonathan pritchard" w:date="2023-10-19T13:08:00Z" w:initials="jp">
    <w:p w14:paraId="3C5B14C2" w14:textId="7F3FCB75" w:rsidR="00284A82" w:rsidRDefault="00284A82" w:rsidP="000C2F8F">
      <w:pPr>
        <w:pStyle w:val="CommentText"/>
      </w:pPr>
      <w:r>
        <w:rPr>
          <w:rStyle w:val="CommentReference"/>
        </w:rPr>
        <w:annotationRef/>
      </w:r>
      <w:r>
        <w:t>Needs to be filled out or deleted.</w:t>
      </w:r>
    </w:p>
  </w:comment>
  <w:comment w:id="862" w:author="jonathan pritchard" w:date="2023-10-20T09:41:00Z" w:initials="jp">
    <w:p w14:paraId="62202682" w14:textId="77777777" w:rsidR="00E66D12" w:rsidRDefault="00E66D12" w:rsidP="000C2F8F">
      <w:pPr>
        <w:pStyle w:val="CommentText"/>
      </w:pPr>
      <w:r>
        <w:rPr>
          <w:rStyle w:val="CommentReference"/>
        </w:rPr>
        <w:annotationRef/>
      </w:r>
      <w:r>
        <w:t>Shall?</w:t>
      </w:r>
    </w:p>
  </w:comment>
  <w:comment w:id="895" w:author="jonathan pritchard" w:date="2023-10-20T09:41:00Z" w:initials="jp">
    <w:p w14:paraId="0A357C70" w14:textId="77777777" w:rsidR="00E66D12" w:rsidRDefault="00E66D12" w:rsidP="000C2F8F">
      <w:pPr>
        <w:pStyle w:val="CommentText"/>
      </w:pPr>
      <w:r>
        <w:rPr>
          <w:rStyle w:val="CommentReference"/>
        </w:rPr>
        <w:annotationRef/>
      </w:r>
      <w:r>
        <w:t>Fill in or delete?</w:t>
      </w:r>
    </w:p>
  </w:comment>
  <w:comment w:id="928" w:author="jonathan pritchard" w:date="2023-10-19T13:09:00Z" w:initials="jp">
    <w:p w14:paraId="0E409838" w14:textId="739AE387" w:rsidR="00284A82" w:rsidRDefault="00284A82" w:rsidP="000C2F8F">
      <w:pPr>
        <w:pStyle w:val="CommentText"/>
      </w:pPr>
      <w:r>
        <w:rPr>
          <w:rStyle w:val="CommentReference"/>
        </w:rPr>
        <w:annotationRef/>
      </w:r>
      <w:r>
        <w:t>Issue for this - is this manual editing/update too? Or mariners objects.?</w:t>
      </w:r>
    </w:p>
  </w:comment>
  <w:comment w:id="942" w:author="jonathan pritchard" w:date="2024-01-08T14:09:00Z" w:initials="jp">
    <w:p w14:paraId="589B41F2" w14:textId="77777777" w:rsidR="00307E58" w:rsidRDefault="00307E58" w:rsidP="00307E58">
      <w:pPr>
        <w:pStyle w:val="CommentText"/>
      </w:pPr>
      <w:r>
        <w:rPr>
          <w:rStyle w:val="CommentReference"/>
        </w:rPr>
        <w:annotationRef/>
      </w:r>
      <w:r>
        <w:t>“other sources which are not official”? We need to add the unofficial data use case in here.</w:t>
      </w:r>
    </w:p>
  </w:comment>
  <w:comment w:id="1091" w:author="jonathan pritchard" w:date="2023-10-19T13:10:00Z" w:initials="jp">
    <w:p w14:paraId="3C458313" w14:textId="7D8DA675" w:rsidR="00284A82" w:rsidRDefault="00284A82" w:rsidP="000C2F8F">
      <w:pPr>
        <w:pStyle w:val="CommentText"/>
      </w:pPr>
      <w:r>
        <w:rPr>
          <w:rStyle w:val="CommentReference"/>
        </w:rPr>
        <w:annotationRef/>
      </w:r>
      <w:r>
        <w:t>Check - issues?</w:t>
      </w:r>
    </w:p>
  </w:comment>
  <w:comment w:id="1097" w:author="jonathan pritchard" w:date="2023-10-20T09:47:00Z" w:initials="jp">
    <w:p w14:paraId="0C2531F4" w14:textId="77777777" w:rsidR="00E66D12" w:rsidRDefault="00E66D12" w:rsidP="000C2F8F">
      <w:pPr>
        <w:pStyle w:val="CommentText"/>
      </w:pPr>
      <w:r>
        <w:rPr>
          <w:rStyle w:val="CommentReference"/>
        </w:rPr>
        <w:annotationRef/>
      </w:r>
      <w:r>
        <w:t>Informative.</w:t>
      </w:r>
    </w:p>
  </w:comment>
  <w:comment w:id="1098" w:author="jonathan pritchard" w:date="2023-10-19T13:22:00Z" w:initials="jp">
    <w:p w14:paraId="7436A21F" w14:textId="390AA79F" w:rsidR="00F24086" w:rsidRDefault="00F24086" w:rsidP="000C2F8F">
      <w:pPr>
        <w:pStyle w:val="CommentText"/>
      </w:pPr>
      <w:r>
        <w:rPr>
          <w:rStyle w:val="CommentReference"/>
        </w:rPr>
        <w:annotationRef/>
      </w:r>
      <w:r>
        <w:t>Informative?</w:t>
      </w:r>
    </w:p>
  </w:comment>
  <w:comment w:id="1129" w:author="jonathan pritchard" w:date="2023-10-20T09:52:00Z" w:initials="jp">
    <w:p w14:paraId="3B0D7F33" w14:textId="77777777" w:rsidR="002B4F29" w:rsidRDefault="002B4F29" w:rsidP="000C2F8F">
      <w:pPr>
        <w:pStyle w:val="CommentText"/>
      </w:pPr>
      <w:r>
        <w:rPr>
          <w:rStyle w:val="CommentReference"/>
        </w:rPr>
        <w:annotationRef/>
      </w:r>
      <w:r>
        <w:t>"they"</w:t>
      </w:r>
    </w:p>
  </w:comment>
  <w:comment w:id="1135" w:author="jonathan pritchard" w:date="2023-12-06T14:11:00Z" w:initials="jp">
    <w:p w14:paraId="1C12EB6C" w14:textId="77777777" w:rsidR="00411D24" w:rsidRDefault="00411D24" w:rsidP="000C2F8F">
      <w:pPr>
        <w:pStyle w:val="CommentText"/>
      </w:pPr>
      <w:r>
        <w:rPr>
          <w:rStyle w:val="CommentReference"/>
        </w:rPr>
        <w:annotationRef/>
      </w:r>
      <w:r>
        <w:t>Added (placeholder) for github #27. Needs some more work in the wording but the requirements are here. Transcribed. Is this the right place for it?</w:t>
      </w:r>
    </w:p>
  </w:comment>
  <w:comment w:id="1174" w:author="jonathan pritchard" w:date="2023-10-19T12:56:00Z" w:initials="jp">
    <w:p w14:paraId="5B93E213" w14:textId="3E972769" w:rsidR="00BB0BEC" w:rsidRDefault="00BB0BEC" w:rsidP="000C2F8F">
      <w:pPr>
        <w:pStyle w:val="CommentText"/>
      </w:pPr>
      <w:r>
        <w:rPr>
          <w:rStyle w:val="CommentReference"/>
        </w:rPr>
        <w:annotationRef/>
      </w:r>
      <w:r>
        <w:t>Tables to be marked as purely informative. Also IMS to have viewing group removed or amended (and noted)</w:t>
      </w:r>
    </w:p>
  </w:comment>
  <w:comment w:id="1237" w:author="jonathan pritchard" w:date="2023-10-20T10:07:00Z" w:initials="jp">
    <w:p w14:paraId="44921920" w14:textId="77777777"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1254" w:author="jonathan pritchard" w:date="2023-10-19T13:23:00Z" w:initials="jp">
    <w:p w14:paraId="7D579435" w14:textId="7D972807" w:rsidR="00F24086" w:rsidRDefault="00F24086" w:rsidP="000C2F8F">
      <w:pPr>
        <w:pStyle w:val="CommentText"/>
      </w:pPr>
      <w:r>
        <w:rPr>
          <w:rStyle w:val="CommentReference"/>
        </w:rPr>
        <w:annotationRef/>
      </w:r>
      <w:r>
        <w:t>Informative.?</w:t>
      </w:r>
    </w:p>
  </w:comment>
  <w:comment w:id="1255"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1258" w:author="jonathan pritchard" w:date="2024-01-15T10:56:00Z" w:initials="jp">
    <w:p w14:paraId="69F18E8B" w14:textId="77777777" w:rsidR="009A245C" w:rsidRDefault="009A245C" w:rsidP="009A245C">
      <w:pPr>
        <w:pStyle w:val="CommentText"/>
      </w:pPr>
      <w:r>
        <w:rPr>
          <w:rStyle w:val="CommentReference"/>
        </w:rPr>
        <w:annotationRef/>
      </w:r>
      <w:r>
        <w:t>Take out. Not sure users of this document understand this?</w:t>
      </w:r>
    </w:p>
  </w:comment>
  <w:comment w:id="1325" w:author="jonathan pritchard" w:date="2024-01-15T10:57:00Z" w:initials="jp">
    <w:p w14:paraId="7FA308C8" w14:textId="77777777" w:rsidR="009A245C" w:rsidRDefault="009A245C" w:rsidP="009A245C">
      <w:pPr>
        <w:pStyle w:val="CommentText"/>
      </w:pPr>
      <w:r>
        <w:rPr>
          <w:rStyle w:val="CommentReference"/>
        </w:rPr>
        <w:annotationRef/>
      </w:r>
      <w:r>
        <w:t>This is all of them.?</w:t>
      </w:r>
    </w:p>
  </w:comment>
  <w:comment w:id="1326" w:author="jonathan pritchard" w:date="2024-01-15T10:57:00Z" w:initials="jp">
    <w:p w14:paraId="441706BD" w14:textId="77777777" w:rsidR="009A245C" w:rsidRDefault="009A245C" w:rsidP="009A245C">
      <w:pPr>
        <w:pStyle w:val="CommentText"/>
      </w:pPr>
      <w:r>
        <w:rPr>
          <w:rStyle w:val="CommentReference"/>
        </w:rPr>
        <w:annotationRef/>
      </w:r>
      <w:r>
        <w:t>I think this is mandatory, not guidelines.</w:t>
      </w:r>
    </w:p>
  </w:comment>
  <w:comment w:id="1329" w:author="jonathan pritchard" w:date="2023-10-20T14:47:00Z" w:initials="jp">
    <w:p w14:paraId="0313D810" w14:textId="217C57CF" w:rsidR="00E31B18" w:rsidRDefault="00E31B18" w:rsidP="000C2F8F">
      <w:pPr>
        <w:pStyle w:val="CommentText"/>
      </w:pPr>
      <w:r>
        <w:rPr>
          <w:rStyle w:val="CommentReference"/>
        </w:rPr>
        <w:annotationRef/>
      </w:r>
      <w:r>
        <w:t>This will need reviewing and updating when dicsussions around these topics have concluded.</w:t>
      </w:r>
    </w:p>
  </w:comment>
  <w:comment w:id="1330"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1333" w:author="jonathan pritchard" w:date="2023-10-20T14:47:00Z" w:initials="jp">
    <w:p w14:paraId="7F33A961" w14:textId="7E3D5CCF" w:rsidR="00E31B18" w:rsidRDefault="00E31B18" w:rsidP="000C2F8F">
      <w:pPr>
        <w:pStyle w:val="CommentText"/>
      </w:pPr>
      <w:r>
        <w:rPr>
          <w:rStyle w:val="CommentReference"/>
        </w:rPr>
        <w:annotationRef/>
      </w:r>
      <w:r>
        <w:t>As above. Needs checking but I believe most of this is ok.</w:t>
      </w:r>
    </w:p>
  </w:comment>
  <w:comment w:id="1334"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1337" w:author="jonathan pritchard" w:date="2023-10-20T14:48:00Z" w:initials="jp">
    <w:p w14:paraId="7135CD02" w14:textId="3A8118FE" w:rsidR="00E31B18" w:rsidRDefault="00E31B18" w:rsidP="000C2F8F">
      <w:pPr>
        <w:pStyle w:val="CommentText"/>
      </w:pPr>
      <w:r>
        <w:rPr>
          <w:rStyle w:val="CommentReference"/>
        </w:rPr>
        <w:annotationRef/>
      </w:r>
      <w:r>
        <w:t>Is this required functionality?</w:t>
      </w:r>
    </w:p>
  </w:comment>
  <w:comment w:id="1349" w:author="jonathan pritchard" w:date="2024-01-17T15:33:00Z" w:initials="jp">
    <w:p w14:paraId="52662F4C" w14:textId="77777777" w:rsidR="009A4F79" w:rsidRDefault="009A4F79" w:rsidP="009A4F79">
      <w:pPr>
        <w:pStyle w:val="CommentText"/>
      </w:pPr>
      <w:r>
        <w:rPr>
          <w:rStyle w:val="CommentReference"/>
        </w:rPr>
        <w:annotationRef/>
      </w:r>
      <w:r>
        <w:t>There’s nothing in here about text placement. Surely there should be?</w:t>
      </w:r>
    </w:p>
  </w:comment>
  <w:comment w:id="1352" w:author="jonathan pritchard" w:date="2023-10-19T12:58:00Z" w:initials="jp">
    <w:p w14:paraId="7E4878A4" w14:textId="63322F12" w:rsidR="00BB0BEC" w:rsidRDefault="00BB0BEC" w:rsidP="000C2F8F">
      <w:pPr>
        <w:pStyle w:val="CommentText"/>
      </w:pPr>
      <w:r>
        <w:rPr>
          <w:rStyle w:val="CommentReference"/>
        </w:rPr>
        <w:annotationRef/>
      </w:r>
      <w:r>
        <w:t>Issue for this in S-164 (and S-101PT)</w:t>
      </w:r>
    </w:p>
  </w:comment>
  <w:comment w:id="1356" w:author="jonathan pritchard" w:date="2023-10-20T14:48:00Z" w:initials="jp">
    <w:p w14:paraId="398C36A5" w14:textId="77777777" w:rsidR="00E31B18" w:rsidRDefault="00E31B18" w:rsidP="000C2F8F">
      <w:pPr>
        <w:pStyle w:val="CommentText"/>
      </w:pPr>
      <w:r>
        <w:rPr>
          <w:rStyle w:val="CommentReference"/>
        </w:rPr>
        <w:annotationRef/>
      </w:r>
      <w:r>
        <w:t xml:space="preserve">Informative. This is defined in the portrayal catalogue. </w:t>
      </w:r>
    </w:p>
  </w:comment>
  <w:comment w:id="1373" w:author="jonathan pritchard" w:date="2023-10-19T12:57:00Z" w:initials="jp">
    <w:p w14:paraId="585A6ED8" w14:textId="2F31AF14" w:rsidR="00BB0BEC" w:rsidRDefault="00BB0BEC" w:rsidP="000C2F8F">
      <w:pPr>
        <w:pStyle w:val="CommentText"/>
      </w:pPr>
      <w:r>
        <w:rPr>
          <w:rStyle w:val="CommentReference"/>
        </w:rPr>
        <w:annotationRef/>
      </w:r>
      <w:r>
        <w:t>Subject to agreement of S100WG on complex portrayal?</w:t>
      </w:r>
    </w:p>
  </w:comment>
  <w:comment w:id="1377" w:author="jonathan pritchard" w:date="2024-01-15T10:59:00Z" w:initials="jp">
    <w:p w14:paraId="3AC961CE" w14:textId="77777777" w:rsidR="00CA225A" w:rsidRDefault="00CA225A" w:rsidP="00CA225A">
      <w:pPr>
        <w:pStyle w:val="CommentText"/>
      </w:pPr>
      <w:r>
        <w:rPr>
          <w:rStyle w:val="CommentReference"/>
        </w:rPr>
        <w:annotationRef/>
      </w:r>
      <w:r>
        <w:t>Mandatory?</w:t>
      </w:r>
    </w:p>
  </w:comment>
  <w:comment w:id="1378"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1385" w:author="jonathan pritchard" w:date="2023-10-20T14:50:00Z" w:initials="jp">
    <w:p w14:paraId="6596A5A6" w14:textId="519F15B4" w:rsidR="00E31B18" w:rsidRDefault="00E31B18" w:rsidP="000C2F8F">
      <w:pPr>
        <w:pStyle w:val="CommentText"/>
      </w:pPr>
      <w:r>
        <w:rPr>
          <w:rStyle w:val="CommentReference"/>
        </w:rPr>
        <w:annotationRef/>
      </w:r>
      <w:r>
        <w:t>I'm not sure this is agreed yet? Issue on supported filetypes exists in S-164 repo.</w:t>
      </w:r>
    </w:p>
  </w:comment>
  <w:comment w:id="1386" w:author="jonathan pritchard" w:date="2023-10-19T12:56:00Z" w:initials="jp">
    <w:p w14:paraId="77720E48" w14:textId="41519A98" w:rsidR="00BB0BEC" w:rsidRDefault="00BB0BEC" w:rsidP="000C2F8F">
      <w:pPr>
        <w:pStyle w:val="CommentText"/>
      </w:pPr>
      <w:r>
        <w:rPr>
          <w:rStyle w:val="CommentReference"/>
        </w:rPr>
        <w:annotationRef/>
      </w:r>
      <w:r>
        <w:t>There is an issue for this.</w:t>
      </w:r>
    </w:p>
  </w:comment>
  <w:comment w:id="1387" w:author="jonathan pritchard" w:date="2023-10-20T14:53:00Z" w:initials="jp">
    <w:p w14:paraId="372DD5EC" w14:textId="77777777"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1406" w:author="jonathan pritchard" w:date="2023-10-20T14:54:00Z" w:initials="jp">
    <w:p w14:paraId="000CF493" w14:textId="77777777" w:rsidR="00E31B18" w:rsidRDefault="00E31B18" w:rsidP="000C2F8F">
      <w:pPr>
        <w:pStyle w:val="CommentText"/>
      </w:pPr>
      <w:r>
        <w:rPr>
          <w:rStyle w:val="CommentReference"/>
        </w:rPr>
        <w:annotationRef/>
      </w:r>
      <w:r>
        <w:t>Review when filetypes are sorted….</w:t>
      </w:r>
    </w:p>
  </w:comment>
  <w:comment w:id="1410" w:author="jonathan pritchard" w:date="2023-10-20T14:50:00Z" w:initials="jp">
    <w:p w14:paraId="566249E4" w14:textId="01C077A3" w:rsidR="00E31B18" w:rsidRDefault="00E31B18" w:rsidP="000C2F8F">
      <w:pPr>
        <w:pStyle w:val="CommentText"/>
      </w:pPr>
      <w:r>
        <w:rPr>
          <w:rStyle w:val="CommentReference"/>
        </w:rPr>
        <w:annotationRef/>
      </w:r>
      <w:r>
        <w:t>This isn't specified anywhere so not sure we should include it.</w:t>
      </w:r>
    </w:p>
  </w:comment>
  <w:comment w:id="1425"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1442"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1447"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1461"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1468" w:author="jonathan pritchard" w:date="2023-10-20T15:09:00Z" w:initials="jp">
    <w:p w14:paraId="740552B1" w14:textId="77777777" w:rsidR="00374426" w:rsidRDefault="00374426" w:rsidP="000C2F8F">
      <w:pPr>
        <w:pStyle w:val="CommentText"/>
      </w:pPr>
      <w:r>
        <w:rPr>
          <w:rStyle w:val="CommentReference"/>
        </w:rPr>
        <w:annotationRef/>
      </w:r>
      <w:r>
        <w:t xml:space="preserve">We should double check this before S-98 goes out. </w:t>
      </w:r>
    </w:p>
  </w:comment>
  <w:comment w:id="1469" w:author="jonathan pritchard" w:date="2023-10-20T15:10:00Z" w:initials="jp">
    <w:p w14:paraId="6EB37662" w14:textId="77777777" w:rsidR="00374426" w:rsidRDefault="00374426" w:rsidP="000C2F8F">
      <w:pPr>
        <w:pStyle w:val="CommentText"/>
      </w:pPr>
      <w:r>
        <w:rPr>
          <w:rStyle w:val="CommentReference"/>
        </w:rPr>
        <w:annotationRef/>
      </w:r>
      <w:r>
        <w:t>Is this still in S-101?</w:t>
      </w:r>
    </w:p>
  </w:comment>
  <w:comment w:id="1471" w:author="jonathan pritchard" w:date="2023-12-06T15:10:00Z" w:initials="jp">
    <w:p w14:paraId="577EAC83" w14:textId="77777777"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1474"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1484" w:author="jonathan pritchard" w:date="2023-12-06T15:08:00Z" w:initials="jp">
    <w:p w14:paraId="188230A6" w14:textId="77777777" w:rsidR="00F553C8" w:rsidRDefault="00F553C8" w:rsidP="000C2F8F">
      <w:pPr>
        <w:pStyle w:val="CommentText"/>
      </w:pPr>
      <w:r>
        <w:rPr>
          <w:rStyle w:val="CommentReference"/>
        </w:rPr>
        <w:annotationRef/>
      </w:r>
      <w:r>
        <w:t>This should be adjusted as it is product specific.</w:t>
      </w:r>
    </w:p>
  </w:comment>
  <w:comment w:id="1487" w:author="jonathan pritchard" w:date="2023-10-19T13:25:00Z" w:initials="jp">
    <w:p w14:paraId="3C011358" w14:textId="62455598" w:rsidR="00F24086" w:rsidRDefault="00F24086" w:rsidP="000C2F8F">
      <w:pPr>
        <w:pStyle w:val="CommentText"/>
      </w:pPr>
      <w:r>
        <w:rPr>
          <w:rStyle w:val="CommentReference"/>
        </w:rPr>
        <w:annotationRef/>
      </w:r>
      <w:r>
        <w:t>Dependent on loading strategy and optimumDisplayScale. This duplicates the content in S-101.</w:t>
      </w:r>
    </w:p>
  </w:comment>
  <w:comment w:id="1488"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1493" w:author="jonathan pritchard" w:date="2023-12-06T15:09:00Z" w:initials="jp">
    <w:p w14:paraId="7F905E8E" w14:textId="117D1FEF" w:rsidR="00F553C8" w:rsidRDefault="00F553C8" w:rsidP="000C2F8F">
      <w:pPr>
        <w:pStyle w:val="CommentText"/>
      </w:pPr>
      <w:r>
        <w:rPr>
          <w:rStyle w:val="CommentReference"/>
        </w:rPr>
        <w:annotationRef/>
      </w:r>
      <w:r>
        <w:t>This is the x2 rule.</w:t>
      </w:r>
    </w:p>
  </w:comment>
  <w:comment w:id="1499" w:author="jonathan pritchard" w:date="2023-12-06T15:09:00Z" w:initials="jp">
    <w:p w14:paraId="31D8B87F" w14:textId="77777777" w:rsidR="00F553C8" w:rsidRDefault="00F553C8" w:rsidP="000C2F8F">
      <w:pPr>
        <w:pStyle w:val="CommentText"/>
      </w:pPr>
      <w:r>
        <w:rPr>
          <w:rStyle w:val="CommentReference"/>
        </w:rPr>
        <w:annotationRef/>
      </w:r>
      <w:r>
        <w:t>Is it possible to replace this with a better picture?</w:t>
      </w:r>
    </w:p>
  </w:comment>
  <w:comment w:id="1504" w:author="jonathan pritchard" w:date="2023-10-19T13:25:00Z" w:initials="jp">
    <w:p w14:paraId="374631B4" w14:textId="6E08068F" w:rsidR="00F24086" w:rsidRDefault="00F24086" w:rsidP="000C2F8F">
      <w:pPr>
        <w:pStyle w:val="CommentText"/>
      </w:pPr>
      <w:r>
        <w:rPr>
          <w:rStyle w:val="CommentReference"/>
        </w:rPr>
        <w:annotationRef/>
      </w:r>
      <w:r>
        <w:t>Duplicate</w:t>
      </w:r>
    </w:p>
  </w:comment>
  <w:comment w:id="1511" w:author="jonathan pritchard" w:date="2023-10-20T15:12:00Z" w:initials="jp">
    <w:p w14:paraId="746701A8" w14:textId="77777777" w:rsidR="007009D1" w:rsidRDefault="007009D1" w:rsidP="000C2F8F">
      <w:pPr>
        <w:pStyle w:val="CommentText"/>
      </w:pPr>
      <w:r>
        <w:rPr>
          <w:rStyle w:val="CommentReference"/>
        </w:rPr>
        <w:annotationRef/>
      </w:r>
      <w:r>
        <w:t>Bold must? Maybe shall?</w:t>
      </w:r>
    </w:p>
  </w:comment>
  <w:comment w:id="1512" w:author="jonathan pritchard" w:date="2023-10-20T15:13:00Z" w:initials="jp">
    <w:p w14:paraId="74C3E98B" w14:textId="77777777"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1513" w:author="jonathan pritchard" w:date="2023-10-20T15:14:00Z" w:initials="jp">
    <w:p w14:paraId="4F346AF3" w14:textId="77777777"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1517" w:author="jonathan pritchard" w:date="2023-10-20T15:15:00Z" w:initials="jp">
    <w:p w14:paraId="5D7499F8" w14:textId="77777777" w:rsidR="007009D1" w:rsidRDefault="007009D1" w:rsidP="000C2F8F">
      <w:pPr>
        <w:pStyle w:val="CommentText"/>
      </w:pPr>
      <w:r>
        <w:rPr>
          <w:rStyle w:val="CommentReference"/>
        </w:rPr>
        <w:annotationRef/>
      </w:r>
      <w:r>
        <w:t xml:space="preserve">Isn't this all S-128. Suggest it is all combined. </w:t>
      </w:r>
    </w:p>
  </w:comment>
  <w:comment w:id="1518" w:author="jonathan pritchard" w:date="2024-02-12T17:01:00Z" w:initials="jp">
    <w:p w14:paraId="5583607A" w14:textId="77777777" w:rsidR="005D36F8" w:rsidRDefault="005D36F8" w:rsidP="005D36F8">
      <w:pPr>
        <w:pStyle w:val="CommentText"/>
      </w:pPr>
      <w:r>
        <w:rPr>
          <w:rStyle w:val="CommentReference"/>
        </w:rPr>
        <w:annotationRef/>
      </w:r>
      <w:r>
        <w:t>This is also probably the place where the S-124 in force bulletins can be defined in more detail?</w:t>
      </w:r>
    </w:p>
  </w:comment>
  <w:comment w:id="1524" w:author="jonathan pritchard" w:date="2023-10-19T13:26:00Z" w:initials="jp">
    <w:p w14:paraId="33A33B7E" w14:textId="3B45E3A4" w:rsidR="00F24086" w:rsidRDefault="00F24086" w:rsidP="000C2F8F">
      <w:pPr>
        <w:pStyle w:val="CommentText"/>
      </w:pPr>
      <w:r>
        <w:rPr>
          <w:rStyle w:val="CommentReference"/>
        </w:rPr>
        <w:annotationRef/>
      </w:r>
      <w:r>
        <w:t xml:space="preserve">Needs clarification. </w:t>
      </w:r>
    </w:p>
  </w:comment>
  <w:comment w:id="1530" w:author="jonathan pritchard" w:date="2023-10-20T15:17:00Z" w:initials="jp">
    <w:p w14:paraId="0A0FEB3D" w14:textId="77777777" w:rsidR="007009D1" w:rsidRDefault="007009D1" w:rsidP="000C2F8F">
      <w:pPr>
        <w:pStyle w:val="CommentText"/>
      </w:pPr>
      <w:r>
        <w:rPr>
          <w:rStyle w:val="CommentReference"/>
        </w:rPr>
        <w:annotationRef/>
      </w:r>
      <w:r>
        <w:t>Not sure I understand this?</w:t>
      </w:r>
    </w:p>
  </w:comment>
  <w:comment w:id="1531" w:author="jonathan pritchard" w:date="2023-10-20T15:17:00Z" w:initials="jp">
    <w:p w14:paraId="500783FF" w14:textId="77777777" w:rsidR="007009D1" w:rsidRDefault="007009D1" w:rsidP="000C2F8F">
      <w:pPr>
        <w:pStyle w:val="CommentText"/>
      </w:pPr>
      <w:r>
        <w:rPr>
          <w:rStyle w:val="CommentReference"/>
        </w:rPr>
        <w:annotationRef/>
      </w:r>
      <w:r>
        <w:t>Do we need a test for this in S-164?</w:t>
      </w:r>
    </w:p>
  </w:comment>
  <w:comment w:id="1534"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1535"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1541"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1545" w:author="jonathan pritchard" w:date="2023-10-19T13:35:00Z" w:initials="jp">
    <w:p w14:paraId="189D1D53" w14:textId="77777777" w:rsidR="00CA426D" w:rsidRDefault="00CA426D" w:rsidP="000C2F8F">
      <w:pPr>
        <w:pStyle w:val="CommentText"/>
      </w:pPr>
      <w:r>
        <w:rPr>
          <w:rStyle w:val="CommentReference"/>
        </w:rPr>
        <w:annotationRef/>
      </w:r>
      <w:r>
        <w:t>Informative?</w:t>
      </w:r>
    </w:p>
  </w:comment>
  <w:comment w:id="1550" w:author="jonathan pritchard" w:date="2023-10-19T13:27:00Z" w:initials="jp">
    <w:p w14:paraId="4B43DC96" w14:textId="616F2B45" w:rsidR="00CA426D" w:rsidRDefault="00CA426D" w:rsidP="000C2F8F">
      <w:pPr>
        <w:pStyle w:val="CommentText"/>
      </w:pPr>
      <w:r>
        <w:rPr>
          <w:rStyle w:val="CommentReference"/>
        </w:rPr>
        <w:annotationRef/>
      </w:r>
      <w:r>
        <w:t>Bold?</w:t>
      </w:r>
    </w:p>
  </w:comment>
  <w:comment w:id="1560" w:author="jonathan pritchard" w:date="2023-10-19T13:28:00Z" w:initials="jp">
    <w:p w14:paraId="17EBC64B" w14:textId="77777777" w:rsidR="00CA426D" w:rsidRDefault="00CA426D" w:rsidP="000C2F8F">
      <w:pPr>
        <w:pStyle w:val="CommentText"/>
      </w:pPr>
      <w:r>
        <w:rPr>
          <w:rStyle w:val="CommentReference"/>
        </w:rPr>
        <w:annotationRef/>
      </w:r>
      <w:r>
        <w:t>I tihnk we extend this to all data on the ECDIS?</w:t>
      </w:r>
    </w:p>
  </w:comment>
  <w:comment w:id="1561"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1567"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1568"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1598" w:author="jonathan pritchard" w:date="2023-10-19T13:35:00Z" w:initials="jp">
    <w:p w14:paraId="0FDE67BB" w14:textId="0A5355CE" w:rsidR="00CA426D" w:rsidRDefault="00CA426D" w:rsidP="000C2F8F">
      <w:pPr>
        <w:pStyle w:val="CommentText"/>
      </w:pPr>
      <w:r>
        <w:rPr>
          <w:rStyle w:val="CommentReference"/>
        </w:rPr>
        <w:annotationRef/>
      </w:r>
      <w:r>
        <w:t>Informative.?</w:t>
      </w:r>
    </w:p>
  </w:comment>
  <w:comment w:id="1630" w:author="jonathan pritchard" w:date="2023-10-19T13:36:00Z" w:initials="jp">
    <w:p w14:paraId="130E2B94" w14:textId="77777777"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1631"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1666" w:author="jonathan pritchard" w:date="2024-02-06T12:21:00Z" w:initials="jp">
    <w:p w14:paraId="0B16AE49" w14:textId="77777777" w:rsidR="00F135E7" w:rsidRDefault="00F135E7" w:rsidP="00F135E7">
      <w:pPr>
        <w:pStyle w:val="CommentText"/>
      </w:pPr>
      <w:r>
        <w:rPr>
          <w:rStyle w:val="CommentReference"/>
        </w:rPr>
        <w:annotationRef/>
      </w:r>
      <w:r>
        <w:t>Added S-102 , GitHub Issue 17 refers.</w:t>
      </w:r>
    </w:p>
  </w:comment>
  <w:comment w:id="1698" w:author="jonathan pritchard" w:date="2023-10-19T13:36:00Z" w:initials="jp">
    <w:p w14:paraId="2FA3CEB6" w14:textId="5F403040" w:rsidR="00E27B73" w:rsidRDefault="00E27B73" w:rsidP="000C2F8F">
      <w:pPr>
        <w:pStyle w:val="CommentText"/>
      </w:pPr>
      <w:r>
        <w:rPr>
          <w:rStyle w:val="CommentReference"/>
        </w:rPr>
        <w:annotationRef/>
      </w:r>
      <w:r>
        <w:t xml:space="preserve">This is under discussion, selection of languages. </w:t>
      </w:r>
    </w:p>
  </w:comment>
  <w:comment w:id="1699"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1700"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1701" w:author="jonathan pritchard" w:date="2023-10-19T13:37:00Z" w:initials="jp">
    <w:p w14:paraId="2510491E" w14:textId="0B949552" w:rsidR="00E27B73" w:rsidRDefault="00E27B73" w:rsidP="000C2F8F">
      <w:pPr>
        <w:pStyle w:val="CommentText"/>
      </w:pPr>
      <w:r>
        <w:rPr>
          <w:rStyle w:val="CommentReference"/>
        </w:rPr>
        <w:annotationRef/>
      </w:r>
      <w:r>
        <w:t>no</w:t>
      </w:r>
    </w:p>
  </w:comment>
  <w:comment w:id="1707"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1746" w:author="jonathan pritchard" w:date="2023-10-19T13:37:00Z" w:initials="jp">
    <w:p w14:paraId="6848C7C0" w14:textId="032597B6" w:rsidR="00E27B73" w:rsidRDefault="00E27B73" w:rsidP="000C2F8F">
      <w:pPr>
        <w:pStyle w:val="CommentText"/>
      </w:pPr>
      <w:r>
        <w:rPr>
          <w:rStyle w:val="CommentReference"/>
        </w:rPr>
        <w:annotationRef/>
      </w:r>
      <w:r>
        <w:t>Proposal.</w:t>
      </w:r>
    </w:p>
  </w:comment>
  <w:comment w:id="1747"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1755" w:author="jonathan pritchard" w:date="2024-01-08T14:46:00Z" w:initials="jp">
    <w:p w14:paraId="5F613184" w14:textId="77777777" w:rsidR="004D381D" w:rsidRDefault="004D381D" w:rsidP="004D381D">
      <w:pPr>
        <w:pStyle w:val="CommentText"/>
      </w:pPr>
      <w:r>
        <w:rPr>
          <w:rStyle w:val="CommentReference"/>
        </w:rPr>
        <w:annotationRef/>
      </w:r>
      <w:r>
        <w:t>Arguably the section on distinguishing them from each other should be here.</w:t>
      </w:r>
    </w:p>
  </w:comment>
  <w:comment w:id="1756"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1758"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1762" w:author="jonathan pritchard" w:date="2023-10-19T13:38:00Z" w:initials="jp">
    <w:p w14:paraId="0426E113" w14:textId="6140C19C" w:rsidR="00E27B73" w:rsidRDefault="00E27B73" w:rsidP="000C2F8F">
      <w:pPr>
        <w:pStyle w:val="CommentText"/>
      </w:pPr>
      <w:r>
        <w:rPr>
          <w:rStyle w:val="CommentReference"/>
        </w:rPr>
        <w:annotationRef/>
      </w:r>
      <w:r>
        <w:t>Is this in S-52? Is it required.?</w:t>
      </w:r>
    </w:p>
  </w:comment>
  <w:comment w:id="1763" w:author="jonathan pritchard" w:date="2024-01-08T14:45:00Z" w:initials="jp">
    <w:p w14:paraId="15D1A0EB" w14:textId="77777777" w:rsidR="004D381D" w:rsidRDefault="004D381D" w:rsidP="004D381D">
      <w:pPr>
        <w:pStyle w:val="CommentText"/>
      </w:pPr>
      <w:r>
        <w:rPr>
          <w:rStyle w:val="CommentReference"/>
        </w:rPr>
        <w:annotationRef/>
      </w:r>
      <w:r>
        <w:t>Why is this limited? Isn’t this a reptitin of 12.11.2.5?</w:t>
      </w:r>
    </w:p>
  </w:comment>
  <w:comment w:id="1767" w:author="jonathan pritchard" w:date="2023-10-19T13:39:00Z" w:initials="jp">
    <w:p w14:paraId="1824E577" w14:textId="76157891" w:rsidR="00E27B73" w:rsidRDefault="00E27B73" w:rsidP="000C2F8F">
      <w:pPr>
        <w:pStyle w:val="CommentText"/>
      </w:pPr>
      <w:r>
        <w:rPr>
          <w:rStyle w:val="CommentReference"/>
        </w:rPr>
        <w:annotationRef/>
      </w:r>
      <w:r>
        <w:t>Needs updating based on non-official data.</w:t>
      </w:r>
    </w:p>
  </w:comment>
  <w:comment w:id="1770" w:author="jonathan pritchard" w:date="2023-10-19T13:39:00Z" w:initials="jp">
    <w:p w14:paraId="04E622DF" w14:textId="77777777" w:rsidR="00E27B73" w:rsidRDefault="00E27B73" w:rsidP="000C2F8F">
      <w:pPr>
        <w:pStyle w:val="CommentText"/>
      </w:pPr>
      <w:r>
        <w:rPr>
          <w:rStyle w:val="CommentReference"/>
        </w:rPr>
        <w:annotationRef/>
      </w:r>
      <w:r>
        <w:t>This can be deleted.</w:t>
      </w:r>
    </w:p>
  </w:comment>
  <w:comment w:id="1772" w:author="jonathan pritchard" w:date="2023-10-19T13:40:00Z" w:initials="jp">
    <w:p w14:paraId="39EC3DCA" w14:textId="77777777"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1776" w:author="jonathan pritchard" w:date="2023-10-19T13:40:00Z" w:initials="jp">
    <w:p w14:paraId="1C9BDA49" w14:textId="77777777" w:rsidR="00E27B73" w:rsidRDefault="00E27B73" w:rsidP="000C2F8F">
      <w:pPr>
        <w:pStyle w:val="CommentText"/>
      </w:pPr>
      <w:r>
        <w:rPr>
          <w:rStyle w:val="CommentReference"/>
        </w:rPr>
        <w:annotationRef/>
      </w:r>
      <w:r>
        <w:t>Delete - or mark informative. OEM doesn't look at product specification.</w:t>
      </w:r>
    </w:p>
  </w:comment>
  <w:comment w:id="1782" w:author="jonathan pritchard" w:date="2023-10-19T13:00:00Z" w:initials="jp">
    <w:p w14:paraId="42FBEE07" w14:textId="0F46EB95" w:rsidR="00BB0BEC" w:rsidRDefault="00BB0BEC" w:rsidP="000C2F8F">
      <w:pPr>
        <w:pStyle w:val="CommentText"/>
      </w:pPr>
      <w:r>
        <w:rPr>
          <w:rStyle w:val="CommentReference"/>
        </w:rPr>
        <w:annotationRef/>
      </w:r>
      <w:r>
        <w:t>IMO PS? Is this mandatory.?</w:t>
      </w:r>
    </w:p>
  </w:comment>
  <w:comment w:id="1783"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1786" w:author="jonathan pritchard" w:date="2023-10-19T13:01:00Z" w:initials="jp">
    <w:p w14:paraId="6D321498" w14:textId="77777777" w:rsidR="00BB0BEC" w:rsidRDefault="00BB0BEC" w:rsidP="000C2F8F">
      <w:pPr>
        <w:pStyle w:val="CommentText"/>
      </w:pPr>
      <w:r>
        <w:rPr>
          <w:rStyle w:val="CommentReference"/>
        </w:rPr>
        <w:annotationRef/>
      </w:r>
      <w:r>
        <w:t>?</w:t>
      </w:r>
    </w:p>
  </w:comment>
  <w:comment w:id="1795" w:author="jonathan pritchard" w:date="2024-01-17T15:37:00Z" w:initials="jp">
    <w:p w14:paraId="21BE9E74" w14:textId="77777777" w:rsidR="00501A8C" w:rsidRDefault="00501A8C" w:rsidP="00501A8C">
      <w:pPr>
        <w:pStyle w:val="CommentText"/>
      </w:pPr>
      <w:r>
        <w:rPr>
          <w:rStyle w:val="CommentReference"/>
        </w:rPr>
        <w:annotationRef/>
      </w:r>
      <w:r>
        <w:t>How does this fit with WLA.</w:t>
      </w:r>
    </w:p>
  </w:comment>
  <w:comment w:id="1798" w:author="jonathan pritchard" w:date="2023-10-19T13:01:00Z" w:initials="jp">
    <w:p w14:paraId="4225EEE2" w14:textId="41BE64CC" w:rsidR="00BB0BEC" w:rsidRDefault="00BB0BEC" w:rsidP="000C2F8F">
      <w:pPr>
        <w:pStyle w:val="CommentText"/>
      </w:pPr>
      <w:r>
        <w:rPr>
          <w:rStyle w:val="CommentReference"/>
        </w:rPr>
        <w:annotationRef/>
      </w:r>
      <w:r>
        <w:t>Needs to be stated this is not mandatory functionality.</w:t>
      </w:r>
    </w:p>
  </w:comment>
  <w:comment w:id="1806" w:author="jonathan pritchard" w:date="2024-01-17T15:38:00Z" w:initials="jp">
    <w:p w14:paraId="1C029B32" w14:textId="77777777" w:rsidR="00501A8C" w:rsidRDefault="00501A8C" w:rsidP="00501A8C">
      <w:pPr>
        <w:pStyle w:val="CommentText"/>
      </w:pPr>
      <w:r>
        <w:rPr>
          <w:rStyle w:val="CommentReference"/>
        </w:rPr>
        <w:annotationRef/>
      </w:r>
      <w:r>
        <w:t>I don’t think irregularly gridded data will be avialable on the ECDIS initially...</w:t>
      </w:r>
    </w:p>
  </w:comment>
  <w:comment w:id="1814" w:author="jonathan pritchard" w:date="2023-10-19T13:03:00Z" w:initials="jp">
    <w:p w14:paraId="4F879453" w14:textId="01B95181" w:rsidR="00BB0BEC" w:rsidRDefault="00BB0BEC" w:rsidP="000C2F8F">
      <w:pPr>
        <w:pStyle w:val="CommentText"/>
      </w:pPr>
      <w:r>
        <w:rPr>
          <w:rStyle w:val="CommentReference"/>
        </w:rPr>
        <w:annotationRef/>
      </w:r>
      <w:r>
        <w:t>This won't be done on the ECDIS. ECDIS implements S-100, not S-111</w:t>
      </w:r>
    </w:p>
  </w:comment>
  <w:comment w:id="1815" w:author="jonathan pritchard" w:date="2023-10-19T13:03:00Z" w:initials="jp">
    <w:p w14:paraId="48E417DA" w14:textId="27F0C1B0" w:rsidR="00BB0BEC" w:rsidRDefault="00BB0BEC" w:rsidP="000C2F8F">
      <w:pPr>
        <w:pStyle w:val="CommentText"/>
      </w:pPr>
      <w:r>
        <w:rPr>
          <w:rStyle w:val="CommentReference"/>
        </w:rPr>
        <w:annotationRef/>
      </w:r>
      <w:r>
        <w:t>Is this required? It's not helpful.</w:t>
      </w:r>
    </w:p>
  </w:comment>
  <w:comment w:id="1827" w:author="jonathan pritchard" w:date="2023-10-19T12:59:00Z" w:initials="jp">
    <w:p w14:paraId="2E514710" w14:textId="2BB4D73F" w:rsidR="00BB0BEC" w:rsidRDefault="00BB0BEC" w:rsidP="000C2F8F">
      <w:pPr>
        <w:pStyle w:val="CommentText"/>
      </w:pPr>
      <w:r>
        <w:rPr>
          <w:rStyle w:val="CommentReference"/>
        </w:rPr>
        <w:annotationRef/>
      </w:r>
      <w:r>
        <w:t>Informative</w:t>
      </w:r>
    </w:p>
  </w:comment>
  <w:comment w:id="1828"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1901" w:author="jonathan pritchard" w:date="2023-10-19T12:59:00Z" w:initials="jp">
    <w:p w14:paraId="40B29073" w14:textId="77777777"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1907" w:author="jonathan pritchard" w:date="2024-02-06T15:45:00Z" w:initials="jp">
    <w:p w14:paraId="670EB2D6" w14:textId="104793F8" w:rsidR="00F91C71" w:rsidRDefault="00F91C71" w:rsidP="00F91C71">
      <w:pPr>
        <w:pStyle w:val="CommentText"/>
      </w:pPr>
      <w:r>
        <w:rPr>
          <w:rStyle w:val="CommentReference"/>
        </w:rPr>
        <w:annotationRef/>
      </w:r>
      <w:r>
        <w:t>Does this need updating? GitHub issue #12</w:t>
      </w:r>
    </w:p>
  </w:comment>
  <w:comment w:id="1908"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1919" w:author="jonathan pritchard" w:date="2024-02-06T10:00:00Z" w:initials="jp">
    <w:p w14:paraId="49C124C8" w14:textId="38979F3C" w:rsidR="00AF5D5D" w:rsidRDefault="00AF5D5D" w:rsidP="00AF5D5D">
      <w:pPr>
        <w:pStyle w:val="CommentText"/>
      </w:pPr>
      <w:r>
        <w:rPr>
          <w:rStyle w:val="CommentReference"/>
        </w:rPr>
        <w:annotationRef/>
      </w:r>
      <w:r>
        <w:t>GitHub Issue #31 refers</w:t>
      </w:r>
    </w:p>
  </w:comment>
  <w:comment w:id="1946" w:author="jonathan pritchard" w:date="2024-02-06T12:01:00Z" w:initials="jp">
    <w:p w14:paraId="48952B9A" w14:textId="77777777" w:rsidR="00E77192" w:rsidRDefault="00E77192" w:rsidP="00E77192">
      <w:pPr>
        <w:pStyle w:val="CommentText"/>
      </w:pPr>
      <w:r>
        <w:rPr>
          <w:rStyle w:val="CommentReference"/>
        </w:rPr>
        <w:annotationRef/>
      </w:r>
      <w:r>
        <w:t>GitHub Issue 18 refers.</w:t>
      </w:r>
    </w:p>
  </w:comment>
  <w:comment w:id="1950"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2047" w:author="jonathan pritchard" w:date="2023-10-19T12:58:00Z" w:initials="jp">
    <w:p w14:paraId="1C260398" w14:textId="5998781D" w:rsidR="00BB0BEC" w:rsidRDefault="00BB0BEC" w:rsidP="000C2F8F">
      <w:pPr>
        <w:pStyle w:val="CommentText"/>
      </w:pPr>
      <w:r>
        <w:rPr>
          <w:rStyle w:val="CommentReference"/>
        </w:rPr>
        <w:annotationRef/>
      </w:r>
      <w:r>
        <w:t>Subject to S100WG and development of proposal.</w:t>
      </w:r>
    </w:p>
  </w:comment>
  <w:comment w:id="2056" w:author="jonathan pritchard" w:date="2023-12-06T15:00:00Z" w:initials="jp">
    <w:p w14:paraId="209117BE" w14:textId="77777777" w:rsidR="003D4443" w:rsidRDefault="003D4443" w:rsidP="000C2F8F">
      <w:pPr>
        <w:pStyle w:val="CommentText"/>
      </w:pPr>
      <w:r>
        <w:rPr>
          <w:rStyle w:val="CommentReference"/>
        </w:rPr>
        <w:annotationRef/>
      </w:r>
      <w:r>
        <w:t>Github #18</w:t>
      </w:r>
    </w:p>
  </w:comment>
  <w:comment w:id="2080" w:author="jonathan pritchard" w:date="2023-10-19T13:42:00Z" w:initials="jp">
    <w:p w14:paraId="0DD1E8DF" w14:textId="5F89F374" w:rsidR="00E27B73" w:rsidRDefault="00E27B73" w:rsidP="000C2F8F">
      <w:pPr>
        <w:pStyle w:val="CommentText"/>
      </w:pPr>
      <w:r>
        <w:rPr>
          <w:rStyle w:val="CommentReference"/>
        </w:rPr>
        <w:annotationRef/>
      </w:r>
      <w:r>
        <w:t>Say where they are defined, and their content. PC is normative?</w:t>
      </w:r>
    </w:p>
  </w:comment>
  <w:comment w:id="2083"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2086"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2087"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2088" w:author="jonathan pritchard" w:date="2024-01-08T14:04:00Z" w:initials="jp">
    <w:p w14:paraId="3543D777" w14:textId="77777777" w:rsidR="00307E58" w:rsidRDefault="00307E58" w:rsidP="00307E58">
      <w:pPr>
        <w:pStyle w:val="CommentText"/>
      </w:pPr>
      <w:r>
        <w:rPr>
          <w:rStyle w:val="CommentReference"/>
        </w:rPr>
        <w:annotationRef/>
      </w:r>
      <w:r>
        <w:t>Needs defining</w:t>
      </w:r>
    </w:p>
  </w:comment>
  <w:comment w:id="2089"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2090"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2095" w:author="jonathan pritchard" w:date="2024-01-08T14:01:00Z" w:initials="jp">
    <w:p w14:paraId="381FF1D1" w14:textId="62F31280" w:rsidR="00307E58" w:rsidRDefault="00307E58" w:rsidP="00307E58">
      <w:pPr>
        <w:pStyle w:val="CommentText"/>
      </w:pPr>
      <w:r>
        <w:rPr>
          <w:rStyle w:val="CommentReference"/>
        </w:rPr>
        <w:annotationRef/>
      </w:r>
      <w:r>
        <w:t>This needs clarification and possibly deleting?</w:t>
      </w:r>
    </w:p>
  </w:comment>
  <w:comment w:id="2098" w:author="jonathan pritchard" w:date="2024-01-08T14:01:00Z" w:initials="jp">
    <w:p w14:paraId="25C96FF2" w14:textId="77777777" w:rsidR="00307E58" w:rsidRDefault="00307E58" w:rsidP="00307E58">
      <w:pPr>
        <w:pStyle w:val="CommentText"/>
      </w:pPr>
      <w:r>
        <w:rPr>
          <w:rStyle w:val="CommentReference"/>
        </w:rPr>
        <w:annotationRef/>
      </w:r>
      <w:r>
        <w:t>And this.</w:t>
      </w:r>
    </w:p>
  </w:comment>
  <w:comment w:id="2116" w:author="jonathan pritchard" w:date="2023-10-19T13:42:00Z" w:initials="jp">
    <w:p w14:paraId="480D9A16" w14:textId="10E60C47" w:rsidR="00E27B73" w:rsidRDefault="00E27B73" w:rsidP="000C2F8F">
      <w:pPr>
        <w:pStyle w:val="CommentText"/>
      </w:pPr>
      <w:r>
        <w:rPr>
          <w:rStyle w:val="CommentReference"/>
        </w:rPr>
        <w:annotationRef/>
      </w:r>
      <w:r>
        <w:t>Can be deleted.</w:t>
      </w:r>
    </w:p>
  </w:comment>
  <w:comment w:id="2117"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2150" w:author="jonathan pritchard" w:date="2024-02-06T11:12:00Z" w:initials="jp">
    <w:p w14:paraId="1FDC6F7A" w14:textId="77777777"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2153"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2157" w:author="jonathan pritchard" w:date="2023-10-19T13:43:00Z" w:initials="jp">
    <w:p w14:paraId="0810E2D2" w14:textId="1BF27814" w:rsidR="00E27B73" w:rsidRDefault="00E27B73" w:rsidP="000C2F8F">
      <w:pPr>
        <w:pStyle w:val="CommentText"/>
      </w:pPr>
      <w:r>
        <w:rPr>
          <w:rStyle w:val="CommentReference"/>
        </w:rPr>
        <w:annotationRef/>
      </w:r>
      <w:r>
        <w:t>To be updated. I believe plan is to come up with a Chart 1.</w:t>
      </w:r>
    </w:p>
  </w:comment>
  <w:comment w:id="2158" w:author="jonathan pritchard" w:date="2024-02-12T17:02:00Z" w:initials="jp">
    <w:p w14:paraId="3023C3DE" w14:textId="77777777"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2159"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2160" w:author="jonathan pritchard" w:date="2024-02-06T11:16:00Z" w:initials="jp">
    <w:p w14:paraId="21F34D6D" w14:textId="77777777" w:rsidR="007652ED" w:rsidRDefault="007652ED" w:rsidP="007652ED">
      <w:pPr>
        <w:pStyle w:val="CommentText"/>
      </w:pPr>
      <w:r>
        <w:rPr>
          <w:rStyle w:val="CommentReference"/>
        </w:rPr>
        <w:annotationRef/>
      </w:r>
      <w:r>
        <w:t>There’s no README files in Chart 1 (at the moment). We can insert one into the exchange set though? Best is to include as an Appendix to this doucment the S-164 test form with settings.</w:t>
      </w:r>
    </w:p>
  </w:comment>
  <w:comment w:id="2170" w:author="jonathan pritchard" w:date="2024-02-06T11:16:00Z" w:initials="jp">
    <w:p w14:paraId="55662FDD" w14:textId="77777777" w:rsidR="007652ED" w:rsidRDefault="007652ED" w:rsidP="007652ED">
      <w:pPr>
        <w:pStyle w:val="CommentText"/>
      </w:pPr>
      <w:r>
        <w:rPr>
          <w:rStyle w:val="CommentReference"/>
        </w:rPr>
        <w:annotationRef/>
      </w:r>
      <w:r>
        <w:t>Correct this to dataset name for colour test diagram.</w:t>
      </w:r>
    </w:p>
  </w:comment>
  <w:comment w:id="2191" w:author="jonathan pritchard" w:date="2024-02-05T11:40:00Z" w:initials="jp">
    <w:p w14:paraId="20FCB899" w14:textId="15258C69" w:rsidR="00E77A19" w:rsidRDefault="00E77A19" w:rsidP="00E77A19">
      <w:pPr>
        <w:pStyle w:val="CommentText"/>
      </w:pPr>
      <w:r>
        <w:rPr>
          <w:rStyle w:val="CommentReference"/>
        </w:rPr>
        <w:annotationRef/>
      </w:r>
      <w:r>
        <w:t>Is this needed or is it left over from S-52.?</w:t>
      </w:r>
    </w:p>
  </w:comment>
  <w:comment w:id="2195"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2196"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2197"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2213" w:author="jonathan pritchard" w:date="2024-02-06T16:01:00Z" w:initials="jp">
    <w:p w14:paraId="170CC6B2" w14:textId="560F114C"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2247" w:author="jonathan pritchard" w:date="2023-10-19T13:45:00Z" w:initials="jp">
    <w:p w14:paraId="2B3DBFEA" w14:textId="353AEC7C" w:rsidR="00E27B73" w:rsidRDefault="00E27B73" w:rsidP="000C2F8F">
      <w:pPr>
        <w:pStyle w:val="CommentText"/>
      </w:pPr>
      <w:r>
        <w:rPr>
          <w:rStyle w:val="CommentReference"/>
        </w:rPr>
        <w:annotationRef/>
      </w:r>
      <w:r>
        <w:t>Needs updating (NIPWG raised requirement)</w:t>
      </w:r>
    </w:p>
  </w:comment>
  <w:comment w:id="2248"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2249"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2250"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2254"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2279" w:author="jonathan pritchard" w:date="2024-02-06T09:41:00Z" w:initials="jp">
    <w:p w14:paraId="73FF6062" w14:textId="312BD25B" w:rsidR="00AF5D5D" w:rsidRDefault="00DF2F0B" w:rsidP="00AF5D5D">
      <w:pPr>
        <w:pStyle w:val="CommentText"/>
      </w:pPr>
      <w:r>
        <w:rPr>
          <w:rStyle w:val="CommentReference"/>
        </w:rPr>
        <w:annotationRef/>
      </w:r>
      <w:r w:rsidR="00AF5D5D">
        <w:t>I believe this is a typo and should be non-HO data (i.e unofficial data)</w:t>
      </w:r>
    </w:p>
  </w:comment>
  <w:comment w:id="2296"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2310"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2311"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2315"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2313"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2330" w:author="jonathan pritchard" w:date="2023-10-19T13:45:00Z" w:initials="jp">
    <w:p w14:paraId="46119899" w14:textId="7C3FE375" w:rsidR="00E27B73" w:rsidRDefault="00E27B73" w:rsidP="000C2F8F">
      <w:pPr>
        <w:pStyle w:val="CommentText"/>
      </w:pPr>
      <w:r>
        <w:rPr>
          <w:rStyle w:val="CommentReference"/>
        </w:rPr>
        <w:annotationRef/>
      </w:r>
      <w:r>
        <w:t>Cancel and replace?</w:t>
      </w:r>
    </w:p>
  </w:comment>
  <w:comment w:id="2331"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2338" w:author="jonathan pritchard" w:date="2023-12-06T14:56:00Z" w:initials="jp">
    <w:p w14:paraId="4BBA3229" w14:textId="7162FBD0" w:rsidR="00EC6DA6" w:rsidRDefault="00EC6DA6" w:rsidP="000C2F8F">
      <w:pPr>
        <w:pStyle w:val="CommentText"/>
      </w:pPr>
      <w:r>
        <w:rPr>
          <w:rStyle w:val="CommentReference"/>
        </w:rPr>
        <w:annotationRef/>
      </w:r>
      <w:r>
        <w:t>Github #20</w:t>
      </w:r>
    </w:p>
  </w:comment>
  <w:comment w:id="2351"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2441" w:author="jonathan pritchard" w:date="2023-10-19T13:46:00Z" w:initials="jp">
    <w:p w14:paraId="57D69ACF" w14:textId="56D9EBA5" w:rsidR="00AF5D5D" w:rsidRDefault="00E27B73" w:rsidP="00AF5D5D">
      <w:pPr>
        <w:pStyle w:val="CommentText"/>
      </w:pPr>
      <w:r>
        <w:rPr>
          <w:rStyle w:val="CommentReference"/>
        </w:rPr>
        <w:annotationRef/>
      </w:r>
      <w:r w:rsidR="00AF5D5D">
        <w:t>Relationship to S-52 can be deleted, Github Issue. #14</w:t>
      </w:r>
    </w:p>
  </w:comment>
  <w:comment w:id="2442"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2443"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2503" w:author="jonathan pritchard" w:date="2024-01-15T15:36:00Z" w:initials="jp">
    <w:p w14:paraId="482766EA" w14:textId="3ABFADC0" w:rsidR="0083266A" w:rsidRDefault="0083266A" w:rsidP="0083266A">
      <w:pPr>
        <w:pStyle w:val="CommentText"/>
      </w:pPr>
      <w:r>
        <w:rPr>
          <w:rStyle w:val="CommentReference"/>
        </w:rPr>
        <w:annotationRef/>
      </w:r>
      <w:r>
        <w:t>All need a thorough review. Also, whether they are informative or not needs to be defined.</w:t>
      </w:r>
    </w:p>
  </w:comment>
  <w:comment w:id="2518" w:author="jonathan pritchard" w:date="2023-12-06T14:52:00Z" w:initials="jp">
    <w:p w14:paraId="7F960EC9" w14:textId="531E31E4"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2521"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2665" w:author="jonathan pritchard" w:date="2024-02-06T13:11:00Z" w:initials="jp">
    <w:p w14:paraId="254F6DF8" w14:textId="77777777" w:rsidR="00C077DF" w:rsidRDefault="00C077DF" w:rsidP="00C077DF">
      <w:pPr>
        <w:pStyle w:val="CommentText"/>
      </w:pPr>
      <w:r>
        <w:rPr>
          <w:rStyle w:val="CommentReference"/>
        </w:rPr>
        <w:annotationRef/>
      </w:r>
      <w:r>
        <w:t>Change this diagram? I’ve altered the description to clarify</w:t>
      </w:r>
    </w:p>
  </w:comment>
  <w:comment w:id="2666"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2717" w:author="jonathan pritchard" w:date="2023-12-06T15:01:00Z" w:initials="jp">
    <w:p w14:paraId="5290EEE8" w14:textId="3BB3BF60"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5BD83D" w15:done="0"/>
  <w15:commentEx w15:paraId="6269E787" w15:done="0"/>
  <w15:commentEx w15:paraId="59E8AE9F" w15:done="0"/>
  <w15:commentEx w15:paraId="2AF15385" w15:done="0"/>
  <w15:commentEx w15:paraId="50ABF3BC" w15:paraIdParent="2AF15385" w15:done="0"/>
  <w15:commentEx w15:paraId="3E53919B" w15:done="0"/>
  <w15:commentEx w15:paraId="2B0706BD" w15:done="0"/>
  <w15:commentEx w15:paraId="64E684BD" w15:done="0"/>
  <w15:commentEx w15:paraId="526328F5" w15:paraIdParent="64E684BD" w15:done="0"/>
  <w15:commentEx w15:paraId="6D75CBA2" w15:done="0"/>
  <w15:commentEx w15:paraId="7EA9304F" w15:done="0"/>
  <w15:commentEx w15:paraId="2BB0B672" w15:paraIdParent="7EA9304F" w15:done="0"/>
  <w15:commentEx w15:paraId="600E0AC8" w15:done="0"/>
  <w15:commentEx w15:paraId="74D621C8" w15:paraIdParent="600E0AC8" w15:done="0"/>
  <w15:commentEx w15:paraId="07DD9258" w15:done="0"/>
  <w15:commentEx w15:paraId="53868B86" w15:paraIdParent="07DD9258" w15:done="0"/>
  <w15:commentEx w15:paraId="7CDB92E6" w15:paraIdParent="07DD9258" w15:done="0"/>
  <w15:commentEx w15:paraId="4FC27B94" w15:paraIdParent="07DD9258" w15:done="0"/>
  <w15:commentEx w15:paraId="36D1952D" w15:done="0"/>
  <w15:commentEx w15:paraId="053533AC" w15:paraIdParent="36D1952D" w15:done="0"/>
  <w15:commentEx w15:paraId="0A9CAA10" w15:done="0"/>
  <w15:commentEx w15:paraId="046BF78E" w15:done="0"/>
  <w15:commentEx w15:paraId="35E6FAF8" w15:paraIdParent="046BF78E" w15:done="0"/>
  <w15:commentEx w15:paraId="50BDB967" w15:done="0"/>
  <w15:commentEx w15:paraId="3E1BC743" w15:paraIdParent="50BDB967" w15:done="0"/>
  <w15:commentEx w15:paraId="04E9E8F8" w15:done="0"/>
  <w15:commentEx w15:paraId="6AC7C745" w15:done="0"/>
  <w15:commentEx w15:paraId="3C5B14C2" w15:done="0"/>
  <w15:commentEx w15:paraId="62202682" w15:done="0"/>
  <w15:commentEx w15:paraId="0A357C70" w15:done="0"/>
  <w15:commentEx w15:paraId="0E409838" w15:done="0"/>
  <w15:commentEx w15:paraId="589B41F2" w15:done="0"/>
  <w15:commentEx w15:paraId="3C458313" w15:done="0"/>
  <w15:commentEx w15:paraId="0C2531F4" w15:done="0"/>
  <w15:commentEx w15:paraId="7436A21F" w15:done="0"/>
  <w15:commentEx w15:paraId="3B0D7F33" w15:done="0"/>
  <w15:commentEx w15:paraId="1C12EB6C" w15:done="0"/>
  <w15:commentEx w15:paraId="5B93E213" w15:done="0"/>
  <w15:commentEx w15:paraId="44921920" w15:done="0"/>
  <w15:commentEx w15:paraId="7D579435" w15:done="0"/>
  <w15:commentEx w15:paraId="4971DC25" w15:paraIdParent="7D579435" w15:done="0"/>
  <w15:commentEx w15:paraId="69F18E8B" w15:done="0"/>
  <w15:commentEx w15:paraId="7FA308C8" w15:done="0"/>
  <w15:commentEx w15:paraId="441706BD" w15:done="0"/>
  <w15:commentEx w15:paraId="0313D810" w15:done="0"/>
  <w15:commentEx w15:paraId="784EE772" w15:paraIdParent="0313D810" w15:done="0"/>
  <w15:commentEx w15:paraId="7F33A961" w15:done="0"/>
  <w15:commentEx w15:paraId="3E3E95F9" w15:paraIdParent="7F33A961" w15:done="0"/>
  <w15:commentEx w15:paraId="7135CD02" w15:done="0"/>
  <w15:commentEx w15:paraId="52662F4C" w15:done="0"/>
  <w15:commentEx w15:paraId="7E4878A4" w15:done="0"/>
  <w15:commentEx w15:paraId="398C36A5" w15:done="0"/>
  <w15:commentEx w15:paraId="585A6ED8" w15:done="0"/>
  <w15:commentEx w15:paraId="3AC961CE" w15:done="0"/>
  <w15:commentEx w15:paraId="27246A11" w15:done="0"/>
  <w15:commentEx w15:paraId="6596A5A6" w15:done="0"/>
  <w15:commentEx w15:paraId="77720E48" w15:done="0"/>
  <w15:commentEx w15:paraId="372DD5EC" w15:paraIdParent="77720E48" w15:done="0"/>
  <w15:commentEx w15:paraId="000CF493" w15:done="0"/>
  <w15:commentEx w15:paraId="566249E4" w15:done="0"/>
  <w15:commentEx w15:paraId="0C6C8BCD" w15:done="0"/>
  <w15:commentEx w15:paraId="7A822521" w15:done="0"/>
  <w15:commentEx w15:paraId="241F8341" w15:done="0"/>
  <w15:commentEx w15:paraId="1F2E956B" w15:done="0"/>
  <w15:commentEx w15:paraId="740552B1" w15:done="0"/>
  <w15:commentEx w15:paraId="6EB37662" w15:done="0"/>
  <w15:commentEx w15:paraId="577EAC83" w15:done="0"/>
  <w15:commentEx w15:paraId="5C14B889" w15:done="0"/>
  <w15:commentEx w15:paraId="188230A6" w15:done="0"/>
  <w15:commentEx w15:paraId="3C011358" w15:done="0"/>
  <w15:commentEx w15:paraId="79081222" w15:paraIdParent="3C011358" w15:done="0"/>
  <w15:commentEx w15:paraId="7F905E8E" w15:done="0"/>
  <w15:commentEx w15:paraId="31D8B87F" w15:done="0"/>
  <w15:commentEx w15:paraId="374631B4" w15:done="0"/>
  <w15:commentEx w15:paraId="746701A8" w15:done="0"/>
  <w15:commentEx w15:paraId="74C3E98B" w15:done="0"/>
  <w15:commentEx w15:paraId="4F346AF3" w15:done="0"/>
  <w15:commentEx w15:paraId="5D7499F8" w15:done="0"/>
  <w15:commentEx w15:paraId="5583607A" w15:done="0"/>
  <w15:commentEx w15:paraId="33A33B7E"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17EBC64B" w15:done="0"/>
  <w15:commentEx w15:paraId="39980444" w15:paraIdParent="17EBC64B" w15:done="0"/>
  <w15:commentEx w15:paraId="141BB2C5" w15:done="0"/>
  <w15:commentEx w15:paraId="02C0A8D7" w15:paraIdParent="141BB2C5" w15:done="0"/>
  <w15:commentEx w15:paraId="0FDE67BB" w15:done="0"/>
  <w15:commentEx w15:paraId="130E2B94" w15:done="0"/>
  <w15:commentEx w15:paraId="28FA0E20" w15:paraIdParent="130E2B94" w15:done="0"/>
  <w15:commentEx w15:paraId="0B16AE49" w15:done="0"/>
  <w15:commentEx w15:paraId="2FA3CEB6" w15:done="0"/>
  <w15:commentEx w15:paraId="7F95AD66" w15:paraIdParent="2FA3CEB6" w15:done="0"/>
  <w15:commentEx w15:paraId="584C4BE8" w15:paraIdParent="2FA3CEB6" w15:done="0"/>
  <w15:commentEx w15:paraId="2510491E" w15:done="0"/>
  <w15:commentEx w15:paraId="19846B59" w15:done="0"/>
  <w15:commentEx w15:paraId="6848C7C0" w15:done="0"/>
  <w15:commentEx w15:paraId="53B84D7E" w15:done="0"/>
  <w15:commentEx w15:paraId="5F613184" w15:done="0"/>
  <w15:commentEx w15:paraId="086694B9" w15:done="0"/>
  <w15:commentEx w15:paraId="58BF6DDD" w15:done="0"/>
  <w15:commentEx w15:paraId="0426E113" w15:done="0"/>
  <w15:commentEx w15:paraId="15D1A0EB" w15:done="0"/>
  <w15:commentEx w15:paraId="1824E577" w15:done="0"/>
  <w15:commentEx w15:paraId="04E622DF" w15:done="0"/>
  <w15:commentEx w15:paraId="39EC3DCA" w15:done="0"/>
  <w15:commentEx w15:paraId="1C9BDA49" w15:done="0"/>
  <w15:commentEx w15:paraId="42FBEE07" w15:done="0"/>
  <w15:commentEx w15:paraId="53E66F64" w15:done="0"/>
  <w15:commentEx w15:paraId="6D321498" w15:done="0"/>
  <w15:commentEx w15:paraId="21BE9E74" w15:done="0"/>
  <w15:commentEx w15:paraId="4225EEE2" w15:done="0"/>
  <w15:commentEx w15:paraId="1C029B32" w15:done="0"/>
  <w15:commentEx w15:paraId="4F879453" w15:done="0"/>
  <w15:commentEx w15:paraId="48E417DA" w15:done="0"/>
  <w15:commentEx w15:paraId="2E514710" w15:done="0"/>
  <w15:commentEx w15:paraId="5A5B08B0" w15:paraIdParent="2E514710" w15:done="0"/>
  <w15:commentEx w15:paraId="40B29073" w15:done="0"/>
  <w15:commentEx w15:paraId="670EB2D6" w15:done="0"/>
  <w15:commentEx w15:paraId="4A6D1FB7" w15:paraIdParent="670EB2D6" w15:done="0"/>
  <w15:commentEx w15:paraId="49C124C8" w15:done="0"/>
  <w15:commentEx w15:paraId="48952B9A" w15:done="0"/>
  <w15:commentEx w15:paraId="20F8F49A" w15:done="0"/>
  <w15:commentEx w15:paraId="1C260398" w15:done="0"/>
  <w15:commentEx w15:paraId="209117BE" w15:done="0"/>
  <w15:commentEx w15:paraId="0DD1E8DF" w15:done="0"/>
  <w15:commentEx w15:paraId="0988DB42" w15:done="0"/>
  <w15:commentEx w15:paraId="2E2AEC7D" w15:done="0"/>
  <w15:commentEx w15:paraId="1092C9A2" w15:done="0"/>
  <w15:commentEx w15:paraId="3543D777" w15:done="0"/>
  <w15:commentEx w15:paraId="7BD01E0D" w15:done="0"/>
  <w15:commentEx w15:paraId="294E9506" w15:done="0"/>
  <w15:commentEx w15:paraId="381FF1D1" w15:done="0"/>
  <w15:commentEx w15:paraId="25C96FF2" w15:done="0"/>
  <w15:commentEx w15:paraId="480D9A16" w15:done="0"/>
  <w15:commentEx w15:paraId="362DEA75" w15:paraIdParent="480D9A16" w15:done="0"/>
  <w15:commentEx w15:paraId="1FDC6F7A" w15:done="0"/>
  <w15:commentEx w15:paraId="67FA1732" w15:done="0"/>
  <w15:commentEx w15:paraId="0810E2D2" w15:done="0"/>
  <w15:commentEx w15:paraId="3023C3DE" w15:paraIdParent="0810E2D2" w15:done="0"/>
  <w15:commentEx w15:paraId="6F88D1A5" w15:done="0"/>
  <w15:commentEx w15:paraId="21F34D6D" w15:done="0"/>
  <w15:commentEx w15:paraId="55662FDD" w15:done="0"/>
  <w15:commentEx w15:paraId="20FCB899" w15:done="0"/>
  <w15:commentEx w15:paraId="1C052CBC" w15:done="0"/>
  <w15:commentEx w15:paraId="52E142D1" w15:done="0"/>
  <w15:commentEx w15:paraId="587E984A" w15:paraIdParent="52E142D1" w15:done="0"/>
  <w15:commentEx w15:paraId="170CC6B2"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46119899" w15:done="0"/>
  <w15:commentEx w15:paraId="7DB10C6D" w15:paraIdParent="46119899" w15:done="0"/>
  <w15:commentEx w15:paraId="4BBA3229" w15:done="0"/>
  <w15:commentEx w15:paraId="0A284255" w15:done="0"/>
  <w15:commentEx w15:paraId="57D69ACF" w15:done="0"/>
  <w15:commentEx w15:paraId="00DBECB5" w15:paraIdParent="57D69ACF" w15:done="0"/>
  <w15:commentEx w15:paraId="1068C629" w15:paraIdParent="57D69ACF" w15:done="0"/>
  <w15:commentEx w15:paraId="482766EA" w15:done="0"/>
  <w15:commentEx w15:paraId="0CD3F2C6" w15:done="0"/>
  <w15:commentEx w15:paraId="51F80417" w15:done="0"/>
  <w15:commentEx w15:paraId="254F6DF8" w15:done="0"/>
  <w15:commentEx w15:paraId="1F195E73" w15:paraIdParent="254F6DF8"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47C905A" w16cex:dateUtc="2023-10-20T08:29:00Z"/>
  <w16cex:commentExtensible w16cex:durableId="5236AA36" w16cex:dateUtc="2024-02-06T13:14:00Z"/>
  <w16cex:commentExtensible w16cex:durableId="603EEF45" w16cex:dateUtc="2023-10-20T08:21:00Z"/>
  <w16cex:commentExtensible w16cex:durableId="3409129E" w16cex:dateUtc="2023-12-06T15:33:00Z"/>
  <w16cex:commentExtensible w16cex:durableId="24C2670F" w16cex:dateUtc="2024-02-12T16:58:00Z"/>
  <w16cex:commentExtensible w16cex:durableId="5DF79F81" w16cex:dateUtc="2023-10-20T08:29:00Z"/>
  <w16cex:commentExtensible w16cex:durableId="33743537" w16cex:dateUtc="2023-10-20T08:28:00Z"/>
  <w16cex:commentExtensible w16cex:durableId="511F6AE2" w16cex:dateUtc="2023-10-20T08:28:00Z"/>
  <w16cex:commentExtensible w16cex:durableId="015F2861" w16cex:dateUtc="2024-01-15T10:47:00Z"/>
  <w16cex:commentExtensible w16cex:durableId="75029763" w16cex:dateUtc="2023-10-20T08:30:00Z"/>
  <w16cex:commentExtensible w16cex:durableId="68A83F5A" w16cex:dateUtc="2023-10-20T08:34:00Z"/>
  <w16cex:commentExtensible w16cex:durableId="146E4442" w16cex:dateUtc="2024-01-15T10:50:00Z"/>
  <w16cex:commentExtensible w16cex:durableId="215F8D85" w16cex:dateUtc="2023-10-20T08:40:00Z"/>
  <w16cex:commentExtensible w16cex:durableId="1103672E" w16cex:dateUtc="2023-12-06T15:35:00Z"/>
  <w16cex:commentExtensible w16cex:durableId="031B4729" w16cex:dateUtc="2023-10-19T12:04:00Z"/>
  <w16cex:commentExtensible w16cex:durableId="414F83A6" w16cex:dateUtc="2023-10-20T08:23:00Z"/>
  <w16cex:commentExtensible w16cex:durableId="5FB6051D" w16cex:dateUtc="2023-10-20T08:35:00Z"/>
  <w16cex:commentExtensible w16cex:durableId="38602364" w16cex:dateUtc="2023-10-20T08:39:00Z"/>
  <w16cex:commentExtensible w16cex:durableId="7BFD7F68" w16cex:dateUtc="2023-10-19T12:05:00Z"/>
  <w16cex:commentExtensible w16cex:durableId="5F0840F1" w16cex:dateUtc="2023-10-20T08:39:00Z"/>
  <w16cex:commentExtensible w16cex:durableId="69D9C469" w16cex:dateUtc="2023-10-19T12:04:00Z"/>
  <w16cex:commentExtensible w16cex:durableId="08E3EEEB" w16cex:dateUtc="2023-10-19T12:05:00Z"/>
  <w16cex:commentExtensible w16cex:durableId="4065E353" w16cex:dateUtc="2023-10-20T08:39:00Z"/>
  <w16cex:commentExtensible w16cex:durableId="72FA20C1" w16cex:dateUtc="2023-10-19T12:06:00Z"/>
  <w16cex:commentExtensible w16cex:durableId="4470E0C0" w16cex:dateUtc="2023-10-20T08:40:00Z"/>
  <w16cex:commentExtensible w16cex:durableId="7F908E51" w16cex:dateUtc="2023-10-19T12:07:00Z"/>
  <w16cex:commentExtensible w16cex:durableId="0857555C" w16cex:dateUtc="2024-02-09T12:36:00Z"/>
  <w16cex:commentExtensible w16cex:durableId="71C66BD4" w16cex:dateUtc="2023-10-19T12:08:00Z"/>
  <w16cex:commentExtensible w16cex:durableId="0542D4EB" w16cex:dateUtc="2023-10-20T08:41:00Z"/>
  <w16cex:commentExtensible w16cex:durableId="60FFA619" w16cex:dateUtc="2023-10-20T08:41:00Z"/>
  <w16cex:commentExtensible w16cex:durableId="444D69C3" w16cex:dateUtc="2023-10-19T12:09:00Z"/>
  <w16cex:commentExtensible w16cex:durableId="3DA4D438" w16cex:dateUtc="2024-01-08T14:09:00Z"/>
  <w16cex:commentExtensible w16cex:durableId="000D9CD3" w16cex:dateUtc="2023-10-19T12:10:00Z"/>
  <w16cex:commentExtensible w16cex:durableId="144E8DE6" w16cex:dateUtc="2023-10-20T08:47:00Z"/>
  <w16cex:commentExtensible w16cex:durableId="52ED02B4" w16cex:dateUtc="2023-10-19T12:22:00Z"/>
  <w16cex:commentExtensible w16cex:durableId="5ACFF01D" w16cex:dateUtc="2023-10-20T08:52:00Z"/>
  <w16cex:commentExtensible w16cex:durableId="0B2E01A1" w16cex:dateUtc="2023-12-06T14:11:00Z"/>
  <w16cex:commentExtensible w16cex:durableId="09067437" w16cex:dateUtc="2023-10-19T11:56:00Z"/>
  <w16cex:commentExtensible w16cex:durableId="536BA6F5" w16cex:dateUtc="2023-10-20T09:07:00Z"/>
  <w16cex:commentExtensible w16cex:durableId="364C145F" w16cex:dateUtc="2023-10-19T12:23:00Z"/>
  <w16cex:commentExtensible w16cex:durableId="44E632C7" w16cex:dateUtc="2023-10-20T13:46:00Z"/>
  <w16cex:commentExtensible w16cex:durableId="07E05CC0" w16cex:dateUtc="2024-01-15T10:56:00Z"/>
  <w16cex:commentExtensible w16cex:durableId="3DAC2D99" w16cex:dateUtc="2024-01-15T10:57:00Z"/>
  <w16cex:commentExtensible w16cex:durableId="4CD8070A" w16cex:dateUtc="2024-01-15T10:57:00Z"/>
  <w16cex:commentExtensible w16cex:durableId="4D013E6B" w16cex:dateUtc="2023-10-20T13:47:00Z"/>
  <w16cex:commentExtensible w16cex:durableId="0D8DB1B5" w16cex:dateUtc="2023-12-06T14:12:00Z"/>
  <w16cex:commentExtensible w16cex:durableId="40932B2E" w16cex:dateUtc="2023-10-20T13:47:00Z"/>
  <w16cex:commentExtensible w16cex:durableId="4D0B5A59" w16cex:dateUtc="2024-01-15T10:58:00Z"/>
  <w16cex:commentExtensible w16cex:durableId="591799DD" w16cex:dateUtc="2023-10-20T13:48:00Z"/>
  <w16cex:commentExtensible w16cex:durableId="1578F81A" w16cex:dateUtc="2024-01-17T15:33:00Z"/>
  <w16cex:commentExtensible w16cex:durableId="364E865B" w16cex:dateUtc="2023-10-19T11:58:00Z"/>
  <w16cex:commentExtensible w16cex:durableId="30B26685" w16cex:dateUtc="2023-10-20T13:48:00Z"/>
  <w16cex:commentExtensible w16cex:durableId="120B6281" w16cex:dateUtc="2023-10-19T11:57:00Z"/>
  <w16cex:commentExtensible w16cex:durableId="1FADDC25" w16cex:dateUtc="2024-01-15T10:59: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65A2C92C" w16cex:dateUtc="2023-10-20T13:5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5B7F7D32" w16cex:dateUtc="2023-10-20T14:09:00Z"/>
  <w16cex:commentExtensible w16cex:durableId="47ED4D16" w16cex:dateUtc="2023-10-20T14:10:00Z"/>
  <w16cex:commentExtensible w16cex:durableId="7E4B6A6D" w16cex:dateUtc="2023-12-06T15:10:00Z"/>
  <w16cex:commentExtensible w16cex:durableId="6BDC9398" w16cex:dateUtc="2023-10-20T14:10:00Z"/>
  <w16cex:commentExtensible w16cex:durableId="5A9F3D52" w16cex:dateUtc="2023-12-06T15:08:00Z"/>
  <w16cex:commentExtensible w16cex:durableId="618DBDB5" w16cex:dateUtc="2023-10-19T12:25:00Z"/>
  <w16cex:commentExtensible w16cex:durableId="1BBC617E" w16cex:dateUtc="2024-02-12T17:00:00Z"/>
  <w16cex:commentExtensible w16cex:durableId="6E5C9941" w16cex:dateUtc="2023-12-06T15:09:00Z"/>
  <w16cex:commentExtensible w16cex:durableId="338C781D" w16cex:dateUtc="2023-12-06T15:09:00Z"/>
  <w16cex:commentExtensible w16cex:durableId="31C376CD" w16cex:dateUtc="2023-10-19T12:25:00Z"/>
  <w16cex:commentExtensible w16cex:durableId="42536711" w16cex:dateUtc="2023-10-20T14:12:00Z"/>
  <w16cex:commentExtensible w16cex:durableId="3D186506" w16cex:dateUtc="2023-10-20T14:13:00Z"/>
  <w16cex:commentExtensible w16cex:durableId="46F52F54" w16cex:dateUtc="2023-10-20T14:14:00Z"/>
  <w16cex:commentExtensible w16cex:durableId="542B750B" w16cex:dateUtc="2023-10-20T14:15:00Z"/>
  <w16cex:commentExtensible w16cex:durableId="63F92046" w16cex:dateUtc="2024-02-12T17:01:00Z"/>
  <w16cex:commentExtensible w16cex:durableId="777CBD21" w16cex:dateUtc="2023-10-19T12:26: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149BC6CA" w16cex:dateUtc="2023-10-19T12:35:00Z"/>
  <w16cex:commentExtensible w16cex:durableId="19C00455" w16cex:dateUtc="2023-10-19T12:36:00Z"/>
  <w16cex:commentExtensible w16cex:durableId="05C51829" w16cex:dateUtc="2023-12-06T14:15:00Z"/>
  <w16cex:commentExtensible w16cex:durableId="31878567" w16cex:dateUtc="2024-02-06T12:21:00Z"/>
  <w16cex:commentExtensible w16cex:durableId="6E198246" w16cex:dateUtc="2023-10-19T12:36:00Z"/>
  <w16cex:commentExtensible w16cex:durableId="0E1A846A" w16cex:dateUtc="2023-12-06T14:05:00Z"/>
  <w16cex:commentExtensible w16cex:durableId="05046485" w16cex:dateUtc="2023-12-06T14:14:00Z"/>
  <w16cex:commentExtensible w16cex:durableId="71525650" w16cex:dateUtc="2023-10-19T12:37:00Z"/>
  <w16cex:commentExtensible w16cex:durableId="23BCAB97" w16cex:dateUtc="2024-02-05T10:42:00Z"/>
  <w16cex:commentExtensible w16cex:durableId="3AC92025" w16cex:dateUtc="2023-10-19T12:37:00Z"/>
  <w16cex:commentExtensible w16cex:durableId="2F0A6D64" w16cex:dateUtc="2023-10-19T12:38:00Z"/>
  <w16cex:commentExtensible w16cex:durableId="1BBB5056" w16cex:dateUtc="2024-01-08T14:46:00Z"/>
  <w16cex:commentExtensible w16cex:durableId="124E78F0" w16cex:dateUtc="2024-01-08T14:44:00Z"/>
  <w16cex:commentExtensible w16cex:durableId="02AFB4B0" w16cex:dateUtc="2023-10-20T14:27:00Z"/>
  <w16cex:commentExtensible w16cex:durableId="1548D139" w16cex:dateUtc="2023-10-19T12:38:00Z"/>
  <w16cex:commentExtensible w16cex:durableId="63E0AC81" w16cex:dateUtc="2024-01-08T14:45:00Z"/>
  <w16cex:commentExtensible w16cex:durableId="1F0A4D6A" w16cex:dateUtc="2023-10-19T12:39:00Z"/>
  <w16cex:commentExtensible w16cex:durableId="00174C3A" w16cex:dateUtc="2023-10-19T12:39:00Z"/>
  <w16cex:commentExtensible w16cex:durableId="27ABCA9F" w16cex:dateUtc="2023-10-19T12:40:00Z"/>
  <w16cex:commentExtensible w16cex:durableId="3056C3AD" w16cex:dateUtc="2023-10-19T12:40:00Z"/>
  <w16cex:commentExtensible w16cex:durableId="56854F67" w16cex:dateUtc="2023-10-19T12:00:00Z"/>
  <w16cex:commentExtensible w16cex:durableId="508B4AF3" w16cex:dateUtc="2023-10-19T12:00:00Z"/>
  <w16cex:commentExtensible w16cex:durableId="6FB7C9AD" w16cex:dateUtc="2023-10-19T12:01:00Z"/>
  <w16cex:commentExtensible w16cex:durableId="4F16AA42" w16cex:dateUtc="2024-01-17T15:37:00Z"/>
  <w16cex:commentExtensible w16cex:durableId="7D56CB15" w16cex:dateUtc="2023-10-19T12:01:00Z"/>
  <w16cex:commentExtensible w16cex:durableId="680828C3" w16cex:dateUtc="2024-01-17T15:38:00Z"/>
  <w16cex:commentExtensible w16cex:durableId="58F26EC4" w16cex:dateUtc="2023-10-19T12:03:00Z"/>
  <w16cex:commentExtensible w16cex:durableId="75E11937" w16cex:dateUtc="2023-10-19T12:03:00Z"/>
  <w16cex:commentExtensible w16cex:durableId="0405D3C0" w16cex:dateUtc="2023-10-19T11:59:00Z"/>
  <w16cex:commentExtensible w16cex:durableId="4585791A" w16cex:dateUtc="2024-01-17T15:38:00Z"/>
  <w16cex:commentExtensible w16cex:durableId="57C2EEFD" w16cex:dateUtc="2023-10-19T11:59:00Z"/>
  <w16cex:commentExtensible w16cex:durableId="33F43C4A" w16cex:dateUtc="2024-02-06T15:45:00Z"/>
  <w16cex:commentExtensible w16cex:durableId="3650D0D7" w16cex:dateUtc="2024-02-06T15:45:00Z"/>
  <w16cex:commentExtensible w16cex:durableId="2A462FDE" w16cex:dateUtc="2024-02-06T10:00:00Z"/>
  <w16cex:commentExtensible w16cex:durableId="774E36CB" w16cex:dateUtc="2024-02-06T12:01:00Z"/>
  <w16cex:commentExtensible w16cex:durableId="42431DA9" w16cex:dateUtc="2024-02-06T12:19:00Z"/>
  <w16cex:commentExtensible w16cex:durableId="27EB8B45" w16cex:dateUtc="2023-10-19T11:58:00Z"/>
  <w16cex:commentExtensible w16cex:durableId="0B0976F7" w16cex:dateUtc="2023-12-06T15:00: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515DCC73" w16cex:dateUtc="2024-01-08T14:04:00Z"/>
  <w16cex:commentExtensible w16cex:durableId="601051CD" w16cex:dateUtc="2024-01-08T14:04:00Z"/>
  <w16cex:commentExtensible w16cex:durableId="7B3F89A6" w16cex:dateUtc="2024-01-08T14:04:00Z"/>
  <w16cex:commentExtensible w16cex:durableId="277D4C08" w16cex:dateUtc="2024-01-08T14:01:00Z"/>
  <w16cex:commentExtensible w16cex:durableId="3DE3EA2C" w16cex:dateUtc="2024-01-08T14:01:00Z"/>
  <w16cex:commentExtensible w16cex:durableId="3811DE33" w16cex:dateUtc="2023-10-19T12:42:00Z"/>
  <w16cex:commentExtensible w16cex:durableId="1076C4AF" w16cex:dateUtc="2024-01-08T14:06:00Z"/>
  <w16cex:commentExtensible w16cex:durableId="1DB488D0" w16cex:dateUtc="2024-02-06T11:12:00Z"/>
  <w16cex:commentExtensible w16cex:durableId="611AAAD6" w16cex:dateUtc="2023-10-19T12:4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3D195D06" w16cex:dateUtc="2024-02-06T16:01: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38EE811C" w16cex:dateUtc="2023-10-19T12:45:00Z"/>
  <w16cex:commentExtensible w16cex:durableId="340296B0" w16cex:dateUtc="2024-02-06T11:54:00Z"/>
  <w16cex:commentExtensible w16cex:durableId="0A2A9B4F" w16cex:dateUtc="2023-12-06T14:56:00Z"/>
  <w16cex:commentExtensible w16cex:durableId="73B66D70" w16cex:dateUtc="2024-02-06T15:54:00Z"/>
  <w16cex:commentExtensible w16cex:durableId="1A2D3117" w16cex:dateUtc="2023-10-19T12:46:00Z"/>
  <w16cex:commentExtensible w16cex:durableId="56B45AE1" w16cex:dateUtc="2024-02-06T10:44:00Z"/>
  <w16cex:commentExtensible w16cex:durableId="7201F363" w16cex:dateUtc="2024-02-06T13:15:00Z"/>
  <w16cex:commentExtensible w16cex:durableId="6A0BDE15" w16cex:dateUtc="2024-01-15T15:36:00Z"/>
  <w16cex:commentExtensible w16cex:durableId="473336CD" w16cex:dateUtc="2023-12-06T14:52:00Z"/>
  <w16cex:commentExtensible w16cex:durableId="1A5FCFF2" w16cex:dateUtc="2023-12-06T14:53:00Z"/>
  <w16cex:commentExtensible w16cex:durableId="56BD01B6" w16cex:dateUtc="2024-02-06T13:11:00Z"/>
  <w16cex:commentExtensible w16cex:durableId="79F623EA" w16cex:dateUtc="2024-02-06T13:12: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5BD83D" w16cid:durableId="547C905A"/>
  <w16cid:commentId w16cid:paraId="6269E787" w16cid:durableId="5236AA36"/>
  <w16cid:commentId w16cid:paraId="59E8AE9F" w16cid:durableId="603EEF45"/>
  <w16cid:commentId w16cid:paraId="2AF15385" w16cid:durableId="3409129E"/>
  <w16cid:commentId w16cid:paraId="50ABF3BC" w16cid:durableId="24C2670F"/>
  <w16cid:commentId w16cid:paraId="3E53919B" w16cid:durableId="5DF79F81"/>
  <w16cid:commentId w16cid:paraId="2B0706BD" w16cid:durableId="33743537"/>
  <w16cid:commentId w16cid:paraId="64E684BD" w16cid:durableId="511F6AE2"/>
  <w16cid:commentId w16cid:paraId="526328F5" w16cid:durableId="015F2861"/>
  <w16cid:commentId w16cid:paraId="6D75CBA2" w16cid:durableId="75029763"/>
  <w16cid:commentId w16cid:paraId="7EA9304F" w16cid:durableId="68A83F5A"/>
  <w16cid:commentId w16cid:paraId="2BB0B672" w16cid:durableId="146E4442"/>
  <w16cid:commentId w16cid:paraId="600E0AC8" w16cid:durableId="215F8D85"/>
  <w16cid:commentId w16cid:paraId="74D621C8" w16cid:durableId="1103672E"/>
  <w16cid:commentId w16cid:paraId="07DD9258" w16cid:durableId="031B4729"/>
  <w16cid:commentId w16cid:paraId="53868B86" w16cid:durableId="414F83A6"/>
  <w16cid:commentId w16cid:paraId="7CDB92E6" w16cid:durableId="5FB6051D"/>
  <w16cid:commentId w16cid:paraId="4FC27B94" w16cid:durableId="38602364"/>
  <w16cid:commentId w16cid:paraId="36D1952D" w16cid:durableId="7BFD7F68"/>
  <w16cid:commentId w16cid:paraId="053533AC" w16cid:durableId="5F0840F1"/>
  <w16cid:commentId w16cid:paraId="0A9CAA10" w16cid:durableId="69D9C469"/>
  <w16cid:commentId w16cid:paraId="046BF78E" w16cid:durableId="08E3EEEB"/>
  <w16cid:commentId w16cid:paraId="35E6FAF8" w16cid:durableId="4065E353"/>
  <w16cid:commentId w16cid:paraId="50BDB967" w16cid:durableId="72FA20C1"/>
  <w16cid:commentId w16cid:paraId="3E1BC743" w16cid:durableId="4470E0C0"/>
  <w16cid:commentId w16cid:paraId="04E9E8F8" w16cid:durableId="7F908E51"/>
  <w16cid:commentId w16cid:paraId="6AC7C745" w16cid:durableId="0857555C"/>
  <w16cid:commentId w16cid:paraId="3C5B14C2" w16cid:durableId="71C66BD4"/>
  <w16cid:commentId w16cid:paraId="62202682" w16cid:durableId="0542D4EB"/>
  <w16cid:commentId w16cid:paraId="0A357C70" w16cid:durableId="60FFA619"/>
  <w16cid:commentId w16cid:paraId="0E409838" w16cid:durableId="444D69C3"/>
  <w16cid:commentId w16cid:paraId="589B41F2" w16cid:durableId="3DA4D438"/>
  <w16cid:commentId w16cid:paraId="3C458313" w16cid:durableId="000D9CD3"/>
  <w16cid:commentId w16cid:paraId="0C2531F4" w16cid:durableId="144E8DE6"/>
  <w16cid:commentId w16cid:paraId="7436A21F" w16cid:durableId="52ED02B4"/>
  <w16cid:commentId w16cid:paraId="3B0D7F33" w16cid:durableId="5ACFF01D"/>
  <w16cid:commentId w16cid:paraId="1C12EB6C" w16cid:durableId="0B2E01A1"/>
  <w16cid:commentId w16cid:paraId="5B93E213" w16cid:durableId="09067437"/>
  <w16cid:commentId w16cid:paraId="44921920" w16cid:durableId="536BA6F5"/>
  <w16cid:commentId w16cid:paraId="7D579435" w16cid:durableId="364C145F"/>
  <w16cid:commentId w16cid:paraId="4971DC25" w16cid:durableId="44E632C7"/>
  <w16cid:commentId w16cid:paraId="69F18E8B" w16cid:durableId="07E05CC0"/>
  <w16cid:commentId w16cid:paraId="7FA308C8" w16cid:durableId="3DAC2D99"/>
  <w16cid:commentId w16cid:paraId="441706BD" w16cid:durableId="4CD8070A"/>
  <w16cid:commentId w16cid:paraId="0313D810" w16cid:durableId="4D013E6B"/>
  <w16cid:commentId w16cid:paraId="784EE772" w16cid:durableId="0D8DB1B5"/>
  <w16cid:commentId w16cid:paraId="7F33A961" w16cid:durableId="40932B2E"/>
  <w16cid:commentId w16cid:paraId="3E3E95F9" w16cid:durableId="4D0B5A59"/>
  <w16cid:commentId w16cid:paraId="7135CD02" w16cid:durableId="591799DD"/>
  <w16cid:commentId w16cid:paraId="52662F4C" w16cid:durableId="1578F81A"/>
  <w16cid:commentId w16cid:paraId="7E4878A4" w16cid:durableId="364E865B"/>
  <w16cid:commentId w16cid:paraId="398C36A5" w16cid:durableId="30B26685"/>
  <w16cid:commentId w16cid:paraId="585A6ED8" w16cid:durableId="120B6281"/>
  <w16cid:commentId w16cid:paraId="3AC961CE" w16cid:durableId="1FADDC25"/>
  <w16cid:commentId w16cid:paraId="27246A11" w16cid:durableId="0ABACB3C"/>
  <w16cid:commentId w16cid:paraId="6596A5A6" w16cid:durableId="20DB5EB4"/>
  <w16cid:commentId w16cid:paraId="77720E48" w16cid:durableId="4B106388"/>
  <w16cid:commentId w16cid:paraId="372DD5EC" w16cid:durableId="79E8BEDB"/>
  <w16cid:commentId w16cid:paraId="000CF493" w16cid:durableId="65A2C92C"/>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40552B1" w16cid:durableId="5B7F7D32"/>
  <w16cid:commentId w16cid:paraId="6EB37662" w16cid:durableId="47ED4D16"/>
  <w16cid:commentId w16cid:paraId="577EAC83" w16cid:durableId="7E4B6A6D"/>
  <w16cid:commentId w16cid:paraId="5C14B889" w16cid:durableId="6BDC9398"/>
  <w16cid:commentId w16cid:paraId="188230A6" w16cid:durableId="5A9F3D52"/>
  <w16cid:commentId w16cid:paraId="3C011358" w16cid:durableId="618DBDB5"/>
  <w16cid:commentId w16cid:paraId="79081222" w16cid:durableId="1BBC617E"/>
  <w16cid:commentId w16cid:paraId="7F905E8E" w16cid:durableId="6E5C9941"/>
  <w16cid:commentId w16cid:paraId="31D8B87F" w16cid:durableId="338C781D"/>
  <w16cid:commentId w16cid:paraId="374631B4" w16cid:durableId="31C376CD"/>
  <w16cid:commentId w16cid:paraId="746701A8" w16cid:durableId="42536711"/>
  <w16cid:commentId w16cid:paraId="74C3E98B" w16cid:durableId="3D186506"/>
  <w16cid:commentId w16cid:paraId="4F346AF3" w16cid:durableId="46F52F54"/>
  <w16cid:commentId w16cid:paraId="5D7499F8" w16cid:durableId="542B750B"/>
  <w16cid:commentId w16cid:paraId="5583607A" w16cid:durableId="63F92046"/>
  <w16cid:commentId w16cid:paraId="33A33B7E" w16cid:durableId="777CBD21"/>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17EBC64B" w16cid:durableId="3C67481B"/>
  <w16cid:commentId w16cid:paraId="39980444" w16cid:durableId="2162F38A"/>
  <w16cid:commentId w16cid:paraId="141BB2C5" w16cid:durableId="5DB83417"/>
  <w16cid:commentId w16cid:paraId="02C0A8D7" w16cid:durableId="0627C833"/>
  <w16cid:commentId w16cid:paraId="0FDE67BB" w16cid:durableId="149BC6CA"/>
  <w16cid:commentId w16cid:paraId="130E2B94" w16cid:durableId="19C00455"/>
  <w16cid:commentId w16cid:paraId="28FA0E20" w16cid:durableId="05C51829"/>
  <w16cid:commentId w16cid:paraId="0B16AE49" w16cid:durableId="31878567"/>
  <w16cid:commentId w16cid:paraId="2FA3CEB6" w16cid:durableId="6E198246"/>
  <w16cid:commentId w16cid:paraId="7F95AD66" w16cid:durableId="0E1A846A"/>
  <w16cid:commentId w16cid:paraId="584C4BE8" w16cid:durableId="05046485"/>
  <w16cid:commentId w16cid:paraId="2510491E" w16cid:durableId="71525650"/>
  <w16cid:commentId w16cid:paraId="19846B59" w16cid:durableId="23BCAB97"/>
  <w16cid:commentId w16cid:paraId="6848C7C0" w16cid:durableId="3AC92025"/>
  <w16cid:commentId w16cid:paraId="53B84D7E" w16cid:durableId="2F0A6D64"/>
  <w16cid:commentId w16cid:paraId="5F613184" w16cid:durableId="1BBB5056"/>
  <w16cid:commentId w16cid:paraId="086694B9" w16cid:durableId="124E78F0"/>
  <w16cid:commentId w16cid:paraId="58BF6DDD" w16cid:durableId="02AFB4B0"/>
  <w16cid:commentId w16cid:paraId="0426E113" w16cid:durableId="1548D139"/>
  <w16cid:commentId w16cid:paraId="15D1A0EB" w16cid:durableId="63E0AC81"/>
  <w16cid:commentId w16cid:paraId="1824E577" w16cid:durableId="1F0A4D6A"/>
  <w16cid:commentId w16cid:paraId="04E622DF" w16cid:durableId="00174C3A"/>
  <w16cid:commentId w16cid:paraId="39EC3DCA" w16cid:durableId="27ABCA9F"/>
  <w16cid:commentId w16cid:paraId="1C9BDA49" w16cid:durableId="3056C3AD"/>
  <w16cid:commentId w16cid:paraId="42FBEE07" w16cid:durableId="56854F67"/>
  <w16cid:commentId w16cid:paraId="53E66F64" w16cid:durableId="508B4AF3"/>
  <w16cid:commentId w16cid:paraId="6D321498" w16cid:durableId="6FB7C9AD"/>
  <w16cid:commentId w16cid:paraId="21BE9E74" w16cid:durableId="4F16AA42"/>
  <w16cid:commentId w16cid:paraId="4225EEE2" w16cid:durableId="7D56CB15"/>
  <w16cid:commentId w16cid:paraId="1C029B32" w16cid:durableId="680828C3"/>
  <w16cid:commentId w16cid:paraId="4F879453" w16cid:durableId="58F26EC4"/>
  <w16cid:commentId w16cid:paraId="48E417DA" w16cid:durableId="75E11937"/>
  <w16cid:commentId w16cid:paraId="2E514710" w16cid:durableId="0405D3C0"/>
  <w16cid:commentId w16cid:paraId="5A5B08B0" w16cid:durableId="4585791A"/>
  <w16cid:commentId w16cid:paraId="40B29073" w16cid:durableId="57C2EEFD"/>
  <w16cid:commentId w16cid:paraId="670EB2D6" w16cid:durableId="33F43C4A"/>
  <w16cid:commentId w16cid:paraId="4A6D1FB7" w16cid:durableId="3650D0D7"/>
  <w16cid:commentId w16cid:paraId="49C124C8" w16cid:durableId="2A462FDE"/>
  <w16cid:commentId w16cid:paraId="48952B9A" w16cid:durableId="774E36CB"/>
  <w16cid:commentId w16cid:paraId="20F8F49A" w16cid:durableId="42431DA9"/>
  <w16cid:commentId w16cid:paraId="1C260398" w16cid:durableId="27EB8B45"/>
  <w16cid:commentId w16cid:paraId="209117BE" w16cid:durableId="0B0976F7"/>
  <w16cid:commentId w16cid:paraId="0DD1E8DF" w16cid:durableId="3330A063"/>
  <w16cid:commentId w16cid:paraId="0988DB42" w16cid:durableId="5D6DCF34"/>
  <w16cid:commentId w16cid:paraId="2E2AEC7D" w16cid:durableId="0C24E617"/>
  <w16cid:commentId w16cid:paraId="1092C9A2" w16cid:durableId="28D581EF"/>
  <w16cid:commentId w16cid:paraId="3543D777" w16cid:durableId="515DCC73"/>
  <w16cid:commentId w16cid:paraId="7BD01E0D" w16cid:durableId="601051CD"/>
  <w16cid:commentId w16cid:paraId="294E9506" w16cid:durableId="7B3F89A6"/>
  <w16cid:commentId w16cid:paraId="381FF1D1" w16cid:durableId="277D4C08"/>
  <w16cid:commentId w16cid:paraId="25C96FF2" w16cid:durableId="3DE3EA2C"/>
  <w16cid:commentId w16cid:paraId="480D9A16" w16cid:durableId="3811DE33"/>
  <w16cid:commentId w16cid:paraId="362DEA75" w16cid:durableId="1076C4AF"/>
  <w16cid:commentId w16cid:paraId="1FDC6F7A" w16cid:durableId="1DB488D0"/>
  <w16cid:commentId w16cid:paraId="67FA1732" w16cid:durableId="611AAAD6"/>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20FCB899" w16cid:durableId="470A9BEA"/>
  <w16cid:commentId w16cid:paraId="1C052CBC" w16cid:durableId="2466046E"/>
  <w16cid:commentId w16cid:paraId="52E142D1" w16cid:durableId="1C14F861"/>
  <w16cid:commentId w16cid:paraId="587E984A" w16cid:durableId="7D76BB45"/>
  <w16cid:commentId w16cid:paraId="170CC6B2" w16cid:durableId="3D195D06"/>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46119899" w16cid:durableId="38EE811C"/>
  <w16cid:commentId w16cid:paraId="7DB10C6D" w16cid:durableId="340296B0"/>
  <w16cid:commentId w16cid:paraId="4BBA3229" w16cid:durableId="0A2A9B4F"/>
  <w16cid:commentId w16cid:paraId="0A284255" w16cid:durableId="73B66D70"/>
  <w16cid:commentId w16cid:paraId="57D69ACF" w16cid:durableId="1A2D3117"/>
  <w16cid:commentId w16cid:paraId="00DBECB5" w16cid:durableId="56B45AE1"/>
  <w16cid:commentId w16cid:paraId="1068C629" w16cid:durableId="7201F363"/>
  <w16cid:commentId w16cid:paraId="482766EA" w16cid:durableId="6A0BDE15"/>
  <w16cid:commentId w16cid:paraId="0CD3F2C6" w16cid:durableId="473336CD"/>
  <w16cid:commentId w16cid:paraId="51F80417" w16cid:durableId="1A5FCFF2"/>
  <w16cid:commentId w16cid:paraId="254F6DF8" w16cid:durableId="56BD01B6"/>
  <w16cid:commentId w16cid:paraId="1F195E73" w16cid:durableId="79F623EA"/>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23A9E" w14:textId="77777777" w:rsidR="00FF2A98" w:rsidRDefault="00FF2A98" w:rsidP="006B114A">
      <w:pPr>
        <w:spacing w:after="0"/>
      </w:pPr>
      <w:r>
        <w:separator/>
      </w:r>
    </w:p>
  </w:endnote>
  <w:endnote w:type="continuationSeparator" w:id="0">
    <w:p w14:paraId="6ADA7A2A" w14:textId="77777777" w:rsidR="00FF2A98" w:rsidRDefault="00FF2A98"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EA0E" w14:textId="024F99B6"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EC3D4" w14:textId="211665C9"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2020</w:t>
    </w:r>
    <w:r w:rsidRPr="007F6DC7">
      <w:rPr>
        <w:rFonts w:cs="Arial"/>
        <w:sz w:val="16"/>
      </w:rPr>
      <w:tab/>
    </w:r>
    <w:r>
      <w:rPr>
        <w:rFonts w:cs="Arial"/>
        <w:sz w:val="16"/>
      </w:rPr>
      <w:t>Edition 1.0.0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1C69C" w14:textId="229A0844"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7F07A" w14:textId="2F89952A"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D6C7" w14:textId="77777777" w:rsidR="00FF2A98" w:rsidRDefault="00FF2A98" w:rsidP="006B114A">
      <w:pPr>
        <w:spacing w:after="0"/>
      </w:pPr>
      <w:r>
        <w:separator/>
      </w:r>
    </w:p>
  </w:footnote>
  <w:footnote w:type="continuationSeparator" w:id="0">
    <w:p w14:paraId="3800AE5A" w14:textId="77777777" w:rsidR="00FF2A98" w:rsidRDefault="00FF2A98" w:rsidP="006B114A">
      <w:pPr>
        <w:spacing w:after="0"/>
      </w:pPr>
      <w:r>
        <w:continuationSeparator/>
      </w:r>
    </w:p>
  </w:footnote>
  <w:footnote w:id="1">
    <w:p w14:paraId="6E503E1D" w14:textId="1095DD7C" w:rsidR="00E54143" w:rsidRPr="003550B6" w:rsidRDefault="00E54143" w:rsidP="00AA0332">
      <w:pPr>
        <w:pStyle w:val="FootnoteText"/>
        <w:jc w:val="both"/>
      </w:pPr>
      <w:r>
        <w:rPr>
          <w:rStyle w:val="FootnoteReference"/>
        </w:rPr>
        <w:footnoteRef/>
      </w:r>
      <w:r>
        <w: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“S-100 compliance category 4” S-411 Product Specification and datasets.</w:t>
      </w:r>
    </w:p>
  </w:footnote>
  <w:footnote w:id="2">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4">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7">
    <w:p w14:paraId="4E7057E2" w14:textId="30B3DB86" w:rsidR="00E21C40" w:rsidRPr="00253A89" w:rsidRDefault="00E21C40" w:rsidP="00E21C40">
      <w:pPr>
        <w:pStyle w:val="FootnoteText"/>
        <w:rPr>
          <w:ins w:id="1391" w:author="Raphael Malyankar" w:date="2023-08-31T22:09:00Z"/>
          <w:lang w:val="en-US"/>
        </w:rPr>
      </w:pPr>
      <w:ins w:id="1392" w:author="Raphael Malyankar" w:date="2023-08-31T22:09:00Z">
        <w:r>
          <w:rPr>
            <w:rStyle w:val="FootnoteReference"/>
          </w:rPr>
          <w:footnoteRef/>
        </w:r>
        <w:r>
          <w:t xml:space="preserve"> </w:t>
        </w:r>
        <w:r>
          <w:rPr>
            <w:lang w:val="en-US"/>
          </w:rPr>
          <w:t xml:space="preserve">TIFF is not recommended </w:t>
        </w:r>
      </w:ins>
      <w:ins w:id="1393" w:author="Raphael Malyankar" w:date="2023-08-31T23:35:00Z">
        <w:r w:rsidR="00E52CD2">
          <w:rPr>
            <w:lang w:val="en-US"/>
          </w:rPr>
          <w:t xml:space="preserve">for pictures embedded in </w:t>
        </w:r>
        <w:proofErr w:type="spellStart"/>
        <w:r w:rsidR="00E52CD2">
          <w:rPr>
            <w:lang w:val="en-US"/>
          </w:rPr>
          <w:t>HTMlL</w:t>
        </w:r>
        <w:proofErr w:type="spellEnd"/>
        <w:r w:rsidR="00E52CD2">
          <w:rPr>
            <w:lang w:val="en-US"/>
          </w:rPr>
          <w:t xml:space="preserve"> files </w:t>
        </w:r>
      </w:ins>
      <w:ins w:id="1394" w:author="Raphael Malyankar" w:date="2023-08-31T22:09:00Z">
        <w:r>
          <w:rPr>
            <w:lang w:val="en-US"/>
          </w:rPr>
          <w:t xml:space="preserve">because common HTML viewers currently need a special plugin </w:t>
        </w:r>
      </w:ins>
      <w:ins w:id="1395" w:author="Raphael Malyankar" w:date="2023-08-31T23:36:00Z">
        <w:r w:rsidR="00E52CD2">
          <w:rPr>
            <w:lang w:val="en-US"/>
          </w:rPr>
          <w:t>for TIFF</w:t>
        </w:r>
      </w:ins>
      <w:ins w:id="1396" w:author="Raphael Malyankar" w:date="2023-08-31T22:09:00Z">
        <w:r>
          <w:rPr>
            <w:lang w:val="en-US"/>
          </w:rPr>
          <w:t xml:space="preserve">. </w:t>
        </w:r>
      </w:ins>
    </w:p>
  </w:footnote>
  <w:footnote w:id="8">
    <w:p w14:paraId="75D5D268" w14:textId="472E35F6"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  Revised restrictions may be adopted after the IEC cybersecurity standard is complete. </w:t>
      </w:r>
    </w:p>
  </w:footnote>
  <w:footnote w:id="9">
    <w:p w14:paraId="1E7A1E78" w14:textId="713B9368" w:rsidR="00E54143" w:rsidRPr="009F52AF" w:rsidRDefault="00E54143" w:rsidP="007B6A6F">
      <w:pPr>
        <w:pStyle w:val="FootnoteText"/>
        <w:jc w:val="both"/>
      </w:pPr>
      <w:r w:rsidRPr="007B6A6F">
        <w:rPr>
          <w:rStyle w:val="FootnoteReference"/>
          <w:sz w:val="18"/>
          <w:szCs w:val="18"/>
          <w:vertAlign w:val="superscript"/>
        </w:rPr>
        <w:footnoteRef/>
      </w:r>
      <w:r>
        <w:t xml:space="preserve"> Adoption of S-128 (Catalogue of Nautical Products) may change this situation.</w:t>
      </w:r>
    </w:p>
  </w:footnote>
  <w:footnote w:id="10">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1">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2">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3">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4">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5">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6">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7">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28" w:name="_Hlk32445934"/>
    <w:bookmarkStart w:id="29"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28"/>
    <w:r>
      <w:rPr>
        <w:rFonts w:eastAsia="Times New Roman" w:cs="Arial"/>
        <w:sz w:val="16"/>
        <w:szCs w:val="16"/>
        <w:lang w:val="en-US"/>
      </w:rPr>
      <w:t>for ECDIS and INS</w:t>
    </w:r>
    <w:bookmarkEnd w:id="29"/>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4"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19"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7"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38"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7"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8"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2"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57"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0"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5"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8"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0"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3"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6"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7126C62"/>
    <w:multiLevelType w:val="multilevel"/>
    <w:tmpl w:val="36BADDC2"/>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3"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2"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6"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6"/>
  </w:num>
  <w:num w:numId="7" w16cid:durableId="520437362">
    <w:abstractNumId w:val="4"/>
  </w:num>
  <w:num w:numId="8" w16cid:durableId="224798262">
    <w:abstractNumId w:val="51"/>
  </w:num>
  <w:num w:numId="9" w16cid:durableId="1220020221">
    <w:abstractNumId w:val="36"/>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2"/>
  </w:num>
  <w:num w:numId="11" w16cid:durableId="1538661874">
    <w:abstractNumId w:val="103"/>
  </w:num>
  <w:num w:numId="12" w16cid:durableId="1366056996">
    <w:abstractNumId w:val="52"/>
  </w:num>
  <w:num w:numId="13" w16cid:durableId="934938797">
    <w:abstractNumId w:val="106"/>
  </w:num>
  <w:num w:numId="14" w16cid:durableId="1152716467">
    <w:abstractNumId w:val="5"/>
  </w:num>
  <w:num w:numId="15" w16cid:durableId="825323552">
    <w:abstractNumId w:val="70"/>
  </w:num>
  <w:num w:numId="16" w16cid:durableId="1365056534">
    <w:abstractNumId w:val="43"/>
  </w:num>
  <w:num w:numId="17" w16cid:durableId="1229415262">
    <w:abstractNumId w:val="80"/>
  </w:num>
  <w:num w:numId="18" w16cid:durableId="602953057">
    <w:abstractNumId w:val="58"/>
  </w:num>
  <w:num w:numId="19" w16cid:durableId="1456021189">
    <w:abstractNumId w:val="83"/>
  </w:num>
  <w:num w:numId="20" w16cid:durableId="657074034">
    <w:abstractNumId w:val="12"/>
  </w:num>
  <w:num w:numId="21" w16cid:durableId="1747340357">
    <w:abstractNumId w:val="79"/>
  </w:num>
  <w:num w:numId="22" w16cid:durableId="1880237404">
    <w:abstractNumId w:val="26"/>
  </w:num>
  <w:num w:numId="23" w16cid:durableId="395519696">
    <w:abstractNumId w:val="15"/>
  </w:num>
  <w:num w:numId="24" w16cid:durableId="315649694">
    <w:abstractNumId w:val="48"/>
  </w:num>
  <w:num w:numId="25" w16cid:durableId="1678388144">
    <w:abstractNumId w:val="19"/>
  </w:num>
  <w:num w:numId="26" w16cid:durableId="425270687">
    <w:abstractNumId w:val="14"/>
  </w:num>
  <w:num w:numId="27" w16cid:durableId="57022568">
    <w:abstractNumId w:val="28"/>
  </w:num>
  <w:num w:numId="28" w16cid:durableId="1365593703">
    <w:abstractNumId w:val="86"/>
  </w:num>
  <w:num w:numId="29" w16cid:durableId="272830641">
    <w:abstractNumId w:val="41"/>
  </w:num>
  <w:num w:numId="30" w16cid:durableId="2041735839">
    <w:abstractNumId w:val="65"/>
  </w:num>
  <w:num w:numId="31" w16cid:durableId="1208181221">
    <w:abstractNumId w:val="42"/>
  </w:num>
  <w:num w:numId="32" w16cid:durableId="1865439396">
    <w:abstractNumId w:val="85"/>
  </w:num>
  <w:num w:numId="33" w16cid:durableId="479427342">
    <w:abstractNumId w:val="81"/>
  </w:num>
  <w:num w:numId="34" w16cid:durableId="1198079038">
    <w:abstractNumId w:val="71"/>
  </w:num>
  <w:num w:numId="35" w16cid:durableId="1648513988">
    <w:abstractNumId w:val="87"/>
  </w:num>
  <w:num w:numId="36" w16cid:durableId="681395225">
    <w:abstractNumId w:val="99"/>
  </w:num>
  <w:num w:numId="37" w16cid:durableId="542406099">
    <w:abstractNumId w:val="88"/>
  </w:num>
  <w:num w:numId="38" w16cid:durableId="788353502">
    <w:abstractNumId w:val="94"/>
  </w:num>
  <w:num w:numId="39" w16cid:durableId="1403211629">
    <w:abstractNumId w:val="35"/>
  </w:num>
  <w:num w:numId="40" w16cid:durableId="1933275798">
    <w:abstractNumId w:val="11"/>
  </w:num>
  <w:num w:numId="41" w16cid:durableId="2145198098">
    <w:abstractNumId w:val="30"/>
  </w:num>
  <w:num w:numId="42" w16cid:durableId="885096402">
    <w:abstractNumId w:val="66"/>
  </w:num>
  <w:num w:numId="43" w16cid:durableId="2081514262">
    <w:abstractNumId w:val="33"/>
  </w:num>
  <w:num w:numId="44" w16cid:durableId="1667590414">
    <w:abstractNumId w:val="6"/>
  </w:num>
  <w:num w:numId="45" w16cid:durableId="482047812">
    <w:abstractNumId w:val="60"/>
  </w:num>
  <w:num w:numId="46" w16cid:durableId="1147546858">
    <w:abstractNumId w:val="82"/>
  </w:num>
  <w:num w:numId="47" w16cid:durableId="1277758648">
    <w:abstractNumId w:val="91"/>
  </w:num>
  <w:num w:numId="48" w16cid:durableId="911505430">
    <w:abstractNumId w:val="57"/>
  </w:num>
  <w:num w:numId="49" w16cid:durableId="1743286102">
    <w:abstractNumId w:val="8"/>
  </w:num>
  <w:num w:numId="50" w16cid:durableId="81689452">
    <w:abstractNumId w:val="27"/>
  </w:num>
  <w:num w:numId="51" w16cid:durableId="1522090863">
    <w:abstractNumId w:val="24"/>
  </w:num>
  <w:num w:numId="52" w16cid:durableId="455148923">
    <w:abstractNumId w:val="38"/>
  </w:num>
  <w:num w:numId="53" w16cid:durableId="190073881">
    <w:abstractNumId w:val="53"/>
  </w:num>
  <w:num w:numId="54" w16cid:durableId="1835803932">
    <w:abstractNumId w:val="96"/>
  </w:num>
  <w:num w:numId="55" w16cid:durableId="665087180">
    <w:abstractNumId w:val="102"/>
  </w:num>
  <w:num w:numId="56" w16cid:durableId="1601529935">
    <w:abstractNumId w:val="98"/>
  </w:num>
  <w:num w:numId="57" w16cid:durableId="1893223561">
    <w:abstractNumId w:val="76"/>
  </w:num>
  <w:num w:numId="58" w16cid:durableId="884679831">
    <w:abstractNumId w:val="77"/>
  </w:num>
  <w:num w:numId="59" w16cid:durableId="1215968707">
    <w:abstractNumId w:val="97"/>
  </w:num>
  <w:num w:numId="60" w16cid:durableId="1669167867">
    <w:abstractNumId w:val="63"/>
  </w:num>
  <w:num w:numId="61" w16cid:durableId="1401245961">
    <w:abstractNumId w:val="25"/>
  </w:num>
  <w:num w:numId="62" w16cid:durableId="130707343">
    <w:abstractNumId w:val="90"/>
  </w:num>
  <w:num w:numId="63" w16cid:durableId="2040466205">
    <w:abstractNumId w:val="95"/>
  </w:num>
  <w:num w:numId="64" w16cid:durableId="1139231029">
    <w:abstractNumId w:val="78"/>
  </w:num>
  <w:num w:numId="65" w16cid:durableId="2120636323">
    <w:abstractNumId w:val="55"/>
  </w:num>
  <w:num w:numId="66" w16cid:durableId="38202790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5"/>
  </w:num>
  <w:num w:numId="71" w16cid:durableId="1828789613">
    <w:abstractNumId w:val="47"/>
  </w:num>
  <w:num w:numId="72" w16cid:durableId="186219696">
    <w:abstractNumId w:val="16"/>
  </w:num>
  <w:num w:numId="73" w16cid:durableId="564797464">
    <w:abstractNumId w:val="100"/>
  </w:num>
  <w:num w:numId="74" w16cid:durableId="456336870">
    <w:abstractNumId w:val="49"/>
  </w:num>
  <w:num w:numId="75" w16cid:durableId="1110736404">
    <w:abstractNumId w:val="89"/>
  </w:num>
  <w:num w:numId="76" w16cid:durableId="1601067080">
    <w:abstractNumId w:val="105"/>
  </w:num>
  <w:num w:numId="77" w16cid:durableId="895627992">
    <w:abstractNumId w:val="54"/>
  </w:num>
  <w:num w:numId="78" w16cid:durableId="1791895866">
    <w:abstractNumId w:val="50"/>
  </w:num>
  <w:num w:numId="79" w16cid:durableId="2020740785">
    <w:abstractNumId w:val="29"/>
  </w:num>
  <w:num w:numId="80" w16cid:durableId="212274501">
    <w:abstractNumId w:val="59"/>
  </w:num>
  <w:num w:numId="81" w16cid:durableId="1953394339">
    <w:abstractNumId w:val="101"/>
  </w:num>
  <w:num w:numId="82" w16cid:durableId="1177884358">
    <w:abstractNumId w:val="39"/>
  </w:num>
  <w:num w:numId="83" w16cid:durableId="968320945">
    <w:abstractNumId w:val="75"/>
  </w:num>
  <w:num w:numId="84" w16cid:durableId="1589540613">
    <w:abstractNumId w:val="93"/>
  </w:num>
  <w:num w:numId="85" w16cid:durableId="1339579398">
    <w:abstractNumId w:val="84"/>
  </w:num>
  <w:num w:numId="86" w16cid:durableId="1234852156">
    <w:abstractNumId w:val="61"/>
  </w:num>
  <w:num w:numId="87" w16cid:durableId="2039427198">
    <w:abstractNumId w:val="34"/>
  </w:num>
  <w:num w:numId="88" w16cid:durableId="1285115057">
    <w:abstractNumId w:val="74"/>
  </w:num>
  <w:num w:numId="89" w16cid:durableId="2115326439">
    <w:abstractNumId w:val="62"/>
  </w:num>
  <w:num w:numId="90" w16cid:durableId="1010915573">
    <w:abstractNumId w:val="67"/>
  </w:num>
  <w:num w:numId="91" w16cid:durableId="1564027605">
    <w:abstractNumId w:val="17"/>
  </w:num>
  <w:num w:numId="92" w16cid:durableId="470439567">
    <w:abstractNumId w:val="107"/>
  </w:num>
  <w:num w:numId="93" w16cid:durableId="1198395811">
    <w:abstractNumId w:val="104"/>
  </w:num>
  <w:num w:numId="94" w16cid:durableId="1110275684">
    <w:abstractNumId w:val="31"/>
  </w:num>
  <w:num w:numId="95" w16cid:durableId="419908145">
    <w:abstractNumId w:val="9"/>
  </w:num>
  <w:num w:numId="96" w16cid:durableId="1105148574">
    <w:abstractNumId w:val="7"/>
  </w:num>
  <w:num w:numId="97" w16cid:durableId="831335758">
    <w:abstractNumId w:val="73"/>
  </w:num>
  <w:num w:numId="98" w16cid:durableId="1918709030">
    <w:abstractNumId w:val="92"/>
  </w:num>
  <w:num w:numId="99" w16cid:durableId="1078593336">
    <w:abstractNumId w:val="21"/>
  </w:num>
  <w:num w:numId="100" w16cid:durableId="576207716">
    <w:abstractNumId w:val="37"/>
  </w:num>
  <w:num w:numId="101" w16cid:durableId="1322809917">
    <w:abstractNumId w:val="64"/>
  </w:num>
  <w:num w:numId="102" w16cid:durableId="1884554199">
    <w:abstractNumId w:val="64"/>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051802856">
    <w:abstractNumId w:val="68"/>
  </w:num>
  <w:num w:numId="107" w16cid:durableId="666128713">
    <w:abstractNumId w:val="22"/>
  </w:num>
  <w:num w:numId="108" w16cid:durableId="1466967227">
    <w:abstractNumId w:val="13"/>
  </w:num>
  <w:num w:numId="109" w16cid:durableId="2105615323">
    <w:abstractNumId w:val="44"/>
  </w:num>
  <w:num w:numId="110" w16cid:durableId="917132877">
    <w:abstractNumId w:val="20"/>
  </w:num>
  <w:num w:numId="111" w16cid:durableId="314146171">
    <w:abstractNumId w:val="40"/>
  </w:num>
  <w:num w:numId="112" w16cid:durableId="1760445821">
    <w:abstractNumId w:val="23"/>
  </w:num>
  <w:numIdMacAtCleanup w:val="10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pritchard">
    <w15:presenceInfo w15:providerId="None" w15:userId="jonathan pritcha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7B8D"/>
    <w:rsid w:val="000002BE"/>
    <w:rsid w:val="0000078F"/>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C75"/>
    <w:rsid w:val="000F7CFE"/>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C67"/>
    <w:rsid w:val="00114FBD"/>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B2A"/>
    <w:rsid w:val="00152225"/>
    <w:rsid w:val="001527A2"/>
    <w:rsid w:val="001530DA"/>
    <w:rsid w:val="001534DA"/>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8F6"/>
    <w:rsid w:val="00187AA5"/>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CC6"/>
    <w:rsid w:val="0021479E"/>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4529"/>
    <w:rsid w:val="00225316"/>
    <w:rsid w:val="00225582"/>
    <w:rsid w:val="002258FC"/>
    <w:rsid w:val="0022605D"/>
    <w:rsid w:val="002260BF"/>
    <w:rsid w:val="00226522"/>
    <w:rsid w:val="00226762"/>
    <w:rsid w:val="00226CDD"/>
    <w:rsid w:val="00227010"/>
    <w:rsid w:val="0022782F"/>
    <w:rsid w:val="00227CF3"/>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63BF"/>
    <w:rsid w:val="002368DD"/>
    <w:rsid w:val="00236C1D"/>
    <w:rsid w:val="00236C49"/>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C5A"/>
    <w:rsid w:val="00250EF3"/>
    <w:rsid w:val="002514B8"/>
    <w:rsid w:val="002516D0"/>
    <w:rsid w:val="002519D7"/>
    <w:rsid w:val="00251AD1"/>
    <w:rsid w:val="00252175"/>
    <w:rsid w:val="00252410"/>
    <w:rsid w:val="00252566"/>
    <w:rsid w:val="0025292B"/>
    <w:rsid w:val="00252B4F"/>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BC1"/>
    <w:rsid w:val="00277DA4"/>
    <w:rsid w:val="002805AB"/>
    <w:rsid w:val="002808C5"/>
    <w:rsid w:val="00280A08"/>
    <w:rsid w:val="00280E88"/>
    <w:rsid w:val="00280F4E"/>
    <w:rsid w:val="00281113"/>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204"/>
    <w:rsid w:val="00297507"/>
    <w:rsid w:val="00297571"/>
    <w:rsid w:val="00297CC5"/>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5F8"/>
    <w:rsid w:val="002D6846"/>
    <w:rsid w:val="002D6873"/>
    <w:rsid w:val="002D6E5A"/>
    <w:rsid w:val="002D730B"/>
    <w:rsid w:val="002D7AB6"/>
    <w:rsid w:val="002D7AFF"/>
    <w:rsid w:val="002D7B10"/>
    <w:rsid w:val="002D7CAB"/>
    <w:rsid w:val="002D7CB6"/>
    <w:rsid w:val="002D7D0C"/>
    <w:rsid w:val="002D7E5B"/>
    <w:rsid w:val="002E075D"/>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83F"/>
    <w:rsid w:val="00307A3B"/>
    <w:rsid w:val="00307B3C"/>
    <w:rsid w:val="00307E58"/>
    <w:rsid w:val="003104D0"/>
    <w:rsid w:val="003106CD"/>
    <w:rsid w:val="00310744"/>
    <w:rsid w:val="00310E23"/>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23DA"/>
    <w:rsid w:val="003429CA"/>
    <w:rsid w:val="0034332C"/>
    <w:rsid w:val="0034399F"/>
    <w:rsid w:val="00343AA2"/>
    <w:rsid w:val="00344BA7"/>
    <w:rsid w:val="00344D36"/>
    <w:rsid w:val="00345C3A"/>
    <w:rsid w:val="00345EC0"/>
    <w:rsid w:val="00345EEF"/>
    <w:rsid w:val="00346190"/>
    <w:rsid w:val="00346791"/>
    <w:rsid w:val="00346D17"/>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E8"/>
    <w:rsid w:val="004242F0"/>
    <w:rsid w:val="00424521"/>
    <w:rsid w:val="00424BE3"/>
    <w:rsid w:val="00424C13"/>
    <w:rsid w:val="004250EB"/>
    <w:rsid w:val="0042556E"/>
    <w:rsid w:val="0042557E"/>
    <w:rsid w:val="00426D8A"/>
    <w:rsid w:val="00426DC8"/>
    <w:rsid w:val="00427676"/>
    <w:rsid w:val="004279AB"/>
    <w:rsid w:val="00427AB1"/>
    <w:rsid w:val="00427E27"/>
    <w:rsid w:val="0043151F"/>
    <w:rsid w:val="00432586"/>
    <w:rsid w:val="00432B07"/>
    <w:rsid w:val="00432EC8"/>
    <w:rsid w:val="004330D9"/>
    <w:rsid w:val="004332A6"/>
    <w:rsid w:val="004334EE"/>
    <w:rsid w:val="004342FC"/>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22A2"/>
    <w:rsid w:val="00502464"/>
    <w:rsid w:val="00502C4D"/>
    <w:rsid w:val="00503282"/>
    <w:rsid w:val="005039FC"/>
    <w:rsid w:val="00503D33"/>
    <w:rsid w:val="00503E99"/>
    <w:rsid w:val="005042E3"/>
    <w:rsid w:val="0050464D"/>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A4"/>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359"/>
    <w:rsid w:val="005455D6"/>
    <w:rsid w:val="00545C7D"/>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DCD"/>
    <w:rsid w:val="005D7EC1"/>
    <w:rsid w:val="005E0B00"/>
    <w:rsid w:val="005E0D38"/>
    <w:rsid w:val="005E1567"/>
    <w:rsid w:val="005E1A41"/>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42C"/>
    <w:rsid w:val="00621A87"/>
    <w:rsid w:val="00621B2A"/>
    <w:rsid w:val="00621CB6"/>
    <w:rsid w:val="00622251"/>
    <w:rsid w:val="00623541"/>
    <w:rsid w:val="006236A1"/>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ED0"/>
    <w:rsid w:val="006867F2"/>
    <w:rsid w:val="006869F9"/>
    <w:rsid w:val="00686B2A"/>
    <w:rsid w:val="00686DF2"/>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6B8"/>
    <w:rsid w:val="007007C2"/>
    <w:rsid w:val="007009D1"/>
    <w:rsid w:val="00700BDB"/>
    <w:rsid w:val="00700E5F"/>
    <w:rsid w:val="00700E88"/>
    <w:rsid w:val="007010D8"/>
    <w:rsid w:val="007011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1276"/>
    <w:rsid w:val="00721D52"/>
    <w:rsid w:val="00721ED4"/>
    <w:rsid w:val="00722005"/>
    <w:rsid w:val="00722208"/>
    <w:rsid w:val="00722498"/>
    <w:rsid w:val="007233B0"/>
    <w:rsid w:val="00723D63"/>
    <w:rsid w:val="00723FFC"/>
    <w:rsid w:val="0072408E"/>
    <w:rsid w:val="007245BB"/>
    <w:rsid w:val="007249A3"/>
    <w:rsid w:val="007255C3"/>
    <w:rsid w:val="00725C0D"/>
    <w:rsid w:val="00725C71"/>
    <w:rsid w:val="00725CFB"/>
    <w:rsid w:val="00725E1B"/>
    <w:rsid w:val="0072622F"/>
    <w:rsid w:val="0072658C"/>
    <w:rsid w:val="00726A81"/>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726C"/>
    <w:rsid w:val="0077728D"/>
    <w:rsid w:val="007777F3"/>
    <w:rsid w:val="00777C4C"/>
    <w:rsid w:val="00777D5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3074"/>
    <w:rsid w:val="00793684"/>
    <w:rsid w:val="007938E1"/>
    <w:rsid w:val="00793BD5"/>
    <w:rsid w:val="00793FA7"/>
    <w:rsid w:val="00794433"/>
    <w:rsid w:val="00794819"/>
    <w:rsid w:val="00794837"/>
    <w:rsid w:val="00794A4F"/>
    <w:rsid w:val="00794A7E"/>
    <w:rsid w:val="00794B13"/>
    <w:rsid w:val="00794C04"/>
    <w:rsid w:val="00794ED6"/>
    <w:rsid w:val="00794F23"/>
    <w:rsid w:val="00794F3D"/>
    <w:rsid w:val="00795350"/>
    <w:rsid w:val="00795522"/>
    <w:rsid w:val="00795A25"/>
    <w:rsid w:val="00795CE2"/>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AF1"/>
    <w:rsid w:val="008D0167"/>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C27"/>
    <w:rsid w:val="00990F5D"/>
    <w:rsid w:val="0099129A"/>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8EA"/>
    <w:rsid w:val="009A33A3"/>
    <w:rsid w:val="009A3D32"/>
    <w:rsid w:val="009A3FEF"/>
    <w:rsid w:val="009A47C6"/>
    <w:rsid w:val="009A4837"/>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3086"/>
    <w:rsid w:val="009C37EC"/>
    <w:rsid w:val="009C3AC1"/>
    <w:rsid w:val="009C3AD5"/>
    <w:rsid w:val="009C42A1"/>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88B"/>
    <w:rsid w:val="009E5F89"/>
    <w:rsid w:val="009E60D1"/>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EFF"/>
    <w:rsid w:val="009F3087"/>
    <w:rsid w:val="009F35FB"/>
    <w:rsid w:val="009F3F48"/>
    <w:rsid w:val="009F44CD"/>
    <w:rsid w:val="009F52AF"/>
    <w:rsid w:val="009F5444"/>
    <w:rsid w:val="009F5973"/>
    <w:rsid w:val="009F5A19"/>
    <w:rsid w:val="009F5B46"/>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FFB"/>
    <w:rsid w:val="00A120EC"/>
    <w:rsid w:val="00A12377"/>
    <w:rsid w:val="00A124FF"/>
    <w:rsid w:val="00A1271B"/>
    <w:rsid w:val="00A12B40"/>
    <w:rsid w:val="00A12FDA"/>
    <w:rsid w:val="00A13518"/>
    <w:rsid w:val="00A1356E"/>
    <w:rsid w:val="00A1368A"/>
    <w:rsid w:val="00A137A8"/>
    <w:rsid w:val="00A13E02"/>
    <w:rsid w:val="00A13E12"/>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3DD"/>
    <w:rsid w:val="00A71689"/>
    <w:rsid w:val="00A719C8"/>
    <w:rsid w:val="00A71B8B"/>
    <w:rsid w:val="00A71C55"/>
    <w:rsid w:val="00A71F72"/>
    <w:rsid w:val="00A726B3"/>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5D9"/>
    <w:rsid w:val="00A957A8"/>
    <w:rsid w:val="00A95F3E"/>
    <w:rsid w:val="00A961BE"/>
    <w:rsid w:val="00A963DE"/>
    <w:rsid w:val="00A96862"/>
    <w:rsid w:val="00A96A31"/>
    <w:rsid w:val="00A96D2F"/>
    <w:rsid w:val="00A96FF4"/>
    <w:rsid w:val="00A9758C"/>
    <w:rsid w:val="00A97850"/>
    <w:rsid w:val="00AA02E7"/>
    <w:rsid w:val="00AA0332"/>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E66"/>
    <w:rsid w:val="00AA51E8"/>
    <w:rsid w:val="00AA5B66"/>
    <w:rsid w:val="00AA5E32"/>
    <w:rsid w:val="00AA63B2"/>
    <w:rsid w:val="00AA63D2"/>
    <w:rsid w:val="00AA65E6"/>
    <w:rsid w:val="00AA66F7"/>
    <w:rsid w:val="00AA68FC"/>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7F4"/>
    <w:rsid w:val="00AF4E0B"/>
    <w:rsid w:val="00AF51B8"/>
    <w:rsid w:val="00AF55A5"/>
    <w:rsid w:val="00AF5698"/>
    <w:rsid w:val="00AF576E"/>
    <w:rsid w:val="00AF592A"/>
    <w:rsid w:val="00AF5D5D"/>
    <w:rsid w:val="00AF5E1C"/>
    <w:rsid w:val="00AF63FF"/>
    <w:rsid w:val="00AF6B28"/>
    <w:rsid w:val="00AF6EDD"/>
    <w:rsid w:val="00AF780F"/>
    <w:rsid w:val="00AF7A89"/>
    <w:rsid w:val="00AF7AAF"/>
    <w:rsid w:val="00B00002"/>
    <w:rsid w:val="00B001F4"/>
    <w:rsid w:val="00B00A5B"/>
    <w:rsid w:val="00B00E3C"/>
    <w:rsid w:val="00B00EB1"/>
    <w:rsid w:val="00B018DC"/>
    <w:rsid w:val="00B01AA6"/>
    <w:rsid w:val="00B01AAA"/>
    <w:rsid w:val="00B0209B"/>
    <w:rsid w:val="00B02248"/>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62C6"/>
    <w:rsid w:val="00B16416"/>
    <w:rsid w:val="00B16C96"/>
    <w:rsid w:val="00B17008"/>
    <w:rsid w:val="00B174AD"/>
    <w:rsid w:val="00B17624"/>
    <w:rsid w:val="00B17E46"/>
    <w:rsid w:val="00B20461"/>
    <w:rsid w:val="00B204F0"/>
    <w:rsid w:val="00B206EF"/>
    <w:rsid w:val="00B20743"/>
    <w:rsid w:val="00B2103F"/>
    <w:rsid w:val="00B2210B"/>
    <w:rsid w:val="00B22F5F"/>
    <w:rsid w:val="00B2385D"/>
    <w:rsid w:val="00B2400C"/>
    <w:rsid w:val="00B2410B"/>
    <w:rsid w:val="00B2495B"/>
    <w:rsid w:val="00B25156"/>
    <w:rsid w:val="00B25207"/>
    <w:rsid w:val="00B25E06"/>
    <w:rsid w:val="00B265BC"/>
    <w:rsid w:val="00B26638"/>
    <w:rsid w:val="00B26704"/>
    <w:rsid w:val="00B268EF"/>
    <w:rsid w:val="00B2795C"/>
    <w:rsid w:val="00B27C33"/>
    <w:rsid w:val="00B315E7"/>
    <w:rsid w:val="00B317C6"/>
    <w:rsid w:val="00B31B74"/>
    <w:rsid w:val="00B32304"/>
    <w:rsid w:val="00B325FD"/>
    <w:rsid w:val="00B33339"/>
    <w:rsid w:val="00B336B1"/>
    <w:rsid w:val="00B33AF3"/>
    <w:rsid w:val="00B33B14"/>
    <w:rsid w:val="00B347CE"/>
    <w:rsid w:val="00B34905"/>
    <w:rsid w:val="00B35B0F"/>
    <w:rsid w:val="00B35E22"/>
    <w:rsid w:val="00B36175"/>
    <w:rsid w:val="00B366FF"/>
    <w:rsid w:val="00B36990"/>
    <w:rsid w:val="00B3709A"/>
    <w:rsid w:val="00B374A0"/>
    <w:rsid w:val="00B37C37"/>
    <w:rsid w:val="00B400E0"/>
    <w:rsid w:val="00B40401"/>
    <w:rsid w:val="00B40D04"/>
    <w:rsid w:val="00B40FD2"/>
    <w:rsid w:val="00B4130C"/>
    <w:rsid w:val="00B413B5"/>
    <w:rsid w:val="00B415C3"/>
    <w:rsid w:val="00B4167D"/>
    <w:rsid w:val="00B417F0"/>
    <w:rsid w:val="00B41B8A"/>
    <w:rsid w:val="00B42241"/>
    <w:rsid w:val="00B42326"/>
    <w:rsid w:val="00B4249F"/>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84A"/>
    <w:rsid w:val="00B56D72"/>
    <w:rsid w:val="00B56F94"/>
    <w:rsid w:val="00B571D5"/>
    <w:rsid w:val="00B57428"/>
    <w:rsid w:val="00B577C6"/>
    <w:rsid w:val="00B57C0E"/>
    <w:rsid w:val="00B60107"/>
    <w:rsid w:val="00B60285"/>
    <w:rsid w:val="00B604EC"/>
    <w:rsid w:val="00B60D95"/>
    <w:rsid w:val="00B60FE4"/>
    <w:rsid w:val="00B61060"/>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4BC3"/>
    <w:rsid w:val="00B75406"/>
    <w:rsid w:val="00B754F7"/>
    <w:rsid w:val="00B7572A"/>
    <w:rsid w:val="00B75E67"/>
    <w:rsid w:val="00B76580"/>
    <w:rsid w:val="00B76743"/>
    <w:rsid w:val="00B770B1"/>
    <w:rsid w:val="00B770CD"/>
    <w:rsid w:val="00B779A9"/>
    <w:rsid w:val="00B77CB0"/>
    <w:rsid w:val="00B77D74"/>
    <w:rsid w:val="00B77E53"/>
    <w:rsid w:val="00B80625"/>
    <w:rsid w:val="00B80978"/>
    <w:rsid w:val="00B80D91"/>
    <w:rsid w:val="00B81C1A"/>
    <w:rsid w:val="00B81EC2"/>
    <w:rsid w:val="00B8206E"/>
    <w:rsid w:val="00B8256B"/>
    <w:rsid w:val="00B8316A"/>
    <w:rsid w:val="00B8380C"/>
    <w:rsid w:val="00B83BC5"/>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98"/>
    <w:rsid w:val="00C27D15"/>
    <w:rsid w:val="00C301C4"/>
    <w:rsid w:val="00C3054F"/>
    <w:rsid w:val="00C30674"/>
    <w:rsid w:val="00C30793"/>
    <w:rsid w:val="00C31312"/>
    <w:rsid w:val="00C31F2B"/>
    <w:rsid w:val="00C32116"/>
    <w:rsid w:val="00C32929"/>
    <w:rsid w:val="00C32FBF"/>
    <w:rsid w:val="00C33DD5"/>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EFE"/>
    <w:rsid w:val="00C9310F"/>
    <w:rsid w:val="00C9330C"/>
    <w:rsid w:val="00C9372D"/>
    <w:rsid w:val="00C942D5"/>
    <w:rsid w:val="00C9474C"/>
    <w:rsid w:val="00C94AB7"/>
    <w:rsid w:val="00C94CC0"/>
    <w:rsid w:val="00C951BB"/>
    <w:rsid w:val="00C95357"/>
    <w:rsid w:val="00C957AB"/>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7389"/>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3108"/>
    <w:rsid w:val="00DE319A"/>
    <w:rsid w:val="00DE325D"/>
    <w:rsid w:val="00DE3347"/>
    <w:rsid w:val="00DE37FF"/>
    <w:rsid w:val="00DE3A93"/>
    <w:rsid w:val="00DE3D77"/>
    <w:rsid w:val="00DE44E4"/>
    <w:rsid w:val="00DE504A"/>
    <w:rsid w:val="00DE51CF"/>
    <w:rsid w:val="00DE53D0"/>
    <w:rsid w:val="00DE53F2"/>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5AF"/>
    <w:rsid w:val="00E9065D"/>
    <w:rsid w:val="00E908EA"/>
    <w:rsid w:val="00E90EC5"/>
    <w:rsid w:val="00E91941"/>
    <w:rsid w:val="00E92116"/>
    <w:rsid w:val="00E92900"/>
    <w:rsid w:val="00E929B0"/>
    <w:rsid w:val="00E92C85"/>
    <w:rsid w:val="00E93656"/>
    <w:rsid w:val="00E93742"/>
    <w:rsid w:val="00E93C5F"/>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71C"/>
    <w:rsid w:val="00EC48EE"/>
    <w:rsid w:val="00EC511F"/>
    <w:rsid w:val="00EC5449"/>
    <w:rsid w:val="00EC588D"/>
    <w:rsid w:val="00EC6135"/>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36D"/>
    <w:rsid w:val="00EF5771"/>
    <w:rsid w:val="00EF5975"/>
    <w:rsid w:val="00EF5BF4"/>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61DF"/>
    <w:rsid w:val="00F767FF"/>
    <w:rsid w:val="00F76C8F"/>
    <w:rsid w:val="00F7700D"/>
    <w:rsid w:val="00F7792C"/>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C1A"/>
    <w:rsid w:val="00FD5180"/>
    <w:rsid w:val="00FD5250"/>
    <w:rsid w:val="00FD52C7"/>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F15"/>
    <w:rsid w:val="00FE4B2D"/>
    <w:rsid w:val="00FE50A2"/>
    <w:rsid w:val="00FE52D7"/>
    <w:rsid w:val="00FE555D"/>
    <w:rsid w:val="00FE55C5"/>
    <w:rsid w:val="00FE5694"/>
    <w:rsid w:val="00FE573D"/>
    <w:rsid w:val="00FE57E5"/>
    <w:rsid w:val="00FE7942"/>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4929EDB1-B7B2-4FF8-A553-83E48B74C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98"/>
      </w:numPr>
      <w:tabs>
        <w:tab w:val="left" w:pos="709"/>
      </w:tabs>
      <w:suppressAutoHyphens/>
      <w:spacing w:before="120" w:after="200" w:line="240" w:lineRule="auto"/>
      <w:ind w:left="709" w:hanging="709"/>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Change w:id="0" w:author="jonathan pritchard" w:date="2024-02-06T11:14:00Z">
        <w:pPr>
          <w:keepNext/>
          <w:numPr>
            <w:ilvl w:val="3"/>
            <w:numId w:val="100"/>
          </w:numPr>
          <w:tabs>
            <w:tab w:val="left" w:pos="709"/>
            <w:tab w:val="left" w:pos="1134"/>
          </w:tabs>
          <w:suppressAutoHyphens/>
          <w:spacing w:before="120" w:after="120"/>
          <w:ind w:left="864" w:hanging="864"/>
          <w:jc w:val="both"/>
          <w:outlineLvl w:val="3"/>
        </w:pPr>
      </w:pPrChange>
    </w:pPr>
    <w:rPr>
      <w:rPrChange w:id="0" w:author="jonathan pritchard" w:date="2024-02-06T11:14:00Z">
        <w:rPr>
          <w:rFonts w:ascii="Arial" w:eastAsia="MS Mincho" w:hAnsi="Arial"/>
          <w:b/>
          <w:bCs/>
          <w:lang w:val="en-GB" w:eastAsia="ja-JP" w:bidi="ar-SA"/>
        </w:rPr>
      </w:rPrChange>
    </w:r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Change w:id="1" w:author="jonathan pritchard" w:date="2024-02-06T16:09:00Z">
        <w:pPr>
          <w:tabs>
            <w:tab w:val="left" w:pos="992"/>
            <w:tab w:val="right" w:leader="dot" w:pos="9350"/>
          </w:tabs>
          <w:spacing w:line="259" w:lineRule="auto"/>
        </w:pPr>
      </w:pPrChange>
    </w:pPr>
    <w:rPr>
      <w:bCs/>
      <w:rPrChange w:id="1" w:author="jonathan pritchard" w:date="2024-02-06T16:09:00Z">
        <w:rPr>
          <w:rFonts w:ascii="Arial" w:eastAsia="MS Mincho" w:hAnsi="Arial"/>
          <w:bCs/>
          <w:lang w:val="en-GB" w:eastAsia="ja-JP" w:bidi="ar-SA"/>
        </w:rPr>
      </w:rPrChange>
    </w:rPr>
  </w:style>
  <w:style w:type="paragraph" w:styleId="TOC2">
    <w:name w:val="toc 2"/>
    <w:basedOn w:val="TOC1"/>
    <w:next w:val="Normal"/>
    <w:autoRedefine/>
    <w:uiPriority w:val="39"/>
    <w:unhideWhenUsed/>
    <w:rsid w:val="00472F68"/>
    <w:pPr>
      <w:tabs>
        <w:tab w:val="left" w:pos="800"/>
      </w:tabs>
      <w:pPrChange w:id="2" w:author="jonathan pritchard" w:date="2024-02-05T09:47:00Z">
        <w:pPr>
          <w:tabs>
            <w:tab w:val="left" w:pos="800"/>
            <w:tab w:val="left" w:pos="992"/>
            <w:tab w:val="right" w:leader="dot" w:pos="9350"/>
          </w:tabs>
          <w:spacing w:line="259" w:lineRule="auto"/>
        </w:pPr>
      </w:pPrChange>
    </w:pPr>
    <w:rPr>
      <w:bCs w:val="0"/>
      <w:rPrChange w:id="2" w:author="jonathan pritchard" w:date="2024-02-05T09:47:00Z">
        <w:rPr>
          <w:rFonts w:ascii="Arial" w:eastAsia="MS Mincho" w:hAnsi="Arial"/>
          <w:lang w:val="en-GB" w:eastAsia="ja-JP" w:bidi="ar-SA"/>
        </w:rPr>
      </w:rPrChange>
    </w:rPr>
  </w:style>
  <w:style w:type="paragraph" w:styleId="TOC3">
    <w:name w:val="toc 3"/>
    <w:basedOn w:val="TOC2"/>
    <w:next w:val="Normal"/>
    <w:autoRedefine/>
    <w:uiPriority w:val="39"/>
    <w:unhideWhenUsed/>
    <w:rsid w:val="00F91C71"/>
    <w:pPr>
      <w:pPrChange w:id="3" w:author="jonathan pritchard" w:date="2024-02-06T15:49:00Z">
        <w:pPr>
          <w:tabs>
            <w:tab w:val="left" w:pos="800"/>
            <w:tab w:val="left" w:pos="992"/>
            <w:tab w:val="right" w:leader="dot" w:pos="9350"/>
          </w:tabs>
          <w:spacing w:line="259" w:lineRule="auto"/>
        </w:pPr>
      </w:pPrChange>
    </w:pPr>
    <w:rPr>
      <w:iCs/>
      <w:rPrChange w:id="3" w:author="jonathan pritchard" w:date="2024-02-06T15:49:00Z">
        <w:rPr>
          <w:rFonts w:ascii="Arial" w:eastAsia="MS Mincho" w:hAnsi="Arial"/>
          <w:iCs/>
          <w:lang w:val="en-GB" w:eastAsia="ja-JP" w:bidi="ar-SA"/>
        </w:rPr>
      </w:rPrChange>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6/09/relationships/commentsIds" Target="commentsIds.xml"/><Relationship Id="rId42" Type="http://schemas.openxmlformats.org/officeDocument/2006/relationships/header" Target="header6.xml"/><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7.xml"/><Relationship Id="rId58" Type="http://schemas.openxmlformats.org/officeDocument/2006/relationships/image" Target="media/image28.png"/><Relationship Id="rId74" Type="http://schemas.openxmlformats.org/officeDocument/2006/relationships/image" Target="media/image44.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6.xml"/><Relationship Id="rId48" Type="http://schemas.openxmlformats.org/officeDocument/2006/relationships/image" Target="media/image22.png"/><Relationship Id="rId56"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2.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header" Target="header5.xml"/><Relationship Id="rId54" Type="http://schemas.openxmlformats.org/officeDocument/2006/relationships/header" Target="header8.xm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cid:image004.jpg@01D7E067.4BDF7CF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7.xml"/><Relationship Id="rId52" Type="http://schemas.openxmlformats.org/officeDocument/2006/relationships/image" Target="media/image26.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header" Target="header4.xml"/><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8.xml"/><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footer" Target="footer5.xml"/><Relationship Id="rId45" Type="http://schemas.openxmlformats.org/officeDocument/2006/relationships/image" Target="media/image19.png"/><Relationship Id="rId66"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133</Pages>
  <Words>52515</Words>
  <Characters>299339</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4</cp:revision>
  <cp:lastPrinted>2022-05-23T11:01:00Z</cp:lastPrinted>
  <dcterms:created xsi:type="dcterms:W3CDTF">2024-02-09T12:39:00Z</dcterms:created>
  <dcterms:modified xsi:type="dcterms:W3CDTF">2024-02-12T17:03:00Z</dcterms:modified>
</cp:coreProperties>
</file>