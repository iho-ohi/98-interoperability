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70FF0950"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 xml:space="preserve">.0 – </w:t>
                    </w:r>
                    <w:ins w:id="3" w:author="jonathan pritchard" w:date="2024-05-29T01:32:00Z" w16du:dateUtc="2024-05-29T00:32:00Z">
                      <w:r w:rsidR="00214B3A">
                        <w:rPr>
                          <w:rFonts w:ascii="Arial" w:hAnsi="Arial" w:cs="HelveticaNeueLT Std Med"/>
                          <w:b/>
                          <w:color w:val="00004C"/>
                          <w:sz w:val="28"/>
                          <w:szCs w:val="28"/>
                        </w:rPr>
                        <w:t>May</w:t>
                      </w:r>
                    </w:ins>
                    <w:ins w:id="4" w:author="jonathan pritchard" w:date="2024-02-06T16:08:00Z">
                      <w:r w:rsidR="00F91460">
                        <w:rPr>
                          <w:rFonts w:ascii="Arial" w:hAnsi="Arial" w:cs="HelveticaNeueLT Std Med"/>
                          <w:b/>
                          <w:color w:val="00004C"/>
                          <w:sz w:val="28"/>
                          <w:szCs w:val="28"/>
                        </w:rPr>
                        <w:t xml:space="preserve"> </w:t>
                      </w:r>
                    </w:ins>
                    <w:ins w:id="5" w:author="Raphael Malyankar" w:date="2023-08-30T15:44:00Z">
                      <w:del w:id="6" w:author="jonathan pritchard" w:date="2024-02-06T16:08:00Z">
                        <w:r w:rsidR="002D2380" w:rsidDel="00F91460">
                          <w:rPr>
                            <w:rFonts w:ascii="Arial" w:hAnsi="Arial" w:cs="HelveticaNeueLT Std Med"/>
                            <w:b/>
                            <w:color w:val="00004C"/>
                            <w:sz w:val="28"/>
                            <w:szCs w:val="28"/>
                          </w:rPr>
                          <w:delText xml:space="preserve"> </w:delText>
                        </w:r>
                      </w:del>
                      <w:r w:rsidR="002D2380">
                        <w:rPr>
                          <w:rFonts w:ascii="Arial" w:hAnsi="Arial" w:cs="HelveticaNeueLT Std Med"/>
                          <w:b/>
                          <w:color w:val="00004C"/>
                          <w:sz w:val="28"/>
                          <w:szCs w:val="28"/>
                        </w:rPr>
                        <w:t>202</w:t>
                      </w:r>
                    </w:ins>
                    <w:ins w:id="7" w:author="jonathan pritchard" w:date="2024-02-06T16:08:00Z">
                      <w:r w:rsidR="00F91460">
                        <w:rPr>
                          <w:rFonts w:ascii="Arial" w:hAnsi="Arial" w:cs="HelveticaNeueLT Std Med"/>
                          <w:b/>
                          <w:color w:val="00004C"/>
                          <w:sz w:val="28"/>
                          <w:szCs w:val="28"/>
                        </w:rPr>
                        <w:t>4</w:t>
                      </w:r>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8"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4B0A946E" w14:textId="77777777" w:rsidR="006456D7" w:rsidRDefault="006456D7" w:rsidP="004E61EE">
      <w:pPr>
        <w:spacing w:after="0" w:line="240" w:lineRule="auto"/>
        <w:rPr>
          <w:ins w:id="9" w:author="jonathan pritchard" w:date="2024-06-19T10:50:00Z" w16du:dateUtc="2024-06-19T09:50:00Z"/>
        </w:rPr>
      </w:pPr>
    </w:p>
    <w:p w14:paraId="191533B6" w14:textId="1279BF84" w:rsidR="004344F7" w:rsidRPr="00501AF1" w:rsidRDefault="004344F7">
      <w:pPr>
        <w:rPr>
          <w:ins w:id="10" w:author="jonathan pritchard" w:date="2024-06-19T10:51:00Z" w16du:dateUtc="2024-06-19T09:51:00Z"/>
          <w:b/>
          <w:bCs/>
          <w:rPrChange w:id="11" w:author="jonathan pritchard" w:date="2024-06-19T15:32:00Z" w16du:dateUtc="2024-06-19T14:32:00Z">
            <w:rPr>
              <w:ins w:id="12" w:author="jonathan pritchard" w:date="2024-06-19T10:51:00Z" w16du:dateUtc="2024-06-19T09:51:00Z"/>
            </w:rPr>
          </w:rPrChange>
        </w:rPr>
      </w:pPr>
      <w:ins w:id="13" w:author="jonathan pritchard" w:date="2024-06-19T10:50:00Z" w16du:dateUtc="2024-06-19T09:50:00Z">
        <w:r w:rsidRPr="00501AF1">
          <w:rPr>
            <w:b/>
            <w:bCs/>
            <w:rPrChange w:id="14" w:author="jonathan pritchard" w:date="2024-06-19T15:32:00Z" w16du:dateUtc="2024-06-19T14:32:00Z">
              <w:rPr/>
            </w:rPrChange>
          </w:rPr>
          <w:t>Further Changes</w:t>
        </w:r>
      </w:ins>
      <w:ins w:id="15" w:author="jonathan pritchard" w:date="2024-06-19T10:51:00Z" w16du:dateUtc="2024-06-19T09:51:00Z">
        <w:r w:rsidRPr="00501AF1">
          <w:rPr>
            <w:b/>
            <w:bCs/>
            <w:rPrChange w:id="16" w:author="jonathan pritchard" w:date="2024-06-19T15:32:00Z" w16du:dateUtc="2024-06-19T14:32:00Z">
              <w:rPr/>
            </w:rPrChange>
          </w:rPr>
          <w:t xml:space="preserve"> identified after publication (before completion of adjudication review)</w:t>
        </w:r>
      </w:ins>
    </w:p>
    <w:p w14:paraId="508BFBE6" w14:textId="77777777" w:rsidR="00501AF1" w:rsidRDefault="00501AF1">
      <w:pPr>
        <w:rPr>
          <w:ins w:id="17" w:author="jonathan pritchard" w:date="2024-06-19T15:32:00Z" w16du:dateUtc="2024-06-19T14:32:00Z"/>
        </w:rPr>
        <w:pPrChange w:id="18" w:author="jonathan pritchard" w:date="2024-06-19T15:32:00Z" w16du:dateUtc="2024-06-19T14:32:00Z">
          <w:pPr>
            <w:pStyle w:val="ListParagraph"/>
            <w:numPr>
              <w:numId w:val="120"/>
            </w:numPr>
            <w:ind w:hanging="360"/>
          </w:pPr>
        </w:pPrChange>
      </w:pPr>
    </w:p>
    <w:p w14:paraId="65EE4960" w14:textId="73243ED9" w:rsidR="004344F7" w:rsidRDefault="004344F7" w:rsidP="004344F7">
      <w:pPr>
        <w:pStyle w:val="ListParagraph"/>
        <w:numPr>
          <w:ilvl w:val="0"/>
          <w:numId w:val="120"/>
        </w:numPr>
        <w:rPr>
          <w:ins w:id="19" w:author="jonathan pritchard" w:date="2024-06-19T10:51:00Z" w16du:dateUtc="2024-06-19T09:51:00Z"/>
        </w:rPr>
      </w:pPr>
      <w:ins w:id="20" w:author="jonathan pritchard" w:date="2024-06-19T10:51:00Z" w16du:dateUtc="2024-06-19T09:51:00Z">
        <w:r>
          <w:t xml:space="preserve">Changes to must – </w:t>
        </w:r>
        <w:proofErr w:type="spellStart"/>
        <w:r>
          <w:t>interoperabilityIdentifier</w:t>
        </w:r>
        <w:proofErr w:type="spellEnd"/>
      </w:ins>
    </w:p>
    <w:p w14:paraId="404D4754" w14:textId="555391E4" w:rsidR="004344F7" w:rsidRDefault="004344F7" w:rsidP="004344F7">
      <w:pPr>
        <w:pStyle w:val="ListParagraph"/>
        <w:numPr>
          <w:ilvl w:val="0"/>
          <w:numId w:val="120"/>
        </w:numPr>
        <w:spacing w:line="240" w:lineRule="auto"/>
        <w:rPr>
          <w:ins w:id="21" w:author="jonathan pritchard" w:date="2024-06-19T10:52:00Z" w16du:dateUtc="2024-06-19T09:52:00Z"/>
        </w:rPr>
      </w:pPr>
      <w:ins w:id="22" w:author="jonathan pritchard" w:date="2024-06-19T10:51:00Z" w16du:dateUtc="2024-06-19T09:51:00Z">
        <w:r>
          <w:t xml:space="preserve">Add new section for loading/rendering display </w:t>
        </w:r>
      </w:ins>
      <w:ins w:id="23" w:author="jonathan pritchard" w:date="2024-06-19T10:52:00Z" w16du:dateUtc="2024-06-19T09:52:00Z">
        <w:r>
          <w:t>from 101PT</w:t>
        </w:r>
      </w:ins>
      <w:ins w:id="24" w:author="jonathan pritchard" w:date="2024-06-19T15:26:00Z" w16du:dateUtc="2024-06-19T14:26:00Z">
        <w:r w:rsidR="0062110C">
          <w:t xml:space="preserve">. This should also include any relevant text from the S-101PS which is generic enough to be used in other product specs (particularly </w:t>
        </w:r>
      </w:ins>
      <w:ins w:id="25" w:author="jonathan pritchard" w:date="2024-06-19T15:27:00Z" w16du:dateUtc="2024-06-19T14:27:00Z">
        <w:r w:rsidR="0062110C">
          <w:t>S-401) and which may not have been seen by OEMs.</w:t>
        </w:r>
      </w:ins>
    </w:p>
    <w:p w14:paraId="29ED3870" w14:textId="1A315C18" w:rsidR="004344F7" w:rsidRDefault="004344F7" w:rsidP="004344F7">
      <w:pPr>
        <w:pStyle w:val="ListParagraph"/>
        <w:numPr>
          <w:ilvl w:val="0"/>
          <w:numId w:val="120"/>
        </w:numPr>
        <w:spacing w:line="240" w:lineRule="auto"/>
        <w:rPr>
          <w:ins w:id="26" w:author="jonathan pritchard" w:date="2024-06-19T10:52:00Z" w16du:dateUtc="2024-06-19T09:52:00Z"/>
        </w:rPr>
      </w:pPr>
      <w:ins w:id="27" w:author="jonathan pritchard" w:date="2024-06-19T10:52:00Z" w16du:dateUtc="2024-06-19T09:52:00Z">
        <w:r>
          <w:t>Must clarify for overscale + new diagram for loading/rendering and link to section.</w:t>
        </w:r>
      </w:ins>
    </w:p>
    <w:p w14:paraId="2BB42CA2" w14:textId="6EB75EE7" w:rsidR="004344F7" w:rsidRDefault="008D1D9A" w:rsidP="004344F7">
      <w:pPr>
        <w:pStyle w:val="ListParagraph"/>
        <w:numPr>
          <w:ilvl w:val="0"/>
          <w:numId w:val="120"/>
        </w:numPr>
        <w:spacing w:line="240" w:lineRule="auto"/>
        <w:rPr>
          <w:ins w:id="28" w:author="jonathan pritchard" w:date="2024-06-19T10:53:00Z" w16du:dateUtc="2024-06-19T09:53:00Z"/>
        </w:rPr>
      </w:pPr>
      <w:ins w:id="29" w:author="jonathan pritchard" w:date="2024-06-19T10:52:00Z" w16du:dateUtc="2024-06-19T09:52:00Z">
        <w:r>
          <w:t>Clarify further wording on the versioning following TSM word</w:t>
        </w:r>
      </w:ins>
      <w:ins w:id="30" w:author="jonathan pritchard" w:date="2024-06-19T10:53:00Z" w16du:dateUtc="2024-06-19T09:53:00Z">
        <w:r>
          <w:t>s.</w:t>
        </w:r>
      </w:ins>
      <w:ins w:id="31" w:author="jonathan pritchard" w:date="2024-06-19T15:32:00Z" w16du:dateUtc="2024-06-19T14:32:00Z">
        <w:r w:rsidR="00525D02">
          <w:t>(and including the table from TSM). This has been agreed by S101PT as well.</w:t>
        </w:r>
      </w:ins>
    </w:p>
    <w:p w14:paraId="584C15A3" w14:textId="08ECB8B9" w:rsidR="008D1D9A" w:rsidRDefault="008D1D9A" w:rsidP="004344F7">
      <w:pPr>
        <w:pStyle w:val="ListParagraph"/>
        <w:numPr>
          <w:ilvl w:val="0"/>
          <w:numId w:val="120"/>
        </w:numPr>
        <w:spacing w:line="240" w:lineRule="auto"/>
        <w:rPr>
          <w:ins w:id="32" w:author="jonathan pritchard" w:date="2024-06-19T10:53:00Z" w16du:dateUtc="2024-06-19T09:53:00Z"/>
        </w:rPr>
      </w:pPr>
      <w:ins w:id="33" w:author="jonathan pritchard" w:date="2024-06-19T10:53:00Z" w16du:dateUtc="2024-06-19T09:53:00Z">
        <w:r>
          <w:t>Where is vertical datum information found.</w:t>
        </w:r>
      </w:ins>
    </w:p>
    <w:p w14:paraId="061444F1" w14:textId="02FA2919" w:rsidR="008D1D9A" w:rsidRDefault="008D1D9A" w:rsidP="004344F7">
      <w:pPr>
        <w:pStyle w:val="ListParagraph"/>
        <w:numPr>
          <w:ilvl w:val="0"/>
          <w:numId w:val="120"/>
        </w:numPr>
        <w:spacing w:line="240" w:lineRule="auto"/>
        <w:rPr>
          <w:ins w:id="34" w:author="jonathan pritchard" w:date="2024-06-19T10:53:00Z" w16du:dateUtc="2024-06-19T09:53:00Z"/>
        </w:rPr>
      </w:pPr>
      <w:ins w:id="35" w:author="jonathan pritchard" w:date="2024-06-19T10:53:00Z" w16du:dateUtc="2024-06-19T09:53:00Z">
        <w:r>
          <w:t xml:space="preserve">Update Information to be </w:t>
        </w:r>
        <w:proofErr w:type="spellStart"/>
        <w:r>
          <w:t>added.</w:t>
        </w:r>
      </w:ins>
      <w:ins w:id="36" w:author="jonathan pritchard" w:date="2024-06-19T11:04:00Z" w16du:dateUtc="2024-06-19T10:04:00Z">
        <w:r w:rsidR="009E6DAB">
          <w:t>with</w:t>
        </w:r>
        <w:proofErr w:type="spellEnd"/>
        <w:r w:rsidR="009E6DAB">
          <w:t xml:space="preserve"> both models.</w:t>
        </w:r>
      </w:ins>
    </w:p>
    <w:p w14:paraId="10534738" w14:textId="2E35DD48" w:rsidR="008D1D9A" w:rsidRDefault="008D1D9A" w:rsidP="004344F7">
      <w:pPr>
        <w:pStyle w:val="ListParagraph"/>
        <w:numPr>
          <w:ilvl w:val="0"/>
          <w:numId w:val="120"/>
        </w:numPr>
        <w:spacing w:line="240" w:lineRule="auto"/>
        <w:rPr>
          <w:ins w:id="37" w:author="jonathan pritchard" w:date="2024-06-19T10:54:00Z" w16du:dateUtc="2024-06-19T09:54:00Z"/>
        </w:rPr>
      </w:pPr>
      <w:ins w:id="38" w:author="jonathan pritchard" w:date="2024-06-19T10:53:00Z" w16du:dateUtc="2024-06-19T09:53:00Z">
        <w:r>
          <w:t>Data quality is a date-dependent feature, note for inf</w:t>
        </w:r>
      </w:ins>
      <w:ins w:id="39" w:author="jonathan pritchard" w:date="2024-06-19T10:54:00Z" w16du:dateUtc="2024-06-19T09:54:00Z">
        <w:r>
          <w:t>o, when the data quality portrayal is received and added into PS</w:t>
        </w:r>
      </w:ins>
    </w:p>
    <w:p w14:paraId="622CFE4D" w14:textId="56CA2CCE" w:rsidR="008D1D9A" w:rsidRDefault="008D1D9A" w:rsidP="004344F7">
      <w:pPr>
        <w:pStyle w:val="ListParagraph"/>
        <w:numPr>
          <w:ilvl w:val="0"/>
          <w:numId w:val="120"/>
        </w:numPr>
        <w:spacing w:line="240" w:lineRule="auto"/>
        <w:rPr>
          <w:ins w:id="40" w:author="jonathan pritchard" w:date="2024-06-19T10:54:00Z" w16du:dateUtc="2024-06-19T09:54:00Z"/>
        </w:rPr>
      </w:pPr>
      <w:ins w:id="41" w:author="jonathan pritchard" w:date="2024-06-19T10:54:00Z" w16du:dateUtc="2024-06-19T09:54:00Z">
        <w:r>
          <w:t>Datums in ECDIS legend need to be clarified.</w:t>
        </w:r>
      </w:ins>
    </w:p>
    <w:p w14:paraId="348CFF7E" w14:textId="651B0C7A" w:rsidR="008D1D9A" w:rsidRDefault="008D1D9A" w:rsidP="004344F7">
      <w:pPr>
        <w:pStyle w:val="ListParagraph"/>
        <w:numPr>
          <w:ilvl w:val="0"/>
          <w:numId w:val="120"/>
        </w:numPr>
        <w:spacing w:line="240" w:lineRule="auto"/>
        <w:rPr>
          <w:ins w:id="42" w:author="jonathan pritchard" w:date="2024-06-19T11:02:00Z" w16du:dateUtc="2024-06-19T10:02:00Z"/>
        </w:rPr>
      </w:pPr>
      <w:ins w:id="43" w:author="jonathan pritchard" w:date="2024-06-19T10:55:00Z" w16du:dateUtc="2024-06-19T09:55:00Z">
        <w:r>
          <w:t xml:space="preserve">Languages, need to clarify how the </w:t>
        </w:r>
      </w:ins>
      <w:ins w:id="44" w:author="jonathan pritchard" w:date="2024-06-19T11:02:00Z" w16du:dateUtc="2024-06-19T10:02:00Z">
        <w:r w:rsidR="008E3BFB">
          <w:t>ECDIS uses the context parameter holding the language list.</w:t>
        </w:r>
      </w:ins>
    </w:p>
    <w:p w14:paraId="5137CC37" w14:textId="3C7254F8" w:rsidR="008E3BFB" w:rsidRDefault="009E5482" w:rsidP="004344F7">
      <w:pPr>
        <w:pStyle w:val="ListParagraph"/>
        <w:numPr>
          <w:ilvl w:val="0"/>
          <w:numId w:val="120"/>
        </w:numPr>
        <w:spacing w:line="240" w:lineRule="auto"/>
        <w:rPr>
          <w:ins w:id="45" w:author="jonathan pritchard" w:date="2024-06-19T11:55:00Z" w16du:dateUtc="2024-06-19T10:55:00Z"/>
        </w:rPr>
      </w:pPr>
      <w:ins w:id="46" w:author="jonathan pritchard" w:date="2024-06-19T11:55:00Z" w16du:dateUtc="2024-06-19T10:55:00Z">
        <w:r>
          <w:t>The other components of S-98</w:t>
        </w:r>
      </w:ins>
    </w:p>
    <w:p w14:paraId="0E4CC68F" w14:textId="64BE3A2D" w:rsidR="009E5482" w:rsidRDefault="00535408" w:rsidP="004344F7">
      <w:pPr>
        <w:pStyle w:val="ListParagraph"/>
        <w:numPr>
          <w:ilvl w:val="0"/>
          <w:numId w:val="120"/>
        </w:numPr>
        <w:spacing w:line="240" w:lineRule="auto"/>
        <w:rPr>
          <w:ins w:id="47" w:author="jonathan pritchard" w:date="2024-06-19T11:56:00Z" w16du:dateUtc="2024-06-19T10:56:00Z"/>
        </w:rPr>
      </w:pPr>
      <w:ins w:id="48" w:author="jonathan pritchard" w:date="2024-06-19T11:56:00Z" w16du:dateUtc="2024-06-19T10:56:00Z">
        <w:r>
          <w:t>Chart 1, there is only one method for its display</w:t>
        </w:r>
      </w:ins>
    </w:p>
    <w:p w14:paraId="24A141AB" w14:textId="63F2B709" w:rsidR="00535408" w:rsidRDefault="00525D02" w:rsidP="004344F7">
      <w:pPr>
        <w:pStyle w:val="ListParagraph"/>
        <w:numPr>
          <w:ilvl w:val="0"/>
          <w:numId w:val="120"/>
        </w:numPr>
        <w:spacing w:line="240" w:lineRule="auto"/>
        <w:rPr>
          <w:ins w:id="49" w:author="jonathan pritchard" w:date="2024-06-19T15:32:00Z" w16du:dateUtc="2024-06-19T14:32:00Z"/>
        </w:rPr>
      </w:pPr>
      <w:ins w:id="50" w:author="jonathan pritchard" w:date="2024-06-19T15:32:00Z" w16du:dateUtc="2024-06-19T14:32:00Z">
        <w:r>
          <w:t xml:space="preserve">All the </w:t>
        </w:r>
        <w:proofErr w:type="spellStart"/>
        <w:r>
          <w:t>optimumDisplayScale</w:t>
        </w:r>
        <w:proofErr w:type="spellEnd"/>
        <w:r>
          <w:t xml:space="preserve"> changes.</w:t>
        </w:r>
      </w:ins>
    </w:p>
    <w:p w14:paraId="0AE2AD25" w14:textId="225C64DD" w:rsidR="00525D02" w:rsidRDefault="00373445" w:rsidP="004344F7">
      <w:pPr>
        <w:pStyle w:val="ListParagraph"/>
        <w:numPr>
          <w:ilvl w:val="0"/>
          <w:numId w:val="120"/>
        </w:numPr>
        <w:spacing w:line="240" w:lineRule="auto"/>
        <w:rPr>
          <w:ins w:id="51" w:author="jonathan pritchard" w:date="2024-06-19T15:33:00Z" w16du:dateUtc="2024-06-19T14:33:00Z"/>
        </w:rPr>
      </w:pPr>
      <w:ins w:id="52" w:author="jonathan pritchard" w:date="2024-06-19T15:33:00Z" w16du:dateUtc="2024-06-19T14:33:00Z">
        <w:r>
          <w:t>HTML/XML is out for now, NIPWG can bring it back in if it can be specified properly.</w:t>
        </w:r>
      </w:ins>
    </w:p>
    <w:p w14:paraId="7DBF9550" w14:textId="06AEE06A" w:rsidR="00373445" w:rsidRDefault="0070602A" w:rsidP="004344F7">
      <w:pPr>
        <w:pStyle w:val="ListParagraph"/>
        <w:numPr>
          <w:ilvl w:val="0"/>
          <w:numId w:val="120"/>
        </w:numPr>
        <w:spacing w:line="240" w:lineRule="auto"/>
        <w:rPr>
          <w:ins w:id="53" w:author="jonathan pritchard" w:date="2024-06-19T15:35:00Z" w16du:dateUtc="2024-06-19T14:35:00Z"/>
        </w:rPr>
      </w:pPr>
      <w:ins w:id="54" w:author="jonathan pritchard" w:date="2024-06-19T15:34:00Z" w16du:dateUtc="2024-06-19T14:34:00Z">
        <w:r>
          <w:t xml:space="preserve">Find better location for language on </w:t>
        </w:r>
      </w:ins>
      <w:ins w:id="55" w:author="jonathan pritchard" w:date="2024-06-19T15:35:00Z" w16du:dateUtc="2024-06-19T14:35:00Z">
        <w:r>
          <w:t>shared edges (in opposite directions)</w:t>
        </w:r>
      </w:ins>
    </w:p>
    <w:p w14:paraId="389F5E6D" w14:textId="79A462CF" w:rsidR="0070602A" w:rsidRDefault="0070602A" w:rsidP="004344F7">
      <w:pPr>
        <w:pStyle w:val="ListParagraph"/>
        <w:numPr>
          <w:ilvl w:val="0"/>
          <w:numId w:val="120"/>
        </w:numPr>
        <w:spacing w:line="240" w:lineRule="auto"/>
        <w:rPr>
          <w:ins w:id="56" w:author="jonathan pritchard" w:date="2024-06-19T15:39:00Z" w16du:dateUtc="2024-06-19T14:39:00Z"/>
        </w:rPr>
      </w:pPr>
      <w:ins w:id="57" w:author="jonathan pritchard" w:date="2024-06-19T15:38:00Z" w16du:dateUtc="2024-06-19T14:38:00Z">
        <w:r>
          <w:t xml:space="preserve">IMO requirements for data quality to be </w:t>
        </w:r>
        <w:proofErr w:type="spellStart"/>
        <w:r>
          <w:t>takein</w:t>
        </w:r>
        <w:proofErr w:type="spellEnd"/>
        <w:r>
          <w:t xml:space="preserve"> into account. Applies to Charts, also S-102 and </w:t>
        </w:r>
      </w:ins>
      <w:ins w:id="58" w:author="jonathan pritchard" w:date="2024-06-19T15:39:00Z" w16du:dateUtc="2024-06-19T14:39:00Z">
        <w:r>
          <w:t>S-104.</w:t>
        </w:r>
      </w:ins>
    </w:p>
    <w:p w14:paraId="7361D5BD" w14:textId="54C44C77" w:rsidR="0070602A" w:rsidRDefault="000674EF" w:rsidP="004344F7">
      <w:pPr>
        <w:pStyle w:val="ListParagraph"/>
        <w:numPr>
          <w:ilvl w:val="0"/>
          <w:numId w:val="120"/>
        </w:numPr>
        <w:spacing w:line="240" w:lineRule="auto"/>
        <w:rPr>
          <w:ins w:id="59" w:author="jonathan pritchard" w:date="2024-06-19T15:40:00Z" w16du:dateUtc="2024-06-19T14:40:00Z"/>
        </w:rPr>
      </w:pPr>
      <w:ins w:id="60" w:author="jonathan pritchard" w:date="2024-06-19T15:40:00Z" w16du:dateUtc="2024-06-19T14:40:00Z">
        <w:r>
          <w:t>There is no interoperability catalogue yet.</w:t>
        </w:r>
      </w:ins>
    </w:p>
    <w:p w14:paraId="1943E4EC" w14:textId="77777777" w:rsidR="000674EF" w:rsidRDefault="000674EF">
      <w:pPr>
        <w:pStyle w:val="ListParagraph"/>
        <w:numPr>
          <w:ilvl w:val="0"/>
          <w:numId w:val="120"/>
        </w:numPr>
        <w:spacing w:line="240" w:lineRule="auto"/>
        <w:rPr>
          <w:ins w:id="61" w:author="jonathan pritchard" w:date="2024-06-19T10:50:00Z" w16du:dateUtc="2024-06-19T09:50:00Z"/>
        </w:rPr>
        <w:pPrChange w:id="62" w:author="jonathan pritchard" w:date="2024-06-19T10:51:00Z" w16du:dateUtc="2024-06-19T09:51:00Z">
          <w:pPr/>
        </w:pPrChange>
      </w:pPr>
    </w:p>
    <w:p w14:paraId="6CA00846" w14:textId="6B3987A2" w:rsidR="004344F7" w:rsidRDefault="004344F7">
      <w:pPr>
        <w:rPr>
          <w:ins w:id="63" w:author="jonathan pritchard" w:date="2024-06-19T10:50:00Z" w16du:dateUtc="2024-06-19T09:50:00Z"/>
        </w:rPr>
      </w:pPr>
      <w:ins w:id="64" w:author="jonathan pritchard" w:date="2024-06-19T10:50:00Z" w16du:dateUtc="2024-06-19T09:50:00Z">
        <w:r>
          <w:br w:type="page"/>
        </w:r>
      </w:ins>
    </w:p>
    <w:p w14:paraId="649F00F4" w14:textId="77777777" w:rsidR="004344F7" w:rsidRPr="00D56521" w:rsidRDefault="004344F7" w:rsidP="004E61EE">
      <w:pPr>
        <w:spacing w:after="0" w:line="240" w:lineRule="auto"/>
        <w:sectPr w:rsidR="004344F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70" w:name="_Toc144421198" w:displacedByCustomXml="next"/>
    <w:bookmarkStart w:id="71" w:name="_Toc144415652"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71"/>
          <w:bookmarkEnd w:id="70"/>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72" w:author="jonathan pritchard" w:date="2024-02-06T16:08:00Z">
            <w:r w:rsidR="00EE4356">
              <w:rPr>
                <w:noProof/>
                <w:webHidden/>
              </w:rPr>
              <w:t>10</w:t>
            </w:r>
          </w:ins>
          <w:del w:id="73"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74" w:author="jonathan pritchard" w:date="2024-02-06T16:08:00Z">
            <w:r w:rsidR="00EE4356">
              <w:rPr>
                <w:noProof/>
                <w:webHidden/>
              </w:rPr>
              <w:t>10</w:t>
            </w:r>
          </w:ins>
          <w:del w:id="75"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76" w:author="jonathan pritchard" w:date="2024-02-06T16:08:00Z">
            <w:r w:rsidR="00EE4356">
              <w:rPr>
                <w:noProof/>
                <w:webHidden/>
              </w:rPr>
              <w:t>11</w:t>
            </w:r>
          </w:ins>
          <w:del w:id="77"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78" w:author="jonathan pritchard" w:date="2024-02-06T16:08:00Z">
            <w:r w:rsidR="00EE4356">
              <w:rPr>
                <w:noProof/>
                <w:webHidden/>
              </w:rPr>
              <w:t>11</w:t>
            </w:r>
          </w:ins>
          <w:del w:id="79"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80" w:author="jonathan pritchard" w:date="2024-02-06T16:08:00Z">
            <w:r w:rsidR="00EE4356">
              <w:rPr>
                <w:noProof/>
                <w:webHidden/>
              </w:rPr>
              <w:t>11</w:t>
            </w:r>
          </w:ins>
          <w:del w:id="81"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82" w:author="jonathan pritchard" w:date="2024-02-06T16:08:00Z">
            <w:r w:rsidR="00EE4356">
              <w:rPr>
                <w:noProof/>
                <w:webHidden/>
              </w:rPr>
              <w:t>12</w:t>
            </w:r>
          </w:ins>
          <w:del w:id="83"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84" w:author="jonathan pritchard" w:date="2024-02-06T16:08:00Z">
            <w:r w:rsidR="00EE4356">
              <w:rPr>
                <w:noProof/>
                <w:webHidden/>
              </w:rPr>
              <w:t>13</w:t>
            </w:r>
          </w:ins>
          <w:del w:id="85"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86" w:author="jonathan pritchard" w:date="2024-02-06T16:08:00Z">
            <w:r w:rsidR="00EE4356">
              <w:rPr>
                <w:noProof/>
                <w:webHidden/>
              </w:rPr>
              <w:t>13</w:t>
            </w:r>
          </w:ins>
          <w:del w:id="87"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88" w:author="jonathan pritchard" w:date="2024-02-06T16:08:00Z">
            <w:r w:rsidR="00EE4356">
              <w:rPr>
                <w:noProof/>
                <w:webHidden/>
              </w:rPr>
              <w:t>13</w:t>
            </w:r>
          </w:ins>
          <w:del w:id="89"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90" w:author="jonathan pritchard" w:date="2024-02-06T16:08:00Z">
            <w:r w:rsidR="00EE4356">
              <w:rPr>
                <w:noProof/>
                <w:webHidden/>
              </w:rPr>
              <w:t>14</w:t>
            </w:r>
          </w:ins>
          <w:del w:id="91"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92" w:author="jonathan pritchard" w:date="2024-02-06T16:08:00Z">
            <w:r w:rsidR="00EE4356">
              <w:rPr>
                <w:noProof/>
                <w:webHidden/>
              </w:rPr>
              <w:t>16</w:t>
            </w:r>
          </w:ins>
          <w:del w:id="93"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94" w:author="jonathan pritchard" w:date="2024-02-06T16:08:00Z">
            <w:r w:rsidR="00EE4356">
              <w:rPr>
                <w:noProof/>
                <w:webHidden/>
              </w:rPr>
              <w:t>16</w:t>
            </w:r>
          </w:ins>
          <w:del w:id="95"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96" w:author="jonathan pritchard" w:date="2024-02-06T16:08:00Z">
            <w:r w:rsidR="00EE4356">
              <w:rPr>
                <w:noProof/>
                <w:webHidden/>
              </w:rPr>
              <w:t>17</w:t>
            </w:r>
          </w:ins>
          <w:del w:id="97"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98" w:author="jonathan pritchard" w:date="2024-02-06T16:08:00Z">
            <w:r w:rsidR="00EE4356">
              <w:rPr>
                <w:noProof/>
                <w:webHidden/>
              </w:rPr>
              <w:t>18</w:t>
            </w:r>
          </w:ins>
          <w:del w:id="99"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100" w:author="jonathan pritchard" w:date="2024-02-06T16:08:00Z">
            <w:r w:rsidR="00EE4356">
              <w:rPr>
                <w:noProof/>
                <w:webHidden/>
              </w:rPr>
              <w:t>18</w:t>
            </w:r>
          </w:ins>
          <w:del w:id="101"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102" w:author="jonathan pritchard" w:date="2024-02-06T16:08:00Z">
            <w:r w:rsidR="00EE4356">
              <w:rPr>
                <w:noProof/>
                <w:webHidden/>
              </w:rPr>
              <w:t>18</w:t>
            </w:r>
          </w:ins>
          <w:del w:id="103"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104" w:author="jonathan pritchard" w:date="2024-02-06T16:08:00Z">
            <w:r w:rsidR="00EE4356">
              <w:rPr>
                <w:noProof/>
                <w:webHidden/>
              </w:rPr>
              <w:t>18</w:t>
            </w:r>
          </w:ins>
          <w:del w:id="105"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106" w:author="jonathan pritchard" w:date="2024-02-06T16:08:00Z">
            <w:r w:rsidR="00EE4356">
              <w:rPr>
                <w:noProof/>
                <w:webHidden/>
              </w:rPr>
              <w:t>19</w:t>
            </w:r>
          </w:ins>
          <w:del w:id="107"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108" w:author="jonathan pritchard" w:date="2024-02-06T16:08:00Z">
            <w:r w:rsidR="00EE4356">
              <w:rPr>
                <w:noProof/>
                <w:webHidden/>
              </w:rPr>
              <w:t>20</w:t>
            </w:r>
          </w:ins>
          <w:del w:id="109"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110" w:author="jonathan pritchard" w:date="2024-02-06T16:08:00Z">
            <w:r w:rsidR="00EE4356">
              <w:rPr>
                <w:noProof/>
                <w:webHidden/>
              </w:rPr>
              <w:t>20</w:t>
            </w:r>
          </w:ins>
          <w:del w:id="111"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112" w:author="jonathan pritchard" w:date="2024-02-06T16:08:00Z">
            <w:r w:rsidR="00EE4356">
              <w:rPr>
                <w:noProof/>
                <w:webHidden/>
              </w:rPr>
              <w:t>21</w:t>
            </w:r>
          </w:ins>
          <w:del w:id="113"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114" w:author="jonathan pritchard" w:date="2024-02-06T16:08:00Z">
            <w:r w:rsidR="00EE4356">
              <w:rPr>
                <w:noProof/>
                <w:webHidden/>
              </w:rPr>
              <w:t>21</w:t>
            </w:r>
          </w:ins>
          <w:del w:id="115"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116" w:author="jonathan pritchard" w:date="2024-02-06T16:08:00Z">
            <w:r w:rsidR="00EE4356">
              <w:rPr>
                <w:noProof/>
                <w:webHidden/>
              </w:rPr>
              <w:t>21</w:t>
            </w:r>
          </w:ins>
          <w:del w:id="117"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118" w:author="jonathan pritchard" w:date="2024-02-06T16:08:00Z">
            <w:r w:rsidR="00EE4356">
              <w:rPr>
                <w:noProof/>
                <w:webHidden/>
              </w:rPr>
              <w:t>21</w:t>
            </w:r>
          </w:ins>
          <w:del w:id="119"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120" w:author="jonathan pritchard" w:date="2024-02-06T16:08:00Z">
            <w:r w:rsidR="00EE4356">
              <w:rPr>
                <w:noProof/>
                <w:webHidden/>
              </w:rPr>
              <w:t>22</w:t>
            </w:r>
          </w:ins>
          <w:del w:id="121"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122" w:author="jonathan pritchard" w:date="2024-02-06T16:08:00Z">
            <w:r w:rsidR="00EE4356">
              <w:rPr>
                <w:noProof/>
                <w:webHidden/>
              </w:rPr>
              <w:t>22</w:t>
            </w:r>
          </w:ins>
          <w:del w:id="123"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124" w:author="jonathan pritchard" w:date="2024-02-06T16:08:00Z">
            <w:r w:rsidR="00EE4356">
              <w:rPr>
                <w:noProof/>
                <w:webHidden/>
              </w:rPr>
              <w:t>22</w:t>
            </w:r>
          </w:ins>
          <w:del w:id="125"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126" w:author="jonathan pritchard" w:date="2024-02-06T16:08:00Z">
            <w:r w:rsidR="00EE4356">
              <w:rPr>
                <w:noProof/>
                <w:webHidden/>
              </w:rPr>
              <w:t>23</w:t>
            </w:r>
          </w:ins>
          <w:del w:id="127"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128" w:author="jonathan pritchard" w:date="2024-02-06T16:08:00Z">
            <w:r w:rsidR="00EE4356">
              <w:rPr>
                <w:noProof/>
                <w:webHidden/>
              </w:rPr>
              <w:t>23</w:t>
            </w:r>
          </w:ins>
          <w:del w:id="129"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130" w:author="jonathan pritchard" w:date="2024-02-06T16:08:00Z">
            <w:r w:rsidR="00EE4356">
              <w:rPr>
                <w:noProof/>
                <w:webHidden/>
              </w:rPr>
              <w:t>23</w:t>
            </w:r>
          </w:ins>
          <w:del w:id="131"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132" w:author="jonathan pritchard" w:date="2024-02-06T16:08:00Z">
            <w:r w:rsidR="00EE4356">
              <w:rPr>
                <w:noProof/>
                <w:webHidden/>
              </w:rPr>
              <w:t>24</w:t>
            </w:r>
          </w:ins>
          <w:del w:id="133"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134" w:author="jonathan pritchard" w:date="2024-02-06T16:08:00Z">
            <w:r w:rsidR="00EE4356">
              <w:rPr>
                <w:noProof/>
                <w:webHidden/>
              </w:rPr>
              <w:t>25</w:t>
            </w:r>
          </w:ins>
          <w:del w:id="135"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136" w:author="jonathan pritchard" w:date="2024-02-06T16:08:00Z">
            <w:r w:rsidR="00EE4356">
              <w:rPr>
                <w:noProof/>
                <w:webHidden/>
              </w:rPr>
              <w:t>25</w:t>
            </w:r>
          </w:ins>
          <w:del w:id="137"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138" w:author="jonathan pritchard" w:date="2024-02-06T16:08:00Z">
            <w:r w:rsidR="00EE4356">
              <w:rPr>
                <w:noProof/>
                <w:webHidden/>
              </w:rPr>
              <w:t>26</w:t>
            </w:r>
          </w:ins>
          <w:del w:id="139"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140" w:author="jonathan pritchard" w:date="2024-02-06T16:08:00Z">
            <w:r w:rsidR="00EE4356">
              <w:rPr>
                <w:noProof/>
                <w:webHidden/>
              </w:rPr>
              <w:t>28</w:t>
            </w:r>
          </w:ins>
          <w:del w:id="141"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142" w:author="jonathan pritchard" w:date="2024-02-06T16:08:00Z">
            <w:r w:rsidR="00EE4356">
              <w:rPr>
                <w:noProof/>
                <w:webHidden/>
              </w:rPr>
              <w:t>30</w:t>
            </w:r>
          </w:ins>
          <w:del w:id="143"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144" w:author="jonathan pritchard" w:date="2024-02-06T16:08:00Z">
            <w:r w:rsidR="00EE4356">
              <w:rPr>
                <w:noProof/>
                <w:webHidden/>
              </w:rPr>
              <w:t>33</w:t>
            </w:r>
          </w:ins>
          <w:del w:id="145"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146" w:author="jonathan pritchard" w:date="2024-02-06T16:08:00Z">
            <w:r w:rsidR="00EE4356">
              <w:rPr>
                <w:noProof/>
                <w:webHidden/>
              </w:rPr>
              <w:t>33</w:t>
            </w:r>
          </w:ins>
          <w:del w:id="147"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148" w:author="jonathan pritchard" w:date="2024-02-06T16:08:00Z">
            <w:r w:rsidR="00EE4356">
              <w:rPr>
                <w:noProof/>
                <w:webHidden/>
              </w:rPr>
              <w:t>34</w:t>
            </w:r>
          </w:ins>
          <w:del w:id="149"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150" w:author="jonathan pritchard" w:date="2024-02-06T16:08:00Z">
            <w:r w:rsidR="00EE4356">
              <w:rPr>
                <w:noProof/>
                <w:webHidden/>
              </w:rPr>
              <w:t>34</w:t>
            </w:r>
          </w:ins>
          <w:del w:id="151"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152" w:author="jonathan pritchard" w:date="2024-02-06T16:08:00Z">
            <w:r w:rsidR="00EE4356">
              <w:rPr>
                <w:noProof/>
                <w:webHidden/>
              </w:rPr>
              <w:t>35</w:t>
            </w:r>
          </w:ins>
          <w:del w:id="153"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154" w:author="jonathan pritchard" w:date="2024-02-06T16:08:00Z">
            <w:r w:rsidR="00EE4356">
              <w:rPr>
                <w:noProof/>
                <w:webHidden/>
              </w:rPr>
              <w:t>35</w:t>
            </w:r>
          </w:ins>
          <w:del w:id="155"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56" w:author="jonathan pritchard" w:date="2024-02-06T16:08:00Z">
            <w:r w:rsidR="00EE4356">
              <w:rPr>
                <w:noProof/>
                <w:webHidden/>
              </w:rPr>
              <w:t>35</w:t>
            </w:r>
          </w:ins>
          <w:del w:id="157"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58" w:author="jonathan pritchard" w:date="2024-02-06T16:08:00Z">
            <w:r w:rsidR="00EE4356">
              <w:rPr>
                <w:noProof/>
                <w:webHidden/>
              </w:rPr>
              <w:t>37</w:t>
            </w:r>
          </w:ins>
          <w:del w:id="159"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60" w:author="jonathan pritchard" w:date="2024-02-06T16:08:00Z">
            <w:r w:rsidR="00EE4356">
              <w:rPr>
                <w:noProof/>
                <w:webHidden/>
              </w:rPr>
              <w:t>37</w:t>
            </w:r>
          </w:ins>
          <w:del w:id="161"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62" w:author="jonathan pritchard" w:date="2024-02-06T16:08:00Z">
            <w:r w:rsidR="00EE4356">
              <w:rPr>
                <w:noProof/>
                <w:webHidden/>
              </w:rPr>
              <w:t>37</w:t>
            </w:r>
          </w:ins>
          <w:del w:id="163"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64" w:author="jonathan pritchard" w:date="2024-02-06T16:08:00Z">
            <w:r w:rsidR="00EE4356">
              <w:rPr>
                <w:noProof/>
                <w:webHidden/>
              </w:rPr>
              <w:t>37</w:t>
            </w:r>
          </w:ins>
          <w:del w:id="165"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66" w:author="jonathan pritchard" w:date="2024-02-06T16:08:00Z">
            <w:r w:rsidR="00EE4356">
              <w:rPr>
                <w:noProof/>
                <w:webHidden/>
              </w:rPr>
              <w:t>38</w:t>
            </w:r>
          </w:ins>
          <w:del w:id="167"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68" w:author="jonathan pritchard" w:date="2024-02-06T16:08:00Z">
            <w:r w:rsidR="00EE4356">
              <w:rPr>
                <w:noProof/>
                <w:webHidden/>
              </w:rPr>
              <w:t>38</w:t>
            </w:r>
          </w:ins>
          <w:del w:id="169"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70" w:author="jonathan pritchard" w:date="2024-02-06T16:08:00Z">
            <w:r w:rsidR="00EE4356">
              <w:rPr>
                <w:noProof/>
                <w:webHidden/>
              </w:rPr>
              <w:t>38</w:t>
            </w:r>
          </w:ins>
          <w:del w:id="171"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72" w:author="jonathan pritchard" w:date="2024-02-06T16:08:00Z">
            <w:r w:rsidR="00EE4356">
              <w:rPr>
                <w:noProof/>
                <w:webHidden/>
              </w:rPr>
              <w:t>39</w:t>
            </w:r>
          </w:ins>
          <w:del w:id="173"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74" w:author="jonathan pritchard" w:date="2024-02-06T16:08:00Z">
            <w:r w:rsidR="00EE4356">
              <w:rPr>
                <w:noProof/>
                <w:webHidden/>
              </w:rPr>
              <w:t>39</w:t>
            </w:r>
          </w:ins>
          <w:del w:id="175"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76" w:author="jonathan pritchard" w:date="2024-02-06T16:08:00Z">
            <w:r w:rsidR="00EE4356">
              <w:rPr>
                <w:noProof/>
                <w:webHidden/>
              </w:rPr>
              <w:t>39</w:t>
            </w:r>
          </w:ins>
          <w:del w:id="17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78" w:author="jonathan pritchard" w:date="2024-02-06T16:08:00Z">
            <w:r w:rsidR="00EE4356">
              <w:rPr>
                <w:noProof/>
                <w:webHidden/>
              </w:rPr>
              <w:t>39</w:t>
            </w:r>
          </w:ins>
          <w:del w:id="179"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80" w:author="jonathan pritchard" w:date="2024-02-06T16:08:00Z">
            <w:r w:rsidR="00EE4356">
              <w:rPr>
                <w:noProof/>
                <w:webHidden/>
              </w:rPr>
              <w:t>39</w:t>
            </w:r>
          </w:ins>
          <w:del w:id="18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82" w:author="jonathan pritchard" w:date="2024-02-06T16:08:00Z">
            <w:r w:rsidR="00EE4356">
              <w:rPr>
                <w:noProof/>
                <w:webHidden/>
              </w:rPr>
              <w:t>40</w:t>
            </w:r>
          </w:ins>
          <w:del w:id="183"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84" w:author="jonathan pritchard" w:date="2024-02-06T16:08:00Z">
            <w:r w:rsidR="00EE4356">
              <w:rPr>
                <w:noProof/>
                <w:webHidden/>
              </w:rPr>
              <w:t>40</w:t>
            </w:r>
          </w:ins>
          <w:del w:id="18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86" w:author="jonathan pritchard" w:date="2024-02-06T16:08:00Z">
            <w:r w:rsidR="00EE4356">
              <w:rPr>
                <w:noProof/>
                <w:webHidden/>
              </w:rPr>
              <w:t>40</w:t>
            </w:r>
          </w:ins>
          <w:del w:id="18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88" w:author="jonathan pritchard" w:date="2024-02-06T16:08:00Z">
            <w:r w:rsidR="00EE4356">
              <w:rPr>
                <w:noProof/>
                <w:webHidden/>
              </w:rPr>
              <w:t>40</w:t>
            </w:r>
          </w:ins>
          <w:del w:id="189"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90" w:author="jonathan pritchard" w:date="2024-02-06T16:08:00Z">
            <w:r w:rsidR="00EE4356">
              <w:rPr>
                <w:noProof/>
                <w:webHidden/>
              </w:rPr>
              <w:t>43</w:t>
            </w:r>
          </w:ins>
          <w:del w:id="191"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92" w:author="jonathan pritchard" w:date="2024-02-06T16:08:00Z">
            <w:r w:rsidR="00EE4356">
              <w:rPr>
                <w:noProof/>
                <w:webHidden/>
              </w:rPr>
              <w:t>44</w:t>
            </w:r>
          </w:ins>
          <w:del w:id="193"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94" w:author="jonathan pritchard" w:date="2024-02-06T16:08:00Z">
            <w:r w:rsidR="00EE4356">
              <w:rPr>
                <w:noProof/>
                <w:webHidden/>
              </w:rPr>
              <w:t>44</w:t>
            </w:r>
          </w:ins>
          <w:del w:id="195"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96" w:author="jonathan pritchard" w:date="2024-02-06T16:08:00Z">
            <w:r w:rsidR="00EE4356">
              <w:rPr>
                <w:noProof/>
                <w:webHidden/>
              </w:rPr>
              <w:t>44</w:t>
            </w:r>
          </w:ins>
          <w:del w:id="197"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198" w:author="jonathan pritchard" w:date="2024-02-06T16:08:00Z">
            <w:r w:rsidR="00EE4356">
              <w:rPr>
                <w:noProof/>
                <w:webHidden/>
              </w:rPr>
              <w:t>46</w:t>
            </w:r>
          </w:ins>
          <w:del w:id="199"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200" w:author="jonathan pritchard" w:date="2024-02-06T16:08:00Z">
            <w:r w:rsidR="00EE4356">
              <w:rPr>
                <w:noProof/>
                <w:webHidden/>
              </w:rPr>
              <w:t>46</w:t>
            </w:r>
          </w:ins>
          <w:del w:id="201"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202" w:author="jonathan pritchard" w:date="2024-02-06T16:08:00Z">
            <w:r w:rsidR="00EE4356">
              <w:rPr>
                <w:noProof/>
                <w:webHidden/>
              </w:rPr>
              <w:t>47</w:t>
            </w:r>
          </w:ins>
          <w:del w:id="203"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204" w:author="jonathan pritchard" w:date="2024-02-06T16:09:00Z">
            <w:r w:rsidR="00EE4356">
              <w:rPr>
                <w:noProof/>
                <w:webHidden/>
              </w:rPr>
              <w:t>47</w:t>
            </w:r>
          </w:ins>
          <w:del w:id="205"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206" w:author="jonathan pritchard" w:date="2024-02-06T16:09:00Z">
            <w:r w:rsidR="00EE4356">
              <w:rPr>
                <w:noProof/>
                <w:webHidden/>
              </w:rPr>
              <w:t>47</w:t>
            </w:r>
          </w:ins>
          <w:del w:id="207"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208" w:author="jonathan pritchard" w:date="2024-02-06T16:09:00Z">
            <w:r w:rsidR="00EE4356">
              <w:rPr>
                <w:noProof/>
                <w:webHidden/>
              </w:rPr>
              <w:t>47</w:t>
            </w:r>
          </w:ins>
          <w:del w:id="209"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210" w:author="jonathan pritchard" w:date="2024-02-06T16:09:00Z">
            <w:r w:rsidR="00EE4356">
              <w:rPr>
                <w:noProof/>
                <w:webHidden/>
              </w:rPr>
              <w:t>47</w:t>
            </w:r>
          </w:ins>
          <w:del w:id="211"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212" w:author="jonathan pritchard" w:date="2024-02-06T16:09:00Z">
            <w:r w:rsidR="00EE4356">
              <w:rPr>
                <w:noProof/>
                <w:webHidden/>
              </w:rPr>
              <w:t>48</w:t>
            </w:r>
          </w:ins>
          <w:del w:id="213"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214" w:author="jonathan pritchard" w:date="2024-02-06T16:09:00Z">
            <w:r w:rsidR="00EE4356">
              <w:rPr>
                <w:noProof/>
                <w:webHidden/>
              </w:rPr>
              <w:t>48</w:t>
            </w:r>
          </w:ins>
          <w:del w:id="215"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216" w:author="jonathan pritchard" w:date="2024-02-06T16:09:00Z">
            <w:r w:rsidR="00EE4356">
              <w:rPr>
                <w:noProof/>
                <w:webHidden/>
              </w:rPr>
              <w:t>48</w:t>
            </w:r>
          </w:ins>
          <w:del w:id="217"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218" w:author="jonathan pritchard" w:date="2024-02-06T16:09:00Z">
            <w:r w:rsidR="00EE4356">
              <w:rPr>
                <w:noProof/>
                <w:webHidden/>
              </w:rPr>
              <w:t>49</w:t>
            </w:r>
          </w:ins>
          <w:del w:id="219"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220" w:author="jonathan pritchard" w:date="2024-02-06T16:09:00Z">
            <w:r w:rsidR="00EE4356">
              <w:rPr>
                <w:noProof/>
                <w:webHidden/>
              </w:rPr>
              <w:t>49</w:t>
            </w:r>
          </w:ins>
          <w:del w:id="221"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222" w:author="jonathan pritchard" w:date="2024-02-06T16:09:00Z">
            <w:r w:rsidR="00EE4356">
              <w:rPr>
                <w:noProof/>
                <w:webHidden/>
              </w:rPr>
              <w:t>49</w:t>
            </w:r>
          </w:ins>
          <w:del w:id="223"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224" w:author="jonathan pritchard" w:date="2024-02-06T16:09:00Z">
            <w:r w:rsidR="00EE4356">
              <w:rPr>
                <w:noProof/>
                <w:webHidden/>
              </w:rPr>
              <w:t>49</w:t>
            </w:r>
          </w:ins>
          <w:del w:id="225"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226" w:author="jonathan pritchard" w:date="2024-02-06T16:09:00Z">
            <w:r w:rsidR="00EE4356">
              <w:rPr>
                <w:noProof/>
                <w:webHidden/>
              </w:rPr>
              <w:t>50</w:t>
            </w:r>
          </w:ins>
          <w:del w:id="22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228" w:author="jonathan pritchard" w:date="2024-02-06T16:09:00Z">
            <w:r w:rsidR="00EE4356">
              <w:rPr>
                <w:noProof/>
                <w:webHidden/>
              </w:rPr>
              <w:t>50</w:t>
            </w:r>
          </w:ins>
          <w:del w:id="229"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230" w:author="jonathan pritchard" w:date="2024-02-06T16:09:00Z">
            <w:r w:rsidR="00EE4356">
              <w:rPr>
                <w:noProof/>
                <w:webHidden/>
              </w:rPr>
              <w:t>50</w:t>
            </w:r>
          </w:ins>
          <w:del w:id="23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232" w:author="jonathan pritchard" w:date="2024-02-06T16:09:00Z">
            <w:r w:rsidR="00EE4356">
              <w:rPr>
                <w:noProof/>
                <w:webHidden/>
              </w:rPr>
              <w:t>50</w:t>
            </w:r>
          </w:ins>
          <w:del w:id="233"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234" w:author="jonathan pritchard" w:date="2024-02-06T16:09:00Z">
            <w:r w:rsidR="00EE4356">
              <w:rPr>
                <w:noProof/>
                <w:webHidden/>
              </w:rPr>
              <w:t>51</w:t>
            </w:r>
          </w:ins>
          <w:del w:id="23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236" w:author="jonathan pritchard" w:date="2024-02-06T16:09:00Z">
            <w:r w:rsidR="00EE4356">
              <w:rPr>
                <w:noProof/>
                <w:webHidden/>
              </w:rPr>
              <w:t>51</w:t>
            </w:r>
          </w:ins>
          <w:del w:id="23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238" w:author="jonathan pritchard" w:date="2024-02-06T16:09:00Z">
            <w:r w:rsidR="00EE4356">
              <w:rPr>
                <w:noProof/>
                <w:webHidden/>
              </w:rPr>
              <w:t>51</w:t>
            </w:r>
          </w:ins>
          <w:del w:id="23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240" w:author="jonathan pritchard" w:date="2024-02-06T16:09:00Z">
            <w:r w:rsidR="00EE4356">
              <w:rPr>
                <w:noProof/>
                <w:webHidden/>
              </w:rPr>
              <w:t>51</w:t>
            </w:r>
          </w:ins>
          <w:del w:id="24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242" w:author="jonathan pritchard" w:date="2024-02-06T16:09:00Z">
            <w:r w:rsidR="00EE4356">
              <w:rPr>
                <w:noProof/>
                <w:webHidden/>
              </w:rPr>
              <w:t>51</w:t>
            </w:r>
          </w:ins>
          <w:del w:id="24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244" w:author="jonathan pritchard" w:date="2024-02-06T16:09:00Z">
            <w:r w:rsidR="00EE4356">
              <w:rPr>
                <w:noProof/>
                <w:webHidden/>
              </w:rPr>
              <w:t>51</w:t>
            </w:r>
          </w:ins>
          <w:del w:id="24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246" w:author="jonathan pritchard" w:date="2024-02-06T16:09:00Z">
            <w:r w:rsidR="00EE4356">
              <w:rPr>
                <w:noProof/>
                <w:webHidden/>
              </w:rPr>
              <w:t>51</w:t>
            </w:r>
          </w:ins>
          <w:del w:id="24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248" w:author="jonathan pritchard" w:date="2024-02-06T16:09:00Z">
            <w:r w:rsidR="00EE4356">
              <w:rPr>
                <w:noProof/>
                <w:webHidden/>
              </w:rPr>
              <w:t>51</w:t>
            </w:r>
          </w:ins>
          <w:del w:id="24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250" w:author="jonathan pritchard" w:date="2024-02-06T16:09:00Z">
            <w:r w:rsidR="00EE4356">
              <w:rPr>
                <w:noProof/>
                <w:webHidden/>
              </w:rPr>
              <w:t>51</w:t>
            </w:r>
          </w:ins>
          <w:del w:id="25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252" w:author="jonathan pritchard" w:date="2024-02-06T16:09:00Z">
            <w:r w:rsidR="00EE4356">
              <w:rPr>
                <w:noProof/>
                <w:webHidden/>
              </w:rPr>
              <w:t>52</w:t>
            </w:r>
          </w:ins>
          <w:del w:id="25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254" w:author="jonathan pritchard" w:date="2024-02-06T16:09:00Z">
            <w:r w:rsidR="00EE4356">
              <w:rPr>
                <w:noProof/>
                <w:webHidden/>
              </w:rPr>
              <w:t>52</w:t>
            </w:r>
          </w:ins>
          <w:del w:id="255"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56" w:author="jonathan pritchard" w:date="2024-02-06T16:09:00Z">
            <w:r w:rsidR="00EE4356">
              <w:rPr>
                <w:noProof/>
                <w:webHidden/>
              </w:rPr>
              <w:t>52</w:t>
            </w:r>
          </w:ins>
          <w:del w:id="257"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58" w:author="jonathan pritchard" w:date="2024-02-06T16:09:00Z">
            <w:r w:rsidR="00EE4356">
              <w:rPr>
                <w:noProof/>
                <w:webHidden/>
              </w:rPr>
              <w:t>52</w:t>
            </w:r>
          </w:ins>
          <w:del w:id="259"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60" w:author="jonathan pritchard" w:date="2024-02-06T16:09:00Z">
            <w:r w:rsidR="00EE4356">
              <w:rPr>
                <w:noProof/>
                <w:webHidden/>
              </w:rPr>
              <w:t>52</w:t>
            </w:r>
          </w:ins>
          <w:del w:id="261"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62" w:author="jonathan pritchard" w:date="2024-02-06T16:09:00Z">
            <w:r w:rsidR="00EE4356">
              <w:rPr>
                <w:noProof/>
                <w:webHidden/>
              </w:rPr>
              <w:t>52</w:t>
            </w:r>
          </w:ins>
          <w:del w:id="263"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64" w:author="jonathan pritchard" w:date="2024-02-06T16:09:00Z">
            <w:r w:rsidR="00EE4356">
              <w:rPr>
                <w:noProof/>
                <w:webHidden/>
              </w:rPr>
              <w:t>53</w:t>
            </w:r>
          </w:ins>
          <w:del w:id="265"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66" w:author="jonathan pritchard" w:date="2024-02-06T16:09:00Z">
            <w:r w:rsidR="00EE4356">
              <w:rPr>
                <w:noProof/>
                <w:webHidden/>
              </w:rPr>
              <w:t>53</w:t>
            </w:r>
          </w:ins>
          <w:del w:id="267"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68" w:author="jonathan pritchard" w:date="2024-02-06T16:09:00Z">
            <w:r w:rsidR="00EE4356">
              <w:rPr>
                <w:noProof/>
                <w:webHidden/>
              </w:rPr>
              <w:t>53</w:t>
            </w:r>
          </w:ins>
          <w:del w:id="269"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70" w:author="jonathan pritchard" w:date="2024-02-06T16:09:00Z">
            <w:r w:rsidR="00EE4356">
              <w:rPr>
                <w:noProof/>
                <w:webHidden/>
              </w:rPr>
              <w:t>53</w:t>
            </w:r>
          </w:ins>
          <w:del w:id="271"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72" w:author="jonathan pritchard" w:date="2024-02-06T16:09:00Z">
            <w:r w:rsidR="00EE4356">
              <w:rPr>
                <w:noProof/>
                <w:webHidden/>
              </w:rPr>
              <w:t>54</w:t>
            </w:r>
          </w:ins>
          <w:del w:id="273"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74" w:author="jonathan pritchard" w:date="2024-02-06T16:09:00Z">
            <w:r w:rsidR="00EE4356">
              <w:rPr>
                <w:noProof/>
                <w:webHidden/>
              </w:rPr>
              <w:t>54</w:t>
            </w:r>
          </w:ins>
          <w:del w:id="275"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76" w:author="jonathan pritchard" w:date="2024-02-06T16:09:00Z">
            <w:r w:rsidR="00EE4356">
              <w:rPr>
                <w:noProof/>
                <w:webHidden/>
              </w:rPr>
              <w:t>55</w:t>
            </w:r>
          </w:ins>
          <w:del w:id="277"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78" w:author="jonathan pritchard" w:date="2024-02-06T16:09:00Z">
            <w:r w:rsidR="00EE4356">
              <w:rPr>
                <w:noProof/>
                <w:webHidden/>
              </w:rPr>
              <w:t>55</w:t>
            </w:r>
          </w:ins>
          <w:del w:id="279"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80" w:author="jonathan pritchard" w:date="2024-02-06T16:09:00Z">
            <w:r w:rsidR="00EE4356">
              <w:rPr>
                <w:noProof/>
                <w:webHidden/>
              </w:rPr>
              <w:t>55</w:t>
            </w:r>
          </w:ins>
          <w:del w:id="281"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82" w:author="jonathan pritchard" w:date="2024-02-06T16:09:00Z">
            <w:r w:rsidR="00EE4356">
              <w:rPr>
                <w:noProof/>
                <w:webHidden/>
              </w:rPr>
              <w:t>56</w:t>
            </w:r>
          </w:ins>
          <w:del w:id="283"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84" w:author="jonathan pritchard" w:date="2024-02-06T16:09:00Z">
            <w:r w:rsidR="00EE4356">
              <w:rPr>
                <w:noProof/>
                <w:webHidden/>
              </w:rPr>
              <w:t>56</w:t>
            </w:r>
          </w:ins>
          <w:del w:id="285"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86" w:author="jonathan pritchard" w:date="2024-02-06T16:09:00Z">
            <w:r w:rsidR="00EE4356">
              <w:rPr>
                <w:noProof/>
                <w:webHidden/>
              </w:rPr>
              <w:t>56</w:t>
            </w:r>
          </w:ins>
          <w:del w:id="287"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88" w:author="jonathan pritchard" w:date="2024-02-06T16:09:00Z">
            <w:r w:rsidR="00EE4356">
              <w:rPr>
                <w:noProof/>
                <w:webHidden/>
              </w:rPr>
              <w:t>57</w:t>
            </w:r>
          </w:ins>
          <w:del w:id="289"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90" w:author="jonathan pritchard" w:date="2024-02-06T16:09:00Z">
            <w:r w:rsidR="00EE4356">
              <w:rPr>
                <w:noProof/>
                <w:webHidden/>
              </w:rPr>
              <w:t>57</w:t>
            </w:r>
          </w:ins>
          <w:del w:id="291"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92" w:author="jonathan pritchard" w:date="2024-02-06T16:09:00Z">
            <w:r w:rsidR="00EE4356">
              <w:rPr>
                <w:noProof/>
                <w:webHidden/>
              </w:rPr>
              <w:t>57</w:t>
            </w:r>
          </w:ins>
          <w:del w:id="293"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94" w:author="jonathan pritchard" w:date="2024-02-06T16:09:00Z">
            <w:r w:rsidR="00EE4356">
              <w:rPr>
                <w:noProof/>
                <w:webHidden/>
              </w:rPr>
              <w:t>57</w:t>
            </w:r>
          </w:ins>
          <w:del w:id="295"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96" w:author="jonathan pritchard" w:date="2024-02-06T16:09:00Z">
            <w:r w:rsidR="00EE4356">
              <w:rPr>
                <w:noProof/>
                <w:webHidden/>
              </w:rPr>
              <w:t>59</w:t>
            </w:r>
          </w:ins>
          <w:del w:id="297"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298" w:author="jonathan pritchard" w:date="2024-02-06T16:09:00Z">
            <w:r w:rsidR="00EE4356">
              <w:rPr>
                <w:noProof/>
                <w:webHidden/>
              </w:rPr>
              <w:t>59</w:t>
            </w:r>
          </w:ins>
          <w:del w:id="299"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300" w:author="jonathan pritchard" w:date="2024-02-06T16:09:00Z">
            <w:r w:rsidR="00EE4356">
              <w:rPr>
                <w:noProof/>
                <w:webHidden/>
              </w:rPr>
              <w:t>59</w:t>
            </w:r>
          </w:ins>
          <w:del w:id="301"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302" w:author="jonathan pritchard" w:date="2024-02-06T16:09:00Z">
            <w:r w:rsidR="00EE4356">
              <w:rPr>
                <w:noProof/>
                <w:webHidden/>
              </w:rPr>
              <w:t>60</w:t>
            </w:r>
          </w:ins>
          <w:del w:id="303"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304" w:author="jonathan pritchard" w:date="2024-02-06T16:09:00Z">
            <w:r w:rsidR="00EE4356">
              <w:rPr>
                <w:noProof/>
                <w:webHidden/>
              </w:rPr>
              <w:t>61</w:t>
            </w:r>
          </w:ins>
          <w:del w:id="305"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306" w:author="jonathan pritchard" w:date="2024-02-06T16:09:00Z">
            <w:r w:rsidR="00EE4356">
              <w:rPr>
                <w:noProof/>
                <w:webHidden/>
              </w:rPr>
              <w:t>61</w:t>
            </w:r>
          </w:ins>
          <w:del w:id="307"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308" w:author="jonathan pritchard" w:date="2024-02-06T16:09:00Z">
            <w:r w:rsidR="00EE4356">
              <w:rPr>
                <w:noProof/>
                <w:webHidden/>
              </w:rPr>
              <w:t>61</w:t>
            </w:r>
          </w:ins>
          <w:del w:id="309"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310" w:author="jonathan pritchard" w:date="2024-02-06T16:09:00Z">
            <w:r w:rsidR="00EE4356">
              <w:rPr>
                <w:noProof/>
                <w:webHidden/>
              </w:rPr>
              <w:t>62</w:t>
            </w:r>
          </w:ins>
          <w:del w:id="311"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312" w:author="jonathan pritchard" w:date="2024-02-06T16:09:00Z">
            <w:r w:rsidR="00EE4356">
              <w:rPr>
                <w:noProof/>
                <w:webHidden/>
              </w:rPr>
              <w:t>62</w:t>
            </w:r>
          </w:ins>
          <w:del w:id="313"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314" w:author="jonathan pritchard" w:date="2024-02-06T16:09:00Z">
            <w:r w:rsidR="00EE4356">
              <w:rPr>
                <w:noProof/>
                <w:webHidden/>
              </w:rPr>
              <w:t>63</w:t>
            </w:r>
          </w:ins>
          <w:del w:id="315"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316" w:author="jonathan pritchard" w:date="2024-02-06T16:09:00Z">
            <w:r w:rsidR="00EE4356">
              <w:rPr>
                <w:noProof/>
                <w:webHidden/>
              </w:rPr>
              <w:t>63</w:t>
            </w:r>
          </w:ins>
          <w:del w:id="317"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318" w:author="jonathan pritchard" w:date="2024-02-06T16:09:00Z">
            <w:r w:rsidR="00EE4356">
              <w:rPr>
                <w:noProof/>
                <w:webHidden/>
              </w:rPr>
              <w:t>63</w:t>
            </w:r>
          </w:ins>
          <w:del w:id="319"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320" w:author="jonathan pritchard" w:date="2024-02-06T16:09:00Z">
            <w:r w:rsidR="00EE4356">
              <w:rPr>
                <w:noProof/>
                <w:webHidden/>
              </w:rPr>
              <w:t>63</w:t>
            </w:r>
          </w:ins>
          <w:del w:id="321"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322" w:author="jonathan pritchard" w:date="2024-02-06T16:09:00Z">
            <w:r w:rsidR="00EE4356">
              <w:rPr>
                <w:noProof/>
                <w:webHidden/>
              </w:rPr>
              <w:t>67</w:t>
            </w:r>
          </w:ins>
          <w:del w:id="323"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324" w:author="jonathan pritchard" w:date="2024-02-06T16:09:00Z">
            <w:r w:rsidR="00EE4356">
              <w:rPr>
                <w:noProof/>
                <w:webHidden/>
              </w:rPr>
              <w:t>67</w:t>
            </w:r>
          </w:ins>
          <w:del w:id="325"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326" w:author="jonathan pritchard" w:date="2024-02-06T16:09:00Z">
            <w:r w:rsidR="00EE4356">
              <w:rPr>
                <w:noProof/>
                <w:webHidden/>
              </w:rPr>
              <w:t>68</w:t>
            </w:r>
          </w:ins>
          <w:del w:id="32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328" w:author="jonathan pritchard" w:date="2024-02-06T16:09:00Z">
            <w:r w:rsidR="00EE4356">
              <w:rPr>
                <w:noProof/>
                <w:webHidden/>
              </w:rPr>
              <w:t>68</w:t>
            </w:r>
          </w:ins>
          <w:del w:id="329"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330" w:author="jonathan pritchard" w:date="2024-02-06T16:09:00Z">
            <w:r w:rsidR="00EE4356">
              <w:rPr>
                <w:noProof/>
                <w:webHidden/>
              </w:rPr>
              <w:t>68</w:t>
            </w:r>
          </w:ins>
          <w:del w:id="33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332" w:author="jonathan pritchard" w:date="2024-02-06T16:09:00Z">
            <w:r w:rsidR="00EE4356">
              <w:rPr>
                <w:noProof/>
                <w:webHidden/>
              </w:rPr>
              <w:t>68</w:t>
            </w:r>
          </w:ins>
          <w:del w:id="333"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334" w:author="jonathan pritchard" w:date="2024-02-06T16:09:00Z">
            <w:r w:rsidR="00EE4356">
              <w:rPr>
                <w:noProof/>
                <w:webHidden/>
              </w:rPr>
              <w:t>68</w:t>
            </w:r>
          </w:ins>
          <w:del w:id="33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336" w:author="jonathan pritchard" w:date="2024-02-06T16:09:00Z">
            <w:r w:rsidR="00EE4356">
              <w:rPr>
                <w:noProof/>
                <w:webHidden/>
              </w:rPr>
              <w:t>68</w:t>
            </w:r>
          </w:ins>
          <w:del w:id="33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338" w:author="jonathan pritchard" w:date="2024-02-06T16:09:00Z">
            <w:r w:rsidR="00EE4356">
              <w:rPr>
                <w:noProof/>
                <w:webHidden/>
              </w:rPr>
              <w:t>69</w:t>
            </w:r>
          </w:ins>
          <w:del w:id="339"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340" w:author="jonathan pritchard" w:date="2024-02-06T16:09:00Z">
            <w:r w:rsidR="00EE4356">
              <w:rPr>
                <w:noProof/>
                <w:webHidden/>
              </w:rPr>
              <w:t>69</w:t>
            </w:r>
          </w:ins>
          <w:del w:id="341"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342" w:author="jonathan pritchard" w:date="2024-02-06T16:09:00Z">
            <w:r w:rsidR="00EE4356">
              <w:rPr>
                <w:noProof/>
                <w:webHidden/>
              </w:rPr>
              <w:t>69</w:t>
            </w:r>
          </w:ins>
          <w:del w:id="343"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344" w:author="jonathan pritchard" w:date="2024-02-06T16:09:00Z">
            <w:r w:rsidR="00EE4356">
              <w:rPr>
                <w:noProof/>
                <w:webHidden/>
              </w:rPr>
              <w:t>70</w:t>
            </w:r>
          </w:ins>
          <w:del w:id="345"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346" w:author="jonathan pritchard" w:date="2024-02-06T16:09:00Z">
            <w:r w:rsidR="00EE4356">
              <w:rPr>
                <w:noProof/>
                <w:webHidden/>
              </w:rPr>
              <w:t>75</w:t>
            </w:r>
          </w:ins>
          <w:del w:id="347"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348" w:author="jonathan pritchard" w:date="2024-02-06T16:09:00Z">
            <w:r w:rsidR="00EE4356">
              <w:rPr>
                <w:noProof/>
                <w:webHidden/>
              </w:rPr>
              <w:t>75</w:t>
            </w:r>
          </w:ins>
          <w:del w:id="349"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350" w:author="jonathan pritchard" w:date="2024-02-06T16:09:00Z">
            <w:r w:rsidR="00EE4356">
              <w:rPr>
                <w:noProof/>
                <w:webHidden/>
              </w:rPr>
              <w:t>75</w:t>
            </w:r>
          </w:ins>
          <w:del w:id="351"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352" w:author="jonathan pritchard" w:date="2024-02-06T16:09:00Z">
            <w:r w:rsidR="00EE4356">
              <w:rPr>
                <w:noProof/>
                <w:webHidden/>
              </w:rPr>
              <w:t>76</w:t>
            </w:r>
          </w:ins>
          <w:del w:id="35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354" w:author="jonathan pritchard" w:date="2024-02-06T16:09:00Z">
            <w:r w:rsidR="00EE4356">
              <w:rPr>
                <w:noProof/>
                <w:webHidden/>
              </w:rPr>
              <w:t>76</w:t>
            </w:r>
          </w:ins>
          <w:del w:id="355"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56" w:author="jonathan pritchard" w:date="2024-02-06T16:09:00Z">
            <w:r w:rsidR="00EE4356">
              <w:rPr>
                <w:noProof/>
                <w:webHidden/>
              </w:rPr>
              <w:t>76</w:t>
            </w:r>
          </w:ins>
          <w:del w:id="35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58" w:author="jonathan pritchard" w:date="2024-02-06T16:09:00Z">
            <w:r w:rsidR="00EE4356">
              <w:rPr>
                <w:noProof/>
                <w:webHidden/>
              </w:rPr>
              <w:t>76</w:t>
            </w:r>
          </w:ins>
          <w:del w:id="359"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60" w:author="jonathan pritchard" w:date="2024-02-06T16:09:00Z">
            <w:r w:rsidR="00EE4356">
              <w:rPr>
                <w:noProof/>
                <w:webHidden/>
              </w:rPr>
              <w:t>76</w:t>
            </w:r>
          </w:ins>
          <w:del w:id="36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62" w:author="jonathan pritchard" w:date="2024-02-06T16:09:00Z">
            <w:r w:rsidR="00EE4356">
              <w:rPr>
                <w:noProof/>
                <w:webHidden/>
              </w:rPr>
              <w:t>77</w:t>
            </w:r>
          </w:ins>
          <w:del w:id="36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64" w:author="jonathan pritchard" w:date="2024-02-06T16:09:00Z">
            <w:r w:rsidR="00EE4356">
              <w:rPr>
                <w:noProof/>
                <w:webHidden/>
              </w:rPr>
              <w:t>78</w:t>
            </w:r>
          </w:ins>
          <w:del w:id="365"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66" w:author="jonathan pritchard" w:date="2024-02-06T16:09:00Z">
            <w:r w:rsidR="00EE4356">
              <w:rPr>
                <w:noProof/>
                <w:webHidden/>
              </w:rPr>
              <w:t>78</w:t>
            </w:r>
          </w:ins>
          <w:del w:id="367"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68" w:author="jonathan pritchard" w:date="2024-02-06T16:09:00Z">
            <w:r w:rsidR="00EE4356">
              <w:rPr>
                <w:noProof/>
                <w:webHidden/>
              </w:rPr>
              <w:t>79</w:t>
            </w:r>
          </w:ins>
          <w:del w:id="369"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70" w:author="jonathan pritchard" w:date="2024-02-06T16:09:00Z">
            <w:r w:rsidR="00EE4356">
              <w:rPr>
                <w:noProof/>
                <w:webHidden/>
              </w:rPr>
              <w:t>79</w:t>
            </w:r>
          </w:ins>
          <w:del w:id="371"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72" w:author="jonathan pritchard" w:date="2024-02-06T16:09:00Z">
            <w:r w:rsidR="00EE4356">
              <w:rPr>
                <w:noProof/>
                <w:webHidden/>
              </w:rPr>
              <w:t>80</w:t>
            </w:r>
          </w:ins>
          <w:del w:id="373"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74" w:author="jonathan pritchard" w:date="2024-02-06T16:09:00Z">
            <w:r w:rsidR="00EE4356">
              <w:rPr>
                <w:noProof/>
                <w:webHidden/>
              </w:rPr>
              <w:t>80</w:t>
            </w:r>
          </w:ins>
          <w:del w:id="375"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76" w:author="jonathan pritchard" w:date="2024-02-06T16:09:00Z">
            <w:r w:rsidR="00EE4356">
              <w:rPr>
                <w:noProof/>
                <w:webHidden/>
              </w:rPr>
              <w:t>80</w:t>
            </w:r>
          </w:ins>
          <w:del w:id="377"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78" w:author="jonathan pritchard" w:date="2024-02-06T16:09:00Z">
            <w:r w:rsidR="00EE4356">
              <w:rPr>
                <w:noProof/>
                <w:webHidden/>
              </w:rPr>
              <w:t>80</w:t>
            </w:r>
          </w:ins>
          <w:del w:id="379"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80" w:author="jonathan pritchard" w:date="2024-02-06T16:09:00Z">
            <w:r w:rsidR="00EE4356">
              <w:rPr>
                <w:noProof/>
                <w:webHidden/>
              </w:rPr>
              <w:t>81</w:t>
            </w:r>
          </w:ins>
          <w:del w:id="381"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82" w:author="jonathan pritchard" w:date="2024-02-06T16:09:00Z">
            <w:r w:rsidR="00EE4356">
              <w:rPr>
                <w:noProof/>
                <w:webHidden/>
              </w:rPr>
              <w:t>81</w:t>
            </w:r>
          </w:ins>
          <w:del w:id="383"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84" w:author="jonathan pritchard" w:date="2024-02-06T16:09:00Z">
            <w:r w:rsidR="00EE4356">
              <w:rPr>
                <w:noProof/>
                <w:webHidden/>
              </w:rPr>
              <w:t>82</w:t>
            </w:r>
          </w:ins>
          <w:del w:id="385"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86" w:author="jonathan pritchard" w:date="2024-02-06T16:09:00Z">
            <w:r w:rsidR="00EE4356">
              <w:rPr>
                <w:noProof/>
                <w:webHidden/>
              </w:rPr>
              <w:t>82</w:t>
            </w:r>
          </w:ins>
          <w:del w:id="387"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88" w:author="jonathan pritchard" w:date="2024-02-06T16:09:00Z">
            <w:r w:rsidR="00EE4356">
              <w:rPr>
                <w:noProof/>
                <w:webHidden/>
              </w:rPr>
              <w:t>82</w:t>
            </w:r>
          </w:ins>
          <w:del w:id="389"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90" w:author="jonathan pritchard" w:date="2024-02-06T16:09:00Z">
            <w:r w:rsidR="00EE4356">
              <w:rPr>
                <w:noProof/>
                <w:webHidden/>
              </w:rPr>
              <w:t>82</w:t>
            </w:r>
          </w:ins>
          <w:del w:id="391"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92" w:author="jonathan pritchard" w:date="2024-02-06T16:09:00Z">
            <w:r w:rsidR="00EE4356">
              <w:rPr>
                <w:noProof/>
                <w:webHidden/>
              </w:rPr>
              <w:t>83</w:t>
            </w:r>
          </w:ins>
          <w:del w:id="393"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94" w:author="jonathan pritchard" w:date="2024-02-06T16:09:00Z">
            <w:r w:rsidR="00EE4356">
              <w:rPr>
                <w:noProof/>
                <w:webHidden/>
              </w:rPr>
              <w:t>83</w:t>
            </w:r>
          </w:ins>
          <w:del w:id="395"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96" w:author="jonathan pritchard" w:date="2024-02-06T16:09:00Z">
            <w:r w:rsidR="00EE4356">
              <w:rPr>
                <w:noProof/>
                <w:webHidden/>
              </w:rPr>
              <w:t>83</w:t>
            </w:r>
          </w:ins>
          <w:del w:id="397"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398" w:author="jonathan pritchard" w:date="2024-02-06T16:09:00Z">
            <w:r w:rsidR="00EE4356">
              <w:rPr>
                <w:noProof/>
                <w:webHidden/>
              </w:rPr>
              <w:t>85</w:t>
            </w:r>
          </w:ins>
          <w:del w:id="399"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400" w:author="jonathan pritchard" w:date="2024-02-06T16:09:00Z">
            <w:r w:rsidR="00EE4356">
              <w:rPr>
                <w:noProof/>
                <w:webHidden/>
              </w:rPr>
              <w:t>85</w:t>
            </w:r>
          </w:ins>
          <w:del w:id="401"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402" w:author="jonathan pritchard" w:date="2024-02-06T16:09:00Z">
            <w:r w:rsidR="00EE4356">
              <w:rPr>
                <w:noProof/>
                <w:webHidden/>
              </w:rPr>
              <w:t>87</w:t>
            </w:r>
          </w:ins>
          <w:del w:id="403"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404" w:author="jonathan pritchard" w:date="2024-02-06T16:09:00Z">
            <w:r w:rsidR="00EE4356">
              <w:rPr>
                <w:noProof/>
                <w:webHidden/>
              </w:rPr>
              <w:t>88</w:t>
            </w:r>
          </w:ins>
          <w:del w:id="405"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406" w:author="jonathan pritchard" w:date="2024-02-06T16:09:00Z">
            <w:r w:rsidR="00EE4356">
              <w:rPr>
                <w:noProof/>
                <w:webHidden/>
              </w:rPr>
              <w:t>89</w:t>
            </w:r>
          </w:ins>
          <w:del w:id="407"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408" w:author="jonathan pritchard" w:date="2024-02-06T16:09:00Z">
            <w:r w:rsidR="00EE4356">
              <w:rPr>
                <w:noProof/>
                <w:webHidden/>
              </w:rPr>
              <w:t>89</w:t>
            </w:r>
          </w:ins>
          <w:del w:id="409"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410" w:author="jonathan pritchard" w:date="2024-02-06T16:09:00Z">
            <w:r w:rsidR="00EE4356">
              <w:rPr>
                <w:noProof/>
                <w:webHidden/>
              </w:rPr>
              <w:t>90</w:t>
            </w:r>
          </w:ins>
          <w:del w:id="411"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412" w:author="jonathan pritchard" w:date="2024-02-06T16:09:00Z">
            <w:r w:rsidR="00EE4356">
              <w:rPr>
                <w:noProof/>
                <w:webHidden/>
              </w:rPr>
              <w:t>91</w:t>
            </w:r>
          </w:ins>
          <w:del w:id="413"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414" w:author="jonathan pritchard" w:date="2024-02-06T16:09:00Z">
            <w:r w:rsidR="00EE4356">
              <w:rPr>
                <w:noProof/>
                <w:webHidden/>
              </w:rPr>
              <w:t>92</w:t>
            </w:r>
          </w:ins>
          <w:del w:id="415"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416" w:author="jonathan pritchard" w:date="2024-02-06T16:09:00Z">
            <w:r w:rsidR="00EE4356">
              <w:rPr>
                <w:noProof/>
                <w:webHidden/>
              </w:rPr>
              <w:t>92</w:t>
            </w:r>
          </w:ins>
          <w:del w:id="417"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418" w:author="jonathan pritchard" w:date="2024-02-06T16:09:00Z">
            <w:r w:rsidR="00EE4356">
              <w:rPr>
                <w:noProof/>
                <w:webHidden/>
              </w:rPr>
              <w:t>93</w:t>
            </w:r>
          </w:ins>
          <w:del w:id="419"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420" w:author="jonathan pritchard" w:date="2024-02-06T16:09:00Z">
            <w:r w:rsidR="00EE4356">
              <w:rPr>
                <w:noProof/>
                <w:webHidden/>
              </w:rPr>
              <w:t>93</w:t>
            </w:r>
          </w:ins>
          <w:del w:id="421"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422" w:author="jonathan pritchard" w:date="2024-02-06T16:09:00Z">
            <w:r w:rsidR="00EE4356">
              <w:rPr>
                <w:noProof/>
                <w:webHidden/>
              </w:rPr>
              <w:t>93</w:t>
            </w:r>
          </w:ins>
          <w:del w:id="423"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424" w:author="jonathan pritchard" w:date="2024-02-06T16:09:00Z">
            <w:r w:rsidR="00EE4356">
              <w:rPr>
                <w:noProof/>
                <w:webHidden/>
              </w:rPr>
              <w:t>93</w:t>
            </w:r>
          </w:ins>
          <w:del w:id="425"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426" w:author="jonathan pritchard" w:date="2024-02-06T16:09:00Z">
            <w:r w:rsidR="00EE4356">
              <w:rPr>
                <w:noProof/>
                <w:webHidden/>
              </w:rPr>
              <w:t>93</w:t>
            </w:r>
          </w:ins>
          <w:del w:id="427"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428" w:author="jonathan pritchard" w:date="2024-02-06T16:09:00Z">
            <w:r w:rsidR="00EE4356">
              <w:rPr>
                <w:noProof/>
                <w:webHidden/>
              </w:rPr>
              <w:t>94</w:t>
            </w:r>
          </w:ins>
          <w:del w:id="429"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430" w:author="jonathan pritchard" w:date="2024-02-06T16:09:00Z">
            <w:r w:rsidR="00EE4356">
              <w:rPr>
                <w:noProof/>
                <w:webHidden/>
              </w:rPr>
              <w:t>95</w:t>
            </w:r>
          </w:ins>
          <w:del w:id="431"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432" w:author="jonathan pritchard" w:date="2024-02-06T16:09:00Z">
            <w:r w:rsidR="00EE4356">
              <w:rPr>
                <w:noProof/>
                <w:webHidden/>
              </w:rPr>
              <w:t>96</w:t>
            </w:r>
          </w:ins>
          <w:del w:id="433"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434" w:author="jonathan pritchard" w:date="2024-02-06T16:09:00Z">
            <w:r w:rsidR="00EE4356">
              <w:rPr>
                <w:noProof/>
                <w:webHidden/>
              </w:rPr>
              <w:t>96</w:t>
            </w:r>
          </w:ins>
          <w:del w:id="435"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436" w:author="jonathan pritchard" w:date="2024-02-06T16:09:00Z">
            <w:r w:rsidR="00EE4356">
              <w:rPr>
                <w:noProof/>
                <w:webHidden/>
              </w:rPr>
              <w:t>96</w:t>
            </w:r>
          </w:ins>
          <w:del w:id="437"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438" w:author="jonathan pritchard" w:date="2024-02-06T16:09:00Z">
            <w:r w:rsidR="00EE4356">
              <w:rPr>
                <w:noProof/>
                <w:webHidden/>
              </w:rPr>
              <w:t>96</w:t>
            </w:r>
          </w:ins>
          <w:del w:id="439"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440" w:author="jonathan pritchard" w:date="2024-02-06T16:09:00Z">
            <w:r w:rsidR="00EE4356">
              <w:rPr>
                <w:noProof/>
                <w:webHidden/>
              </w:rPr>
              <w:t>99</w:t>
            </w:r>
          </w:ins>
          <w:del w:id="441"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442" w:author="jonathan pritchard" w:date="2024-02-06T16:09:00Z">
            <w:r w:rsidR="00EE4356">
              <w:rPr>
                <w:noProof/>
                <w:webHidden/>
              </w:rPr>
              <w:t>99</w:t>
            </w:r>
          </w:ins>
          <w:del w:id="443"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444" w:author="jonathan pritchard" w:date="2024-02-06T16:09:00Z">
            <w:r w:rsidR="00EE4356">
              <w:rPr>
                <w:noProof/>
                <w:webHidden/>
              </w:rPr>
              <w:t>101</w:t>
            </w:r>
          </w:ins>
          <w:del w:id="445"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446" w:author="jonathan pritchard" w:date="2024-02-06T16:09:00Z">
            <w:r w:rsidR="00EE4356">
              <w:rPr>
                <w:noProof/>
                <w:webHidden/>
              </w:rPr>
              <w:t>107</w:t>
            </w:r>
          </w:ins>
          <w:del w:id="447"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448" w:author="jonathan pritchard" w:date="2024-02-06T16:09:00Z">
            <w:r w:rsidR="00EE4356">
              <w:rPr>
                <w:noProof/>
                <w:webHidden/>
              </w:rPr>
              <w:t>113</w:t>
            </w:r>
          </w:ins>
          <w:del w:id="449" w:author="jonathan pritchard" w:date="2024-02-06T16:09:00Z">
            <w:r w:rsidR="00A10E00" w:rsidDel="00EE4356">
              <w:rPr>
                <w:noProof/>
                <w:webHidden/>
              </w:rPr>
              <w:delText>109</w:delText>
            </w:r>
          </w:del>
          <w:r w:rsidR="00A10E00">
            <w:rPr>
              <w:noProof/>
              <w:webHidden/>
            </w:rPr>
            <w:fldChar w:fldCharType="end"/>
          </w:r>
          <w:r>
            <w:rPr>
              <w:noProof/>
            </w:rPr>
            <w:fldChar w:fldCharType="end"/>
          </w:r>
          <w:ins w:id="450"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451" w:author="jonathan pritchard" w:date="2024-02-06T16:09:00Z">
            <w:r w:rsidR="00EE4356">
              <w:rPr>
                <w:noProof/>
                <w:webHidden/>
              </w:rPr>
              <w:t>113</w:t>
            </w:r>
          </w:ins>
          <w:del w:id="452"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453" w:author="jonathan pritchard" w:date="2024-02-06T16:09:00Z">
            <w:r w:rsidR="00EE4356">
              <w:rPr>
                <w:noProof/>
                <w:webHidden/>
              </w:rPr>
              <w:t>113</w:t>
            </w:r>
          </w:ins>
          <w:del w:id="454"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455" w:author="jonathan pritchard" w:date="2024-02-06T16:09:00Z">
            <w:r w:rsidR="00EE4356">
              <w:rPr>
                <w:noProof/>
                <w:webHidden/>
              </w:rPr>
              <w:t>114</w:t>
            </w:r>
          </w:ins>
          <w:del w:id="456"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57" w:author="jonathan pritchard" w:date="2024-02-06T16:09:00Z">
            <w:r w:rsidR="00EE4356">
              <w:rPr>
                <w:noProof/>
                <w:webHidden/>
              </w:rPr>
              <w:t>114</w:t>
            </w:r>
          </w:ins>
          <w:del w:id="458"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59" w:author="jonathan pritchard" w:date="2024-02-06T16:09:00Z">
            <w:r w:rsidR="00EE4356">
              <w:rPr>
                <w:noProof/>
                <w:webHidden/>
              </w:rPr>
              <w:t>115</w:t>
            </w:r>
          </w:ins>
          <w:del w:id="460"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61" w:author="jonathan pritchard" w:date="2024-02-06T16:09:00Z">
            <w:r w:rsidR="00EE4356">
              <w:rPr>
                <w:noProof/>
                <w:webHidden/>
              </w:rPr>
              <w:t>115</w:t>
            </w:r>
          </w:ins>
          <w:del w:id="462"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63" w:author="jonathan pritchard" w:date="2024-02-06T16:09:00Z">
            <w:r w:rsidR="00EE4356">
              <w:rPr>
                <w:noProof/>
                <w:webHidden/>
              </w:rPr>
              <w:t>115</w:t>
            </w:r>
          </w:ins>
          <w:del w:id="464"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65" w:author="jonathan pritchard" w:date="2024-02-06T16:09:00Z">
            <w:r w:rsidR="00EE4356">
              <w:rPr>
                <w:noProof/>
                <w:webHidden/>
              </w:rPr>
              <w:t>116</w:t>
            </w:r>
          </w:ins>
          <w:del w:id="466"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67" w:author="jonathan pritchard" w:date="2024-02-06T16:09:00Z">
            <w:r w:rsidR="00EE4356">
              <w:rPr>
                <w:noProof/>
                <w:webHidden/>
              </w:rPr>
              <w:t>116</w:t>
            </w:r>
          </w:ins>
          <w:del w:id="468"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69" w:author="jonathan pritchard" w:date="2024-02-06T16:09:00Z">
            <w:r w:rsidR="00EE4356">
              <w:rPr>
                <w:noProof/>
                <w:webHidden/>
              </w:rPr>
              <w:t>117</w:t>
            </w:r>
          </w:ins>
          <w:del w:id="470"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71" w:author="jonathan pritchard" w:date="2024-02-06T16:09:00Z">
            <w:r w:rsidR="00EE4356">
              <w:rPr>
                <w:noProof/>
                <w:webHidden/>
              </w:rPr>
              <w:t>118</w:t>
            </w:r>
          </w:ins>
          <w:del w:id="472"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73" w:author="jonathan pritchard" w:date="2024-02-06T16:09:00Z">
            <w:r w:rsidR="00EE4356">
              <w:rPr>
                <w:noProof/>
                <w:webHidden/>
              </w:rPr>
              <w:t>119</w:t>
            </w:r>
          </w:ins>
          <w:del w:id="474"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75" w:author="jonathan pritchard" w:date="2024-02-06T16:09:00Z">
            <w:r w:rsidR="00EE4356">
              <w:rPr>
                <w:noProof/>
                <w:webHidden/>
              </w:rPr>
              <w:t>123</w:t>
            </w:r>
          </w:ins>
          <w:del w:id="476"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77" w:author="jonathan pritchard" w:date="2024-02-06T16:09:00Z">
            <w:r w:rsidR="00EE4356">
              <w:rPr>
                <w:noProof/>
                <w:webHidden/>
              </w:rPr>
              <w:t>123</w:t>
            </w:r>
          </w:ins>
          <w:del w:id="478"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79" w:author="jonathan pritchard" w:date="2024-02-06T16:09:00Z">
            <w:r w:rsidR="00EE4356">
              <w:rPr>
                <w:noProof/>
                <w:webHidden/>
              </w:rPr>
              <w:t>123</w:t>
            </w:r>
          </w:ins>
          <w:del w:id="480"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81" w:author="jonathan pritchard" w:date="2024-02-06T16:09:00Z">
            <w:r w:rsidR="00EE4356">
              <w:rPr>
                <w:noProof/>
                <w:webHidden/>
              </w:rPr>
              <w:t>123</w:t>
            </w:r>
          </w:ins>
          <w:del w:id="482"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83" w:author="jonathan pritchard" w:date="2024-02-06T16:09:00Z">
            <w:r w:rsidR="00EE4356">
              <w:rPr>
                <w:noProof/>
                <w:webHidden/>
              </w:rPr>
              <w:t>125</w:t>
            </w:r>
          </w:ins>
          <w:del w:id="484"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85" w:author="jonathan pritchard" w:date="2024-02-06T16:09:00Z">
            <w:r w:rsidR="00EE4356">
              <w:rPr>
                <w:noProof/>
                <w:webHidden/>
              </w:rPr>
              <w:t>125</w:t>
            </w:r>
          </w:ins>
          <w:del w:id="486"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87" w:author="jonathan pritchard" w:date="2024-02-06T16:09:00Z">
            <w:r w:rsidR="00EE4356">
              <w:rPr>
                <w:noProof/>
                <w:webHidden/>
              </w:rPr>
              <w:t>125</w:t>
            </w:r>
          </w:ins>
          <w:del w:id="488"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89" w:author="jonathan pritchard" w:date="2024-02-06T16:09:00Z">
            <w:r w:rsidR="00EE4356">
              <w:rPr>
                <w:noProof/>
                <w:webHidden/>
              </w:rPr>
              <w:t>126</w:t>
            </w:r>
          </w:ins>
          <w:del w:id="490"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91"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492"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493" w:author="Raphael Malyankar" w:date="2023-08-31T15:08:00Z">
              <w:r>
                <w:rPr>
                  <w:rFonts w:cs="Arial"/>
                </w:rPr>
                <w:t xml:space="preserve">Added </w:t>
              </w:r>
            </w:ins>
            <w:ins w:id="494" w:author="Raphael Malyankar" w:date="2023-08-31T15:07:00Z">
              <w:r>
                <w:rPr>
                  <w:rFonts w:cs="Arial"/>
                </w:rPr>
                <w:t>MSC.530(106)</w:t>
              </w:r>
            </w:ins>
            <w:ins w:id="495" w:author="Raphael Malyankar" w:date="2023-08-31T15:08:00Z">
              <w:r>
                <w:rPr>
                  <w:rFonts w:cs="Arial"/>
                </w:rPr>
                <w:t xml:space="preserve"> </w:t>
              </w:r>
            </w:ins>
            <w:ins w:id="496" w:author="Raphael Malyankar" w:date="2023-08-31T15:09:00Z">
              <w:r>
                <w:rPr>
                  <w:rFonts w:cs="Arial"/>
                </w:rPr>
                <w:t>in place of</w:t>
              </w:r>
            </w:ins>
            <w:ins w:id="497" w:author="Raphael Malyankar" w:date="2023-08-31T15:08:00Z">
              <w:r>
                <w:rPr>
                  <w:rFonts w:cs="Arial"/>
                </w:rPr>
                <w:t xml:space="preserve"> MSC.232(82)</w:t>
              </w:r>
            </w:ins>
            <w:ins w:id="498" w:author="Raphael Malyankar" w:date="2023-08-31T15:09:00Z">
              <w:r>
                <w:rPr>
                  <w:rFonts w:cs="Arial"/>
                </w:rPr>
                <w:t xml:space="preserve"> and updated text accordingly</w:t>
              </w:r>
            </w:ins>
            <w:ins w:id="499" w:author="Raphael Malyankar" w:date="2023-08-31T20:07:00Z">
              <w:r w:rsidR="009F5B46">
                <w:rPr>
                  <w:rFonts w:cs="Arial"/>
                </w:rPr>
                <w:t xml:space="preserve"> (</w:t>
              </w:r>
            </w:ins>
            <w:ins w:id="500" w:author="Raphael Malyankar" w:date="2023-09-01T00:48:00Z">
              <w:r w:rsidR="003571AE">
                <w:rPr>
                  <w:rFonts w:cs="Arial"/>
                </w:rPr>
                <w:t>“SENC” to “</w:t>
              </w:r>
            </w:ins>
            <w:ins w:id="501" w:author="Raphael Malyankar" w:date="2023-09-01T00:47:00Z">
              <w:r w:rsidR="003571AE">
                <w:rPr>
                  <w:rFonts w:cs="Arial"/>
                </w:rPr>
                <w:t>System Database</w:t>
              </w:r>
            </w:ins>
            <w:ins w:id="502" w:author="Raphael Malyankar" w:date="2023-09-01T00:48:00Z">
              <w:r w:rsidR="003571AE">
                <w:rPr>
                  <w:rFonts w:cs="Arial"/>
                </w:rPr>
                <w:t>”</w:t>
              </w:r>
            </w:ins>
            <w:ins w:id="503" w:author="Raphael Malyankar" w:date="2023-09-01T00:47:00Z">
              <w:r w:rsidR="003571AE">
                <w:rPr>
                  <w:rFonts w:cs="Arial"/>
                </w:rPr>
                <w:t xml:space="preserve">- </w:t>
              </w:r>
            </w:ins>
            <w:ins w:id="504" w:author="Raphael Malyankar" w:date="2023-08-31T20:07:00Z">
              <w:r w:rsidR="009B7AB4">
                <w:rPr>
                  <w:rFonts w:cs="Arial"/>
                </w:rPr>
                <w:t>various clauses</w:t>
              </w:r>
              <w:r w:rsidR="009F5B46">
                <w:rPr>
                  <w:rFonts w:cs="Arial"/>
                </w:rPr>
                <w:t>)</w:t>
              </w:r>
            </w:ins>
            <w:ins w:id="505" w:author="Raphael Malyankar" w:date="2023-08-31T15:09:00Z">
              <w:r>
                <w:rPr>
                  <w:rFonts w:cs="Arial"/>
                </w:rPr>
                <w:t xml:space="preserve">; updated tidal stream panel presentation </w:t>
              </w:r>
            </w:ins>
            <w:ins w:id="506" w:author="Raphael Malyankar" w:date="2023-08-31T15:10:00Z">
              <w:r>
                <w:rPr>
                  <w:rFonts w:cs="Arial"/>
                </w:rPr>
                <w:t>(C-15.4);</w:t>
              </w:r>
            </w:ins>
            <w:ins w:id="507" w:author="Raphael Malyankar" w:date="2023-09-01T00:40:00Z">
              <w:r w:rsidR="005226E5">
                <w:rPr>
                  <w:rFonts w:cs="Arial"/>
                </w:rPr>
                <w:t xml:space="preserve"> </w:t>
              </w:r>
            </w:ins>
            <w:ins w:id="508" w:author="Raphael Malyankar" w:date="2023-09-01T00:41:00Z">
              <w:r w:rsidR="005226E5">
                <w:rPr>
                  <w:rFonts w:cs="Arial"/>
                </w:rPr>
                <w:t xml:space="preserve">fixed heading 1 and heading 2 styles; </w:t>
              </w:r>
            </w:ins>
            <w:ins w:id="509" w:author="Raphael Malyankar" w:date="2023-09-01T00:40:00Z">
              <w:r w:rsidR="005226E5">
                <w:rPr>
                  <w:rFonts w:cs="Arial"/>
                </w:rPr>
                <w:t>added new clause listing allowed support file formats for ECDIS</w:t>
              </w:r>
            </w:ins>
            <w:ins w:id="510" w:author="Raphael Malyankar" w:date="2023-09-01T01:03:00Z">
              <w:r w:rsidR="00BA7446">
                <w:rPr>
                  <w:rFonts w:cs="Arial"/>
                </w:rPr>
                <w:t xml:space="preserve"> and elaborated rules for additional information in text (C-11.5)</w:t>
              </w:r>
            </w:ins>
            <w:ins w:id="511"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512"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513"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514" w:author="jonathan pritchard" w:date="2024-02-06T16:09:00Z">
              <w:r>
                <w:rPr>
                  <w:rFonts w:cs="Arial"/>
                </w:rPr>
                <w:t xml:space="preserve">Collection of issues identified by subgroup </w:t>
              </w:r>
            </w:ins>
            <w:ins w:id="515"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516" w:author="jonathan pritchard" w:date="2024-05-21T13:38:00Z" w16du:dateUtc="2024-05-21T12:38:00Z">
              <w:r>
                <w:rPr>
                  <w:rFonts w:cs="Arial"/>
                </w:rPr>
                <w:t>1.</w:t>
              </w:r>
            </w:ins>
            <w:ins w:id="517" w:author="jonathan pritchard" w:date="2024-05-29T03:01:00Z" w16du:dateUtc="2024-05-29T02:01:00Z">
              <w:r w:rsidR="002D6A62">
                <w:rPr>
                  <w:rFonts w:cs="Arial"/>
                </w:rPr>
                <w:t>3</w:t>
              </w:r>
            </w:ins>
            <w:ins w:id="518" w:author="jonathan pritchard" w:date="2024-05-21T13:38:00Z" w16du:dateUtc="2024-05-21T12:38:00Z">
              <w:r>
                <w:rPr>
                  <w:rFonts w:cs="Arial"/>
                </w:rPr>
                <w:t>.</w:t>
              </w:r>
            </w:ins>
            <w:ins w:id="519"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520"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521"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3A325C75" w:rsidR="00703BA8" w:rsidRPr="00D56521" w:rsidRDefault="00314CAB" w:rsidP="004E61EE">
            <w:pPr>
              <w:spacing w:before="60" w:after="60" w:line="240" w:lineRule="auto"/>
              <w:rPr>
                <w:rFonts w:cs="Arial"/>
              </w:rPr>
            </w:pPr>
            <w:ins w:id="522" w:author="jonathan pritchard" w:date="2024-07-05T16:46:00Z" w16du:dateUtc="2024-07-05T15:46:00Z">
              <w:r>
                <w:rPr>
                  <w:rFonts w:cs="Arial"/>
                </w:rPr>
                <w:t>1.3.1</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D56521" w:rsidRDefault="00314CAB" w:rsidP="004E61EE">
            <w:pPr>
              <w:spacing w:before="60" w:after="60" w:line="240" w:lineRule="auto"/>
              <w:ind w:left="-1" w:firstLine="1"/>
              <w:rPr>
                <w:rFonts w:cs="Arial"/>
              </w:rPr>
            </w:pPr>
            <w:ins w:id="523" w:author="jonathan pritchard" w:date="2024-07-05T16:46:00Z" w16du:dateUtc="2024-07-05T15:46:00Z">
              <w:r>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1ACB7A0A" w:rsidR="00703BA8" w:rsidRPr="00D56521" w:rsidRDefault="00314CAB" w:rsidP="004E61EE">
            <w:pPr>
              <w:spacing w:before="60" w:after="60" w:line="240" w:lineRule="auto"/>
              <w:ind w:left="44" w:firstLine="43"/>
              <w:rPr>
                <w:rFonts w:cs="Arial"/>
              </w:rPr>
            </w:pPr>
            <w:ins w:id="524" w:author="jonathan pritchard" w:date="2024-07-05T16:46:00Z" w16du:dateUtc="2024-07-05T15:46:00Z">
              <w:r>
                <w:rPr>
                  <w:rFonts w:cs="Arial"/>
                </w:rPr>
                <w:t>Version after review mtg 1</w:t>
              </w:r>
            </w:ins>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527" w:name="_Toc144421199"/>
      <w:bookmarkEnd w:id="0"/>
      <w:bookmarkEnd w:id="1"/>
      <w:bookmarkEnd w:id="2"/>
      <w:r w:rsidRPr="00D56521">
        <w:rPr>
          <w:rFonts w:eastAsia="MS Mincho"/>
        </w:rPr>
        <w:lastRenderedPageBreak/>
        <w:t>Introduction</w:t>
      </w:r>
      <w:bookmarkEnd w:id="527"/>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5A6FC357"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42425D">
        <w:t>standards</w:t>
      </w:r>
      <w:r w:rsidR="0042425D" w:rsidRPr="00D56521">
        <w:t xml:space="preserve"> </w:t>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528" w:name="_Toc38829536"/>
      <w:bookmarkStart w:id="529" w:name="_Toc38830039"/>
      <w:bookmarkStart w:id="530" w:name="_Toc38936204"/>
      <w:bookmarkStart w:id="531" w:name="_Toc40990380"/>
      <w:bookmarkStart w:id="532" w:name="_Toc144421200"/>
      <w:bookmarkEnd w:id="528"/>
      <w:bookmarkEnd w:id="529"/>
      <w:bookmarkEnd w:id="530"/>
      <w:bookmarkEnd w:id="531"/>
      <w:r w:rsidRPr="00D56521">
        <w:t>References</w:t>
      </w:r>
      <w:bookmarkEnd w:id="532"/>
    </w:p>
    <w:p w14:paraId="263D91F4" w14:textId="7B06BD9B" w:rsidR="0096295A" w:rsidRPr="00D56521" w:rsidRDefault="0096295A" w:rsidP="00AE3E22">
      <w:pPr>
        <w:pStyle w:val="Heading2"/>
      </w:pPr>
      <w:bookmarkStart w:id="533" w:name="_Toc144421201"/>
      <w:r w:rsidRPr="00D56521">
        <w:t>Normative references</w:t>
      </w:r>
      <w:bookmarkEnd w:id="533"/>
    </w:p>
    <w:p w14:paraId="6BD7343C" w14:textId="3530E47E" w:rsidR="00B727EB" w:rsidRPr="00D56521" w:rsidRDefault="00B727EB" w:rsidP="004E61EE">
      <w:pPr>
        <w:spacing w:after="120" w:line="240" w:lineRule="auto"/>
        <w:ind w:left="1418" w:hanging="1418"/>
        <w:jc w:val="both"/>
        <w:rPr>
          <w:lang w:eastAsia="en-GB"/>
        </w:rPr>
      </w:pPr>
      <w:bookmarkStart w:id="534"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534"/>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145745C0" w14:textId="3881B444" w:rsidR="004D3C45" w:rsidRPr="00D56521" w:rsidDel="00BA1F6C" w:rsidRDefault="00B727EB" w:rsidP="004E61EE">
      <w:pPr>
        <w:spacing w:after="120" w:line="240" w:lineRule="auto"/>
        <w:ind w:left="1418" w:hanging="1418"/>
        <w:jc w:val="both"/>
        <w:rPr>
          <w:del w:id="535" w:author="jonathan pritchard" w:date="2024-05-21T10:31:00Z" w16du:dateUtc="2024-05-21T09:31:00Z"/>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w:t>
      </w:r>
      <w:commentRangeStart w:id="536"/>
      <w:commentRangeStart w:id="537"/>
      <w:commentRangeEnd w:id="537"/>
      <w:r w:rsidR="00B840E1">
        <w:rPr>
          <w:rStyle w:val="CommentReference"/>
        </w:rPr>
        <w:commentReference w:id="537"/>
      </w:r>
      <w:commentRangeEnd w:id="536"/>
      <w:r w:rsidR="002F4314">
        <w:rPr>
          <w:rStyle w:val="CommentReference"/>
        </w:rPr>
        <w:commentReference w:id="536"/>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538" w:author="Raphael Malyankar" w:date="2023-08-31T14:58:00Z">
        <w:r w:rsidR="00AD76F5">
          <w:rPr>
            <w:lang w:eastAsia="en-GB"/>
          </w:rPr>
          <w:t>3</w:t>
        </w:r>
      </w:ins>
      <w:del w:id="539" w:author="Raphael Malyankar" w:date="2023-08-31T14:58:00Z">
        <w:r w:rsidR="00335E14" w:rsidRPr="00D56521" w:rsidDel="00AD76F5">
          <w:rPr>
            <w:lang w:eastAsia="en-GB"/>
          </w:rPr>
          <w:delText>2</w:delText>
        </w:r>
      </w:del>
      <w:r w:rsidR="00335E14" w:rsidRPr="00D56521">
        <w:rPr>
          <w:lang w:eastAsia="en-GB"/>
        </w:rPr>
        <w:t xml:space="preserve">.0, </w:t>
      </w:r>
      <w:del w:id="540" w:author="Raphael Malyankar" w:date="2023-08-31T14:58:00Z">
        <w:r w:rsidR="00335E14" w:rsidRPr="00D56521" w:rsidDel="00AD76F5">
          <w:rPr>
            <w:lang w:eastAsia="en-GB"/>
          </w:rPr>
          <w:delText>2014</w:delText>
        </w:r>
      </w:del>
      <w:ins w:id="541"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lang w:eastAsia="en-GB"/>
        </w:rPr>
      </w:pPr>
      <w:bookmarkStart w:id="542"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r>
        <w:rPr>
          <w:lang w:eastAsia="en-GB"/>
        </w:rPr>
        <w:t>MSC.530(106)</w:t>
      </w:r>
      <w:r>
        <w:rPr>
          <w:lang w:eastAsia="en-GB"/>
        </w:rPr>
        <w:tab/>
        <w:t>Performance Standards for Electronic Chart Display and  Information Systems (ECDIS), Resolution MSC.530(106), 2022.</w:t>
      </w:r>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C068707" w:rsidR="003B43E6" w:rsidRPr="00D56521" w:rsidRDefault="00357C86" w:rsidP="004E61EE">
      <w:pPr>
        <w:spacing w:after="120" w:line="240" w:lineRule="auto"/>
        <w:ind w:left="1418" w:hanging="1418"/>
        <w:jc w:val="both"/>
        <w:rPr>
          <w:lang w:eastAsia="en-GB"/>
        </w:rPr>
      </w:pPr>
      <w:r>
        <w:rPr>
          <w:lang w:eastAsia="en-GB"/>
        </w:rPr>
        <w:t>MSC.1/CIRC.1609</w:t>
      </w:r>
      <w:r w:rsidR="003B43E6" w:rsidRPr="00D56521">
        <w:rPr>
          <w:lang w:eastAsia="en-GB"/>
        </w:rPr>
        <w:tab/>
      </w:r>
      <w:r w:rsidR="003B43E6" w:rsidRPr="00D56521">
        <w:rPr>
          <w:i/>
          <w:lang w:eastAsia="en-GB"/>
        </w:rPr>
        <w:t>Guidelines for the Standardization of User Interface Design for Navigation Equipment</w:t>
      </w:r>
      <w:r w:rsidR="003B43E6" w:rsidRPr="00D56521">
        <w:rPr>
          <w:lang w:eastAsia="en-GB"/>
        </w:rPr>
        <w:t>, IMO MSC.1/</w:t>
      </w:r>
      <w:proofErr w:type="spellStart"/>
      <w:r w:rsidR="003B43E6" w:rsidRPr="00D56521">
        <w:rPr>
          <w:lang w:eastAsia="en-GB"/>
        </w:rPr>
        <w:t>Circ</w:t>
      </w:r>
      <w:proofErr w:type="spellEnd"/>
      <w:r w:rsidR="003B43E6"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798FC0A3" w14:textId="07540673"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r w:rsidR="00B840E1">
        <w:rPr>
          <w:lang w:eastAsia="en-GB"/>
        </w:rPr>
        <w:t>2</w:t>
      </w:r>
      <w:r w:rsidR="00D453BA" w:rsidRPr="00D56521">
        <w:rPr>
          <w:lang w:eastAsia="en-GB"/>
        </w:rPr>
        <w:t>.0 (</w:t>
      </w:r>
      <w:r w:rsidR="00B840E1">
        <w:rPr>
          <w:lang w:eastAsia="en-GB"/>
        </w:rPr>
        <w:t xml:space="preserve"> </w:t>
      </w:r>
      <w:r w:rsidR="000E4371">
        <w:rPr>
          <w:lang w:eastAsia="en-GB"/>
        </w:rPr>
        <w:t>202</w:t>
      </w:r>
      <w:r w:rsidR="00B840E1">
        <w:rPr>
          <w:lang w:eastAsia="en-GB"/>
        </w:rPr>
        <w:t>4</w:t>
      </w:r>
      <w:r w:rsidR="00D453BA" w:rsidRPr="00D56521">
        <w:rPr>
          <w:lang w:eastAsia="en-GB"/>
        </w:rPr>
        <w:t>).</w:t>
      </w:r>
    </w:p>
    <w:p w14:paraId="27089AC1" w14:textId="13DBE2EB" w:rsidR="003B43E6" w:rsidRPr="00D56521" w:rsidRDefault="003B43E6" w:rsidP="004E61EE">
      <w:pPr>
        <w:spacing w:after="120" w:line="240" w:lineRule="auto"/>
        <w:ind w:left="1418" w:hanging="1418"/>
        <w:jc w:val="both"/>
        <w:rPr>
          <w:lang w:eastAsia="en-GB"/>
        </w:rPr>
      </w:pPr>
      <w:r w:rsidRPr="00D56521">
        <w:rPr>
          <w:lang w:eastAsia="en-GB"/>
        </w:rPr>
        <w:t>SN</w:t>
      </w:r>
      <w:r w:rsidR="00151AD5">
        <w:rPr>
          <w:lang w:eastAsia="en-GB"/>
        </w:rPr>
        <w:t>.1/Circ</w:t>
      </w:r>
      <w:r w:rsidRPr="00D56521">
        <w:rPr>
          <w:lang w:eastAsia="en-GB"/>
        </w:rPr>
        <w:t>.243/</w:t>
      </w:r>
      <w:r w:rsidR="002F4314">
        <w:rPr>
          <w:lang w:eastAsia="en-GB"/>
        </w:rPr>
        <w:t xml:space="preserve">Rev. </w:t>
      </w:r>
      <w:r w:rsidRPr="00D56521">
        <w:rPr>
          <w:lang w:eastAsia="en-GB"/>
        </w:rPr>
        <w:t>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43" w:name="_Toc144421202"/>
      <w:bookmarkEnd w:id="542"/>
      <w:r w:rsidRPr="00D56521">
        <w:rPr>
          <w:lang w:eastAsia="en-GB"/>
        </w:rPr>
        <w:t>Informative references</w:t>
      </w:r>
      <w:bookmarkEnd w:id="543"/>
    </w:p>
    <w:p w14:paraId="1DC3F177" w14:textId="6044F1BB" w:rsidR="000621E3" w:rsidRDefault="0096295A" w:rsidP="004E61EE">
      <w:pPr>
        <w:spacing w:after="120" w:line="240" w:lineRule="auto"/>
        <w:ind w:left="1418" w:hanging="1418"/>
        <w:jc w:val="both"/>
        <w:rPr>
          <w:ins w:id="544"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7725B431" w14:textId="709C9D2F"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45" w:name="_Toc144421203"/>
      <w:r w:rsidRPr="00D56521">
        <w:rPr>
          <w:lang w:eastAsia="en-GB"/>
        </w:rPr>
        <w:t>Abbreviations and Notation</w:t>
      </w:r>
      <w:bookmarkEnd w:id="545"/>
    </w:p>
    <w:p w14:paraId="672C963E" w14:textId="6BCD1D62" w:rsidR="003E7D16" w:rsidRPr="00D56521" w:rsidRDefault="003E7D16" w:rsidP="00214B3A">
      <w:pPr>
        <w:pStyle w:val="Heading2"/>
        <w:rPr>
          <w:lang w:eastAsia="en-GB"/>
        </w:rPr>
      </w:pPr>
      <w:bookmarkStart w:id="546" w:name="_Toc99104495"/>
      <w:bookmarkStart w:id="547" w:name="_Toc99104948"/>
      <w:bookmarkStart w:id="548" w:name="_Toc144421204"/>
      <w:bookmarkEnd w:id="546"/>
      <w:bookmarkEnd w:id="547"/>
      <w:r w:rsidRPr="00D56521">
        <w:rPr>
          <w:lang w:eastAsia="en-GB"/>
        </w:rPr>
        <w:t>Abbreviations</w:t>
      </w:r>
      <w:bookmarkEnd w:id="548"/>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lang w:eastAsia="en-GB"/>
        </w:rPr>
      </w:pPr>
      <w:r w:rsidRPr="00D56521">
        <w:rPr>
          <w:lang w:eastAsia="en-GB"/>
        </w:rPr>
        <w:lastRenderedPageBreak/>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r>
        <w:rPr>
          <w:lang w:eastAsia="en-GB"/>
        </w:rPr>
        <w:t>ENDS</w:t>
      </w:r>
      <w:r>
        <w:rPr>
          <w:lang w:eastAsia="en-GB"/>
        </w:rPr>
        <w:tab/>
        <w:t>Electronic Navigational Data Service</w:t>
      </w:r>
    </w:p>
    <w:p w14:paraId="1173FB9A" w14:textId="2FC2366B" w:rsidR="00CE36C4" w:rsidRDefault="00CE36C4" w:rsidP="004E61EE">
      <w:pPr>
        <w:spacing w:after="120" w:line="240" w:lineRule="auto"/>
        <w:rPr>
          <w:lang w:eastAsia="en-GB"/>
        </w:rPr>
      </w:pPr>
      <w:r>
        <w:rPr>
          <w:lang w:eastAsia="en-GB"/>
        </w:rPr>
        <w:t>ENP</w:t>
      </w:r>
      <w:r>
        <w:rPr>
          <w:lang w:eastAsia="en-GB"/>
        </w:rPr>
        <w:tab/>
        <w:t xml:space="preserve">Electronic </w:t>
      </w:r>
      <w:r w:rsidR="002F4314">
        <w:rPr>
          <w:lang w:eastAsia="en-GB"/>
        </w:rPr>
        <w:t>Nautical</w:t>
      </w:r>
      <w:r>
        <w:rPr>
          <w:lang w:eastAsia="en-GB"/>
        </w:rPr>
        <w:t xml:space="preserve"> Publication</w:t>
      </w:r>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r>
        <w:rPr>
          <w:lang w:eastAsia="en-GB"/>
        </w:rPr>
        <w:t>SD</w:t>
      </w:r>
      <w:r>
        <w:rPr>
          <w:lang w:eastAsia="en-GB"/>
        </w:rPr>
        <w:tab/>
        <w:t>System Database</w:t>
      </w:r>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49" w:name="_Toc144421205"/>
      <w:r w:rsidRPr="00D56521">
        <w:rPr>
          <w:lang w:eastAsia="en-GB"/>
        </w:rPr>
        <w:t>Notation</w:t>
      </w:r>
      <w:bookmarkEnd w:id="549"/>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50"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50"/>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51" w:author="jonathan pritchard" w:date="2024-05-21T13:39:00Z" w16du:dateUtc="2024-05-21T12:39:00Z"/>
          <w:lang w:eastAsia="en-GB"/>
        </w:rPr>
      </w:pPr>
      <w:commentRangeStart w:id="552"/>
      <w:ins w:id="553" w:author="jonathan pritchard" w:date="2023-12-06T15:32:00Z">
        <w:r>
          <w:rPr>
            <w:lang w:eastAsia="en-GB"/>
          </w:rPr>
          <w:t>Normative vs Informative</w:t>
        </w:r>
      </w:ins>
      <w:ins w:id="554" w:author="jonathan pritchard" w:date="2024-05-21T13:39:00Z" w16du:dateUtc="2024-05-21T12:39:00Z">
        <w:r w:rsidR="00B6123E">
          <w:rPr>
            <w:lang w:eastAsia="en-GB"/>
          </w:rPr>
          <w:t xml:space="preserve"> within this document</w:t>
        </w:r>
      </w:ins>
      <w:ins w:id="555" w:author="jonathan pritchard" w:date="2023-12-06T15:32:00Z">
        <w:r>
          <w:rPr>
            <w:lang w:eastAsia="en-GB"/>
          </w:rPr>
          <w:t>.</w:t>
        </w:r>
      </w:ins>
      <w:commentRangeEnd w:id="552"/>
      <w:ins w:id="556" w:author="jonathan pritchard" w:date="2024-05-28T08:03:00Z" w16du:dateUtc="2024-05-28T07:03:00Z">
        <w:r w:rsidR="00F2390C">
          <w:rPr>
            <w:rStyle w:val="CommentReference"/>
            <w:rFonts w:eastAsia="MS Mincho"/>
            <w:b w:val="0"/>
            <w:bCs w:val="0"/>
          </w:rPr>
          <w:commentReference w:id="552"/>
        </w:r>
      </w:ins>
    </w:p>
    <w:p w14:paraId="501BDFBB" w14:textId="19BF957D" w:rsidR="00256304" w:rsidRDefault="00B6123E" w:rsidP="00F2390C">
      <w:pPr>
        <w:jc w:val="both"/>
        <w:rPr>
          <w:ins w:id="557" w:author="jonathan pritchard" w:date="2024-05-24T10:13:00Z" w16du:dateUtc="2024-05-24T09:13:00Z"/>
          <w:lang w:eastAsia="en-GB"/>
        </w:rPr>
      </w:pPr>
      <w:ins w:id="558" w:author="jonathan pritchard" w:date="2024-05-21T13:39:00Z" w16du:dateUtc="2024-05-21T12:39:00Z">
        <w:r>
          <w:rPr>
            <w:lang w:eastAsia="en-GB"/>
          </w:rPr>
          <w:t>This document uses the word “</w:t>
        </w:r>
      </w:ins>
      <w:ins w:id="559" w:author="jonathan pritchard" w:date="2024-05-28T08:02:00Z" w16du:dateUtc="2024-05-28T07:02:00Z">
        <w:r w:rsidR="00F2390C">
          <w:rPr>
            <w:lang w:eastAsia="en-GB"/>
          </w:rPr>
          <w:t>m</w:t>
        </w:r>
      </w:ins>
      <w:ins w:id="560" w:author="jonathan pritchard" w:date="2024-05-29T03:02:00Z" w16du:dateUtc="2024-05-29T02:02:00Z">
        <w:r w:rsidR="00AE3E22">
          <w:rPr>
            <w:lang w:eastAsia="en-GB"/>
          </w:rPr>
          <w:t>u</w:t>
        </w:r>
      </w:ins>
      <w:ins w:id="561" w:author="jonathan pritchard" w:date="2024-05-28T08:02:00Z" w16du:dateUtc="2024-05-28T07:02:00Z">
        <w:r w:rsidR="00F2390C">
          <w:rPr>
            <w:lang w:eastAsia="en-GB"/>
          </w:rPr>
          <w:t>st</w:t>
        </w:r>
      </w:ins>
      <w:ins w:id="562" w:author="jonathan pritchard" w:date="2024-05-21T13:39:00Z" w16du:dateUtc="2024-05-21T12:39:00Z">
        <w:r>
          <w:rPr>
            <w:lang w:eastAsia="en-GB"/>
          </w:rPr>
          <w:t xml:space="preserve">” to describe mandatory functionality for S-100 ECDIS. In many cases within this document </w:t>
        </w:r>
      </w:ins>
      <w:ins w:id="563" w:author="jonathan pritchard" w:date="2024-05-29T06:06:00Z" w16du:dateUtc="2024-05-29T05:06:00Z">
        <w:r w:rsidR="00953455">
          <w:rPr>
            <w:lang w:eastAsia="en-GB"/>
          </w:rPr>
          <w:t xml:space="preserve">S-100 </w:t>
        </w:r>
      </w:ins>
      <w:ins w:id="564"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65" w:author="jonathan pritchard" w:date="2024-05-24T10:12:00Z" w16du:dateUtc="2024-05-24T09:12:00Z"/>
          <w:lang w:eastAsia="en-GB"/>
        </w:rPr>
      </w:pPr>
      <w:ins w:id="566" w:author="jonathan pritchard" w:date="2024-05-24T10:13:00Z" w16du:dateUtc="2024-05-24T09:13:00Z">
        <w:r>
          <w:rPr>
            <w:lang w:eastAsia="en-GB"/>
          </w:rPr>
          <w:t xml:space="preserve">In many cases this document describes functionality which is mandatory for the S-100 ECDIS, but </w:t>
        </w:r>
      </w:ins>
      <w:ins w:id="567"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68"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69" w:author="jonathan pritchard" w:date="2024-05-24T10:16:00Z" w16du:dateUtc="2024-05-24T09:16:00Z">
        <w:r>
          <w:rPr>
            <w:lang w:eastAsia="en-GB"/>
          </w:rPr>
          <w:t xml:space="preserve">individual product </w:t>
        </w:r>
        <w:proofErr w:type="spellStart"/>
        <w:r>
          <w:rPr>
            <w:lang w:eastAsia="en-GB"/>
          </w:rPr>
          <w:t>speciications</w:t>
        </w:r>
        <w:proofErr w:type="spellEnd"/>
        <w:r>
          <w:rPr>
            <w:lang w:eastAsia="en-GB"/>
          </w:rPr>
          <w:t xml:space="preserve"> but the S-100 product specification catalogues remain normative. Where this is the case </w:t>
        </w:r>
      </w:ins>
      <w:ins w:id="570" w:author="jonathan pritchard" w:date="2024-05-24T10:17:00Z" w16du:dateUtc="2024-05-24T09:17:00Z">
        <w:r>
          <w:rPr>
            <w:lang w:eastAsia="en-GB"/>
          </w:rPr>
          <w:t xml:space="preserve">the product specification feature and portrayal catalogues remain the normative </w:t>
        </w:r>
      </w:ins>
      <w:ins w:id="571"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72" w:author="jonathan pritchard" w:date="2024-05-21T13:43:00Z" w16du:dateUtc="2024-05-21T12:43:00Z">
        <w:r>
          <w:rPr>
            <w:lang w:eastAsia="en-GB"/>
          </w:rPr>
          <w:t>Where these differences exist, they are noted in section heading footnotes.</w:t>
        </w:r>
      </w:ins>
      <w:ins w:id="573" w:author="jonathan pritchard" w:date="2024-05-21T13:44:00Z" w16du:dateUtc="2024-05-21T12:44:00Z">
        <w:r>
          <w:rPr>
            <w:lang w:eastAsia="en-GB"/>
          </w:rPr>
          <w:t xml:space="preserve"> Where this document refers to mandatory </w:t>
        </w:r>
      </w:ins>
      <w:ins w:id="574"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75" w:name="_Toc40990386"/>
      <w:bookmarkStart w:id="576" w:name="_Toc40990387"/>
      <w:bookmarkStart w:id="577" w:name="_Toc40990388"/>
      <w:bookmarkStart w:id="578" w:name="_Toc40990389"/>
      <w:bookmarkStart w:id="579" w:name="_Toc40990390"/>
      <w:bookmarkStart w:id="580" w:name="_Toc40990391"/>
      <w:bookmarkStart w:id="581" w:name="_Toc40990392"/>
      <w:bookmarkStart w:id="582" w:name="_Toc40990393"/>
      <w:bookmarkStart w:id="583" w:name="_Toc40990394"/>
      <w:bookmarkStart w:id="584" w:name="_Toc40990395"/>
      <w:bookmarkStart w:id="585" w:name="_Toc40990396"/>
      <w:bookmarkStart w:id="586" w:name="_Toc40990397"/>
      <w:bookmarkStart w:id="587" w:name="_Toc40990398"/>
      <w:bookmarkStart w:id="588" w:name="_Toc40990399"/>
      <w:bookmarkStart w:id="589" w:name="_Toc40990400"/>
      <w:bookmarkStart w:id="590" w:name="_Toc40990401"/>
      <w:bookmarkStart w:id="591" w:name="_Toc38829544"/>
      <w:bookmarkStart w:id="592" w:name="_Toc38830047"/>
      <w:bookmarkStart w:id="593" w:name="_Toc144421206"/>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r>
        <w:rPr>
          <w:i/>
          <w:iCs/>
        </w:rPr>
        <w:lastRenderedPageBreak/>
        <w:t xml:space="preserve">Background - </w:t>
      </w:r>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593"/>
      <w:ins w:id="594" w:author="jonathan pritchard" w:date="2023-12-06T14:04:00Z">
        <w:r w:rsidR="00411D24" w:rsidRPr="00F2390C">
          <w:rPr>
            <w:i/>
            <w:iCs/>
          </w:rPr>
          <w:t xml:space="preserve"> </w:t>
        </w:r>
      </w:ins>
    </w:p>
    <w:p w14:paraId="72A69B43" w14:textId="29666087" w:rsidR="00826285" w:rsidRPr="00D56521" w:rsidRDefault="00826285" w:rsidP="00F2390C">
      <w:pPr>
        <w:pStyle w:val="Heading2"/>
      </w:pPr>
      <w:bookmarkStart w:id="595" w:name="_Toc144421207"/>
      <w:r w:rsidRPr="00D56521">
        <w:t>The concepts of ENC</w:t>
      </w:r>
      <w:r w:rsidR="00C64C79">
        <w:t>, ENDS and System Database</w:t>
      </w:r>
      <w:bookmarkEnd w:id="595"/>
    </w:p>
    <w:p w14:paraId="7C9F4ED3" w14:textId="15EBD53E" w:rsidR="00826285" w:rsidRPr="00D56521" w:rsidRDefault="00826285" w:rsidP="00AA0332">
      <w:pPr>
        <w:spacing w:after="120" w:line="240" w:lineRule="auto"/>
        <w:jc w:val="both"/>
      </w:pPr>
      <w:r w:rsidRPr="00D56521">
        <w:t xml:space="preserve">The </w:t>
      </w:r>
      <w:r w:rsidR="00C64C79">
        <w:t xml:space="preserve">Electronic Navigational Data Service and </w:t>
      </w:r>
      <w:r w:rsidR="006665AC">
        <w:t>System Database</w:t>
      </w:r>
      <w:r w:rsidR="006665AC" w:rsidRPr="00D56521">
        <w:t xml:space="preserve"> </w:t>
      </w:r>
      <w:r w:rsidRPr="00D56521">
        <w:t>concept</w:t>
      </w:r>
      <w:ins w:id="596" w:author="Raphael Malyankar" w:date="2023-08-31T20:29:00Z">
        <w:r w:rsidR="00C64C79">
          <w:t>s</w:t>
        </w:r>
      </w:ins>
      <w:r w:rsidRPr="00D56521">
        <w:t xml:space="preserve"> include</w:t>
      </w:r>
      <w:del w:id="597" w:author="Raphael Malyankar" w:date="2023-08-31T20:29:00Z">
        <w:r w:rsidRPr="00D56521" w:rsidDel="00C64C79">
          <w:delText>s</w:delText>
        </w:r>
      </w:del>
      <w:r w:rsidRPr="00D56521">
        <w:t xml:space="preserve"> multiple products for use in navigation</w:t>
      </w:r>
      <w:del w:id="598" w:author="Raphael Malyankar" w:date="2023-08-31T15:32:00Z">
        <w:r w:rsidRPr="00D56521" w:rsidDel="00391671">
          <w:delText>s</w:delText>
        </w:r>
      </w:del>
      <w:r w:rsidRPr="00D56521">
        <w:t xml:space="preserve"> systems.</w:t>
      </w:r>
      <w:r w:rsidR="00BB4E9F">
        <w:t xml:space="preserve"> </w:t>
      </w:r>
      <w:r w:rsidR="00C64C79">
        <w:t>They were</w:t>
      </w:r>
      <w:r w:rsidR="0007117E">
        <w:t xml:space="preserve"> introduced in IMO MSC 530(106) and </w:t>
      </w:r>
      <w:r w:rsidR="00BB4E9F">
        <w:t xml:space="preserve">update the </w:t>
      </w:r>
      <w:r w:rsidR="00B840E1">
        <w:t xml:space="preserve">previous </w:t>
      </w:r>
      <w:r w:rsidR="00BB4E9F">
        <w:t xml:space="preserve">concept of SENC </w:t>
      </w:r>
      <w:r w:rsidR="00B840E1">
        <w:t xml:space="preserve">defined </w:t>
      </w:r>
      <w:r w:rsidR="00BB4E9F">
        <w:t>in IMO MSC.232(82).</w:t>
      </w:r>
    </w:p>
    <w:p w14:paraId="069FEDAA" w14:textId="12835BF0" w:rsidR="00826285" w:rsidRPr="00D56521" w:rsidRDefault="00826285" w:rsidP="00AA0332">
      <w:pPr>
        <w:spacing w:after="120" w:line="240" w:lineRule="auto"/>
        <w:jc w:val="both"/>
      </w:pPr>
      <w:r w:rsidRPr="00D56521">
        <w:t>IMO MSC.</w:t>
      </w:r>
      <w:r w:rsidR="002514B8">
        <w:t>530(106)</w:t>
      </w:r>
      <w:r w:rsidRPr="00D56521">
        <w:t xml:space="preserve"> defines Electronic Navigational Chart (ENC)</w:t>
      </w:r>
      <w:r w:rsidR="00391671">
        <w:t>, Electronic Navigational Data Service (ENDS),</w:t>
      </w:r>
      <w:r w:rsidRPr="00D56521">
        <w:t xml:space="preserve"> and System </w:t>
      </w:r>
      <w:r w:rsidR="00EA38B6">
        <w:t>Database</w:t>
      </w:r>
      <w:r w:rsidRPr="00D56521">
        <w:t xml:space="preserve"> as follows:</w:t>
      </w:r>
    </w:p>
    <w:p w14:paraId="406D53B9" w14:textId="334950EB" w:rsidR="00826285" w:rsidRDefault="00826285" w:rsidP="00AA0332">
      <w:pPr>
        <w:pStyle w:val="BlockQuote"/>
        <w:spacing w:after="120" w:line="240" w:lineRule="auto"/>
        <w:jc w:val="both"/>
      </w:pPr>
      <w:r w:rsidRPr="00D56521">
        <w:t xml:space="preserve">3.2 Electronic Navigational Chart (ENC) means the database, standardized as to content, structure and format, issued for use with ECDIS by or on the authority of a Government, authorized </w:t>
      </w:r>
      <w:r w:rsidR="00BB4E9F">
        <w:t>h</w:t>
      </w:r>
      <w:r w:rsidRPr="00D56521">
        <w:t xml:space="preserve">ydrographic </w:t>
      </w:r>
      <w:r w:rsidR="00BB4E9F">
        <w:t>o</w:t>
      </w:r>
      <w:r w:rsidRPr="00D56521">
        <w:t>ffice or other relevant government institution, and conform</w:t>
      </w:r>
      <w:r w:rsidR="00BB4E9F">
        <w:t>ing</w:t>
      </w:r>
      <w:r w:rsidRPr="00D56521">
        <w:t xml:space="preserve"> to IHO standards. The ENC contains all the </w:t>
      </w:r>
      <w:r w:rsidR="00BB4E9F">
        <w:t xml:space="preserve">nautical </w:t>
      </w:r>
      <w:r w:rsidRPr="00D56521">
        <w:t>chart information necessary for safe navigation.</w:t>
      </w:r>
    </w:p>
    <w:p w14:paraId="5591E742" w14:textId="4CC9B201" w:rsidR="003D4621" w:rsidRPr="00D56521" w:rsidRDefault="003D4621" w:rsidP="003D4621">
      <w:pPr>
        <w:pStyle w:val="BlockQuote"/>
        <w:spacing w:after="120" w:line="240" w:lineRule="auto"/>
        <w:jc w:val="both"/>
      </w:pPr>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r>
        <w:t>compiled from nautical chart and nautical publication data,</w:t>
      </w:r>
      <w:r w:rsidRPr="003D4621">
        <w:t xml:space="preserve"> standardized as to content, structure and format</w:t>
      </w:r>
      <w:r>
        <w:t xml:space="preserve">, </w:t>
      </w:r>
      <w:r w:rsidRPr="003D4621">
        <w:t>issued for use with ECDIS by or on the authority of a Government, authorized hydrographic office or other relevant government institution, and conforming to IHO standard</w:t>
      </w:r>
      <w:r>
        <w:t>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D56521" w:rsidRDefault="00826285" w:rsidP="00AA0332">
      <w:pPr>
        <w:pStyle w:val="BlockQuote"/>
        <w:spacing w:after="120" w:line="240" w:lineRule="auto"/>
        <w:jc w:val="both"/>
      </w:pPr>
      <w:r w:rsidRPr="00D56521">
        <w:t>3.</w:t>
      </w:r>
      <w:r w:rsidR="00391671">
        <w:t>4</w:t>
      </w:r>
      <w:r w:rsidRPr="00D56521">
        <w:t xml:space="preserve"> System </w:t>
      </w:r>
      <w:r w:rsidR="00391671">
        <w:t>Database</w:t>
      </w:r>
      <w:r w:rsidRPr="00D56521">
        <w:t xml:space="preserve"> means a database, in the manufacturer</w:t>
      </w:r>
      <w:r w:rsidRPr="00D56521">
        <w:rPr>
          <w:rFonts w:cs="Arial"/>
        </w:rPr>
        <w:t>’</w:t>
      </w:r>
      <w:r w:rsidRPr="00D56521">
        <w:t xml:space="preserve">s internal ECDIS format, resulting from the lossless transformation of the </w:t>
      </w:r>
      <w:r w:rsidR="00391671">
        <w:t>ENDS</w:t>
      </w:r>
      <w:r w:rsidRPr="00D56521">
        <w:t xml:space="preserve"> contents and its updates. It is this database that is accessed by ECDIS for the display generation and other navigational functions, and is equivalent to up-to-date </w:t>
      </w:r>
      <w:r w:rsidR="00391671">
        <w:t>ENDS</w:t>
      </w:r>
      <w:r w:rsidRPr="00D56521">
        <w:t>.</w:t>
      </w:r>
    </w:p>
    <w:p w14:paraId="23B6E7F5" w14:textId="486753A3" w:rsidR="00E71512" w:rsidRPr="00884FFF" w:rsidRDefault="00CD41C5" w:rsidP="00AA0332">
      <w:pPr>
        <w:pStyle w:val="BlockQuote"/>
        <w:spacing w:after="120" w:line="240" w:lineRule="auto"/>
        <w:ind w:left="0"/>
        <w:jc w:val="both"/>
        <w:rPr>
          <w:i w:val="0"/>
          <w:iCs w:val="0"/>
        </w:rPr>
      </w:pPr>
      <w:bookmarkStart w:id="599" w:name="_Hlk171083846"/>
      <w:r>
        <w:rPr>
          <w:i w:val="0"/>
          <w:iCs w:val="0"/>
        </w:rPr>
        <w:t>The</w:t>
      </w:r>
      <w:r w:rsidR="0007117E" w:rsidRPr="00F2390C">
        <w:rPr>
          <w:i w:val="0"/>
          <w:iCs w:val="0"/>
        </w:rPr>
        <w:t xml:space="preserve"> System Database </w:t>
      </w:r>
      <w:r>
        <w:rPr>
          <w:i w:val="0"/>
          <w:iCs w:val="0"/>
        </w:rPr>
        <w:t xml:space="preserve">is </w:t>
      </w:r>
      <w:r w:rsidR="0007117E" w:rsidRPr="00F2390C">
        <w:rPr>
          <w:i w:val="0"/>
          <w:iCs w:val="0"/>
        </w:rPr>
        <w:t xml:space="preserve">compiled from </w:t>
      </w:r>
      <w:r>
        <w:rPr>
          <w:i w:val="0"/>
          <w:iCs w:val="0"/>
        </w:rPr>
        <w:t xml:space="preserve">one or more </w:t>
      </w:r>
      <w:r w:rsidR="0007117E" w:rsidRPr="00F2390C">
        <w:rPr>
          <w:i w:val="0"/>
          <w:iCs w:val="0"/>
        </w:rPr>
        <w:t>S-100-based products</w:t>
      </w:r>
      <w:r>
        <w:rPr>
          <w:i w:val="0"/>
          <w:iCs w:val="0"/>
        </w:rPr>
        <w:t xml:space="preserve"> and/or S-57 based products</w:t>
      </w:r>
      <w:bookmarkEnd w:id="599"/>
      <w:r w:rsidR="0007117E" w:rsidRPr="00F2390C">
        <w:rPr>
          <w:i w:val="0"/>
          <w:iCs w:val="0"/>
        </w:rPr>
        <w:t>.</w:t>
      </w:r>
    </w:p>
    <w:p w14:paraId="11B34173" w14:textId="77777777" w:rsidR="00826285" w:rsidRPr="00D56521" w:rsidRDefault="00826285" w:rsidP="00F2390C">
      <w:pPr>
        <w:pStyle w:val="Heading2"/>
      </w:pPr>
      <w:bookmarkStart w:id="600" w:name="_Ref98329076"/>
      <w:bookmarkStart w:id="601" w:name="_Ref98339151"/>
      <w:bookmarkStart w:id="602" w:name="_Ref98339270"/>
      <w:bookmarkStart w:id="603" w:name="_Toc144421208"/>
      <w:r w:rsidRPr="00D56521">
        <w:t>ECDIS concept, limitations, and challenges</w:t>
      </w:r>
      <w:bookmarkEnd w:id="600"/>
      <w:bookmarkEnd w:id="601"/>
      <w:bookmarkEnd w:id="602"/>
      <w:bookmarkEnd w:id="603"/>
    </w:p>
    <w:p w14:paraId="2C9C6850" w14:textId="490F9535" w:rsidR="0053774B" w:rsidRDefault="0053774B" w:rsidP="00AA0332">
      <w:pPr>
        <w:spacing w:after="120" w:line="240" w:lineRule="auto"/>
        <w:jc w:val="both"/>
      </w:pPr>
      <w:r>
        <w:t xml:space="preserve">IMO MSC 530(106) also defines </w:t>
      </w:r>
      <w:r w:rsidRPr="0053774B">
        <w:t>Electronic Chart Display and Information System (ECDIS)</w:t>
      </w:r>
      <w:r>
        <w:t>:</w:t>
      </w:r>
    </w:p>
    <w:p w14:paraId="6076448B" w14:textId="53E44D58" w:rsidR="00F14ED1" w:rsidRPr="0053774B" w:rsidRDefault="0053774B" w:rsidP="00F2390C">
      <w:pPr>
        <w:pStyle w:val="BlockQuote"/>
      </w:pPr>
      <w:r w:rsidRPr="0053774B">
        <w:t xml:space="preserve">3.1 </w:t>
      </w:r>
      <w:r w:rsidR="00F14ED1" w:rsidRPr="0053774B">
        <w:t xml:space="preserve">Electronic Chart Display and Information System (ECDIS) </w:t>
      </w:r>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D56521" w:rsidRDefault="00F14ED1" w:rsidP="00AA0332">
      <w:pPr>
        <w:spacing w:after="120" w:line="240" w:lineRule="auto"/>
        <w:jc w:val="both"/>
      </w:pPr>
      <w:r w:rsidRPr="00D56521">
        <w:t xml:space="preserve">The following </w:t>
      </w:r>
      <w:r w:rsidR="00384F14" w:rsidRPr="00D56521">
        <w:t xml:space="preserve">list explains more of the </w:t>
      </w:r>
      <w:r w:rsidR="000C6BB9">
        <w:t xml:space="preserve">ECDIS </w:t>
      </w:r>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63A32B44" w:rsidR="00F14ED1" w:rsidRPr="00D56521" w:rsidRDefault="00F14ED1" w:rsidP="00AE2737">
      <w:pPr>
        <w:pStyle w:val="ListParagraph"/>
        <w:numPr>
          <w:ilvl w:val="0"/>
          <w:numId w:val="37"/>
        </w:numPr>
        <w:spacing w:after="120" w:line="240" w:lineRule="auto"/>
        <w:jc w:val="both"/>
      </w:pPr>
      <w:r w:rsidRPr="00D56521">
        <w:t xml:space="preserve">ECDIS, used together with official data, [is] accepted as complying with the up-to-date </w:t>
      </w:r>
      <w:r w:rsidR="00C0149A">
        <w:t xml:space="preserve">nautical </w:t>
      </w:r>
      <w:r w:rsidRPr="00D56521">
        <w:t>chart</w:t>
      </w:r>
      <w:r w:rsidR="00C0149A">
        <w:t xml:space="preserve"> and nautical publications</w:t>
      </w:r>
      <w:r w:rsidRPr="00D56521">
        <w:t xml:space="preserve"> carriage requirement required by regulation V/19 </w:t>
      </w:r>
      <w:r w:rsidR="00C0149A">
        <w:t xml:space="preserve">and V/17 </w:t>
      </w:r>
      <w:r w:rsidRPr="00D56521">
        <w:t>of the 1974 SOLAS Convention amended in 2009. Electronic chart systems not meeting these ECDIS specifications of IHO and IMO, or ECDIS using non-official data, are known as ECS (Electronic Chart Systems).</w:t>
      </w:r>
    </w:p>
    <w:p w14:paraId="1043F4CA" w14:textId="582E580D"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w:t>
      </w:r>
      <w:r w:rsidR="009E196A">
        <w:t xml:space="preserve"> or</w:t>
      </w:r>
      <w:del w:id="604" w:author="jonathan pritchard" w:date="2024-05-21T09:51:00Z" w16du:dateUtc="2024-05-21T08:51:00Z">
        <w:r w:rsidRPr="00D56521" w:rsidDel="009E196A">
          <w:delText>,</w:delText>
        </w:r>
      </w:del>
      <w:r w:rsidRPr="00D56521">
        <w:t xml:space="preserve"> targets </w:t>
      </w:r>
      <w:r w:rsidR="00C0149A">
        <w:t>reported</w:t>
      </w:r>
      <w:r w:rsidR="00C0149A" w:rsidRPr="00D56521">
        <w:t xml:space="preserve"> </w:t>
      </w:r>
      <w:r w:rsidRPr="00D56521">
        <w:t xml:space="preserve">by AIS (Automatic Identification System) </w:t>
      </w:r>
      <w:r w:rsidR="009E196A">
        <w:t xml:space="preserve">can be integrated </w:t>
      </w:r>
      <w:r w:rsidRPr="00D56521">
        <w:t xml:space="preserve">into the ECDIS display, as well as other navigational information </w:t>
      </w:r>
      <w:r w:rsidR="009E196A">
        <w:t xml:space="preserve">which </w:t>
      </w:r>
      <w:r w:rsidRPr="00D56521">
        <w:t xml:space="preserve">may be added to the ECDIS display. With the advent of S-100, </w:t>
      </w:r>
      <w:r w:rsidRPr="00D56521">
        <w:lastRenderedPageBreak/>
        <w:t xml:space="preserve">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5BA21529"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r w:rsidR="00C0149A">
        <w:t>alerts</w:t>
      </w:r>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307751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r w:rsidR="007005BC">
        <w:t>will</w:t>
      </w:r>
      <w:r w:rsidRPr="00D56521">
        <w:t xml:space="preserve"> be “dual-fuel” in that they will have both S-57 and S-101 ENCs</w:t>
      </w:r>
      <w:r w:rsidR="007005BC">
        <w:t xml:space="preserve"> (see:</w:t>
      </w:r>
      <w:del w:id="605" w:author="jonathan pritchard" w:date="2024-07-06T12:34:00Z" w16du:dateUtc="2024-07-06T11:34:00Z">
        <w:r w:rsidR="007005BC" w:rsidDel="00776736">
          <w:delText xml:space="preserve"> </w:delText>
        </w:r>
      </w:del>
      <w:ins w:id="606" w:author="jonathan pritchard" w:date="2024-07-06T12:35:00Z" w16du:dateUtc="2024-07-06T11:35:00Z">
        <w:r w:rsidR="00776736">
          <w:fldChar w:fldCharType="begin"/>
        </w:r>
        <w:r w:rsidR="00776736">
          <w:instrText xml:space="preserve"> REF _Ref171161739 \r \h </w:instrText>
        </w:r>
      </w:ins>
      <w:r w:rsidR="00776736">
        <w:fldChar w:fldCharType="separate"/>
      </w:r>
      <w:ins w:id="607" w:author="jonathan pritchard" w:date="2024-07-06T12:35:00Z" w16du:dateUtc="2024-07-06T11:35:00Z">
        <w:r w:rsidR="00776736">
          <w:t>C-18</w:t>
        </w:r>
        <w:r w:rsidR="00776736">
          <w:fldChar w:fldCharType="end"/>
        </w:r>
      </w:ins>
      <w:r w:rsidR="007005BC">
        <w:t>)</w:t>
      </w:r>
      <w:r w:rsidRPr="00D56521">
        <w:t xml:space="preserve">. It is possible that there will be situations where the navigation screen </w:t>
      </w:r>
      <w:r w:rsidR="007005BC">
        <w:t>will</w:t>
      </w:r>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608" w:author="jonathan pritchard" w:date="2024-01-15T10:48:00Z">
        <w:r w:rsidR="009A245C">
          <w:t xml:space="preserve"> </w:t>
        </w:r>
      </w:ins>
      <w:r w:rsidRPr="00D56521">
        <w:t>handling options, based on ship</w:t>
      </w:r>
      <w:del w:id="609" w:author="jonathan pritchard" w:date="2024-01-15T10:49:00Z">
        <w:r w:rsidRPr="00D56521" w:rsidDel="009A245C">
          <w:delText>'</w:delText>
        </w:r>
      </w:del>
      <w:ins w:id="610" w:author="jonathan pritchard" w:date="2024-01-15T10:49:00Z">
        <w:r w:rsidR="009A245C">
          <w:t>’</w:t>
        </w:r>
      </w:ins>
      <w:r w:rsidRPr="00D56521">
        <w:t>s characteristics, alphanumeric navigation information (ship</w:t>
      </w:r>
      <w:del w:id="611" w:author="jonathan pritchard" w:date="2024-01-15T10:49:00Z">
        <w:r w:rsidRPr="00D56521" w:rsidDel="009A245C">
          <w:delText>'</w:delText>
        </w:r>
      </w:del>
      <w:ins w:id="612"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7A66FE11" w:rsidR="00994DB8" w:rsidRPr="00D56521" w:rsidRDefault="00994DB8" w:rsidP="00AE2737">
      <w:pPr>
        <w:pStyle w:val="ListParagraph"/>
        <w:numPr>
          <w:ilvl w:val="0"/>
          <w:numId w:val="14"/>
        </w:numPr>
        <w:spacing w:after="60" w:line="240" w:lineRule="auto"/>
        <w:jc w:val="both"/>
      </w:pPr>
      <w:r w:rsidRPr="00D56521">
        <w:t xml:space="preserve">navigational indications and </w:t>
      </w:r>
      <w:r w:rsidR="00C0149A">
        <w:t>alerts</w:t>
      </w:r>
      <w:r w:rsidR="00C0149A" w:rsidRPr="00D56521">
        <w:t xml:space="preserve"> </w:t>
      </w:r>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4FBBD54C"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r w:rsidR="009A245C">
        <w:t>’</w:t>
      </w:r>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lastRenderedPageBreak/>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0E20C1C1"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ins w:id="613" w:author="jonathan pritchard" w:date="2024-01-15T10:49:00Z">
        <w:r w:rsidR="009A245C">
          <w:t>“</w:t>
        </w:r>
      </w:ins>
      <w:r w:rsidRPr="00D56521">
        <w:t>too close approach to safety contour</w:t>
      </w:r>
      <w:ins w:id="614" w:author="jonathan pritchard" w:date="2024-01-15T10:49:00Z">
        <w:r w:rsidR="009A245C">
          <w:t>”</w:t>
        </w:r>
      </w:ins>
      <w:r w:rsidRPr="00D56521">
        <w:t xml:space="preserve">; </w:t>
      </w:r>
      <w:del w:id="615" w:author="jonathan pritchard" w:date="2024-01-15T10:49:00Z">
        <w:r w:rsidRPr="00D56521" w:rsidDel="009A245C">
          <w:delText>"</w:delText>
        </w:r>
      </w:del>
      <w:r w:rsidR="009A245C">
        <w:t>“</w:t>
      </w:r>
      <w:r w:rsidRPr="00D56521">
        <w:t>about to enter prohibited area</w:t>
      </w:r>
      <w:del w:id="616" w:author="jonathan pritchard" w:date="2024-01-15T10:49:00Z">
        <w:r w:rsidRPr="00D56521" w:rsidDel="009A245C">
          <w:delText>"</w:delText>
        </w:r>
      </w:del>
      <w:r w:rsidR="009A245C">
        <w:t>”</w:t>
      </w:r>
      <w:r w:rsidRPr="00D56521">
        <w:t xml:space="preserve">; </w:t>
      </w:r>
      <w:del w:id="617" w:author="jonathan pritchard" w:date="2024-01-15T10:49:00Z">
        <w:r w:rsidRPr="00D56521" w:rsidDel="009A245C">
          <w:delText>"</w:delText>
        </w:r>
      </w:del>
      <w:r w:rsidR="009A245C">
        <w:t>“</w:t>
      </w:r>
      <w:r w:rsidRPr="00D56521">
        <w:t>overscale display</w:t>
      </w:r>
      <w:del w:id="618" w:author="jonathan pritchard" w:date="2024-01-15T10:49:00Z">
        <w:r w:rsidRPr="00D56521" w:rsidDel="009A245C">
          <w:delText>"</w:delText>
        </w:r>
      </w:del>
      <w:ins w:id="619" w:author="jonathan pritchard" w:date="2024-01-15T10:49:00Z">
        <w:r w:rsidR="009A245C">
          <w:t>”</w:t>
        </w:r>
      </w:ins>
      <w:r w:rsidRPr="00D56521">
        <w:t xml:space="preserve">; </w:t>
      </w:r>
      <w:del w:id="620" w:author="jonathan pritchard" w:date="2024-01-15T10:49:00Z">
        <w:r w:rsidRPr="00D56521" w:rsidDel="009A245C">
          <w:delText>"</w:delText>
        </w:r>
      </w:del>
      <w:ins w:id="621" w:author="jonathan pritchard" w:date="2024-01-15T10:49:00Z">
        <w:r w:rsidR="009A245C">
          <w:t>“</w:t>
        </w:r>
      </w:ins>
      <w:r w:rsidRPr="00D56521">
        <w:t>more detailed (larger scale) data available</w:t>
      </w:r>
      <w:del w:id="622" w:author="jonathan pritchard" w:date="2024-01-15T10:49:00Z">
        <w:r w:rsidRPr="00D56521" w:rsidDel="009A245C">
          <w:delText>"</w:delText>
        </w:r>
      </w:del>
      <w:r w:rsidR="009A245C">
        <w:t>”</w:t>
      </w:r>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623" w:name="_Toc144421209"/>
      <w:r w:rsidRPr="00D56521">
        <w:t>Depth Related Functionality</w:t>
      </w:r>
      <w:bookmarkEnd w:id="623"/>
    </w:p>
    <w:p w14:paraId="24F56AB2" w14:textId="7D7272EC" w:rsidR="003E7E2E" w:rsidRPr="00796161" w:rsidRDefault="003E7E2E" w:rsidP="00AA0332">
      <w:pPr>
        <w:spacing w:after="120" w:line="240" w:lineRule="auto"/>
        <w:jc w:val="both"/>
        <w:rPr>
          <w:ins w:id="624" w:author="jonathan pritchard" w:date="2024-07-05T17:04:00Z" w16du:dateUtc="2024-07-05T16:04:00Z"/>
          <w:b/>
          <w:bCs/>
        </w:rPr>
      </w:pPr>
      <w:ins w:id="625" w:author="jonathan pritchard" w:date="2024-07-05T17:04:00Z" w16du:dateUtc="2024-07-05T16:04:00Z">
        <w:r>
          <w:t>S-10</w:t>
        </w:r>
      </w:ins>
      <w:ins w:id="626" w:author="jonathan pritchard" w:date="2024-07-05T17:05:00Z" w16du:dateUtc="2024-07-05T16:05:00Z">
        <w:r>
          <w:t xml:space="preserve">0 ECDIS allows Water Levels to be </w:t>
        </w:r>
      </w:ins>
      <w:ins w:id="627" w:author="jonathan pritchard" w:date="2024-07-05T17:10:00Z" w16du:dateUtc="2024-07-05T16:10:00Z">
        <w:r w:rsidR="00EF57B5">
          <w:t xml:space="preserve">automatically </w:t>
        </w:r>
      </w:ins>
      <w:ins w:id="628" w:author="jonathan pritchard" w:date="2024-07-05T17:05:00Z" w16du:dateUtc="2024-07-05T16:05:00Z">
        <w:r>
          <w:t xml:space="preserve">adjusted </w:t>
        </w:r>
        <w:r w:rsidR="00EF57B5">
          <w:t>using an interoperable combination of S-101, S-102 and S-104 data</w:t>
        </w:r>
      </w:ins>
      <w:ins w:id="629" w:author="jonathan pritchard" w:date="2024-07-05T17:10:00Z" w16du:dateUtc="2024-07-05T16:10:00Z">
        <w:r w:rsidR="00EF57B5">
          <w:t>, both for monit</w:t>
        </w:r>
      </w:ins>
      <w:ins w:id="630" w:author="jonathan pritchard" w:date="2024-07-05T17:11:00Z" w16du:dateUtc="2024-07-05T16:11:00Z">
        <w:r w:rsidR="00EF57B5">
          <w:t>oring and planning purposes</w:t>
        </w:r>
      </w:ins>
      <w:ins w:id="631" w:author="jonathan pritchard" w:date="2024-07-05T17:05:00Z" w16du:dateUtc="2024-07-05T16:05:00Z">
        <w:r w:rsidR="00EF57B5">
          <w:t>. This is described fu</w:t>
        </w:r>
      </w:ins>
      <w:ins w:id="632" w:author="jonathan pritchard" w:date="2024-07-05T17:11:00Z" w16du:dateUtc="2024-07-05T16:11:00Z">
        <w:r w:rsidR="00EF57B5">
          <w:t>lly in appendix C-2</w:t>
        </w:r>
      </w:ins>
      <w:ins w:id="633" w:author="jonathan pritchard" w:date="2024-07-05T17:05:00Z" w16du:dateUtc="2024-07-05T16:05:00Z">
        <w:r w:rsidR="00EF57B5">
          <w:rPr>
            <w:b/>
            <w:bCs/>
          </w:rPr>
          <w:t>.</w:t>
        </w:r>
      </w:ins>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634" w:name="_Toc144421210"/>
      <w:r w:rsidRPr="00D56521">
        <w:t>I</w:t>
      </w:r>
      <w:r w:rsidR="000F49BE" w:rsidRPr="00D56521">
        <w:t>ntegrated Navigation System (INS)</w:t>
      </w:r>
      <w:r w:rsidR="004C242A" w:rsidRPr="00D56521">
        <w:t xml:space="preserve"> concept, limitations and challenges</w:t>
      </w:r>
      <w:bookmarkEnd w:id="634"/>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796161">
        <w:t>MSC 252(83). INS</w:t>
      </w:r>
      <w:r w:rsidRPr="00D56521">
        <w:t xml:space="preserve">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2C65F462"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r w:rsidR="009A245C">
        <w:t>–</w:t>
      </w:r>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D56521" w:rsidRDefault="00A3539D" w:rsidP="00AA0332">
      <w:pPr>
        <w:spacing w:after="120" w:line="240" w:lineRule="auto"/>
        <w:jc w:val="both"/>
      </w:pPr>
      <w:r w:rsidRPr="00D56521">
        <w:t>The considerations related to portrayal</w:t>
      </w:r>
      <w:r w:rsidR="00B252DF">
        <w:t xml:space="preserve"> that are in addition to the requirements already embedded in the INS standards </w:t>
      </w:r>
      <w:r w:rsidRPr="00D56521">
        <w:t>are outlined below:</w:t>
      </w:r>
    </w:p>
    <w:p w14:paraId="0F973999" w14:textId="0EC9C7B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w:t>
      </w:r>
      <w:r w:rsidR="00A11D96">
        <w:t xml:space="preserve">in </w:t>
      </w:r>
      <w:r w:rsidR="002C5B24" w:rsidRPr="00D56521">
        <w:t xml:space="preserve">IMO MSC </w:t>
      </w:r>
      <w:r w:rsidR="00F00C10">
        <w:t>530(106)</w:t>
      </w:r>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6768467"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w:t>
      </w:r>
      <w:r w:rsidR="00A11D96">
        <w:t xml:space="preserve">should </w:t>
      </w:r>
      <w:r w:rsidRPr="00D56521">
        <w:t xml:space="preserve">be used as </w:t>
      </w:r>
      <w:r w:rsidR="008555ED" w:rsidRPr="00D56521">
        <w:t>a</w:t>
      </w:r>
      <w:r w:rsidRPr="00D56521">
        <w:t xml:space="preserve"> common data source for INS.</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635" w:name="_Toc38936212"/>
      <w:bookmarkStart w:id="636" w:name="_Toc40990404"/>
      <w:bookmarkStart w:id="637" w:name="_Toc41235015"/>
      <w:bookmarkStart w:id="638" w:name="_Toc41235059"/>
      <w:bookmarkStart w:id="639" w:name="_Toc38936213"/>
      <w:bookmarkStart w:id="640" w:name="_Toc40990405"/>
      <w:bookmarkStart w:id="641" w:name="_Toc41235016"/>
      <w:bookmarkStart w:id="642" w:name="_Toc41235060"/>
      <w:bookmarkStart w:id="643" w:name="_Toc144421211"/>
      <w:bookmarkEnd w:id="635"/>
      <w:bookmarkEnd w:id="636"/>
      <w:bookmarkEnd w:id="637"/>
      <w:bookmarkEnd w:id="638"/>
      <w:bookmarkEnd w:id="639"/>
      <w:bookmarkEnd w:id="640"/>
      <w:bookmarkEnd w:id="641"/>
      <w:bookmarkEnd w:id="642"/>
      <w:r w:rsidRPr="00D56521">
        <w:t>User Interface Design</w:t>
      </w:r>
      <w:bookmarkEnd w:id="643"/>
    </w:p>
    <w:p w14:paraId="5681FAC0" w14:textId="00D054DE" w:rsidR="00793684" w:rsidRPr="00D56521" w:rsidRDefault="00793684" w:rsidP="00F2390C">
      <w:pPr>
        <w:pStyle w:val="Heading2"/>
      </w:pPr>
      <w:bookmarkStart w:id="644" w:name="_Toc144421212"/>
      <w:r w:rsidRPr="00D56521">
        <w:t>General principles</w:t>
      </w:r>
      <w:bookmarkEnd w:id="644"/>
    </w:p>
    <w:p w14:paraId="01770754" w14:textId="0570624D" w:rsidR="00150922" w:rsidRPr="00D56521" w:rsidRDefault="00E5289F" w:rsidP="00AA0332">
      <w:pPr>
        <w:spacing w:after="120" w:line="240" w:lineRule="auto"/>
        <w:jc w:val="both"/>
      </w:pPr>
      <w:r w:rsidRPr="00D56521">
        <w:t xml:space="preserve">The guidelines in </w:t>
      </w:r>
      <w:r w:rsidR="00B268EF" w:rsidRPr="00D56521">
        <w:t xml:space="preserve">IMO </w:t>
      </w:r>
      <w:r w:rsidR="00357C86">
        <w:t xml:space="preserve"> MSC.1/</w:t>
      </w:r>
      <w:r w:rsidR="00A11D96">
        <w:t>Circ</w:t>
      </w:r>
      <w:r w:rsidR="00357C86">
        <w:t>.1609</w:t>
      </w:r>
      <w:r w:rsidR="00B268EF" w:rsidRPr="00D56521">
        <w:t xml:space="preserve"> (Guidelines for the </w:t>
      </w:r>
      <w:r w:rsidR="009471F7" w:rsidRPr="00D56521">
        <w:t>Standardization of User Interface Design for Navigational Equipment</w:t>
      </w:r>
      <w:r w:rsidR="00B268EF" w:rsidRPr="00D56521">
        <w:t xml:space="preserve">) </w:t>
      </w:r>
      <w:r w:rsidRPr="00D56521">
        <w:t>appl</w:t>
      </w:r>
      <w:r w:rsidR="00B252DF">
        <w:t>y</w:t>
      </w:r>
      <w:r w:rsidRPr="00D56521">
        <w:t xml:space="preserve"> to the design of user interfaces for navigation systems</w:t>
      </w:r>
      <w:r w:rsidR="00B252DF">
        <w:t xml:space="preserve"> such as ECDIS and INS</w:t>
      </w:r>
      <w:r w:rsidR="00B268EF" w:rsidRPr="00D56521">
        <w:t>.</w:t>
      </w:r>
      <w:r w:rsidR="00CF001C" w:rsidRPr="00D56521">
        <w:t xml:space="preserve"> The general principles are described in </w:t>
      </w:r>
      <w:r w:rsidR="00357C86">
        <w:t xml:space="preserve"> MSC.1/</w:t>
      </w:r>
      <w:r w:rsidR="00796161">
        <w:t>Circ</w:t>
      </w:r>
      <w:r w:rsidR="00357C86">
        <w:t>.1609</w:t>
      </w:r>
      <w:r w:rsidR="00CF001C" w:rsidRPr="00D56521">
        <w:t xml:space="preserve"> and </w:t>
      </w:r>
      <w:r w:rsidR="00277A81">
        <w:t xml:space="preserve">are </w:t>
      </w:r>
      <w:r w:rsidR="00C45369" w:rsidRPr="00D56521">
        <w:t xml:space="preserve">summarised </w:t>
      </w:r>
      <w:r w:rsidR="00CF001C" w:rsidRPr="00D56521">
        <w:t>in S-100 Part 16A.</w:t>
      </w:r>
    </w:p>
    <w:p w14:paraId="7F508C90" w14:textId="6C845A0A" w:rsidR="00633B2D" w:rsidRPr="00D56521" w:rsidRDefault="00633B2D" w:rsidP="00AA0332">
      <w:pPr>
        <w:spacing w:after="120" w:line="240" w:lineRule="auto"/>
        <w:jc w:val="both"/>
      </w:pPr>
    </w:p>
    <w:p w14:paraId="75EBAE05" w14:textId="696B554F" w:rsidR="00150922" w:rsidRPr="00776736" w:rsidRDefault="00150922" w:rsidP="00F2390C">
      <w:pPr>
        <w:pStyle w:val="Heading2"/>
        <w:rPr>
          <w:strike/>
          <w:rPrChange w:id="645" w:author="jonathan pritchard" w:date="2024-07-06T12:30:00Z" w16du:dateUtc="2024-07-06T11:30:00Z">
            <w:rPr/>
          </w:rPrChange>
        </w:rPr>
      </w:pPr>
      <w:bookmarkStart w:id="646" w:name="_Toc144421213"/>
      <w:r w:rsidRPr="00776736">
        <w:rPr>
          <w:strike/>
          <w:rPrChange w:id="647" w:author="jonathan pritchard" w:date="2024-07-06T12:30:00Z" w16du:dateUtc="2024-07-06T11:30:00Z">
            <w:rPr/>
          </w:rPrChange>
        </w:rPr>
        <w:t xml:space="preserve">User </w:t>
      </w:r>
      <w:r w:rsidR="00F93CD6" w:rsidRPr="00776736">
        <w:rPr>
          <w:strike/>
          <w:rPrChange w:id="648" w:author="jonathan pritchard" w:date="2024-07-06T12:30:00Z" w16du:dateUtc="2024-07-06T11:30:00Z">
            <w:rPr/>
          </w:rPrChange>
        </w:rPr>
        <w:t>interface elements</w:t>
      </w:r>
      <w:bookmarkEnd w:id="646"/>
      <w:ins w:id="649" w:author="jonathan pritchard" w:date="2024-07-05T15:27:00Z" w16du:dateUtc="2024-07-05T14:27:00Z">
        <w:r w:rsidR="005123AD" w:rsidRPr="00776736">
          <w:rPr>
            <w:strike/>
            <w:rPrChange w:id="650" w:author="jonathan pritchard" w:date="2024-07-06T12:30:00Z" w16du:dateUtc="2024-07-06T11:30:00Z">
              <w:rPr/>
            </w:rPrChange>
          </w:rPr>
          <w:t xml:space="preserve"> </w:t>
        </w:r>
      </w:ins>
      <w:ins w:id="651" w:author="jonathan pritchard" w:date="2024-07-05T17:13:00Z" w16du:dateUtc="2024-07-05T16:13:00Z">
        <w:r w:rsidR="00796161" w:rsidRPr="00776736">
          <w:rPr>
            <w:strike/>
            <w:rPrChange w:id="652" w:author="jonathan pritchard" w:date="2024-07-06T12:30:00Z" w16du:dateUtc="2024-07-06T11:30:00Z">
              <w:rPr/>
            </w:rPrChange>
          </w:rPr>
          <w:t>Deleted</w:t>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653" w:name="_Toc47708006"/>
      <w:bookmarkStart w:id="654" w:name="_Toc144421214"/>
      <w:bookmarkEnd w:id="653"/>
      <w:r w:rsidRPr="00D56521">
        <w:t>Data</w:t>
      </w:r>
      <w:r w:rsidR="00E12CDB" w:rsidRPr="00D56521">
        <w:t xml:space="preserve"> </w:t>
      </w:r>
      <w:r w:rsidRPr="00D56521">
        <w:t>L</w:t>
      </w:r>
      <w:r w:rsidR="00E12CDB" w:rsidRPr="00D56521">
        <w:t>ayers</w:t>
      </w:r>
      <w:bookmarkEnd w:id="654"/>
    </w:p>
    <w:p w14:paraId="4B235664" w14:textId="6B279079" w:rsidR="004F7A62" w:rsidRPr="00D56521" w:rsidDel="00796161" w:rsidRDefault="004F7A62" w:rsidP="00AA0332">
      <w:pPr>
        <w:spacing w:after="120" w:line="240" w:lineRule="auto"/>
        <w:jc w:val="both"/>
        <w:rPr>
          <w:del w:id="655" w:author="jonathan pritchard" w:date="2024-07-05T17:14:00Z" w16du:dateUtc="2024-07-05T16:14:00Z"/>
        </w:rPr>
      </w:pPr>
    </w:p>
    <w:p w14:paraId="77DB75E3" w14:textId="39CA3488" w:rsidR="00D60E7E" w:rsidRPr="00D56521" w:rsidRDefault="00B55D04" w:rsidP="00F2390C">
      <w:pPr>
        <w:pStyle w:val="Heading2"/>
      </w:pPr>
      <w:bookmarkStart w:id="656" w:name="_Ref45143574"/>
      <w:bookmarkStart w:id="657" w:name="_Toc144421215"/>
      <w:r w:rsidRPr="00D56521">
        <w:t>D</w:t>
      </w:r>
      <w:r w:rsidR="00960834" w:rsidRPr="00D56521">
        <w:t xml:space="preserve">ata </w:t>
      </w:r>
      <w:r w:rsidR="008549AF" w:rsidRPr="00D56521">
        <w:t>products and information layers</w:t>
      </w:r>
      <w:bookmarkEnd w:id="656"/>
      <w:bookmarkEnd w:id="657"/>
    </w:p>
    <w:p w14:paraId="130C22D9" w14:textId="0D0BF85D" w:rsidR="00B55D04" w:rsidRPr="00D56521" w:rsidRDefault="00B55D04" w:rsidP="00F2390C">
      <w:pPr>
        <w:pStyle w:val="Heading3"/>
      </w:pPr>
      <w:bookmarkStart w:id="658" w:name="_Ref45055302"/>
      <w:bookmarkStart w:id="659" w:name="_Ref45211567"/>
      <w:bookmarkStart w:id="660" w:name="_Toc144421216"/>
      <w:r w:rsidRPr="00D56521">
        <w:t>Basic product</w:t>
      </w:r>
      <w:r w:rsidR="00FD4A8D">
        <w:t xml:space="preserve"> specifications</w:t>
      </w:r>
      <w:r w:rsidRPr="00D56521">
        <w:t xml:space="preserve"> and layers</w:t>
      </w:r>
      <w:bookmarkEnd w:id="658"/>
      <w:bookmarkEnd w:id="659"/>
      <w:bookmarkEnd w:id="660"/>
    </w:p>
    <w:p w14:paraId="431C6DD0" w14:textId="7206793A"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r w:rsidR="00480BC0">
        <w:t xml:space="preserve"> at least</w:t>
      </w:r>
      <w:r w:rsidR="00656888" w:rsidRPr="00D56521">
        <w:t xml:space="preserve"> </w:t>
      </w:r>
      <w:r w:rsidRPr="00D56521">
        <w:t xml:space="preserve">the following data </w:t>
      </w:r>
      <w:r w:rsidR="002D6394">
        <w:t>products</w:t>
      </w:r>
      <w:r w:rsidRPr="00D56521">
        <w:t>:</w:t>
      </w:r>
    </w:p>
    <w:p w14:paraId="2530DFEE" w14:textId="4AD6B535" w:rsidR="00A07CCD" w:rsidRPr="00D56521" w:rsidRDefault="00C8199B" w:rsidP="00FD4A8D">
      <w:pPr>
        <w:pStyle w:val="ListParagraph"/>
        <w:numPr>
          <w:ilvl w:val="0"/>
          <w:numId w:val="16"/>
        </w:numPr>
        <w:spacing w:after="60" w:line="240" w:lineRule="auto"/>
        <w:jc w:val="both"/>
      </w:pPr>
      <w:r w:rsidRPr="00D56521">
        <w:t xml:space="preserve">S-101 ENC data as the base layer, </w:t>
      </w:r>
      <w:r w:rsidR="00FD4A8D">
        <w:t xml:space="preserve">alongside </w:t>
      </w:r>
      <w:r w:rsidRPr="00D56521">
        <w:t xml:space="preserve">S-57 </w:t>
      </w:r>
      <w:r w:rsidR="006E3B34" w:rsidRPr="00D56521">
        <w:t xml:space="preserve">ENC </w:t>
      </w:r>
      <w:r w:rsidRPr="00D56521">
        <w:t xml:space="preserve">data </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69ACAE3B" w14:textId="77777777" w:rsidR="00796161" w:rsidRDefault="00497BDA" w:rsidP="00796161">
      <w:pPr>
        <w:pStyle w:val="ListParagraph"/>
        <w:numPr>
          <w:ilvl w:val="0"/>
          <w:numId w:val="16"/>
        </w:numPr>
        <w:spacing w:after="120" w:line="240" w:lineRule="auto"/>
        <w:jc w:val="both"/>
      </w:pPr>
      <w:r w:rsidRPr="00D56521">
        <w:t>S-421 Route Plan.</w:t>
      </w:r>
    </w:p>
    <w:p w14:paraId="7ED01226" w14:textId="096458DA" w:rsidR="00796161" w:rsidRDefault="00796161" w:rsidP="00796161">
      <w:pPr>
        <w:pStyle w:val="ListParagraph"/>
        <w:numPr>
          <w:ilvl w:val="0"/>
          <w:numId w:val="16"/>
        </w:numPr>
        <w:spacing w:after="120" w:line="240" w:lineRule="auto"/>
        <w:jc w:val="both"/>
      </w:pPr>
      <w:r>
        <w:t>S-128 Catalogue of Nautical Products</w:t>
      </w:r>
    </w:p>
    <w:p w14:paraId="1DDD05E1" w14:textId="77777777" w:rsidR="00796161" w:rsidRDefault="00796161" w:rsidP="00796161">
      <w:pPr>
        <w:pStyle w:val="ListParagraph"/>
        <w:spacing w:after="120" w:line="240" w:lineRule="auto"/>
        <w:jc w:val="both"/>
      </w:pPr>
    </w:p>
    <w:p w14:paraId="2AA0EF74" w14:textId="76329AB1" w:rsidR="00D60E7E" w:rsidRPr="00D56521" w:rsidRDefault="00B55D04" w:rsidP="00B42F17">
      <w:pPr>
        <w:pStyle w:val="Heading3"/>
      </w:pPr>
      <w:bookmarkStart w:id="661" w:name="_Ref45055480"/>
      <w:bookmarkStart w:id="662" w:name="_Ref45211570"/>
      <w:bookmarkStart w:id="663" w:name="_Toc144421217"/>
      <w:r w:rsidRPr="00D56521">
        <w:t xml:space="preserve">Other </w:t>
      </w:r>
      <w:r w:rsidR="008549AF" w:rsidRPr="00D56521">
        <w:t>data products</w:t>
      </w:r>
      <w:bookmarkEnd w:id="661"/>
      <w:bookmarkEnd w:id="662"/>
      <w:bookmarkEnd w:id="663"/>
    </w:p>
    <w:p w14:paraId="3209FFF3" w14:textId="2B56230B" w:rsidR="001A3D58" w:rsidRPr="00D56521" w:rsidRDefault="00796161" w:rsidP="00AA0332">
      <w:pPr>
        <w:spacing w:after="60" w:line="240" w:lineRule="auto"/>
        <w:jc w:val="both"/>
      </w:pPr>
      <w:r>
        <w:t xml:space="preserve">The intention is that in future editions of this document, when operational product specifications are published by IHO, </w:t>
      </w:r>
      <w:r w:rsidR="00960834" w:rsidRPr="00D56521">
        <w:t xml:space="preserve">navigation </w:t>
      </w:r>
      <w:r w:rsidR="008549AF" w:rsidRPr="00D56521">
        <w:t>displays such as the ECDIS main screen</w:t>
      </w:r>
      <w:r w:rsidR="00960834" w:rsidRPr="00D56521">
        <w:t xml:space="preserve"> </w:t>
      </w:r>
      <w:r>
        <w:t xml:space="preserve">will </w:t>
      </w:r>
      <w:r w:rsidR="00EE7A3D" w:rsidRPr="00D56521">
        <w:t>allow the mariner to toggle the display of the following data products</w:t>
      </w:r>
      <w:del w:id="664" w:author="jonathan pritchard" w:date="2024-07-05T17:19:00Z" w16du:dateUtc="2024-07-05T16:19:00Z">
        <w:r w:rsidR="00180BAF" w:rsidRPr="00D56521" w:rsidDel="00796161">
          <w:delText>:</w:delText>
        </w:r>
      </w:del>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Default="00A4729C" w:rsidP="00AE2737">
      <w:pPr>
        <w:pStyle w:val="ListParagraph"/>
        <w:numPr>
          <w:ilvl w:val="0"/>
          <w:numId w:val="17"/>
        </w:numPr>
        <w:spacing w:after="60" w:line="240" w:lineRule="auto"/>
        <w:jc w:val="both"/>
        <w:rPr>
          <w:ins w:id="665" w:author="jonathan pritchard" w:date="2024-07-05T15:42:00Z" w16du:dateUtc="2024-07-05T14:42:00Z"/>
        </w:rPr>
      </w:pPr>
      <w:r w:rsidRPr="00D56521">
        <w:t xml:space="preserve">S-123 </w:t>
      </w:r>
      <w:r w:rsidR="000F2A6A" w:rsidRPr="00D56521">
        <w:t>Marine Radio Services;</w:t>
      </w:r>
    </w:p>
    <w:p w14:paraId="45AD7D6E" w14:textId="2E4AA9D6" w:rsidR="007D45C3" w:rsidRDefault="007D45C3" w:rsidP="00AE2737">
      <w:pPr>
        <w:pStyle w:val="ListParagraph"/>
        <w:numPr>
          <w:ilvl w:val="0"/>
          <w:numId w:val="17"/>
        </w:numPr>
        <w:spacing w:after="60" w:line="240" w:lineRule="auto"/>
        <w:jc w:val="both"/>
        <w:rPr>
          <w:ins w:id="666" w:author="jonathan pritchard" w:date="2024-07-06T12:30:00Z" w16du:dateUtc="2024-07-06T11:30:00Z"/>
        </w:rPr>
      </w:pPr>
      <w:ins w:id="667" w:author="jonathan pritchard" w:date="2024-07-05T15:42:00Z" w16du:dateUtc="2024-07-05T14:42:00Z">
        <w:r>
          <w:t>S-125</w:t>
        </w:r>
      </w:ins>
      <w:ins w:id="668" w:author="jonathan pritchard" w:date="2024-07-05T15:50:00Z" w16du:dateUtc="2024-07-05T14:50:00Z">
        <w:r w:rsidR="002D6394">
          <w:t xml:space="preserve"> </w:t>
        </w:r>
      </w:ins>
      <w:ins w:id="669" w:author="jonathan pritchard" w:date="2024-07-06T12:30:00Z" w16du:dateUtc="2024-07-06T11:30:00Z">
        <w:r w:rsidR="00776736">
          <w:t>Marine Aids to Navigation</w:t>
        </w:r>
      </w:ins>
    </w:p>
    <w:p w14:paraId="1E5EFECA" w14:textId="334EA504" w:rsidR="00776736" w:rsidRPr="00D56521" w:rsidRDefault="00776736" w:rsidP="00AE2737">
      <w:pPr>
        <w:pStyle w:val="ListParagraph"/>
        <w:numPr>
          <w:ilvl w:val="0"/>
          <w:numId w:val="17"/>
        </w:numPr>
        <w:spacing w:after="60" w:line="240" w:lineRule="auto"/>
        <w:jc w:val="both"/>
      </w:pPr>
      <w:ins w:id="670" w:author="jonathan pritchard" w:date="2024-07-06T12:30:00Z" w16du:dateUtc="2024-07-06T11:30:00Z">
        <w:r>
          <w:t>S-126 Physical En</w:t>
        </w:r>
      </w:ins>
      <w:ins w:id="671" w:author="jonathan pritchard" w:date="2024-07-06T12:31:00Z" w16du:dateUtc="2024-07-06T11:31:00Z">
        <w:r>
          <w:t>vironment</w:t>
        </w:r>
      </w:ins>
    </w:p>
    <w:p w14:paraId="1E591681" w14:textId="0D27E0D7" w:rsidR="005A185A" w:rsidRDefault="000F2A6A" w:rsidP="00AE2737">
      <w:pPr>
        <w:pStyle w:val="ListParagraph"/>
        <w:numPr>
          <w:ilvl w:val="0"/>
          <w:numId w:val="17"/>
        </w:numPr>
        <w:spacing w:after="60" w:line="240" w:lineRule="auto"/>
        <w:jc w:val="both"/>
        <w:rPr>
          <w:ins w:id="672" w:author="jonathan pritchard" w:date="2024-07-05T15:42:00Z" w16du:dateUtc="2024-07-05T14:42:00Z"/>
        </w:rPr>
      </w:pPr>
      <w:r w:rsidRPr="00D56521">
        <w:t>S-127 Marine Traffic Management;</w:t>
      </w:r>
    </w:p>
    <w:p w14:paraId="4FD66DDE" w14:textId="266BBA87" w:rsidR="007D45C3" w:rsidRDefault="007D45C3" w:rsidP="00AE2737">
      <w:pPr>
        <w:pStyle w:val="ListParagraph"/>
        <w:numPr>
          <w:ilvl w:val="0"/>
          <w:numId w:val="17"/>
        </w:numPr>
        <w:spacing w:after="60" w:line="240" w:lineRule="auto"/>
        <w:jc w:val="both"/>
        <w:rPr>
          <w:ins w:id="673" w:author="jonathan pritchard" w:date="2024-07-06T12:32:00Z" w16du:dateUtc="2024-07-06T11:32:00Z"/>
        </w:rPr>
      </w:pPr>
      <w:ins w:id="674" w:author="jonathan pritchard" w:date="2024-07-05T15:42:00Z" w16du:dateUtc="2024-07-05T14:42:00Z">
        <w:r>
          <w:t>S-131</w:t>
        </w:r>
      </w:ins>
      <w:ins w:id="675" w:author="jonathan pritchard" w:date="2024-07-05T17:19:00Z" w16du:dateUtc="2024-07-05T16:19:00Z">
        <w:r w:rsidR="00796161">
          <w:t xml:space="preserve"> Marine Harbour Infrastructure.</w:t>
        </w:r>
      </w:ins>
    </w:p>
    <w:p w14:paraId="52CFF01E" w14:textId="1505A543" w:rsidR="00776736" w:rsidRDefault="00776736" w:rsidP="00AE2737">
      <w:pPr>
        <w:pStyle w:val="ListParagraph"/>
        <w:numPr>
          <w:ilvl w:val="0"/>
          <w:numId w:val="17"/>
        </w:numPr>
        <w:spacing w:after="60" w:line="240" w:lineRule="auto"/>
        <w:jc w:val="both"/>
        <w:rPr>
          <w:ins w:id="676" w:author="jonathan pritchard" w:date="2024-07-06T12:32:00Z" w16du:dateUtc="2024-07-06T11:32:00Z"/>
        </w:rPr>
      </w:pPr>
      <w:ins w:id="677" w:author="jonathan pritchard" w:date="2024-07-06T12:33:00Z" w16du:dateUtc="2024-07-06T11:33:00Z">
        <w:r w:rsidRPr="00776736">
          <w:t>WMO S-411 Dynamic Ice Information</w:t>
        </w:r>
      </w:ins>
    </w:p>
    <w:p w14:paraId="69C2D57B" w14:textId="2EB78E04" w:rsidR="00776736" w:rsidRPr="00D56521" w:rsidRDefault="00776736" w:rsidP="00AE2737">
      <w:pPr>
        <w:pStyle w:val="ListParagraph"/>
        <w:numPr>
          <w:ilvl w:val="0"/>
          <w:numId w:val="17"/>
        </w:numPr>
        <w:spacing w:after="60" w:line="240" w:lineRule="auto"/>
        <w:jc w:val="both"/>
      </w:pPr>
      <w:ins w:id="678" w:author="jonathan pritchard" w:date="2024-07-06T12:32:00Z" w16du:dateUtc="2024-07-06T11:32:00Z">
        <w:r w:rsidRPr="00776736">
          <w:t>WMO S-412- Marine Weather Warnings</w:t>
        </w:r>
      </w:ins>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679" w:name="_Ref42642169"/>
      <w:bookmarkStart w:id="680" w:name="_Toc144421220"/>
      <w:r w:rsidRPr="00D56521">
        <w:t>Mitigation of d</w:t>
      </w:r>
      <w:r w:rsidR="00A36C96" w:rsidRPr="00D56521">
        <w:t>ata overload</w:t>
      </w:r>
      <w:bookmarkEnd w:id="679"/>
      <w:bookmarkEnd w:id="680"/>
    </w:p>
    <w:p w14:paraId="63D55338" w14:textId="0AB39A00" w:rsidR="000F52FA"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r w:rsidR="00FD4A8D">
        <w:t xml:space="preserve">MSC.191(79), </w:t>
      </w:r>
      <w:r w:rsidR="004D05F1" w:rsidRPr="00D56521">
        <w:t>MSC</w:t>
      </w:r>
      <w:r w:rsidR="00357C86">
        <w:t>.1/Circ</w:t>
      </w:r>
      <w:r w:rsidR="00A36C96" w:rsidRPr="00D56521">
        <w:t>1609) recommend avoiding cluttering screens with too much information.</w:t>
      </w:r>
      <w:r w:rsidR="00740F24" w:rsidRPr="00D56521">
        <w:t xml:space="preserve"> </w:t>
      </w:r>
      <w:r w:rsidR="00796161">
        <w:t xml:space="preserve">The standardised mechanism for reducing clutter is the S-98 interoperability mechanism, described in outlined in </w:t>
      </w:r>
      <w:del w:id="681" w:author="jonathan pritchard" w:date="2024-07-05T17:23:00Z" w16du:dateUtc="2024-07-05T16:23:00Z">
        <w:r w:rsidR="00796161" w:rsidDel="00796161">
          <w:fldChar w:fldCharType="begin"/>
        </w:r>
        <w:r w:rsidR="00796161" w:rsidDel="00796161">
          <w:delInstrText xml:space="preserve"> REF _Ref171092510 \h </w:delInstrText>
        </w:r>
        <w:r w:rsidR="00796161" w:rsidDel="00796161">
          <w:fldChar w:fldCharType="separate"/>
        </w:r>
        <w:r w:rsidR="00796161" w:rsidDel="00796161">
          <w:fldChar w:fldCharType="end"/>
        </w:r>
      </w:del>
      <w:ins w:id="682" w:author="jonathan pritchard" w:date="2024-07-05T17:23:00Z" w16du:dateUtc="2024-07-05T16:23:00Z">
        <w:r w:rsidR="00796161">
          <w:fldChar w:fldCharType="begin"/>
        </w:r>
        <w:r w:rsidR="00796161">
          <w:instrText xml:space="preserve"> REF _Ref41928217 \r \h </w:instrText>
        </w:r>
      </w:ins>
      <w:r w:rsidR="00796161">
        <w:fldChar w:fldCharType="separate"/>
      </w:r>
      <w:ins w:id="683" w:author="jonathan pritchard" w:date="2024-07-05T17:23:00Z" w16du:dateUtc="2024-07-05T16:23:00Z">
        <w:r w:rsidR="00796161">
          <w:t>C-8</w:t>
        </w:r>
        <w:r w:rsidR="00796161">
          <w:fldChar w:fldCharType="end"/>
        </w:r>
      </w:ins>
    </w:p>
    <w:p w14:paraId="4AA9B1D3" w14:textId="5E1FBBA3" w:rsidR="0040028C" w:rsidRPr="00D56521" w:rsidRDefault="004D00EC" w:rsidP="00AA0332">
      <w:pPr>
        <w:spacing w:after="120" w:line="240" w:lineRule="auto"/>
        <w:jc w:val="both"/>
      </w:pPr>
      <w:r w:rsidRPr="00D56521">
        <w:lastRenderedPageBreak/>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684"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684"/>
    </w:p>
    <w:p w14:paraId="3A3C63D8" w14:textId="5C22A73B" w:rsidR="00161C04" w:rsidRPr="00D56521" w:rsidRDefault="00D85A9D" w:rsidP="00AA0332">
      <w:pPr>
        <w:spacing w:after="120" w:line="240" w:lineRule="auto"/>
        <w:jc w:val="both"/>
      </w:pPr>
      <w:r w:rsidRPr="00D56521">
        <w:t>This section provides a brief</w:t>
      </w:r>
      <w:r w:rsidR="00235FD2">
        <w:t>, informative</w:t>
      </w:r>
      <w:r w:rsidRPr="00D56521">
        <w:t xml:space="preserve"> summary of the </w:t>
      </w:r>
      <w:r w:rsidR="00235FD2">
        <w:t xml:space="preserve">S-100 </w:t>
      </w:r>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685" w:name="_Toc144421222"/>
      <w:r w:rsidRPr="00D56521">
        <w:t>Overview of the portrayal process</w:t>
      </w:r>
      <w:bookmarkEnd w:id="685"/>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E9D2B65"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686" w:author="jonathan pritchard" w:date="2024-05-20T15:51:00Z" w16du:dateUtc="2024-05-20T14:51:00Z">
        <w:r w:rsidR="00F42EC6">
          <w:t xml:space="preserve"> </w:t>
        </w:r>
      </w:ins>
    </w:p>
    <w:p w14:paraId="7B1DB2A3" w14:textId="2C4DB90B" w:rsidR="00D5076B" w:rsidRPr="00D56521" w:rsidRDefault="00EC339B" w:rsidP="00AA0332">
      <w:pPr>
        <w:spacing w:after="120" w:line="240" w:lineRule="auto"/>
        <w:jc w:val="both"/>
      </w:pPr>
      <w:r w:rsidRPr="00D56521">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D56521">
        <w:t>catalogue.</w:t>
      </w:r>
      <w:proofErr w:type="spellEnd"/>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pPr>
      <w:bookmarkStart w:id="687" w:name="_Toc144421223"/>
      <w:r w:rsidRPr="00D56521">
        <w:t>Elements of portrayal catalogues</w:t>
      </w:r>
      <w:bookmarkEnd w:id="687"/>
      <w:r w:rsidR="009A245C">
        <w:t xml:space="preserve"> </w:t>
      </w:r>
    </w:p>
    <w:p w14:paraId="770B1E54" w14:textId="7B4D34F4" w:rsidR="00B42F17" w:rsidRPr="00B42F17" w:rsidRDefault="00B42F17" w:rsidP="00214B3A">
      <w:r>
        <w:t xml:space="preserve">Much of the content of this section is included for information as it is described </w:t>
      </w:r>
      <w:r w:rsidR="00E4260A">
        <w:t xml:space="preserve">definitively </w:t>
      </w:r>
      <w:r>
        <w:t>in S-100 Part 9 and Part 9a already.</w:t>
      </w:r>
      <w:r w:rsidR="009F2D40">
        <w:t xml:space="preserve"> </w:t>
      </w:r>
    </w:p>
    <w:p w14:paraId="4107A5FA" w14:textId="52C37A4A" w:rsidR="00EE62F6" w:rsidRPr="00D56521" w:rsidRDefault="00EE62F6" w:rsidP="00B42F17">
      <w:pPr>
        <w:pStyle w:val="Heading3"/>
      </w:pPr>
      <w:bookmarkStart w:id="688" w:name="_Toc144421224"/>
      <w:proofErr w:type="spellStart"/>
      <w:r w:rsidRPr="00024B10">
        <w:t>Pixmaps</w:t>
      </w:r>
      <w:bookmarkEnd w:id="688"/>
      <w:proofErr w:type="spellEnd"/>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689" w:name="_Toc144421225"/>
      <w:r w:rsidRPr="00D56521">
        <w:t xml:space="preserve">Colour </w:t>
      </w:r>
      <w:r w:rsidR="00E75C72" w:rsidRPr="00D56521">
        <w:t>c</w:t>
      </w:r>
      <w:r w:rsidRPr="00D56521">
        <w:t xml:space="preserve">oding </w:t>
      </w:r>
      <w:r w:rsidR="00E75C72" w:rsidRPr="00D56521">
        <w:t>s</w:t>
      </w:r>
      <w:r w:rsidRPr="00D56521">
        <w:t>cheme</w:t>
      </w:r>
      <w:bookmarkEnd w:id="689"/>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28CDD67B" w:rsidR="00693E3B" w:rsidRPr="00D56521" w:rsidRDefault="00693E3B" w:rsidP="00A52928">
      <w:pPr>
        <w:spacing w:after="120" w:line="240" w:lineRule="auto"/>
        <w:jc w:val="both"/>
      </w:pPr>
      <w:r w:rsidRPr="00D56521">
        <w:lastRenderedPageBreak/>
        <w:t>A “colour profile”, as the term is used in S-100, is a collection of different palettes</w:t>
      </w:r>
      <w:r w:rsidR="00524263" w:rsidRPr="00D56521">
        <w:t xml:space="preserve"> within a single XML file</w:t>
      </w:r>
      <w:r w:rsidRPr="00D56521">
        <w:t>.</w:t>
      </w:r>
      <w:r w:rsidR="00524263" w:rsidRPr="00D56521">
        <w:t xml:space="preserve"> An ECDIS </w:t>
      </w:r>
      <w:r w:rsidR="00796161">
        <w:t>makes</w:t>
      </w:r>
      <w:r w:rsidR="00796161" w:rsidRPr="00D56521">
        <w:t xml:space="preserve"> </w:t>
      </w:r>
      <w:r w:rsidR="00524263" w:rsidRPr="00D56521">
        <w:t xml:space="preserve">palettes for day, night, and dusk conditions available on the </w:t>
      </w:r>
      <w:r w:rsidR="00B02248" w:rsidRPr="00D56521">
        <w:t>system</w:t>
      </w:r>
      <w:r w:rsidR="002759B2" w:rsidRPr="00D56521">
        <w:t xml:space="preserve"> (MSC </w:t>
      </w:r>
      <w:r w:rsidR="00F00C10">
        <w:t>530(106)</w:t>
      </w:r>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690" w:name="_Toc144421226"/>
      <w:r w:rsidRPr="00D56521">
        <w:t>Symbols</w:t>
      </w:r>
      <w:bookmarkEnd w:id="690"/>
    </w:p>
    <w:p w14:paraId="07A4A7BC" w14:textId="0D6DD631"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796161">
        <w:t xml:space="preserve">. </w:t>
      </w:r>
      <w:r w:rsidRPr="00D56521">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691" w:name="_Toc144421227"/>
      <w:r w:rsidRPr="00D56521">
        <w:t xml:space="preserve">Area </w:t>
      </w:r>
      <w:r w:rsidR="00E75C72" w:rsidRPr="00D56521">
        <w:t>f</w:t>
      </w:r>
      <w:r w:rsidRPr="00D56521">
        <w:t>ills</w:t>
      </w:r>
      <w:bookmarkEnd w:id="691"/>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109FD5E"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4245EF78" w:rsidR="00EE220D" w:rsidRPr="00D56521" w:rsidRDefault="00EE220D" w:rsidP="00A52928">
      <w:pPr>
        <w:spacing w:after="120" w:line="240" w:lineRule="auto"/>
        <w:jc w:val="both"/>
      </w:pPr>
      <w:r w:rsidRPr="00D56521">
        <w:t>Cent</w:t>
      </w:r>
      <w:r w:rsidR="00771A11" w:rsidRPr="00D56521">
        <w:t>r</w:t>
      </w:r>
      <w:r w:rsidRPr="00D56521">
        <w:t xml:space="preserve">ed symbols </w:t>
      </w:r>
      <w:r w:rsidR="009F2D40">
        <w:t xml:space="preserve">are </w:t>
      </w:r>
      <w:r w:rsidRPr="00D56521">
        <w:t xml:space="preserve">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692" w:name="_Toc144421228"/>
      <w:r w:rsidRPr="00D56521">
        <w:t xml:space="preserve">Line </w:t>
      </w:r>
      <w:r w:rsidR="00E75C72" w:rsidRPr="00D56521">
        <w:t>s</w:t>
      </w:r>
      <w:r w:rsidRPr="00D56521">
        <w:t>tyles</w:t>
      </w:r>
      <w:bookmarkEnd w:id="692"/>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3D9CAF97" w14:textId="118BAADF" w:rsidR="006F4147" w:rsidRPr="00776736" w:rsidDel="00776736" w:rsidRDefault="006F4147" w:rsidP="00A52928">
      <w:pPr>
        <w:spacing w:after="120" w:line="240" w:lineRule="auto"/>
        <w:jc w:val="both"/>
        <w:rPr>
          <w:del w:id="693" w:author="jonathan pritchard" w:date="2024-07-06T12:29:00Z" w16du:dateUtc="2024-07-06T11:29:00Z"/>
          <w:rPrChange w:id="694" w:author="jonathan pritchard" w:date="2024-07-06T12:30:00Z" w16du:dateUtc="2024-07-06T11:30:00Z">
            <w:rPr>
              <w:del w:id="695" w:author="jonathan pritchard" w:date="2024-07-06T12:29:00Z" w16du:dateUtc="2024-07-06T11:29:00Z"/>
              <w:b/>
              <w:bCs/>
            </w:rPr>
          </w:rPrChange>
        </w:rPr>
      </w:pPr>
      <w:commentRangeStart w:id="696"/>
      <w:r w:rsidRPr="00776736">
        <w:t xml:space="preserve">In the context of S-100 line styles </w:t>
      </w:r>
      <w:ins w:id="697" w:author="jonathan pritchard" w:date="2024-07-05T12:22:00Z" w16du:dateUtc="2024-07-05T11:22:00Z">
        <w:r w:rsidR="00C9656E" w:rsidRPr="00776736">
          <w:t>a</w:t>
        </w:r>
      </w:ins>
      <w:r w:rsidRPr="00776736">
        <w:t>ffect curve geometry portrayal.</w:t>
      </w:r>
      <w:commentRangeEnd w:id="696"/>
      <w:r w:rsidR="00024B10" w:rsidRPr="00776736">
        <w:rPr>
          <w:rStyle w:val="CommentReference"/>
        </w:rPr>
        <w:commentReference w:id="696"/>
      </w:r>
    </w:p>
    <w:p w14:paraId="193EEE8D" w14:textId="62693605" w:rsidR="00776736" w:rsidRPr="00796161" w:rsidRDefault="00776736" w:rsidP="00A52928">
      <w:pPr>
        <w:spacing w:after="120" w:line="240" w:lineRule="auto"/>
        <w:jc w:val="both"/>
        <w:rPr>
          <w:b/>
          <w:bCs/>
        </w:rPr>
      </w:pPr>
      <w:r>
        <w:rPr>
          <w:b/>
          <w:bCs/>
        </w:rPr>
        <w:t>[insert image and guidance on ensuring line styles don’t conflict [TSM paper as agreed]</w:t>
      </w: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698" w:name="_Toc144421229"/>
      <w:r w:rsidRPr="00D56521">
        <w:t>Text</w:t>
      </w:r>
      <w:bookmarkEnd w:id="698"/>
    </w:p>
    <w:p w14:paraId="0AACE70B" w14:textId="57F8CB10"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00796161">
        <w:t xml:space="preserve">may </w:t>
      </w:r>
      <w:r w:rsidRPr="00D56521">
        <w:t xml:space="preserve">utilize a cartographic feature called </w:t>
      </w:r>
      <w:proofErr w:type="spellStart"/>
      <w:r w:rsidRPr="00D56521">
        <w:rPr>
          <w:b/>
          <w:bCs/>
        </w:rPr>
        <w:t>TextPlacement</w:t>
      </w:r>
      <w:proofErr w:type="spellEnd"/>
      <w:r w:rsidRPr="00D56521">
        <w:t xml:space="preserve"> that is used in association </w:t>
      </w:r>
      <w:r w:rsidR="003E6ABC" w:rsidRPr="00D56521">
        <w:t xml:space="preserve">with a feature to optimise placement of </w:t>
      </w:r>
      <w:r w:rsidR="000E02CA" w:rsidRPr="00D56521">
        <w:t>labels (</w:t>
      </w:r>
      <w:r w:rsidR="00796161">
        <w:t>usually</w:t>
      </w:r>
      <w:r w:rsidR="000E02CA" w:rsidRPr="00D56521">
        <w:t>,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lastRenderedPageBreak/>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699" w:name="_Ref44530594"/>
      <w:bookmarkStart w:id="700" w:name="_Toc144421230"/>
      <w:r w:rsidRPr="00D56521">
        <w:t>Style sheets</w:t>
      </w:r>
      <w:bookmarkEnd w:id="699"/>
      <w:bookmarkEnd w:id="700"/>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701" w:name="_Toc144421231"/>
      <w:r w:rsidRPr="00D56521">
        <w:t>Display planes</w:t>
      </w:r>
      <w:bookmarkEnd w:id="701"/>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702" w:name="_Toc144421232"/>
      <w:r w:rsidRPr="00D56521">
        <w:t xml:space="preserve">Display </w:t>
      </w:r>
      <w:r w:rsidR="00E75C72" w:rsidRPr="00D56521">
        <w:t>p</w:t>
      </w:r>
      <w:r w:rsidRPr="00D56521">
        <w:t>riorities</w:t>
      </w:r>
      <w:bookmarkEnd w:id="702"/>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2B7F5FB2" w:rsidR="001534DA" w:rsidRPr="00D56521" w:rsidRDefault="00EE220D" w:rsidP="00A52928">
      <w:pPr>
        <w:spacing w:after="120" w:line="240" w:lineRule="auto"/>
        <w:jc w:val="both"/>
      </w:pPr>
      <w:r w:rsidRPr="00D56521">
        <w:t xml:space="preserve">The display priority </w:t>
      </w:r>
      <w:r w:rsidR="00E4260A">
        <w:t>is</w:t>
      </w:r>
      <w:r w:rsidRPr="00D56521">
        <w:t xml:space="preserve"> a value between '</w:t>
      </w:r>
      <w:r w:rsidR="00E2144D" w:rsidRPr="00D56521">
        <w:t>0</w:t>
      </w:r>
      <w:r w:rsidRPr="00D56521">
        <w:t>0' and '9</w:t>
      </w:r>
      <w:r w:rsidR="00E2144D" w:rsidRPr="00D56521">
        <w:t>9</w:t>
      </w:r>
      <w:r w:rsidRPr="00D56521">
        <w:t>'</w:t>
      </w:r>
      <w:r w:rsidR="008939E5" w:rsidRPr="00D56521">
        <w:t xml:space="preserve">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t>are</w:t>
      </w:r>
      <w:r w:rsidRPr="00D56521">
        <w:t xml:space="preserve"> drawn on top of both. If the display priority is still equal among features of the same type of geometry (curve, surface or point) the given sequence in the data structure of the </w:t>
      </w:r>
      <w:r w:rsidR="00292CD6">
        <w:t>System Database</w:t>
      </w:r>
      <w:r w:rsidRPr="00D56521">
        <w:t xml:space="preserve">, or some other neutral criterion, </w:t>
      </w:r>
      <w:r w:rsidR="00E4260A">
        <w:t>should</w:t>
      </w:r>
      <w:r w:rsidR="00E4260A" w:rsidRPr="00D56521">
        <w:t xml:space="preserve"> </w:t>
      </w:r>
      <w:r w:rsidRPr="00D56521">
        <w:t>be used for a decision as to which feature is drawn on top.</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703" w:name="_Toc144421233"/>
      <w:r w:rsidRPr="00D56521">
        <w:t>Viewing groups</w:t>
      </w:r>
      <w:bookmarkEnd w:id="703"/>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704" w:name="_Toc144421234"/>
      <w:r w:rsidRPr="00D56521">
        <w:t>Viewing group layers</w:t>
      </w:r>
      <w:bookmarkEnd w:id="704"/>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r w:rsidR="00726B15">
        <w:t xml:space="preserve">on/off </w:t>
      </w:r>
      <w:r w:rsidRPr="00D56521">
        <w:t>by an application.</w:t>
      </w:r>
    </w:p>
    <w:p w14:paraId="27901759" w14:textId="77777777" w:rsidR="009015B8" w:rsidRPr="00D56521" w:rsidRDefault="009015B8" w:rsidP="00A13F5A">
      <w:pPr>
        <w:pStyle w:val="Heading3"/>
      </w:pPr>
      <w:bookmarkStart w:id="705" w:name="_Toc144421235"/>
      <w:r w:rsidRPr="00D56521">
        <w:t>Display modes</w:t>
      </w:r>
      <w:bookmarkEnd w:id="705"/>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r w:rsidR="00726B15">
        <w:t xml:space="preserve">on/off </w:t>
      </w:r>
      <w:r w:rsidRPr="00D56521">
        <w:t>by an application.</w:t>
      </w:r>
    </w:p>
    <w:p w14:paraId="64BDD7E1" w14:textId="63180416" w:rsidR="00EE220D" w:rsidRPr="00D56521" w:rsidRDefault="00EE220D" w:rsidP="00A13F5A">
      <w:pPr>
        <w:pStyle w:val="Heading3"/>
      </w:pPr>
      <w:bookmarkStart w:id="706" w:name="_Toc144421236"/>
      <w:r w:rsidRPr="00D56521">
        <w:t>Foundation mode</w:t>
      </w:r>
      <w:bookmarkEnd w:id="706"/>
    </w:p>
    <w:p w14:paraId="2B619DBB" w14:textId="13E5E33F"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r w:rsidR="002514B8">
        <w:t>530(106)</w:t>
      </w:r>
      <w:r w:rsidR="00F00C10">
        <w:t xml:space="preserve"> Appendix 2</w:t>
      </w:r>
      <w:r w:rsidR="00811D5B" w:rsidRPr="00D56521">
        <w:t>.</w:t>
      </w:r>
    </w:p>
    <w:p w14:paraId="078C71DF" w14:textId="77777777" w:rsidR="00341B76" w:rsidRPr="00D56521" w:rsidRDefault="00341B76" w:rsidP="00A13F5A">
      <w:pPr>
        <w:pStyle w:val="Heading3"/>
      </w:pPr>
      <w:bookmarkStart w:id="707" w:name="_Toc144421237"/>
      <w:r w:rsidRPr="00D56521">
        <w:t>Rules</w:t>
      </w:r>
      <w:bookmarkEnd w:id="707"/>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708" w:name="_Ref44796990"/>
      <w:bookmarkStart w:id="709" w:name="_Toc144421238"/>
      <w:r w:rsidRPr="00D56521">
        <w:t>Context</w:t>
      </w:r>
      <w:bookmarkEnd w:id="708"/>
      <w:bookmarkEnd w:id="709"/>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w:t>
      </w:r>
      <w:proofErr w:type="spellStart"/>
      <w:r w:rsidR="00ED1CFC" w:rsidRPr="00D56521">
        <w:t>catalogue</w:t>
      </w:r>
      <w:r w:rsidR="00F02835" w:rsidRPr="00D56521">
        <w:t>.</w:t>
      </w:r>
      <w:proofErr w:type="spellEnd"/>
      <w:r w:rsidR="00F02835" w:rsidRPr="00D56521">
        <w:t xml:space="preserve"> These parameters can be </w:t>
      </w:r>
      <w:r w:rsidR="007F70B8" w:rsidRPr="00D56521">
        <w:t>used</w:t>
      </w:r>
      <w:r w:rsidR="00F02835" w:rsidRPr="00D56521">
        <w:t xml:space="preserve"> to provide </w:t>
      </w:r>
      <w:r w:rsidR="00F02835" w:rsidRPr="00D56521">
        <w:lastRenderedPageBreak/>
        <w:t xml:space="preserve">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710" w:name="_Toc144421239"/>
      <w:r w:rsidRPr="00D56521">
        <w:t>Validity times</w:t>
      </w:r>
      <w:bookmarkEnd w:id="710"/>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3311BF6"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r w:rsidR="00BA1F6C">
        <w:t>start</w:t>
      </w:r>
      <w:r w:rsidR="00BA1F6C" w:rsidRPr="00D56521">
        <w:t xml:space="preserve"> </w:t>
      </w:r>
      <w:r w:rsidR="007B14DE" w:rsidRPr="00D56521">
        <w:t>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711" w:name="_Toc144421240"/>
      <w:r w:rsidRPr="00D56521">
        <w:t>Alerts</w:t>
      </w:r>
      <w:bookmarkEnd w:id="711"/>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015384D"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t>alerts</w:t>
      </w:r>
      <w:r w:rsidRPr="00D56521">
        <w:t>,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5AF01D03" w:rsidR="000A5F45" w:rsidRPr="00D56521" w:rsidRDefault="000D6C8D" w:rsidP="00A13F5A">
      <w:pPr>
        <w:pStyle w:val="Heading1"/>
      </w:pPr>
      <w:bookmarkStart w:id="712" w:name="_Ref41928217"/>
      <w:bookmarkStart w:id="713" w:name="_Toc144421241"/>
      <w:bookmarkStart w:id="714" w:name="_Ref171092510"/>
      <w:r w:rsidRPr="00D56521">
        <w:t>I</w:t>
      </w:r>
      <w:r w:rsidR="000A5F45" w:rsidRPr="00D56521">
        <w:t>nteroperability</w:t>
      </w:r>
      <w:bookmarkEnd w:id="712"/>
      <w:bookmarkEnd w:id="713"/>
      <w:ins w:id="715" w:author="jonathan pritchard" w:date="2024-07-05T16:27:00Z" w16du:dateUtc="2024-07-05T15:27:00Z">
        <w:r w:rsidR="008D0923">
          <w:t xml:space="preserve"> </w:t>
        </w:r>
      </w:ins>
      <w:bookmarkEnd w:id="714"/>
    </w:p>
    <w:p w14:paraId="4628D9A4" w14:textId="1E832F78"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 xml:space="preserve">specifies the structure of </w:t>
      </w:r>
      <w:r w:rsidR="00796161">
        <w:t>an</w:t>
      </w:r>
      <w:r w:rsidRPr="00D56521">
        <w:t xml:space="preserve"> interoperability catalogue </w:t>
      </w:r>
      <w:r w:rsidR="00796161">
        <w:t xml:space="preserve">to be used </w:t>
      </w:r>
      <w:r w:rsidRPr="00D56521">
        <w:t>for ECDIS and INS.</w:t>
      </w:r>
      <w:r w:rsidR="00796161">
        <w:t xml:space="preserve"> This is currently unpublished by IHO and </w:t>
      </w:r>
      <w:r w:rsidR="00D14F95">
        <w:t xml:space="preserve">there is no current requirement for its implementation in </w:t>
      </w:r>
      <w:r w:rsidR="00776736">
        <w:t>ECDIS</w:t>
      </w:r>
      <w:r w:rsidR="00D14F95">
        <w:t xml:space="preserve">. Other mechanisms for interoperability between product specifications exist and are defined </w:t>
      </w:r>
      <w:r w:rsidR="00776736">
        <w:t>in</w:t>
      </w:r>
      <w:r w:rsidR="00776736">
        <w:t xml:space="preserve"> </w:t>
      </w:r>
      <w:r w:rsidR="00D14F95">
        <w:t>this document.</w:t>
      </w:r>
    </w:p>
    <w:p w14:paraId="7F805FF0" w14:textId="2115EAC3" w:rsidR="00776736" w:rsidRDefault="00796161" w:rsidP="003B3F16">
      <w:pPr>
        <w:spacing w:after="120" w:line="240" w:lineRule="auto"/>
        <w:jc w:val="both"/>
        <w:rPr>
          <w:ins w:id="716" w:author="jonathan pritchard" w:date="2024-07-06T12:26:00Z" w16du:dateUtc="2024-07-06T11:26:00Z"/>
        </w:rPr>
      </w:pPr>
      <w:r>
        <w:t>When published</w:t>
      </w:r>
      <w:r w:rsidR="00D14F95">
        <w:t xml:space="preserve"> by the IHO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w:t>
      </w:r>
      <w:r w:rsidR="00660050" w:rsidRPr="00D56521">
        <w:t xml:space="preserve">will provide a normative </w:t>
      </w:r>
      <w:r w:rsidR="003B3F16" w:rsidRPr="00D56521">
        <w:t>I</w:t>
      </w:r>
      <w:r w:rsidR="00660050" w:rsidRPr="00D56521">
        <w:t xml:space="preserve">nteroperability </w:t>
      </w:r>
      <w:r w:rsidR="003B3F16" w:rsidRPr="00D56521">
        <w:t>C</w:t>
      </w:r>
      <w:r w:rsidR="00660050" w:rsidRPr="00D56521">
        <w:t xml:space="preserve">atalogue for </w:t>
      </w:r>
      <w:r w:rsidR="00D14F95">
        <w:t xml:space="preserve">S-100 </w:t>
      </w:r>
      <w:r w:rsidR="00660050" w:rsidRPr="00D56521">
        <w:t>ECDIS</w:t>
      </w:r>
      <w:r w:rsidR="00776736">
        <w:t xml:space="preserve"> and the published IHO product specifications. Therefore, a requirement for its implementation will be contained in a future edition</w:t>
      </w:r>
      <w:r w:rsidR="00776736">
        <w:t xml:space="preserve"> </w:t>
      </w:r>
      <w:r w:rsidR="00776736">
        <w:t>of this document</w:t>
      </w:r>
      <w:r w:rsidR="00D14F95">
        <w:t xml:space="preserve">. </w:t>
      </w:r>
    </w:p>
    <w:p w14:paraId="55559AFB" w14:textId="54D9D60A" w:rsidR="00776736" w:rsidRDefault="00776736" w:rsidP="00776736">
      <w:pPr>
        <w:spacing w:after="120" w:line="240" w:lineRule="auto"/>
        <w:jc w:val="both"/>
      </w:pPr>
      <w:r>
        <w:t xml:space="preserve">S-98 provides, as a minimum for S-100 ECDIS, two levels of interoperability allowing data layers in different products to be interleaved or substituted within the display. It is intended, in a future edition of this document, to </w:t>
      </w:r>
      <w:r>
        <w:t xml:space="preserve">also </w:t>
      </w:r>
      <w:r>
        <w:t>provide user interface requirements for end user control of the visual interoperability.</w:t>
      </w:r>
    </w:p>
    <w:p w14:paraId="75DB62C5" w14:textId="79A1E7BB" w:rsidR="00D14F95" w:rsidRDefault="00D14F95" w:rsidP="003B3F16">
      <w:pPr>
        <w:spacing w:after="120" w:line="240" w:lineRule="auto"/>
        <w:jc w:val="both"/>
        <w:rPr>
          <w:ins w:id="717" w:author="jonathan pritchard" w:date="2024-07-05T17:39:00Z" w16du:dateUtc="2024-07-05T16:39:00Z"/>
        </w:rPr>
      </w:pPr>
      <w:r>
        <w:t>S</w:t>
      </w:r>
      <w:r w:rsidR="00E86DEF" w:rsidRPr="00D56521">
        <w:t xml:space="preserve">-98 </w:t>
      </w:r>
      <w:r>
        <w:t xml:space="preserve">itself also </w:t>
      </w:r>
      <w:r w:rsidR="00E86DEF" w:rsidRPr="00D56521">
        <w:t>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r>
        <w:t xml:space="preserve"> </w:t>
      </w:r>
    </w:p>
    <w:p w14:paraId="73B5EE23" w14:textId="13BFC113" w:rsidR="00B268EF" w:rsidRPr="00D56521" w:rsidRDefault="00B268EF" w:rsidP="00E670D9">
      <w:pPr>
        <w:spacing w:after="120" w:line="240" w:lineRule="auto"/>
        <w:jc w:val="both"/>
      </w:pPr>
    </w:p>
    <w:p w14:paraId="6B79B010" w14:textId="77777777" w:rsidR="00314CAB" w:rsidRDefault="00314CAB">
      <w:pPr>
        <w:rPr>
          <w:ins w:id="718" w:author="jonathan pritchard" w:date="2024-07-05T16:45:00Z" w16du:dateUtc="2024-07-05T15:45:00Z"/>
          <w:rFonts w:eastAsia="Times New Roman"/>
          <w:b/>
          <w:bCs/>
          <w:sz w:val="24"/>
        </w:rPr>
      </w:pPr>
      <w:bookmarkStart w:id="719" w:name="_Ref49380568"/>
      <w:bookmarkStart w:id="720" w:name="_Toc144421255"/>
      <w:ins w:id="721" w:author="jonathan pritchard" w:date="2024-07-05T16:45:00Z" w16du:dateUtc="2024-07-05T15:45:00Z">
        <w:r>
          <w:br w:type="page"/>
        </w:r>
      </w:ins>
    </w:p>
    <w:p w14:paraId="6D762915" w14:textId="43B75661" w:rsidR="00BC555A" w:rsidRPr="00D56521" w:rsidRDefault="00FD648E" w:rsidP="00A13F5A">
      <w:pPr>
        <w:pStyle w:val="Heading1"/>
      </w:pPr>
      <w:r w:rsidRPr="00D56521">
        <w:lastRenderedPageBreak/>
        <w:t>Display Organisation</w:t>
      </w:r>
      <w:r w:rsidR="00A80530" w:rsidRPr="00D56521">
        <w:t xml:space="preserve"> and Operation</w:t>
      </w:r>
      <w:bookmarkEnd w:id="719"/>
      <w:bookmarkEnd w:id="720"/>
    </w:p>
    <w:p w14:paraId="501C6929" w14:textId="7DAEDB8F" w:rsidR="00D37328" w:rsidRPr="00D56521" w:rsidRDefault="00D37328" w:rsidP="00A13F5A">
      <w:pPr>
        <w:pStyle w:val="Heading2"/>
        <w:rPr>
          <w:noProof/>
        </w:rPr>
      </w:pPr>
      <w:bookmarkStart w:id="722" w:name="_Toc38829553"/>
      <w:bookmarkStart w:id="723" w:name="_Toc38830056"/>
      <w:bookmarkStart w:id="724" w:name="_Ref49480223"/>
      <w:bookmarkStart w:id="725" w:name="_Ref49480231"/>
      <w:bookmarkStart w:id="726" w:name="_Toc144421256"/>
      <w:bookmarkStart w:id="727" w:name="_Hlk167438924"/>
      <w:bookmarkEnd w:id="722"/>
      <w:bookmarkEnd w:id="723"/>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724"/>
      <w:bookmarkEnd w:id="725"/>
      <w:bookmarkEnd w:id="726"/>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728" w:name="_Ref49482794"/>
      <w:bookmarkStart w:id="729"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728"/>
      <w:bookmarkEnd w:id="729"/>
    </w:p>
    <w:p w14:paraId="1154DFC2" w14:textId="08E41D15"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del w:id="730" w:author="Raphael Malyankar" w:date="2023-08-31T16:00:00Z">
        <w:r w:rsidRPr="00D56521" w:rsidDel="006C0054">
          <w:rPr>
            <w:noProof/>
          </w:rPr>
          <w:delText>232</w:delText>
        </w:r>
      </w:del>
      <w:ins w:id="731" w:author="Raphael Malyankar" w:date="2023-08-31T16:00:00Z">
        <w:r w:rsidR="006C0054">
          <w:rPr>
            <w:noProof/>
          </w:rPr>
          <w:t>530</w:t>
        </w:r>
      </w:ins>
      <w:r w:rsidRPr="00D56521">
        <w:rPr>
          <w:noProof/>
        </w:rPr>
        <w:t>(</w:t>
      </w:r>
      <w:del w:id="732" w:author="Raphael Malyankar" w:date="2023-08-31T16:00:00Z">
        <w:r w:rsidRPr="00D56521" w:rsidDel="006C0054">
          <w:rPr>
            <w:noProof/>
          </w:rPr>
          <w:delText>82</w:delText>
        </w:r>
      </w:del>
      <w:ins w:id="733" w:author="Raphael Malyankar" w:date="2023-08-31T16:00:00Z">
        <w:r w:rsidR="006C0054">
          <w:rPr>
            <w:noProof/>
          </w:rPr>
          <w:t>106</w:t>
        </w:r>
      </w:ins>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734"/>
      <w:del w:id="735" w:author="jonathan pritchard" w:date="2024-05-20T17:36:00Z" w16du:dateUtc="2024-05-20T16:36:00Z">
        <w:r w:rsidR="002D6873" w:rsidRPr="00D56521" w:rsidDel="00776DD2">
          <w:rPr>
            <w:noProof/>
          </w:rPr>
          <w:delText xml:space="preserve">at present </w:delText>
        </w:r>
        <w:r w:rsidRPr="00D56521" w:rsidDel="00776DD2">
          <w:rPr>
            <w:noProof/>
          </w:rPr>
          <w:delText xml:space="preserve">performed on the paper chart </w:delText>
        </w:r>
      </w:del>
      <w:commentRangeEnd w:id="734"/>
      <w:r w:rsidR="00776DD2">
        <w:rPr>
          <w:rStyle w:val="CommentReference"/>
        </w:rPr>
        <w:commentReference w:id="734"/>
      </w:r>
      <w:r w:rsidRPr="00D56521">
        <w:rPr>
          <w:noProof/>
        </w:rPr>
        <w:t>and section</w:t>
      </w:r>
      <w:ins w:id="736" w:author="Raphael Malyankar" w:date="2023-08-31T16:03:00Z">
        <w:r w:rsidR="00FC3D18">
          <w:rPr>
            <w:noProof/>
          </w:rPr>
          <w:t>s</w:t>
        </w:r>
      </w:ins>
      <w:r w:rsidRPr="00D56521">
        <w:rPr>
          <w:noProof/>
        </w:rPr>
        <w:t xml:space="preserve"> 3.3</w:t>
      </w:r>
      <w:ins w:id="737" w:author="Raphael Malyankar" w:date="2023-08-31T16:03:00Z">
        <w:r w:rsidR="00FC3D18">
          <w:rPr>
            <w:noProof/>
          </w:rPr>
          <w:t>-3.4</w:t>
        </w:r>
      </w:ins>
      <w:r w:rsidRPr="00D56521">
        <w:rPr>
          <w:noProof/>
        </w:rPr>
        <w:t xml:space="preserve"> </w:t>
      </w:r>
      <w:del w:id="738" w:author="Raphael Malyankar" w:date="2023-08-31T16:03:00Z">
        <w:r w:rsidRPr="00D56521" w:rsidDel="00FC3D18">
          <w:rPr>
            <w:noProof/>
          </w:rPr>
          <w:delText xml:space="preserve">states </w:delText>
        </w:r>
      </w:del>
      <w:ins w:id="739" w:author="Raphael Malyankar" w:date="2023-08-31T16:03:00Z">
        <w:r w:rsidR="00FC3D18">
          <w:rPr>
            <w:noProof/>
          </w:rPr>
          <w:t>mean</w:t>
        </w:r>
        <w:r w:rsidR="00FC3D18" w:rsidRPr="00D56521">
          <w:rPr>
            <w:noProof/>
          </w:rPr>
          <w:t xml:space="preserve"> </w:t>
        </w:r>
      </w:ins>
      <w:r w:rsidRPr="00D56521">
        <w:rPr>
          <w:noProof/>
        </w:rPr>
        <w:t xml:space="preserve">that the </w:t>
      </w:r>
      <w:ins w:id="740" w:author="Raphael Malyankar" w:date="2023-08-31T16:04:00Z">
        <w:r w:rsidR="00FC3D18">
          <w:rPr>
            <w:noProof/>
          </w:rPr>
          <w:t xml:space="preserve">ENDS and </w:t>
        </w:r>
      </w:ins>
      <w:del w:id="741" w:author="Raphael Malyankar" w:date="2023-08-31T16:00:00Z">
        <w:r w:rsidRPr="00D56521" w:rsidDel="006C0054">
          <w:rPr>
            <w:noProof/>
          </w:rPr>
          <w:delText xml:space="preserve">SENC </w:delText>
        </w:r>
      </w:del>
      <w:ins w:id="742" w:author="Raphael Malyankar" w:date="2023-08-31T16:00:00Z">
        <w:r w:rsidR="006C0054">
          <w:rPr>
            <w:noProof/>
          </w:rPr>
          <w:t>System Database</w:t>
        </w:r>
        <w:r w:rsidR="006C0054" w:rsidRPr="00D56521">
          <w:rPr>
            <w:noProof/>
          </w:rPr>
          <w:t xml:space="preserve"> </w:t>
        </w:r>
      </w:ins>
      <w:r w:rsidRPr="00D56521">
        <w:rPr>
          <w:noProof/>
        </w:rPr>
        <w:t xml:space="preserve">may contain information from </w:t>
      </w:r>
      <w:del w:id="743" w:author="Raphael Malyankar" w:date="2023-08-31T16:03:00Z">
        <w:r w:rsidRPr="00D56521" w:rsidDel="00FC3D18">
          <w:rPr>
            <w:noProof/>
          </w:rPr>
          <w:delText>other sources than</w:delText>
        </w:r>
      </w:del>
      <w:ins w:id="744" w:author="Raphael Malyankar" w:date="2023-08-31T16:03:00Z">
        <w:r w:rsidR="00FC3D18">
          <w:rPr>
            <w:noProof/>
          </w:rPr>
          <w:t>nautical publications as well as</w:t>
        </w:r>
      </w:ins>
      <w:r w:rsidRPr="00D56521">
        <w:rPr>
          <w:noProof/>
        </w:rPr>
        <w:t xml:space="preserve">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ins w:id="745" w:author="jonathan pritchard" w:date="2024-01-08T14:21:00Z"/>
          <w:noProof/>
        </w:rPr>
      </w:pPr>
      <w:ins w:id="746" w:author="jonathan pritchard" w:date="2024-01-08T14:36:00Z">
        <w:r>
          <w:rPr>
            <w:noProof/>
          </w:rPr>
          <w:t>The o</w:t>
        </w:r>
      </w:ins>
      <w:ins w:id="747" w:author="jonathan pritchard" w:date="2024-01-08T14:10:00Z">
        <w:r w:rsidR="00DC2AC5">
          <w:rPr>
            <w:noProof/>
          </w:rPr>
          <w:t xml:space="preserve">fficial </w:t>
        </w:r>
      </w:ins>
      <w:ins w:id="748" w:author="jonathan pritchard" w:date="2024-01-08T14:36:00Z">
        <w:r>
          <w:rPr>
            <w:noProof/>
          </w:rPr>
          <w:t xml:space="preserve">status of </w:t>
        </w:r>
      </w:ins>
      <w:ins w:id="749" w:author="jonathan pritchard" w:date="2024-01-08T14:10:00Z">
        <w:r w:rsidR="00DC2AC5">
          <w:rPr>
            <w:noProof/>
          </w:rPr>
          <w:t xml:space="preserve">data delivered to the ECDIS </w:t>
        </w:r>
      </w:ins>
      <w:ins w:id="750" w:author="jonathan pritchard" w:date="2024-01-08T14:36:00Z">
        <w:r>
          <w:rPr>
            <w:noProof/>
          </w:rPr>
          <w:t xml:space="preserve">is </w:t>
        </w:r>
      </w:ins>
      <w:ins w:id="751" w:author="jonathan pritchard" w:date="2024-01-08T14:10:00Z">
        <w:r w:rsidR="00DC2AC5">
          <w:rPr>
            <w:noProof/>
          </w:rPr>
          <w:t xml:space="preserve">defined by the </w:t>
        </w:r>
      </w:ins>
      <w:ins w:id="752" w:author="jonathan pritchard" w:date="2024-01-08T14:18:00Z">
        <w:r w:rsidR="00DC2AC5">
          <w:rPr>
            <w:noProof/>
          </w:rPr>
          <w:t>value of a role</w:t>
        </w:r>
      </w:ins>
      <w:ins w:id="753" w:author="jonathan pritchard" w:date="2024-01-08T14:36:00Z">
        <w:r>
          <w:rPr>
            <w:noProof/>
          </w:rPr>
          <w:t>. This is</w:t>
        </w:r>
      </w:ins>
      <w:ins w:id="754" w:author="jonathan pritchard" w:date="2024-01-08T14:18:00Z">
        <w:r w:rsidR="00DC2AC5">
          <w:rPr>
            <w:noProof/>
          </w:rPr>
          <w:t xml:space="preserve"> encoded in the </w:t>
        </w:r>
      </w:ins>
      <w:ins w:id="755" w:author="jonathan pritchard" w:date="2024-01-08T14:23:00Z">
        <w:r w:rsidR="00850829">
          <w:rPr>
            <w:noProof/>
          </w:rPr>
          <w:t>ST</w:t>
        </w:r>
      </w:ins>
      <w:ins w:id="756" w:author="jonathan pritchard" w:date="2024-01-08T14:10:00Z">
        <w:r w:rsidR="00DC2AC5">
          <w:rPr>
            <w:noProof/>
          </w:rPr>
          <w:t xml:space="preserve"> field of the </w:t>
        </w:r>
      </w:ins>
      <w:ins w:id="757" w:author="jonathan pritchard" w:date="2024-01-08T14:11:00Z">
        <w:r w:rsidR="00DC2AC5">
          <w:rPr>
            <w:noProof/>
          </w:rPr>
          <w:t xml:space="preserve">X.509 certificate referenced in the mandatory digitial signature accompanying </w:t>
        </w:r>
      </w:ins>
      <w:ins w:id="758" w:author="jonathan pritchard" w:date="2024-01-08T14:36:00Z">
        <w:r>
          <w:rPr>
            <w:noProof/>
          </w:rPr>
          <w:t>content in the exchange set catalogue</w:t>
        </w:r>
      </w:ins>
      <w:ins w:id="759" w:author="jonathan pritchard" w:date="2024-01-08T14:18:00Z">
        <w:r w:rsidR="00DC2AC5">
          <w:rPr>
            <w:noProof/>
          </w:rPr>
          <w:t>. Digi</w:t>
        </w:r>
      </w:ins>
      <w:ins w:id="760" w:author="jonathan pritchard" w:date="2024-01-08T14:37:00Z">
        <w:r>
          <w:rPr>
            <w:noProof/>
          </w:rPr>
          <w:t>t</w:t>
        </w:r>
      </w:ins>
      <w:ins w:id="761" w:author="jonathan pritchard" w:date="2024-01-08T14:18:00Z">
        <w:r w:rsidR="00DC2AC5">
          <w:rPr>
            <w:noProof/>
          </w:rPr>
          <w:t xml:space="preserve">al signatures are mandatory for any data imported into the ECDIS, whether official or not. The </w:t>
        </w:r>
      </w:ins>
      <w:ins w:id="762" w:author="jonathan pritchard" w:date="2024-01-08T14:23:00Z">
        <w:r w:rsidR="00850829">
          <w:rPr>
            <w:noProof/>
          </w:rPr>
          <w:t>mandatory fields within every authenticating certificate are defined as:</w:t>
        </w:r>
      </w:ins>
    </w:p>
    <w:p w14:paraId="2BF2027A" w14:textId="77777777" w:rsidR="00850829" w:rsidRPr="00A13F5A" w:rsidRDefault="00850829" w:rsidP="00850829">
      <w:pPr>
        <w:numPr>
          <w:ilvl w:val="0"/>
          <w:numId w:val="110"/>
        </w:numPr>
        <w:spacing w:after="0" w:line="240" w:lineRule="auto"/>
        <w:jc w:val="both"/>
        <w:rPr>
          <w:ins w:id="763" w:author="jonathan pritchard" w:date="2024-01-08T14:21:00Z"/>
          <w:rFonts w:cs="Arial"/>
        </w:rPr>
      </w:pPr>
      <w:ins w:id="764" w:author="jonathan pritchard" w:date="2024-01-08T14:21:00Z">
        <w:r w:rsidRPr="00A13F5A">
          <w:rPr>
            <w:rFonts w:cs="Arial"/>
            <w:b/>
            <w:bCs/>
          </w:rPr>
          <w:t>C</w:t>
        </w:r>
        <w:r w:rsidRPr="00A13F5A">
          <w:rPr>
            <w:rFonts w:cs="Arial"/>
          </w:rPr>
          <w:t xml:space="preserve"> (Country) = ISO Country Code of state making request</w:t>
        </w:r>
      </w:ins>
    </w:p>
    <w:p w14:paraId="7E55DCC1" w14:textId="65C2EEEE" w:rsidR="00850829" w:rsidRPr="00A13F5A" w:rsidRDefault="00850829" w:rsidP="00850829">
      <w:pPr>
        <w:numPr>
          <w:ilvl w:val="0"/>
          <w:numId w:val="110"/>
        </w:numPr>
        <w:spacing w:after="0" w:line="240" w:lineRule="auto"/>
        <w:jc w:val="both"/>
        <w:rPr>
          <w:ins w:id="765" w:author="jonathan pritchard" w:date="2024-01-08T14:21:00Z"/>
          <w:rFonts w:cs="Arial"/>
        </w:rPr>
      </w:pPr>
      <w:ins w:id="766" w:author="jonathan pritchard" w:date="2024-01-08T14:21:00Z">
        <w:r w:rsidRPr="00A13F5A">
          <w:rPr>
            <w:rFonts w:cs="Arial"/>
            <w:b/>
            <w:bCs/>
          </w:rPr>
          <w:t>ST</w:t>
        </w:r>
        <w:r w:rsidRPr="00A13F5A">
          <w:rPr>
            <w:rFonts w:cs="Arial"/>
          </w:rPr>
          <w:t xml:space="preserve"> (State or Province) = A code reflecting the role of the </w:t>
        </w:r>
      </w:ins>
      <w:ins w:id="767" w:author="jonathan pritchard" w:date="2024-01-15T10:52:00Z">
        <w:r w:rsidR="009A245C">
          <w:rPr>
            <w:rFonts w:cs="Arial"/>
          </w:rPr>
          <w:t>signing entity</w:t>
        </w:r>
      </w:ins>
      <w:ins w:id="768" w:author="jonathan pritchard" w:date="2024-01-08T14:37:00Z">
        <w:r w:rsidR="001473C0">
          <w:rPr>
            <w:rFonts w:cs="Arial"/>
          </w:rPr>
          <w:t xml:space="preserve"> (below)</w:t>
        </w:r>
      </w:ins>
    </w:p>
    <w:p w14:paraId="3F02E188" w14:textId="57D5B660" w:rsidR="00850829" w:rsidRPr="00A13F5A" w:rsidRDefault="00850829" w:rsidP="00850829">
      <w:pPr>
        <w:numPr>
          <w:ilvl w:val="0"/>
          <w:numId w:val="110"/>
        </w:numPr>
        <w:spacing w:after="0" w:line="240" w:lineRule="auto"/>
        <w:jc w:val="both"/>
        <w:rPr>
          <w:ins w:id="769" w:author="jonathan pritchard" w:date="2024-01-08T14:21:00Z"/>
          <w:rFonts w:cs="Arial"/>
        </w:rPr>
      </w:pPr>
      <w:ins w:id="770" w:author="jonathan pritchard" w:date="2024-01-08T14:21:00Z">
        <w:r w:rsidRPr="00A13F5A">
          <w:rPr>
            <w:rFonts w:cs="Arial"/>
            <w:b/>
            <w:bCs/>
          </w:rPr>
          <w:t>O</w:t>
        </w:r>
        <w:r w:rsidRPr="00A13F5A">
          <w:rPr>
            <w:rFonts w:cs="Arial"/>
          </w:rPr>
          <w:t xml:space="preserve"> (Organisation) = member state organisation name (text)</w:t>
        </w:r>
      </w:ins>
      <w:ins w:id="771" w:author="jonathan pritchard" w:date="2024-01-15T10:52:00Z">
        <w:r w:rsidR="009A245C">
          <w:rPr>
            <w:rFonts w:cs="Arial"/>
          </w:rPr>
          <w:t xml:space="preserve"> or </w:t>
        </w:r>
      </w:ins>
      <w:ins w:id="772" w:author="jonathan pritchard" w:date="2024-01-15T10:53:00Z">
        <w:r w:rsidR="009A245C">
          <w:rPr>
            <w:rFonts w:cs="Arial"/>
          </w:rPr>
          <w:t xml:space="preserve">other </w:t>
        </w:r>
      </w:ins>
      <w:ins w:id="773" w:author="jonathan pritchard" w:date="2024-01-15T10:52:00Z">
        <w:r w:rsidR="009A245C">
          <w:rPr>
            <w:rFonts w:cs="Arial"/>
          </w:rPr>
          <w:t>organi</w:t>
        </w:r>
      </w:ins>
      <w:ins w:id="774" w:author="jonathan pritchard" w:date="2024-01-15T10:53:00Z">
        <w:r w:rsidR="009A245C">
          <w:rPr>
            <w:rFonts w:cs="Arial"/>
          </w:rPr>
          <w:t>s</w:t>
        </w:r>
      </w:ins>
      <w:ins w:id="775" w:author="jonathan pritchard" w:date="2024-01-15T10:52:00Z">
        <w:r w:rsidR="009A245C">
          <w:rPr>
            <w:rFonts w:cs="Arial"/>
          </w:rPr>
          <w:t>ation name</w:t>
        </w:r>
      </w:ins>
    </w:p>
    <w:p w14:paraId="6C92FD57" w14:textId="62AF86F3" w:rsidR="00850829" w:rsidRPr="00A13F5A" w:rsidRDefault="00850829" w:rsidP="00850829">
      <w:pPr>
        <w:numPr>
          <w:ilvl w:val="0"/>
          <w:numId w:val="110"/>
        </w:numPr>
        <w:spacing w:after="0" w:line="240" w:lineRule="auto"/>
        <w:jc w:val="both"/>
        <w:rPr>
          <w:ins w:id="776" w:author="jonathan pritchard" w:date="2024-01-08T14:21:00Z"/>
          <w:rFonts w:cs="Arial"/>
        </w:rPr>
      </w:pPr>
      <w:ins w:id="777" w:author="jonathan pritchard" w:date="2024-01-08T14:21:00Z">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w:t>
        </w:r>
      </w:ins>
      <w:ins w:id="778" w:author="jonathan pritchard" w:date="2024-01-08T14:25:00Z">
        <w:r w:rsidRPr="00A13F5A">
          <w:rPr>
            <w:rFonts w:ascii="Arial Narrow" w:hAnsi="Arial Narrow"/>
            <w:i/>
            <w:iCs/>
          </w:rPr>
          <w:t xml:space="preserve"> For datasets the CN data producer integer and alpha code must match those contained in the </w:t>
        </w:r>
      </w:ins>
      <w:ins w:id="779" w:author="jonathan pritchard" w:date="2024-01-08T14:32:00Z">
        <w:r w:rsidR="001473C0">
          <w:rPr>
            <w:rFonts w:cs="Arial"/>
          </w:rPr>
          <w:t xml:space="preserve">corresponding </w:t>
        </w:r>
      </w:ins>
      <w:ins w:id="780" w:author="jonathan pritchard" w:date="2024-01-08T14:25:00Z">
        <w:r w:rsidRPr="00A13F5A">
          <w:rPr>
            <w:rFonts w:cs="Arial"/>
          </w:rPr>
          <w:t>dataset and its CATALOG.XML entry.</w:t>
        </w:r>
      </w:ins>
    </w:p>
    <w:p w14:paraId="03B9DB1F" w14:textId="77777777" w:rsidR="00850829" w:rsidRPr="00A13F5A" w:rsidRDefault="00850829" w:rsidP="00A13F5A">
      <w:pPr>
        <w:spacing w:after="0" w:line="240" w:lineRule="auto"/>
        <w:jc w:val="both"/>
        <w:rPr>
          <w:ins w:id="781" w:author="jonathan pritchard" w:date="2024-01-08T14:21:00Z"/>
          <w:rFonts w:ascii="Arial Narrow" w:hAnsi="Arial Narrow"/>
        </w:rPr>
      </w:pPr>
    </w:p>
    <w:p w14:paraId="4A8D13DC" w14:textId="00C9C7EA" w:rsidR="00850829" w:rsidRDefault="00850829" w:rsidP="000A225C">
      <w:pPr>
        <w:spacing w:after="120" w:line="240" w:lineRule="auto"/>
        <w:jc w:val="both"/>
        <w:rPr>
          <w:ins w:id="782" w:author="jonathan pritchard" w:date="2024-01-08T14:14:00Z"/>
          <w:noProof/>
        </w:rPr>
      </w:pPr>
      <w:ins w:id="783" w:author="jonathan pritchard" w:date="2024-01-08T14:24:00Z">
        <w:r>
          <w:rPr>
            <w:noProof/>
          </w:rPr>
          <w:t xml:space="preserve">For ECDIS, the ST code </w:t>
        </w:r>
      </w:ins>
      <w:ins w:id="784" w:author="jonathan pritchard" w:date="2024-01-15T10:52:00Z">
        <w:r w:rsidR="009A245C">
          <w:rPr>
            <w:noProof/>
          </w:rPr>
          <w:t>holding</w:t>
        </w:r>
      </w:ins>
      <w:ins w:id="785" w:author="jonathan pritchard" w:date="2024-01-08T14:24:00Z">
        <w:r>
          <w:rPr>
            <w:noProof/>
          </w:rPr>
          <w:t xml:space="preserve"> the role determine</w:t>
        </w:r>
      </w:ins>
      <w:ins w:id="786" w:author="jonathan pritchard" w:date="2024-01-15T10:52:00Z">
        <w:r w:rsidR="009A245C">
          <w:rPr>
            <w:noProof/>
          </w:rPr>
          <w:t>s</w:t>
        </w:r>
      </w:ins>
      <w:ins w:id="787" w:author="jonathan pritchard" w:date="2024-01-08T14:24:00Z">
        <w:r>
          <w:rPr>
            <w:noProof/>
          </w:rPr>
          <w:t xml:space="preserve"> whether a dataset</w:t>
        </w:r>
      </w:ins>
      <w:ins w:id="788" w:author="jonathan pritchard" w:date="2024-01-08T14:35:00Z">
        <w:r w:rsidR="001473C0">
          <w:rPr>
            <w:noProof/>
          </w:rPr>
          <w:t xml:space="preserve"> or supporting resources</w:t>
        </w:r>
      </w:ins>
      <w:ins w:id="789" w:author="jonathan pritchard" w:date="2024-01-08T14:24:00Z">
        <w:r>
          <w:rPr>
            <w:noProof/>
          </w:rPr>
          <w:t xml:space="preserve"> is unofficial or official.</w:t>
        </w:r>
      </w:ins>
      <w:ins w:id="790" w:author="jonathan pritchard" w:date="2024-01-08T14:26:00Z">
        <w:r>
          <w:rPr>
            <w:noProof/>
          </w:rPr>
          <w:t xml:space="preserve"> The following codes are supported by the IHO data protection scheme:</w:t>
        </w:r>
      </w:ins>
    </w:p>
    <w:p w14:paraId="464AFD69" w14:textId="6D6EE902" w:rsidR="00DC2AC5" w:rsidRDefault="00850829" w:rsidP="00DC2AC5">
      <w:pPr>
        <w:pStyle w:val="ListParagraph"/>
        <w:numPr>
          <w:ilvl w:val="0"/>
          <w:numId w:val="109"/>
        </w:numPr>
        <w:spacing w:after="120" w:line="240" w:lineRule="auto"/>
        <w:jc w:val="both"/>
        <w:rPr>
          <w:ins w:id="791" w:author="jonathan pritchard" w:date="2024-01-08T14:15:00Z"/>
          <w:noProof/>
        </w:rPr>
      </w:pPr>
      <w:ins w:id="792" w:author="jonathan pritchard" w:date="2024-01-08T14:24:00Z">
        <w:r>
          <w:rPr>
            <w:noProof/>
          </w:rPr>
          <w:t xml:space="preserve">For </w:t>
        </w:r>
      </w:ins>
      <w:ins w:id="793" w:author="jonathan pritchard" w:date="2024-01-08T14:15:00Z">
        <w:r w:rsidR="00DC2AC5">
          <w:rPr>
            <w:noProof/>
          </w:rPr>
          <w:t>S-100 datasets</w:t>
        </w:r>
      </w:ins>
      <w:ins w:id="794" w:author="jonathan pritchard" w:date="2024-01-08T14:35:00Z">
        <w:r w:rsidR="001473C0">
          <w:rPr>
            <w:noProof/>
          </w:rPr>
          <w:t xml:space="preserve"> or supporting resources</w:t>
        </w:r>
      </w:ins>
      <w:ins w:id="795" w:author="jonathan pritchard" w:date="2024-01-08T14:24:00Z">
        <w:r>
          <w:rPr>
            <w:noProof/>
          </w:rPr>
          <w:t xml:space="preserve"> the following roles define official data.</w:t>
        </w:r>
      </w:ins>
    </w:p>
    <w:p w14:paraId="06346FFD" w14:textId="718CCA15" w:rsidR="00DC2AC5" w:rsidRDefault="00DC2AC5" w:rsidP="00A13F5A">
      <w:pPr>
        <w:pStyle w:val="ListParagraph"/>
        <w:numPr>
          <w:ilvl w:val="1"/>
          <w:numId w:val="109"/>
        </w:numPr>
        <w:spacing w:after="120" w:line="240" w:lineRule="auto"/>
        <w:jc w:val="both"/>
        <w:rPr>
          <w:ins w:id="796" w:author="jonathan pritchard" w:date="2024-01-08T14:14:00Z"/>
          <w:noProof/>
        </w:rPr>
      </w:pPr>
      <w:ins w:id="797" w:author="jonathan pritchard" w:date="2024-01-08T14:14:00Z">
        <w:r w:rsidRPr="00A13F5A">
          <w:rPr>
            <w:b/>
            <w:bCs/>
            <w:noProof/>
          </w:rPr>
          <w:t>DATA_PRODUCER</w:t>
        </w:r>
        <w:r>
          <w:rPr>
            <w:noProof/>
          </w:rPr>
          <w:t xml:space="preserve"> Data Producers - producing data content for live navigation under SOLAS. This data is "official"</w:t>
        </w:r>
      </w:ins>
    </w:p>
    <w:p w14:paraId="65B719F6" w14:textId="212E6529" w:rsidR="00DC2AC5" w:rsidRDefault="00DC2AC5" w:rsidP="00A13F5A">
      <w:pPr>
        <w:pStyle w:val="ListParagraph"/>
        <w:numPr>
          <w:ilvl w:val="1"/>
          <w:numId w:val="109"/>
        </w:numPr>
        <w:spacing w:after="120" w:line="240" w:lineRule="auto"/>
        <w:jc w:val="both"/>
        <w:rPr>
          <w:ins w:id="798" w:author="jonathan pritchard" w:date="2024-01-08T14:14:00Z"/>
          <w:noProof/>
        </w:rPr>
      </w:pPr>
      <w:ins w:id="799" w:author="jonathan pritchard" w:date="2024-01-08T14:14:00Z">
        <w:r w:rsidRPr="00A13F5A">
          <w:rPr>
            <w:b/>
            <w:bCs/>
            <w:noProof/>
          </w:rPr>
          <w:t>DATA_AGGREGATOR</w:t>
        </w:r>
        <w:r>
          <w:rPr>
            <w:noProof/>
          </w:rPr>
          <w:t xml:space="preserve"> RENCs/Aggregators - validate, distribute and (sometimes) digitally sign data on behalf of their members. These organisations do not create data content but can </w:t>
        </w:r>
      </w:ins>
      <w:ins w:id="800" w:author="jonathan pritchard" w:date="2024-01-08T14:32:00Z">
        <w:r w:rsidR="001473C0">
          <w:rPr>
            <w:noProof/>
          </w:rPr>
          <w:t>sign</w:t>
        </w:r>
      </w:ins>
      <w:ins w:id="801" w:author="jonathan pritchard" w:date="2024-01-08T14:14:00Z">
        <w:r>
          <w:rPr>
            <w:noProof/>
          </w:rPr>
          <w:t xml:space="preserve"> data</w:t>
        </w:r>
      </w:ins>
      <w:ins w:id="802" w:author="jonathan pritchard" w:date="2024-01-08T14:32:00Z">
        <w:r w:rsidR="001473C0">
          <w:rPr>
            <w:noProof/>
          </w:rPr>
          <w:t xml:space="preserve"> </w:t>
        </w:r>
      </w:ins>
      <w:ins w:id="803" w:author="jonathan pritchard" w:date="2024-01-08T14:14:00Z">
        <w:r>
          <w:rPr>
            <w:noProof/>
          </w:rPr>
          <w:t xml:space="preserve">as </w:t>
        </w:r>
      </w:ins>
      <w:ins w:id="804" w:author="jonathan pritchard" w:date="2024-01-08T14:33:00Z">
        <w:r w:rsidR="001473C0">
          <w:rPr>
            <w:noProof/>
          </w:rPr>
          <w:t>“</w:t>
        </w:r>
      </w:ins>
      <w:ins w:id="805" w:author="jonathan pritchard" w:date="2024-01-08T14:14:00Z">
        <w:r>
          <w:rPr>
            <w:noProof/>
          </w:rPr>
          <w:t>official</w:t>
        </w:r>
      </w:ins>
      <w:ins w:id="806" w:author="jonathan pritchard" w:date="2024-01-08T14:33:00Z">
        <w:r w:rsidR="001473C0">
          <w:rPr>
            <w:noProof/>
          </w:rPr>
          <w:t>”</w:t>
        </w:r>
      </w:ins>
    </w:p>
    <w:p w14:paraId="025B062D" w14:textId="3B3B90A9" w:rsidR="00DC2AC5" w:rsidRDefault="00DC2AC5" w:rsidP="00DC2AC5">
      <w:pPr>
        <w:pStyle w:val="ListParagraph"/>
        <w:numPr>
          <w:ilvl w:val="0"/>
          <w:numId w:val="109"/>
        </w:numPr>
        <w:spacing w:after="120" w:line="240" w:lineRule="auto"/>
        <w:jc w:val="both"/>
        <w:rPr>
          <w:ins w:id="807" w:author="jonathan pritchard" w:date="2024-01-08T14:15:00Z"/>
          <w:noProof/>
        </w:rPr>
      </w:pPr>
      <w:ins w:id="808" w:author="jonathan pritchard" w:date="2024-01-08T14:15:00Z">
        <w:r>
          <w:rPr>
            <w:noProof/>
          </w:rPr>
          <w:t>S-128 dat</w:t>
        </w:r>
      </w:ins>
      <w:ins w:id="809" w:author="jonathan pritchard" w:date="2024-01-08T14:16:00Z">
        <w:r>
          <w:rPr>
            <w:noProof/>
          </w:rPr>
          <w:t>asets used for ECDIS Update Status reports.</w:t>
        </w:r>
      </w:ins>
      <w:ins w:id="810" w:author="jonathan pritchard" w:date="2024-01-08T14:42:00Z">
        <w:r w:rsidR="004D381D">
          <w:rPr>
            <w:noProof/>
          </w:rPr>
          <w:t xml:space="preserve"> These datasets may also be authenticated by:</w:t>
        </w:r>
      </w:ins>
    </w:p>
    <w:p w14:paraId="3C6BEF93" w14:textId="273ABAAC" w:rsidR="00DC2AC5" w:rsidRDefault="00DC2AC5" w:rsidP="00A13F5A">
      <w:pPr>
        <w:pStyle w:val="ListParagraph"/>
        <w:numPr>
          <w:ilvl w:val="1"/>
          <w:numId w:val="109"/>
        </w:numPr>
        <w:spacing w:after="120" w:line="240" w:lineRule="auto"/>
        <w:jc w:val="both"/>
        <w:rPr>
          <w:ins w:id="811" w:author="jonathan pritchard" w:date="2024-01-08T14:14:00Z"/>
          <w:noProof/>
        </w:rPr>
      </w:pPr>
      <w:ins w:id="812" w:author="jonathan pritchard" w:date="2024-01-08T14:14:00Z">
        <w:r w:rsidRPr="00A13F5A">
          <w:rPr>
            <w:b/>
            <w:bCs/>
            <w:noProof/>
          </w:rPr>
          <w:t>AGGREGATOR</w:t>
        </w:r>
        <w:r>
          <w:rPr>
            <w:noProof/>
          </w:rPr>
          <w:t xml:space="preserve"> S-128 producers </w:t>
        </w:r>
      </w:ins>
      <w:ins w:id="813" w:author="jonathan pritchard" w:date="2024-01-08T14:33:00Z">
        <w:r w:rsidR="001473C0">
          <w:rPr>
            <w:noProof/>
          </w:rPr>
          <w:t>–</w:t>
        </w:r>
      </w:ins>
      <w:ins w:id="814" w:author="jonathan pritchard" w:date="2024-01-08T14:14:00Z">
        <w:r>
          <w:rPr>
            <w:noProof/>
          </w:rPr>
          <w:t xml:space="preserve"> aggregate data together for the purposes of running a service for end users. </w:t>
        </w:r>
      </w:ins>
      <w:commentRangeStart w:id="815"/>
      <w:ins w:id="816" w:author="jonathan pritchard" w:date="2024-05-20T15:02:00Z" w16du:dateUtc="2024-05-20T14:02:00Z">
        <w:r w:rsidR="00F53D1F" w:rsidRPr="00F53D1F">
          <w:rPr>
            <w:noProof/>
          </w:rPr>
          <w:t>They create and digitally sign S-128 datasets which support their service offering and the production of update status reports</w:t>
        </w:r>
        <w:commentRangeEnd w:id="815"/>
        <w:r w:rsidR="00F53D1F">
          <w:rPr>
            <w:rStyle w:val="CommentReference"/>
          </w:rPr>
          <w:commentReference w:id="815"/>
        </w:r>
      </w:ins>
    </w:p>
    <w:p w14:paraId="64820AC8" w14:textId="15FCBF4F" w:rsidR="00DC2AC5" w:rsidRDefault="00DC2AC5" w:rsidP="00DC2AC5">
      <w:pPr>
        <w:pStyle w:val="ListParagraph"/>
        <w:numPr>
          <w:ilvl w:val="0"/>
          <w:numId w:val="109"/>
        </w:numPr>
        <w:spacing w:after="120" w:line="240" w:lineRule="auto"/>
        <w:jc w:val="both"/>
        <w:rPr>
          <w:ins w:id="817" w:author="jonathan pritchard" w:date="2024-01-08T14:16:00Z"/>
          <w:noProof/>
        </w:rPr>
      </w:pPr>
      <w:ins w:id="818" w:author="jonathan pritchard" w:date="2024-01-08T14:16:00Z">
        <w:r>
          <w:rPr>
            <w:noProof/>
          </w:rPr>
          <w:t>Catalogues</w:t>
        </w:r>
      </w:ins>
    </w:p>
    <w:p w14:paraId="13F0CDEA" w14:textId="2627BD15" w:rsidR="00DC2AC5" w:rsidRDefault="00DC2AC5" w:rsidP="00DC2AC5">
      <w:pPr>
        <w:pStyle w:val="ListParagraph"/>
        <w:numPr>
          <w:ilvl w:val="1"/>
          <w:numId w:val="109"/>
        </w:numPr>
        <w:spacing w:after="120" w:line="240" w:lineRule="auto"/>
        <w:jc w:val="both"/>
        <w:rPr>
          <w:ins w:id="819" w:author="jonathan pritchard" w:date="2024-01-08T14:16:00Z"/>
          <w:noProof/>
        </w:rPr>
      </w:pPr>
      <w:ins w:id="820" w:author="jonathan pritchard" w:date="2024-01-08T14:14:00Z">
        <w:r w:rsidRPr="00A13F5A">
          <w:rPr>
            <w:b/>
            <w:bCs/>
            <w:noProof/>
          </w:rPr>
          <w:t>SCHEME_ADMINISTRATOR</w:t>
        </w:r>
        <w:r>
          <w:rPr>
            <w:noProof/>
          </w:rPr>
          <w:t xml:space="preserve"> The Scheme Administrator</w:t>
        </w:r>
      </w:ins>
      <w:ins w:id="821" w:author="jonathan pritchard" w:date="2024-01-08T14:33:00Z">
        <w:r w:rsidR="001473C0">
          <w:rPr>
            <w:noProof/>
          </w:rPr>
          <w:t xml:space="preserve">, the IHO. Only digitally signed catalogues with a certificate authenticated by the scheme </w:t>
        </w:r>
      </w:ins>
      <w:ins w:id="822" w:author="jonathan pritchard" w:date="2024-01-08T14:34:00Z">
        <w:r w:rsidR="001473C0">
          <w:rPr>
            <w:noProof/>
          </w:rPr>
          <w:t>administrator may be loaded onto the ECDIS.</w:t>
        </w:r>
      </w:ins>
    </w:p>
    <w:p w14:paraId="29680794" w14:textId="5FD9F5CD" w:rsidR="00DC2AC5" w:rsidRDefault="001473C0" w:rsidP="00DC2AC5">
      <w:pPr>
        <w:spacing w:after="120" w:line="240" w:lineRule="auto"/>
        <w:jc w:val="both"/>
        <w:rPr>
          <w:ins w:id="823" w:author="jonathan pritchard" w:date="2024-01-08T14:10:00Z"/>
          <w:noProof/>
        </w:rPr>
      </w:pPr>
      <w:ins w:id="824" w:author="jonathan pritchard" w:date="2024-01-08T14:34:00Z">
        <w:r>
          <w:rPr>
            <w:noProof/>
          </w:rPr>
          <w:t>ST field</w:t>
        </w:r>
      </w:ins>
      <w:ins w:id="825" w:author="jonathan pritchard" w:date="2024-01-08T14:16:00Z">
        <w:r w:rsidR="00DC2AC5">
          <w:rPr>
            <w:noProof/>
          </w:rPr>
          <w:t xml:space="preserve"> values using the role </w:t>
        </w:r>
        <w:r w:rsidR="00DC2AC5" w:rsidRPr="00A13F5A">
          <w:rPr>
            <w:b/>
            <w:bCs/>
            <w:noProof/>
          </w:rPr>
          <w:t>OTHER_DATA_PRODUCER</w:t>
        </w:r>
      </w:ins>
      <w:ins w:id="826" w:author="jonathan pritchard" w:date="2024-01-08T14:17:00Z">
        <w:r w:rsidR="00DC2AC5">
          <w:rPr>
            <w:noProof/>
          </w:rPr>
          <w:t xml:space="preserve"> </w:t>
        </w:r>
      </w:ins>
      <w:ins w:id="827" w:author="jonathan pritchard" w:date="2024-01-08T14:34:00Z">
        <w:r>
          <w:rPr>
            <w:noProof/>
          </w:rPr>
          <w:t xml:space="preserve">(or any other value, or those not conforming to the CN MRN format above) represent data or catalogue content which is </w:t>
        </w:r>
      </w:ins>
      <w:ins w:id="828" w:author="jonathan pritchard" w:date="2024-01-08T14:16:00Z">
        <w:r w:rsidR="00DC2AC5" w:rsidRPr="00DC2AC5">
          <w:rPr>
            <w:noProof/>
          </w:rPr>
          <w:t>"unofficial"</w:t>
        </w:r>
      </w:ins>
      <w:ins w:id="829" w:author="jonathan pritchard" w:date="2024-01-08T14:18:00Z">
        <w:r w:rsidR="00DC2AC5">
          <w:rPr>
            <w:noProof/>
          </w:rPr>
          <w:t>.</w:t>
        </w:r>
      </w:ins>
    </w:p>
    <w:bookmarkEnd w:id="727"/>
    <w:p w14:paraId="0018DC4A" w14:textId="56CC1AA7" w:rsidR="00783066" w:rsidRPr="00D56521" w:rsidRDefault="00227CF3" w:rsidP="000A225C">
      <w:pPr>
        <w:spacing w:after="120" w:line="240" w:lineRule="auto"/>
        <w:jc w:val="both"/>
        <w:rPr>
          <w:noProof/>
        </w:rPr>
      </w:pPr>
      <w:commentRangeStart w:id="830"/>
      <w:commentRangeStart w:id="831"/>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del w:id="832" w:author="jonathan pritchard" w:date="2024-05-20T17:32:00Z" w16du:dateUtc="2024-05-20T16:32:00Z">
        <w:r w:rsidR="004F2E02" w:rsidRPr="00D56521" w:rsidDel="00357C86">
          <w:rPr>
            <w:noProof/>
          </w:rPr>
          <w:delText>MSC</w:delText>
        </w:r>
        <w:r w:rsidRPr="00D56521" w:rsidDel="00357C86">
          <w:rPr>
            <w:noProof/>
          </w:rPr>
          <w:delText>.1609</w:delText>
        </w:r>
      </w:del>
      <w:ins w:id="833" w:author="jonathan pritchard" w:date="2024-05-20T17:32:00Z" w16du:dateUtc="2024-05-20T16:32:00Z">
        <w:r w:rsidR="00357C86">
          <w:rPr>
            <w:noProof/>
          </w:rPr>
          <w:t xml:space="preserve"> MSC.1/CIRC.1609</w:t>
        </w:r>
      </w:ins>
      <w:r w:rsidR="004F2E02" w:rsidRPr="00D56521">
        <w:rPr>
          <w:noProof/>
        </w:rPr>
        <w:t>)</w:t>
      </w:r>
      <w:r w:rsidRPr="00D56521">
        <w:rPr>
          <w:noProof/>
        </w:rPr>
        <w:t xml:space="preserve"> </w:t>
      </w:r>
      <w:r w:rsidR="00783066" w:rsidRPr="00D56521">
        <w:rPr>
          <w:noProof/>
        </w:rPr>
        <w:t>describe "Mariner's Navigational Features" for route planning and route monitoring chartwork</w:t>
      </w:r>
      <w:del w:id="834" w:author="Raphael Malyankar" w:date="2023-08-31T16:22:00Z">
        <w:r w:rsidR="00783066" w:rsidRPr="00D56521" w:rsidDel="002F5217">
          <w:rPr>
            <w:noProof/>
          </w:rPr>
          <w:delText xml:space="preserve">, and for adding mariner's and manufacturer's information to the </w:delText>
        </w:r>
      </w:del>
      <w:del w:id="835" w:author="Raphael Malyankar" w:date="2023-08-31T16:13:00Z">
        <w:r w:rsidR="00783066" w:rsidRPr="00D56521" w:rsidDel="008C724C">
          <w:rPr>
            <w:noProof/>
          </w:rPr>
          <w:delText>SENC</w:delText>
        </w:r>
      </w:del>
      <w:r w:rsidR="00783066" w:rsidRPr="00D56521">
        <w:rPr>
          <w:noProof/>
        </w:rPr>
        <w:t xml:space="preserve">. The descriptions </w:t>
      </w:r>
      <w:del w:id="836" w:author="Raphael Malyankar" w:date="2023-08-31T16:23:00Z">
        <w:r w:rsidR="00783066" w:rsidRPr="00D56521" w:rsidDel="002F5217">
          <w:rPr>
            <w:noProof/>
          </w:rPr>
          <w:delText xml:space="preserve">are </w:delText>
        </w:r>
      </w:del>
      <w:ins w:id="837" w:author="Raphael Malyankar" w:date="2023-08-31T16:23:00Z">
        <w:r w:rsidR="002F5217">
          <w:rPr>
            <w:noProof/>
          </w:rPr>
          <w:t>may be</w:t>
        </w:r>
        <w:r w:rsidR="002F5217" w:rsidRPr="00D56521">
          <w:rPr>
            <w:noProof/>
          </w:rPr>
          <w:t xml:space="preserve"> </w:t>
        </w:r>
      </w:ins>
      <w:r w:rsidR="00783066" w:rsidRPr="00D56521">
        <w:rPr>
          <w:noProof/>
        </w:rPr>
        <w:t>in the same format as chart features, in order to avoid the ECDIS having to deal with two differently coded types of data.</w:t>
      </w:r>
    </w:p>
    <w:p w14:paraId="54C7A8F2" w14:textId="6ED44880" w:rsidR="00783066" w:rsidRPr="00D56521" w:rsidRDefault="00783066" w:rsidP="000A225C">
      <w:pPr>
        <w:spacing w:after="120" w:line="240" w:lineRule="auto"/>
        <w:jc w:val="both"/>
        <w:rPr>
          <w:noProof/>
        </w:rPr>
      </w:pPr>
      <w:r w:rsidRPr="00D56521">
        <w:rPr>
          <w:noProof/>
        </w:rPr>
        <w:lastRenderedPageBreak/>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w:t>
      </w:r>
      <w:del w:id="838" w:author="Raphael Malyankar" w:date="2023-08-31T16:23:00Z">
        <w:r w:rsidR="00527848" w:rsidRPr="00D56521" w:rsidDel="002F5217">
          <w:rPr>
            <w:noProof/>
          </w:rPr>
          <w:delText>232</w:delText>
        </w:r>
      </w:del>
      <w:ins w:id="839" w:author="Raphael Malyankar" w:date="2023-08-31T16:23:00Z">
        <w:r w:rsidR="002F5217">
          <w:rPr>
            <w:noProof/>
          </w:rPr>
          <w:t>530</w:t>
        </w:r>
      </w:ins>
      <w:r w:rsidR="00527848" w:rsidRPr="00D56521">
        <w:rPr>
          <w:noProof/>
        </w:rPr>
        <w:t>(</w:t>
      </w:r>
      <w:del w:id="840" w:author="Raphael Malyankar" w:date="2023-08-31T16:23:00Z">
        <w:r w:rsidR="00527848" w:rsidRPr="00D56521" w:rsidDel="002F5217">
          <w:rPr>
            <w:noProof/>
          </w:rPr>
          <w:delText>82</w:delText>
        </w:r>
      </w:del>
      <w:ins w:id="841" w:author="Raphael Malyankar" w:date="2023-08-31T16:23:00Z">
        <w:r w:rsidR="002F5217">
          <w:rPr>
            <w:noProof/>
          </w:rPr>
          <w:t>106</w:t>
        </w:r>
      </w:ins>
      <w:r w:rsidR="00527848" w:rsidRPr="00D56521">
        <w:rPr>
          <w:noProof/>
        </w:rPr>
        <w:t>)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commentRangeEnd w:id="830"/>
      <w:r w:rsidR="000B58BA">
        <w:rPr>
          <w:rStyle w:val="CommentReference"/>
        </w:rPr>
        <w:commentReference w:id="830"/>
      </w:r>
      <w:commentRangeEnd w:id="831"/>
      <w:r w:rsidR="000B58BA">
        <w:rPr>
          <w:rStyle w:val="CommentReference"/>
        </w:rPr>
        <w:commentReference w:id="831"/>
      </w:r>
    </w:p>
    <w:p w14:paraId="0AA9303F" w14:textId="79EFFC8C" w:rsidR="00783066" w:rsidRPr="00D56521" w:rsidRDefault="00783066" w:rsidP="000A225C">
      <w:pPr>
        <w:spacing w:after="120" w:line="240" w:lineRule="auto"/>
        <w:jc w:val="both"/>
        <w:rPr>
          <w:noProof/>
        </w:rPr>
      </w:pPr>
      <w:r w:rsidRPr="00D56521">
        <w:rPr>
          <w:noProof/>
        </w:rPr>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w:t>
      </w:r>
      <w:del w:id="842" w:author="Raphael Malyankar" w:date="2023-08-31T16:24:00Z">
        <w:r w:rsidRPr="00D56521" w:rsidDel="002F5217">
          <w:rPr>
            <w:noProof/>
          </w:rPr>
          <w:delText>SENC</w:delText>
        </w:r>
      </w:del>
      <w:ins w:id="843" w:author="Raphael Malyankar" w:date="2023-08-31T16:24:00Z">
        <w:r w:rsidR="002F5217">
          <w:rPr>
            <w:noProof/>
          </w:rPr>
          <w:t>System Database</w:t>
        </w:r>
      </w:ins>
      <w:r w:rsidRPr="00D56521">
        <w:rPr>
          <w:noProof/>
        </w:rPr>
        <w:t>,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2DA2DBAE"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 xml:space="preserve">this refers to the contents of the </w:t>
      </w:r>
      <w:del w:id="844" w:author="Raphael Malyankar" w:date="2023-08-31T16:24:00Z">
        <w:r w:rsidRPr="00D56521" w:rsidDel="002F5217">
          <w:rPr>
            <w:noProof/>
          </w:rPr>
          <w:delText>SENC</w:delText>
        </w:r>
      </w:del>
      <w:ins w:id="845" w:author="Raphael Malyankar" w:date="2023-08-31T16:24:00Z">
        <w:r w:rsidR="002F5217">
          <w:rPr>
            <w:noProof/>
          </w:rPr>
          <w:t>System Database</w:t>
        </w:r>
      </w:ins>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rsidP="00A13F5A">
      <w:pPr>
        <w:pStyle w:val="Heading3"/>
        <w:rPr>
          <w:noProof/>
        </w:rPr>
      </w:pPr>
      <w:bookmarkStart w:id="846" w:name="_Ref43255636"/>
      <w:bookmarkStart w:id="847" w:name="_Toc144421258"/>
      <w:r w:rsidRPr="00D56521">
        <w:rPr>
          <w:noProof/>
        </w:rPr>
        <w:t>Mariner’s information on the route monitoring display</w:t>
      </w:r>
      <w:bookmarkEnd w:id="846"/>
      <w:bookmarkEnd w:id="847"/>
    </w:p>
    <w:p w14:paraId="2AFDEEB0" w14:textId="6D3FA9CE"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 xml:space="preserve">ls, lines and areas to the </w:t>
      </w:r>
      <w:del w:id="848" w:author="Raphael Malyankar" w:date="2023-08-31T16:24:00Z">
        <w:r w:rsidR="004A36E8" w:rsidRPr="00D56521" w:rsidDel="00C60446">
          <w:rPr>
            <w:noProof/>
          </w:rPr>
          <w:delText>SENC</w:delText>
        </w:r>
      </w:del>
      <w:ins w:id="849" w:author="Raphael Malyankar" w:date="2023-08-31T16:24:00Z">
        <w:r w:rsidR="00C60446">
          <w:rPr>
            <w:noProof/>
          </w:rPr>
          <w:t>System Database</w:t>
        </w:r>
      </w:ins>
      <w:r w:rsidR="004A36E8" w:rsidRPr="00D56521">
        <w:rPr>
          <w:noProof/>
        </w:rPr>
        <w:t>;</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commentRangeStart w:id="850"/>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commentRangeEnd w:id="850"/>
      <w:r w:rsidR="000B58BA">
        <w:rPr>
          <w:rStyle w:val="CommentReference"/>
        </w:rPr>
        <w:commentReference w:id="850"/>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commentRangeStart w:id="851"/>
      <w:r w:rsidRPr="00D56521">
        <w:rPr>
          <w:noProof/>
        </w:rPr>
        <w:t>Information</w:t>
      </w:r>
      <w:r w:rsidR="0097577E" w:rsidRPr="00D56521">
        <w:rPr>
          <w:noProof/>
        </w:rPr>
        <w:t xml:space="preserve"> </w:t>
      </w:r>
      <w:commentRangeEnd w:id="851"/>
      <w:r w:rsidR="000B58BA">
        <w:rPr>
          <w:rStyle w:val="CommentReference"/>
        </w:rPr>
        <w:commentReference w:id="851"/>
      </w:r>
      <w:r w:rsidR="0097577E" w:rsidRPr="00D56521">
        <w:rPr>
          <w:noProof/>
        </w:rPr>
        <w:t xml:space="preserve">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4382A62C" w:rsidR="0097577E" w:rsidRPr="00D56521" w:rsidRDefault="0097577E" w:rsidP="00A13F5A">
      <w:pPr>
        <w:pStyle w:val="Heading3"/>
        <w:rPr>
          <w:noProof/>
        </w:rPr>
      </w:pPr>
      <w:bookmarkStart w:id="852" w:name="_Ref49449562"/>
      <w:bookmarkStart w:id="853" w:name="_Ref49449973"/>
      <w:bookmarkStart w:id="854" w:name="_Toc144421259"/>
      <w:commentRangeStart w:id="855"/>
      <w:r w:rsidRPr="00D56521">
        <w:rPr>
          <w:noProof/>
        </w:rPr>
        <w:t xml:space="preserve">Manufacturer’s information on the route </w:t>
      </w:r>
      <w:commentRangeStart w:id="856"/>
      <w:del w:id="857" w:author="jonathan pritchard" w:date="2024-05-21T12:45:00Z" w16du:dateUtc="2024-05-21T11:45:00Z">
        <w:r w:rsidRPr="00D56521" w:rsidDel="000B58BA">
          <w:rPr>
            <w:noProof/>
          </w:rPr>
          <w:delText xml:space="preserve">monitoring </w:delText>
        </w:r>
      </w:del>
      <w:ins w:id="858" w:author="jonathan pritchard" w:date="2024-05-21T12:45:00Z" w16du:dateUtc="2024-05-21T11:45:00Z">
        <w:r w:rsidR="000B58BA" w:rsidRPr="00D56521">
          <w:rPr>
            <w:noProof/>
          </w:rPr>
          <w:t xml:space="preserve"> </w:t>
        </w:r>
      </w:ins>
      <w:commentRangeEnd w:id="856"/>
      <w:ins w:id="859" w:author="jonathan pritchard" w:date="2024-05-21T12:46:00Z" w16du:dateUtc="2024-05-21T11:46:00Z">
        <w:r w:rsidR="000B58BA">
          <w:rPr>
            <w:rStyle w:val="CommentReference"/>
            <w:b w:val="0"/>
            <w:bCs w:val="0"/>
          </w:rPr>
          <w:commentReference w:id="856"/>
        </w:r>
      </w:ins>
      <w:r w:rsidRPr="00D56521">
        <w:rPr>
          <w:noProof/>
        </w:rPr>
        <w:t>display</w:t>
      </w:r>
      <w:bookmarkEnd w:id="852"/>
      <w:bookmarkEnd w:id="853"/>
      <w:bookmarkEnd w:id="854"/>
      <w:commentRangeEnd w:id="855"/>
      <w:r w:rsidR="000B58BA">
        <w:rPr>
          <w:rStyle w:val="CommentReference"/>
          <w:b w:val="0"/>
          <w:bCs w:val="0"/>
        </w:rPr>
        <w:commentReference w:id="855"/>
      </w:r>
    </w:p>
    <w:p w14:paraId="511741C1" w14:textId="1042B8A5" w:rsidR="00B562A1" w:rsidRPr="00A13F5A" w:rsidRDefault="00B562A1" w:rsidP="005503A6">
      <w:pPr>
        <w:spacing w:after="60" w:line="240" w:lineRule="auto"/>
        <w:jc w:val="both"/>
        <w:rPr>
          <w:ins w:id="860" w:author="jonathan pritchard" w:date="2024-05-21T12:49:00Z" w16du:dateUtc="2024-05-21T11:49:00Z"/>
          <w:b/>
          <w:bCs/>
        </w:rPr>
      </w:pPr>
      <w:commentRangeStart w:id="861"/>
      <w:ins w:id="862" w:author="jonathan pritchard" w:date="2024-05-21T12:49:00Z" w16du:dateUtc="2024-05-21T11:49:00Z">
        <w:r w:rsidRPr="00A13F5A">
          <w:rPr>
            <w:b/>
            <w:bCs/>
          </w:rPr>
          <w:t xml:space="preserve">ECDIS </w:t>
        </w:r>
      </w:ins>
      <w:ins w:id="863" w:author="jonathan pritchard" w:date="2024-05-28T08:26:00Z" w16du:dateUtc="2024-05-28T07:26:00Z">
        <w:r w:rsidR="00A13F5A">
          <w:rPr>
            <w:b/>
            <w:bCs/>
          </w:rPr>
          <w:t>must</w:t>
        </w:r>
      </w:ins>
      <w:ins w:id="864" w:author="jonathan pritchard" w:date="2024-05-21T12:49:00Z" w16du:dateUtc="2024-05-21T11:49:00Z">
        <w:r w:rsidRPr="00A13F5A">
          <w:rPr>
            <w:b/>
            <w:bCs/>
          </w:rPr>
          <w:t xml:space="preserve"> also be capable of accepting updates to the ENDS data entered manually with simple means for verification prior to the final acceptance of the data. They </w:t>
        </w:r>
      </w:ins>
      <w:ins w:id="865" w:author="jonathan pritchard" w:date="2024-05-30T07:56:00Z" w16du:dateUtc="2024-05-30T06:56:00Z">
        <w:r w:rsidR="00B33381">
          <w:rPr>
            <w:b/>
            <w:bCs/>
          </w:rPr>
          <w:t>must</w:t>
        </w:r>
      </w:ins>
      <w:ins w:id="866" w:author="jonathan pritchard" w:date="2024-05-21T12:49:00Z" w16du:dateUtc="2024-05-21T11:49:00Z">
        <w:r w:rsidRPr="00A13F5A">
          <w:rPr>
            <w:b/>
            <w:bCs/>
          </w:rPr>
          <w:t xml:space="preserve"> be distinguishable on the display from ENDS information and its official updates and not affect display legibility</w:t>
        </w:r>
        <w:commentRangeEnd w:id="861"/>
        <w:r w:rsidRPr="00A13F5A">
          <w:rPr>
            <w:rStyle w:val="CommentReference"/>
            <w:b/>
            <w:bCs/>
          </w:rPr>
          <w:commentReference w:id="861"/>
        </w:r>
      </w:ins>
    </w:p>
    <w:p w14:paraId="70FB6D0D" w14:textId="77777777" w:rsidR="00B562A1" w:rsidRDefault="00B562A1" w:rsidP="005503A6">
      <w:pPr>
        <w:spacing w:after="60" w:line="240" w:lineRule="auto"/>
        <w:jc w:val="both"/>
        <w:rPr>
          <w:ins w:id="867" w:author="jonathan pritchard" w:date="2024-05-21T12:49:00Z" w16du:dateUtc="2024-05-21T11:49:00Z"/>
          <w:noProof/>
        </w:rPr>
      </w:pPr>
    </w:p>
    <w:p w14:paraId="08FDFD97" w14:textId="0D7809A9" w:rsidR="0097577E" w:rsidRPr="00D56521" w:rsidRDefault="0097577E" w:rsidP="005503A6">
      <w:pPr>
        <w:spacing w:after="60" w:line="240" w:lineRule="auto"/>
        <w:jc w:val="both"/>
        <w:rPr>
          <w:noProof/>
        </w:rPr>
      </w:pPr>
      <w:r w:rsidRPr="00D56521">
        <w:rPr>
          <w:noProof/>
        </w:rPr>
        <w:t xml:space="preserve">If the </w:t>
      </w:r>
      <w:commentRangeStart w:id="868"/>
      <w:commentRangeStart w:id="869"/>
      <w:r w:rsidRPr="00D56521">
        <w:rPr>
          <w:noProof/>
        </w:rPr>
        <w:t>manufacturer</w:t>
      </w:r>
      <w:commentRangeEnd w:id="868"/>
      <w:r w:rsidR="000B58BA">
        <w:rPr>
          <w:rStyle w:val="CommentReference"/>
        </w:rPr>
        <w:commentReference w:id="868"/>
      </w:r>
      <w:commentRangeEnd w:id="869"/>
      <w:r w:rsidR="000B58BA">
        <w:rPr>
          <w:rStyle w:val="CommentReference"/>
        </w:rPr>
        <w:commentReference w:id="869"/>
      </w:r>
      <w:r w:rsidRPr="00D56521">
        <w:rPr>
          <w:noProof/>
        </w:rPr>
        <w:t xml:space="preserve"> should add non-chart information to the </w:t>
      </w:r>
      <w:del w:id="870" w:author="Raphael Malyankar" w:date="2023-08-31T16:25:00Z">
        <w:r w:rsidRPr="00D56521" w:rsidDel="00C60446">
          <w:rPr>
            <w:noProof/>
          </w:rPr>
          <w:delText>SENC</w:delText>
        </w:r>
      </w:del>
      <w:ins w:id="871" w:author="Raphael Malyankar" w:date="2023-08-31T16:25:00Z">
        <w:r w:rsidR="00C60446">
          <w:rPr>
            <w:noProof/>
          </w:rPr>
          <w:t>System Database</w:t>
        </w:r>
      </w:ins>
      <w:r w:rsidRPr="00D56521">
        <w:rPr>
          <w:noProof/>
        </w:rPr>
        <w:t>,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0812D70B" w:rsidR="0097577E" w:rsidRPr="00D56521" w:rsidRDefault="0097577E" w:rsidP="005503A6">
      <w:pPr>
        <w:spacing w:after="60" w:line="240" w:lineRule="auto"/>
        <w:jc w:val="both"/>
        <w:rPr>
          <w:noProof/>
        </w:rPr>
      </w:pPr>
      <w:commentRangeStart w:id="872"/>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w:t>
      </w:r>
      <w:del w:id="873" w:author="Raphael Malyankar" w:date="2023-08-31T16:25:00Z">
        <w:r w:rsidRPr="00D56521" w:rsidDel="00C60446">
          <w:rPr>
            <w:noProof/>
          </w:rPr>
          <w:delText xml:space="preserve">SENC </w:delText>
        </w:r>
      </w:del>
      <w:ins w:id="874" w:author="Raphael Malyankar" w:date="2023-08-31T16:25:00Z">
        <w:r w:rsidR="00C60446">
          <w:rPr>
            <w:noProof/>
          </w:rPr>
          <w:t>System Database,</w:t>
        </w:r>
        <w:r w:rsidR="00C60446" w:rsidRPr="00D56521">
          <w:rPr>
            <w:noProof/>
          </w:rPr>
          <w:t xml:space="preserve"> </w:t>
        </w:r>
      </w:ins>
      <w:r w:rsidRPr="00D56521">
        <w:rPr>
          <w:noProof/>
        </w:rPr>
        <w:t xml:space="preserve">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commentRangeEnd w:id="872"/>
      <w:r w:rsidR="001537EB">
        <w:rPr>
          <w:rStyle w:val="CommentReference"/>
        </w:rPr>
        <w:commentReference w:id="872"/>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lastRenderedPageBreak/>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rsidP="00A13F5A">
      <w:pPr>
        <w:pStyle w:val="Heading3"/>
        <w:rPr>
          <w:noProof/>
        </w:rPr>
      </w:pPr>
      <w:bookmarkStart w:id="875" w:name="_Ref49484794"/>
      <w:bookmarkStart w:id="876" w:name="_Toc144421260"/>
      <w:r w:rsidRPr="00D56521">
        <w:rPr>
          <w:noProof/>
        </w:rPr>
        <w:t>Supplemental display items</w:t>
      </w:r>
      <w:bookmarkEnd w:id="875"/>
      <w:bookmarkEnd w:id="876"/>
    </w:p>
    <w:p w14:paraId="0F2601E8" w14:textId="0789577A" w:rsidR="00282925" w:rsidRPr="00D56521" w:rsidRDefault="00282925" w:rsidP="00101E07">
      <w:pPr>
        <w:spacing w:after="60" w:line="240" w:lineRule="auto"/>
        <w:jc w:val="both"/>
        <w:rPr>
          <w:noProof/>
        </w:rPr>
      </w:pPr>
      <w:r w:rsidRPr="00D56521">
        <w:rPr>
          <w:noProof/>
        </w:rPr>
        <w:t xml:space="preserve">The following information </w:t>
      </w:r>
      <w:commentRangeStart w:id="877"/>
      <w:r w:rsidRPr="00D56521">
        <w:rPr>
          <w:noProof/>
        </w:rPr>
        <w:t xml:space="preserve">should </w:t>
      </w:r>
      <w:commentRangeEnd w:id="877"/>
      <w:r w:rsidR="00B33381">
        <w:rPr>
          <w:rStyle w:val="CommentReference"/>
        </w:rPr>
        <w:commentReference w:id="877"/>
      </w:r>
      <w:ins w:id="878" w:author="jonathan pritchard" w:date="2024-05-30T08:02:00Z" w16du:dateUtc="2024-05-30T07:02:00Z">
        <w:r w:rsidR="00B33381">
          <w:rPr>
            <w:noProof/>
          </w:rPr>
          <w:t>i</w:t>
        </w:r>
      </w:ins>
      <w:r w:rsidRPr="00D56521">
        <w:rPr>
          <w:noProof/>
        </w:rPr>
        <w:t>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ins w:id="879" w:author="jonathan pritchard" w:date="2024-05-21T12:55:00Z" w16du:dateUtc="2024-05-21T11:55:00Z">
        <w:r w:rsidR="008C77AA">
          <w:rPr>
            <w:noProof/>
          </w:rPr>
          <w:t xml:space="preserve"> (See </w:t>
        </w:r>
        <w:r w:rsidR="008C77AA">
          <w:rPr>
            <w:noProof/>
          </w:rPr>
          <w:fldChar w:fldCharType="begin"/>
        </w:r>
        <w:r w:rsidR="008C77AA">
          <w:rPr>
            <w:noProof/>
          </w:rPr>
          <w:instrText xml:space="preserve"> REF _Ref167188547 \r \h </w:instrText>
        </w:r>
      </w:ins>
      <w:r w:rsidR="008C77AA">
        <w:rPr>
          <w:noProof/>
        </w:rPr>
      </w:r>
      <w:r w:rsidR="008C77AA">
        <w:rPr>
          <w:noProof/>
        </w:rPr>
        <w:fldChar w:fldCharType="separate"/>
      </w:r>
      <w:ins w:id="880" w:author="jonathan pritchard" w:date="2024-05-21T12:55:00Z" w16du:dateUtc="2024-05-21T11:55:00Z">
        <w:r w:rsidR="008C77AA">
          <w:rPr>
            <w:noProof/>
          </w:rPr>
          <w:t>C-9.1.6</w:t>
        </w:r>
        <w:r w:rsidR="008C77AA">
          <w:rPr>
            <w:noProof/>
          </w:rPr>
          <w:fldChar w:fldCharType="end"/>
        </w:r>
        <w:r w:rsidR="008C77AA">
          <w:rPr>
            <w:noProof/>
          </w:rPr>
          <w:t>)</w:t>
        </w:r>
      </w:ins>
      <w:r w:rsidR="00282925" w:rsidRPr="00D56521">
        <w:rPr>
          <w:noProof/>
        </w:rPr>
        <w:t>;</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5B091F47"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ins w:id="881" w:author="jonathan pritchard" w:date="2024-05-22T13:05:00Z" w16du:dateUtc="2024-05-22T12:05:00Z">
        <w:r w:rsidR="003222A6">
          <w:rPr>
            <w:noProof/>
          </w:rPr>
          <w:t xml:space="preserve"> (available from IHO S-164)</w:t>
        </w:r>
      </w:ins>
      <w:r w:rsidRPr="00D56521">
        <w:rPr>
          <w:noProof/>
        </w:rPr>
        <w:t>;</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A13F5A" w:rsidRDefault="00114C67" w:rsidP="00AE2737">
      <w:pPr>
        <w:pStyle w:val="ListParagraph"/>
        <w:numPr>
          <w:ilvl w:val="0"/>
          <w:numId w:val="25"/>
        </w:numPr>
        <w:spacing w:after="0" w:line="240" w:lineRule="auto"/>
        <w:ind w:hanging="357"/>
        <w:jc w:val="both"/>
        <w:rPr>
          <w:noProof/>
          <w:highlight w:val="yellow"/>
        </w:rPr>
      </w:pPr>
      <w:commentRangeStart w:id="882"/>
      <w:commentRangeStart w:id="883"/>
      <w:r w:rsidRPr="00A13F5A">
        <w:rPr>
          <w:noProof/>
          <w:highlight w:val="yellow"/>
        </w:rPr>
        <w:t>Details of navigational warnings</w:t>
      </w:r>
      <w:r w:rsidR="000110DC" w:rsidRPr="00A13F5A">
        <w:rPr>
          <w:noProof/>
          <w:highlight w:val="yellow"/>
        </w:rPr>
        <w:t xml:space="preserve">, </w:t>
      </w:r>
      <w:r w:rsidR="00967BCD" w:rsidRPr="00A13F5A">
        <w:rPr>
          <w:noProof/>
          <w:highlight w:val="yellow"/>
        </w:rPr>
        <w:t>accessible in</w:t>
      </w:r>
      <w:r w:rsidR="00605240" w:rsidRPr="00A13F5A">
        <w:rPr>
          <w:noProof/>
          <w:highlight w:val="yellow"/>
        </w:rPr>
        <w:t xml:space="preserve"> the following categories</w:t>
      </w:r>
      <w:r w:rsidR="00967BCD" w:rsidRPr="00A13F5A">
        <w:rPr>
          <w:noProof/>
          <w:highlight w:val="yellow"/>
        </w:rPr>
        <w:t xml:space="preserve"> (this is the min</w:t>
      </w:r>
      <w:r w:rsidR="00825622" w:rsidRPr="00A13F5A">
        <w:rPr>
          <w:noProof/>
          <w:highlight w:val="yellow"/>
        </w:rPr>
        <w:t>i</w:t>
      </w:r>
      <w:r w:rsidR="000D5648" w:rsidRPr="00A13F5A">
        <w:rPr>
          <w:noProof/>
          <w:highlight w:val="yellow"/>
        </w:rPr>
        <w:t>mum set;</w:t>
      </w:r>
      <w:r w:rsidR="00967BCD" w:rsidRPr="00A13F5A">
        <w:rPr>
          <w:noProof/>
          <w:highlight w:val="yellow"/>
        </w:rPr>
        <w:t xml:space="preserve"> manufacturers may add other categories </w:t>
      </w:r>
      <w:r w:rsidR="0085187C" w:rsidRPr="00A13F5A">
        <w:rPr>
          <w:noProof/>
          <w:highlight w:val="yellow"/>
        </w:rPr>
        <w:t>or</w:t>
      </w:r>
      <w:r w:rsidR="00967BCD" w:rsidRPr="00A13F5A">
        <w:rPr>
          <w:noProof/>
          <w:highlight w:val="yellow"/>
        </w:rPr>
        <w:t xml:space="preserve"> access methods</w:t>
      </w:r>
      <w:r w:rsidR="00366013" w:rsidRPr="00A13F5A">
        <w:rPr>
          <w:noProof/>
          <w:highlight w:val="yellow"/>
        </w:rPr>
        <w:t>, or substitute equivalent methods</w:t>
      </w:r>
      <w:r w:rsidR="00967BCD" w:rsidRPr="00A13F5A">
        <w:rPr>
          <w:noProof/>
          <w:highlight w:val="yellow"/>
        </w:rPr>
        <w:t>)</w:t>
      </w:r>
      <w:r w:rsidR="00115864" w:rsidRPr="00A13F5A">
        <w:rPr>
          <w:noProof/>
          <w:highlight w:val="yellow"/>
        </w:rPr>
        <w:t>:</w:t>
      </w:r>
    </w:p>
    <w:p w14:paraId="20833CF7" w14:textId="5B91325A"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R</w:t>
      </w:r>
      <w:r w:rsidR="00114C67" w:rsidRPr="00A13F5A">
        <w:rPr>
          <w:noProof/>
          <w:highlight w:val="yellow"/>
        </w:rPr>
        <w:t>esult of “cursor query” on MSI</w:t>
      </w:r>
      <w:r w:rsidR="00605240" w:rsidRPr="00A13F5A">
        <w:rPr>
          <w:noProof/>
          <w:highlight w:val="yellow"/>
        </w:rPr>
        <w:t xml:space="preserve"> feature(s)</w:t>
      </w:r>
      <w:r w:rsidR="00115864" w:rsidRPr="00A13F5A">
        <w:rPr>
          <w:noProof/>
          <w:highlight w:val="yellow"/>
        </w:rPr>
        <w:t>;</w:t>
      </w:r>
    </w:p>
    <w:p w14:paraId="2B480071" w14:textId="457A0A3D"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S</w:t>
      </w:r>
      <w:r w:rsidR="00115864" w:rsidRPr="00A13F5A">
        <w:rPr>
          <w:noProof/>
          <w:highlight w:val="yellow"/>
        </w:rPr>
        <w:t xml:space="preserve">election from a list of navigational warnings </w:t>
      </w:r>
      <w:r w:rsidR="000110DC" w:rsidRPr="00A13F5A">
        <w:rPr>
          <w:noProof/>
          <w:highlight w:val="yellow"/>
        </w:rPr>
        <w:t xml:space="preserve">provided </w:t>
      </w:r>
      <w:r w:rsidR="00115864" w:rsidRPr="00A13F5A">
        <w:rPr>
          <w:noProof/>
          <w:highlight w:val="yellow"/>
        </w:rPr>
        <w:t>elsewhere</w:t>
      </w:r>
      <w:r w:rsidR="000110DC" w:rsidRPr="00A13F5A">
        <w:rPr>
          <w:noProof/>
          <w:highlight w:val="yellow"/>
        </w:rPr>
        <w:t xml:space="preserve"> (outside the chart graphic)</w:t>
      </w:r>
      <w:r w:rsidR="00115864" w:rsidRPr="00A13F5A">
        <w:rPr>
          <w:noProof/>
          <w:highlight w:val="yellow"/>
        </w:rPr>
        <w:t xml:space="preserve"> on the </w:t>
      </w:r>
      <w:r w:rsidR="000110DC" w:rsidRPr="00A13F5A">
        <w:rPr>
          <w:noProof/>
          <w:highlight w:val="yellow"/>
        </w:rPr>
        <w:t xml:space="preserve">same </w:t>
      </w:r>
      <w:r w:rsidR="00115864" w:rsidRPr="00A13F5A">
        <w:rPr>
          <w:noProof/>
          <w:highlight w:val="yellow"/>
        </w:rPr>
        <w:t>screen</w:t>
      </w:r>
      <w:r w:rsidR="000110DC" w:rsidRPr="00A13F5A">
        <w:rPr>
          <w:noProof/>
          <w:highlight w:val="yellow"/>
        </w:rPr>
        <w:t>,</w:t>
      </w:r>
      <w:r w:rsidR="00115864" w:rsidRPr="00A13F5A">
        <w:rPr>
          <w:noProof/>
          <w:highlight w:val="yellow"/>
        </w:rPr>
        <w:t xml:space="preserve"> or </w:t>
      </w:r>
      <w:r w:rsidR="000110DC" w:rsidRPr="00A13F5A">
        <w:rPr>
          <w:noProof/>
          <w:highlight w:val="yellow"/>
        </w:rPr>
        <w:t xml:space="preserve">on </w:t>
      </w:r>
      <w:r w:rsidR="00115864" w:rsidRPr="00A13F5A">
        <w:rPr>
          <w:noProof/>
          <w:highlight w:val="yellow"/>
        </w:rPr>
        <w:t>an additional graphic or text display</w:t>
      </w:r>
      <w:r w:rsidR="00605240" w:rsidRPr="00A13F5A">
        <w:rPr>
          <w:noProof/>
          <w:highlight w:val="yellow"/>
        </w:rPr>
        <w:t>;</w:t>
      </w:r>
    </w:p>
    <w:p w14:paraId="784C049B" w14:textId="50B00028"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605240" w:rsidRPr="00A13F5A">
        <w:rPr>
          <w:noProof/>
          <w:highlight w:val="yellow"/>
        </w:rPr>
        <w:t xml:space="preserve"> </w:t>
      </w:r>
      <w:r w:rsidR="00EA6550" w:rsidRPr="00A13F5A">
        <w:rPr>
          <w:noProof/>
          <w:highlight w:val="yellow"/>
        </w:rPr>
        <w:t xml:space="preserve">from </w:t>
      </w:r>
      <w:r w:rsidR="00605240" w:rsidRPr="00A13F5A">
        <w:rPr>
          <w:noProof/>
          <w:highlight w:val="yellow"/>
        </w:rPr>
        <w:t>the vessel’s current position;</w:t>
      </w:r>
    </w:p>
    <w:p w14:paraId="05098FD6" w14:textId="075604A3"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115864" w:rsidRPr="00A13F5A">
        <w:rPr>
          <w:noProof/>
          <w:highlight w:val="yellow"/>
        </w:rPr>
        <w:t xml:space="preserve"> </w:t>
      </w:r>
      <w:r w:rsidR="00CC7F60" w:rsidRPr="00A13F5A">
        <w:rPr>
          <w:noProof/>
          <w:highlight w:val="yellow"/>
        </w:rPr>
        <w:t xml:space="preserve">from </w:t>
      </w:r>
      <w:r w:rsidR="00115864" w:rsidRPr="00A13F5A">
        <w:rPr>
          <w:noProof/>
          <w:highlight w:val="yellow"/>
        </w:rPr>
        <w:t>the planned route (</w:t>
      </w:r>
      <w:r w:rsidR="0083025A" w:rsidRPr="00A13F5A">
        <w:rPr>
          <w:noProof/>
          <w:highlight w:val="yellow"/>
        </w:rPr>
        <w:t>the same distance as the previous item</w:t>
      </w:r>
      <w:r w:rsidR="00115864" w:rsidRPr="00A13F5A">
        <w:rPr>
          <w:noProof/>
          <w:highlight w:val="yellow"/>
        </w:rPr>
        <w:t>);</w:t>
      </w:r>
    </w:p>
    <w:p w14:paraId="3A40E05A" w14:textId="584A6565" w:rsidR="00B562A1" w:rsidRPr="00A13F5A" w:rsidRDefault="000D5648" w:rsidP="00B562A1">
      <w:pPr>
        <w:pStyle w:val="ListParagraph"/>
        <w:numPr>
          <w:ilvl w:val="1"/>
          <w:numId w:val="25"/>
        </w:numPr>
        <w:spacing w:after="120" w:line="240" w:lineRule="auto"/>
        <w:ind w:left="1434" w:hanging="357"/>
        <w:jc w:val="both"/>
        <w:rPr>
          <w:ins w:id="884" w:author="jonathan pritchard" w:date="2024-05-21T12:50:00Z" w16du:dateUtc="2024-05-21T11:50:00Z"/>
          <w:noProof/>
          <w:highlight w:val="yellow"/>
        </w:rPr>
      </w:pPr>
      <w:r w:rsidRPr="00A13F5A">
        <w:rPr>
          <w:noProof/>
          <w:highlight w:val="yellow"/>
        </w:rPr>
        <w:t>I</w:t>
      </w:r>
      <w:r w:rsidR="00115864" w:rsidRPr="00A13F5A">
        <w:rPr>
          <w:noProof/>
          <w:highlight w:val="yellow"/>
        </w:rPr>
        <w:t>n the local</w:t>
      </w:r>
      <w:r w:rsidR="00605240" w:rsidRPr="00A13F5A">
        <w:rPr>
          <w:noProof/>
          <w:highlight w:val="yellow"/>
        </w:rPr>
        <w:t xml:space="preserve"> </w:t>
      </w:r>
      <w:r w:rsidR="00115864" w:rsidRPr="00A13F5A">
        <w:rPr>
          <w:noProof/>
          <w:highlight w:val="yellow"/>
        </w:rPr>
        <w:t>NAVA</w:t>
      </w:r>
      <w:r w:rsidR="00745E44" w:rsidRPr="00A13F5A">
        <w:rPr>
          <w:noProof/>
          <w:highlight w:val="yellow"/>
        </w:rPr>
        <w:t>REA</w:t>
      </w:r>
      <w:r w:rsidR="00115864" w:rsidRPr="00A13F5A">
        <w:rPr>
          <w:noProof/>
          <w:highlight w:val="yellow"/>
        </w:rPr>
        <w:t>, and neighbouring area when the vessel is near a NAVAREA boundary.</w:t>
      </w:r>
      <w:commentRangeEnd w:id="882"/>
      <w:r w:rsidR="00B562A1" w:rsidRPr="00A13F5A">
        <w:rPr>
          <w:rStyle w:val="CommentReference"/>
          <w:highlight w:val="yellow"/>
        </w:rPr>
        <w:commentReference w:id="882"/>
      </w:r>
      <w:commentRangeEnd w:id="883"/>
      <w:r w:rsidR="00B562A1" w:rsidRPr="00A13F5A">
        <w:rPr>
          <w:rStyle w:val="CommentReference"/>
          <w:highlight w:val="yellow"/>
        </w:rPr>
        <w:commentReference w:id="883"/>
      </w:r>
    </w:p>
    <w:p w14:paraId="6FCFE1DF" w14:textId="07091BE1" w:rsidR="00B562A1" w:rsidRDefault="00B562A1" w:rsidP="00A13F5A">
      <w:pPr>
        <w:spacing w:after="120" w:line="240" w:lineRule="auto"/>
        <w:jc w:val="both"/>
        <w:rPr>
          <w:ins w:id="885" w:author="jonathan pritchard" w:date="2024-05-28T08:27:00Z" w16du:dateUtc="2024-05-28T07:27:00Z"/>
          <w:b/>
          <w:bCs/>
          <w:noProof/>
        </w:rPr>
      </w:pPr>
      <w:ins w:id="886" w:author="jonathan pritchard" w:date="2024-05-21T12:51:00Z" w16du:dateUtc="2024-05-21T11:51:00Z">
        <w:r w:rsidRPr="00A13F5A">
          <w:rPr>
            <w:b/>
            <w:bCs/>
            <w:noProof/>
          </w:rPr>
          <w:t>[</w:t>
        </w:r>
      </w:ins>
      <w:ins w:id="887" w:author="jonathan pritchard" w:date="2024-05-28T08:27:00Z" w16du:dateUtc="2024-05-28T07:27:00Z">
        <w:r w:rsidR="00A13F5A">
          <w:rPr>
            <w:b/>
            <w:bCs/>
            <w:noProof/>
          </w:rPr>
          <w:t xml:space="preserve">Refer to </w:t>
        </w:r>
      </w:ins>
      <w:ins w:id="888" w:author="jonathan pritchard" w:date="2024-05-21T12:51:00Z" w16du:dateUtc="2024-05-21T11:51:00Z">
        <w:r w:rsidRPr="00A13F5A">
          <w:rPr>
            <w:b/>
            <w:bCs/>
            <w:noProof/>
          </w:rPr>
          <w:t>NAVIGATIONAL WARNINGS SUBSECTION]</w:t>
        </w:r>
      </w:ins>
    </w:p>
    <w:p w14:paraId="73238D0E" w14:textId="77777777" w:rsidR="00A13F5A" w:rsidRDefault="00A13F5A" w:rsidP="00A13F5A">
      <w:pPr>
        <w:spacing w:after="120" w:line="240" w:lineRule="auto"/>
        <w:jc w:val="both"/>
        <w:rPr>
          <w:ins w:id="889"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890" w:name="_Toc144421261"/>
      <w:commentRangeStart w:id="891"/>
      <w:commentRangeStart w:id="892"/>
      <w:r w:rsidRPr="00D56521">
        <w:rPr>
          <w:noProof/>
        </w:rPr>
        <w:t>Units</w:t>
      </w:r>
      <w:bookmarkEnd w:id="890"/>
      <w:commentRangeEnd w:id="891"/>
      <w:r w:rsidR="00284A82">
        <w:rPr>
          <w:rStyle w:val="CommentReference"/>
          <w:b w:val="0"/>
          <w:bCs w:val="0"/>
        </w:rPr>
        <w:commentReference w:id="891"/>
      </w:r>
      <w:commentRangeEnd w:id="892"/>
      <w:r w:rsidR="00B33381">
        <w:rPr>
          <w:rStyle w:val="CommentReference"/>
          <w:b w:val="0"/>
          <w:bCs w:val="0"/>
        </w:rPr>
        <w:commentReference w:id="892"/>
      </w:r>
    </w:p>
    <w:p w14:paraId="4C68B880" w14:textId="0EEDF8D6" w:rsidR="00282925" w:rsidRDefault="00282925" w:rsidP="000D5648">
      <w:pPr>
        <w:spacing w:after="60" w:line="240" w:lineRule="auto"/>
        <w:jc w:val="both"/>
        <w:rPr>
          <w:ins w:id="893" w:author="jonathan pritchard" w:date="2024-01-15T10:53:00Z"/>
          <w:noProof/>
        </w:rPr>
      </w:pPr>
      <w:r w:rsidRPr="00D56521">
        <w:rPr>
          <w:noProof/>
        </w:rPr>
        <w:t>The units listed below should be indicated in the display legend:</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lastRenderedPageBreak/>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894" w:name="_Toc144421262"/>
      <w:bookmarkStart w:id="895" w:name="_Ref167188547"/>
      <w:r w:rsidRPr="00D56521">
        <w:rPr>
          <w:noProof/>
        </w:rPr>
        <w:t>Legend</w:t>
      </w:r>
      <w:bookmarkEnd w:id="894"/>
      <w:bookmarkEnd w:id="895"/>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896"/>
      <w:commentRangeStart w:id="897"/>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896"/>
      <w:r w:rsidR="008C77AA">
        <w:rPr>
          <w:rStyle w:val="CommentReference"/>
        </w:rPr>
        <w:commentReference w:id="896"/>
      </w:r>
      <w:commentRangeEnd w:id="897"/>
      <w:r w:rsidR="008C77AA">
        <w:rPr>
          <w:rStyle w:val="CommentReference"/>
        </w:rPr>
        <w:commentReference w:id="897"/>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commentRangeStart w:id="898"/>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898"/>
      <w:r w:rsidR="008C77AA">
        <w:rPr>
          <w:rStyle w:val="CommentReference"/>
        </w:rPr>
        <w:commentReference w:id="898"/>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899" w:name="_Toc144421263"/>
      <w:commentRangeStart w:id="900"/>
      <w:commentRangeStart w:id="901"/>
      <w:commentRangeStart w:id="902"/>
      <w:r w:rsidRPr="00D56521">
        <w:rPr>
          <w:noProof/>
        </w:rPr>
        <w:t>Priority of information</w:t>
      </w:r>
      <w:bookmarkEnd w:id="899"/>
      <w:commentRangeEnd w:id="900"/>
      <w:r w:rsidR="00E66D12">
        <w:rPr>
          <w:rStyle w:val="CommentReference"/>
          <w:rFonts w:eastAsia="MS Mincho"/>
          <w:b w:val="0"/>
          <w:bCs w:val="0"/>
        </w:rPr>
        <w:commentReference w:id="900"/>
      </w:r>
      <w:commentRangeEnd w:id="901"/>
      <w:r w:rsidR="00DB6416">
        <w:rPr>
          <w:rStyle w:val="CommentReference"/>
          <w:rFonts w:eastAsia="MS Mincho"/>
          <w:b w:val="0"/>
          <w:bCs w:val="0"/>
        </w:rPr>
        <w:commentReference w:id="901"/>
      </w:r>
      <w:ins w:id="903" w:author="jonathan pritchard" w:date="2024-01-15T10:53:00Z">
        <w:r w:rsidR="009A245C">
          <w:rPr>
            <w:noProof/>
          </w:rPr>
          <w:t xml:space="preserve"> [</w:t>
        </w:r>
      </w:ins>
      <w:ins w:id="904" w:author="jonathan pritchard" w:date="2024-05-30T08:08:00Z" w16du:dateUtc="2024-05-30T07:08:00Z">
        <w:r w:rsidR="0064471E">
          <w:rPr>
            <w:noProof/>
          </w:rPr>
          <w:t>Informative</w:t>
        </w:r>
      </w:ins>
      <w:ins w:id="905" w:author="jonathan pritchard" w:date="2024-01-15T10:53:00Z">
        <w:r w:rsidR="009A245C">
          <w:rPr>
            <w:noProof/>
          </w:rPr>
          <w:t>]</w:t>
        </w:r>
      </w:ins>
    </w:p>
    <w:p w14:paraId="48C6DDC4" w14:textId="7F00C2B6" w:rsidR="00145602" w:rsidRPr="00D56521" w:rsidRDefault="00950DDE" w:rsidP="00214B3A">
      <w:pPr>
        <w:pStyle w:val="Heading3"/>
        <w:rPr>
          <w:noProof/>
        </w:rPr>
      </w:pPr>
      <w:bookmarkStart w:id="906" w:name="_Toc144421264"/>
      <w:r w:rsidRPr="00D56521">
        <w:rPr>
          <w:noProof/>
        </w:rPr>
        <w:t>Priority layers</w:t>
      </w:r>
      <w:bookmarkEnd w:id="906"/>
    </w:p>
    <w:p w14:paraId="46C1AD56" w14:textId="7485BF42"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del w:id="907" w:author="Raphael Malyankar" w:date="2023-08-31T16:28:00Z">
        <w:r w:rsidRPr="00D56521" w:rsidDel="00C60446">
          <w:rPr>
            <w:noProof/>
          </w:rPr>
          <w:delText xml:space="preserve">SENC </w:delText>
        </w:r>
      </w:del>
      <w:ins w:id="908" w:author="Raphael Malyankar" w:date="2023-08-31T16:28:00Z">
        <w:r w:rsidR="00C60446">
          <w:rPr>
            <w:noProof/>
          </w:rPr>
          <w:t>System Database</w:t>
        </w:r>
        <w:r w:rsidR="00C60446" w:rsidRPr="00D56521">
          <w:rPr>
            <w:noProof/>
          </w:rPr>
          <w:t xml:space="preserve"> </w:t>
        </w:r>
      </w:ins>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del w:id="909" w:author="Raphael Malyankar" w:date="2023-08-31T16:28:00Z">
        <w:r w:rsidR="00180D76" w:rsidRPr="00D56521" w:rsidDel="00C60446">
          <w:rPr>
            <w:noProof/>
          </w:rPr>
          <w:delText>232(82)</w:delText>
        </w:r>
      </w:del>
      <w:ins w:id="910" w:author="Raphael Malyankar" w:date="2023-08-31T16:28:00Z">
        <w:r w:rsidR="00C60446">
          <w:rPr>
            <w:noProof/>
          </w:rPr>
          <w:t>530(106)</w:t>
        </w:r>
      </w:ins>
      <w:r w:rsidR="00180D76" w:rsidRPr="00D56521">
        <w:rPr>
          <w:noProof/>
        </w:rPr>
        <w:t>,</w:t>
      </w:r>
      <w:del w:id="911" w:author="Raphael Malyankar" w:date="2023-08-31T16:27:00Z">
        <w:r w:rsidRPr="00D56521" w:rsidDel="00C60446">
          <w:rPr>
            <w:noProof/>
          </w:rPr>
          <w:delText xml:space="preserve"> section 3 and</w:delText>
        </w:r>
      </w:del>
      <w:r w:rsidRPr="00D56521">
        <w:rPr>
          <w:noProof/>
        </w:rPr>
        <w:t xml:space="preserve"> Appendix 2).</w:t>
      </w:r>
      <w:commentRangeEnd w:id="902"/>
      <w:r w:rsidR="00F24086">
        <w:rPr>
          <w:rStyle w:val="CommentReference"/>
        </w:rPr>
        <w:commentReference w:id="902"/>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 xml:space="preserve">priority </w:t>
      </w:r>
      <w:commentRangeStart w:id="912"/>
      <w:r w:rsidRPr="00D56521">
        <w:rPr>
          <w:noProof/>
        </w:rPr>
        <w:t xml:space="preserve">layers </w:t>
      </w:r>
      <w:commentRangeEnd w:id="912"/>
      <w:r w:rsidR="005E1EEA">
        <w:rPr>
          <w:rStyle w:val="CommentReference"/>
        </w:rPr>
        <w:commentReference w:id="912"/>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33F4CD6A" w:rsidR="00766D80" w:rsidRPr="00D56521" w:rsidRDefault="00766D80" w:rsidP="00AE2737">
      <w:pPr>
        <w:pStyle w:val="ListParagraph"/>
        <w:numPr>
          <w:ilvl w:val="0"/>
          <w:numId w:val="26"/>
        </w:numPr>
        <w:spacing w:after="60" w:line="240" w:lineRule="auto"/>
        <w:jc w:val="both"/>
        <w:rPr>
          <w:noProof/>
        </w:rPr>
      </w:pPr>
      <w:commentRangeStart w:id="913"/>
      <w:r w:rsidRPr="00D56521">
        <w:rPr>
          <w:noProof/>
        </w:rPr>
        <w:t xml:space="preserve">ECDIS visual </w:t>
      </w:r>
      <w:del w:id="914" w:author="jonathan pritchard" w:date="2024-05-21T10:39:00Z" w16du:dateUtc="2024-05-21T09:39:00Z">
        <w:r w:rsidRPr="00D56521" w:rsidDel="00C0149A">
          <w:rPr>
            <w:noProof/>
          </w:rPr>
          <w:delText>alarms</w:delText>
        </w:r>
      </w:del>
      <w:ins w:id="915" w:author="jonathan pritchard" w:date="2024-05-21T10:39:00Z" w16du:dateUtc="2024-05-21T09:39:00Z">
        <w:r w:rsidR="00C0149A">
          <w:rPr>
            <w:noProof/>
          </w:rPr>
          <w:t>alerts</w:t>
        </w:r>
      </w:ins>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913"/>
      <w:r w:rsidR="00DB6416">
        <w:rPr>
          <w:rStyle w:val="CommentReference"/>
        </w:rPr>
        <w:commentReference w:id="913"/>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34DBC469" w:rsidR="00766D80" w:rsidRPr="00D56521" w:rsidDel="005E1EEA" w:rsidRDefault="005E1EEA" w:rsidP="00D21916">
      <w:pPr>
        <w:spacing w:after="120" w:line="240" w:lineRule="auto"/>
        <w:jc w:val="both"/>
        <w:rPr>
          <w:del w:id="916" w:author="jonathan pritchard" w:date="2024-05-21T13:02:00Z" w16du:dateUtc="2024-05-21T12:02:00Z"/>
          <w:noProof/>
        </w:rPr>
      </w:pPr>
      <w:commentRangeStart w:id="917"/>
      <w:ins w:id="918" w:author="jonathan pritchard" w:date="2024-05-21T13:02:00Z" w16du:dateUtc="2024-05-21T12:02:00Z">
        <w:r>
          <w:lastRenderedPageBreak/>
          <w:t>I</w:t>
        </w:r>
        <w:r w:rsidRPr="004F1D85">
          <w:t xml:space="preserve">t </w:t>
        </w:r>
      </w:ins>
      <w:ins w:id="919" w:author="jonathan pritchard" w:date="2024-05-29T03:04:00Z" w16du:dateUtc="2024-05-29T02:04:00Z">
        <w:r w:rsidR="00AE3E22">
          <w:t>must</w:t>
        </w:r>
      </w:ins>
      <w:ins w:id="920" w:author="jonathan pritchard" w:date="2024-05-21T13:02:00Z" w16du:dateUtc="2024-05-21T12:02:00Z">
        <w:r>
          <w:t xml:space="preserve"> </w:t>
        </w:r>
        <w:r w:rsidRPr="004F1D85">
          <w:t xml:space="preserve">be possible to remove the radar information, AIS information and other navigational information by single operator </w:t>
        </w:r>
        <w:proofErr w:type="spellStart"/>
        <w:r w:rsidRPr="004F1D85">
          <w:t>action</w:t>
        </w:r>
      </w:ins>
      <w:del w:id="921" w:author="jonathan pritchard" w:date="2024-05-21T13:02:00Z" w16du:dateUtc="2024-05-21T12:02:00Z">
        <w:r w:rsidR="00766D80" w:rsidRPr="00D56521" w:rsidDel="005E1EEA">
          <w:rPr>
            <w:noProof/>
          </w:rPr>
          <w:delText xml:space="preserve">Category (7) should have a radar off switch to facilitate its removal. </w:delText>
        </w:r>
      </w:del>
      <w:commentRangeEnd w:id="917"/>
      <w:r>
        <w:rPr>
          <w:rStyle w:val="CommentReference"/>
        </w:rPr>
        <w:commentReference w:id="917"/>
      </w:r>
    </w:p>
    <w:p w14:paraId="5C0C09B2" w14:textId="6E6FF95B" w:rsidR="00950DDE" w:rsidRPr="00D56521" w:rsidRDefault="00950DDE" w:rsidP="00214B3A">
      <w:pPr>
        <w:pStyle w:val="Heading3"/>
        <w:rPr>
          <w:noProof/>
        </w:rPr>
      </w:pPr>
      <w:bookmarkStart w:id="922" w:name="_Toc144421265"/>
      <w:r w:rsidRPr="00D56521">
        <w:rPr>
          <w:noProof/>
        </w:rPr>
        <w:t>Radar</w:t>
      </w:r>
      <w:proofErr w:type="spellEnd"/>
      <w:r w:rsidRPr="00D56521">
        <w:rPr>
          <w:noProof/>
        </w:rPr>
        <w:t xml:space="preserve"> priority</w:t>
      </w:r>
      <w:bookmarkEnd w:id="922"/>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53574577" w:rsidR="00F757E9" w:rsidRPr="00D56521" w:rsidRDefault="00F757E9" w:rsidP="00143BD1">
      <w:pPr>
        <w:spacing w:after="120" w:line="240" w:lineRule="auto"/>
        <w:jc w:val="both"/>
      </w:pPr>
      <w:r w:rsidRPr="00D56521">
        <w:t>In order to meet the requirements of IMO MSC.</w:t>
      </w:r>
      <w:del w:id="923" w:author="Raphael Malyankar" w:date="2023-08-31T18:11:00Z">
        <w:r w:rsidRPr="00D56521" w:rsidDel="00F00C10">
          <w:delText>232(82)</w:delText>
        </w:r>
      </w:del>
      <w:ins w:id="924" w:author="Raphael Malyankar" w:date="2023-08-31T18:11:00Z">
        <w:r w:rsidR="00F00C10">
          <w:t>530(106)</w:t>
        </w:r>
      </w:ins>
      <w:r w:rsidRPr="00D56521">
        <w:t xml:space="preserve"> section 11.4.</w:t>
      </w:r>
      <w:ins w:id="925" w:author="Raphael Malyankar" w:date="2023-08-31T18:11:00Z">
        <w:r w:rsidR="00F00C10">
          <w:t>17</w:t>
        </w:r>
      </w:ins>
      <w:del w:id="926" w:author="Raphael Malyankar" w:date="2023-08-31T18:11:00Z">
        <w:r w:rsidRPr="00D56521" w:rsidDel="00F00C10">
          <w:delText>14</w:delText>
        </w:r>
      </w:del>
      <w:r w:rsidRPr="00D56521">
        <w:t xml:space="preserve"> to adjust the ship’s position, the ECDIS may incorporate the capability of temporarily changing the radar image priority during the adjustment</w:t>
      </w:r>
      <w:commentRangeStart w:id="927"/>
      <w:r w:rsidRPr="00D56521">
        <w:t>.</w:t>
      </w:r>
      <w:del w:id="928" w:author="jonathan pritchard" w:date="2024-05-21T13:04:00Z" w16du:dateUtc="2024-05-21T12:04:00Z">
        <w:r w:rsidRPr="00D56521" w:rsidDel="005E1EEA">
          <w:delText xml:space="preserve"> Operation of this feature should be clearly indicated</w:delText>
        </w:r>
      </w:del>
      <w:commentRangeEnd w:id="927"/>
      <w:r w:rsidR="005E1EEA">
        <w:rPr>
          <w:rStyle w:val="CommentReference"/>
        </w:rPr>
        <w:commentReference w:id="927"/>
      </w:r>
      <w:r w:rsidRPr="00D56521">
        <w:t>.</w:t>
      </w:r>
    </w:p>
    <w:p w14:paraId="2A45496B" w14:textId="25378711" w:rsidR="00F757E9" w:rsidRPr="00D56521" w:rsidRDefault="00F757E9" w:rsidP="00143BD1">
      <w:pPr>
        <w:spacing w:after="120" w:line="240" w:lineRule="auto"/>
        <w:jc w:val="both"/>
      </w:pPr>
      <w:r w:rsidRPr="00D56521">
        <w:t xml:space="preserve">As a fail-safe, features are automatically assigned to an above Radar display plane if the </w:t>
      </w:r>
      <w:proofErr w:type="spellStart"/>
      <w:r w:rsidRPr="00D56521">
        <w:t>displayPlane</w:t>
      </w:r>
      <w:proofErr w:type="spellEnd"/>
      <w:r w:rsidRPr="00D56521">
        <w:t xml:space="preserve"> field in the drawing instruction is empty</w:t>
      </w:r>
      <w:r w:rsidR="00143BD1" w:rsidRPr="00D56521">
        <w:t xml:space="preserve">. </w:t>
      </w:r>
      <w:commentRangeStart w:id="929"/>
      <w:r w:rsidRPr="00D56521">
        <w:t>A warning should be recorded by the system in this case</w:t>
      </w:r>
      <w:commentRangeEnd w:id="929"/>
      <w:r w:rsidR="00297DA6">
        <w:rPr>
          <w:rStyle w:val="CommentReference"/>
        </w:rPr>
        <w:commentReference w:id="929"/>
      </w:r>
      <w:r w:rsidRPr="00D56521">
        <w:t>.</w:t>
      </w:r>
    </w:p>
    <w:p w14:paraId="44666395" w14:textId="77777777" w:rsidR="003E7798" w:rsidRPr="00D56521" w:rsidRDefault="003E7798" w:rsidP="00143BD1">
      <w:pPr>
        <w:spacing w:after="120" w:line="240" w:lineRule="auto"/>
        <w:jc w:val="both"/>
      </w:pPr>
    </w:p>
    <w:p w14:paraId="185B1853" w14:textId="09FC3DDB" w:rsidR="00145602" w:rsidRPr="00D56521" w:rsidRDefault="00145602" w:rsidP="00214B3A">
      <w:pPr>
        <w:pStyle w:val="Heading2"/>
        <w:rPr>
          <w:noProof/>
        </w:rPr>
      </w:pPr>
      <w:bookmarkStart w:id="930" w:name="_Toc144421266"/>
      <w:r w:rsidRPr="00D56521">
        <w:rPr>
          <w:noProof/>
        </w:rPr>
        <w:t>Display categories</w:t>
      </w:r>
      <w:bookmarkEnd w:id="930"/>
    </w:p>
    <w:p w14:paraId="5EC21A8D" w14:textId="50D820EC" w:rsidR="009F7B6A" w:rsidRPr="00D56521" w:rsidRDefault="009F7B6A" w:rsidP="00214B3A">
      <w:pPr>
        <w:pStyle w:val="Heading3"/>
        <w:rPr>
          <w:noProof/>
        </w:rPr>
      </w:pPr>
      <w:bookmarkStart w:id="931" w:name="_Ref43229466"/>
      <w:bookmarkStart w:id="932" w:name="_Toc144421267"/>
      <w:r w:rsidRPr="00D56521">
        <w:rPr>
          <w:noProof/>
        </w:rPr>
        <w:t>IMO Categories</w:t>
      </w:r>
      <w:bookmarkEnd w:id="931"/>
      <w:bookmarkEnd w:id="932"/>
    </w:p>
    <w:p w14:paraId="0D41BA3C" w14:textId="4AB0510C"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w:t>
      </w:r>
      <w:del w:id="933" w:author="jonathan pritchard" w:date="2024-05-21T13:12:00Z" w16du:dateUtc="2024-05-21T12:12:00Z">
        <w:r w:rsidRPr="00D56521" w:rsidDel="00297DA6">
          <w:rPr>
            <w:noProof/>
          </w:rPr>
          <w:delText>a display option</w:delText>
        </w:r>
      </w:del>
      <w:ins w:id="934" w:author="jonathan pritchard" w:date="2024-05-21T13:12:00Z" w16du:dateUtc="2024-05-21T12:12:00Z">
        <w:r w:rsidR="00297DA6">
          <w:rPr>
            <w:noProof/>
          </w:rPr>
          <w:t>possible</w:t>
        </w:r>
      </w:ins>
      <w:r w:rsidRPr="00D56521">
        <w:rPr>
          <w:noProof/>
        </w:rPr>
        <w:t xml:space="preserve">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in deciding what is to be displayed. As soon as any feature on this list is removed from the display, or any feature not on this list is added to the display, the display no longer shows the IMO "Standard Display".</w:t>
      </w:r>
    </w:p>
    <w:p w14:paraId="099692BE" w14:textId="1DBCE839" w:rsidR="00874682" w:rsidRPr="00D56521" w:rsidRDefault="00874682" w:rsidP="003E7798">
      <w:pPr>
        <w:spacing w:after="120" w:line="240" w:lineRule="auto"/>
        <w:jc w:val="both"/>
        <w:rPr>
          <w:noProof/>
        </w:rPr>
      </w:pPr>
      <w:r w:rsidRPr="00D56521">
        <w:rPr>
          <w:noProof/>
        </w:rPr>
        <w:t xml:space="preserve">The IMO category "Other Information" contains every feature in the </w:t>
      </w:r>
      <w:del w:id="935" w:author="Raphael Malyankar" w:date="2023-08-31T16:28:00Z">
        <w:r w:rsidRPr="00D56521" w:rsidDel="00C60446">
          <w:rPr>
            <w:noProof/>
          </w:rPr>
          <w:delText xml:space="preserve">SENC </w:delText>
        </w:r>
      </w:del>
      <w:ins w:id="936" w:author="Raphael Malyankar" w:date="2023-08-31T16:28:00Z">
        <w:r w:rsidR="00C60446">
          <w:rPr>
            <w:noProof/>
          </w:rPr>
          <w:t>System Database</w:t>
        </w:r>
        <w:r w:rsidR="00C60446" w:rsidRPr="00D56521">
          <w:rPr>
            <w:noProof/>
          </w:rPr>
          <w:t xml:space="preserve"> </w:t>
        </w:r>
      </w:ins>
      <w:r w:rsidRPr="00D56521">
        <w:rPr>
          <w:noProof/>
        </w:rPr>
        <w:t>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rsidP="00214B3A">
      <w:pPr>
        <w:pStyle w:val="Heading3"/>
        <w:rPr>
          <w:noProof/>
        </w:rPr>
      </w:pPr>
      <w:bookmarkStart w:id="937" w:name="_Toc144421268"/>
      <w:r w:rsidRPr="00D56521">
        <w:rPr>
          <w:noProof/>
        </w:rPr>
        <w:t>Selecting features for the route monitoring display</w:t>
      </w:r>
      <w:bookmarkEnd w:id="937"/>
    </w:p>
    <w:p w14:paraId="00C08642" w14:textId="5A22DA2D"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w:t>
      </w:r>
      <w:del w:id="938" w:author="Raphael Malyankar" w:date="2023-08-31T16:29:00Z">
        <w:r w:rsidRPr="00D56521" w:rsidDel="00C60446">
          <w:rPr>
            <w:noProof/>
          </w:rPr>
          <w:delText>232(82)</w:delText>
        </w:r>
      </w:del>
      <w:ins w:id="939" w:author="Raphael Malyankar" w:date="2023-08-31T16:29:00Z">
        <w:r w:rsidR="00C60446">
          <w:rPr>
            <w:noProof/>
          </w:rPr>
          <w:t>530(106)</w:t>
        </w:r>
      </w:ins>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or example, "game preserve"). Another example is that they might want to add soundings from "Other", but omit submarine cables (which cause serious clutter at certain ocean terminals).</w:t>
      </w:r>
    </w:p>
    <w:p w14:paraId="74EB47D9" w14:textId="0D0361A0"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w:t>
      </w:r>
      <w:ins w:id="940" w:author="Raphael Malyankar" w:date="2023-08-31T16:30:00Z">
        <w:r w:rsidR="00071364">
          <w:rPr>
            <w:noProof/>
          </w:rPr>
          <w:t xml:space="preserve"> for a product</w:t>
        </w:r>
      </w:ins>
      <w:r w:rsidRPr="00D56521">
        <w:rPr>
          <w:noProof/>
        </w:rPr>
        <w:t xml:space="preserve"> also assigns every feature in the </w:t>
      </w:r>
      <w:del w:id="941" w:author="Raphael Malyankar" w:date="2023-08-31T16:30:00Z">
        <w:r w:rsidRPr="00D56521" w:rsidDel="00071364">
          <w:rPr>
            <w:noProof/>
          </w:rPr>
          <w:delText xml:space="preserve">SENC </w:delText>
        </w:r>
      </w:del>
      <w:ins w:id="942" w:author="Raphael Malyankar" w:date="2023-08-31T16:30:00Z">
        <w:r w:rsidR="00071364">
          <w:rPr>
            <w:noProof/>
          </w:rPr>
          <w:t>product</w:t>
        </w:r>
        <w:r w:rsidR="00071364" w:rsidRPr="00D56521">
          <w:rPr>
            <w:noProof/>
          </w:rPr>
          <w:t xml:space="preserve"> </w:t>
        </w:r>
      </w:ins>
      <w:r w:rsidRPr="00D56521">
        <w:rPr>
          <w:noProof/>
        </w:rPr>
        <w:t>to a viewing set, and these sets are arranged in groups which are related to the lettered groups of INT 1 for the paper chart, a classification which is familiar to the mariner.</w:t>
      </w:r>
    </w:p>
    <w:p w14:paraId="013040AE" w14:textId="1695A71F" w:rsidR="009F7B6A" w:rsidRPr="00D56521" w:rsidRDefault="009F7B6A" w:rsidP="003E7798">
      <w:pPr>
        <w:spacing w:after="120" w:line="240" w:lineRule="auto"/>
        <w:jc w:val="both"/>
        <w:rPr>
          <w:noProof/>
        </w:rPr>
      </w:pPr>
      <w:r w:rsidRPr="00D56521">
        <w:rPr>
          <w:noProof/>
        </w:rPr>
        <w:lastRenderedPageBreak/>
        <w:t xml:space="preserve">The manufacturer is responsible for organising </w:t>
      </w:r>
      <w:del w:id="943" w:author="Raphael Malyankar" w:date="2023-08-31T16:30:00Z">
        <w:r w:rsidRPr="00D56521" w:rsidDel="00071364">
          <w:rPr>
            <w:noProof/>
          </w:rPr>
          <w:delText xml:space="preserve">SENC </w:delText>
        </w:r>
      </w:del>
      <w:ins w:id="944" w:author="Raphael Malyankar" w:date="2023-08-31T16:30:00Z">
        <w:r w:rsidR="00071364">
          <w:rPr>
            <w:noProof/>
          </w:rPr>
          <w:t>System Database</w:t>
        </w:r>
        <w:r w:rsidR="00071364" w:rsidRPr="00D56521">
          <w:rPr>
            <w:noProof/>
          </w:rPr>
          <w:t xml:space="preserve"> </w:t>
        </w:r>
      </w:ins>
      <w:r w:rsidRPr="00D56521">
        <w:rPr>
          <w:noProof/>
        </w:rPr>
        <w:t xml:space="preserve">features, viewing sets and viewing groups for display in such a way that the mariner has reasonable flexibility in selecting what </w:t>
      </w:r>
      <w:commentRangeStart w:id="945"/>
      <w:r w:rsidRPr="00D56521">
        <w:rPr>
          <w:noProof/>
        </w:rPr>
        <w:t xml:space="preserve">he </w:t>
      </w:r>
      <w:commentRangeEnd w:id="945"/>
      <w:r w:rsidR="002B4F29">
        <w:rPr>
          <w:rStyle w:val="CommentReference"/>
        </w:rPr>
        <w:commentReference w:id="945"/>
      </w:r>
      <w:r w:rsidRPr="00D56521">
        <w:rPr>
          <w:noProof/>
        </w:rPr>
        <w:t>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rsidP="00214B3A">
      <w:pPr>
        <w:pStyle w:val="Heading3"/>
        <w:rPr>
          <w:noProof/>
        </w:rPr>
      </w:pPr>
      <w:bookmarkStart w:id="946" w:name="_Toc144421269"/>
      <w:r w:rsidRPr="00D56521">
        <w:rPr>
          <w:noProof/>
        </w:rPr>
        <w:t>Selecting text for the route monitoring display</w:t>
      </w:r>
      <w:bookmarkEnd w:id="946"/>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rsidP="00214B3A">
      <w:pPr>
        <w:pStyle w:val="Heading3"/>
      </w:pPr>
      <w:bookmarkStart w:id="947" w:name="_Toc144421270"/>
      <w:r w:rsidRPr="00D56521">
        <w:t>Linkages between ECDIS options</w:t>
      </w:r>
      <w:bookmarkEnd w:id="947"/>
    </w:p>
    <w:p w14:paraId="0C821899" w14:textId="7EDAE3C3" w:rsidR="00C907E1" w:rsidRDefault="00C907E1" w:rsidP="00FC1D77">
      <w:pPr>
        <w:spacing w:after="120" w:line="240" w:lineRule="auto"/>
        <w:jc w:val="both"/>
        <w:rPr>
          <w:ins w:id="948" w:author="jonathan pritchard" w:date="2023-12-06T14:09:00Z"/>
          <w:noProof/>
        </w:rPr>
      </w:pPr>
      <w:r w:rsidRPr="00D56521">
        <w:rPr>
          <w:noProof/>
        </w:rPr>
        <w:t>Because vessels vary widely in their requirements and their operational procedures, linkages between options which reduce the flexibility of the ECDIS must be avoided.</w:t>
      </w:r>
    </w:p>
    <w:p w14:paraId="1BBE9707" w14:textId="77777777" w:rsidR="00411D24" w:rsidRPr="00D56521" w:rsidRDefault="00411D24" w:rsidP="00FC1D77">
      <w:pPr>
        <w:spacing w:after="120" w:line="240" w:lineRule="auto"/>
        <w:jc w:val="both"/>
        <w:rPr>
          <w:noProof/>
        </w:rPr>
      </w:pPr>
      <w:commentRangeStart w:id="949"/>
    </w:p>
    <w:p w14:paraId="6F244D8D" w14:textId="3732EE8E" w:rsidR="00411D24" w:rsidRDefault="00411D24" w:rsidP="00024B10">
      <w:pPr>
        <w:pStyle w:val="Heading3"/>
        <w:rPr>
          <w:ins w:id="950" w:author="jonathan pritchard" w:date="2023-12-06T14:09:00Z"/>
        </w:rPr>
      </w:pPr>
      <w:ins w:id="951" w:author="jonathan pritchard" w:date="2023-12-06T14:09:00Z">
        <w:r>
          <w:t>Independent Mariner Selections</w:t>
        </w:r>
      </w:ins>
    </w:p>
    <w:p w14:paraId="3995FD15" w14:textId="77777777" w:rsidR="00411D24" w:rsidRPr="00214B3A" w:rsidRDefault="00411D24" w:rsidP="00214B3A">
      <w:pPr>
        <w:pStyle w:val="ListParagraph"/>
        <w:numPr>
          <w:ilvl w:val="0"/>
          <w:numId w:val="107"/>
        </w:numPr>
        <w:rPr>
          <w:ins w:id="952" w:author="jonathan pritchard" w:date="2023-12-06T14:09:00Z"/>
          <w:i/>
          <w:iCs/>
        </w:rPr>
      </w:pPr>
      <w:ins w:id="953" w:author="jonathan pritchard" w:date="2023-12-06T14:09:00Z">
        <w:r w:rsidRPr="00214B3A">
          <w:rPr>
            <w:i/>
            <w:iCs/>
          </w:rPr>
          <w:t>Selecting a Display Category must turn ON all VG/VGL allocated to that Display Mode in S-98 with the exception of IMS Objects.</w:t>
        </w:r>
      </w:ins>
    </w:p>
    <w:p w14:paraId="4A1AE313" w14:textId="77777777" w:rsidR="00411D24" w:rsidRPr="00214B3A" w:rsidRDefault="00411D24" w:rsidP="00214B3A">
      <w:pPr>
        <w:pStyle w:val="ListParagraph"/>
        <w:numPr>
          <w:ilvl w:val="0"/>
          <w:numId w:val="107"/>
        </w:numPr>
        <w:rPr>
          <w:ins w:id="954" w:author="jonathan pritchard" w:date="2023-12-06T14:09:00Z"/>
          <w:i/>
          <w:iCs/>
        </w:rPr>
      </w:pPr>
      <w:ins w:id="955" w:author="jonathan pritchard" w:date="2023-12-06T14:09:00Z">
        <w:r w:rsidRPr="00214B3A">
          <w:rPr>
            <w:i/>
            <w:iCs/>
          </w:rPr>
          <w:t>Objects allocated to a 'higher' Display category (</w:t>
        </w:r>
        <w:proofErr w:type="spellStart"/>
        <w:r w:rsidRPr="00214B3A">
          <w:rPr>
            <w:i/>
            <w:iCs/>
          </w:rPr>
          <w:t>i.e</w:t>
        </w:r>
        <w:proofErr w:type="spellEnd"/>
        <w:r w:rsidRPr="00214B3A">
          <w:rPr>
            <w:i/>
            <w:iCs/>
          </w:rPr>
          <w:t xml:space="preserve"> Other) can be added to a lower category (i.e. Standard) by individually activating their associated VGL. This action must not load all other layers allocated to their default Display Category (i.e. Turning ON 'Accuracy' when in Standard Display must not switch the display mode to 'Other').</w:t>
        </w:r>
      </w:ins>
    </w:p>
    <w:p w14:paraId="04861E95" w14:textId="77777777" w:rsidR="00411D24" w:rsidRPr="00214B3A" w:rsidRDefault="00411D24" w:rsidP="00214B3A">
      <w:pPr>
        <w:pStyle w:val="ListParagraph"/>
        <w:numPr>
          <w:ilvl w:val="0"/>
          <w:numId w:val="107"/>
        </w:numPr>
        <w:rPr>
          <w:ins w:id="956" w:author="jonathan pritchard" w:date="2023-12-06T14:09:00Z"/>
          <w:i/>
          <w:iCs/>
        </w:rPr>
      </w:pPr>
      <w:ins w:id="957" w:author="jonathan pritchard" w:date="2023-12-06T14:09:00Z">
        <w:r w:rsidRPr="00214B3A">
          <w:rPr>
            <w:i/>
            <w:iCs/>
          </w:rPr>
          <w:t>When additional VG/VGL are manually added by the user to a Display category, ECDIS should add the character '+' at the end of the name of the Display Mode (i.e. Standard+ when Accuracy is added to the Standard Display category).</w:t>
        </w:r>
      </w:ins>
    </w:p>
    <w:p w14:paraId="284FE2F7" w14:textId="77777777" w:rsidR="00411D24" w:rsidRPr="00214B3A" w:rsidRDefault="00411D24" w:rsidP="00214B3A">
      <w:pPr>
        <w:pStyle w:val="ListParagraph"/>
        <w:numPr>
          <w:ilvl w:val="0"/>
          <w:numId w:val="107"/>
        </w:numPr>
        <w:rPr>
          <w:ins w:id="958" w:author="jonathan pritchard" w:date="2023-12-06T14:09:00Z"/>
          <w:i/>
          <w:iCs/>
        </w:rPr>
      </w:pPr>
      <w:ins w:id="959" w:author="jonathan pritchard" w:date="2023-12-06T14:09:00Z">
        <w:r w:rsidRPr="00214B3A">
          <w:rPr>
            <w:i/>
            <w:iCs/>
          </w:rPr>
          <w:t>If a VG/VGL is active, IMS related to the objects in that VG/VGL can be activated by the Mariner without triggering the loading of all VGL related to the Display category the IMS relates to [i.e. if LIGHTS have been manually added to Base Display (Base+)], 'Date Dependent' and 'Highlight Date Dependent' symbols must be shown if they apply to LIGHTS).</w:t>
        </w:r>
      </w:ins>
    </w:p>
    <w:p w14:paraId="02DCA437" w14:textId="1BC2F759" w:rsidR="00411D24" w:rsidRPr="00214B3A" w:rsidRDefault="00411D24" w:rsidP="00214B3A">
      <w:pPr>
        <w:pStyle w:val="ListParagraph"/>
        <w:numPr>
          <w:ilvl w:val="0"/>
          <w:numId w:val="107"/>
        </w:numPr>
        <w:rPr>
          <w:ins w:id="960" w:author="jonathan pritchard" w:date="2023-12-06T14:08:00Z"/>
          <w:i/>
          <w:iCs/>
        </w:rPr>
      </w:pPr>
      <w:ins w:id="961" w:author="jonathan pritchard" w:date="2023-12-06T14:09:00Z">
        <w:r w:rsidRPr="00214B3A">
          <w:rPr>
            <w:i/>
            <w:iCs/>
          </w:rPr>
          <w:t>Once a Display Mode is selected by the Mariner, it shouldn't be possible to turn 'core' VG/VGL OFF. Mariners should load a lower Display category first (i.e. Base) and then add additional layers as required to build their preferred view.</w:t>
        </w:r>
      </w:ins>
      <w:commentRangeEnd w:id="949"/>
      <w:ins w:id="962" w:author="jonathan pritchard" w:date="2023-12-06T14:11:00Z">
        <w:r>
          <w:rPr>
            <w:rStyle w:val="CommentReference"/>
          </w:rPr>
          <w:commentReference w:id="949"/>
        </w:r>
      </w:ins>
    </w:p>
    <w:p w14:paraId="4C9A7FF0" w14:textId="77777777" w:rsidR="00FC1D77" w:rsidRDefault="00FC1D77" w:rsidP="00FC1D77">
      <w:pPr>
        <w:spacing w:after="120" w:line="240" w:lineRule="auto"/>
        <w:jc w:val="both"/>
        <w:rPr>
          <w:ins w:id="963" w:author="jonathan pritchard" w:date="2023-12-06T14:08:00Z"/>
          <w:noProof/>
        </w:rPr>
      </w:pPr>
    </w:p>
    <w:p w14:paraId="277EB38D" w14:textId="77777777" w:rsidR="00411D24" w:rsidRPr="00D56521" w:rsidRDefault="00411D24" w:rsidP="00FC1D77">
      <w:pPr>
        <w:spacing w:after="120" w:line="240" w:lineRule="auto"/>
        <w:jc w:val="both"/>
        <w:rPr>
          <w:noProof/>
        </w:rPr>
      </w:pPr>
    </w:p>
    <w:p w14:paraId="5FC2805A" w14:textId="53F6FED2" w:rsidR="001F0B39" w:rsidRPr="00D56521" w:rsidRDefault="00076573" w:rsidP="00214B3A">
      <w:pPr>
        <w:pStyle w:val="Heading2"/>
        <w:rPr>
          <w:noProof/>
        </w:rPr>
      </w:pPr>
      <w:bookmarkStart w:id="964" w:name="_Toc144421271"/>
      <w:commentRangeStart w:id="965"/>
      <w:r w:rsidRPr="00D56521">
        <w:rPr>
          <w:noProof/>
        </w:rPr>
        <w:t>Drawing</w:t>
      </w:r>
      <w:r w:rsidR="004A3307" w:rsidRPr="00D56521">
        <w:rPr>
          <w:noProof/>
        </w:rPr>
        <w:t xml:space="preserve"> priorities</w:t>
      </w:r>
      <w:bookmarkEnd w:id="964"/>
      <w:commentRangeEnd w:id="965"/>
      <w:r w:rsidR="00BB0BEC">
        <w:rPr>
          <w:rStyle w:val="CommentReference"/>
          <w:rFonts w:eastAsia="MS Mincho"/>
          <w:b w:val="0"/>
          <w:bCs w:val="0"/>
        </w:rPr>
        <w:commentReference w:id="965"/>
      </w:r>
      <w:ins w:id="966" w:author="jonathan pritchard" w:date="2024-01-15T10:54:00Z">
        <w:r w:rsidR="009A245C">
          <w:rPr>
            <w:noProof/>
          </w:rPr>
          <w:t xml:space="preserve"> [</w:t>
        </w:r>
      </w:ins>
      <w:ins w:id="967" w:author="jonathan pritchard" w:date="2024-05-30T08:09:00Z" w16du:dateUtc="2024-05-30T07:09:00Z">
        <w:r w:rsidR="0064471E">
          <w:rPr>
            <w:noProof/>
          </w:rPr>
          <w:t>Informative</w:t>
        </w:r>
      </w:ins>
      <w:ins w:id="968" w:author="jonathan pritchard" w:date="2024-01-15T10:54:00Z">
        <w:r w:rsidR="009A245C">
          <w:rPr>
            <w:noProof/>
          </w:rPr>
          <w:t>]</w:t>
        </w:r>
      </w:ins>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lastRenderedPageBreak/>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4BAC0749" w:rsidR="00A87E32" w:rsidRPr="00D56521" w:rsidRDefault="00A87E32" w:rsidP="00FB4E8F">
      <w:pPr>
        <w:pStyle w:val="Caption"/>
        <w:spacing w:after="120" w:line="240" w:lineRule="auto"/>
        <w:jc w:val="center"/>
      </w:pPr>
      <w:bookmarkStart w:id="969"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969"/>
      <w:r w:rsidRPr="00D56521">
        <w:t xml:space="preserve"> - Drawing priorities</w:t>
      </w:r>
      <w:ins w:id="970" w:author="jonathan pritchard" w:date="2024-02-05T11:34:00Z">
        <w:r w:rsidR="00E77A19">
          <w:t xml:space="preserve"> [Informative]</w:t>
        </w:r>
      </w:ins>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rsidP="00214B3A">
      <w:pPr>
        <w:pStyle w:val="Heading2"/>
        <w:rPr>
          <w:noProof/>
        </w:rPr>
      </w:pPr>
      <w:bookmarkStart w:id="971" w:name="_Toc144421272"/>
      <w:r w:rsidRPr="00D56521">
        <w:rPr>
          <w:noProof/>
        </w:rPr>
        <w:lastRenderedPageBreak/>
        <w:t>Viewing groups</w:t>
      </w:r>
      <w:bookmarkEnd w:id="971"/>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4EE7B88B"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w:t>
      </w:r>
      <w:del w:id="972" w:author="Raphael Malyankar" w:date="2023-08-31T18:12:00Z">
        <w:r w:rsidRPr="00D56521" w:rsidDel="00F00C10">
          <w:rPr>
            <w:noProof/>
          </w:rPr>
          <w:delText>232(82)</w:delText>
        </w:r>
      </w:del>
      <w:ins w:id="973" w:author="Raphael Malyankar" w:date="2023-08-31T18:12:00Z">
        <w:r w:rsidR="00F00C10">
          <w:rPr>
            <w:noProof/>
          </w:rPr>
          <w:t>530(106)</w:t>
        </w:r>
      </w:ins>
      <w:r w:rsidRPr="00D56521">
        <w:rPr>
          <w:noProof/>
        </w:rPr>
        <w:t xml:space="preserve">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Default="00382688" w:rsidP="00512706">
      <w:pPr>
        <w:spacing w:after="120" w:line="240" w:lineRule="auto"/>
        <w:jc w:val="both"/>
        <w:rPr>
          <w:ins w:id="974" w:author="jonathan pritchard" w:date="2024-02-05T09:47:00Z"/>
          <w:noProof/>
        </w:rPr>
      </w:pPr>
      <w:r w:rsidRPr="00D56521">
        <w:rPr>
          <w:noProof/>
        </w:rPr>
        <w:t>Viewing groups from different IMO categories must not be combined under a single display selector.</w:t>
      </w:r>
    </w:p>
    <w:p w14:paraId="1E7BB546" w14:textId="0978A606" w:rsidR="00472F68" w:rsidRPr="00D56521" w:rsidRDefault="00472F68" w:rsidP="00512706">
      <w:pPr>
        <w:spacing w:after="120" w:line="240" w:lineRule="auto"/>
        <w:jc w:val="both"/>
        <w:rPr>
          <w:noProof/>
        </w:rPr>
      </w:pPr>
      <w:ins w:id="975" w:author="jonathan pritchard" w:date="2024-02-05T09:47:00Z">
        <w:r>
          <w:rPr>
            <w:noProof/>
          </w:rPr>
          <w:t xml:space="preserve">[ Needs reference Independent Mariner Selections . See reference Portrayal </w:t>
        </w:r>
      </w:ins>
      <w:ins w:id="976" w:author="jonathan pritchard" w:date="2024-02-05T09:48:00Z">
        <w:r>
          <w:rPr>
            <w:noProof/>
          </w:rPr>
          <w:t xml:space="preserve">Issue </w:t>
        </w:r>
        <w:r>
          <w:rPr>
            <w:noProof/>
          </w:rPr>
          <w:fldChar w:fldCharType="begin"/>
        </w:r>
        <w:r>
          <w:rPr>
            <w:noProof/>
          </w:rPr>
          <w:instrText>HYPERLINK "</w:instrText>
        </w:r>
        <w:r w:rsidRPr="00472F68">
          <w:rPr>
            <w:noProof/>
          </w:rPr>
          <w:instrText>https://github.com/S-101-Portrayal-subWG/Working-Documents/issues/18</w:instrText>
        </w:r>
        <w:r>
          <w:rPr>
            <w:noProof/>
          </w:rPr>
          <w:instrText>"</w:instrText>
        </w:r>
        <w:r>
          <w:rPr>
            <w:noProof/>
          </w:rPr>
        </w:r>
        <w:r>
          <w:rPr>
            <w:noProof/>
          </w:rPr>
          <w:fldChar w:fldCharType="separate"/>
        </w:r>
        <w:r w:rsidRPr="004A2D7B">
          <w:rPr>
            <w:rStyle w:val="Hyperlink"/>
            <w:noProof/>
          </w:rPr>
          <w:t>https://github.com/S-101-Portrayal-subWG/Working-Documents/issues/18</w:t>
        </w:r>
        <w:r>
          <w:rPr>
            <w:noProof/>
          </w:rPr>
          <w:fldChar w:fldCharType="end"/>
        </w:r>
        <w:r>
          <w:rPr>
            <w:noProof/>
          </w:rPr>
          <w:t xml:space="preserve"> ]</w:t>
        </w:r>
      </w:ins>
    </w:p>
    <w:p w14:paraId="331DC884" w14:textId="01E7F543" w:rsidR="0078692F" w:rsidRPr="00D56521" w:rsidRDefault="005A03D0" w:rsidP="00214B3A">
      <w:pPr>
        <w:pStyle w:val="Heading3"/>
        <w:rPr>
          <w:noProof/>
        </w:rPr>
      </w:pPr>
      <w:bookmarkStart w:id="977" w:name="_Ref43741541"/>
      <w:bookmarkStart w:id="978" w:name="_Toc144421273"/>
      <w:r w:rsidRPr="00D56521">
        <w:rPr>
          <w:noProof/>
        </w:rPr>
        <w:t>Viewing group layers</w:t>
      </w:r>
      <w:bookmarkEnd w:id="977"/>
      <w:bookmarkEnd w:id="978"/>
      <w:ins w:id="979" w:author="jonathan pritchard" w:date="2024-01-15T10:55:00Z">
        <w:r w:rsidR="009A245C">
          <w:rPr>
            <w:noProof/>
          </w:rPr>
          <w:t xml:space="preserve"> [</w:t>
        </w:r>
      </w:ins>
      <w:ins w:id="980" w:author="jonathan pritchard" w:date="2024-05-30T08:09:00Z" w16du:dateUtc="2024-05-30T07:09:00Z">
        <w:r w:rsidR="0064471E">
          <w:rPr>
            <w:noProof/>
          </w:rPr>
          <w:t>Informative</w:t>
        </w:r>
      </w:ins>
      <w:ins w:id="981" w:author="jonathan pritchard" w:date="2024-01-15T10:55:00Z">
        <w:r w:rsidR="009A245C">
          <w:rPr>
            <w:noProof/>
          </w:rPr>
          <w:t>]</w:t>
        </w:r>
      </w:ins>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lastRenderedPageBreak/>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1"/>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4096A4CD" w:rsidR="0047217A" w:rsidRPr="00D56521" w:rsidRDefault="00ED33D4" w:rsidP="000A465C">
      <w:pPr>
        <w:pStyle w:val="Caption"/>
        <w:spacing w:after="120" w:line="240" w:lineRule="auto"/>
        <w:jc w:val="center"/>
        <w:rPr>
          <w:noProof/>
        </w:rPr>
      </w:pPr>
      <w:bookmarkStart w:id="982" w:name="_Ref43589240"/>
      <w:bookmarkStart w:id="983"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982"/>
      <w:r w:rsidRPr="00D56521">
        <w:t xml:space="preserve"> - </w:t>
      </w:r>
      <w:r w:rsidR="00DD457B" w:rsidRPr="00D56521">
        <w:t>Viewing group layers and n</w:t>
      </w:r>
      <w:r w:rsidRPr="00D56521">
        <w:t>umbering scheme</w:t>
      </w:r>
      <w:bookmarkEnd w:id="983"/>
      <w:ins w:id="984" w:author="jonathan pritchard" w:date="2024-02-05T11:34:00Z">
        <w:r w:rsidR="00E77A19">
          <w:t xml:space="preserve"> [Informative]</w:t>
        </w:r>
      </w:ins>
    </w:p>
    <w:p w14:paraId="7EB07FEF" w14:textId="0ECD9262" w:rsidR="00533E99" w:rsidRPr="00D56521" w:rsidRDefault="000D0F61" w:rsidP="00214B3A">
      <w:pPr>
        <w:pStyle w:val="Heading3"/>
        <w:rPr>
          <w:noProof/>
        </w:rPr>
      </w:pPr>
      <w:bookmarkStart w:id="985" w:name="_Toc144421274"/>
      <w:r w:rsidRPr="00D56521">
        <w:rPr>
          <w:noProof/>
        </w:rPr>
        <w:t>Viewing groups for display base</w:t>
      </w:r>
      <w:bookmarkEnd w:id="985"/>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2"/>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lastRenderedPageBreak/>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7036E6" w:rsidRDefault="000D0F61" w:rsidP="00C76FA9">
            <w:pPr>
              <w:spacing w:before="60" w:after="60"/>
              <w:rPr>
                <w:noProof/>
                <w:highlight w:val="yellow"/>
                <w:rPrChange w:id="986" w:author="jonathan pritchard" w:date="2024-02-05T09:54:00Z">
                  <w:rPr>
                    <w:noProof/>
                  </w:rPr>
                </w:rPrChange>
              </w:rPr>
            </w:pPr>
            <w:r w:rsidRPr="007036E6">
              <w:rPr>
                <w:noProof/>
                <w:highlight w:val="yellow"/>
                <w:rPrChange w:id="987" w:author="jonathan pritchard" w:date="2024-02-05T09:54:00Z">
                  <w:rPr>
                    <w:noProof/>
                  </w:rPr>
                </w:rPrChange>
              </w:rPr>
              <w:t>14010</w:t>
            </w:r>
          </w:p>
        </w:tc>
        <w:tc>
          <w:tcPr>
            <w:tcW w:w="7659" w:type="dxa"/>
            <w:tcBorders>
              <w:bottom w:val="single" w:sz="4" w:space="0" w:color="auto"/>
            </w:tcBorders>
          </w:tcPr>
          <w:p w14:paraId="5D3286FF" w14:textId="44CA46C7" w:rsidR="000D0F61" w:rsidRPr="007036E6" w:rsidRDefault="000D0F61" w:rsidP="00C76FA9">
            <w:pPr>
              <w:spacing w:before="60" w:after="60"/>
              <w:rPr>
                <w:noProof/>
                <w:highlight w:val="yellow"/>
                <w:rPrChange w:id="988" w:author="jonathan pritchard" w:date="2024-02-05T09:54:00Z">
                  <w:rPr>
                    <w:noProof/>
                  </w:rPr>
                </w:rPrChange>
              </w:rPr>
            </w:pPr>
            <w:r w:rsidRPr="007036E6">
              <w:rPr>
                <w:noProof/>
                <w:highlight w:val="yellow"/>
                <w:rPrChange w:id="989" w:author="jonathan pritchard" w:date="2024-02-05T09:54:00Z">
                  <w:rPr>
                    <w:noProof/>
                  </w:rPr>
                </w:rPrChange>
              </w:rPr>
              <w:t xml:space="preserve">isolated underwater dangers in water deeper than the displayed safety contour  (rocks, wrecks, obstructions, mooring cables from </w:t>
            </w:r>
            <w:r w:rsidR="000E424B" w:rsidRPr="007036E6">
              <w:rPr>
                <w:noProof/>
                <w:highlight w:val="yellow"/>
                <w:rPrChange w:id="990" w:author="jonathan pritchard" w:date="2024-02-05T09:54:00Z">
                  <w:rPr>
                    <w:noProof/>
                  </w:rPr>
                </w:rPrChange>
              </w:rPr>
              <w:t>portrayal rule CableSubmarine</w:t>
            </w:r>
            <w:r w:rsidRPr="007036E6">
              <w:rPr>
                <w:noProof/>
                <w:highlight w:val="yellow"/>
                <w:rPrChange w:id="991" w:author="jonathan pritchard" w:date="2024-02-05T09:54:00Z">
                  <w:rPr>
                    <w:noProof/>
                  </w:rPr>
                </w:rPrChange>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22DDD9F8" w:rsidR="000D0F61" w:rsidRPr="00D56521" w:rsidRDefault="00D121AE" w:rsidP="00E51AE4">
      <w:pPr>
        <w:pStyle w:val="Caption"/>
        <w:spacing w:after="120" w:line="240" w:lineRule="auto"/>
        <w:jc w:val="center"/>
        <w:rPr>
          <w:noProof/>
        </w:rPr>
      </w:pPr>
      <w:bookmarkStart w:id="992"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992"/>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w:t>
      </w:r>
      <w:ins w:id="993" w:author="jonathan pritchard" w:date="2024-02-05T11:34:00Z">
        <w:r w:rsidR="00E77A19">
          <w:t>[Informative]</w:t>
        </w:r>
        <w:r w:rsidR="00E77A19" w:rsidRPr="00D56521" w:rsidDel="00E77A19">
          <w:t xml:space="preserve"> </w:t>
        </w:r>
      </w:ins>
      <w:del w:id="994" w:author="jonathan pritchard" w:date="2024-02-05T11:34:00Z">
        <w:r w:rsidR="00D65039" w:rsidRPr="00D56521" w:rsidDel="00E77A19">
          <w:delText>(illustrative)</w:delText>
        </w:r>
      </w:del>
    </w:p>
    <w:p w14:paraId="39CF7C0B" w14:textId="532362A8" w:rsidR="000E10FC" w:rsidRPr="00D56521" w:rsidRDefault="00CB5214" w:rsidP="00214B3A">
      <w:pPr>
        <w:pStyle w:val="Heading3"/>
        <w:rPr>
          <w:noProof/>
        </w:rPr>
      </w:pPr>
      <w:bookmarkStart w:id="995" w:name="_Ref49473250"/>
      <w:bookmarkStart w:id="996" w:name="_Toc144421275"/>
      <w:r w:rsidRPr="00D56521">
        <w:rPr>
          <w:noProof/>
        </w:rPr>
        <w:t>Viewing groups for Standard Display</w:t>
      </w:r>
      <w:bookmarkEnd w:id="995"/>
      <w:bookmarkEnd w:id="996"/>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lastRenderedPageBreak/>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e centre line, two way route part, 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lastRenderedPageBreak/>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7C18D41" w:rsidR="00CB5214" w:rsidRPr="00D56521" w:rsidRDefault="00D02BF2" w:rsidP="003A220A">
      <w:pPr>
        <w:pStyle w:val="Caption"/>
        <w:spacing w:after="120" w:line="240" w:lineRule="auto"/>
        <w:jc w:val="center"/>
        <w:rPr>
          <w:noProof/>
        </w:rPr>
      </w:pPr>
      <w:bookmarkStart w:id="997"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997"/>
      <w:r w:rsidRPr="00D56521">
        <w:t xml:space="preserve"> - Viewing groups and their contents for Standard Display</w:t>
      </w:r>
      <w:ins w:id="998" w:author="jonathan pritchard" w:date="2024-02-05T11:34:00Z">
        <w:r w:rsidR="00E77A19">
          <w:t xml:space="preserve"> [Informative]</w:t>
        </w:r>
      </w:ins>
    </w:p>
    <w:p w14:paraId="23EA3A53" w14:textId="2F435E84" w:rsidR="00CB5214" w:rsidRPr="00D56521" w:rsidRDefault="00CB5214" w:rsidP="00214B3A">
      <w:pPr>
        <w:pStyle w:val="Heading3"/>
        <w:rPr>
          <w:noProof/>
        </w:rPr>
      </w:pPr>
      <w:bookmarkStart w:id="999" w:name="_Ref49471495"/>
      <w:bookmarkStart w:id="1000" w:name="_Ref49472852"/>
      <w:bookmarkStart w:id="1001" w:name="_Ref49472889"/>
      <w:bookmarkStart w:id="1002" w:name="_Ref49473040"/>
      <w:bookmarkStart w:id="1003" w:name="_Ref49474029"/>
      <w:bookmarkStart w:id="1004" w:name="_Toc144421276"/>
      <w:r w:rsidRPr="00D56521">
        <w:rPr>
          <w:noProof/>
        </w:rPr>
        <w:t>Viewing groups for other chart information</w:t>
      </w:r>
      <w:bookmarkEnd w:id="999"/>
      <w:bookmarkEnd w:id="1000"/>
      <w:bookmarkEnd w:id="1001"/>
      <w:bookmarkEnd w:id="1002"/>
      <w:bookmarkEnd w:id="1003"/>
      <w:bookmarkEnd w:id="1004"/>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lastRenderedPageBreak/>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lastRenderedPageBreak/>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E02155"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wrecks, obstructions, which are not a danger to own ship's navigation (these 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lastRenderedPageBreak/>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08ECB14C" w:rsidR="00683B07" w:rsidRPr="00D56521" w:rsidRDefault="00D02BF2" w:rsidP="00D63238">
      <w:pPr>
        <w:pStyle w:val="Caption"/>
        <w:spacing w:after="120" w:line="240" w:lineRule="auto"/>
        <w:jc w:val="center"/>
      </w:pPr>
      <w:bookmarkStart w:id="1005"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1005"/>
      <w:r w:rsidRPr="00D56521">
        <w:t xml:space="preserve"> - Viewing groups and their contents for other information</w:t>
      </w:r>
      <w:ins w:id="1006" w:author="jonathan pritchard" w:date="2024-02-05T11:34:00Z">
        <w:r w:rsidR="00E77A19">
          <w:t xml:space="preserve"> [Informative]</w:t>
        </w:r>
      </w:ins>
    </w:p>
    <w:p w14:paraId="1DB494B2" w14:textId="6810AAE8" w:rsidR="00B70372" w:rsidRPr="00D56521" w:rsidRDefault="00B70372">
      <w:pPr>
        <w:pStyle w:val="Heading3"/>
        <w:pPrChange w:id="1007" w:author="jonathan pritchard" w:date="2024-02-09T12:38:00Z">
          <w:pPr>
            <w:pStyle w:val="Heading3"/>
            <w:spacing w:after="120"/>
          </w:pPr>
        </w:pPrChange>
      </w:pPr>
      <w:bookmarkStart w:id="1008" w:name="_Ref98845212"/>
      <w:bookmarkStart w:id="1009" w:name="_Toc144421277"/>
      <w:r w:rsidRPr="00D56521">
        <w:t>Viewing groups for mariner’s and manufacturer’s information</w:t>
      </w:r>
      <w:bookmarkEnd w:id="1008"/>
      <w:bookmarkEnd w:id="1009"/>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73"/>
        <w:gridCol w:w="7863"/>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w:t>
            </w:r>
            <w:proofErr w:type="spellStart"/>
            <w:r w:rsidR="00345EEF" w:rsidRPr="00D56521">
              <w:t>dnghlt</w:t>
            </w:r>
            <w:proofErr w:type="spellEnd"/>
            <w:r w:rsidR="00345EEF" w:rsidRPr="00D56521">
              <w:t>)</w:t>
            </w:r>
          </w:p>
        </w:tc>
      </w:tr>
      <w:tr w:rsidR="00345EEF" w:rsidRPr="00D56521" w14:paraId="5A1D8FB2" w14:textId="77777777" w:rsidTr="005546CA">
        <w:tc>
          <w:tcPr>
            <w:tcW w:w="789" w:type="pct"/>
          </w:tcPr>
          <w:p w14:paraId="29EE4BD2" w14:textId="4C599279" w:rsidR="00345EEF" w:rsidRPr="00D56521" w:rsidRDefault="00345EEF" w:rsidP="004E61EE">
            <w:r w:rsidRPr="00D56521">
              <w:lastRenderedPageBreak/>
              <w:t>53030</w:t>
            </w:r>
          </w:p>
        </w:tc>
        <w:tc>
          <w:tcPr>
            <w:tcW w:w="4211" w:type="pct"/>
          </w:tcPr>
          <w:p w14:paraId="35DF7F25" w14:textId="7DE16E83" w:rsidR="00345EEF" w:rsidRPr="00D56521" w:rsidRDefault="00345EEF" w:rsidP="004E61EE">
            <w:r w:rsidRPr="00D56521">
              <w:t>Mariners' information note (</w:t>
            </w:r>
            <w:proofErr w:type="spellStart"/>
            <w:r w:rsidRPr="00D56521">
              <w:t>marnot</w:t>
            </w:r>
            <w:proofErr w:type="spellEnd"/>
            <w:r w:rsidRPr="00D56521">
              <w:t xml:space="preserve"> </w:t>
            </w:r>
            <w:proofErr w:type="spellStart"/>
            <w:r w:rsidRPr="00D56521">
              <w:t>catnot</w:t>
            </w:r>
            <w:proofErr w:type="spellEnd"/>
            <w:r w:rsidRPr="00D56521">
              <w:t xml:space="preserve">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w:t>
            </w:r>
            <w:proofErr w:type="spellStart"/>
            <w:r w:rsidRPr="00D56521">
              <w:t>marnot</w:t>
            </w:r>
            <w:proofErr w:type="spellEnd"/>
            <w:r w:rsidRPr="00D56521">
              <w:t xml:space="preserve"> </w:t>
            </w:r>
            <w:proofErr w:type="spellStart"/>
            <w:r w:rsidRPr="00D56521">
              <w:t>catnot</w:t>
            </w:r>
            <w:proofErr w:type="spellEnd"/>
            <w:r w:rsidRPr="00D56521">
              <w:t xml:space="preserve">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w:t>
            </w:r>
            <w:proofErr w:type="spellStart"/>
            <w:r w:rsidRPr="00D56521">
              <w:t>marfea</w:t>
            </w:r>
            <w:proofErr w:type="spellEnd"/>
            <w:r w:rsidRPr="00D56521">
              <w:t>)</w:t>
            </w:r>
          </w:p>
        </w:tc>
      </w:tr>
    </w:tbl>
    <w:p w14:paraId="5E0F1426" w14:textId="3591C24F" w:rsidR="00033354" w:rsidRPr="00D56521" w:rsidRDefault="00033354" w:rsidP="00D63238">
      <w:pPr>
        <w:pStyle w:val="Caption"/>
        <w:keepNext/>
        <w:spacing w:after="120" w:line="240" w:lineRule="auto"/>
      </w:pPr>
      <w:bookmarkStart w:id="1010"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1010"/>
      <w:r w:rsidRPr="00D56521">
        <w:t xml:space="preserve"> -Viewing groups and their contents for mariners' information - Standard Display</w:t>
      </w:r>
      <w:ins w:id="1011" w:author="jonathan pritchard" w:date="2024-02-05T11:34:00Z">
        <w:r w:rsidR="00E77A19">
          <w:t xml:space="preserve"> [Informative]</w:t>
        </w:r>
      </w:ins>
    </w:p>
    <w:p w14:paraId="637AEA6B" w14:textId="26F65D0F" w:rsidR="00B70372" w:rsidRPr="00D56521" w:rsidRDefault="00C56988" w:rsidP="00214B3A">
      <w:pPr>
        <w:pStyle w:val="Heading3"/>
        <w:rPr>
          <w:noProof/>
        </w:rPr>
      </w:pPr>
      <w:bookmarkStart w:id="1012" w:name="_Ref98845270"/>
      <w:bookmarkStart w:id="1013" w:name="_Toc144421278"/>
      <w:r w:rsidRPr="00D56521">
        <w:rPr>
          <w:noProof/>
        </w:rPr>
        <w:t xml:space="preserve">ECDIS viewing group </w:t>
      </w:r>
      <w:r w:rsidR="002D2BB3" w:rsidRPr="00D56521">
        <w:rPr>
          <w:noProof/>
        </w:rPr>
        <w:t xml:space="preserve">layer </w:t>
      </w:r>
      <w:r w:rsidRPr="00D56521">
        <w:rPr>
          <w:noProof/>
        </w:rPr>
        <w:t>implementation</w:t>
      </w:r>
      <w:bookmarkEnd w:id="1012"/>
      <w:bookmarkEnd w:id="1013"/>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31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w:t>
            </w:r>
            <w:r w:rsidR="00934513" w:rsidRPr="00D56521">
              <w:rPr>
                <w:noProof/>
              </w:rPr>
              <w:lastRenderedPageBreak/>
              <w:t xml:space="preserve">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35433022" w:rsidR="00C56988" w:rsidRPr="00D56521" w:rsidRDefault="00033354" w:rsidP="001B472C">
      <w:pPr>
        <w:pStyle w:val="Caption"/>
        <w:spacing w:after="120" w:line="240" w:lineRule="auto"/>
        <w:jc w:val="center"/>
      </w:pPr>
      <w:bookmarkStart w:id="1014" w:name="_Ref98338859"/>
      <w:r w:rsidRPr="00D56521">
        <w:lastRenderedPageBreak/>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1014"/>
      <w:r w:rsidRPr="00D56521">
        <w:t xml:space="preserve"> -</w:t>
      </w:r>
      <w:r w:rsidR="001B472C" w:rsidRPr="00D56521">
        <w:t xml:space="preserve"> </w:t>
      </w:r>
      <w:r w:rsidRPr="00D56521">
        <w:t>Recommended set of viewing groups for ECDIS</w:t>
      </w:r>
      <w:ins w:id="1015" w:author="jonathan pritchard" w:date="2024-01-15T10:56:00Z">
        <w:r w:rsidR="009A245C">
          <w:t xml:space="preserve"> [</w:t>
        </w:r>
      </w:ins>
      <w:ins w:id="1016" w:author="jonathan pritchard" w:date="2024-05-30T08:09:00Z" w16du:dateUtc="2024-05-30T07:09:00Z">
        <w:r w:rsidR="0064471E">
          <w:t>Informative</w:t>
        </w:r>
      </w:ins>
      <w:ins w:id="1017" w:author="jonathan pritchard" w:date="2024-01-15T10:56:00Z">
        <w:r w:rsidR="009A245C">
          <w:t>]</w:t>
        </w:r>
      </w:ins>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rsidP="00214B3A">
      <w:pPr>
        <w:pStyle w:val="Heading2"/>
        <w:rPr>
          <w:noProof/>
        </w:rPr>
      </w:pPr>
      <w:bookmarkStart w:id="1018" w:name="_Toc144421279"/>
      <w:r w:rsidRPr="00D56521">
        <w:rPr>
          <w:noProof/>
        </w:rPr>
        <w:t>Display modes</w:t>
      </w:r>
      <w:bookmarkEnd w:id="1018"/>
    </w:p>
    <w:p w14:paraId="7101E56E" w14:textId="71F57D85"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w:t>
      </w:r>
      <w:del w:id="1019" w:author="Raphael Malyankar" w:date="2023-08-31T18:13:00Z">
        <w:r w:rsidR="00B0258E" w:rsidRPr="00D56521" w:rsidDel="00F00C10">
          <w:rPr>
            <w:noProof/>
          </w:rPr>
          <w:delText>232(82)</w:delText>
        </w:r>
      </w:del>
      <w:ins w:id="1020" w:author="Raphael Malyankar" w:date="2023-08-31T18:13:00Z">
        <w:r w:rsidR="00F00C10">
          <w:rPr>
            <w:noProof/>
          </w:rPr>
          <w:t>530(106)</w:t>
        </w:r>
      </w:ins>
      <w:r w:rsidR="00B0258E" w:rsidRPr="00D56521">
        <w:rPr>
          <w:noProof/>
        </w:rPr>
        <w:t xml:space="preserve">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1021" w:name="_Ref49427616"/>
      <w:bookmarkStart w:id="1022" w:name="_Toc144421280"/>
      <w:bookmarkStart w:id="1023" w:name="_Ref44795999"/>
      <w:r w:rsidRPr="00D56521">
        <w:rPr>
          <w:noProof/>
        </w:rPr>
        <w:t>Displaying ECDIS updates</w:t>
      </w:r>
      <w:bookmarkEnd w:id="1021"/>
      <w:bookmarkEnd w:id="1022"/>
    </w:p>
    <w:p w14:paraId="35DDA46A" w14:textId="6BC6C6A2"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del w:id="1024" w:author="jonathan pritchard" w:date="2024-05-20T17:39:00Z" w16du:dateUtc="2024-05-20T16:39:00Z">
        <w:r w:rsidRPr="00D56521" w:rsidDel="00776DD2">
          <w:rPr>
            <w:noProof/>
          </w:rPr>
          <w:delText>Circ</w:delText>
        </w:r>
      </w:del>
      <w:ins w:id="1025" w:author="jonathan pritchard" w:date="2024-05-20T17:39:00Z" w16du:dateUtc="2024-05-20T16:39:00Z">
        <w:r w:rsidR="00776DD2">
          <w:rPr>
            <w:noProof/>
          </w:rPr>
          <w:t>MSC</w:t>
        </w:r>
      </w:ins>
      <w:r w:rsidRPr="00D56521">
        <w:rPr>
          <w:noProof/>
        </w:rPr>
        <w:t>.</w:t>
      </w:r>
      <w:del w:id="1026" w:author="Raphael Malyankar" w:date="2023-08-31T18:14:00Z">
        <w:r w:rsidRPr="00D56521" w:rsidDel="00F00C10">
          <w:rPr>
            <w:noProof/>
          </w:rPr>
          <w:delText>232(82)</w:delText>
        </w:r>
      </w:del>
      <w:ins w:id="1027" w:author="Raphael Malyankar" w:date="2023-08-31T18:14:00Z">
        <w:r w:rsidR="00F00C10">
          <w:rPr>
            <w:noProof/>
          </w:rPr>
          <w:t>530(106)</w:t>
        </w:r>
      </w:ins>
      <w:r w:rsidRPr="00D56521">
        <w:rPr>
          <w:noProof/>
        </w:rPr>
        <w:t xml:space="preserve">. The citations below are to sections in that </w:t>
      </w:r>
      <w:r w:rsidR="009B0403" w:rsidRPr="00D56521">
        <w:rPr>
          <w:noProof/>
        </w:rPr>
        <w:t>S</w:t>
      </w:r>
      <w:r w:rsidRPr="00D56521">
        <w:rPr>
          <w:noProof/>
        </w:rPr>
        <w:t>tandard.</w:t>
      </w:r>
    </w:p>
    <w:p w14:paraId="12F938AC" w14:textId="34EC9965" w:rsidR="004C64D4" w:rsidRPr="00D56521" w:rsidRDefault="00A10D31" w:rsidP="009B0403">
      <w:pPr>
        <w:spacing w:after="120" w:line="240" w:lineRule="auto"/>
        <w:ind w:left="2160" w:hanging="2160"/>
        <w:jc w:val="both"/>
        <w:rPr>
          <w:noProof/>
        </w:rPr>
      </w:pPr>
      <w:commentRangeStart w:id="1028"/>
      <w:r w:rsidRPr="00D56521">
        <w:rPr>
          <w:noProof/>
        </w:rPr>
        <w:t>MSC</w:t>
      </w:r>
      <w:r w:rsidR="004C64D4" w:rsidRPr="00D56521">
        <w:rPr>
          <w:noProof/>
        </w:rPr>
        <w:t>.</w:t>
      </w:r>
      <w:del w:id="1029" w:author="Raphael Malyankar" w:date="2023-08-31T18:14:00Z">
        <w:r w:rsidR="004C64D4" w:rsidRPr="00D56521" w:rsidDel="00F00C10">
          <w:rPr>
            <w:noProof/>
          </w:rPr>
          <w:delText>232(82)</w:delText>
        </w:r>
      </w:del>
      <w:ins w:id="1030" w:author="Raphael Malyankar" w:date="2023-08-31T18:14:00Z">
        <w:r w:rsidR="00F00C10">
          <w:rPr>
            <w:noProof/>
          </w:rPr>
          <w:t>530(106)</w:t>
        </w:r>
      </w:ins>
      <w:r w:rsidR="004C64D4" w:rsidRPr="00D56521">
        <w:rPr>
          <w:noProof/>
        </w:rPr>
        <w:t xml:space="preserve"> </w:t>
      </w:r>
      <w:commentRangeStart w:id="1031"/>
      <w:ins w:id="1032" w:author="Raphael Malyankar" w:date="2023-08-31T18:14:00Z">
        <w:r w:rsidR="00F00C10">
          <w:rPr>
            <w:noProof/>
          </w:rPr>
          <w:t>4.4,</w:t>
        </w:r>
        <w:del w:id="1033" w:author="jonathan pritchard" w:date="2024-05-20T17:41:00Z" w16du:dateUtc="2024-05-20T16:41:00Z">
          <w:r w:rsidR="00F00C10" w:rsidDel="00776DD2">
            <w:rPr>
              <w:noProof/>
            </w:rPr>
            <w:delText xml:space="preserve"> </w:delText>
          </w:r>
        </w:del>
      </w:ins>
      <w:del w:id="1034" w:author="jonathan pritchard" w:date="2024-05-20T17:41:00Z" w16du:dateUtc="2024-05-20T16:41:00Z">
        <w:r w:rsidR="004C64D4" w:rsidRPr="00D56521" w:rsidDel="00776DD2">
          <w:rPr>
            <w:noProof/>
          </w:rPr>
          <w:delText>4.5</w:delText>
        </w:r>
      </w:del>
      <w:commentRangeEnd w:id="1031"/>
      <w:r w:rsidR="00831F8F">
        <w:rPr>
          <w:rStyle w:val="CommentReference"/>
        </w:rPr>
        <w:commentReference w:id="1031"/>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commentRangeEnd w:id="1028"/>
      <w:r w:rsidR="009F2EFF">
        <w:rPr>
          <w:rStyle w:val="CommentReference"/>
        </w:rPr>
        <w:commentReference w:id="1028"/>
      </w:r>
    </w:p>
    <w:p w14:paraId="7DFFE0DE" w14:textId="58F9744B" w:rsidR="004C64D4" w:rsidRPr="00D56521" w:rsidRDefault="00A10D31" w:rsidP="009B0403">
      <w:pPr>
        <w:spacing w:after="120" w:line="240" w:lineRule="auto"/>
        <w:ind w:left="2160" w:hanging="2160"/>
        <w:jc w:val="both"/>
        <w:rPr>
          <w:noProof/>
        </w:rPr>
      </w:pPr>
      <w:r w:rsidRPr="00D56521">
        <w:rPr>
          <w:noProof/>
        </w:rPr>
        <w:t>MSC.</w:t>
      </w:r>
      <w:del w:id="1035" w:author="Raphael Malyankar" w:date="2023-08-31T18:15:00Z">
        <w:r w:rsidR="004C64D4" w:rsidRPr="00D56521" w:rsidDel="00F00C10">
          <w:rPr>
            <w:noProof/>
          </w:rPr>
          <w:delText>232(82)</w:delText>
        </w:r>
      </w:del>
      <w:ins w:id="1036" w:author="Raphael Malyankar" w:date="2023-08-31T18:15:00Z">
        <w:r w:rsidR="00F00C10">
          <w:rPr>
            <w:noProof/>
          </w:rPr>
          <w:t>530(106)</w:t>
        </w:r>
      </w:ins>
      <w:r w:rsidR="004C64D4" w:rsidRPr="00D56521">
        <w:rPr>
          <w:noProof/>
        </w:rPr>
        <w:t xml:space="preserve"> 4.</w:t>
      </w:r>
      <w:ins w:id="1037" w:author="jonathan pritchard" w:date="2024-05-20T17:41:00Z" w16du:dateUtc="2024-05-20T16:41:00Z">
        <w:r w:rsidR="00776DD2">
          <w:rPr>
            <w:noProof/>
          </w:rPr>
          <w:t>5</w:t>
        </w:r>
      </w:ins>
      <w:del w:id="1038" w:author="jonathan pritchard" w:date="2024-05-20T17:41:00Z" w16du:dateUtc="2024-05-20T16:41:00Z">
        <w:r w:rsidR="004C64D4" w:rsidRPr="00D56521" w:rsidDel="00776DD2">
          <w:rPr>
            <w:noProof/>
          </w:rPr>
          <w:delText>6</w:delText>
        </w:r>
      </w:del>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26FFB281"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1039" w:author="Raphael Malyankar" w:date="2023-08-31T18:15:00Z">
        <w:r w:rsidR="004C64D4" w:rsidRPr="00D56521" w:rsidDel="00F00C10">
          <w:rPr>
            <w:noProof/>
          </w:rPr>
          <w:delText>232(82)</w:delText>
        </w:r>
      </w:del>
      <w:ins w:id="1040" w:author="Raphael Malyankar" w:date="2023-08-31T18:15:00Z">
        <w:r w:rsidR="00F00C10">
          <w:rPr>
            <w:noProof/>
          </w:rPr>
          <w:t>530(106)</w:t>
        </w:r>
      </w:ins>
      <w:r w:rsidR="004C64D4" w:rsidRPr="00D56521">
        <w:rPr>
          <w:noProof/>
        </w:rPr>
        <w:t xml:space="preserve"> 4.</w:t>
      </w:r>
      <w:ins w:id="1041" w:author="jonathan pritchard" w:date="2024-05-20T17:41:00Z" w16du:dateUtc="2024-05-20T16:41:00Z">
        <w:r w:rsidR="00776DD2">
          <w:rPr>
            <w:noProof/>
          </w:rPr>
          <w:t>7</w:t>
        </w:r>
      </w:ins>
      <w:del w:id="1042" w:author="jonathan pritchard" w:date="2024-05-20T17:41:00Z" w16du:dateUtc="2024-05-20T16:41:00Z">
        <w:r w:rsidR="004C64D4" w:rsidRPr="00D56521" w:rsidDel="00776DD2">
          <w:rPr>
            <w:noProof/>
          </w:rPr>
          <w:delText>8</w:delText>
        </w:r>
      </w:del>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rsidP="00214B3A">
      <w:pPr>
        <w:pStyle w:val="Heading3"/>
        <w:rPr>
          <w:noProof/>
        </w:rPr>
      </w:pPr>
      <w:bookmarkStart w:id="1043" w:name="_Ref43155418"/>
      <w:bookmarkStart w:id="1044" w:name="_Toc144421281"/>
      <w:r w:rsidRPr="00D56521">
        <w:rPr>
          <w:noProof/>
        </w:rPr>
        <w:t>Automatic updates</w:t>
      </w:r>
      <w:bookmarkEnd w:id="1043"/>
      <w:bookmarkEnd w:id="1044"/>
    </w:p>
    <w:p w14:paraId="4E4BBDA0" w14:textId="36A63AA8" w:rsidR="004C64D4" w:rsidRPr="00D56521" w:rsidRDefault="004C64D4" w:rsidP="009B0403">
      <w:pPr>
        <w:spacing w:after="120" w:line="240" w:lineRule="auto"/>
        <w:jc w:val="both"/>
        <w:rPr>
          <w:noProof/>
        </w:rPr>
      </w:pPr>
      <w:commentRangeStart w:id="1045"/>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Default="004C64D4" w:rsidP="009B0403">
      <w:pPr>
        <w:spacing w:after="120" w:line="240" w:lineRule="auto"/>
        <w:jc w:val="both"/>
        <w:rPr>
          <w:ins w:id="1046" w:author="jonathan pritchard" w:date="2024-05-20T17:38:00Z" w16du:dateUtc="2024-05-20T16:38:00Z"/>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1045"/>
      <w:r w:rsidR="00776DD2">
        <w:rPr>
          <w:rStyle w:val="CommentReference"/>
        </w:rPr>
        <w:commentReference w:id="1045"/>
      </w:r>
    </w:p>
    <w:p w14:paraId="5802743B" w14:textId="252B029F" w:rsidR="00776DD2" w:rsidRPr="00D56521" w:rsidRDefault="00776DD2" w:rsidP="009B0403">
      <w:pPr>
        <w:spacing w:after="120" w:line="240" w:lineRule="auto"/>
        <w:jc w:val="both"/>
        <w:rPr>
          <w:noProof/>
        </w:rPr>
      </w:pPr>
      <w:ins w:id="1047" w:author="jonathan pritchard" w:date="2024-05-20T17:38:00Z" w16du:dateUtc="2024-05-20T16:38:00Z">
        <w:r>
          <w:rPr>
            <w:noProof/>
          </w:rPr>
          <w:t>[]</w:t>
        </w:r>
      </w:ins>
    </w:p>
    <w:p w14:paraId="57605055" w14:textId="77777777" w:rsidR="004C64D4" w:rsidRPr="00D56521" w:rsidRDefault="004C64D4" w:rsidP="00214B3A">
      <w:pPr>
        <w:pStyle w:val="Heading3"/>
        <w:rPr>
          <w:noProof/>
        </w:rPr>
      </w:pPr>
      <w:bookmarkStart w:id="1048" w:name="_Ref43155422"/>
      <w:bookmarkStart w:id="1049" w:name="_Toc144421282"/>
      <w:r w:rsidRPr="00D56521">
        <w:rPr>
          <w:noProof/>
        </w:rPr>
        <w:t>Manual updates</w:t>
      </w:r>
      <w:bookmarkEnd w:id="1048"/>
      <w:bookmarkEnd w:id="1049"/>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1050" w:name="_Ref45240945"/>
      <w:bookmarkStart w:id="1051" w:name="_Toc144421283"/>
      <w:commentRangeStart w:id="1052"/>
      <w:commentRangeStart w:id="1053"/>
      <w:r w:rsidRPr="00D56521">
        <w:rPr>
          <w:noProof/>
        </w:rPr>
        <w:t>Display functions</w:t>
      </w:r>
      <w:bookmarkEnd w:id="1023"/>
      <w:bookmarkEnd w:id="1050"/>
      <w:bookmarkEnd w:id="1051"/>
      <w:commentRangeEnd w:id="1052"/>
      <w:r w:rsidR="00F24086">
        <w:rPr>
          <w:rStyle w:val="CommentReference"/>
          <w:rFonts w:eastAsia="MS Mincho"/>
          <w:b w:val="0"/>
          <w:bCs w:val="0"/>
        </w:rPr>
        <w:commentReference w:id="1052"/>
      </w:r>
      <w:commentRangeEnd w:id="1053"/>
      <w:r w:rsidR="00E31B18">
        <w:rPr>
          <w:rStyle w:val="CommentReference"/>
          <w:rFonts w:eastAsia="MS Mincho"/>
          <w:b w:val="0"/>
          <w:bCs w:val="0"/>
        </w:rPr>
        <w:commentReference w:id="1053"/>
      </w:r>
    </w:p>
    <w:p w14:paraId="2A723C3A" w14:textId="5A21425B"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w:t>
      </w:r>
      <w:del w:id="1054" w:author="Raphael Malyankar" w:date="2023-08-31T18:15:00Z">
        <w:r w:rsidRPr="00D56521" w:rsidDel="00F00C10">
          <w:rPr>
            <w:noProof/>
          </w:rPr>
          <w:delText>232(82)</w:delText>
        </w:r>
      </w:del>
      <w:ins w:id="1055" w:author="Raphael Malyankar" w:date="2023-08-31T18:15:00Z">
        <w:r w:rsidR="00F00C10">
          <w:rPr>
            <w:noProof/>
          </w:rPr>
          <w:t>530(106)</w:t>
        </w:r>
      </w:ins>
      <w:r w:rsidRPr="00D56521">
        <w:rPr>
          <w:noProof/>
        </w:rPr>
        <w:t>,</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del w:id="1056" w:author="jonathan pritchard" w:date="2024-05-20T17:32:00Z" w16du:dateUtc="2024-05-20T16:32:00Z">
        <w:r w:rsidR="00133C63" w:rsidRPr="00D56521" w:rsidDel="00357C86">
          <w:rPr>
            <w:noProof/>
          </w:rPr>
          <w:delText>MSC</w:delText>
        </w:r>
        <w:r w:rsidRPr="00D56521" w:rsidDel="00357C86">
          <w:rPr>
            <w:noProof/>
          </w:rPr>
          <w:delText>.1609</w:delText>
        </w:r>
      </w:del>
      <w:ins w:id="1057" w:author="jonathan pritchard" w:date="2024-05-20T17:32:00Z" w16du:dateUtc="2024-05-20T16:32:00Z">
        <w:r w:rsidR="00357C86">
          <w:rPr>
            <w:noProof/>
          </w:rPr>
          <w:t xml:space="preserve"> MSC.1/CIRC.1609</w:t>
        </w:r>
      </w:ins>
      <w:r w:rsidRPr="00D56521">
        <w:rPr>
          <w:noProof/>
        </w:rPr>
        <w:t xml:space="preserve">,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lastRenderedPageBreak/>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F280FCE" w:rsidR="00873A32" w:rsidRPr="00D56521" w:rsidRDefault="00FF0DE7" w:rsidP="009B0403">
      <w:pPr>
        <w:spacing w:after="120" w:line="240" w:lineRule="auto"/>
        <w:jc w:val="both"/>
        <w:rPr>
          <w:noProof/>
        </w:rPr>
      </w:pPr>
      <w:r w:rsidRPr="00D56521">
        <w:rPr>
          <w:noProof/>
        </w:rPr>
        <w:t xml:space="preserve">All ECDIS-capable products </w:t>
      </w:r>
      <w:commentRangeStart w:id="1058"/>
      <w:del w:id="1059" w:author="jonathan pritchard" w:date="2024-05-29T01:35:00Z" w16du:dateUtc="2024-05-29T00:35:00Z">
        <w:r w:rsidRPr="00D56521" w:rsidDel="00214B3A">
          <w:rPr>
            <w:noProof/>
          </w:rPr>
          <w:delText>(</w:delText>
        </w:r>
        <w:r w:rsidR="007D63FC" w:rsidRPr="00D56521" w:rsidDel="00214B3A">
          <w:rPr>
            <w:noProof/>
          </w:rPr>
          <w:delText>that is</w:delText>
        </w:r>
        <w:r w:rsidRPr="00D56521" w:rsidDel="00214B3A">
          <w:rPr>
            <w:noProof/>
          </w:rPr>
          <w:delText xml:space="preserve">, S-100 compliance category 4) </w:delText>
        </w:r>
        <w:commentRangeEnd w:id="1058"/>
        <w:r w:rsidR="009A245C" w:rsidDel="00214B3A">
          <w:rPr>
            <w:rStyle w:val="CommentReference"/>
          </w:rPr>
          <w:commentReference w:id="1058"/>
        </w:r>
      </w:del>
      <w:r w:rsidRPr="00D56521">
        <w:rPr>
          <w:noProof/>
        </w:rPr>
        <w:t xml:space="preserve">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38AB" w:rsidRDefault="00BB241C" w:rsidP="009B0403">
      <w:pPr>
        <w:spacing w:after="120" w:line="240" w:lineRule="auto"/>
        <w:jc w:val="both"/>
        <w:rPr>
          <w:b/>
          <w:bCs/>
          <w:noProof/>
          <w:rPrChange w:id="1060" w:author="jonathan pritchard" w:date="2024-07-06T12:47:00Z" w16du:dateUtc="2024-07-06T11:47:00Z">
            <w:rPr>
              <w:noProof/>
            </w:rPr>
          </w:rPrChange>
        </w:rPr>
      </w:pPr>
      <w:r w:rsidRPr="00D538AB">
        <w:rPr>
          <w:b/>
          <w:bCs/>
          <w:noProof/>
          <w:rPrChange w:id="1061" w:author="jonathan pritchard" w:date="2024-07-06T12:47:00Z" w16du:dateUtc="2024-07-06T11:47:00Z">
            <w:rPr>
              <w:noProof/>
            </w:rPr>
          </w:rPrChange>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415"/>
        <w:gridCol w:w="3259"/>
        <w:gridCol w:w="1756"/>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lastRenderedPageBreak/>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1062" w:name="_Ref44795966"/>
      <w:bookmarkStart w:id="1063" w:name="_Ref43817648"/>
      <w:bookmarkStart w:id="1064"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1062"/>
      <w:bookmarkEnd w:id="1063"/>
      <w:r w:rsidRPr="00D56521">
        <w:t xml:space="preserve"> </w:t>
      </w:r>
      <w:bookmarkStart w:id="1065" w:name="_Ref43817668"/>
      <w:r w:rsidRPr="00D56521">
        <w:t>- Mandatory and optional display functions</w:t>
      </w:r>
      <w:bookmarkEnd w:id="1064"/>
      <w:bookmarkEnd w:id="1065"/>
    </w:p>
    <w:p w14:paraId="6126875F" w14:textId="0F0DE8FF" w:rsidR="00702918" w:rsidRPr="00D56521" w:rsidRDefault="00702918" w:rsidP="00FE0DAE">
      <w:pPr>
        <w:spacing w:after="60" w:line="240" w:lineRule="auto"/>
        <w:jc w:val="both"/>
      </w:pPr>
      <w:r w:rsidRPr="00D56521">
        <w:t>NOTES:</w:t>
      </w:r>
    </w:p>
    <w:p w14:paraId="23B03D47" w14:textId="5E278636" w:rsidR="00702918" w:rsidRPr="00D56521" w:rsidRDefault="00702918" w:rsidP="00AE2737">
      <w:pPr>
        <w:pStyle w:val="ListParagraph"/>
        <w:numPr>
          <w:ilvl w:val="0"/>
          <w:numId w:val="35"/>
        </w:numPr>
        <w:spacing w:after="60" w:line="240" w:lineRule="auto"/>
        <w:jc w:val="both"/>
      </w:pPr>
      <w:r w:rsidRPr="00D56521">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proofErr w:type="spellStart"/>
      <w:r w:rsidR="00D74A26" w:rsidRPr="00D56521">
        <w:rPr>
          <w:i/>
          <w:iCs/>
        </w:rPr>
        <w:t>fileReference</w:t>
      </w:r>
      <w:proofErr w:type="spellEnd"/>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w:t>
      </w:r>
      <w:r w:rsidR="00BE5939" w:rsidRPr="00D56521">
        <w:lastRenderedPageBreak/>
        <w:t xml:space="preserve">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1066" w:name="_Toc46655801"/>
      <w:bookmarkStart w:id="1067" w:name="_Toc46659185"/>
      <w:bookmarkStart w:id="1068" w:name="_Toc46659364"/>
      <w:bookmarkStart w:id="1069" w:name="_Toc47457004"/>
      <w:bookmarkStart w:id="1070" w:name="_Toc47574675"/>
      <w:bookmarkStart w:id="1071" w:name="_Toc47618735"/>
      <w:bookmarkStart w:id="1072" w:name="_Toc47651153"/>
      <w:bookmarkStart w:id="1073" w:name="_Toc47708078"/>
      <w:bookmarkStart w:id="1074" w:name="_Toc47708340"/>
      <w:bookmarkStart w:id="1075" w:name="_Toc47708574"/>
      <w:bookmarkStart w:id="1076" w:name="_Toc47711981"/>
      <w:bookmarkStart w:id="1077" w:name="_Toc46655802"/>
      <w:bookmarkStart w:id="1078" w:name="_Toc46659186"/>
      <w:bookmarkStart w:id="1079" w:name="_Toc46659365"/>
      <w:bookmarkStart w:id="1080" w:name="_Toc47457005"/>
      <w:bookmarkStart w:id="1081" w:name="_Toc47574676"/>
      <w:bookmarkStart w:id="1082" w:name="_Toc47618736"/>
      <w:bookmarkStart w:id="1083" w:name="_Toc47651154"/>
      <w:bookmarkStart w:id="1084" w:name="_Toc47708079"/>
      <w:bookmarkStart w:id="1085" w:name="_Toc47708341"/>
      <w:bookmarkStart w:id="1086" w:name="_Toc47708575"/>
      <w:bookmarkStart w:id="1087" w:name="_Toc47711982"/>
      <w:bookmarkStart w:id="1088" w:name="_Toc46655803"/>
      <w:bookmarkStart w:id="1089" w:name="_Toc46659187"/>
      <w:bookmarkStart w:id="1090" w:name="_Toc46659366"/>
      <w:bookmarkStart w:id="1091" w:name="_Toc47457006"/>
      <w:bookmarkStart w:id="1092" w:name="_Toc47574677"/>
      <w:bookmarkStart w:id="1093" w:name="_Toc47618737"/>
      <w:bookmarkStart w:id="1094" w:name="_Toc47651155"/>
      <w:bookmarkStart w:id="1095" w:name="_Toc47708080"/>
      <w:bookmarkStart w:id="1096" w:name="_Toc47708342"/>
      <w:bookmarkStart w:id="1097" w:name="_Toc47708576"/>
      <w:bookmarkStart w:id="1098" w:name="_Toc47711983"/>
      <w:bookmarkStart w:id="1099" w:name="_Toc144421284"/>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r w:rsidRPr="00D56521">
        <w:t>General Rules for Symbols and Text</w:t>
      </w:r>
      <w:bookmarkEnd w:id="1099"/>
    </w:p>
    <w:p w14:paraId="31594813" w14:textId="77777777" w:rsidR="000002BE" w:rsidRPr="00D56521" w:rsidRDefault="000002BE" w:rsidP="00214B3A">
      <w:pPr>
        <w:pStyle w:val="Heading2"/>
        <w:rPr>
          <w:noProof/>
        </w:rPr>
      </w:pPr>
      <w:bookmarkStart w:id="1100" w:name="_Ref49475956"/>
      <w:bookmarkStart w:id="1101" w:name="_Toc144421285"/>
      <w:r w:rsidRPr="00D56521">
        <w:rPr>
          <w:noProof/>
        </w:rPr>
        <w:t>Symbol Specifications</w:t>
      </w:r>
      <w:bookmarkEnd w:id="1100"/>
      <w:bookmarkEnd w:id="1101"/>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3E0C1A6F" w:rsidR="000002BE" w:rsidRPr="00D56521" w:rsidRDefault="000002BE" w:rsidP="003B31CC">
      <w:pPr>
        <w:spacing w:after="120" w:line="240" w:lineRule="auto"/>
        <w:jc w:val="both"/>
        <w:rPr>
          <w:noProof/>
        </w:rPr>
      </w:pPr>
      <w:r w:rsidRPr="00D56521">
        <w:rPr>
          <w:noProof/>
        </w:rPr>
        <w:t xml:space="preserve">Should an "unknown feature" occur in the </w:t>
      </w:r>
      <w:del w:id="1102" w:author="Raphael Malyankar" w:date="2023-08-31T16:30:00Z">
        <w:r w:rsidRPr="00D56521" w:rsidDel="00071364">
          <w:rPr>
            <w:noProof/>
          </w:rPr>
          <w:delText xml:space="preserve">SENC </w:delText>
        </w:r>
      </w:del>
      <w:ins w:id="1103" w:author="Raphael Malyankar" w:date="2023-08-31T16:30:00Z">
        <w:r w:rsidR="00071364">
          <w:rPr>
            <w:noProof/>
          </w:rPr>
          <w:t>System Database</w:t>
        </w:r>
        <w:r w:rsidR="00071364" w:rsidRPr="00D56521">
          <w:rPr>
            <w:noProof/>
          </w:rPr>
          <w:t xml:space="preserve"> </w:t>
        </w:r>
      </w:ins>
      <w:r w:rsidRPr="00D56521">
        <w:rPr>
          <w:noProof/>
        </w:rPr>
        <w:t xml:space="preserve">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rsidP="00214B3A">
      <w:pPr>
        <w:pStyle w:val="Heading2"/>
        <w:rPr>
          <w:noProof/>
        </w:rPr>
      </w:pPr>
      <w:bookmarkStart w:id="1104" w:name="_Ref49261612"/>
      <w:bookmarkStart w:id="1105" w:name="_Toc144421286"/>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1104"/>
      <w:bookmarkEnd w:id="1105"/>
    </w:p>
    <w:p w14:paraId="1EBBC62A" w14:textId="1C8CF7E8" w:rsidR="0057617F" w:rsidRPr="00D56521" w:rsidRDefault="0057617F" w:rsidP="00214B3A">
      <w:pPr>
        <w:pStyle w:val="Heading3"/>
      </w:pPr>
      <w:bookmarkStart w:id="1106" w:name="_Toc144421287"/>
      <w:r w:rsidRPr="00D56521">
        <w:t>Introduction (informative)</w:t>
      </w:r>
      <w:bookmarkEnd w:id="1106"/>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rsidP="00214B3A">
      <w:pPr>
        <w:pStyle w:val="Heading3"/>
      </w:pPr>
      <w:bookmarkStart w:id="1107" w:name="_Ref49150167"/>
      <w:bookmarkStart w:id="1108" w:name="_Toc144421288"/>
      <w:r w:rsidRPr="00D56521">
        <w:t>Guidelines for size and resolution</w:t>
      </w:r>
      <w:bookmarkEnd w:id="1107"/>
      <w:bookmarkEnd w:id="1108"/>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3"/>
      </w:r>
      <w:r w:rsidR="007A6680" w:rsidRPr="00D56521">
        <w:rPr>
          <w:noProof/>
          <w:vertAlign w:val="superscript"/>
        </w:rPr>
        <w:t>,</w:t>
      </w:r>
      <w:r w:rsidR="007A6680" w:rsidRPr="00D56521">
        <w:rPr>
          <w:rStyle w:val="FootnoteReference"/>
          <w:sz w:val="20"/>
          <w:vertAlign w:val="superscript"/>
          <w:lang w:val="en-GB"/>
        </w:rPr>
        <w:footnoteReference w:id="4"/>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lastRenderedPageBreak/>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rsidP="00214B3A">
      <w:pPr>
        <w:pStyle w:val="Heading3"/>
        <w:rPr>
          <w:noProof/>
        </w:rPr>
      </w:pPr>
      <w:bookmarkStart w:id="1109" w:name="_Ref49150112"/>
      <w:bookmarkStart w:id="1110" w:name="_Toc144421289"/>
      <w:r w:rsidRPr="00D56521">
        <w:rPr>
          <w:noProof/>
        </w:rPr>
        <w:t>Fonts</w:t>
      </w:r>
      <w:bookmarkEnd w:id="1109"/>
      <w:bookmarkEnd w:id="1110"/>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rsidP="00214B3A">
      <w:pPr>
        <w:pStyle w:val="Heading3"/>
        <w:rPr>
          <w:noProof/>
        </w:rPr>
      </w:pPr>
      <w:bookmarkStart w:id="1111" w:name="_Toc144421290"/>
      <w:r w:rsidRPr="00D56521">
        <w:rPr>
          <w:noProof/>
        </w:rPr>
        <w:t>Zooming</w:t>
      </w:r>
      <w:bookmarkEnd w:id="1111"/>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rsidP="00214B3A">
      <w:pPr>
        <w:pStyle w:val="Heading2"/>
        <w:rPr>
          <w:noProof/>
        </w:rPr>
      </w:pPr>
      <w:bookmarkStart w:id="1112" w:name="_Toc144421291"/>
      <w:r w:rsidRPr="00D56521">
        <w:rPr>
          <w:noProof/>
        </w:rPr>
        <w:t>Mariner's options in symbols and linestyles</w:t>
      </w:r>
      <w:bookmarkEnd w:id="1112"/>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rsidP="00214B3A">
      <w:pPr>
        <w:pStyle w:val="Heading2"/>
        <w:rPr>
          <w:noProof/>
        </w:rPr>
      </w:pPr>
      <w:bookmarkStart w:id="1113" w:name="_Toc144421292"/>
      <w:r w:rsidRPr="00D56521">
        <w:rPr>
          <w:noProof/>
        </w:rPr>
        <w:t>Display orientation</w:t>
      </w:r>
      <w:bookmarkEnd w:id="1113"/>
    </w:p>
    <w:p w14:paraId="39F53581" w14:textId="177AF3F7" w:rsidR="000002BE" w:rsidRPr="00D56521" w:rsidRDefault="000002BE" w:rsidP="00AA02E7">
      <w:pPr>
        <w:spacing w:after="120" w:line="240" w:lineRule="auto"/>
        <w:jc w:val="both"/>
        <w:rPr>
          <w:noProof/>
        </w:rPr>
      </w:pPr>
      <w:r w:rsidRPr="00D56521">
        <w:rPr>
          <w:noProof/>
        </w:rPr>
        <w:t xml:space="preserve">It should always be possible to display the </w:t>
      </w:r>
      <w:del w:id="1114" w:author="Raphael Malyankar" w:date="2023-08-31T18:15:00Z">
        <w:r w:rsidRPr="00D56521" w:rsidDel="00F00C10">
          <w:rPr>
            <w:noProof/>
          </w:rPr>
          <w:delText xml:space="preserve">chart </w:delText>
        </w:r>
      </w:del>
      <w:ins w:id="1115" w:author="Raphael Malyankar" w:date="2023-08-31T18:15:00Z">
        <w:r w:rsidR="00F00C10">
          <w:rPr>
            <w:noProof/>
          </w:rPr>
          <w:t>System Database information</w:t>
        </w:r>
        <w:r w:rsidR="00F00C10" w:rsidRPr="00D56521">
          <w:rPr>
            <w:noProof/>
          </w:rPr>
          <w:t xml:space="preserve"> </w:t>
        </w:r>
      </w:ins>
      <w:r w:rsidRPr="00D56521">
        <w:rPr>
          <w:noProof/>
        </w:rPr>
        <w:t xml:space="preserve">north-up (IMO </w:t>
      </w:r>
      <w:r w:rsidR="002F3CE7" w:rsidRPr="00D56521">
        <w:rPr>
          <w:noProof/>
        </w:rPr>
        <w:t>MSC.</w:t>
      </w:r>
      <w:del w:id="1116" w:author="Raphael Malyankar" w:date="2023-08-31T18:15:00Z">
        <w:r w:rsidR="002F3CE7" w:rsidRPr="00D56521" w:rsidDel="00F00C10">
          <w:rPr>
            <w:noProof/>
          </w:rPr>
          <w:delText>232(82)</w:delText>
        </w:r>
      </w:del>
      <w:ins w:id="1117" w:author="Raphael Malyankar" w:date="2023-08-31T18:15:00Z">
        <w:r w:rsidR="00F00C10">
          <w:rPr>
            <w:noProof/>
          </w:rPr>
          <w:t>530(106)</w:t>
        </w:r>
      </w:ins>
      <w:r w:rsidR="002F3CE7" w:rsidRPr="00D56521">
        <w:rPr>
          <w:noProof/>
        </w:rPr>
        <w:t xml:space="preserve">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1118" w:name="_Toc144421293"/>
      <w:r w:rsidRPr="00D56521">
        <w:rPr>
          <w:noProof/>
        </w:rPr>
        <w:t>Common text information</w:t>
      </w:r>
      <w:r w:rsidR="0004119A" w:rsidRPr="00D56521">
        <w:rPr>
          <w:noProof/>
        </w:rPr>
        <w:t xml:space="preserve"> attributes</w:t>
      </w:r>
      <w:bookmarkEnd w:id="1118"/>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1119"/>
      <w:commentRangeStart w:id="1120"/>
      <w:r w:rsidR="00363AAD" w:rsidRPr="00D56521">
        <w:t>guidelines</w:t>
      </w:r>
      <w:r w:rsidR="00721ED4" w:rsidRPr="00D56521">
        <w:t xml:space="preserve"> </w:t>
      </w:r>
      <w:commentRangeEnd w:id="1119"/>
      <w:r w:rsidR="009A245C">
        <w:rPr>
          <w:rStyle w:val="CommentReference"/>
        </w:rPr>
        <w:commentReference w:id="1119"/>
      </w:r>
      <w:commentRangeEnd w:id="1120"/>
      <w:r w:rsidR="00AA4838">
        <w:rPr>
          <w:rStyle w:val="CommentReference"/>
        </w:rPr>
        <w:commentReference w:id="1120"/>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rsidP="00214B3A">
      <w:pPr>
        <w:pStyle w:val="Heading3"/>
      </w:pPr>
      <w:bookmarkStart w:id="1121" w:name="_Toc144421294"/>
      <w:commentRangeStart w:id="1122"/>
      <w:commentRangeStart w:id="1123"/>
      <w:commentRangeStart w:id="1124"/>
      <w:r w:rsidRPr="00D56521">
        <w:lastRenderedPageBreak/>
        <w:t>Feature names</w:t>
      </w:r>
      <w:bookmarkEnd w:id="1121"/>
      <w:commentRangeEnd w:id="1122"/>
      <w:r w:rsidR="00E31B18">
        <w:rPr>
          <w:rStyle w:val="CommentReference"/>
          <w:b w:val="0"/>
          <w:bCs w:val="0"/>
        </w:rPr>
        <w:commentReference w:id="1122"/>
      </w:r>
      <w:commentRangeEnd w:id="1123"/>
      <w:r w:rsidR="00411D24">
        <w:rPr>
          <w:rStyle w:val="CommentReference"/>
          <w:b w:val="0"/>
          <w:bCs w:val="0"/>
        </w:rPr>
        <w:commentReference w:id="1123"/>
      </w:r>
      <w:commentRangeEnd w:id="1124"/>
      <w:r w:rsidR="00AA4838">
        <w:rPr>
          <w:rStyle w:val="CommentReference"/>
          <w:b w:val="0"/>
          <w:bCs w:val="0"/>
        </w:rPr>
        <w:commentReference w:id="1124"/>
      </w:r>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w:t>
      </w:r>
      <w:proofErr w:type="spellStart"/>
      <w:r w:rsidR="004D23A1" w:rsidRPr="00D56521">
        <w:t>boolean</w:t>
      </w:r>
      <w:proofErr w:type="spellEnd"/>
      <w:r w:rsidR="004D23A1" w:rsidRPr="00D56521">
        <w:t xml:space="preserve">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proofErr w:type="spellStart"/>
      <w:r w:rsidR="0011580C" w:rsidRPr="00D56521">
        <w:rPr>
          <w:i/>
          <w:iCs/>
        </w:rPr>
        <w:t>displayName</w:t>
      </w:r>
      <w:proofErr w:type="spellEnd"/>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proofErr w:type="spellStart"/>
      <w:r w:rsidR="0011580C" w:rsidRPr="00D56521">
        <w:rPr>
          <w:i/>
          <w:iCs/>
        </w:rPr>
        <w:t>displayName</w:t>
      </w:r>
      <w:proofErr w:type="spellEnd"/>
      <w:r w:rsidR="00454CC1" w:rsidRPr="00D56521">
        <w:t>.</w:t>
      </w:r>
    </w:p>
    <w:p w14:paraId="586501BB" w14:textId="4F4988C6" w:rsidR="000A7AFE" w:rsidRPr="00D56521" w:rsidRDefault="004D0AE3" w:rsidP="00214B3A">
      <w:pPr>
        <w:pStyle w:val="Heading3"/>
      </w:pPr>
      <w:bookmarkStart w:id="1125" w:name="_Toc144421295"/>
      <w:commentRangeStart w:id="1126"/>
      <w:commentRangeStart w:id="1127"/>
      <w:r w:rsidRPr="00D56521">
        <w:t>Generic attribute</w:t>
      </w:r>
      <w:r w:rsidR="00363AAD" w:rsidRPr="00D56521">
        <w:t xml:space="preserve"> </w:t>
      </w:r>
      <w:r w:rsidRPr="00D56521">
        <w:t>“</w:t>
      </w:r>
      <w:r w:rsidR="00363AAD" w:rsidRPr="00D56521">
        <w:t>information</w:t>
      </w:r>
      <w:r w:rsidRPr="00D56521">
        <w:t>”</w:t>
      </w:r>
      <w:bookmarkEnd w:id="1125"/>
      <w:commentRangeEnd w:id="1126"/>
      <w:r w:rsidR="00E31B18">
        <w:rPr>
          <w:rStyle w:val="CommentReference"/>
          <w:b w:val="0"/>
          <w:bCs w:val="0"/>
        </w:rPr>
        <w:commentReference w:id="1126"/>
      </w:r>
      <w:commentRangeEnd w:id="1127"/>
      <w:r w:rsidR="009A245C">
        <w:rPr>
          <w:rStyle w:val="CommentReference"/>
          <w:b w:val="0"/>
          <w:bCs w:val="0"/>
        </w:rPr>
        <w:commentReference w:id="1127"/>
      </w:r>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L</w:t>
      </w:r>
      <w:r w:rsidRPr="00D56521">
        <w:rPr>
          <w:i/>
          <w:iCs/>
        </w:rPr>
        <w:t>ocator</w:t>
      </w:r>
      <w:proofErr w:type="spellEnd"/>
      <w:r w:rsidR="006B4F8B" w:rsidRPr="00D56521">
        <w:t xml:space="preserve">: </w:t>
      </w:r>
      <w:r w:rsidR="00AA02E7" w:rsidRPr="00D56521">
        <w:t>I</w:t>
      </w:r>
      <w:r w:rsidR="006B4F8B" w:rsidRPr="00D56521">
        <w:t xml:space="preserve">ndicator for location of text within the file named by </w:t>
      </w:r>
      <w:proofErr w:type="spellStart"/>
      <w:r w:rsidR="006B4F8B" w:rsidRPr="00D56521">
        <w:rPr>
          <w:i/>
          <w:iCs/>
        </w:rPr>
        <w:t>fileReference</w:t>
      </w:r>
      <w:proofErr w:type="spellEnd"/>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R</w:t>
      </w:r>
      <w:r w:rsidRPr="00D56521">
        <w:rPr>
          <w:i/>
          <w:iCs/>
        </w:rPr>
        <w:t>eference</w:t>
      </w:r>
      <w:proofErr w:type="spellEnd"/>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proofErr w:type="spellStart"/>
      <w:r w:rsidR="006B4F8B" w:rsidRPr="00D56521">
        <w:rPr>
          <w:i/>
          <w:iCs/>
        </w:rPr>
        <w:t>fileReference</w:t>
      </w:r>
      <w:proofErr w:type="spellEnd"/>
      <w:r w:rsidR="004D0AE3" w:rsidRPr="00D56521">
        <w:t xml:space="preserve"> (specifically, the section indicated by </w:t>
      </w:r>
      <w:proofErr w:type="spellStart"/>
      <w:r w:rsidR="004D0AE3" w:rsidRPr="00D56521">
        <w:rPr>
          <w:i/>
          <w:iCs/>
        </w:rPr>
        <w:t>fileLocator</w:t>
      </w:r>
      <w:proofErr w:type="spellEnd"/>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proofErr w:type="spellStart"/>
      <w:r w:rsidRPr="00D56521">
        <w:rPr>
          <w:i/>
          <w:iCs/>
        </w:rPr>
        <w:t>fileReference</w:t>
      </w:r>
      <w:proofErr w:type="spellEnd"/>
      <w:r w:rsidRPr="00D56521">
        <w:t>” or “</w:t>
      </w:r>
      <w:r w:rsidRPr="00D56521">
        <w:rPr>
          <w:i/>
          <w:iCs/>
        </w:rPr>
        <w:t>text</w:t>
      </w:r>
      <w:r w:rsidRPr="00D56521">
        <w:t>” must be populated</w:t>
      </w:r>
      <w:r w:rsidR="004D0AE3" w:rsidRPr="00D56521">
        <w:t xml:space="preserve"> (usually only one of the two)</w:t>
      </w:r>
      <w:r w:rsidRPr="00D56521">
        <w:t>.</w:t>
      </w:r>
    </w:p>
    <w:p w14:paraId="6F4D75A5" w14:textId="3547C1C3"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del w:id="1128" w:author="jonathan pritchard" w:date="2024-05-29T01:37:00Z" w16du:dateUtc="2024-05-29T00:37:00Z">
        <w:r w:rsidR="000C5D35" w:rsidRPr="00D56521" w:rsidDel="00214B3A">
          <w:delText xml:space="preserve">can </w:delText>
        </w:r>
      </w:del>
      <w:ins w:id="1129" w:author="jonathan pritchard" w:date="2024-05-29T01:37:00Z" w16du:dateUtc="2024-05-29T00:37:00Z">
        <w:r w:rsidR="00214B3A">
          <w:t>may</w:t>
        </w:r>
        <w:r w:rsidR="00214B3A" w:rsidRPr="00D56521">
          <w:t xml:space="preserve"> </w:t>
        </w:r>
      </w:ins>
      <w:r w:rsidR="000C5D35" w:rsidRPr="00D56521">
        <w:t xml:space="preserve">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proofErr w:type="spellStart"/>
      <w:r w:rsidR="0099129A" w:rsidRPr="00D56521">
        <w:rPr>
          <w:i/>
          <w:iCs/>
        </w:rPr>
        <w:t>fileReference</w:t>
      </w:r>
      <w:proofErr w:type="spellEnd"/>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rsidP="00214B3A">
      <w:pPr>
        <w:pStyle w:val="Heading2"/>
      </w:pPr>
      <w:bookmarkStart w:id="1130" w:name="_Toc144421296"/>
      <w:r w:rsidRPr="00D56521">
        <w:t>Queries</w:t>
      </w:r>
      <w:bookmarkEnd w:id="1130"/>
    </w:p>
    <w:p w14:paraId="0E38433B" w14:textId="78FD7A50" w:rsidR="00CB627A" w:rsidRPr="00D56521" w:rsidRDefault="00CB627A" w:rsidP="00F91862">
      <w:pPr>
        <w:spacing w:after="120" w:line="240" w:lineRule="auto"/>
        <w:jc w:val="both"/>
      </w:pPr>
      <w:commentRangeStart w:id="1131"/>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commentRangeEnd w:id="1131"/>
      <w:r w:rsidR="00E31B18">
        <w:rPr>
          <w:rStyle w:val="CommentReference"/>
        </w:rPr>
        <w:commentReference w:id="1131"/>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1132" w:name="_Toc46655819"/>
      <w:bookmarkStart w:id="1133" w:name="_Toc46659203"/>
      <w:bookmarkStart w:id="1134" w:name="_Toc46659382"/>
      <w:bookmarkStart w:id="1135" w:name="_Toc47457023"/>
      <w:bookmarkStart w:id="1136" w:name="_Toc47574699"/>
      <w:bookmarkStart w:id="1137" w:name="_Toc47618759"/>
      <w:bookmarkStart w:id="1138" w:name="_Toc47651177"/>
      <w:bookmarkStart w:id="1139" w:name="_Toc47708102"/>
      <w:bookmarkStart w:id="1140" w:name="_Toc47708364"/>
      <w:bookmarkStart w:id="1141" w:name="_Toc47708598"/>
      <w:bookmarkStart w:id="1142" w:name="_Toc144421297"/>
      <w:bookmarkEnd w:id="1132"/>
      <w:bookmarkEnd w:id="1133"/>
      <w:bookmarkEnd w:id="1134"/>
      <w:bookmarkEnd w:id="1135"/>
      <w:bookmarkEnd w:id="1136"/>
      <w:bookmarkEnd w:id="1137"/>
      <w:bookmarkEnd w:id="1138"/>
      <w:bookmarkEnd w:id="1139"/>
      <w:bookmarkEnd w:id="1140"/>
      <w:bookmarkEnd w:id="1141"/>
      <w:commentRangeStart w:id="1143"/>
      <w:commentRangeStart w:id="1144"/>
      <w:r w:rsidRPr="00D56521">
        <w:rPr>
          <w:noProof/>
        </w:rPr>
        <w:t>Text</w:t>
      </w:r>
      <w:r w:rsidR="00007DC7" w:rsidRPr="00D56521">
        <w:rPr>
          <w:noProof/>
        </w:rPr>
        <w:t xml:space="preserve"> and Graphics</w:t>
      </w:r>
      <w:bookmarkEnd w:id="1142"/>
      <w:commentRangeEnd w:id="1143"/>
      <w:r w:rsidR="009A4F79">
        <w:rPr>
          <w:rStyle w:val="CommentReference"/>
          <w:rFonts w:eastAsia="MS Mincho"/>
          <w:b w:val="0"/>
          <w:bCs w:val="0"/>
        </w:rPr>
        <w:commentReference w:id="1143"/>
      </w:r>
      <w:commentRangeEnd w:id="1144"/>
      <w:r w:rsidR="00DE2FFE">
        <w:rPr>
          <w:rStyle w:val="CommentReference"/>
          <w:rFonts w:eastAsia="MS Mincho"/>
          <w:b w:val="0"/>
          <w:bCs w:val="0"/>
        </w:rPr>
        <w:commentReference w:id="1144"/>
      </w:r>
    </w:p>
    <w:p w14:paraId="12BBF4C9" w14:textId="241B50CC" w:rsidR="007D243B" w:rsidRPr="00D56521" w:rsidRDefault="007D243B" w:rsidP="00214B3A">
      <w:pPr>
        <w:pStyle w:val="Heading2"/>
        <w:rPr>
          <w:noProof/>
        </w:rPr>
      </w:pPr>
      <w:bookmarkStart w:id="1145" w:name="_Toc144421298"/>
      <w:r w:rsidRPr="00D56521">
        <w:rPr>
          <w:noProof/>
        </w:rPr>
        <w:t>Text as part of the display</w:t>
      </w:r>
      <w:bookmarkEnd w:id="1145"/>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commentRangeStart w:id="1146"/>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commentRangeEnd w:id="1146"/>
      <w:r w:rsidR="00BB0BEC">
        <w:rPr>
          <w:rStyle w:val="CommentReference"/>
        </w:rPr>
        <w:commentReference w:id="1146"/>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1D51AC65" w:rsidR="007D243B" w:rsidRPr="00D56521" w:rsidRDefault="001F2CFE" w:rsidP="00214B3A">
      <w:pPr>
        <w:pStyle w:val="Heading2"/>
        <w:rPr>
          <w:noProof/>
        </w:rPr>
      </w:pPr>
      <w:bookmarkStart w:id="1147" w:name="_Toc144421299"/>
      <w:bookmarkStart w:id="1148" w:name="_Ref46675037"/>
      <w:commentRangeStart w:id="1149"/>
      <w:commentRangeStart w:id="1150"/>
      <w:commentRangeStart w:id="1151"/>
      <w:r w:rsidRPr="00D56521">
        <w:rPr>
          <w:noProof/>
        </w:rPr>
        <w:lastRenderedPageBreak/>
        <w:t>Viewing groups used for t</w:t>
      </w:r>
      <w:r w:rsidR="007D243B" w:rsidRPr="00D56521">
        <w:rPr>
          <w:noProof/>
        </w:rPr>
        <w:t>ext</w:t>
      </w:r>
      <w:bookmarkEnd w:id="1147"/>
      <w:ins w:id="1152" w:author="jonathan pritchard" w:date="2024-01-17T15:33:00Z">
        <w:r w:rsidR="009A4F79">
          <w:rPr>
            <w:noProof/>
          </w:rPr>
          <w:t xml:space="preserve"> </w:t>
        </w:r>
      </w:ins>
      <w:r w:rsidR="007D243B" w:rsidRPr="00D56521">
        <w:rPr>
          <w:noProof/>
        </w:rPr>
        <w:t xml:space="preserve"> </w:t>
      </w:r>
      <w:bookmarkEnd w:id="1148"/>
      <w:commentRangeEnd w:id="1149"/>
      <w:r w:rsidR="00E31B18">
        <w:rPr>
          <w:rStyle w:val="CommentReference"/>
          <w:rFonts w:eastAsia="MS Mincho"/>
          <w:b w:val="0"/>
          <w:bCs w:val="0"/>
        </w:rPr>
        <w:commentReference w:id="1149"/>
      </w:r>
      <w:commentRangeEnd w:id="1150"/>
      <w:commentRangeEnd w:id="1151"/>
      <w:r w:rsidR="00214B3A">
        <w:rPr>
          <w:rStyle w:val="CommentReference"/>
          <w:rFonts w:eastAsia="MS Mincho"/>
          <w:b w:val="0"/>
          <w:bCs w:val="0"/>
        </w:rPr>
        <w:commentReference w:id="1150"/>
      </w:r>
      <w:r w:rsidR="00831F8F">
        <w:rPr>
          <w:rStyle w:val="CommentReference"/>
          <w:rFonts w:eastAsia="MS Mincho"/>
          <w:b w:val="0"/>
          <w:bCs w:val="0"/>
        </w:rPr>
        <w:commentReference w:id="1151"/>
      </w:r>
    </w:p>
    <w:p w14:paraId="3498957B" w14:textId="7B701749" w:rsidR="00537C3C" w:rsidRDefault="00632C0D" w:rsidP="00F91862">
      <w:pPr>
        <w:spacing w:after="120" w:line="240" w:lineRule="auto"/>
        <w:jc w:val="both"/>
        <w:rPr>
          <w:ins w:id="1153" w:author="jonathan pritchard" w:date="2024-05-29T01:39:00Z" w16du:dateUtc="2024-05-29T00:39:00Z"/>
        </w:rPr>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ins w:id="1154" w:author="jonathan pritchard" w:date="2024-05-29T01:38:00Z" w16du:dateUtc="2024-05-29T00:38:00Z">
        <w:r w:rsidR="00214B3A">
          <w:t xml:space="preserve"> The content of these tables is purely informative as the</w:t>
        </w:r>
      </w:ins>
      <w:ins w:id="1155" w:author="jonathan pritchard" w:date="2024-05-29T01:39:00Z" w16du:dateUtc="2024-05-29T00:39:00Z">
        <w:r w:rsidR="00214B3A">
          <w:t>ir precise specification, fulfilling the mandatory requirements are contained within the published Portrayal Catalogue(s).</w:t>
        </w:r>
      </w:ins>
    </w:p>
    <w:p w14:paraId="18451741" w14:textId="77777777" w:rsidR="00214B3A" w:rsidRPr="00D56521" w:rsidRDefault="00214B3A" w:rsidP="00F91862">
      <w:pPr>
        <w:spacing w:after="120" w:line="240" w:lineRule="auto"/>
        <w:jc w:val="both"/>
      </w:pP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5"/>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1156" w:name="_Ref44337723"/>
      <w:bookmarkStart w:id="1157"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1156"/>
      <w:r w:rsidRPr="00D56521">
        <w:t xml:space="preserve"> - Viewing groups for text</w:t>
      </w:r>
      <w:bookmarkEnd w:id="1157"/>
    </w:p>
    <w:p w14:paraId="3BB8FDE2" w14:textId="77777777" w:rsidR="00987562" w:rsidRPr="00D56521" w:rsidRDefault="00987562" w:rsidP="00987562">
      <w:pPr>
        <w:spacing w:after="120" w:line="240" w:lineRule="auto"/>
      </w:pPr>
    </w:p>
    <w:p w14:paraId="06F02E83" w14:textId="3F842B0A" w:rsidR="007D243B" w:rsidRPr="00D56521" w:rsidRDefault="001F2CFE" w:rsidP="00214B3A">
      <w:pPr>
        <w:pStyle w:val="Heading2"/>
        <w:rPr>
          <w:noProof/>
        </w:rPr>
      </w:pPr>
      <w:bookmarkStart w:id="1158" w:name="_Toc144421300"/>
      <w:r w:rsidRPr="00D56521">
        <w:rPr>
          <w:noProof/>
        </w:rPr>
        <w:t>Viewing group layers used for text</w:t>
      </w:r>
      <w:bookmarkEnd w:id="1158"/>
      <w:ins w:id="1159" w:author="jonathan pritchard" w:date="2024-01-17T15:33:00Z">
        <w:r w:rsidR="00501A8C">
          <w:rPr>
            <w:noProof/>
          </w:rPr>
          <w:t xml:space="preserve"> </w:t>
        </w:r>
      </w:ins>
    </w:p>
    <w:p w14:paraId="57F6885B" w14:textId="33869D96" w:rsidR="007D243B" w:rsidRPr="00D56521" w:rsidRDefault="007D243B" w:rsidP="00987562">
      <w:pPr>
        <w:spacing w:after="120" w:line="240" w:lineRule="auto"/>
        <w:jc w:val="both"/>
        <w:rPr>
          <w:noProof/>
        </w:rPr>
      </w:pPr>
      <w:commentRangeStart w:id="1160"/>
      <w:r w:rsidRPr="00D56521">
        <w:rPr>
          <w:noProof/>
        </w:rPr>
        <w:t>To enable the Mariner to make selections regarding the text visible in the chart display the ECDIS should use the individual text groups</w:t>
      </w:r>
      <w:ins w:id="1161" w:author="jonathan pritchard" w:date="2024-05-29T01:41:00Z" w16du:dateUtc="2024-05-29T00:41:00Z">
        <w:r w:rsidR="00214B3A">
          <w:rPr>
            <w:noProof/>
          </w:rPr>
          <w:t xml:space="preserve"> defined in the portrayal catalogue(s), and described</w:t>
        </w:r>
      </w:ins>
      <w:r w:rsidRPr="00D56521">
        <w:rPr>
          <w:noProof/>
        </w:rPr>
        <w:t xml:space="preserve">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del w:id="1162" w:author="jonathan pritchard" w:date="2024-05-29T01:41:00Z" w16du:dateUtc="2024-05-29T00:41:00Z">
        <w:r w:rsidR="00632C0D" w:rsidRPr="00D56521" w:rsidDel="00214B3A">
          <w:rPr>
            <w:noProof/>
          </w:rPr>
          <w:delText xml:space="preserve"> </w:delText>
        </w:r>
      </w:del>
      <w:ins w:id="1163" w:author="jonathan pritchard" w:date="2024-05-29T01:40:00Z" w16du:dateUtc="2024-05-29T00:40:00Z">
        <w:r w:rsidR="00214B3A">
          <w:rPr>
            <w:noProof/>
          </w:rPr>
          <w:t xml:space="preserve"> </w:t>
        </w:r>
      </w:ins>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commentRangeEnd w:id="1160"/>
      <w:r w:rsidR="00214B3A">
        <w:rPr>
          <w:rStyle w:val="CommentReference"/>
        </w:rPr>
        <w:commentReference w:id="1160"/>
      </w:r>
    </w:p>
    <w:p w14:paraId="7B9F9C53" w14:textId="0F1C236A" w:rsidR="006E2F26" w:rsidRPr="00D56521" w:rsidRDefault="007D243B" w:rsidP="00B44F83">
      <w:pPr>
        <w:spacing w:after="60" w:line="240" w:lineRule="auto"/>
        <w:jc w:val="both"/>
        <w:rPr>
          <w:noProof/>
        </w:rPr>
      </w:pPr>
      <w:r w:rsidRPr="00D56521">
        <w:rPr>
          <w:noProof/>
        </w:rPr>
        <w:lastRenderedPageBreak/>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 xml:space="preserve">the following text group layers </w:t>
      </w:r>
      <w:del w:id="1164" w:author="jonathan pritchard" w:date="2024-05-29T01:40:00Z" w16du:dateUtc="2024-05-29T00:40:00Z">
        <w:r w:rsidRPr="00D56521" w:rsidDel="00214B3A">
          <w:rPr>
            <w:noProof/>
          </w:rPr>
          <w:delText xml:space="preserve">should </w:delText>
        </w:r>
      </w:del>
      <w:ins w:id="1165" w:author="jonathan pritchard" w:date="2024-05-29T01:40:00Z" w16du:dateUtc="2024-05-29T00:40:00Z">
        <w:r w:rsidR="00214B3A">
          <w:rPr>
            <w:noProof/>
          </w:rPr>
          <w:t>must</w:t>
        </w:r>
        <w:r w:rsidR="00214B3A" w:rsidRPr="00D56521">
          <w:rPr>
            <w:noProof/>
          </w:rPr>
          <w:t xml:space="preserve"> </w:t>
        </w:r>
      </w:ins>
      <w:r w:rsidRPr="00D56521">
        <w:rPr>
          <w:noProof/>
        </w:rPr>
        <w:t>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1166"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1166"/>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rsidP="00214B3A">
      <w:pPr>
        <w:pStyle w:val="Heading2"/>
        <w:rPr>
          <w:noProof/>
        </w:rPr>
      </w:pPr>
      <w:bookmarkStart w:id="1167" w:name="_Toc144421301"/>
      <w:r w:rsidRPr="00D56521">
        <w:rPr>
          <w:noProof/>
        </w:rPr>
        <w:t>Abbreviations</w:t>
      </w:r>
      <w:bookmarkEnd w:id="1167"/>
    </w:p>
    <w:p w14:paraId="7A0211A3" w14:textId="3D9C8EE6" w:rsidR="007D243B" w:rsidRPr="00D56521" w:rsidRDefault="007D243B" w:rsidP="00620930">
      <w:pPr>
        <w:spacing w:after="120" w:line="240" w:lineRule="auto"/>
        <w:jc w:val="both"/>
        <w:rPr>
          <w:noProof/>
        </w:rPr>
      </w:pPr>
      <w:r w:rsidRPr="00D56521">
        <w:rPr>
          <w:noProof/>
        </w:rPr>
        <w:t xml:space="preserve">The abbreviations listed below </w:t>
      </w:r>
      <w:del w:id="1168" w:author="jonathan pritchard" w:date="2024-05-20T15:55:00Z" w16du:dateUtc="2024-05-20T14:55:00Z">
        <w:r w:rsidRPr="00884FFF" w:rsidDel="00884FFF">
          <w:rPr>
            <w:b/>
            <w:bCs/>
            <w:noProof/>
            <w:rPrChange w:id="1169" w:author="jonathan pritchard" w:date="2024-05-20T15:55:00Z" w16du:dateUtc="2024-05-20T14:55:00Z">
              <w:rPr>
                <w:noProof/>
              </w:rPr>
            </w:rPrChange>
          </w:rPr>
          <w:delText>are to</w:delText>
        </w:r>
      </w:del>
      <w:ins w:id="1170" w:author="jonathan pritchard" w:date="2024-05-29T01:42:00Z" w16du:dateUtc="2024-05-29T00:42:00Z">
        <w:r w:rsidR="00214B3A">
          <w:rPr>
            <w:b/>
            <w:bCs/>
            <w:noProof/>
          </w:rPr>
          <w:t>must</w:t>
        </w:r>
      </w:ins>
      <w:r w:rsidRPr="00D56521">
        <w:rPr>
          <w:noProof/>
        </w:rPr>
        <w:t xml:space="preserve"> be used on the ECDIS display. The meanings of the abbreviations </w:t>
      </w:r>
      <w:del w:id="1171" w:author="jonathan pritchard" w:date="2024-05-20T15:55:00Z" w16du:dateUtc="2024-05-20T14:55:00Z">
        <w:r w:rsidRPr="00884FFF" w:rsidDel="00884FFF">
          <w:rPr>
            <w:b/>
            <w:bCs/>
            <w:noProof/>
            <w:rPrChange w:id="1172" w:author="jonathan pritchard" w:date="2024-05-20T15:55:00Z" w16du:dateUtc="2024-05-20T14:55:00Z">
              <w:rPr>
                <w:noProof/>
              </w:rPr>
            </w:rPrChange>
          </w:rPr>
          <w:delText xml:space="preserve">should </w:delText>
        </w:r>
      </w:del>
      <w:ins w:id="1173" w:author="jonathan pritchard" w:date="2024-05-29T01:42:00Z" w16du:dateUtc="2024-05-29T00:42:00Z">
        <w:r w:rsidR="00214B3A">
          <w:rPr>
            <w:b/>
            <w:bCs/>
            <w:noProof/>
          </w:rPr>
          <w:t>must</w:t>
        </w:r>
      </w:ins>
      <w:ins w:id="1174" w:author="jonathan pritchard" w:date="2024-05-20T15:55:00Z" w16du:dateUtc="2024-05-20T14:55:00Z">
        <w:r w:rsidR="00884FFF" w:rsidRPr="00D56521">
          <w:rPr>
            <w:noProof/>
          </w:rPr>
          <w:t xml:space="preserve"> </w:t>
        </w:r>
      </w:ins>
      <w:r w:rsidRPr="00D56521">
        <w:rPr>
          <w:noProof/>
        </w:rPr>
        <w:t xml:space="preserve">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rsidP="00214B3A">
      <w:pPr>
        <w:pStyle w:val="Heading3"/>
        <w:rPr>
          <w:noProof/>
        </w:rPr>
      </w:pPr>
      <w:bookmarkStart w:id="1175" w:name="_Toc144421302"/>
      <w:r w:rsidRPr="00D56521">
        <w:rPr>
          <w:noProof/>
        </w:rPr>
        <w:t>T</w:t>
      </w:r>
      <w:r w:rsidR="007D243B" w:rsidRPr="00D56521">
        <w:rPr>
          <w:noProof/>
        </w:rPr>
        <w:t>ext abbreviations</w:t>
      </w:r>
      <w:bookmarkEnd w:id="1175"/>
    </w:p>
    <w:p w14:paraId="2D416497" w14:textId="6E5A359F" w:rsidR="00C7054E" w:rsidRPr="00D56521" w:rsidRDefault="007D243B" w:rsidP="00620930">
      <w:pPr>
        <w:spacing w:after="120" w:line="240" w:lineRule="auto"/>
        <w:jc w:val="both"/>
        <w:rPr>
          <w:noProof/>
        </w:rPr>
      </w:pPr>
      <w:commentRangeStart w:id="1176"/>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commentRangeEnd w:id="1176"/>
      <w:r w:rsidR="00214B3A">
        <w:rPr>
          <w:rStyle w:val="CommentReference"/>
        </w:rPr>
        <w:commentReference w:id="1176"/>
      </w:r>
      <w:ins w:id="1177" w:author="jonathan pritchard" w:date="2024-05-29T01:47:00Z" w16du:dateUtc="2024-05-29T00:47:00Z">
        <w:r w:rsidR="00214B3A">
          <w:rPr>
            <w:noProof/>
          </w:rPr>
          <w:t xml:space="preserve">The normative definition of </w:t>
        </w:r>
      </w:ins>
      <w:ins w:id="1178" w:author="jonathan pritchard" w:date="2024-05-29T01:48:00Z" w16du:dateUtc="2024-05-29T00:48:00Z">
        <w:r w:rsidR="00306172">
          <w:rPr>
            <w:noProof/>
          </w:rPr>
          <w:t>all</w:t>
        </w:r>
      </w:ins>
      <w:ins w:id="1179" w:author="jonathan pritchard" w:date="2024-05-29T01:47:00Z" w16du:dateUtc="2024-05-29T00:47:00Z">
        <w:r w:rsidR="00214B3A">
          <w:rPr>
            <w:noProof/>
          </w:rPr>
          <w:t xml:space="preserve"> abbreviations and their implementation </w:t>
        </w:r>
        <w:r w:rsidR="00306172">
          <w:rPr>
            <w:noProof/>
          </w:rPr>
          <w:t>is contained in the relevant portrayal catalogue.</w:t>
        </w:r>
      </w:ins>
    </w:p>
    <w:p w14:paraId="2544E5B8" w14:textId="3AF038A3" w:rsidR="007D243B" w:rsidRPr="00D56521" w:rsidRDefault="00C7054E" w:rsidP="00620930">
      <w:pPr>
        <w:spacing w:after="120" w:line="240" w:lineRule="auto"/>
        <w:jc w:val="both"/>
        <w:rPr>
          <w:noProof/>
        </w:rPr>
      </w:pPr>
      <w:commentRangeStart w:id="1180"/>
      <w:del w:id="1181"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1180"/>
        <w:r w:rsidR="00214B3A" w:rsidDel="00214B3A">
          <w:rPr>
            <w:rStyle w:val="CommentReference"/>
          </w:rPr>
          <w:commentReference w:id="1180"/>
        </w:r>
      </w:del>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lastRenderedPageBreak/>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41207B8A" w:rsidR="00424521" w:rsidRPr="00D56521" w:rsidRDefault="00214B3A" w:rsidP="004E61EE">
            <w:pPr>
              <w:keepNext/>
              <w:tabs>
                <w:tab w:val="left" w:pos="690"/>
                <w:tab w:val="left" w:pos="960"/>
              </w:tabs>
              <w:ind w:left="960" w:hanging="960"/>
              <w:rPr>
                <w:noProof/>
              </w:rPr>
            </w:pPr>
            <w:ins w:id="1182" w:author="jonathan pritchard" w:date="2024-05-29T01:47:00Z" w16du:dateUtc="2024-05-29T00:47:00Z">
              <w:r>
                <w:rPr>
                  <w:noProof/>
                </w:rPr>
                <w:t>v</w:t>
              </w:r>
            </w:ins>
            <w:commentRangeStart w:id="1183"/>
            <w:del w:id="1184" w:author="jonathan pritchard" w:date="2024-05-29T01:47:00Z" w16du:dateUtc="2024-05-29T00:47:00Z">
              <w:r w:rsidR="00424521" w:rsidRPr="00214B3A" w:rsidDel="00214B3A">
                <w:rPr>
                  <w:noProof/>
                </w:rPr>
                <w:delText>V</w:delText>
              </w:r>
            </w:del>
            <w:r w:rsidR="00424521" w:rsidRPr="00214B3A">
              <w:rPr>
                <w:noProof/>
              </w:rPr>
              <w:t>arn</w:t>
            </w:r>
            <w:r w:rsidR="00424521" w:rsidRPr="00D56521">
              <w:rPr>
                <w:noProof/>
              </w:rPr>
              <w:t xml:space="preserve"> </w:t>
            </w:r>
            <w:commentRangeEnd w:id="1183"/>
            <w:r>
              <w:rPr>
                <w:rStyle w:val="CommentReference"/>
              </w:rPr>
              <w:commentReference w:id="1183"/>
            </w:r>
            <w:r w:rsidR="00424521" w:rsidRPr="00D56521">
              <w:rPr>
                <w:noProof/>
              </w:rPr>
              <w:tab/>
              <w:t>=</w:t>
            </w:r>
            <w:r w:rsidR="00732957" w:rsidRPr="00D56521">
              <w:rPr>
                <w:noProof/>
              </w:rPr>
              <w:tab/>
            </w:r>
            <w:r w:rsidR="00424521"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1185"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1185"/>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commentRangeStart w:id="1186"/>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commentRangeEnd w:id="1186"/>
      <w:r w:rsidR="00214B3A">
        <w:rPr>
          <w:rStyle w:val="CommentReference"/>
        </w:rPr>
        <w:commentReference w:id="1186"/>
      </w:r>
    </w:p>
    <w:p w14:paraId="34C33955" w14:textId="77777777" w:rsidR="0091366D" w:rsidRPr="00D56521" w:rsidRDefault="0091366D" w:rsidP="00620930">
      <w:pPr>
        <w:spacing w:after="120" w:line="240" w:lineRule="auto"/>
        <w:jc w:val="both"/>
        <w:rPr>
          <w:noProof/>
        </w:rPr>
      </w:pPr>
    </w:p>
    <w:p w14:paraId="68C6C1A1" w14:textId="01E91AEC" w:rsidR="00A506D7" w:rsidRPr="00D56521" w:rsidRDefault="00A506D7" w:rsidP="00214B3A">
      <w:pPr>
        <w:pStyle w:val="Heading2"/>
        <w:rPr>
          <w:noProof/>
        </w:rPr>
      </w:pPr>
      <w:bookmarkStart w:id="1187" w:name="_Ref47356601"/>
      <w:bookmarkStart w:id="1188" w:name="_Toc144421303"/>
      <w:commentRangeStart w:id="1189"/>
      <w:commentRangeStart w:id="1190"/>
      <w:r w:rsidRPr="00D56521">
        <w:rPr>
          <w:noProof/>
        </w:rPr>
        <w:t>Additional information in text form</w:t>
      </w:r>
      <w:bookmarkEnd w:id="1187"/>
      <w:bookmarkEnd w:id="1188"/>
      <w:commentRangeEnd w:id="1189"/>
      <w:r w:rsidR="00BB0BEC">
        <w:rPr>
          <w:rStyle w:val="CommentReference"/>
          <w:rFonts w:eastAsia="MS Mincho"/>
          <w:b w:val="0"/>
          <w:bCs w:val="0"/>
        </w:rPr>
        <w:commentReference w:id="1189"/>
      </w:r>
      <w:commentRangeEnd w:id="1190"/>
      <w:r w:rsidR="002505F2">
        <w:rPr>
          <w:rStyle w:val="CommentReference"/>
          <w:rFonts w:eastAsia="MS Mincho"/>
          <w:b w:val="0"/>
          <w:bCs w:val="0"/>
        </w:rPr>
        <w:commentReference w:id="1190"/>
      </w:r>
      <w:ins w:id="1191" w:author="jonathan pritchard" w:date="2024-05-20T15:37:00Z" w16du:dateUtc="2024-05-20T14:37:00Z">
        <w:r w:rsidR="002505F2">
          <w:rPr>
            <w:noProof/>
          </w:rPr>
          <w:t xml:space="preserve"> </w:t>
        </w:r>
      </w:ins>
    </w:p>
    <w:p w14:paraId="536FABDD" w14:textId="47064342" w:rsidR="00884FFF" w:rsidRDefault="00884FFF" w:rsidP="00D56521">
      <w:pPr>
        <w:spacing w:after="120" w:line="240" w:lineRule="auto"/>
        <w:jc w:val="both"/>
        <w:rPr>
          <w:ins w:id="1192" w:author="jonathan pritchard" w:date="2024-05-20T15:53:00Z" w16du:dateUtc="2024-05-20T14:53:00Z"/>
          <w:noProof/>
        </w:rPr>
      </w:pPr>
      <w:commentRangeStart w:id="1193"/>
      <w:ins w:id="1194" w:author="jonathan pritchard" w:date="2024-05-20T15:53:00Z" w16du:dateUtc="2024-05-20T14:53:00Z">
        <w:r>
          <w:rPr>
            <w:noProof/>
          </w:rPr>
          <w:t>The mandatory formats to be supported by ECDIS are defined in Sect</w:t>
        </w:r>
      </w:ins>
      <w:ins w:id="1195" w:author="jonathan pritchard" w:date="2024-05-20T15:54:00Z" w16du:dateUtc="2024-05-20T14:54:00Z">
        <w:r>
          <w:rPr>
            <w:noProof/>
          </w:rPr>
          <w:t xml:space="preserve">ion </w:t>
        </w:r>
        <w:r>
          <w:rPr>
            <w:noProof/>
          </w:rPr>
          <w:fldChar w:fldCharType="begin"/>
        </w:r>
        <w:r>
          <w:rPr>
            <w:noProof/>
          </w:rPr>
          <w:instrText xml:space="preserve"> REF _Ref167112888 \r \h </w:instrText>
        </w:r>
      </w:ins>
      <w:r>
        <w:rPr>
          <w:noProof/>
        </w:rPr>
      </w:r>
      <w:r>
        <w:rPr>
          <w:noProof/>
        </w:rPr>
        <w:fldChar w:fldCharType="separate"/>
      </w:r>
      <w:ins w:id="1196" w:author="jonathan pritchard" w:date="2024-05-20T15:54:00Z" w16du:dateUtc="2024-05-20T14:54:00Z">
        <w:r>
          <w:rPr>
            <w:noProof/>
          </w:rPr>
          <w:t>C-22</w:t>
        </w:r>
        <w:r>
          <w:rPr>
            <w:noProof/>
          </w:rPr>
          <w:fldChar w:fldCharType="end"/>
        </w:r>
        <w:r>
          <w:rPr>
            <w:noProof/>
          </w:rPr>
          <w:t xml:space="preserve">. </w:t>
        </w:r>
      </w:ins>
      <w:commentRangeEnd w:id="1193"/>
      <w:ins w:id="1197" w:author="jonathan pritchard" w:date="2024-05-20T15:56:00Z" w16du:dateUtc="2024-05-20T14:56:00Z">
        <w:r>
          <w:rPr>
            <w:rStyle w:val="CommentReference"/>
          </w:rPr>
          <w:commentReference w:id="1193"/>
        </w:r>
      </w:ins>
    </w:p>
    <w:p w14:paraId="7A679603" w14:textId="50CE1364"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del w:id="1198" w:author="jonathan pritchard" w:date="2024-05-20T16:38:00Z" w16du:dateUtc="2024-05-20T15:38:00Z">
        <w:r w:rsidR="00D43782" w:rsidRPr="00D56521" w:rsidDel="00AA4838">
          <w:rPr>
            <w:noProof/>
          </w:rPr>
          <w:delText xml:space="preserve"> </w:delText>
        </w:r>
      </w:del>
      <w:ins w:id="1199" w:author="jonathan pritchard" w:date="2024-02-06T15:50:00Z">
        <w:r w:rsidR="00F91C71">
          <w:rPr>
            <w:noProof/>
          </w:rPr>
          <w:t xml:space="preserve"> </w:t>
        </w:r>
      </w:ins>
      <w:r w:rsidR="00D43782" w:rsidRPr="00D56521">
        <w:rPr>
          <w:noProof/>
        </w:rPr>
        <w:t>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commentRangeStart w:id="1200"/>
      <w:del w:id="1201" w:author="Raphael Malyankar" w:date="2023-08-31T21:51:00Z">
        <w:r w:rsidRPr="00D56521" w:rsidDel="007821F2">
          <w:rPr>
            <w:noProof/>
          </w:rPr>
          <w:delText>S-101</w:delText>
        </w:r>
      </w:del>
      <w:ins w:id="1202" w:author="Raphael Malyankar" w:date="2023-08-31T21:51:00Z">
        <w:r w:rsidR="007821F2">
          <w:rPr>
            <w:noProof/>
          </w:rPr>
          <w:t>Several product specifications</w:t>
        </w:r>
      </w:ins>
      <w:r w:rsidRPr="00D56521">
        <w:rPr>
          <w:noProof/>
        </w:rPr>
        <w:t xml:space="preserve"> restrict</w:t>
      </w:r>
      <w:del w:id="1203" w:author="Raphael Malyankar" w:date="2023-08-31T21:51:00Z">
        <w:r w:rsidRPr="00D56521" w:rsidDel="007821F2">
          <w:rPr>
            <w:noProof/>
          </w:rPr>
          <w:delText>s</w:delText>
        </w:r>
      </w:del>
      <w:r w:rsidRPr="00D56521">
        <w:rPr>
          <w:noProof/>
        </w:rPr>
        <w:t xml:space="preserve"> this set to text, HTML, and XML.</w:t>
      </w:r>
      <w:ins w:id="1204" w:author="Raphael Malyankar" w:date="2023-08-31T22:06:00Z">
        <w:r w:rsidR="00711D88">
          <w:rPr>
            <w:noProof/>
          </w:rPr>
          <w:t xml:space="preserve"> </w:t>
        </w:r>
      </w:ins>
      <w:commentRangeEnd w:id="1200"/>
      <w:r w:rsidR="00CA225A">
        <w:rPr>
          <w:rStyle w:val="CommentReference"/>
        </w:rPr>
        <w:commentReference w:id="1200"/>
      </w:r>
      <w:del w:id="1205"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1206"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w:t>
      </w:r>
      <w:commentRangeStart w:id="1207"/>
      <w:r w:rsidR="00D50C76" w:rsidRPr="00D56521">
        <w:rPr>
          <w:noProof/>
        </w:rPr>
        <w:t xml:space="preserve">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commentRangeEnd w:id="1207"/>
      <w:r w:rsidR="00E31B18">
        <w:rPr>
          <w:rStyle w:val="CommentReference"/>
        </w:rPr>
        <w:commentReference w:id="1207"/>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commentRangeStart w:id="1208"/>
      <w:commentRangeStart w:id="1209"/>
      <w:commentRangeStart w:id="1210"/>
      <w:ins w:id="1211" w:author="Raphael Malyankar" w:date="2023-08-31T22:13:00Z">
        <w:r>
          <w:rPr>
            <w:noProof/>
          </w:rPr>
          <w:lastRenderedPageBreak/>
          <w:t>Only text, HTML or XML can be used f</w:t>
        </w:r>
      </w:ins>
      <w:ins w:id="1212" w:author="Raphael Malyankar" w:date="2023-08-31T22:14:00Z">
        <w:r>
          <w:rPr>
            <w:noProof/>
          </w:rPr>
          <w:t xml:space="preserve">or support files providing additional information. </w:t>
        </w:r>
      </w:ins>
      <w:ins w:id="1213" w:author="Raphael Malyankar" w:date="2023-08-31T22:09:00Z">
        <w:r>
          <w:rPr>
            <w:noProof/>
          </w:rPr>
          <w:t>JPEG may be used for graphics referenced in HTML files</w:t>
        </w:r>
        <w:r>
          <w:rPr>
            <w:rStyle w:val="FootnoteReference"/>
          </w:rPr>
          <w:footnoteReference w:id="6"/>
        </w:r>
        <w:r>
          <w:rPr>
            <w:noProof/>
          </w:rPr>
          <w:t>.</w:t>
        </w:r>
      </w:ins>
      <w:ins w:id="1221" w:author="Raphael Malyankar" w:date="2023-08-31T22:10:00Z">
        <w:r>
          <w:rPr>
            <w:noProof/>
          </w:rPr>
          <w:t xml:space="preserve"> CSS files may be used for styling.</w:t>
        </w:r>
      </w:ins>
      <w:ins w:id="1222" w:author="Raphael Malyankar" w:date="2023-08-31T22:12:00Z">
        <w:r>
          <w:rPr>
            <w:noProof/>
          </w:rPr>
          <w:t xml:space="preserve"> If used by a support file, </w:t>
        </w:r>
      </w:ins>
      <w:ins w:id="1223" w:author="Raphael Malyankar" w:date="2023-08-31T22:14:00Z">
        <w:r>
          <w:rPr>
            <w:noProof/>
          </w:rPr>
          <w:t>JP</w:t>
        </w:r>
      </w:ins>
      <w:ins w:id="1224" w:author="Raphael Malyankar" w:date="2023-08-31T22:15:00Z">
        <w:r>
          <w:rPr>
            <w:noProof/>
          </w:rPr>
          <w:t>EG and CSS files</w:t>
        </w:r>
      </w:ins>
      <w:ins w:id="1225" w:author="Raphael Malyankar" w:date="2023-08-31T22:11:00Z">
        <w:r>
          <w:rPr>
            <w:noProof/>
          </w:rPr>
          <w:t xml:space="preserve"> should </w:t>
        </w:r>
      </w:ins>
      <w:ins w:id="1226"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1227" w:name="_Ref49156050"/>
      <w:r w:rsidR="00CE0E38" w:rsidRPr="00BA7446">
        <w:rPr>
          <w:rStyle w:val="FootnoteReference"/>
          <w:sz w:val="20"/>
          <w:vertAlign w:val="superscript"/>
          <w:lang w:val="en-GB"/>
        </w:rPr>
        <w:footnoteReference w:id="7"/>
      </w:r>
      <w:bookmarkEnd w:id="1227"/>
      <w:r w:rsidRPr="00D56521">
        <w:rPr>
          <w:noProof/>
        </w:rPr>
        <w:t>.</w:t>
      </w:r>
      <w:ins w:id="1231" w:author="Raphael Malyankar" w:date="2023-09-01T01:01:00Z">
        <w:r w:rsidR="00BA7446">
          <w:rPr>
            <w:noProof/>
          </w:rPr>
          <w:t xml:space="preserve"> Including </w:t>
        </w:r>
      </w:ins>
      <w:ins w:id="1232"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commentRangeEnd w:id="1208"/>
      <w:r w:rsidR="00BB0BEC">
        <w:rPr>
          <w:rStyle w:val="CommentReference"/>
        </w:rPr>
        <w:commentReference w:id="1208"/>
      </w:r>
      <w:commentRangeEnd w:id="1209"/>
      <w:r w:rsidR="00E31B18">
        <w:rPr>
          <w:rStyle w:val="CommentReference"/>
        </w:rPr>
        <w:commentReference w:id="1209"/>
      </w:r>
      <w:commentRangeEnd w:id="1210"/>
      <w:r w:rsidR="00831F8F">
        <w:rPr>
          <w:rStyle w:val="CommentReference"/>
        </w:rPr>
        <w:commentReference w:id="1210"/>
      </w:r>
    </w:p>
    <w:p w14:paraId="383CF6A4" w14:textId="1D9012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1233" w:author="Raphael Malyankar" w:date="2023-08-31T22:10:00Z">
        <w:r w:rsidR="00E21C40" w:rsidRPr="00306172">
          <w:rPr>
            <w:rStyle w:val="FootnoteReference"/>
            <w:sz w:val="20"/>
            <w:vertAlign w:val="superscript"/>
            <w:lang w:val="en-GB"/>
          </w:rPr>
          <w:t>8</w:t>
        </w:r>
      </w:ins>
      <w:del w:id="1234"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commentRangeStart w:id="1235"/>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commentRangeEnd w:id="1235"/>
      <w:r w:rsidR="00E31B18">
        <w:rPr>
          <w:rStyle w:val="CommentReference"/>
        </w:rPr>
        <w:commentReference w:id="1235"/>
      </w:r>
    </w:p>
    <w:p w14:paraId="5DF9A416" w14:textId="02641B58" w:rsidR="000C04E3" w:rsidRPr="00306172" w:rsidRDefault="007A427F" w:rsidP="00AE2737">
      <w:pPr>
        <w:pStyle w:val="ListParagraph"/>
        <w:numPr>
          <w:ilvl w:val="0"/>
          <w:numId w:val="41"/>
        </w:numPr>
        <w:spacing w:after="120" w:line="240" w:lineRule="auto"/>
        <w:jc w:val="both"/>
        <w:rPr>
          <w:ins w:id="1236" w:author="Raphael Malyankar" w:date="2023-08-31T22:07:00Z"/>
          <w:noProof/>
          <w:highlight w:val="yellow"/>
        </w:rPr>
      </w:pPr>
      <w:r w:rsidRPr="00306172">
        <w:rPr>
          <w:noProof/>
          <w:highlight w:val="yellow"/>
        </w:rPr>
        <w:t>Manufacturers should not attemp</w:t>
      </w:r>
      <w:r w:rsidR="00283991" w:rsidRPr="00306172">
        <w:rPr>
          <w:noProof/>
          <w:highlight w:val="yellow"/>
        </w:rPr>
        <w:t>t</w:t>
      </w:r>
      <w:r w:rsidRPr="00306172">
        <w:rPr>
          <w:noProof/>
          <w:highlight w:val="yellow"/>
        </w:rPr>
        <w:t xml:space="preserve"> to </w:t>
      </w:r>
      <w:r w:rsidR="00EA153B" w:rsidRPr="00306172">
        <w:rPr>
          <w:noProof/>
          <w:highlight w:val="yellow"/>
        </w:rPr>
        <w:t xml:space="preserve">display </w:t>
      </w:r>
      <w:r w:rsidR="00C77ACA" w:rsidRPr="00306172">
        <w:rPr>
          <w:noProof/>
          <w:highlight w:val="yellow"/>
        </w:rPr>
        <w:t>information encoded in</w:t>
      </w:r>
      <w:r w:rsidR="00EA153B" w:rsidRPr="00306172">
        <w:rPr>
          <w:noProof/>
          <w:highlight w:val="yellow"/>
        </w:rPr>
        <w:t xml:space="preserve"> </w:t>
      </w:r>
      <w:r w:rsidR="00EA153B" w:rsidRPr="00306172">
        <w:rPr>
          <w:i/>
          <w:iCs/>
          <w:noProof/>
          <w:highlight w:val="yellow"/>
        </w:rPr>
        <w:t>information</w:t>
      </w:r>
      <w:r w:rsidR="00EA153B" w:rsidRPr="00306172">
        <w:rPr>
          <w:noProof/>
          <w:highlight w:val="yellow"/>
        </w:rPr>
        <w:t xml:space="preserve"> or </w:t>
      </w:r>
      <w:r w:rsidR="00EA153B" w:rsidRPr="00306172">
        <w:rPr>
          <w:i/>
          <w:iCs/>
          <w:noProof/>
          <w:highlight w:val="yellow"/>
        </w:rPr>
        <w:t>textContent</w:t>
      </w:r>
      <w:r w:rsidR="00EA153B" w:rsidRPr="00306172">
        <w:rPr>
          <w:noProof/>
          <w:highlight w:val="yellow"/>
        </w:rPr>
        <w:t xml:space="preserve"> attributes, or the content of text support files, that is in any format</w:t>
      </w:r>
      <w:r w:rsidR="0096705E" w:rsidRPr="00306172">
        <w:rPr>
          <w:noProof/>
          <w:highlight w:val="yellow"/>
        </w:rPr>
        <w:t xml:space="preserve"> other than </w:t>
      </w:r>
      <w:commentRangeStart w:id="1237"/>
      <w:r w:rsidR="0096705E" w:rsidRPr="00306172">
        <w:rPr>
          <w:noProof/>
          <w:highlight w:val="yellow"/>
        </w:rPr>
        <w:t>plain text, HTML, or XML</w:t>
      </w:r>
      <w:commentRangeEnd w:id="1237"/>
      <w:r w:rsidR="00E31B18" w:rsidRPr="00306172">
        <w:rPr>
          <w:rStyle w:val="CommentReference"/>
          <w:highlight w:val="yellow"/>
        </w:rPr>
        <w:commentReference w:id="1237"/>
      </w:r>
      <w:r w:rsidR="00C75333" w:rsidRPr="00306172">
        <w:rPr>
          <w:noProof/>
          <w:highlight w:val="yellow"/>
        </w:rPr>
        <w:t>.</w:t>
      </w:r>
      <w:r w:rsidR="0096705E" w:rsidRPr="00306172">
        <w:rPr>
          <w:noProof/>
          <w:highlight w:val="yellow"/>
        </w:rPr>
        <w:t xml:space="preserve"> Specifically, PDF files should not be opened.</w:t>
      </w:r>
      <w:r w:rsidR="00C75333" w:rsidRPr="00306172">
        <w:rPr>
          <w:noProof/>
          <w:highlight w:val="yellow"/>
        </w:rPr>
        <w:t xml:space="preserve"> Instead</w:t>
      </w:r>
      <w:r w:rsidR="0096705E" w:rsidRPr="00306172">
        <w:rPr>
          <w:noProof/>
          <w:highlight w:val="yellow"/>
        </w:rPr>
        <w:t xml:space="preserve"> the interface should show an indication of a file type that cannot be opened on the ECDIS</w:t>
      </w:r>
      <w:r w:rsidRPr="00306172">
        <w:rPr>
          <w:noProof/>
          <w:highlight w:val="yellow"/>
        </w:rPr>
        <w:t>, for example, the file type with a “not allowed” icon superimposed (</w:t>
      </w:r>
      <w:r w:rsidRPr="00306172">
        <w:rPr>
          <w:noProof/>
          <w:highlight w:val="yellow"/>
        </w:rPr>
        <w:fldChar w:fldCharType="begin"/>
      </w:r>
      <w:r w:rsidRPr="00306172">
        <w:rPr>
          <w:noProof/>
          <w:highlight w:val="yellow"/>
        </w:rPr>
        <w:instrText xml:space="preserve"> REF _Ref47282754 \h </w:instrText>
      </w:r>
      <w:r w:rsidR="00D56521" w:rsidRPr="00306172">
        <w:rPr>
          <w:noProof/>
          <w:highlight w:val="yellow"/>
        </w:rPr>
        <w:instrText xml:space="preserve"> \* MERGEFORMAT </w:instrText>
      </w:r>
      <w:r w:rsidRPr="00306172">
        <w:rPr>
          <w:noProof/>
          <w:highlight w:val="yellow"/>
        </w:rPr>
      </w:r>
      <w:r w:rsidRPr="00306172">
        <w:rPr>
          <w:noProof/>
          <w:highlight w:val="yellow"/>
        </w:rPr>
        <w:fldChar w:fldCharType="separate"/>
      </w:r>
      <w:r w:rsidR="00832978" w:rsidRPr="00306172">
        <w:rPr>
          <w:highlight w:val="yellow"/>
        </w:rPr>
        <w:t>Table C-7</w:t>
      </w:r>
      <w:r w:rsidRPr="00306172">
        <w:rPr>
          <w:noProof/>
          <w:highlight w:val="yellow"/>
        </w:rPr>
        <w:fldChar w:fldCharType="end"/>
      </w:r>
      <w:r w:rsidRPr="00306172">
        <w:rPr>
          <w:noProof/>
          <w:highlight w:val="yellow"/>
        </w:rPr>
        <w:t>)</w:t>
      </w:r>
      <w:r w:rsidR="0096705E" w:rsidRPr="00306172">
        <w:rPr>
          <w:noProof/>
          <w:highlight w:val="yellow"/>
        </w:rPr>
        <w:t>.</w:t>
      </w:r>
      <w:r w:rsidRPr="00306172">
        <w:rPr>
          <w:noProof/>
          <w:highlight w:val="yellow"/>
        </w:rPr>
        <w:t xml:space="preserve"> Clicking on this indication should provide an </w:t>
      </w:r>
      <w:commentRangeStart w:id="1238"/>
      <w:r w:rsidRPr="00306172">
        <w:rPr>
          <w:noProof/>
          <w:highlight w:val="yellow"/>
        </w:rPr>
        <w:t>appropriate message to the user</w:t>
      </w:r>
      <w:r w:rsidR="00283991" w:rsidRPr="00306172">
        <w:rPr>
          <w:noProof/>
          <w:highlight w:val="yellow"/>
        </w:rPr>
        <w:t>, for example “This file type cannot be displayed on an ECDIS, but may be readable on other systems.”</w:t>
      </w:r>
      <w:commentRangeEnd w:id="1238"/>
      <w:r w:rsidR="00BD04E6" w:rsidRPr="00306172">
        <w:rPr>
          <w:rStyle w:val="CommentReference"/>
          <w:highlight w:val="yellow"/>
        </w:rPr>
        <w:commentReference w:id="1238"/>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1239" w:author="Raphael Malyankar" w:date="2023-09-01T01:09:00Z">
        <w:r w:rsidR="00DD34E4">
          <w:rPr>
            <w:noProof/>
          </w:rPr>
          <w:t xml:space="preserve">; however, in that case plain text files should </w:t>
        </w:r>
        <w:commentRangeStart w:id="1240"/>
        <w:r w:rsidR="00DD34E4">
          <w:rPr>
            <w:noProof/>
          </w:rPr>
          <w:t xml:space="preserve">be </w:t>
        </w:r>
      </w:ins>
      <w:ins w:id="1241" w:author="Raphael Malyankar" w:date="2023-09-01T01:11:00Z">
        <w:r w:rsidR="00DD34E4">
          <w:rPr>
            <w:noProof/>
          </w:rPr>
          <w:t>converted</w:t>
        </w:r>
      </w:ins>
      <w:ins w:id="1242" w:author="Raphael Malyankar" w:date="2023-09-01T01:09:00Z">
        <w:r w:rsidR="00DD34E4">
          <w:rPr>
            <w:noProof/>
          </w:rPr>
          <w:t xml:space="preserve"> </w:t>
        </w:r>
      </w:ins>
      <w:ins w:id="1243" w:author="Raphael Malyankar" w:date="2023-09-01T01:29:00Z">
        <w:r w:rsidR="00E22612">
          <w:rPr>
            <w:noProof/>
          </w:rPr>
          <w:t>to</w:t>
        </w:r>
      </w:ins>
      <w:ins w:id="1244" w:author="Raphael Malyankar" w:date="2023-09-01T01:09:00Z">
        <w:r w:rsidR="00DD34E4">
          <w:rPr>
            <w:noProof/>
          </w:rPr>
          <w:t xml:space="preserve"> HTML or XML, </w:t>
        </w:r>
      </w:ins>
      <w:commentRangeEnd w:id="1240"/>
      <w:r w:rsidR="00E31B18">
        <w:rPr>
          <w:rStyle w:val="CommentReference"/>
        </w:rPr>
        <w:commentReference w:id="1240"/>
      </w:r>
      <w:ins w:id="1245" w:author="Raphael Malyankar" w:date="2023-09-01T01:10:00Z">
        <w:r w:rsidR="00DD34E4">
          <w:rPr>
            <w:noProof/>
          </w:rPr>
          <w:t>for which</w:t>
        </w:r>
      </w:ins>
      <w:ins w:id="1246" w:author="Raphael Malyankar" w:date="2023-09-01T01:09:00Z">
        <w:r w:rsidR="00DD34E4">
          <w:rPr>
            <w:noProof/>
          </w:rPr>
          <w:t xml:space="preserve"> </w:t>
        </w:r>
      </w:ins>
      <w:ins w:id="1247" w:author="Raphael Malyankar" w:date="2023-09-01T01:11:00Z">
        <w:r w:rsidR="00DD34E4">
          <w:rPr>
            <w:noProof/>
          </w:rPr>
          <w:t xml:space="preserve">fragment identifiers are part of the respective </w:t>
        </w:r>
      </w:ins>
      <w:ins w:id="1248" w:author="Raphael Malyankar" w:date="2023-09-01T01:12:00Z">
        <w:r w:rsidR="00DD34E4">
          <w:rPr>
            <w:noProof/>
          </w:rPr>
          <w:t xml:space="preserve">specifications and more amenable to programmatic use than </w:t>
        </w:r>
      </w:ins>
      <w:ins w:id="1249" w:author="Raphael Malyankar" w:date="2023-09-01T01:30:00Z">
        <w:r w:rsidR="00365C3B">
          <w:rPr>
            <w:noProof/>
          </w:rPr>
          <w:t xml:space="preserve">integer </w:t>
        </w:r>
        <w:r w:rsidR="00E22612">
          <w:rPr>
            <w:noProof/>
          </w:rPr>
          <w:t>offsets</w:t>
        </w:r>
      </w:ins>
      <w:ins w:id="1250" w:author="Raphael Malyankar" w:date="2023-09-01T01:29:00Z">
        <w:r w:rsidR="00E22612">
          <w:rPr>
            <w:noProof/>
          </w:rPr>
          <w:t xml:space="preserve"> </w:t>
        </w:r>
      </w:ins>
      <w:ins w:id="1251" w:author="Raphael Malyankar" w:date="2023-09-01T01:12:00Z">
        <w:r w:rsidR="00DD34E4">
          <w:rPr>
            <w:noProof/>
          </w:rPr>
          <w:t>for plain text.</w:t>
        </w:r>
      </w:ins>
      <w:ins w:id="1252" w:author="Raphael Malyankar" w:date="2023-09-01T01:10:00Z">
        <w:r w:rsidR="00DD34E4">
          <w:rPr>
            <w:noProof/>
          </w:rPr>
          <w:t xml:space="preserve"> </w:t>
        </w:r>
      </w:ins>
      <w:del w:id="1253"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commentRangeStart w:id="1254"/>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commentRangeEnd w:id="1254"/>
            <w:r w:rsidR="00E31B18">
              <w:rPr>
                <w:rStyle w:val="CommentReference"/>
              </w:rPr>
              <w:commentReference w:id="1254"/>
            </w:r>
          </w:p>
        </w:tc>
      </w:tr>
    </w:tbl>
    <w:p w14:paraId="6A64CDDE" w14:textId="0B2A36D5" w:rsidR="0075505A" w:rsidRPr="00D56521" w:rsidRDefault="0075505A" w:rsidP="001F3AB9">
      <w:pPr>
        <w:pStyle w:val="Caption"/>
        <w:spacing w:after="120" w:line="240" w:lineRule="auto"/>
        <w:jc w:val="center"/>
      </w:pPr>
      <w:bookmarkStart w:id="1255"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1255"/>
      <w:r w:rsidRPr="00D56521">
        <w:t xml:space="preserve"> - Interpretation of </w:t>
      </w:r>
      <w:proofErr w:type="spellStart"/>
      <w:r w:rsidRPr="00D56521">
        <w:rPr>
          <w:i/>
          <w:iCs/>
        </w:rPr>
        <w:t>fileLocator</w:t>
      </w:r>
      <w:proofErr w:type="spellEnd"/>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ins w:id="1256" w:author="jonathan pritchard" w:date="2024-05-20T15:53:00Z" w16du:dateUtc="2024-05-20T14:53:00Z"/>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w:t>
      </w:r>
      <w:r w:rsidR="00FF2313" w:rsidRPr="00D56521">
        <w:rPr>
          <w:noProof/>
        </w:rPr>
        <w:lastRenderedPageBreak/>
        <w:t>ECDIS manufacturers should provide appropriate solutions that enable text information to be displayed without affecting the night vision of the user.</w:t>
      </w:r>
    </w:p>
    <w:p w14:paraId="2BE81D34" w14:textId="77777777" w:rsidR="00884FFF" w:rsidRDefault="00884FFF" w:rsidP="001F3AB9">
      <w:pPr>
        <w:spacing w:after="120" w:line="240" w:lineRule="auto"/>
        <w:jc w:val="both"/>
        <w:rPr>
          <w:noProof/>
        </w:rPr>
      </w:pP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rsidP="00306172">
      <w:pPr>
        <w:pStyle w:val="Heading2"/>
        <w:rPr>
          <w:noProof/>
        </w:rPr>
      </w:pPr>
      <w:bookmarkStart w:id="1257" w:name="_Toc99104596"/>
      <w:bookmarkStart w:id="1258" w:name="_Toc99105049"/>
      <w:bookmarkStart w:id="1259" w:name="_Ref47357379"/>
      <w:bookmarkStart w:id="1260" w:name="_Toc144421304"/>
      <w:bookmarkEnd w:id="1257"/>
      <w:bookmarkEnd w:id="1258"/>
      <w:r w:rsidRPr="00D56521">
        <w:rPr>
          <w:noProof/>
        </w:rPr>
        <w:t>Graphics</w:t>
      </w:r>
      <w:bookmarkEnd w:id="1259"/>
      <w:bookmarkEnd w:id="1260"/>
    </w:p>
    <w:p w14:paraId="7770BE7A" w14:textId="25D2CA3C" w:rsidR="003B0A7C" w:rsidRPr="00D56521" w:rsidRDefault="00007DC7" w:rsidP="002F5940">
      <w:pPr>
        <w:spacing w:after="120" w:line="240" w:lineRule="auto"/>
        <w:jc w:val="both"/>
      </w:pPr>
      <w:commentRangeStart w:id="1261"/>
      <w:r w:rsidRPr="00D56521">
        <w:t xml:space="preserve">S-101 datasets encode graphical information such as diagrams and photographs </w:t>
      </w:r>
      <w:r w:rsidR="003B0A7C" w:rsidRPr="00D56521">
        <w:t xml:space="preserve">in the simple attribute </w:t>
      </w:r>
      <w:proofErr w:type="spellStart"/>
      <w:r w:rsidR="003B0A7C" w:rsidRPr="00D56521">
        <w:rPr>
          <w:i/>
          <w:iCs/>
        </w:rPr>
        <w:t>pictorialRepresentation</w:t>
      </w:r>
      <w:proofErr w:type="spellEnd"/>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proofErr w:type="spellStart"/>
      <w:r w:rsidR="00AB4F4B" w:rsidRPr="00D56521">
        <w:rPr>
          <w:i/>
          <w:iCs/>
        </w:rPr>
        <w:t>pictorialRepresentation</w:t>
      </w:r>
      <w:proofErr w:type="spellEnd"/>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proofErr w:type="spellStart"/>
      <w:r w:rsidR="00D43782" w:rsidRPr="00D56521">
        <w:rPr>
          <w:i/>
          <w:iCs/>
        </w:rPr>
        <w:t>pictorialRepresentation</w:t>
      </w:r>
      <w:proofErr w:type="spellEnd"/>
      <w:r w:rsidR="00D43782" w:rsidRPr="00D56521">
        <w:t>.</w:t>
      </w:r>
      <w:commentRangeEnd w:id="1261"/>
      <w:r w:rsidR="00374426">
        <w:rPr>
          <w:rStyle w:val="CommentReference"/>
        </w:rPr>
        <w:commentReference w:id="1261"/>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02460B7B" w:rsidR="00FF2313" w:rsidRPr="00D56521" w:rsidRDefault="00FF2313" w:rsidP="002F5940">
      <w:pPr>
        <w:spacing w:after="120" w:line="240" w:lineRule="auto"/>
        <w:jc w:val="both"/>
      </w:pPr>
      <w:r w:rsidRPr="00D56521">
        <w:t xml:space="preserve">ECDIS manufacturers </w:t>
      </w:r>
      <w:del w:id="1262" w:author="jonathan pritchard" w:date="2024-05-29T01:54:00Z" w16du:dateUtc="2024-05-29T00:54:00Z">
        <w:r w:rsidRPr="00D56521" w:rsidDel="00306172">
          <w:delText xml:space="preserve">should </w:delText>
        </w:r>
      </w:del>
      <w:ins w:id="1263" w:author="jonathan pritchard" w:date="2024-05-29T01:54:00Z" w16du:dateUtc="2024-05-29T00:54:00Z">
        <w:r w:rsidR="00306172">
          <w:t>must</w:t>
        </w:r>
        <w:r w:rsidR="00306172" w:rsidRPr="00D56521">
          <w:t xml:space="preserve"> </w:t>
        </w:r>
      </w:ins>
      <w:r w:rsidRPr="00D56521">
        <w:t>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commentRangeStart w:id="1264"/>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commentRangeEnd w:id="1264"/>
      <w:r w:rsidR="00306172">
        <w:rPr>
          <w:rStyle w:val="CommentReference"/>
        </w:rPr>
        <w:commentReference w:id="1264"/>
      </w:r>
    </w:p>
    <w:p w14:paraId="1ECFCD74" w14:textId="59B43787" w:rsidR="00C77153" w:rsidRPr="00D56521" w:rsidRDefault="00C77153" w:rsidP="002F5940">
      <w:pPr>
        <w:spacing w:after="120" w:line="240" w:lineRule="auto"/>
        <w:jc w:val="both"/>
      </w:pPr>
      <w:commentRangeStart w:id="1265"/>
      <w:r w:rsidRPr="00D56521">
        <w:t>The</w:t>
      </w:r>
      <w:commentRangeEnd w:id="1265"/>
      <w:r w:rsidR="00374426">
        <w:rPr>
          <w:rStyle w:val="CommentReference"/>
        </w:rPr>
        <w:commentReference w:id="1265"/>
      </w:r>
      <w:r w:rsidRPr="00D56521">
        <w:t xml:space="preserve"> availability of additional information in graphical format </w:t>
      </w:r>
      <w:ins w:id="1266" w:author="jonathan pritchard" w:date="2024-05-29T01:55:00Z" w16du:dateUtc="2024-05-29T00:55:00Z">
        <w:r w:rsidR="00306172">
          <w:t>is</w:t>
        </w:r>
      </w:ins>
      <w:del w:id="1267"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1268" w:name="_Toc144421305"/>
      <w:commentRangeStart w:id="1269"/>
      <w:r w:rsidRPr="00D56521">
        <w:rPr>
          <w:noProof/>
        </w:rPr>
        <w:t>Miscellaneous</w:t>
      </w:r>
      <w:r w:rsidR="00EA6515" w:rsidRPr="00D56521">
        <w:rPr>
          <w:noProof/>
        </w:rPr>
        <w:t xml:space="preserve"> Display Elements</w:t>
      </w:r>
      <w:bookmarkEnd w:id="1268"/>
      <w:commentRangeEnd w:id="1269"/>
      <w:r w:rsidR="00F553C8">
        <w:rPr>
          <w:rStyle w:val="CommentReference"/>
          <w:rFonts w:eastAsia="MS Mincho"/>
          <w:b w:val="0"/>
          <w:bCs w:val="0"/>
        </w:rPr>
        <w:commentReference w:id="1269"/>
      </w:r>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1270" w:author="Raphael Malyankar" w:date="2023-08-31T22:24:00Z">
          <w:pPr>
            <w:pStyle w:val="Heading2"/>
            <w:tabs>
              <w:tab w:val="clear" w:pos="567"/>
              <w:tab w:val="left" w:pos="851"/>
            </w:tabs>
            <w:ind w:left="851" w:hanging="851"/>
          </w:pPr>
        </w:pPrChange>
      </w:pPr>
      <w:bookmarkStart w:id="1271" w:name="_Toc144421306"/>
      <w:commentRangeStart w:id="1272"/>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1271"/>
      <w:r w:rsidR="002A10D2" w:rsidRPr="00D56521">
        <w:rPr>
          <w:noProof/>
        </w:rPr>
        <w:t xml:space="preserve"> </w:t>
      </w:r>
      <w:commentRangeEnd w:id="1272"/>
      <w:r w:rsidR="007009D1">
        <w:rPr>
          <w:rStyle w:val="CommentReference"/>
          <w:rFonts w:eastAsia="MS Mincho"/>
          <w:b w:val="0"/>
          <w:bCs w:val="0"/>
        </w:rPr>
        <w:commentReference w:id="1272"/>
      </w:r>
    </w:p>
    <w:p w14:paraId="00620AFF" w14:textId="4436BC53" w:rsidR="002A10D2" w:rsidRPr="00D56521" w:rsidRDefault="002A10D2">
      <w:pPr>
        <w:pStyle w:val="Heading3"/>
        <w:rPr>
          <w:noProof/>
        </w:rPr>
        <w:pPrChange w:id="1273" w:author="jonathan pritchard" w:date="2024-02-09T12:38:00Z">
          <w:pPr>
            <w:pStyle w:val="Heading3"/>
            <w:tabs>
              <w:tab w:val="clear" w:pos="851"/>
              <w:tab w:val="left" w:pos="993"/>
            </w:tabs>
            <w:spacing w:after="120"/>
            <w:ind w:left="992" w:hanging="992"/>
          </w:pPr>
        </w:pPrChange>
      </w:pPr>
      <w:bookmarkStart w:id="1274" w:name="_Toc144421307"/>
      <w:r w:rsidRPr="00D56521">
        <w:rPr>
          <w:noProof/>
        </w:rPr>
        <w:t>ENC scale</w:t>
      </w:r>
      <w:bookmarkEnd w:id="1274"/>
    </w:p>
    <w:p w14:paraId="37D6EEA7" w14:textId="35DB46EF" w:rsidR="002A10D2" w:rsidRPr="00D56521" w:rsidRDefault="002A10D2" w:rsidP="00916A2A">
      <w:pPr>
        <w:spacing w:after="120" w:line="240" w:lineRule="auto"/>
        <w:jc w:val="both"/>
        <w:rPr>
          <w:noProof/>
        </w:rPr>
      </w:pPr>
      <w:commentRangeStart w:id="1275"/>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commentRangeEnd w:id="1275"/>
      <w:r w:rsidR="002C4C4D">
        <w:rPr>
          <w:rStyle w:val="CommentReference"/>
        </w:rPr>
        <w:commentReference w:id="1275"/>
      </w:r>
    </w:p>
    <w:p w14:paraId="4B8E4439" w14:textId="52089920" w:rsidR="002A10D2" w:rsidRPr="00D56521" w:rsidRDefault="002A10D2">
      <w:pPr>
        <w:pStyle w:val="Heading3"/>
        <w:rPr>
          <w:noProof/>
        </w:rPr>
        <w:pPrChange w:id="1276" w:author="jonathan pritchard" w:date="2024-02-09T12:38:00Z">
          <w:pPr>
            <w:pStyle w:val="Heading3"/>
            <w:tabs>
              <w:tab w:val="clear" w:pos="851"/>
              <w:tab w:val="left" w:pos="993"/>
            </w:tabs>
            <w:spacing w:after="120"/>
            <w:ind w:left="992" w:hanging="992"/>
          </w:pPr>
        </w:pPrChange>
      </w:pPr>
      <w:bookmarkStart w:id="1277" w:name="_Ref49483442"/>
      <w:bookmarkStart w:id="1278" w:name="_Toc144421308"/>
      <w:r w:rsidRPr="00D56521">
        <w:rPr>
          <w:noProof/>
        </w:rPr>
        <w:t>Overscale</w:t>
      </w:r>
      <w:bookmarkEnd w:id="1277"/>
      <w:bookmarkEnd w:id="1278"/>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1279"/>
      <w:r w:rsidRPr="00D56521">
        <w:rPr>
          <w:noProof/>
        </w:rPr>
        <w:t>Overscale Indication</w:t>
      </w:r>
      <w:ins w:id="1280" w:author="jonathan pritchard" w:date="2024-05-20T17:45:00Z" w16du:dateUtc="2024-05-20T16:45:00Z">
        <w:r w:rsidR="00831F8F">
          <w:rPr>
            <w:noProof/>
          </w:rPr>
          <w:t xml:space="preserve"> [UNDER DEVELOPMENT]</w:t>
        </w:r>
        <w:commentRangeEnd w:id="1279"/>
        <w:r w:rsidR="00831F8F">
          <w:rPr>
            <w:rStyle w:val="CommentReference"/>
            <w:b w:val="0"/>
            <w:bCs w:val="0"/>
          </w:rPr>
          <w:commentReference w:id="1279"/>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1281" w:author="jonathan pritchard" w:date="2024-05-20T16:55:00Z" w16du:dateUtc="2024-05-20T15:55:00Z">
        <w:r w:rsidRPr="00D56521" w:rsidDel="0042425D">
          <w:rPr>
            <w:noProof/>
          </w:rPr>
          <w:delText xml:space="preserve">  </w:delText>
        </w:r>
      </w:del>
      <w:ins w:id="1282" w:author="jonathan pritchard" w:date="2024-05-20T16:55:00Z" w16du:dateUtc="2024-05-20T15:55:00Z">
        <w:r w:rsidR="0042425D">
          <w:rPr>
            <w:noProof/>
          </w:rPr>
          <w:t xml:space="preserve"> </w:t>
        </w:r>
      </w:ins>
      <w:r w:rsidRPr="00D56521">
        <w:rPr>
          <w:noProof/>
        </w:rPr>
        <w:t xml:space="preserve"> A 1 mm error at </w:t>
      </w:r>
      <w:r w:rsidRPr="00D56521">
        <w:rPr>
          <w:i/>
          <w:iCs/>
          <w:noProof/>
        </w:rPr>
        <w:t>maximumDisplayScale</w:t>
      </w:r>
      <w:r w:rsidRPr="00D56521">
        <w:rPr>
          <w:noProof/>
        </w:rPr>
        <w:t xml:space="preserve"> of 1/20,000</w:t>
      </w:r>
      <w:del w:id="1283" w:author="jonathan pritchard" w:date="2024-05-20T16:55:00Z" w16du:dateUtc="2024-05-20T15:55:00Z">
        <w:r w:rsidRPr="00D56521" w:rsidDel="0042425D">
          <w:rPr>
            <w:noProof/>
          </w:rPr>
          <w:delText xml:space="preserve">  </w:delText>
        </w:r>
      </w:del>
      <w:ins w:id="1284" w:author="jonathan pritchard" w:date="2024-05-20T16:55:00Z" w16du:dateUtc="2024-05-20T15:55:00Z">
        <w:r w:rsidR="0042425D">
          <w:rPr>
            <w:noProof/>
          </w:rPr>
          <w:t xml:space="preserve"> </w:t>
        </w:r>
      </w:ins>
      <w:r w:rsidRPr="00D56521">
        <w:rPr>
          <w:noProof/>
        </w:rPr>
        <w:t>becomes a 1.3 mm error at a display scale of 1/15,000 and a 2 mm error at 1/10,000.</w:t>
      </w:r>
    </w:p>
    <w:p w14:paraId="0449F6CD" w14:textId="7F63A6F6" w:rsidR="002A10D2" w:rsidRPr="00D56521" w:rsidRDefault="002A10D2" w:rsidP="00916A2A">
      <w:pPr>
        <w:spacing w:after="120" w:line="240" w:lineRule="auto"/>
        <w:jc w:val="both"/>
        <w:rPr>
          <w:noProof/>
        </w:rPr>
      </w:pPr>
      <w:r w:rsidRPr="00D56521">
        <w:rPr>
          <w:noProof/>
        </w:rPr>
        <w:t>The overscale factor must be calculated as</w:t>
      </w:r>
      <w:del w:id="1285" w:author="jonathan pritchard" w:date="2024-05-20T16:55:00Z" w16du:dateUtc="2024-05-20T15:55:00Z">
        <w:r w:rsidRPr="00D56521" w:rsidDel="0042425D">
          <w:rPr>
            <w:noProof/>
          </w:rPr>
          <w:delText xml:space="preserve">  </w:delText>
        </w:r>
      </w:del>
      <w:ins w:id="1286" w:author="jonathan pritchard" w:date="2024-05-20T16:55:00Z" w16du:dateUtc="2024-05-20T15:55:00Z">
        <w:r w:rsidR="0042425D">
          <w:rPr>
            <w:noProof/>
          </w:rPr>
          <w:t xml:space="preserve"> </w:t>
        </w:r>
      </w:ins>
      <w:r w:rsidRPr="00D56521">
        <w:rPr>
          <w:noProof/>
        </w:rPr>
        <w:t xml:space="preserve">[denominator of the </w:t>
      </w:r>
      <w:r w:rsidRPr="00D56521">
        <w:rPr>
          <w:i/>
          <w:iCs/>
          <w:noProof/>
        </w:rPr>
        <w:t>maximumDisplayScale</w:t>
      </w:r>
      <w:r w:rsidRPr="00D56521">
        <w:rPr>
          <w:noProof/>
        </w:rPr>
        <w:t>] / [denominator of the mariners selected viewing scale], expressed as, for example "X1.3", or "X2" (using the figures in the example above.)</w:t>
      </w:r>
      <w:del w:id="1287" w:author="jonathan pritchard" w:date="2024-05-20T16:55:00Z" w16du:dateUtc="2024-05-20T15:55:00Z">
        <w:r w:rsidRPr="00D56521" w:rsidDel="0042425D">
          <w:rPr>
            <w:noProof/>
          </w:rPr>
          <w:delText xml:space="preserve">  </w:delText>
        </w:r>
      </w:del>
      <w:ins w:id="1288"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lastRenderedPageBreak/>
        <w:t>This must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1289" w:author="Raphael Malyankar" w:date="2023-08-31T18:18:00Z">
        <w:r w:rsidR="00EA2EBA" w:rsidRPr="00D56521" w:rsidDel="00D748C8">
          <w:rPr>
            <w:noProof/>
          </w:rPr>
          <w:delText>232(82)</w:delText>
        </w:r>
      </w:del>
      <w:ins w:id="1290"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1291"/>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1292" w:author="jonathan pritchard" w:date="2024-05-20T16:55:00Z" w16du:dateUtc="2024-05-20T15:55:00Z">
        <w:r w:rsidRPr="00D56521" w:rsidDel="0042425D">
          <w:rPr>
            <w:noProof/>
          </w:rPr>
          <w:delText xml:space="preserve">  </w:delText>
        </w:r>
      </w:del>
      <w:ins w:id="1293"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1291"/>
      <w:r w:rsidR="00C8687E">
        <w:rPr>
          <w:rStyle w:val="CommentReference"/>
        </w:rPr>
        <w:commentReference w:id="1291"/>
      </w:r>
    </w:p>
    <w:p w14:paraId="7392DE27" w14:textId="4D699213" w:rsidR="002A10D2" w:rsidRPr="00D56521" w:rsidRDefault="002A10D2" w:rsidP="00C8687E">
      <w:pPr>
        <w:pStyle w:val="Heading3"/>
        <w:rPr>
          <w:noProof/>
        </w:rPr>
      </w:pPr>
      <w:bookmarkStart w:id="1294" w:name="_Toc144421309"/>
      <w:r w:rsidRPr="00D56521">
        <w:rPr>
          <w:noProof/>
        </w:rPr>
        <w:t>Scale boundary</w:t>
      </w:r>
      <w:bookmarkEnd w:id="1294"/>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commentRangeStart w:id="1295"/>
      <w:r w:rsidR="005E6B56" w:rsidRPr="00D56521">
        <w:rPr>
          <w:noProof/>
        </w:rPr>
        <w:t xml:space="preserve"> The steps are given in S-101.</w:t>
      </w:r>
      <w:r w:rsidRPr="00D56521">
        <w:rPr>
          <w:noProof/>
        </w:rPr>
        <w:t xml:space="preserve"> </w:t>
      </w:r>
      <w:commentRangeEnd w:id="1295"/>
      <w:r w:rsidR="00F553C8">
        <w:rPr>
          <w:rStyle w:val="CommentReference"/>
        </w:rPr>
        <w:commentReference w:id="1295"/>
      </w:r>
    </w:p>
    <w:p w14:paraId="06FF94FE" w14:textId="3503D48C"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1296" w:author="jonathan pritchard" w:date="2024-05-20T16:55:00Z" w16du:dateUtc="2024-05-20T15:55:00Z">
        <w:r w:rsidRPr="00D56521" w:rsidDel="0042425D">
          <w:rPr>
            <w:noProof/>
          </w:rPr>
          <w:delText xml:space="preserve">  </w:delText>
        </w:r>
      </w:del>
      <w:ins w:id="1297"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1298" w:author="jonathan pritchard" w:date="2024-05-20T16:56:00Z" w16du:dateUtc="2024-05-20T15:56:00Z">
        <w:r w:rsidRPr="00D56521" w:rsidDel="0042425D">
          <w:rPr>
            <w:noProof/>
          </w:rPr>
          <w:delText xml:space="preserve">  </w:delText>
        </w:r>
      </w:del>
      <w:ins w:id="1299" w:author="jonathan pritchard" w:date="2024-05-20T16:56:00Z" w16du:dateUtc="2024-05-20T15:56:00Z">
        <w:r w:rsidR="0042425D">
          <w:rPr>
            <w:noProof/>
          </w:rPr>
          <w:t xml:space="preserve"> </w:t>
        </w:r>
      </w:ins>
      <w:commentRangeStart w:id="1300"/>
      <w:r w:rsidRPr="00D56521">
        <w:rPr>
          <w:noProof/>
        </w:rPr>
        <w:t xml:space="preserve">The display priority </w:t>
      </w:r>
      <w:commentRangeStart w:id="1301"/>
      <w:r w:rsidRPr="00D56521">
        <w:rPr>
          <w:noProof/>
        </w:rPr>
        <w:t>i</w:t>
      </w:r>
      <w:r w:rsidRPr="00D56521">
        <w:rPr>
          <w:noProof/>
          <w:color w:val="000000" w:themeColor="text1"/>
        </w:rPr>
        <w:t xml:space="preserve">s </w:t>
      </w:r>
      <w:del w:id="1302" w:author="jonathan pritchard" w:date="2024-05-20T17:47:00Z" w16du:dateUtc="2024-05-20T16:47:00Z">
        <w:r w:rsidR="001F2CFE" w:rsidRPr="00D56521" w:rsidDel="002C4C4D">
          <w:rPr>
            <w:noProof/>
            <w:color w:val="000000" w:themeColor="text1"/>
          </w:rPr>
          <w:delText>9</w:delText>
        </w:r>
      </w:del>
      <w:ins w:id="1303"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1301"/>
      <w:r w:rsidR="002C4C4D">
        <w:rPr>
          <w:rStyle w:val="CommentReference"/>
        </w:rPr>
        <w:commentReference w:id="1301"/>
      </w:r>
      <w:r w:rsidRPr="00D56521">
        <w:rPr>
          <w:noProof/>
        </w:rPr>
        <w:t>over-radar; standard display; viewing group 21030.</w:t>
      </w:r>
      <w:commentRangeEnd w:id="1300"/>
      <w:r w:rsidR="002C4C4D">
        <w:rPr>
          <w:rStyle w:val="CommentReference"/>
        </w:rPr>
        <w:commentReference w:id="1300"/>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1304" w:name="_Toc144421310"/>
      <w:commentRangeStart w:id="1305"/>
      <w:commentRangeStart w:id="1306"/>
      <w:commentRangeStart w:id="1307"/>
      <w:r w:rsidRPr="00D56521">
        <w:rPr>
          <w:noProof/>
        </w:rPr>
        <w:t>Overscale area at scale boundary</w:t>
      </w:r>
      <w:bookmarkEnd w:id="1304"/>
      <w:commentRangeEnd w:id="1305"/>
      <w:r w:rsidR="00F24086">
        <w:rPr>
          <w:rStyle w:val="CommentReference"/>
          <w:b w:val="0"/>
          <w:bCs w:val="0"/>
        </w:rPr>
        <w:commentReference w:id="1305"/>
      </w:r>
      <w:commentRangeEnd w:id="1306"/>
      <w:r w:rsidR="005D36F8">
        <w:rPr>
          <w:rStyle w:val="CommentReference"/>
          <w:b w:val="0"/>
          <w:bCs w:val="0"/>
        </w:rPr>
        <w:commentReference w:id="1306"/>
      </w:r>
      <w:commentRangeEnd w:id="1307"/>
      <w:r w:rsidR="002C4C4D">
        <w:rPr>
          <w:rStyle w:val="CommentReference"/>
          <w:b w:val="0"/>
          <w:bCs w:val="0"/>
        </w:rPr>
        <w:commentReference w:id="1307"/>
      </w:r>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1308"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1309"/>
      <w:r w:rsidRPr="00C8687E">
        <w:rPr>
          <w:noProof/>
          <w:highlight w:val="yellow"/>
        </w:rPr>
        <w:t>larger</w:t>
      </w:r>
      <w:commentRangeEnd w:id="1309"/>
      <w:r w:rsidR="00F553C8">
        <w:rPr>
          <w:rStyle w:val="CommentReference"/>
        </w:rPr>
        <w:commentReference w:id="1309"/>
      </w:r>
      <w:r w:rsidRPr="00D56521">
        <w:rPr>
          <w:noProof/>
        </w:rPr>
        <w:t xml:space="preserve"> than</w:t>
      </w:r>
      <w:del w:id="1310" w:author="Raphael Malyankar" w:date="2023-08-31T20:49:00Z">
        <w:r w:rsidRPr="00D56521" w:rsidDel="00AA5E32">
          <w:rPr>
            <w:noProof/>
          </w:rPr>
          <w:delText>}</w:delText>
        </w:r>
      </w:del>
      <w:r w:rsidRPr="00D56521">
        <w:rPr>
          <w:noProof/>
        </w:rPr>
        <w:t xml:space="preserve">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32760A9A"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1311" w:author="Raphael Malyankar" w:date="2023-08-31T20:35:00Z">
        <w:r w:rsidRPr="00D56521" w:rsidDel="00D13AAB">
          <w:rPr>
            <w:noProof/>
          </w:rPr>
          <w:delText xml:space="preserve">symbol </w:delText>
        </w:r>
      </w:del>
      <w:ins w:id="1312"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r w:rsidRPr="00D56521">
        <w:rPr>
          <w:i/>
          <w:iCs/>
          <w:noProof/>
        </w:rPr>
        <w:t>maximumDisplayScale</w:t>
      </w:r>
      <w:r w:rsidRPr="00D56521">
        <w:rPr>
          <w:noProof/>
        </w:rPr>
        <w:t xml:space="preserve">s. It should not be applied to an overscale display deliberately requested by the mariner, which should trigger the overscale indication required by IMO Performance Standard </w:t>
      </w:r>
      <w:ins w:id="1313"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w:t>
      </w:r>
      <w:del w:id="1314" w:author="jonathan pritchard" w:date="2024-05-20T16:56:00Z" w16du:dateUtc="2024-05-20T15:56:00Z">
        <w:r w:rsidRPr="00D56521" w:rsidDel="0042425D">
          <w:rPr>
            <w:noProof/>
          </w:rPr>
          <w:delText xml:space="preserve">  </w:delText>
        </w:r>
      </w:del>
      <w:ins w:id="1315"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45754D82"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w:t>
      </w:r>
      <w:del w:id="1316" w:author="jonathan pritchard" w:date="2024-06-19T10:49:00Z" w16du:dateUtc="2024-06-19T09:49:00Z">
        <w:r w:rsidRPr="00D56521" w:rsidDel="00214374">
          <w:rPr>
            <w:noProof/>
          </w:rPr>
          <w:delText xml:space="preserve">should </w:delText>
        </w:r>
      </w:del>
      <w:ins w:id="1317" w:author="jonathan pritchard" w:date="2024-06-19T10:49:00Z" w16du:dateUtc="2024-06-19T09:49:00Z">
        <w:r w:rsidR="00214374">
          <w:rPr>
            <w:noProof/>
          </w:rPr>
          <w:t>must</w:t>
        </w:r>
        <w:r w:rsidR="00214374" w:rsidRPr="00D56521">
          <w:rPr>
            <w:noProof/>
          </w:rPr>
          <w:t xml:space="preserve"> </w:t>
        </w:r>
      </w:ins>
      <w:r w:rsidRPr="00D56521">
        <w:rPr>
          <w:noProof/>
        </w:rPr>
        <w:t xml:space="preserve">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1318" w:author="jonathan pritchard" w:date="2024-05-20T16:56:00Z" w16du:dateUtc="2024-05-20T15:56:00Z">
        <w:r w:rsidRPr="00D56521" w:rsidDel="0042425D">
          <w:rPr>
            <w:noProof/>
          </w:rPr>
          <w:delText xml:space="preserve">  </w:delText>
        </w:r>
      </w:del>
      <w:ins w:id="1319" w:author="jonathan pritchard" w:date="2024-05-20T16:56:00Z" w16du:dateUtc="2024-05-20T15:56:00Z">
        <w:r w:rsidR="0042425D">
          <w:rPr>
            <w:noProof/>
          </w:rPr>
          <w:t xml:space="preserve"> </w:t>
        </w:r>
      </w:ins>
    </w:p>
    <w:p w14:paraId="42080298" w14:textId="065F79D4"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w:t>
      </w:r>
      <w:del w:id="1320" w:author="jonathan pritchard" w:date="2024-05-20T16:56:00Z" w16du:dateUtc="2024-05-20T15:56:00Z">
        <w:r w:rsidRPr="00D56521" w:rsidDel="0042425D">
          <w:rPr>
            <w:noProof/>
          </w:rPr>
          <w:delText xml:space="preserve">  </w:delText>
        </w:r>
      </w:del>
      <w:ins w:id="1321"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commentRangeStart w:id="1322"/>
      <w:commentRangeStart w:id="1323"/>
      <w:r w:rsidRPr="00D56521">
        <w:rPr>
          <w:noProof/>
          <w:lang w:val="fr-FR"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4">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1322"/>
      <w:r w:rsidR="00F553C8">
        <w:rPr>
          <w:rStyle w:val="CommentReference"/>
        </w:rPr>
        <w:commentReference w:id="1322"/>
      </w:r>
      <w:commentRangeEnd w:id="1323"/>
      <w:r w:rsidR="00214374">
        <w:rPr>
          <w:rStyle w:val="CommentReference"/>
        </w:rPr>
        <w:commentReference w:id="1323"/>
      </w:r>
    </w:p>
    <w:p w14:paraId="2DA84ACE" w14:textId="4498CC05" w:rsidR="00735361" w:rsidRDefault="00ED0269" w:rsidP="00735361">
      <w:pPr>
        <w:pStyle w:val="Caption"/>
        <w:spacing w:after="120" w:line="240" w:lineRule="auto"/>
        <w:jc w:val="center"/>
      </w:pPr>
      <w:bookmarkStart w:id="1324"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1324"/>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1325" w:name="_Ref49483424"/>
      <w:bookmarkStart w:id="1326" w:name="_Toc144421311"/>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1325"/>
      <w:bookmarkEnd w:id="1326"/>
    </w:p>
    <w:p w14:paraId="5F37F44C" w14:textId="7D319A7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1327" w:name="_Ref49376543"/>
      <w:bookmarkStart w:id="1328" w:name="_Toc144421312"/>
      <w:r w:rsidRPr="00D56521">
        <w:rPr>
          <w:noProof/>
        </w:rPr>
        <w:t>Graphical indexes</w:t>
      </w:r>
      <w:bookmarkEnd w:id="1327"/>
      <w:bookmarkEnd w:id="1328"/>
    </w:p>
    <w:p w14:paraId="704627B5" w14:textId="1C88F51F" w:rsidR="00910895" w:rsidRPr="00D56521" w:rsidRDefault="002A10D2" w:rsidP="00C8687E">
      <w:pPr>
        <w:pStyle w:val="Heading3"/>
        <w:rPr>
          <w:noProof/>
        </w:rPr>
      </w:pPr>
      <w:bookmarkStart w:id="1329" w:name="_Ref45727559"/>
      <w:bookmarkStart w:id="1330"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1329"/>
      <w:bookmarkEnd w:id="1330"/>
    </w:p>
    <w:p w14:paraId="5C9AAD54" w14:textId="3651228E" w:rsidR="00910895" w:rsidRPr="00D56521" w:rsidRDefault="00910895" w:rsidP="00AA1762">
      <w:pPr>
        <w:spacing w:after="120" w:line="240" w:lineRule="auto"/>
        <w:jc w:val="both"/>
      </w:pPr>
      <w:r w:rsidRPr="00D56521">
        <w:t xml:space="preserve">The system </w:t>
      </w:r>
      <w:ins w:id="1331" w:author="jonathan pritchard" w:date="2024-05-29T02:00:00Z" w16du:dateUtc="2024-05-29T01:00:00Z">
        <w:r w:rsidR="00C8687E">
          <w:rPr>
            <w:b/>
            <w:bCs/>
          </w:rPr>
          <w:t xml:space="preserve">must </w:t>
        </w:r>
      </w:ins>
      <w:r w:rsidRPr="00D56521">
        <w:t xml:space="preserve">be capable of displaying a graphical index of ENCs </w:t>
      </w:r>
      <w:r w:rsidR="005E6FD2" w:rsidRPr="00D56521">
        <w:t xml:space="preserve">by </w:t>
      </w:r>
      <w:del w:id="1332" w:author="jonathan pritchard" w:date="2024-05-20T15:04:00Z" w16du:dateUtc="2024-05-20T14:04:00Z">
        <w:r w:rsidR="005E6FD2" w:rsidRPr="00D56521" w:rsidDel="00F53D1F">
          <w:delText xml:space="preserve">maximum </w:delText>
        </w:r>
      </w:del>
      <w:ins w:id="1333" w:author="jonathan pritchard" w:date="2024-05-20T15:04:00Z" w16du:dateUtc="2024-05-20T14:04:00Z">
        <w:r w:rsidR="00F53D1F">
          <w:t>optimum</w:t>
        </w:r>
        <w:r w:rsidR="00F53D1F" w:rsidRPr="00D56521">
          <w:t xml:space="preserve"> </w:t>
        </w:r>
      </w:ins>
      <w:r w:rsidR="005E6FD2" w:rsidRPr="00D56521">
        <w:t>display scale.</w:t>
      </w:r>
    </w:p>
    <w:p w14:paraId="51D2349D" w14:textId="68F14A93"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del w:id="1334" w:author="jonathan pritchard" w:date="2024-05-29T02:00:00Z" w16du:dateUtc="2024-05-29T01:00:00Z">
        <w:r w:rsidRPr="00D56521" w:rsidDel="00C8687E">
          <w:rPr>
            <w:i/>
            <w:iCs/>
            <w:noProof/>
          </w:rPr>
          <w:delText>maximum</w:delText>
        </w:r>
      </w:del>
      <w:ins w:id="1335" w:author="jonathan pritchard" w:date="2024-05-29T02:00:00Z" w16du:dateUtc="2024-05-29T01:00:00Z">
        <w:r w:rsidR="00C8687E">
          <w:rPr>
            <w:i/>
            <w:iCs/>
            <w:noProof/>
          </w:rPr>
          <w:t>optimum</w:t>
        </w:r>
      </w:ins>
      <w:r w:rsidRPr="00D56521">
        <w:rPr>
          <w:i/>
          <w:iCs/>
          <w:noProof/>
        </w:rPr>
        <w:t>DisplayScale</w:t>
      </w:r>
      <w:r w:rsidRPr="00D56521">
        <w:rPr>
          <w:noProof/>
        </w:rPr>
        <w:t xml:space="preserve"> applies to a given part of a mixed source display. Display of S-101 requires a graphical index of the</w:t>
      </w:r>
      <w:ins w:id="1336" w:author="jonathan pritchard" w:date="2024-05-20T15:22:00Z" w16du:dateUtc="2024-05-20T14:22:00Z">
        <w:r w:rsidR="00443F43">
          <w:rPr>
            <w:i/>
            <w:iCs/>
            <w:noProof/>
          </w:rPr>
          <w:t xml:space="preserve"> optimum</w:t>
        </w:r>
      </w:ins>
      <w:del w:id="1337" w:author="jonathan pritchard" w:date="2024-05-20T15:22:00Z" w16du:dateUtc="2024-05-20T14:22:00Z">
        <w:r w:rsidRPr="00D56521" w:rsidDel="00443F43">
          <w:rPr>
            <w:noProof/>
          </w:rPr>
          <w:delText xml:space="preserve"> </w:delText>
        </w:r>
        <w:r w:rsidRPr="00D56521" w:rsidDel="00443F43">
          <w:rPr>
            <w:i/>
            <w:iCs/>
            <w:noProof/>
          </w:rPr>
          <w:delText>maximum</w:delText>
        </w:r>
      </w:del>
      <w:r w:rsidRPr="00D56521">
        <w:rPr>
          <w:i/>
          <w:iCs/>
          <w:noProof/>
        </w:rPr>
        <w:t>DisplayScale</w:t>
      </w:r>
      <w:r w:rsidRPr="00D56521">
        <w:rPr>
          <w:noProof/>
        </w:rPr>
        <w:t xml:space="preserve"> of the data to clarify the situation. A graphical index of available S-101 data </w:t>
      </w:r>
      <w:ins w:id="1338" w:author="jonathan pritchard" w:date="2024-05-29T02:01:00Z" w16du:dateUtc="2024-05-29T01:01:00Z">
        <w:r w:rsidR="00C8687E">
          <w:rPr>
            <w:noProof/>
          </w:rPr>
          <w:t>must</w:t>
        </w:r>
      </w:ins>
      <w:ins w:id="1339" w:author="jonathan pritchard" w:date="2024-05-20T15:22:00Z" w16du:dateUtc="2024-05-20T14:22:00Z">
        <w:r w:rsidR="00443F43">
          <w:rPr>
            <w:noProof/>
          </w:rPr>
          <w:t xml:space="preserve"> </w:t>
        </w:r>
      </w:ins>
      <w:del w:id="1340" w:author="jonathan pritchard" w:date="2024-05-20T15:22:00Z" w16du:dateUtc="2024-05-20T14:22:00Z">
        <w:r w:rsidRPr="00D56521" w:rsidDel="00443F43">
          <w:rPr>
            <w:noProof/>
          </w:rPr>
          <w:delText xml:space="preserve">should </w:delText>
        </w:r>
      </w:del>
      <w:r w:rsidRPr="00D56521">
        <w:rPr>
          <w:noProof/>
        </w:rPr>
        <w:t>be shown on demand.</w:t>
      </w:r>
    </w:p>
    <w:p w14:paraId="4051B0B1" w14:textId="1565F459" w:rsidR="0029068F" w:rsidRPr="00D56521" w:rsidRDefault="0029068F" w:rsidP="00AA1762">
      <w:pPr>
        <w:spacing w:after="120" w:line="240" w:lineRule="auto"/>
        <w:jc w:val="both"/>
      </w:pPr>
      <w:r w:rsidRPr="00D56521">
        <w:t xml:space="preserve">The </w:t>
      </w:r>
      <w:r w:rsidR="005E6FD2" w:rsidRPr="00D56521">
        <w:t>system</w:t>
      </w:r>
      <w:r w:rsidRPr="00D56521">
        <w:t xml:space="preserve"> </w:t>
      </w:r>
      <w:del w:id="1341" w:author="jonathan pritchard" w:date="2024-05-29T02:01:00Z" w16du:dateUtc="2024-05-29T01:01:00Z">
        <w:r w:rsidRPr="00D56521" w:rsidDel="00C8687E">
          <w:delText xml:space="preserve">should </w:delText>
        </w:r>
      </w:del>
      <w:ins w:id="1342" w:author="jonathan pritchard" w:date="2024-05-29T02:01:00Z" w16du:dateUtc="2024-05-29T01:01:00Z">
        <w:r w:rsidR="00C8687E">
          <w:t>must</w:t>
        </w:r>
        <w:r w:rsidR="00C8687E" w:rsidRPr="00D56521">
          <w:t xml:space="preserve"> </w:t>
        </w:r>
      </w:ins>
      <w:r w:rsidRPr="00D56521">
        <w:t>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0CE9C67E" w:rsidR="00E444D0" w:rsidRPr="00D56521" w:rsidRDefault="00E444D0" w:rsidP="00AA1762">
      <w:pPr>
        <w:spacing w:after="120" w:line="240" w:lineRule="auto"/>
        <w:jc w:val="both"/>
        <w:rPr>
          <w:noProof/>
        </w:rPr>
      </w:pPr>
      <w:commentRangeStart w:id="1343"/>
      <w:commentRangeStart w:id="1344"/>
      <w:del w:id="1345" w:author="jonathan pritchard" w:date="2024-05-20T15:21:00Z" w16du:dateUtc="2024-05-20T14:21:00Z">
        <w:r w:rsidRPr="00D56521" w:rsidDel="00443F43">
          <w:rPr>
            <w:noProof/>
          </w:rPr>
          <w:delText>Since the HO will not issue a data coverage diagram</w:delText>
        </w:r>
        <w:r w:rsidRPr="00AA1762" w:rsidDel="00443F43">
          <w:rPr>
            <w:rStyle w:val="FootnoteReference"/>
            <w:sz w:val="20"/>
            <w:vertAlign w:val="superscript"/>
            <w:lang w:val="en-GB"/>
          </w:rPr>
          <w:footnoteReference w:id="8"/>
        </w:r>
        <w:r w:rsidRPr="00D56521" w:rsidDel="00443F43">
          <w:rPr>
            <w:noProof/>
          </w:rPr>
          <w:delText xml:space="preserve">, the ECDIS should compile a graphical index of the HO </w:delText>
        </w:r>
        <w:r w:rsidR="00AF63FF" w:rsidRPr="00D56521" w:rsidDel="00443F43">
          <w:rPr>
            <w:noProof/>
          </w:rPr>
          <w:delText xml:space="preserve">ENC </w:delText>
        </w:r>
        <w:r w:rsidRPr="00D56521" w:rsidDel="00443F43">
          <w:rPr>
            <w:noProof/>
          </w:rPr>
          <w:delText xml:space="preserve">data available, classified by </w:delText>
        </w:r>
        <w:r w:rsidRPr="00D56521" w:rsidDel="00443F43">
          <w:rPr>
            <w:i/>
            <w:iCs/>
            <w:noProof/>
          </w:rPr>
          <w:delText>maximumDisplayScale</w:delText>
        </w:r>
        <w:r w:rsidRPr="00D56521" w:rsidDel="00443F43">
          <w:rPr>
            <w:noProof/>
          </w:rPr>
          <w:delText>, and make it available to the mariner.</w:delText>
        </w:r>
        <w:commentRangeEnd w:id="1343"/>
        <w:r w:rsidR="007009D1" w:rsidDel="00443F43">
          <w:rPr>
            <w:rStyle w:val="CommentReference"/>
          </w:rPr>
          <w:commentReference w:id="1343"/>
        </w:r>
        <w:commentRangeEnd w:id="1344"/>
        <w:r w:rsidR="00443F43" w:rsidDel="00443F43">
          <w:rPr>
            <w:rStyle w:val="CommentReference"/>
          </w:rPr>
          <w:commentReference w:id="1344"/>
        </w:r>
      </w:del>
    </w:p>
    <w:p w14:paraId="7C3785B3" w14:textId="2693BFE5" w:rsidR="00A2747F" w:rsidRPr="00D56521" w:rsidRDefault="00A2747F" w:rsidP="00AA1762">
      <w:pPr>
        <w:spacing w:after="120" w:line="240" w:lineRule="auto"/>
        <w:jc w:val="both"/>
      </w:pPr>
      <w:r w:rsidRPr="00D56521">
        <w:t xml:space="preserve">Only datasets actually installed on the system </w:t>
      </w:r>
      <w:del w:id="1348" w:author="jonathan pritchard" w:date="2024-05-20T15:23:00Z" w16du:dateUtc="2024-05-20T14:23:00Z">
        <w:r w:rsidRPr="00D56521" w:rsidDel="00AF6AD6">
          <w:delText xml:space="preserve">can </w:delText>
        </w:r>
      </w:del>
      <w:ins w:id="1349" w:author="jonathan pritchard" w:date="2024-05-29T02:01:00Z" w16du:dateUtc="2024-05-29T01:01:00Z">
        <w:r w:rsidR="00C8687E">
          <w:t>must</w:t>
        </w:r>
      </w:ins>
      <w:ins w:id="1350" w:author="jonathan pritchard" w:date="2024-05-20T15:23:00Z" w16du:dateUtc="2024-05-20T14:23:00Z">
        <w:r w:rsidR="00AF6AD6" w:rsidRPr="00D56521">
          <w:t xml:space="preserve"> </w:t>
        </w:r>
      </w:ins>
      <w:r w:rsidRPr="00D56521">
        <w:t xml:space="preserve">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t>C</w:t>
      </w:r>
      <w:r w:rsidRPr="00D56521">
        <w:t xml:space="preserve">atalogue files, </w:t>
      </w:r>
      <w:del w:id="1351" w:author="jonathan pritchard" w:date="2024-05-20T15:23:00Z" w16du:dateUtc="2024-05-20T14:23:00Z">
        <w:r w:rsidRPr="00D56521" w:rsidDel="00AF6AD6">
          <w:delText xml:space="preserve">can </w:delText>
        </w:r>
      </w:del>
      <w:ins w:id="1352" w:author="jonathan pritchard" w:date="2024-05-20T15:23:00Z" w16du:dateUtc="2024-05-20T14:23:00Z">
        <w:r w:rsidR="00AF6AD6">
          <w:t>may</w:t>
        </w:r>
        <w:r w:rsidR="00AF6AD6" w:rsidRPr="00D56521">
          <w:t xml:space="preserve"> </w:t>
        </w:r>
      </w:ins>
      <w:r w:rsidRPr="00D56521">
        <w:t xml:space="preserve">be used if and only if the </w:t>
      </w:r>
      <w:commentRangeStart w:id="1353"/>
      <w:r w:rsidR="007B6A6F">
        <w:t>E</w:t>
      </w:r>
      <w:r w:rsidRPr="00D56521">
        <w:t xml:space="preserve">xchange </w:t>
      </w:r>
      <w:r w:rsidR="007B6A6F">
        <w:t>S</w:t>
      </w:r>
      <w:r w:rsidRPr="00D56521">
        <w:t xml:space="preserve">ets have been </w:t>
      </w:r>
      <w:del w:id="1354" w:author="jonathan pritchard" w:date="2024-05-20T15:23:00Z" w16du:dateUtc="2024-05-20T14:23:00Z">
        <w:r w:rsidRPr="00D56521" w:rsidDel="00AF6AD6">
          <w:lastRenderedPageBreak/>
          <w:delText>validated</w:delText>
        </w:r>
      </w:del>
      <w:ins w:id="1355" w:author="jonathan pritchard" w:date="2024-05-20T15:23:00Z" w16du:dateUtc="2024-05-20T14:23:00Z">
        <w:r w:rsidR="00AF6AD6">
          <w:t>verified</w:t>
        </w:r>
      </w:ins>
      <w:r w:rsidR="00335375" w:rsidRPr="007B6A6F">
        <w:rPr>
          <w:rStyle w:val="FootnoteReference"/>
          <w:sz w:val="20"/>
          <w:vertAlign w:val="superscript"/>
          <w:lang w:val="en-GB"/>
        </w:rPr>
        <w:footnoteReference w:id="9"/>
      </w:r>
      <w:r w:rsidRPr="00D56521">
        <w:t xml:space="preserve"> to contain </w:t>
      </w:r>
      <w:commentRangeEnd w:id="1353"/>
      <w:r w:rsidR="007009D1">
        <w:rPr>
          <w:rStyle w:val="CommentReference"/>
        </w:rPr>
        <w:commentReference w:id="1353"/>
      </w:r>
      <w:r w:rsidRPr="00D56521">
        <w:t>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Default="00681E25" w:rsidP="00AA1762">
      <w:pPr>
        <w:spacing w:after="120" w:line="240" w:lineRule="auto"/>
        <w:jc w:val="both"/>
        <w:rPr>
          <w:ins w:id="1356" w:author="jonathan pritchard" w:date="2024-05-29T02:08:00Z" w16du:dateUtc="2024-05-29T01:08:00Z"/>
          <w:noProof/>
        </w:rPr>
      </w:pPr>
      <w:commentRangeStart w:id="1357"/>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commentRangeEnd w:id="1357"/>
      <w:r w:rsidR="00AF6AD6">
        <w:rPr>
          <w:rStyle w:val="CommentReference"/>
        </w:rPr>
        <w:commentReference w:id="1357"/>
      </w:r>
    </w:p>
    <w:p w14:paraId="53AA0419" w14:textId="10D5A505" w:rsidR="00793CB3" w:rsidRPr="00793CB3" w:rsidRDefault="00793CB3" w:rsidP="00AA1762">
      <w:pPr>
        <w:spacing w:after="120" w:line="240" w:lineRule="auto"/>
        <w:jc w:val="both"/>
        <w:rPr>
          <w:b/>
          <w:bCs/>
          <w:strike/>
          <w:noProof/>
          <w:rPrChange w:id="1358" w:author="jonathan pritchard" w:date="2024-05-29T02:08:00Z" w16du:dateUtc="2024-05-29T01:08:00Z">
            <w:rPr>
              <w:strike/>
              <w:noProof/>
            </w:rPr>
          </w:rPrChange>
        </w:rPr>
      </w:pPr>
      <w:ins w:id="1359" w:author="jonathan pritchard" w:date="2024-05-29T02:08:00Z" w16du:dateUtc="2024-05-29T01:08:00Z">
        <w:r w:rsidRPr="00793CB3">
          <w:rPr>
            <w:b/>
            <w:bCs/>
            <w:noProof/>
            <w:rPrChange w:id="1360" w:author="jonathan pritchard" w:date="2024-05-29T02:08:00Z" w16du:dateUtc="2024-05-29T01:08:00Z">
              <w:rPr>
                <w:noProof/>
              </w:rPr>
            </w:rPrChange>
          </w:rPr>
          <w:t>[Coverage Standardisation of GML – here?]</w:t>
        </w:r>
      </w:ins>
    </w:p>
    <w:p w14:paraId="570B89FF" w14:textId="3282D785" w:rsidR="00AF63FF" w:rsidRPr="00D56521" w:rsidRDefault="00AF63FF" w:rsidP="00226D98">
      <w:pPr>
        <w:pStyle w:val="Heading3"/>
        <w:rPr>
          <w:noProof/>
        </w:rPr>
      </w:pPr>
      <w:bookmarkStart w:id="1361" w:name="_Ref45727563"/>
      <w:bookmarkStart w:id="1362" w:name="_Toc144421314"/>
      <w:r w:rsidRPr="00D56521">
        <w:rPr>
          <w:noProof/>
        </w:rPr>
        <w:t>Graphical indexes of other S-100 products</w:t>
      </w:r>
      <w:bookmarkEnd w:id="1361"/>
      <w:bookmarkEnd w:id="1362"/>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694A2B92" w:rsidR="006A7A07" w:rsidRPr="00D56521" w:rsidRDefault="00377E3F" w:rsidP="007B6A6F">
      <w:pPr>
        <w:spacing w:after="120" w:line="240" w:lineRule="auto"/>
        <w:jc w:val="both"/>
      </w:pPr>
      <w:r w:rsidRPr="00D56521">
        <w:t xml:space="preserve">If graphical indexes of other products are implemented, the mariner should be able to call up a graphical index of S-100 data products by </w:t>
      </w:r>
      <w:del w:id="1363" w:author="jonathan pritchard" w:date="2024-05-29T02:15:00Z" w16du:dateUtc="2024-05-29T01:15:00Z">
        <w:r w:rsidRPr="00D56521" w:rsidDel="00793CB3">
          <w:delText xml:space="preserve">maximum </w:delText>
        </w:r>
      </w:del>
      <w:ins w:id="1364" w:author="jonathan pritchard" w:date="2024-05-29T02:15:00Z" w16du:dateUtc="2024-05-29T01:15:00Z">
        <w:r w:rsidR="00793CB3">
          <w:t>optimum</w:t>
        </w:r>
        <w:r w:rsidR="00793CB3" w:rsidRPr="00D56521">
          <w:t xml:space="preserve"> </w:t>
        </w:r>
      </w:ins>
      <w:r w:rsidRPr="00D56521">
        <w:t>display scale on demand</w:t>
      </w:r>
      <w:r w:rsidR="00855E0F" w:rsidRPr="00D56521">
        <w:t xml:space="preserve">. </w:t>
      </w:r>
      <w:r w:rsidRPr="00D56521">
        <w:t xml:space="preserve">Scale-independent products </w:t>
      </w:r>
      <w:ins w:id="1365" w:author="jonathan pritchard" w:date="2024-05-20T15:40:00Z" w16du:dateUtc="2024-05-20T14:40:00Z">
        <w:r w:rsidR="002505F2">
          <w:t>should</w:t>
        </w:r>
      </w:ins>
      <w:del w:id="1366" w:author="jonathan pritchard" w:date="2024-05-20T15:40:00Z" w16du:dateUtc="2024-05-20T14:40:00Z">
        <w:r w:rsidRPr="00D56521" w:rsidDel="002505F2">
          <w:delText>should</w:delText>
        </w:r>
      </w:del>
      <w:r w:rsidRPr="00D56521">
        <w:t xml:space="preserve"> be included in the index, treated as having </w:t>
      </w:r>
      <w:proofErr w:type="spellStart"/>
      <w:ins w:id="1367" w:author="jonathan pritchard" w:date="2024-05-20T15:40:00Z" w16du:dateUtc="2024-05-20T14:40:00Z">
        <w:r w:rsidR="002505F2">
          <w:rPr>
            <w:i/>
            <w:iCs/>
          </w:rPr>
          <w:t>optimum</w:t>
        </w:r>
      </w:ins>
      <w:del w:id="1368" w:author="jonathan pritchard" w:date="2024-05-20T15:40:00Z" w16du:dateUtc="2024-05-20T14:40:00Z">
        <w:r w:rsidRPr="00D56521" w:rsidDel="002505F2">
          <w:rPr>
            <w:i/>
            <w:iCs/>
          </w:rPr>
          <w:delText>maximum</w:delText>
        </w:r>
      </w:del>
      <w:r w:rsidRPr="00D56521">
        <w:rPr>
          <w:i/>
          <w:iCs/>
        </w:rPr>
        <w:t>DisplayScale</w:t>
      </w:r>
      <w:proofErr w:type="spellEnd"/>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50D7B988" w:rsidR="00377E3F" w:rsidRPr="00D56521" w:rsidRDefault="00C00094" w:rsidP="007B6A6F">
      <w:pPr>
        <w:spacing w:after="120" w:line="240" w:lineRule="auto"/>
        <w:jc w:val="both"/>
      </w:pPr>
      <w:r w:rsidRPr="00D56521">
        <w:t>The</w:t>
      </w:r>
      <w:r w:rsidR="00377E3F" w:rsidRPr="00D56521">
        <w:t xml:space="preserve"> system </w:t>
      </w:r>
      <w:del w:id="1369" w:author="jonathan pritchard" w:date="2024-05-29T02:08:00Z" w16du:dateUtc="2024-05-29T01:08:00Z">
        <w:r w:rsidR="00377E3F" w:rsidRPr="00D56521" w:rsidDel="00793CB3">
          <w:delText>s</w:delText>
        </w:r>
      </w:del>
      <w:del w:id="1370" w:author="jonathan pritchard" w:date="2024-05-20T15:40:00Z" w16du:dateUtc="2024-05-20T14:40:00Z">
        <w:r w:rsidR="00377E3F" w:rsidRPr="00D56521" w:rsidDel="002505F2">
          <w:delText>hould</w:delText>
        </w:r>
      </w:del>
      <w:ins w:id="1371" w:author="jonathan pritchard" w:date="2024-05-29T02:08:00Z" w16du:dateUtc="2024-05-29T01:08:00Z">
        <w:r w:rsidR="00793CB3">
          <w:t>must</w:t>
        </w:r>
      </w:ins>
      <w:r w:rsidR="00377E3F" w:rsidRPr="00D56521">
        <w:t xml:space="preserve">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6C53257A" w:rsidR="00377E3F" w:rsidRDefault="00377E3F" w:rsidP="007B6A6F">
      <w:pPr>
        <w:spacing w:after="120" w:line="240" w:lineRule="auto"/>
        <w:jc w:val="both"/>
      </w:pPr>
      <w:commentRangeStart w:id="1372"/>
      <w:r w:rsidRPr="00D56521">
        <w:t xml:space="preserve">As for ENCs, the graphical index should be compiled from </w:t>
      </w:r>
      <w:commentRangeStart w:id="1373"/>
      <w:del w:id="1374" w:author="jonathan pritchard" w:date="2024-05-29T02:13:00Z" w16du:dateUtc="2024-05-29T01:13:00Z">
        <w:r w:rsidRPr="00D56521" w:rsidDel="00793CB3">
          <w:delText xml:space="preserve">available </w:delText>
        </w:r>
      </w:del>
      <w:commentRangeEnd w:id="1373"/>
      <w:del w:id="1375" w:author="jonathan pritchard" w:date="2024-05-29T02:14:00Z" w16du:dateUtc="2024-05-29T01:14:00Z">
        <w:r w:rsidR="00793CB3" w:rsidDel="00793CB3">
          <w:rPr>
            <w:rStyle w:val="CommentReference"/>
          </w:rPr>
          <w:commentReference w:id="1373"/>
        </w:r>
        <w:r w:rsidRPr="00D56521" w:rsidDel="00793CB3">
          <w:delText>data</w:delText>
        </w:r>
        <w:r w:rsidR="00681E25" w:rsidRPr="00D56521" w:rsidDel="00793CB3">
          <w:delText>sets</w:delText>
        </w:r>
        <w:r w:rsidRPr="00D56521" w:rsidDel="00793CB3">
          <w:delText xml:space="preserve"> </w:delText>
        </w:r>
        <w:r w:rsidRPr="00226D98" w:rsidDel="00793CB3">
          <w:rPr>
            <w:highlight w:val="yellow"/>
          </w:rPr>
          <w:delText>pending the availability of coverage diagrams</w:delText>
        </w:r>
        <w:r w:rsidRPr="00D56521" w:rsidDel="00793CB3">
          <w:delText xml:space="preserve"> or </w:delText>
        </w:r>
        <w:r w:rsidR="00681E25" w:rsidRPr="00D56521" w:rsidDel="00793CB3">
          <w:delText xml:space="preserve">the equivalent </w:delText>
        </w:r>
      </w:del>
      <w:ins w:id="1376" w:author="jonathan pritchard" w:date="2024-05-29T02:14:00Z" w16du:dateUtc="2024-05-29T01:14:00Z">
        <w:r w:rsidR="00793CB3">
          <w:t xml:space="preserve">the information contained </w:t>
        </w:r>
      </w:ins>
      <w:r w:rsidR="00681E25" w:rsidRPr="00D56521">
        <w:t>in S-</w:t>
      </w:r>
      <w:r w:rsidR="00A81272" w:rsidRPr="00D56521">
        <w:t xml:space="preserve">128 </w:t>
      </w:r>
      <w:r w:rsidR="00681E25" w:rsidRPr="00D56521">
        <w:t>(Catalogue of Nautical Products), and only datasets actually installed on the system should be included</w:t>
      </w:r>
      <w:del w:id="1377" w:author="jonathan pritchard" w:date="2024-05-29T02:14:00Z" w16du:dateUtc="2024-05-29T01:14:00Z">
        <w:r w:rsidR="00681E25" w:rsidRPr="00D56521" w:rsidDel="00793CB3">
          <w:delText xml:space="preserve"> in the graphical index</w:delText>
        </w:r>
      </w:del>
      <w:r w:rsidR="00681E25" w:rsidRPr="00D56521">
        <w:t xml:space="preserve">. </w:t>
      </w:r>
      <w:del w:id="1378" w:author="jonathan pritchard" w:date="2024-05-29T02:14:00Z" w16du:dateUtc="2024-05-29T01:14:00Z">
        <w:r w:rsidR="00681E25" w:rsidRPr="00D56521" w:rsidDel="00793CB3">
          <w:delText xml:space="preserve">Listings in </w:delText>
        </w:r>
        <w:r w:rsidR="002F3881" w:rsidRPr="00D56521" w:rsidDel="00793CB3">
          <w:delText xml:space="preserve">any </w:delText>
        </w:r>
        <w:r w:rsidR="005465C0" w:rsidRPr="00D56521" w:rsidDel="00793CB3">
          <w:delText>general</w:delText>
        </w:r>
        <w:r w:rsidR="002F3881" w:rsidRPr="00D56521" w:rsidDel="00793CB3">
          <w:delText xml:space="preserve"> catalogue, for example S-128 </w:delText>
        </w:r>
        <w:r w:rsidR="005465C0" w:rsidRPr="00D56521" w:rsidDel="00793CB3">
          <w:delText>(</w:delText>
        </w:r>
        <w:r w:rsidR="002F3881" w:rsidRPr="00D56521" w:rsidDel="00793CB3">
          <w:delText>Catalogue of Nautical Products</w:delText>
        </w:r>
        <w:r w:rsidR="005465C0" w:rsidRPr="00D56521" w:rsidDel="00793CB3">
          <w:delText>)</w:delText>
        </w:r>
        <w:r w:rsidR="002F3881" w:rsidRPr="00D56521" w:rsidDel="00793CB3">
          <w:delText xml:space="preserve"> information,</w:delText>
        </w:r>
        <w:r w:rsidR="00681E25" w:rsidRPr="00D56521" w:rsidDel="00793CB3">
          <w:delText xml:space="preserve"> must be used only for folio purposes.</w:delText>
        </w:r>
        <w:commentRangeEnd w:id="1372"/>
        <w:r w:rsidR="005D36F8" w:rsidDel="00793CB3">
          <w:rPr>
            <w:rStyle w:val="CommentReference"/>
          </w:rPr>
          <w:commentReference w:id="1372"/>
        </w:r>
      </w:del>
    </w:p>
    <w:p w14:paraId="5D4DAD58" w14:textId="77777777" w:rsidR="0008472D" w:rsidRPr="00D56521" w:rsidRDefault="0008472D" w:rsidP="007B6A6F">
      <w:pPr>
        <w:spacing w:after="120" w:line="240" w:lineRule="auto"/>
        <w:jc w:val="both"/>
      </w:pPr>
    </w:p>
    <w:p w14:paraId="22856E97" w14:textId="6B27E20D" w:rsidR="00910006" w:rsidRPr="00D56521" w:rsidRDefault="00910006" w:rsidP="00226D98">
      <w:pPr>
        <w:pStyle w:val="Heading2"/>
      </w:pPr>
      <w:bookmarkStart w:id="1379" w:name="_Toc144421315"/>
      <w:r w:rsidRPr="00D56521">
        <w:t>Limits of data</w:t>
      </w:r>
      <w:bookmarkEnd w:id="1379"/>
    </w:p>
    <w:p w14:paraId="4DC1DFAF" w14:textId="6624FB27" w:rsidR="002A10D2" w:rsidRPr="00D56521" w:rsidRDefault="002A10D2" w:rsidP="00226D98">
      <w:pPr>
        <w:pStyle w:val="Heading3"/>
        <w:rPr>
          <w:noProof/>
        </w:rPr>
      </w:pPr>
      <w:bookmarkStart w:id="1380" w:name="_Toc144421316"/>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1380"/>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w:t>
      </w:r>
      <w:commentRangeStart w:id="1381"/>
      <w:r w:rsidRPr="00D56521">
        <w:rPr>
          <w:noProof/>
        </w:rPr>
        <w:t xml:space="preserve">non-HO </w:t>
      </w:r>
      <w:r w:rsidR="00775DDD" w:rsidRPr="00D56521">
        <w:rPr>
          <w:noProof/>
        </w:rPr>
        <w:t xml:space="preserve">chart </w:t>
      </w:r>
      <w:r w:rsidRPr="00D56521">
        <w:rPr>
          <w:noProof/>
        </w:rPr>
        <w:t>data</w:t>
      </w:r>
      <w:commentRangeEnd w:id="1381"/>
      <w:r w:rsidR="00793CB3">
        <w:rPr>
          <w:rStyle w:val="CommentReference"/>
        </w:rPr>
        <w:commentReference w:id="1381"/>
      </w:r>
      <w:r w:rsidRPr="00D56521">
        <w:rPr>
          <w:noProof/>
        </w:rPr>
        <w:t xml:space="preserve">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rsidP="00793CB3">
      <w:pPr>
        <w:pStyle w:val="Heading3"/>
        <w:rPr>
          <w:noProof/>
        </w:rPr>
      </w:pPr>
      <w:bookmarkStart w:id="1382" w:name="_Toc144421317"/>
      <w:r w:rsidRPr="00D56521">
        <w:rPr>
          <w:noProof/>
        </w:rPr>
        <w:t>Limits of other S-100 product data</w:t>
      </w:r>
      <w:bookmarkEnd w:id="1382"/>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lastRenderedPageBreak/>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rsidP="00793CB3">
      <w:pPr>
        <w:pStyle w:val="Heading3"/>
        <w:rPr>
          <w:noProof/>
        </w:rPr>
      </w:pPr>
      <w:bookmarkStart w:id="1383" w:name="_Ref45730411"/>
      <w:bookmarkStart w:id="1384" w:name="_Toc144421318"/>
      <w:r w:rsidRPr="00D56521">
        <w:rPr>
          <w:noProof/>
        </w:rPr>
        <w:t>No data areas</w:t>
      </w:r>
      <w:bookmarkEnd w:id="1383"/>
      <w:bookmarkEnd w:id="1384"/>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commentRangeStart w:id="1385"/>
      <w:r w:rsidRPr="00D56521">
        <w:rPr>
          <w:noProof/>
        </w:rPr>
        <w:t>If a scale boundary is shown on the display, the information in an overscale area should be identified, and should not be relied on.</w:t>
      </w:r>
      <w:commentRangeEnd w:id="1385"/>
      <w:r w:rsidR="007009D1">
        <w:rPr>
          <w:rStyle w:val="CommentReference"/>
        </w:rPr>
        <w:commentReference w:id="1385"/>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 xml:space="preserve">NONHODAT appears on the display, or whenever the display is comprised of other than ENC </w:t>
      </w:r>
      <w:commentRangeStart w:id="1386"/>
      <w:r w:rsidRPr="00D56521">
        <w:rPr>
          <w:noProof/>
        </w:rPr>
        <w:t>data</w:t>
      </w:r>
      <w:commentRangeEnd w:id="1386"/>
      <w:r w:rsidR="007009D1">
        <w:rPr>
          <w:rStyle w:val="CommentReference"/>
        </w:rPr>
        <w:commentReference w:id="1386"/>
      </w:r>
      <w:r w:rsidRPr="00D56521">
        <w:rPr>
          <w:noProof/>
        </w:rPr>
        <w:t>.</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793CB3">
      <w:pPr>
        <w:pStyle w:val="Heading2"/>
        <w:rPr>
          <w:noProof/>
        </w:rPr>
      </w:pPr>
      <w:bookmarkStart w:id="1387" w:name="_Toc144421319"/>
      <w:commentRangeStart w:id="1388"/>
      <w:commentRangeStart w:id="1389"/>
      <w:r w:rsidRPr="00D56521">
        <w:rPr>
          <w:noProof/>
        </w:rPr>
        <w:t>D</w:t>
      </w:r>
      <w:r w:rsidR="002A10D2" w:rsidRPr="00D56521">
        <w:rPr>
          <w:noProof/>
        </w:rPr>
        <w:t>ata quality indicator</w:t>
      </w:r>
      <w:r w:rsidRPr="00D56521">
        <w:rPr>
          <w:noProof/>
        </w:rPr>
        <w:t>s</w:t>
      </w:r>
      <w:bookmarkEnd w:id="1387"/>
      <w:commentRangeEnd w:id="1388"/>
      <w:r w:rsidR="00CA426D">
        <w:rPr>
          <w:rStyle w:val="CommentReference"/>
          <w:rFonts w:eastAsia="MS Mincho"/>
          <w:b w:val="0"/>
          <w:bCs w:val="0"/>
        </w:rPr>
        <w:commentReference w:id="1388"/>
      </w:r>
      <w:commentRangeEnd w:id="1389"/>
      <w:r w:rsidR="00F553C8">
        <w:rPr>
          <w:rStyle w:val="CommentReference"/>
          <w:rFonts w:eastAsia="MS Mincho"/>
          <w:b w:val="0"/>
          <w:bCs w:val="0"/>
        </w:rPr>
        <w:commentReference w:id="1389"/>
      </w:r>
    </w:p>
    <w:p w14:paraId="6F110BA8" w14:textId="6B2BA75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del w:id="1390" w:author="jonathan pritchard" w:date="2023-10-19T13:26:00Z">
        <w:r w:rsidR="00A72FA4" w:rsidDel="00CA426D">
          <w:rPr>
            <w:b/>
            <w:bCs/>
            <w:noProof/>
          </w:rPr>
          <w:delText xml:space="preserve"> </w:delText>
        </w:r>
      </w:del>
      <w:r w:rsidR="00B8694D" w:rsidRPr="00D56521">
        <w:rPr>
          <w:b/>
          <w:bCs/>
          <w:noProof/>
        </w:rPr>
        <w:t>f</w:t>
      </w:r>
      <w:ins w:id="1391" w:author="jonathan pritchard" w:date="2023-10-19T13:26:00Z">
        <w:r w:rsidR="00CA426D">
          <w:rPr>
            <w:b/>
            <w:bCs/>
            <w:noProof/>
          </w:rPr>
          <w:t xml:space="preserve"> </w:t>
        </w:r>
      </w:ins>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1392" w:name="_Ref98335407"/>
      <w:bookmarkStart w:id="1393" w:name="_Toc144421320"/>
      <w:commentRangeStart w:id="1394"/>
      <w:r w:rsidRPr="00D56521">
        <w:rPr>
          <w:noProof/>
        </w:rPr>
        <w:t>Special ECDIS chart symbols to identify unsafe depths</w:t>
      </w:r>
      <w:bookmarkEnd w:id="1392"/>
      <w:bookmarkEnd w:id="1393"/>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1394"/>
      <w:r w:rsidR="00CA426D">
        <w:rPr>
          <w:rStyle w:val="CommentReference"/>
        </w:rPr>
        <w:commentReference w:id="1394"/>
      </w:r>
    </w:p>
    <w:p w14:paraId="21364CD9" w14:textId="7BC1E763" w:rsidR="002A10D2" w:rsidRPr="00D56521" w:rsidRDefault="002A10D2" w:rsidP="00793CB3">
      <w:pPr>
        <w:pStyle w:val="Heading3"/>
        <w:rPr>
          <w:noProof/>
        </w:rPr>
      </w:pPr>
      <w:bookmarkStart w:id="1395" w:name="_Ref49484089"/>
      <w:bookmarkStart w:id="1396" w:name="_Toc144421321"/>
      <w:commentRangeStart w:id="1397"/>
      <w:r w:rsidRPr="00D56521">
        <w:rPr>
          <w:noProof/>
        </w:rPr>
        <w:t>Safety Contour</w:t>
      </w:r>
      <w:bookmarkEnd w:id="1395"/>
      <w:bookmarkEnd w:id="1396"/>
      <w:commentRangeEnd w:id="1397"/>
      <w:r w:rsidR="00CA426D">
        <w:rPr>
          <w:rStyle w:val="CommentReference"/>
          <w:b w:val="0"/>
          <w:bCs w:val="0"/>
        </w:rPr>
        <w:commentReference w:id="1397"/>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1398" w:author="Raphael Malyankar" w:date="2023-08-31T16:31:00Z">
        <w:r w:rsidRPr="00D56521" w:rsidDel="00071364">
          <w:rPr>
            <w:noProof/>
          </w:rPr>
          <w:delText>SENC</w:delText>
        </w:r>
      </w:del>
      <w:ins w:id="1399" w:author="Raphael Malyankar" w:date="2023-08-31T16:31:00Z">
        <w:r w:rsidR="00071364">
          <w:rPr>
            <w:noProof/>
          </w:rPr>
          <w:t>System Database</w:t>
        </w:r>
      </w:ins>
      <w:r w:rsidRPr="00D56521">
        <w:rPr>
          <w:noProof/>
        </w:rPr>
        <w:t>, is double-coded by a thick line and a prominent change in depth shade.</w:t>
      </w:r>
    </w:p>
    <w:p w14:paraId="0F6582EF" w14:textId="4B25BBD8"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1400" w:author="Raphael Malyankar" w:date="2023-08-31T16:31:00Z">
        <w:r w:rsidRPr="00D56521" w:rsidDel="00071364">
          <w:rPr>
            <w:noProof/>
          </w:rPr>
          <w:delText>SENC</w:delText>
        </w:r>
      </w:del>
      <w:ins w:id="1401" w:author="Raphael Malyankar" w:date="2023-08-31T16:31:00Z">
        <w:r w:rsidR="00071364">
          <w:rPr>
            <w:noProof/>
          </w:rPr>
          <w:t>System Database</w:t>
        </w:r>
      </w:ins>
      <w:r w:rsidRPr="00D56521">
        <w:rPr>
          <w:noProof/>
        </w:rPr>
        <w:t xml:space="preserve">, the ECDIS </w:t>
      </w:r>
      <w:del w:id="1402" w:author="jonathan pritchard" w:date="2024-05-29T02:19:00Z" w16du:dateUtc="2024-05-29T01:19:00Z">
        <w:r w:rsidRPr="00D56521" w:rsidDel="00EC44E4">
          <w:rPr>
            <w:noProof/>
          </w:rPr>
          <w:delText xml:space="preserve">should </w:delText>
        </w:r>
      </w:del>
      <w:ins w:id="1403"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1404"/>
      <w:r w:rsidRPr="00235BEA">
        <w:rPr>
          <w:b/>
          <w:noProof/>
        </w:rPr>
        <w:t>inform the mariner</w:t>
      </w:r>
      <w:r w:rsidRPr="00D56521">
        <w:rPr>
          <w:noProof/>
        </w:rPr>
        <w:t xml:space="preserve">. </w:t>
      </w:r>
      <w:commentRangeEnd w:id="1404"/>
      <w:r w:rsidR="00CA426D">
        <w:rPr>
          <w:rStyle w:val="CommentReference"/>
        </w:rPr>
        <w:commentReference w:id="1404"/>
      </w:r>
      <w:r w:rsidRPr="00D56521">
        <w:rPr>
          <w:noProof/>
        </w:rPr>
        <w:t xml:space="preserve">If, when the ship moves onto a new chart, the safety contour previously in use is no longer available, the ECDIS </w:t>
      </w:r>
      <w:del w:id="1405" w:author="jonathan pritchard" w:date="2024-05-29T02:20:00Z" w16du:dateUtc="2024-05-29T01:20:00Z">
        <w:r w:rsidRPr="00D56521" w:rsidDel="00EC44E4">
          <w:rPr>
            <w:noProof/>
          </w:rPr>
          <w:delText xml:space="preserve">should </w:delText>
        </w:r>
      </w:del>
      <w:ins w:id="1406"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r w:rsidRPr="00D56521">
        <w:rPr>
          <w:noProof/>
        </w:rPr>
        <w:t xml:space="preserve">If the mariner does not select a safety contour, the value </w:t>
      </w:r>
      <w:del w:id="1407" w:author="jonathan pritchard" w:date="2024-05-29T02:20:00Z" w16du:dateUtc="2024-05-29T01:20:00Z">
        <w:r w:rsidRPr="00D56521" w:rsidDel="00EC44E4">
          <w:rPr>
            <w:noProof/>
          </w:rPr>
          <w:delText xml:space="preserve">should </w:delText>
        </w:r>
      </w:del>
      <w:ins w:id="1408" w:author="jonathan pritchard" w:date="2024-05-29T02:20:00Z" w16du:dateUtc="2024-05-29T01:20:00Z">
        <w:r w:rsidR="00EC44E4">
          <w:rPr>
            <w:noProof/>
          </w:rPr>
          <w:t>must</w:t>
        </w:r>
        <w:r w:rsidR="00EC44E4" w:rsidRPr="00D56521">
          <w:rPr>
            <w:noProof/>
          </w:rPr>
          <w:t xml:space="preserve"> </w:t>
        </w:r>
      </w:ins>
      <w:r w:rsidRPr="00D56521">
        <w:rPr>
          <w:noProof/>
        </w:rPr>
        <w:t>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1409" w:name="_Toc144421322"/>
      <w:r w:rsidRPr="00D56521">
        <w:rPr>
          <w:noProof/>
        </w:rPr>
        <w:t>Other ECDIS symbols and their use</w:t>
      </w:r>
      <w:bookmarkEnd w:id="1409"/>
    </w:p>
    <w:p w14:paraId="1AD80AAC" w14:textId="13957A41" w:rsidR="002A10D2" w:rsidRPr="00D56521" w:rsidRDefault="002A10D2" w:rsidP="00793CB3">
      <w:pPr>
        <w:pStyle w:val="Heading3"/>
        <w:rPr>
          <w:noProof/>
        </w:rPr>
      </w:pPr>
      <w:bookmarkStart w:id="1410" w:name="_Toc144421323"/>
      <w:r w:rsidRPr="00D56521">
        <w:rPr>
          <w:noProof/>
        </w:rPr>
        <w:t>Mariners Caution Notes</w:t>
      </w:r>
      <w:bookmarkEnd w:id="1410"/>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EC44E4">
      <w:pPr>
        <w:pStyle w:val="Heading3"/>
        <w:rPr>
          <w:noProof/>
        </w:rPr>
      </w:pPr>
      <w:bookmarkStart w:id="1411" w:name="_Ref49475966"/>
      <w:bookmarkStart w:id="1412" w:name="_Toc144421324"/>
      <w:r w:rsidRPr="00D56521">
        <w:rPr>
          <w:noProof/>
        </w:rPr>
        <w:lastRenderedPageBreak/>
        <w:t>Unknown feature</w:t>
      </w:r>
      <w:bookmarkEnd w:id="1411"/>
      <w:bookmarkEnd w:id="1412"/>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rsidP="00EC44E4">
      <w:pPr>
        <w:pStyle w:val="Heading3"/>
        <w:rPr>
          <w:noProof/>
        </w:rPr>
      </w:pPr>
      <w:bookmarkStart w:id="1413" w:name="_Toc144421325"/>
      <w:r w:rsidRPr="00D56521">
        <w:rPr>
          <w:noProof/>
        </w:rPr>
        <w:t>Change of horizontal (geodetic) datum</w:t>
      </w:r>
      <w:bookmarkEnd w:id="1413"/>
    </w:p>
    <w:p w14:paraId="69F6E0E5" w14:textId="650CCA88" w:rsidR="002A10D2" w:rsidRPr="00D56521" w:rsidRDefault="002A10D2" w:rsidP="00235BEA">
      <w:pPr>
        <w:spacing w:after="120" w:line="240" w:lineRule="auto"/>
        <w:jc w:val="both"/>
        <w:rPr>
          <w:noProof/>
        </w:rPr>
      </w:pPr>
      <w:commentRangeStart w:id="1414"/>
      <w:commentRangeStart w:id="1415"/>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1414"/>
      <w:r w:rsidR="00CA426D">
        <w:rPr>
          <w:rStyle w:val="CommentReference"/>
        </w:rPr>
        <w:commentReference w:id="1414"/>
      </w:r>
      <w:commentRangeEnd w:id="1415"/>
      <w:r w:rsidR="00EC6DA6">
        <w:rPr>
          <w:rStyle w:val="CommentReference"/>
        </w:rPr>
        <w:commentReference w:id="1415"/>
      </w:r>
    </w:p>
    <w:p w14:paraId="2A9C84E2" w14:textId="2158E3F4" w:rsidR="002A10D2" w:rsidRPr="00EC44E4" w:rsidRDefault="002A10D2" w:rsidP="00EC44E4">
      <w:pPr>
        <w:pStyle w:val="Heading3"/>
        <w:rPr>
          <w:noProof/>
          <w:highlight w:val="yellow"/>
        </w:rPr>
      </w:pPr>
      <w:bookmarkStart w:id="1416" w:name="_Toc144421326"/>
      <w:r w:rsidRPr="00EC44E4">
        <w:rPr>
          <w:noProof/>
          <w:highlight w:val="yellow"/>
        </w:rPr>
        <w:t>Manual chart correction</w:t>
      </w:r>
      <w:bookmarkEnd w:id="1416"/>
    </w:p>
    <w:p w14:paraId="51A2A113" w14:textId="722ACF91" w:rsidR="002A10D2" w:rsidRPr="00EC44E4" w:rsidRDefault="002A10D2" w:rsidP="00235BEA">
      <w:pPr>
        <w:spacing w:after="120" w:line="240" w:lineRule="auto"/>
        <w:jc w:val="both"/>
        <w:rPr>
          <w:noProof/>
          <w:highlight w:val="yellow"/>
        </w:rPr>
      </w:pPr>
      <w:commentRangeStart w:id="1417"/>
      <w:commentRangeStart w:id="1418"/>
      <w:r w:rsidRPr="00EC44E4">
        <w:rPr>
          <w:noProof/>
          <w:highlight w:val="yellow"/>
        </w:rPr>
        <w:t>Small orange identifiers are used to distinguish hand-entered chart corrections, which are subject to human error, from corrections entered automatically by electronic means. The original chart feature should not be removed or altered.</w:t>
      </w:r>
      <w:commentRangeEnd w:id="1417"/>
      <w:r w:rsidR="00CA426D" w:rsidRPr="00EC44E4">
        <w:rPr>
          <w:rStyle w:val="CommentReference"/>
          <w:highlight w:val="yellow"/>
        </w:rPr>
        <w:commentReference w:id="1417"/>
      </w:r>
      <w:commentRangeEnd w:id="1418"/>
      <w:r w:rsidR="00EC6DA6" w:rsidRPr="00EC44E4">
        <w:rPr>
          <w:rStyle w:val="CommentReference"/>
          <w:highlight w:val="yellow"/>
        </w:rPr>
        <w:commentReference w:id="1418"/>
      </w:r>
    </w:p>
    <w:p w14:paraId="79EFA849" w14:textId="7DE05E06" w:rsidR="00204D5D" w:rsidRPr="00EC44E4" w:rsidRDefault="00204D5D" w:rsidP="00EC44E4">
      <w:pPr>
        <w:pStyle w:val="Heading3"/>
        <w:rPr>
          <w:noProof/>
          <w:highlight w:val="yellow"/>
        </w:rPr>
      </w:pPr>
      <w:bookmarkStart w:id="1419" w:name="_Toc144421327"/>
      <w:r w:rsidRPr="00EC44E4">
        <w:rPr>
          <w:noProof/>
          <w:highlight w:val="yellow"/>
        </w:rPr>
        <w:t xml:space="preserve">Manual corrections to non-ENC </w:t>
      </w:r>
      <w:r w:rsidR="00C8356C" w:rsidRPr="00EC44E4">
        <w:rPr>
          <w:noProof/>
          <w:highlight w:val="yellow"/>
        </w:rPr>
        <w:t xml:space="preserve">S-100 </w:t>
      </w:r>
      <w:r w:rsidRPr="00EC44E4">
        <w:rPr>
          <w:noProof/>
          <w:highlight w:val="yellow"/>
        </w:rPr>
        <w:t>products</w:t>
      </w:r>
      <w:bookmarkEnd w:id="1419"/>
    </w:p>
    <w:p w14:paraId="6F69EA94" w14:textId="32102CFF" w:rsidR="00204D5D" w:rsidRPr="00D56521" w:rsidRDefault="00204D5D" w:rsidP="00235BEA">
      <w:pPr>
        <w:spacing w:after="120" w:line="240" w:lineRule="auto"/>
        <w:jc w:val="both"/>
        <w:rPr>
          <w:noProof/>
        </w:rPr>
      </w:pPr>
      <w:r w:rsidRPr="00EC44E4">
        <w:rPr>
          <w:noProof/>
          <w:highlight w:val="yellow"/>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44E4">
        <w:rPr>
          <w:noProof/>
          <w:highlight w:val="yellow"/>
        </w:rPr>
        <w:t>from the display along with the appropriate viewing groups from the relevant S-100 product.</w:t>
      </w:r>
    </w:p>
    <w:p w14:paraId="670A40F9" w14:textId="0F6883CC" w:rsidR="002A10D2" w:rsidRPr="00D56521" w:rsidRDefault="002A10D2" w:rsidP="00EC44E4">
      <w:pPr>
        <w:pStyle w:val="Heading3"/>
        <w:rPr>
          <w:noProof/>
        </w:rPr>
      </w:pPr>
      <w:bookmarkStart w:id="1420" w:name="_Toc144421328"/>
      <w:r w:rsidRPr="00D56521">
        <w:rPr>
          <w:noProof/>
        </w:rPr>
        <w:t>One-sided linestyle</w:t>
      </w:r>
      <w:r w:rsidR="00D91128" w:rsidRPr="00D56521">
        <w:rPr>
          <w:noProof/>
        </w:rPr>
        <w:t xml:space="preserve"> for boundaries</w:t>
      </w:r>
      <w:bookmarkEnd w:id="1420"/>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EC44E4">
      <w:pPr>
        <w:pStyle w:val="Heading3"/>
        <w:rPr>
          <w:noProof/>
        </w:rPr>
      </w:pPr>
      <w:bookmarkStart w:id="1421" w:name="_Toc144421329"/>
      <w:r w:rsidRPr="00D56521">
        <w:rPr>
          <w:noProof/>
        </w:rPr>
        <w:t>Special identifiers</w:t>
      </w:r>
      <w:bookmarkEnd w:id="1421"/>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EC44E4">
      <w:pPr>
        <w:pStyle w:val="Heading2"/>
        <w:rPr>
          <w:noProof/>
        </w:rPr>
      </w:pPr>
      <w:bookmarkStart w:id="1422" w:name="_Ref49471603"/>
      <w:bookmarkStart w:id="1423" w:name="_Toc144421330"/>
      <w:r w:rsidRPr="00D56521">
        <w:rPr>
          <w:noProof/>
        </w:rPr>
        <w:t>Date-dependent features</w:t>
      </w:r>
      <w:bookmarkEnd w:id="1422"/>
      <w:bookmarkEnd w:id="1423"/>
    </w:p>
    <w:p w14:paraId="7C39E275" w14:textId="68187B78"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1424" w:author="jonathan pritchard" w:date="2024-05-20T15:45:00Z" w16du:dateUtc="2024-05-20T14:45:00Z">
        <w:r w:rsidR="00651368" w:rsidRPr="00D56521" w:rsidDel="00F42EC6">
          <w:delText>Hydrographic</w:delText>
        </w:r>
        <w:r w:rsidRPr="00D56521" w:rsidDel="00F42EC6">
          <w:delText xml:space="preserve"> Office</w:delText>
        </w:r>
      </w:del>
      <w:ins w:id="1425" w:author="jonathan pritchard" w:date="2024-05-20T15:45:00Z" w16du:dateUtc="2024-05-20T14:45:00Z">
        <w:r w:rsidR="00F42EC6">
          <w:t>HO</w:t>
        </w:r>
      </w:ins>
      <w:r w:rsidRPr="00D56521">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EC44E4">
      <w:pPr>
        <w:pStyle w:val="Heading3"/>
      </w:pPr>
      <w:bookmarkStart w:id="1426" w:name="_Toc144421331"/>
      <w:r w:rsidRPr="00D56521">
        <w:t>Display of date-dependent features by mariner-selected date</w:t>
      </w:r>
      <w:bookmarkEnd w:id="1426"/>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lastRenderedPageBreak/>
        <w:t xml:space="preserve">All features for which any of the values for the complex attributes </w:t>
      </w:r>
      <w:proofErr w:type="spellStart"/>
      <w:r w:rsidRPr="00D56521">
        <w:rPr>
          <w:i/>
          <w:iCs/>
        </w:rPr>
        <w:t>periodicDateRange</w:t>
      </w:r>
      <w:proofErr w:type="spellEnd"/>
      <w:r w:rsidRPr="00D56521">
        <w:t xml:space="preserve"> and </w:t>
      </w:r>
      <w:proofErr w:type="spellStart"/>
      <w:r w:rsidRPr="00D56521">
        <w:rPr>
          <w:i/>
          <w:iCs/>
        </w:rPr>
        <w:t>fixedDateRange</w:t>
      </w:r>
      <w:proofErr w:type="spellEnd"/>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EC44E4">
      <w:pPr>
        <w:pStyle w:val="Heading3"/>
      </w:pPr>
      <w:bookmarkStart w:id="1427" w:name="_Ref49472701"/>
      <w:bookmarkStart w:id="1428" w:name="_Toc144421332"/>
      <w:r w:rsidRPr="00D56521">
        <w:t>Highlighting of date-dependent features</w:t>
      </w:r>
      <w:bookmarkEnd w:id="1427"/>
      <w:bookmarkEnd w:id="1428"/>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rsidP="00EC44E4">
      <w:pPr>
        <w:pStyle w:val="Heading3"/>
      </w:pPr>
      <w:bookmarkStart w:id="1429" w:name="_Ref49481796"/>
      <w:bookmarkStart w:id="1430" w:name="_Toc144421333"/>
      <w:r w:rsidRPr="00D56521">
        <w:t>Indication of date adjustment</w:t>
      </w:r>
      <w:bookmarkEnd w:id="1429"/>
      <w:bookmarkEnd w:id="1430"/>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1331E064" w:rsidR="000C4FCD" w:rsidRPr="00D56521" w:rsidRDefault="000C4FCD" w:rsidP="00EC44E4">
      <w:pPr>
        <w:pStyle w:val="Heading2"/>
        <w:rPr>
          <w:noProof/>
        </w:rPr>
      </w:pPr>
      <w:bookmarkStart w:id="1431" w:name="_Ref49473517"/>
      <w:bookmarkStart w:id="1432" w:name="_Toc144421334"/>
      <w:commentRangeStart w:id="1433"/>
      <w:r w:rsidRPr="00D56521">
        <w:rPr>
          <w:noProof/>
        </w:rPr>
        <w:t>Scale-dependent features</w:t>
      </w:r>
      <w:bookmarkEnd w:id="1431"/>
      <w:bookmarkEnd w:id="1432"/>
      <w:commentRangeEnd w:id="1433"/>
      <w:r w:rsidR="00CA426D">
        <w:rPr>
          <w:rStyle w:val="CommentReference"/>
          <w:rFonts w:eastAsia="MS Mincho"/>
          <w:b w:val="0"/>
          <w:bCs w:val="0"/>
        </w:rPr>
        <w:commentReference w:id="1433"/>
      </w:r>
      <w:ins w:id="1434" w:author="jonathan pritchard" w:date="2024-01-15T11:04:00Z">
        <w:r w:rsidR="00CA225A">
          <w:rPr>
            <w:noProof/>
          </w:rPr>
          <w:t xml:space="preserve"> </w:t>
        </w:r>
      </w:ins>
    </w:p>
    <w:p w14:paraId="487CB39E" w14:textId="7E5023BF" w:rsidR="00C558E0" w:rsidRDefault="00C558E0" w:rsidP="00737C53">
      <w:pPr>
        <w:spacing w:after="120" w:line="240" w:lineRule="auto"/>
        <w:jc w:val="both"/>
        <w:rPr>
          <w:ins w:id="1435" w:author="jonathan pritchard" w:date="2024-06-06T17:44:00Z" w16du:dateUtc="2024-06-06T16:44:00Z"/>
        </w:rPr>
      </w:pPr>
      <w:r w:rsidRPr="00D56521">
        <w:t xml:space="preserve">To reduce screen clutter </w:t>
      </w:r>
      <w:del w:id="1436" w:author="jonathan pritchard" w:date="2024-06-06T17:43:00Z" w16du:dateUtc="2024-06-06T16:43:00Z">
        <w:r w:rsidRPr="00D56521" w:rsidDel="00E02155">
          <w:delText xml:space="preserve">most </w:delText>
        </w:r>
      </w:del>
      <w:ins w:id="1437" w:author="jonathan pritchard" w:date="2024-06-06T17:43:00Z" w16du:dateUtc="2024-06-06T16:43:00Z">
        <w:r w:rsidR="00E02155">
          <w:t>some</w:t>
        </w:r>
        <w:r w:rsidR="00E02155" w:rsidRPr="00D56521">
          <w:t xml:space="preserve"> </w:t>
        </w:r>
      </w:ins>
      <w:r w:rsidRPr="00D56521">
        <w:t xml:space="preserve">features within ENC </w:t>
      </w:r>
      <w:del w:id="1438" w:author="jonathan pritchard" w:date="2024-05-29T02:22:00Z" w16du:dateUtc="2024-05-29T01:22:00Z">
        <w:r w:rsidR="0010269F" w:rsidRPr="00D56521" w:rsidDel="00EC44E4">
          <w:delText xml:space="preserve">should </w:delText>
        </w:r>
      </w:del>
      <w:r w:rsidRPr="00D56521">
        <w:t xml:space="preserve">carry the attribute </w:t>
      </w:r>
      <w:proofErr w:type="spellStart"/>
      <w:r w:rsidRPr="00D56521">
        <w:rPr>
          <w:i/>
          <w:iCs/>
        </w:rPr>
        <w:t>scaleMinimum</w:t>
      </w:r>
      <w:proofErr w:type="spellEnd"/>
      <w:r w:rsidRPr="00D56521">
        <w:t xml:space="preserve"> to specify the smallest display scale at which they </w:t>
      </w:r>
      <w:del w:id="1439" w:author="jonathan pritchard" w:date="2024-05-29T02:23:00Z" w16du:dateUtc="2024-05-29T01:23:00Z">
        <w:r w:rsidRPr="00D56521" w:rsidDel="00EC44E4">
          <w:delText xml:space="preserve">should </w:delText>
        </w:r>
      </w:del>
      <w:ins w:id="1440" w:author="jonathan pritchard" w:date="2024-05-29T02:23:00Z" w16du:dateUtc="2024-05-29T01:23:00Z">
        <w:r w:rsidR="00EC44E4">
          <w:t>are</w:t>
        </w:r>
      </w:ins>
      <w:del w:id="1441" w:author="jonathan pritchard" w:date="2024-05-29T02:23:00Z" w16du:dateUtc="2024-05-29T01:23:00Z">
        <w:r w:rsidRPr="00D56521" w:rsidDel="00EC44E4">
          <w:delText>be</w:delText>
        </w:r>
      </w:del>
      <w:r w:rsidRPr="00D56521">
        <w:t xml:space="preserve"> drawn. At display scales smaller than </w:t>
      </w:r>
      <w:proofErr w:type="spellStart"/>
      <w:r w:rsidRPr="00D56521">
        <w:rPr>
          <w:i/>
          <w:iCs/>
        </w:rPr>
        <w:t>scaleMinimum</w:t>
      </w:r>
      <w:proofErr w:type="spellEnd"/>
      <w:r w:rsidRPr="00D56521">
        <w:t xml:space="preserve"> the feature </w:t>
      </w:r>
      <w:del w:id="1442" w:author="jonathan pritchard" w:date="2024-05-29T02:22:00Z" w16du:dateUtc="2024-05-29T01:22:00Z">
        <w:r w:rsidRPr="00D56521" w:rsidDel="00EC44E4">
          <w:delText xml:space="preserve">must </w:delText>
        </w:r>
      </w:del>
      <w:ins w:id="1443" w:author="jonathan pritchard" w:date="2024-05-29T02:22:00Z" w16du:dateUtc="2024-05-29T01:22:00Z">
        <w:r w:rsidR="00EC44E4">
          <w:t>is</w:t>
        </w:r>
        <w:r w:rsidR="00EC44E4" w:rsidRPr="00D56521">
          <w:t xml:space="preserve"> </w:t>
        </w:r>
      </w:ins>
      <w:r w:rsidRPr="00D56521">
        <w:t xml:space="preserve">not </w:t>
      </w:r>
      <w:del w:id="1444" w:author="jonathan pritchard" w:date="2024-05-29T02:22:00Z" w16du:dateUtc="2024-05-29T01:22:00Z">
        <w:r w:rsidRPr="00D56521" w:rsidDel="00EC44E4">
          <w:delText xml:space="preserve">be </w:delText>
        </w:r>
      </w:del>
      <w:r w:rsidRPr="00D56521">
        <w:t>drawn</w:t>
      </w:r>
      <w:ins w:id="1445" w:author="jonathan pritchard" w:date="2024-05-29T02:22:00Z" w16du:dateUtc="2024-05-29T01:22:00Z">
        <w:r w:rsidR="00EC44E4">
          <w:t xml:space="preserve"> by the portrayal </w:t>
        </w:r>
        <w:proofErr w:type="spellStart"/>
        <w:r w:rsidR="00EC44E4">
          <w:t>catalogue</w:t>
        </w:r>
      </w:ins>
      <w:r w:rsidRPr="00D56521">
        <w:t>.</w:t>
      </w:r>
      <w:proofErr w:type="spellEnd"/>
      <w:r w:rsidRPr="00D56521">
        <w:t xml:space="preserve"> For example, a feature with a </w:t>
      </w:r>
      <w:proofErr w:type="spellStart"/>
      <w:r w:rsidRPr="00D56521">
        <w:rPr>
          <w:i/>
          <w:iCs/>
        </w:rPr>
        <w:t>scaleMinimum</w:t>
      </w:r>
      <w:proofErr w:type="spellEnd"/>
      <w:r w:rsidRPr="00D56521">
        <w:t xml:space="preserve"> value of </w:t>
      </w:r>
      <w:r w:rsidR="00737C53">
        <w:t>49999</w:t>
      </w:r>
      <w:r w:rsidRPr="00D56521">
        <w:t>, indicating a scale of 1/</w:t>
      </w:r>
      <w:r w:rsidR="00737C53">
        <w:t>49,999</w:t>
      </w:r>
      <w:r w:rsidRPr="00D56521">
        <w:t xml:space="preserve">, </w:t>
      </w:r>
      <w:del w:id="1446" w:author="jonathan pritchard" w:date="2024-06-06T17:44:00Z" w16du:dateUtc="2024-06-06T16:44:00Z">
        <w:r w:rsidRPr="00D56521" w:rsidDel="00E02155">
          <w:delText xml:space="preserve">should </w:delText>
        </w:r>
      </w:del>
      <w:ins w:id="1447" w:author="jonathan pritchard" w:date="2024-06-06T17:44:00Z" w16du:dateUtc="2024-06-06T16:44:00Z">
        <w:r w:rsidR="00E02155">
          <w:t>must</w:t>
        </w:r>
        <w:r w:rsidR="00E02155" w:rsidRPr="00D56521">
          <w:t xml:space="preserve"> </w:t>
        </w:r>
      </w:ins>
      <w:r w:rsidRPr="00D56521">
        <w:t>not be drawn on an ECDIS display of 1/</w:t>
      </w:r>
      <w:r w:rsidR="00737C53">
        <w:t>5</w:t>
      </w:r>
      <w:r w:rsidRPr="00D56521">
        <w:t>0,000.</w:t>
      </w:r>
    </w:p>
    <w:p w14:paraId="06F893DB" w14:textId="77777777" w:rsidR="00E02155" w:rsidRDefault="00E02155" w:rsidP="00737C53">
      <w:pPr>
        <w:spacing w:after="120" w:line="240" w:lineRule="auto"/>
        <w:jc w:val="both"/>
      </w:pPr>
    </w:p>
    <w:p w14:paraId="7B19CC66" w14:textId="082C8B2B" w:rsidR="00737C53" w:rsidRDefault="00E02155" w:rsidP="00E02155">
      <w:pPr>
        <w:pStyle w:val="Heading3"/>
        <w:rPr>
          <w:ins w:id="1448" w:author="jonathan pritchard" w:date="2024-06-06T17:44:00Z" w16du:dateUtc="2024-06-06T16:44:00Z"/>
        </w:rPr>
      </w:pPr>
      <w:commentRangeStart w:id="1449"/>
      <w:ins w:id="1450" w:author="jonathan pritchard" w:date="2024-06-06T17:44:00Z" w16du:dateUtc="2024-06-06T16:44:00Z">
        <w:r>
          <w:t>Portrayal of Shared Edges.</w:t>
        </w:r>
      </w:ins>
    </w:p>
    <w:p w14:paraId="606EE271" w14:textId="77777777" w:rsidR="00E02155" w:rsidRDefault="00E02155" w:rsidP="00737C53">
      <w:pPr>
        <w:spacing w:after="120" w:line="240" w:lineRule="auto"/>
        <w:jc w:val="both"/>
        <w:rPr>
          <w:ins w:id="1451" w:author="jonathan pritchard" w:date="2024-06-06T17:45:00Z" w16du:dateUtc="2024-06-06T16:45:00Z"/>
        </w:rPr>
      </w:pPr>
      <w:ins w:id="1452" w:author="jonathan pritchard" w:date="2024-06-06T17:44:00Z" w16du:dateUtc="2024-06-06T16:44:00Z">
        <w:r w:rsidRPr="00E02155">
          <w:t>Shared edges portrayed with dash patterns may be presented incorrectly to the mariner when the ECDIS draws the edge in both directions. This issue can occur along the shared edges of features which abut, such as restricted areas or anchor</w:t>
        </w:r>
      </w:ins>
      <w:ins w:id="1453" w:author="jonathan pritchard" w:date="2024-06-06T17:45:00Z" w16du:dateUtc="2024-06-06T16:45:00Z">
        <w:r>
          <w:t>ages where adjacent edges are drawn in opposite directions</w:t>
        </w:r>
      </w:ins>
      <w:ins w:id="1454" w:author="jonathan pritchard" w:date="2024-06-06T17:44:00Z" w16du:dateUtc="2024-06-06T16:44:00Z">
        <w:r w:rsidRPr="00E02155">
          <w:t>.</w:t>
        </w:r>
      </w:ins>
      <w:commentRangeEnd w:id="1449"/>
      <w:ins w:id="1455" w:author="jonathan pritchard" w:date="2024-06-06T17:51:00Z" w16du:dateUtc="2024-06-06T16:51:00Z">
        <w:r>
          <w:rPr>
            <w:rStyle w:val="CommentReference"/>
          </w:rPr>
          <w:commentReference w:id="1449"/>
        </w:r>
      </w:ins>
    </w:p>
    <w:p w14:paraId="2BE60873" w14:textId="5AA9C208" w:rsidR="00E02155" w:rsidRPr="00E02155" w:rsidRDefault="00E02155" w:rsidP="00E02155">
      <w:pPr>
        <w:spacing w:after="120" w:line="240" w:lineRule="auto"/>
        <w:jc w:val="both"/>
        <w:rPr>
          <w:ins w:id="1456" w:author="jonathan pritchard" w:date="2024-06-06T17:48:00Z" w16du:dateUtc="2024-06-06T16:48:00Z"/>
        </w:rPr>
      </w:pPr>
      <w:ins w:id="1457" w:author="jonathan pritchard" w:date="2024-06-06T17:44:00Z" w16du:dateUtc="2024-06-06T16:44:00Z">
        <w:r w:rsidRPr="00E02155">
          <w:t>Rendering the dash pattern in both directions can alter the pattern from what is intended, and in some cases may result in a solid line.</w:t>
        </w:r>
      </w:ins>
    </w:p>
    <w:p w14:paraId="2C7AD260" w14:textId="1BF011AE" w:rsidR="00E02155" w:rsidRDefault="00E02155" w:rsidP="00E02155">
      <w:pPr>
        <w:spacing w:after="120" w:line="240" w:lineRule="auto"/>
        <w:jc w:val="both"/>
        <w:rPr>
          <w:ins w:id="1458" w:author="jonathan pritchard" w:date="2024-06-06T17:45:00Z" w16du:dateUtc="2024-06-06T16:45:00Z"/>
        </w:rPr>
      </w:pPr>
      <w:ins w:id="1459" w:author="jonathan pritchard" w:date="2024-06-06T17:48:00Z" w16du:dateUtc="2024-06-06T16:48:00Z">
        <w:r w:rsidRPr="00E02155">
          <w:rPr>
            <w:rFonts w:eastAsiaTheme="minorHAnsi" w:cs="Arial"/>
            <w:color w:val="000000"/>
            <w:sz w:val="22"/>
            <w:szCs w:val="22"/>
            <w:lang w:eastAsia="en-US"/>
          </w:rPr>
          <w:t>In the figure below, note the edges under the green highlight: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E02155" w14:paraId="25F58AD0" w14:textId="77777777" w:rsidTr="00E02155">
        <w:trPr>
          <w:ins w:id="1460" w:author="jonathan pritchard" w:date="2024-06-06T17:46:00Z"/>
        </w:trPr>
        <w:tc>
          <w:tcPr>
            <w:tcW w:w="4661" w:type="dxa"/>
          </w:tcPr>
          <w:p w14:paraId="49168688" w14:textId="77777777" w:rsidR="00E02155" w:rsidRDefault="00E02155" w:rsidP="00E02155">
            <w:pPr>
              <w:spacing w:after="120"/>
              <w:jc w:val="center"/>
              <w:rPr>
                <w:ins w:id="1461" w:author="jonathan pritchard" w:date="2024-06-06T17:48:00Z" w16du:dateUtc="2024-06-06T16:48:00Z"/>
              </w:rPr>
            </w:pPr>
            <w:ins w:id="1462" w:author="jonathan pritchard" w:date="2024-06-06T17:46:00Z" w16du:dateUtc="2024-06-06T16:46:00Z">
              <w:r w:rsidRPr="00E02155">
                <w:rPr>
                  <w:noProof/>
                </w:rPr>
                <w:drawing>
                  <wp:inline distT="0" distB="0" distL="0" distR="0" wp14:anchorId="793CE917" wp14:editId="6EFEE1B8">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ins>
          </w:p>
          <w:p w14:paraId="1C2E640F" w14:textId="5ADC6204" w:rsidR="00E02155" w:rsidRDefault="00E02155" w:rsidP="00E02155">
            <w:pPr>
              <w:spacing w:after="120"/>
              <w:jc w:val="center"/>
              <w:rPr>
                <w:ins w:id="1463" w:author="jonathan pritchard" w:date="2024-06-06T17:46:00Z" w16du:dateUtc="2024-06-06T16:46:00Z"/>
              </w:rPr>
            </w:pPr>
            <w:ins w:id="1464" w:author="jonathan pritchard" w:date="2024-06-06T17:48:00Z" w16du:dateUtc="2024-06-06T16:48:00Z">
              <w:r>
                <w:t>Incorrect presentation</w:t>
              </w:r>
            </w:ins>
          </w:p>
        </w:tc>
        <w:tc>
          <w:tcPr>
            <w:tcW w:w="4661" w:type="dxa"/>
          </w:tcPr>
          <w:p w14:paraId="58018EFA" w14:textId="77777777" w:rsidR="00E02155" w:rsidRDefault="00E02155" w:rsidP="00E02155">
            <w:pPr>
              <w:spacing w:after="120"/>
              <w:jc w:val="center"/>
              <w:rPr>
                <w:ins w:id="1465" w:author="jonathan pritchard" w:date="2024-06-06T17:48:00Z" w16du:dateUtc="2024-06-06T16:48:00Z"/>
              </w:rPr>
            </w:pPr>
            <w:ins w:id="1466" w:author="jonathan pritchard" w:date="2024-06-06T17:46:00Z" w16du:dateUtc="2024-06-06T16:46:00Z">
              <w:r w:rsidRPr="00E02155">
                <w:rPr>
                  <w:noProof/>
                </w:rPr>
                <w:drawing>
                  <wp:inline distT="0" distB="0" distL="0" distR="0" wp14:anchorId="3832D45E" wp14:editId="0E390F15">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ins>
          </w:p>
          <w:p w14:paraId="3AC15563" w14:textId="204B0552" w:rsidR="00E02155" w:rsidRDefault="00E02155" w:rsidP="00E02155">
            <w:pPr>
              <w:spacing w:after="120"/>
              <w:jc w:val="center"/>
              <w:rPr>
                <w:ins w:id="1467" w:author="jonathan pritchard" w:date="2024-06-06T17:46:00Z" w16du:dateUtc="2024-06-06T16:46:00Z"/>
              </w:rPr>
            </w:pPr>
            <w:ins w:id="1468" w:author="jonathan pritchard" w:date="2024-06-06T17:48:00Z" w16du:dateUtc="2024-06-06T16:48:00Z">
              <w:r>
                <w:t>Correct presentation</w:t>
              </w:r>
            </w:ins>
          </w:p>
        </w:tc>
      </w:tr>
    </w:tbl>
    <w:p w14:paraId="06EA429E" w14:textId="77777777" w:rsidR="00E02155" w:rsidRDefault="00E02155" w:rsidP="00737C53">
      <w:pPr>
        <w:spacing w:after="120" w:line="240" w:lineRule="auto"/>
        <w:jc w:val="both"/>
        <w:rPr>
          <w:ins w:id="1469" w:author="jonathan pritchard" w:date="2024-06-06T17:47:00Z" w16du:dateUtc="2024-06-06T16:47:00Z"/>
        </w:rPr>
      </w:pPr>
    </w:p>
    <w:p w14:paraId="494B871B" w14:textId="01326E78" w:rsidR="00E02155" w:rsidRDefault="00E02155" w:rsidP="00737C53">
      <w:pPr>
        <w:spacing w:after="120" w:line="240" w:lineRule="auto"/>
        <w:jc w:val="both"/>
        <w:rPr>
          <w:ins w:id="1470" w:author="jonathan pritchard" w:date="2024-06-06T17:47:00Z" w16du:dateUtc="2024-06-06T16:47:00Z"/>
        </w:rPr>
      </w:pPr>
      <w:ins w:id="1471" w:author="jonathan pritchard" w:date="2024-06-06T17:47:00Z" w16du:dateUtc="2024-06-06T16:47:00Z">
        <w:r>
          <w:t>This issue can also affect complex line styles, for example:</w:t>
        </w:r>
      </w:ins>
    </w:p>
    <w:p w14:paraId="0E46C320" w14:textId="77777777" w:rsidR="00E02155" w:rsidRDefault="00E02155" w:rsidP="00737C53">
      <w:pPr>
        <w:spacing w:after="120" w:line="240" w:lineRule="auto"/>
        <w:jc w:val="both"/>
        <w:rPr>
          <w:ins w:id="1472" w:author="jonathan pritchard" w:date="2024-06-06T17:47:00Z" w16du:dateUtc="2024-06-06T16:47:00Z"/>
        </w:rPr>
      </w:pPr>
    </w:p>
    <w:tbl>
      <w:tblPr>
        <w:tblStyle w:val="TableGrid"/>
        <w:tblW w:w="0" w:type="auto"/>
        <w:tblLook w:val="04A0" w:firstRow="1" w:lastRow="0" w:firstColumn="1" w:lastColumn="0" w:noHBand="0" w:noVBand="1"/>
      </w:tblPr>
      <w:tblGrid>
        <w:gridCol w:w="4661"/>
        <w:gridCol w:w="4661"/>
      </w:tblGrid>
      <w:tr w:rsidR="00E02155" w14:paraId="467CAB20" w14:textId="77777777" w:rsidTr="00E02155">
        <w:trPr>
          <w:ins w:id="1473" w:author="jonathan pritchard" w:date="2024-06-06T17:47:00Z"/>
        </w:trPr>
        <w:tc>
          <w:tcPr>
            <w:tcW w:w="4661" w:type="dxa"/>
            <w:tcBorders>
              <w:top w:val="nil"/>
              <w:left w:val="nil"/>
              <w:bottom w:val="nil"/>
              <w:right w:val="nil"/>
            </w:tcBorders>
          </w:tcPr>
          <w:p w14:paraId="56563E6E" w14:textId="77777777" w:rsidR="00E02155" w:rsidRDefault="00E02155" w:rsidP="00E02155">
            <w:pPr>
              <w:spacing w:after="120"/>
              <w:jc w:val="center"/>
              <w:rPr>
                <w:ins w:id="1474" w:author="jonathan pritchard" w:date="2024-06-06T17:49:00Z" w16du:dateUtc="2024-06-06T16:49:00Z"/>
              </w:rPr>
            </w:pPr>
            <w:ins w:id="1475" w:author="jonathan pritchard" w:date="2024-06-06T17:47:00Z" w16du:dateUtc="2024-06-06T16:47:00Z">
              <w:r w:rsidRPr="00E02155">
                <w:rPr>
                  <w:noProof/>
                </w:rPr>
                <w:drawing>
                  <wp:inline distT="0" distB="0" distL="0" distR="0" wp14:anchorId="3472EC5A" wp14:editId="4F4CAB31">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ins>
          </w:p>
          <w:p w14:paraId="2D75514C" w14:textId="04EFC0E1" w:rsidR="00E02155" w:rsidRDefault="00E02155" w:rsidP="00E02155">
            <w:pPr>
              <w:spacing w:after="120"/>
              <w:jc w:val="center"/>
              <w:rPr>
                <w:ins w:id="1476" w:author="jonathan pritchard" w:date="2024-06-06T17:47:00Z" w16du:dateUtc="2024-06-06T16:47:00Z"/>
              </w:rPr>
            </w:pPr>
            <w:ins w:id="1477" w:author="jonathan pritchard" w:date="2024-06-06T17:49:00Z" w16du:dateUtc="2024-06-06T16:49:00Z">
              <w:r>
                <w:t>Incorrect presentation</w:t>
              </w:r>
            </w:ins>
          </w:p>
        </w:tc>
        <w:tc>
          <w:tcPr>
            <w:tcW w:w="4661" w:type="dxa"/>
            <w:tcBorders>
              <w:left w:val="nil"/>
            </w:tcBorders>
          </w:tcPr>
          <w:p w14:paraId="1F589500" w14:textId="77777777" w:rsidR="00E02155" w:rsidRDefault="00E02155" w:rsidP="00E02155">
            <w:pPr>
              <w:spacing w:after="120"/>
              <w:jc w:val="center"/>
              <w:rPr>
                <w:ins w:id="1478" w:author="jonathan pritchard" w:date="2024-06-06T17:49:00Z" w16du:dateUtc="2024-06-06T16:49:00Z"/>
              </w:rPr>
            </w:pPr>
            <w:ins w:id="1479" w:author="jonathan pritchard" w:date="2024-06-06T17:47:00Z" w16du:dateUtc="2024-06-06T16:47:00Z">
              <w:r w:rsidRPr="00E02155">
                <w:rPr>
                  <w:noProof/>
                </w:rPr>
                <w:drawing>
                  <wp:inline distT="0" distB="0" distL="0" distR="0" wp14:anchorId="0BC7FD3B" wp14:editId="4C4CB30D">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ins>
          </w:p>
          <w:p w14:paraId="08BC9A6B" w14:textId="71FEB95F" w:rsidR="00E02155" w:rsidRDefault="00E02155" w:rsidP="00E02155">
            <w:pPr>
              <w:spacing w:after="120"/>
              <w:jc w:val="center"/>
              <w:rPr>
                <w:ins w:id="1480" w:author="jonathan pritchard" w:date="2024-06-06T17:47:00Z" w16du:dateUtc="2024-06-06T16:47:00Z"/>
              </w:rPr>
            </w:pPr>
            <w:ins w:id="1481" w:author="jonathan pritchard" w:date="2024-06-06T17:49:00Z" w16du:dateUtc="2024-06-06T16:49:00Z">
              <w:r>
                <w:t>Correct presentation.</w:t>
              </w:r>
            </w:ins>
          </w:p>
        </w:tc>
      </w:tr>
    </w:tbl>
    <w:p w14:paraId="70373255" w14:textId="77777777" w:rsidR="00E02155" w:rsidRDefault="00E02155" w:rsidP="00737C53">
      <w:pPr>
        <w:spacing w:after="120" w:line="240" w:lineRule="auto"/>
        <w:jc w:val="both"/>
        <w:rPr>
          <w:ins w:id="1482" w:author="jonathan pritchard" w:date="2024-06-06T17:44:00Z" w16du:dateUtc="2024-06-06T16:44:00Z"/>
        </w:rPr>
      </w:pPr>
    </w:p>
    <w:p w14:paraId="18777C16" w14:textId="77777777" w:rsidR="00E02155" w:rsidRPr="00D56521" w:rsidRDefault="00E02155" w:rsidP="00737C53">
      <w:pPr>
        <w:spacing w:after="120" w:line="240" w:lineRule="auto"/>
        <w:jc w:val="both"/>
      </w:pPr>
    </w:p>
    <w:p w14:paraId="3BAA6F89" w14:textId="7E234F4C" w:rsidR="000C4FCD" w:rsidRPr="00D56521" w:rsidRDefault="000C4FCD" w:rsidP="00EC44E4">
      <w:pPr>
        <w:pStyle w:val="Heading2"/>
        <w:rPr>
          <w:noProof/>
        </w:rPr>
      </w:pPr>
      <w:bookmarkStart w:id="1483" w:name="_Toc144421335"/>
      <w:r w:rsidRPr="00D56521">
        <w:rPr>
          <w:noProof/>
        </w:rPr>
        <w:t>IMO presentation elements</w:t>
      </w:r>
      <w:bookmarkEnd w:id="1483"/>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1484" w:name="_Ref49482141"/>
      <w:bookmarkStart w:id="1485" w:name="_Toc144421336"/>
      <w:r w:rsidRPr="00D56521">
        <w:rPr>
          <w:noProof/>
        </w:rPr>
        <w:t xml:space="preserve">Scale bar </w:t>
      </w:r>
      <w:r w:rsidR="006455DA" w:rsidRPr="00D56521">
        <w:rPr>
          <w:noProof/>
        </w:rPr>
        <w:t>and</w:t>
      </w:r>
      <w:r w:rsidRPr="00D56521">
        <w:rPr>
          <w:noProof/>
        </w:rPr>
        <w:t xml:space="preserve"> latitude scale</w:t>
      </w:r>
      <w:bookmarkEnd w:id="1484"/>
      <w:bookmarkEnd w:id="1485"/>
    </w:p>
    <w:p w14:paraId="5655115B" w14:textId="3A24CE59" w:rsidR="00A9027F" w:rsidRPr="00D56521" w:rsidRDefault="00A9027F" w:rsidP="00737C53">
      <w:pPr>
        <w:spacing w:after="60" w:line="240" w:lineRule="auto"/>
        <w:jc w:val="both"/>
        <w:rPr>
          <w:noProof/>
        </w:rPr>
      </w:pPr>
      <w:bookmarkStart w:id="1486"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1486"/>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1487"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1487"/>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1488" w:name="_Ref46837498"/>
      <w:bookmarkStart w:id="1489"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1488"/>
      <w:r w:rsidRPr="00D56521">
        <w:t xml:space="preserve"> - Scale bar presentation</w:t>
      </w:r>
      <w:bookmarkEnd w:id="1489"/>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lastRenderedPageBreak/>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rsidP="00EC44E4">
      <w:pPr>
        <w:pStyle w:val="Heading3"/>
        <w:rPr>
          <w:noProof/>
        </w:rPr>
      </w:pPr>
      <w:bookmarkStart w:id="1490" w:name="_Ref49482026"/>
      <w:bookmarkStart w:id="1491" w:name="_Toc144421337"/>
      <w:r w:rsidRPr="00D56521">
        <w:rPr>
          <w:noProof/>
        </w:rPr>
        <w:t>North arrow</w:t>
      </w:r>
      <w:bookmarkEnd w:id="1490"/>
      <w:bookmarkEnd w:id="1491"/>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EC44E4">
      <w:pPr>
        <w:pStyle w:val="Heading3"/>
      </w:pPr>
      <w:bookmarkStart w:id="1492" w:name="_Toc144421338"/>
      <w:r w:rsidRPr="00D56521">
        <w:t>Graticule</w:t>
      </w:r>
      <w:bookmarkEnd w:id="1492"/>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1493" w:author="Raphael Malyankar" w:date="2023-08-31T18:18:00Z">
        <w:r w:rsidR="00F667CD" w:rsidRPr="00D56521" w:rsidDel="00D748C8">
          <w:delText>232(82)</w:delText>
        </w:r>
      </w:del>
      <w:ins w:id="1494" w:author="Raphael Malyankar" w:date="2023-08-31T18:18:00Z">
        <w:r w:rsidR="00D748C8">
          <w:t>530(106)</w:t>
        </w:r>
      </w:ins>
      <w:r w:rsidRPr="00D56521">
        <w:t>) the lines should use the colour token CHBLK.</w:t>
      </w:r>
    </w:p>
    <w:p w14:paraId="73727AD6" w14:textId="55A423AC" w:rsidR="00A4679E" w:rsidRPr="00D56521" w:rsidRDefault="00F667CD" w:rsidP="00EC44E4">
      <w:pPr>
        <w:pStyle w:val="Heading3"/>
      </w:pPr>
      <w:bookmarkStart w:id="1495" w:name="_Toc144421339"/>
      <w:r w:rsidRPr="00D56521">
        <w:t>Display mode</w:t>
      </w:r>
      <w:bookmarkEnd w:id="1495"/>
    </w:p>
    <w:p w14:paraId="14F9578E" w14:textId="5071DED7"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w:t>
      </w:r>
      <w:del w:id="1496" w:author="Raphael Malyankar" w:date="2023-08-31T18:19:00Z">
        <w:r w:rsidRPr="00D56521" w:rsidDel="00D748C8">
          <w:delText>232(82)</w:delText>
        </w:r>
      </w:del>
      <w:ins w:id="1497" w:author="Raphael Malyankar" w:date="2023-08-31T18:19:00Z">
        <w:r w:rsidR="00D748C8">
          <w:t>530(106) Append</w:t>
        </w:r>
      </w:ins>
      <w:ins w:id="1498" w:author="Raphael Malyankar" w:date="2023-08-31T18:20:00Z">
        <w:r w:rsidR="00D748C8">
          <w:t>ix 2</w:t>
        </w:r>
      </w:ins>
      <w:r w:rsidRPr="00D56521">
        <w:t>).</w:t>
      </w:r>
    </w:p>
    <w:p w14:paraId="3D3C080B" w14:textId="2756C61C" w:rsidR="001275B6" w:rsidRPr="00D56521" w:rsidRDefault="001275B6" w:rsidP="00EC44E4">
      <w:pPr>
        <w:pStyle w:val="Heading3"/>
      </w:pPr>
      <w:bookmarkStart w:id="1499" w:name="_Ref49473588"/>
      <w:bookmarkStart w:id="1500" w:name="_Toc144421340"/>
      <w:r w:rsidRPr="00D56521">
        <w:t>Shallow water pattern</w:t>
      </w:r>
      <w:bookmarkEnd w:id="1499"/>
      <w:bookmarkEnd w:id="1500"/>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1501"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proofErr w:type="spellStart"/>
            <w:r w:rsidRPr="00D56521">
              <w:t>UnderRADAR</w:t>
            </w:r>
            <w:proofErr w:type="spellEnd"/>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1501"/>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EC44E4">
      <w:pPr>
        <w:pStyle w:val="Heading3"/>
      </w:pPr>
      <w:bookmarkStart w:id="1502" w:name="_Toc144421341"/>
      <w:r w:rsidRPr="00D56521">
        <w:t>Black level adjustment symbol</w:t>
      </w:r>
      <w:bookmarkEnd w:id="1502"/>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rsidP="00EC44E4">
      <w:pPr>
        <w:pStyle w:val="Heading3"/>
      </w:pPr>
      <w:bookmarkStart w:id="1503" w:name="_Ref49340745"/>
      <w:bookmarkStart w:id="1504" w:name="_Toc144421342"/>
      <w:commentRangeStart w:id="1505"/>
      <w:commentRangeStart w:id="1506"/>
      <w:r w:rsidRPr="00D56521">
        <w:t>Detection and notification of navigational hazards</w:t>
      </w:r>
      <w:bookmarkEnd w:id="1503"/>
      <w:bookmarkEnd w:id="1504"/>
      <w:commentRangeEnd w:id="1505"/>
      <w:r w:rsidR="00CA426D">
        <w:rPr>
          <w:rStyle w:val="CommentReference"/>
          <w:b w:val="0"/>
          <w:bCs w:val="0"/>
        </w:rPr>
        <w:commentReference w:id="1505"/>
      </w:r>
      <w:commentRangeEnd w:id="1506"/>
      <w:r w:rsidR="00962757">
        <w:rPr>
          <w:rStyle w:val="CommentReference"/>
          <w:b w:val="0"/>
          <w:bCs w:val="0"/>
        </w:rPr>
        <w:commentReference w:id="1506"/>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1507" w:author="Raphael Malyankar" w:date="2023-08-31T18:20:00Z">
        <w:r w:rsidR="009D43C5" w:rsidDel="00D748C8">
          <w:delText>232(82)</w:delText>
        </w:r>
      </w:del>
      <w:ins w:id="1508"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1509"/>
      <w:ins w:id="1510"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1509"/>
      <w:ins w:id="1511" w:author="jonathan pritchard" w:date="2024-05-20T17:54:00Z" w16du:dateUtc="2024-05-20T16:54:00Z">
        <w:r>
          <w:rPr>
            <w:rStyle w:val="CommentReference"/>
            <w:i w:val="0"/>
            <w:iCs w:val="0"/>
            <w:color w:val="auto"/>
          </w:rPr>
          <w:commentReference w:id="1509"/>
        </w:r>
      </w:ins>
      <w:del w:id="1512"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1513"/>
      <w:ins w:id="1514" w:author="jonathan pritchard" w:date="2024-05-20T17:55:00Z" w16du:dateUtc="2024-05-20T16:55:00Z">
        <w:r w:rsidRPr="002C4C4D">
          <w:t xml:space="preserve">ECDIS should give a warning or caution or indication as selected by the mariner and related graphical indication if, continuing on its present course and speed, over a </w:t>
        </w:r>
        <w:r w:rsidRPr="002C4C4D">
          <w:lastRenderedPageBreak/>
          <w:t>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1515" w:author="jonathan pritchard" w:date="2024-05-20T17:55:00Z" w16du:dateUtc="2024-05-20T16:55:00Z">
        <w:r w:rsidR="00584966" w:rsidRPr="00D56521" w:rsidDel="002C4C4D">
          <w:delText xml:space="preserve">An </w:delText>
        </w:r>
      </w:del>
      <w:commentRangeEnd w:id="1513"/>
      <w:r>
        <w:rPr>
          <w:rStyle w:val="CommentReference"/>
          <w:i w:val="0"/>
          <w:iCs w:val="0"/>
          <w:color w:val="auto"/>
        </w:rPr>
        <w:commentReference w:id="1513"/>
      </w:r>
      <w:del w:id="1516"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1517" w:author="jonathan pritchard" w:date="2024-05-20T17:56:00Z" w16du:dateUtc="2024-05-20T16:56:00Z"/>
        </w:rPr>
      </w:pPr>
      <w:ins w:id="1518" w:author="jonathan pritchard" w:date="2024-05-20T17:56:00Z" w16du:dateUtc="2024-05-20T16:56:00Z">
        <w:r>
          <w:t xml:space="preserve">Clause 11.4.8 Route Monitoring states: </w:t>
        </w:r>
      </w:ins>
    </w:p>
    <w:p w14:paraId="5B70589B" w14:textId="22320EE1" w:rsidR="000F7EC7" w:rsidRPr="00D56521" w:rsidDel="000F7EC7" w:rsidRDefault="000F7EC7" w:rsidP="00EC44E4">
      <w:pPr>
        <w:spacing w:after="120" w:line="240" w:lineRule="auto"/>
        <w:ind w:left="709"/>
        <w:jc w:val="both"/>
        <w:rPr>
          <w:del w:id="1519" w:author="jonathan pritchard" w:date="2024-05-20T17:58:00Z" w16du:dateUtc="2024-05-20T16:58:00Z"/>
        </w:rPr>
      </w:pPr>
      <w:ins w:id="1520" w:author="jonathan pritchard" w:date="2024-05-20T17:58:00Z" w16du:dateUtc="2024-05-20T16:58:00Z">
        <w:r w:rsidRPr="000F7EC7">
          <w:t xml:space="preserve">A graphical indication should be given if the current or the next leg of the selected route goes closer than a user-specified distance from the boundary of a user-selectable category of prohibited area or a geographic area for which special conditions </w:t>
        </w:r>
        <w:proofErr w:type="spellStart"/>
        <w:r w:rsidRPr="000F7EC7">
          <w:t>exist</w:t>
        </w:r>
      </w:ins>
    </w:p>
    <w:p w14:paraId="0092E6CD" w14:textId="0A318072" w:rsidR="00730D49" w:rsidRPr="00D56521" w:rsidRDefault="00730D49" w:rsidP="009D43C5">
      <w:pPr>
        <w:spacing w:after="120" w:line="240" w:lineRule="auto"/>
        <w:jc w:val="both"/>
      </w:pPr>
      <w:r w:rsidRPr="00D56521">
        <w:t>The</w:t>
      </w:r>
      <w:proofErr w:type="spellEnd"/>
      <w:r w:rsidRPr="00D56521">
        <w:t xml:space="preserve"> ECDIS </w:t>
      </w:r>
      <w:ins w:id="1521" w:author="jonathan pritchard" w:date="2024-05-29T03:34:00Z" w16du:dateUtc="2024-05-29T02:34:00Z">
        <w:r w:rsidR="00B15F52">
          <w:t>must</w:t>
        </w:r>
      </w:ins>
      <w:ins w:id="1522"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default value </w:t>
      </w:r>
      <w:del w:id="1523" w:author="jonathan pritchard" w:date="2024-05-20T17:55:00Z" w16du:dateUtc="2024-05-20T16:55:00Z">
        <w:r w:rsidR="004F4995" w:rsidRPr="00D56521" w:rsidDel="002C4C4D">
          <w:delText xml:space="preserve">should </w:delText>
        </w:r>
      </w:del>
      <w:ins w:id="1524" w:author="jonathan pritchard" w:date="2024-05-29T03:34:00Z" w16du:dateUtc="2024-05-29T02:34:00Z">
        <w:r w:rsidR="00B15F52">
          <w:t>must</w:t>
        </w:r>
      </w:ins>
      <w:ins w:id="1525"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Pr="00D56521" w:rsidRDefault="006A7A07" w:rsidP="009D43C5">
      <w:pPr>
        <w:spacing w:after="120" w:line="240" w:lineRule="auto"/>
        <w:jc w:val="both"/>
      </w:pPr>
      <w:r w:rsidRPr="009D43C5">
        <w:t>T</w:t>
      </w:r>
      <w:r w:rsidR="004640A7" w:rsidRPr="009D43C5">
        <w:t xml:space="preserve">he highlight </w:t>
      </w:r>
      <w:del w:id="1526" w:author="jonathan pritchard" w:date="2024-05-20T17:55:00Z" w16du:dateUtc="2024-05-20T16:55:00Z">
        <w:r w:rsidR="004640A7" w:rsidRPr="009D43C5" w:rsidDel="002C4C4D">
          <w:delText xml:space="preserve">should </w:delText>
        </w:r>
      </w:del>
      <w:ins w:id="1527" w:author="jonathan pritchard" w:date="2024-05-29T03:34:00Z" w16du:dateUtc="2024-05-29T02:34:00Z">
        <w:r w:rsidR="00B15F52">
          <w:t>must</w:t>
        </w:r>
      </w:ins>
      <w:ins w:id="1528"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1529" w:author="jonathan pritchard" w:date="2024-05-20T17:56:00Z" w16du:dateUtc="2024-05-20T16:56:00Z"/>
        </w:rPr>
      </w:pPr>
      <w:bookmarkStart w:id="1530" w:name="_Ref47321487"/>
      <w:bookmarkStart w:id="1531"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1530"/>
      <w:r w:rsidRPr="00D56521">
        <w:t xml:space="preserve"> - Example</w:t>
      </w:r>
      <w:r w:rsidR="00A96A31" w:rsidRPr="00D56521">
        <w:t>s</w:t>
      </w:r>
      <w:r w:rsidRPr="00D56521">
        <w:t xml:space="preserve"> of indication highlight</w:t>
      </w:r>
      <w:bookmarkEnd w:id="1531"/>
      <w:r w:rsidR="00A96A31" w:rsidRPr="00D56521">
        <w:t>s</w:t>
      </w:r>
    </w:p>
    <w:p w14:paraId="7E1E8BE4" w14:textId="77777777" w:rsidR="002C4C4D" w:rsidRDefault="002C4C4D" w:rsidP="002C4C4D">
      <w:pPr>
        <w:rPr>
          <w:ins w:id="1532" w:author="jonathan pritchard" w:date="2024-05-20T17:56:00Z" w16du:dateUtc="2024-05-20T16:56:00Z"/>
        </w:rPr>
      </w:pPr>
    </w:p>
    <w:p w14:paraId="25E5E6F6" w14:textId="77777777" w:rsidR="002C4C4D" w:rsidRDefault="002C4C4D" w:rsidP="002C4C4D">
      <w:pPr>
        <w:rPr>
          <w:ins w:id="1533"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1534" w:name="_Ref49340750"/>
      <w:bookmarkStart w:id="1535" w:name="_Toc144421343"/>
      <w:r w:rsidRPr="00D56521">
        <w:t>Detection of areas for which special conditions exist</w:t>
      </w:r>
      <w:bookmarkEnd w:id="1534"/>
      <w:bookmarkEnd w:id="1535"/>
    </w:p>
    <w:p w14:paraId="5ACECE2E" w14:textId="3780DDBD" w:rsidR="00FA374F" w:rsidRPr="00D56521" w:rsidRDefault="00FA374F" w:rsidP="009D43C5">
      <w:pPr>
        <w:spacing w:after="60" w:line="240" w:lineRule="auto"/>
        <w:jc w:val="both"/>
      </w:pPr>
      <w:r w:rsidRPr="00D56521">
        <w:t>The IMO Performance Standard for ECDIS MSC.</w:t>
      </w:r>
      <w:del w:id="1536" w:author="Raphael Malyankar" w:date="2023-08-31T20:01:00Z">
        <w:r w:rsidRPr="00D56521" w:rsidDel="002514B8">
          <w:delText>232(82)</w:delText>
        </w:r>
      </w:del>
      <w:ins w:id="1537" w:author="Raphael Malyankar" w:date="2023-08-31T20:01:00Z">
        <w:r w:rsidR="002514B8">
          <w:t>530(106)</w:t>
        </w:r>
      </w:ins>
      <w:r w:rsidR="009D43C5">
        <w:t>,</w:t>
      </w:r>
      <w:r w:rsidRPr="00D56521">
        <w:t xml:space="preserve"> clause 11.3.5 </w:t>
      </w:r>
      <w:ins w:id="1538" w:author="Raphael Malyankar" w:date="2023-08-31T20:02:00Z">
        <w:r w:rsidR="002514B8">
          <w:t>(</w:t>
        </w:r>
      </w:ins>
      <w:ins w:id="1539" w:author="Raphael Malyankar" w:date="2023-08-31T20:03:00Z">
        <w:r w:rsidR="002514B8">
          <w:t xml:space="preserve">which applies to </w:t>
        </w:r>
      </w:ins>
      <w:r w:rsidRPr="00D56521">
        <w:t>Route Planning</w:t>
      </w:r>
      <w:ins w:id="1540" w:author="Raphael Malyankar" w:date="2023-08-31T20:02:00Z">
        <w:r w:rsidR="002514B8">
          <w:t>)</w:t>
        </w:r>
      </w:ins>
      <w:r w:rsidRPr="00D56521">
        <w:t xml:space="preserve"> states</w:t>
      </w:r>
      <w:ins w:id="1541" w:author="Raphael Malyankar" w:date="2023-08-31T20:02:00Z">
        <w:r w:rsidR="002514B8">
          <w:t>:</w:t>
        </w:r>
      </w:ins>
      <w:del w:id="1542"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1543" w:author="Raphael Malyankar" w:date="2023-08-31T20:01:00Z">
        <w:r>
          <w:t xml:space="preserve">A </w:t>
        </w:r>
      </w:ins>
      <w:del w:id="1544"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1545" w:author="Raphael Malyankar" w:date="2023-08-31T20:01:00Z">
        <w:r>
          <w:t xml:space="preserve">graphical indication should be given if the mariner plans a route closer than a user-specified distance from the boundary of a user-selectable </w:t>
        </w:r>
        <w:r>
          <w:lastRenderedPageBreak/>
          <w:t>category of prohibited area or geographic area for which special conditions exist (see appendix 4</w:t>
        </w:r>
      </w:ins>
      <w:ins w:id="1546"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1547"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1548"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EC44E4">
      <w:pPr>
        <w:pStyle w:val="Heading3"/>
      </w:pPr>
      <w:bookmarkStart w:id="1549" w:name="_Toc144421344"/>
      <w:r w:rsidRPr="00D56521">
        <w:t>Visualisation of the safety contour</w:t>
      </w:r>
      <w:bookmarkEnd w:id="1549"/>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EC44E4">
      <w:pPr>
        <w:pStyle w:val="Heading3"/>
      </w:pPr>
      <w:bookmarkStart w:id="1550" w:name="_Ref49340754"/>
      <w:bookmarkStart w:id="1551" w:name="_Toc144421345"/>
      <w:r w:rsidRPr="00D56521">
        <w:t>Detection of safety contour</w:t>
      </w:r>
      <w:bookmarkEnd w:id="1550"/>
      <w:bookmarkEnd w:id="1551"/>
    </w:p>
    <w:p w14:paraId="2C8092B5" w14:textId="0AC8714E" w:rsidR="001275B6" w:rsidRPr="00D56521" w:rsidRDefault="001275B6" w:rsidP="00DA5A6F">
      <w:pPr>
        <w:spacing w:after="60" w:line="240" w:lineRule="auto"/>
        <w:jc w:val="both"/>
      </w:pPr>
      <w:r w:rsidRPr="00D56521">
        <w:t>The IMO Performance Standard for ECDIS MSC.</w:t>
      </w:r>
      <w:del w:id="1552" w:author="Raphael Malyankar" w:date="2023-08-31T18:24:00Z">
        <w:r w:rsidRPr="00D56521" w:rsidDel="0028721C">
          <w:delText>232(82)</w:delText>
        </w:r>
      </w:del>
      <w:ins w:id="1553"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1554"/>
      <w:ins w:id="1555" w:author="jonathan pritchard" w:date="2024-05-21T07:52:00Z" w16du:dateUtc="2024-05-21T06:52:00Z">
        <w:r w:rsidRPr="00AC19A1">
          <w:t>A graphical indication is required if the mariner plans a route closer than a user-specified distance from own ship's safety contour.</w:t>
        </w:r>
      </w:ins>
      <w:del w:id="1556"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1554"/>
      <w:r>
        <w:rPr>
          <w:rStyle w:val="CommentReference"/>
          <w:i w:val="0"/>
          <w:iCs w:val="0"/>
          <w:color w:val="auto"/>
        </w:rPr>
        <w:commentReference w:id="1554"/>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1557"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1558"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1559" w:author="jonathan pritchard" w:date="2024-05-21T07:53:00Z" w16du:dateUtc="2024-05-21T06:53:00Z"/>
        </w:rPr>
      </w:pPr>
      <w:commentRangeStart w:id="1560"/>
      <w:ins w:id="1561" w:author="jonathan pritchard" w:date="2024-05-21T07:53:00Z" w16du:dateUtc="2024-05-21T06:53:00Z">
        <w:r>
          <w:t>Clause 11.4.7 Route Monitoring states:</w:t>
        </w:r>
      </w:ins>
      <w:commentRangeEnd w:id="1560"/>
      <w:ins w:id="1562" w:author="jonathan pritchard" w:date="2024-05-21T07:54:00Z" w16du:dateUtc="2024-05-21T06:54:00Z">
        <w:r>
          <w:rPr>
            <w:rStyle w:val="CommentReference"/>
          </w:rPr>
          <w:commentReference w:id="1560"/>
        </w:r>
      </w:ins>
    </w:p>
    <w:p w14:paraId="095E1FB3" w14:textId="53B2B0EA" w:rsidR="0042577E" w:rsidRDefault="0042577E" w:rsidP="00EC44E4">
      <w:pPr>
        <w:spacing w:after="120" w:line="240" w:lineRule="auto"/>
        <w:ind w:left="709"/>
        <w:jc w:val="both"/>
        <w:rPr>
          <w:ins w:id="1563" w:author="jonathan pritchard" w:date="2024-05-21T07:53:00Z" w16du:dateUtc="2024-05-21T06:53:00Z"/>
        </w:rPr>
      </w:pPr>
      <w:ins w:id="1564" w:author="jonathan pritchard" w:date="2024-05-21T07:53:00Z" w16du:dateUtc="2024-05-21T06:53:00Z">
        <w:r>
          <w:t>A graphical indication should be given if the current or the next leg of the selected route passes closer than a user-specified distance from the safety contour.</w:t>
        </w:r>
      </w:ins>
    </w:p>
    <w:p w14:paraId="61E2048B" w14:textId="507DE8F0"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lastRenderedPageBreak/>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1565"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1565"/>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rsidP="00EC44E4">
      <w:pPr>
        <w:pStyle w:val="Heading3"/>
      </w:pPr>
      <w:bookmarkStart w:id="1566" w:name="_Ref88060090"/>
      <w:bookmarkStart w:id="1567" w:name="_Toc144421346"/>
      <w:r w:rsidRPr="00D56521">
        <w:t>User Selected Safety Contour</w:t>
      </w:r>
      <w:bookmarkEnd w:id="1566"/>
      <w:r w:rsidR="007D1C60" w:rsidRPr="00D56521">
        <w:t xml:space="preserve"> and Water Level Adjustment.</w:t>
      </w:r>
      <w:bookmarkEnd w:id="1567"/>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7008D0FE" w:rsidR="00DE0E6F" w:rsidRPr="00D56521" w:rsidRDefault="007D1C60" w:rsidP="009C3086">
      <w:pPr>
        <w:spacing w:after="120" w:line="240" w:lineRule="auto"/>
        <w:jc w:val="both"/>
      </w:pPr>
      <w:r w:rsidRPr="00D56521">
        <w:t xml:space="preserve">The combination of S-101 with </w:t>
      </w:r>
      <w:ins w:id="1568" w:author="jonathan pritchard" w:date="2024-02-06T12:20:00Z">
        <w:r w:rsidR="00EA43FD" w:rsidRPr="00EC44E4">
          <w:rPr>
            <w:highlight w:val="yellow"/>
          </w:rPr>
          <w:t xml:space="preserve">S-102 and </w:t>
        </w:r>
      </w:ins>
      <w:r w:rsidRPr="00EC44E4">
        <w:rPr>
          <w:highlight w:val="yellow"/>
        </w:rPr>
        <w:t>S-</w:t>
      </w:r>
      <w:commentRangeStart w:id="1569"/>
      <w:r w:rsidRPr="00EC44E4">
        <w:rPr>
          <w:highlight w:val="yellow"/>
        </w:rPr>
        <w:t>104</w:t>
      </w:r>
      <w:commentRangeEnd w:id="1569"/>
      <w:r w:rsidR="00F135E7">
        <w:rPr>
          <w:rStyle w:val="CommentReference"/>
        </w:rPr>
        <w:commentReference w:id="1569"/>
      </w:r>
      <w:r w:rsidRPr="00D56521">
        <w:t xml:space="preserve"> </w:t>
      </w:r>
      <w:del w:id="1570" w:author="jonathan pritchard" w:date="2024-02-06T12:22:00Z">
        <w:r w:rsidRPr="00D56521" w:rsidDel="00F135E7">
          <w:delText>can also</w:delText>
        </w:r>
      </w:del>
      <w:ins w:id="1571" w:author="jonathan pritchard" w:date="2024-02-06T12:22:00Z">
        <w:r w:rsidR="00F135E7">
          <w:t>together</w:t>
        </w:r>
      </w:ins>
      <w:r w:rsidRPr="00D56521">
        <w:t xml:space="preserve"> enable Water Level Adjustment (WLA), allowing the water level data contained in S-104 to complement the </w:t>
      </w:r>
      <w:ins w:id="1572" w:author="jonathan pritchard" w:date="2024-02-06T12:22:00Z">
        <w:r w:rsidR="00F135E7">
          <w:t xml:space="preserve">S-102 and </w:t>
        </w:r>
      </w:ins>
      <w:r w:rsidRPr="00D56521">
        <w:t>S-101 chart data.</w:t>
      </w:r>
      <w:del w:id="1573"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1574" w:author="jonathan pritchard" w:date="2024-02-06T12:21:00Z">
        <w:r w:rsidR="00DE0E6F" w:rsidRPr="00D56521" w:rsidDel="00F135E7">
          <w:delText xml:space="preserve">other </w:delText>
        </w:r>
      </w:del>
      <w:r w:rsidR="00DE0E6F" w:rsidRPr="00D56521">
        <w:t xml:space="preserve">attribute values in the ENC </w:t>
      </w:r>
      <w:ins w:id="1575" w:author="jonathan pritchard" w:date="2024-02-06T12:23:00Z">
        <w:r w:rsidR="00F135E7">
          <w:t xml:space="preserve">data </w:t>
        </w:r>
      </w:ins>
      <w:r w:rsidR="00DE0E6F" w:rsidRPr="00D56521">
        <w:t>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EC44E4">
      <w:pPr>
        <w:pStyle w:val="Heading3"/>
      </w:pPr>
      <w:bookmarkStart w:id="1576" w:name="_Toc144421347"/>
      <w:r w:rsidRPr="00D56521">
        <w:t>Range indicator</w:t>
      </w:r>
      <w:bookmarkEnd w:id="1576"/>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rsidP="00EC44E4">
      <w:pPr>
        <w:pStyle w:val="Heading3"/>
      </w:pPr>
      <w:bookmarkStart w:id="1577" w:name="_Toc144421348"/>
      <w:r w:rsidRPr="00D56521">
        <w:t>Detection of route-based conditions</w:t>
      </w:r>
      <w:bookmarkEnd w:id="1577"/>
    </w:p>
    <w:p w14:paraId="0F3DF3E9" w14:textId="0E5FDFC2" w:rsidR="00F97C89" w:rsidRPr="00D56521" w:rsidRDefault="00F97C89" w:rsidP="009C3086">
      <w:pPr>
        <w:spacing w:after="60" w:line="240" w:lineRule="auto"/>
        <w:jc w:val="both"/>
      </w:pPr>
      <w:r w:rsidRPr="00D56521">
        <w:t>The IMO Performance Standard requires that:</w:t>
      </w:r>
    </w:p>
    <w:p w14:paraId="0F17D9E4" w14:textId="11B9FC0E" w:rsidR="00F97C89" w:rsidRPr="00D56521" w:rsidRDefault="00F97C89" w:rsidP="009C3086">
      <w:pPr>
        <w:pStyle w:val="BlockQuote"/>
        <w:spacing w:after="120" w:line="240" w:lineRule="auto"/>
        <w:jc w:val="both"/>
      </w:pPr>
      <w:commentRangeStart w:id="1578"/>
      <w:r w:rsidRPr="00D56521">
        <w:t>A</w:t>
      </w:r>
      <w:del w:id="1579" w:author="jonathan pritchard" w:date="2024-05-21T09:08:00Z" w16du:dateUtc="2024-05-21T08:08:00Z">
        <w:r w:rsidRPr="00D56521" w:rsidDel="006B59AA">
          <w:delText>n</w:delText>
        </w:r>
      </w:del>
      <w:r w:rsidRPr="00D56521">
        <w:t xml:space="preserve"> </w:t>
      </w:r>
      <w:del w:id="1580" w:author="jonathan pritchard" w:date="2024-05-21T09:07:00Z" w16du:dateUtc="2024-05-21T08:07:00Z">
        <w:r w:rsidRPr="00D56521" w:rsidDel="006B59AA">
          <w:delText xml:space="preserve">alarm </w:delText>
        </w:r>
      </w:del>
      <w:ins w:id="1581" w:author="jonathan pritchard" w:date="2024-05-21T09:07:00Z" w16du:dateUtc="2024-05-21T08:07:00Z">
        <w:r w:rsidR="006B59AA">
          <w:t>warning</w:t>
        </w:r>
        <w:r w:rsidR="006B59AA" w:rsidRPr="00D56521">
          <w:t xml:space="preserve"> </w:t>
        </w:r>
      </w:ins>
      <w:r w:rsidRPr="00D56521">
        <w:t>should be given by ECDIS when the ship reaches a specified time or distance, set by the mariner, in advance of a critical point on the planned route. [MSC.</w:t>
      </w:r>
      <w:del w:id="1582" w:author="Raphael Malyankar" w:date="2023-08-31T19:43:00Z">
        <w:r w:rsidRPr="00D56521" w:rsidDel="005C7BA9">
          <w:delText>232(82)</w:delText>
        </w:r>
      </w:del>
      <w:ins w:id="1583" w:author="Raphael Malyankar" w:date="2023-08-31T19:43:00Z">
        <w:r w:rsidR="005C7BA9">
          <w:t>530(106)</w:t>
        </w:r>
      </w:ins>
      <w:r w:rsidRPr="00D56521">
        <w:t xml:space="preserve"> 11.4.</w:t>
      </w:r>
      <w:ins w:id="1584" w:author="Raphael Malyankar" w:date="2023-08-31T19:43:00Z">
        <w:r w:rsidR="005C7BA9">
          <w:t>12</w:t>
        </w:r>
      </w:ins>
      <w:del w:id="1585" w:author="Raphael Malyankar" w:date="2023-08-31T19:43:00Z">
        <w:r w:rsidRPr="00D56521" w:rsidDel="005C7BA9">
          <w:delText>9</w:delText>
        </w:r>
      </w:del>
      <w:r w:rsidRPr="00D56521">
        <w:t>]</w:t>
      </w:r>
      <w:commentRangeEnd w:id="1578"/>
      <w:r w:rsidR="006B59AA">
        <w:rPr>
          <w:rStyle w:val="CommentReference"/>
          <w:i w:val="0"/>
          <w:iCs w:val="0"/>
          <w:color w:val="auto"/>
        </w:rPr>
        <w:commentReference w:id="1578"/>
      </w:r>
    </w:p>
    <w:p w14:paraId="201D6802" w14:textId="23AD437F" w:rsidR="00F97C89" w:rsidRPr="00BD3182" w:rsidRDefault="00F97C89" w:rsidP="009C3086">
      <w:pPr>
        <w:spacing w:after="120" w:line="240" w:lineRule="auto"/>
        <w:jc w:val="both"/>
      </w:pPr>
      <w:commentRangeStart w:id="1586"/>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w:t>
      </w:r>
      <w:del w:id="1587" w:author="jonathan pritchard" w:date="2024-05-29T03:34:00Z" w16du:dateUtc="2024-05-29T02:34:00Z">
        <w:r w:rsidRPr="00D56521" w:rsidDel="00B15F52">
          <w:delText xml:space="preserve">shall </w:delText>
        </w:r>
      </w:del>
      <w:ins w:id="1588" w:author="jonathan pritchard" w:date="2024-05-29T03:34:00Z" w16du:dateUtc="2024-05-29T02:34:00Z">
        <w:r w:rsidR="00B15F52">
          <w:t>must</w:t>
        </w:r>
        <w:r w:rsidR="00B15F52" w:rsidRPr="00D56521">
          <w:t xml:space="preserve"> </w:t>
        </w:r>
      </w:ins>
      <w:r w:rsidR="00597FEB" w:rsidRPr="00D56521">
        <w:t>generate an alarm</w:t>
      </w:r>
      <w:r w:rsidR="00597FEB" w:rsidRPr="00BD3182">
        <w:t>.</w:t>
      </w:r>
      <w:del w:id="1589"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commentRangeEnd w:id="1586"/>
      <w:r w:rsidR="006B59AA">
        <w:rPr>
          <w:rStyle w:val="CommentReference"/>
        </w:rPr>
        <w:commentReference w:id="1586"/>
      </w:r>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1590" w:author="Raphael Malyankar" w:date="2023-08-31T19:46:00Z"/>
        </w:rPr>
      </w:pPr>
      <w:commentRangeStart w:id="1591"/>
      <w:del w:id="1592" w:author="Raphael Malyankar" w:date="2023-08-31T19:46:00Z">
        <w:r w:rsidRPr="00D56521" w:rsidDel="005C7BA9">
          <w:delText>An alarm should be given when the specified cross track limit for deviation from the planned route is exceeded.</w:delText>
        </w:r>
      </w:del>
      <w:ins w:id="1593" w:author="Raphael Malyankar" w:date="2023-08-31T19:45:00Z">
        <w:r w:rsidR="005C7BA9">
          <w:t xml:space="preserve">An alarm should be given when the specified cross track </w:t>
        </w:r>
        <w:r w:rsidR="005C7BA9">
          <w:lastRenderedPageBreak/>
          <w:t>limit for deviation from the selected route, if defined by the mariner when route planning, is exceeded</w:t>
        </w:r>
      </w:ins>
      <w:r w:rsidRPr="00D56521">
        <w:t xml:space="preserve"> [MSC.</w:t>
      </w:r>
      <w:del w:id="1594" w:author="Raphael Malyankar" w:date="2023-08-31T19:46:00Z">
        <w:r w:rsidRPr="00D56521" w:rsidDel="005C7BA9">
          <w:delText>232(82)</w:delText>
        </w:r>
      </w:del>
      <w:ins w:id="1595" w:author="Raphael Malyankar" w:date="2023-08-31T19:46:00Z">
        <w:r w:rsidR="005C7BA9">
          <w:t>530(106)</w:t>
        </w:r>
      </w:ins>
      <w:r w:rsidRPr="00D56521">
        <w:t xml:space="preserve"> 11.4.5.]</w:t>
      </w:r>
      <w:commentRangeEnd w:id="1591"/>
      <w:r w:rsidR="006B59AA">
        <w:rPr>
          <w:rStyle w:val="CommentReference"/>
          <w:i w:val="0"/>
          <w:iCs w:val="0"/>
          <w:color w:val="auto"/>
        </w:rPr>
        <w:commentReference w:id="1591"/>
      </w:r>
    </w:p>
    <w:p w14:paraId="4423729B" w14:textId="54E99718" w:rsidR="00BF1E84" w:rsidRPr="00BD3182" w:rsidRDefault="00BF1E84" w:rsidP="00EC44E4">
      <w:pPr>
        <w:pStyle w:val="BlockQuote"/>
        <w:spacing w:after="120" w:line="240" w:lineRule="auto"/>
        <w:jc w:val="both"/>
      </w:pPr>
      <w:del w:id="1596"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1597" w:name="_Toc144421349"/>
      <w:r w:rsidRPr="00D56521">
        <w:t>Data Producer</w:t>
      </w:r>
      <w:r w:rsidR="00286BF8" w:rsidRPr="00D56521">
        <w:t xml:space="preserve"> specified display features</w:t>
      </w:r>
      <w:bookmarkEnd w:id="1597"/>
    </w:p>
    <w:p w14:paraId="49E27C31" w14:textId="77C02BF4" w:rsidR="006F6B01" w:rsidRPr="00D56521" w:rsidRDefault="008042A0" w:rsidP="00EC44E4">
      <w:pPr>
        <w:pStyle w:val="Heading3"/>
      </w:pPr>
      <w:bookmarkStart w:id="1598" w:name="_Ref47355639"/>
      <w:bookmarkStart w:id="1599" w:name="_Toc144421350"/>
      <w:r w:rsidRPr="00D56521">
        <w:t>Supplementary information</w:t>
      </w:r>
      <w:bookmarkEnd w:id="1598"/>
      <w:bookmarkEnd w:id="1599"/>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proofErr w:type="spellStart"/>
      <w:r w:rsidR="009249BE">
        <w:rPr>
          <w:i/>
        </w:rPr>
        <w:t>textualDescription</w:t>
      </w:r>
      <w:proofErr w:type="spellEnd"/>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proofErr w:type="spellStart"/>
      <w:r w:rsidR="00AC2B79" w:rsidRPr="00D56521">
        <w:rPr>
          <w:i/>
          <w:iCs/>
        </w:rPr>
        <w:t>a</w:t>
      </w:r>
      <w:r w:rsidRPr="00D56521">
        <w:rPr>
          <w:i/>
          <w:iCs/>
        </w:rPr>
        <w:t>dditionalInformation</w:t>
      </w:r>
      <w:proofErr w:type="spellEnd"/>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proofErr w:type="spellStart"/>
      <w:r w:rsidR="00AC2B79" w:rsidRPr="00D56521">
        <w:rPr>
          <w:i/>
          <w:iCs/>
        </w:rPr>
        <w:t>additionalInformation</w:t>
      </w:r>
      <w:proofErr w:type="spellEnd"/>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083E8F67" w:rsidR="002853F8" w:rsidRPr="00D56521" w:rsidRDefault="002853F8" w:rsidP="00853C83">
      <w:pPr>
        <w:spacing w:after="120" w:line="240" w:lineRule="auto"/>
        <w:jc w:val="both"/>
      </w:pPr>
      <w:r w:rsidRPr="00D56521">
        <w:t xml:space="preserve">Display or suppression of supplementary information symbols should be under mariner control (see </w:t>
      </w:r>
      <w:del w:id="1600" w:author="jonathan pritchard" w:date="2024-05-20T17:32:00Z" w16du:dateUtc="2024-05-20T16:32:00Z">
        <w:r w:rsidR="00506EE8" w:rsidRPr="00D56521" w:rsidDel="00357C86">
          <w:delText>MSC.1609</w:delText>
        </w:r>
      </w:del>
      <w:ins w:id="1601" w:author="jonathan pritchard" w:date="2024-05-20T17:32:00Z" w16du:dateUtc="2024-05-20T16:32:00Z">
        <w:r w:rsidR="00357C86">
          <w:t xml:space="preserve"> MSC.1/CIRC.1609</w:t>
        </w:r>
      </w:ins>
      <w:r w:rsidR="00506EE8" w:rsidRPr="00D56521">
        <w:t xml:space="preserve">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proofErr w:type="spellStart"/>
      <w:r w:rsidR="00ED59C5">
        <w:rPr>
          <w:i/>
        </w:rPr>
        <w:t>textualDescription</w:t>
      </w:r>
      <w:proofErr w:type="spellEnd"/>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EC44E4">
      <w:pPr>
        <w:pStyle w:val="Heading3"/>
      </w:pPr>
      <w:bookmarkStart w:id="1602" w:name="_Ref49474213"/>
      <w:bookmarkStart w:id="1603" w:name="_Toc144421351"/>
      <w:commentRangeStart w:id="1604"/>
      <w:commentRangeStart w:id="1605"/>
      <w:commentRangeStart w:id="1606"/>
      <w:r w:rsidRPr="00D56521">
        <w:t>Display in languages other than English</w:t>
      </w:r>
      <w:bookmarkEnd w:id="1602"/>
      <w:bookmarkEnd w:id="1603"/>
      <w:commentRangeEnd w:id="1604"/>
      <w:r w:rsidR="00E27B73">
        <w:rPr>
          <w:rStyle w:val="CommentReference"/>
          <w:b w:val="0"/>
          <w:bCs w:val="0"/>
        </w:rPr>
        <w:commentReference w:id="1604"/>
      </w:r>
      <w:commentRangeEnd w:id="1605"/>
      <w:r w:rsidR="00411D24">
        <w:rPr>
          <w:rStyle w:val="CommentReference"/>
          <w:b w:val="0"/>
          <w:bCs w:val="0"/>
        </w:rPr>
        <w:commentReference w:id="1605"/>
      </w:r>
      <w:commentRangeEnd w:id="1606"/>
      <w:r w:rsidR="00411D24">
        <w:rPr>
          <w:rStyle w:val="CommentReference"/>
          <w:b w:val="0"/>
          <w:bCs w:val="0"/>
        </w:rPr>
        <w:commentReference w:id="1606"/>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1607"/>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1607"/>
      <w:r w:rsidR="00E27B73">
        <w:rPr>
          <w:rStyle w:val="CommentReference"/>
        </w:rPr>
        <w:commentReference w:id="1607"/>
      </w:r>
      <w:r w:rsidRPr="00D56521">
        <w:rPr>
          <w:noProof/>
        </w:rPr>
        <w:t>.</w:t>
      </w:r>
      <w:r w:rsidR="001A432B" w:rsidRPr="00D56521">
        <w:t xml:space="preserve">  </w:t>
      </w:r>
    </w:p>
    <w:p w14:paraId="597986F9" w14:textId="1955B290" w:rsidR="008042A0" w:rsidRPr="00EC44E4" w:rsidRDefault="008042A0" w:rsidP="00EC44E4">
      <w:pPr>
        <w:pStyle w:val="Heading3"/>
        <w:rPr>
          <w:highlight w:val="yellow"/>
        </w:rPr>
      </w:pPr>
      <w:bookmarkStart w:id="1608" w:name="_Ref48912766"/>
      <w:bookmarkStart w:id="1609" w:name="_Toc144421352"/>
      <w:r w:rsidRPr="00EC44E4">
        <w:rPr>
          <w:highlight w:val="yellow"/>
        </w:rPr>
        <w:t>ECDIS Legend</w:t>
      </w:r>
      <w:bookmarkEnd w:id="1608"/>
      <w:bookmarkEnd w:id="1609"/>
    </w:p>
    <w:p w14:paraId="07B009C5" w14:textId="149BE013" w:rsidR="008042A0" w:rsidRDefault="00AA63B2" w:rsidP="000A67D1">
      <w:pPr>
        <w:spacing w:after="120" w:line="240" w:lineRule="auto"/>
        <w:jc w:val="both"/>
      </w:pPr>
      <w:commentRangeStart w:id="1610"/>
      <w:r w:rsidRPr="00D56521">
        <w:t>The</w:t>
      </w:r>
      <w:commentRangeEnd w:id="1610"/>
      <w:r w:rsidR="002121DE">
        <w:rPr>
          <w:rStyle w:val="CommentReference"/>
        </w:rPr>
        <w:commentReference w:id="1610"/>
      </w:r>
      <w:r w:rsidRPr="00D56521">
        <w:t xml:space="preserve"> ECDIS chart legend containing the following elements should be available for display </w:t>
      </w:r>
      <w:ins w:id="1611" w:author="jonathan pritchard" w:date="2024-02-05T10:41:00Z">
        <w:r w:rsidR="002121DE">
          <w:t xml:space="preserve">of values derived from </w:t>
        </w:r>
      </w:ins>
      <w:r w:rsidRPr="00D56521">
        <w:t>a</w:t>
      </w:r>
      <w:del w:id="1612" w:author="jonathan pritchard" w:date="2024-02-05T10:41:00Z">
        <w:r w:rsidRPr="00D56521" w:rsidDel="002121DE">
          <w:delText>t</w:delText>
        </w:r>
      </w:del>
      <w:del w:id="1613"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lastRenderedPageBreak/>
              <w:t>Data quality indicator</w:t>
            </w:r>
          </w:p>
        </w:tc>
        <w:tc>
          <w:tcPr>
            <w:tcW w:w="5730" w:type="dxa"/>
          </w:tcPr>
          <w:p w14:paraId="7422FB96" w14:textId="00DA2481" w:rsidR="007B5B9A" w:rsidRDefault="004123D5" w:rsidP="00EC44E4">
            <w:pPr>
              <w:pStyle w:val="ListParagraph"/>
              <w:numPr>
                <w:ilvl w:val="0"/>
                <w:numId w:val="111"/>
              </w:numPr>
              <w:spacing w:before="60" w:after="60"/>
              <w:rPr>
                <w:ins w:id="1614" w:author="jonathan pritchard" w:date="2024-02-05T10:46:00Z"/>
              </w:rPr>
            </w:pPr>
            <w:del w:id="1615"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1616" w:author="jonathan pritchard" w:date="2024-02-05T10:45:00Z">
              <w:r w:rsidR="00426D8A">
                <w:t>zoneOfConfidence.categoryOfZone</w:t>
              </w:r>
            </w:ins>
            <w:ins w:id="1617" w:author="jonathan pritchard" w:date="2024-02-05T10:46:00Z">
              <w:r w:rsidR="00426D8A">
                <w:t>OfConfidence</w:t>
              </w:r>
              <w:proofErr w:type="spellEnd"/>
              <w:r w:rsidR="00426D8A">
                <w:t xml:space="preserve"> (CATZOC) </w:t>
              </w:r>
            </w:ins>
            <w:del w:id="1618"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1619" w:author="jonathan pritchard" w:date="2024-02-05T10:46:00Z"/>
              </w:rPr>
            </w:pPr>
            <w:ins w:id="1620" w:author="jonathan pritchard" w:date="2024-02-05T10:46:00Z">
              <w:r>
                <w:t>N</w:t>
              </w:r>
            </w:ins>
            <w:ins w:id="1621" w:author="jonathan pritchard" w:date="2024-02-05T10:47:00Z">
              <w:r>
                <w:t>OTE</w:t>
              </w:r>
            </w:ins>
            <w:ins w:id="1622" w:author="jonathan pritchard" w:date="2024-02-05T10:46:00Z">
              <w:r>
                <w:t>: When multiple temporal attributes are present:</w:t>
              </w:r>
            </w:ins>
          </w:p>
          <w:p w14:paraId="73D594D7" w14:textId="7E1CC4B7" w:rsidR="00426D8A" w:rsidRDefault="00426D8A" w:rsidP="00426D8A">
            <w:pPr>
              <w:pStyle w:val="ListParagraph"/>
              <w:spacing w:before="60" w:after="60"/>
              <w:rPr>
                <w:ins w:id="1623" w:author="jonathan pritchard" w:date="2024-02-05T10:46:00Z"/>
              </w:rPr>
            </w:pPr>
            <w:ins w:id="1624"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1625" w:author="jonathan pritchard" w:date="2024-02-05T10:47:00Z"/>
              </w:rPr>
            </w:pPr>
            <w:ins w:id="1626" w:author="jonathan pritchard" w:date="2024-02-05T10:46:00Z">
              <w:r>
                <w:t>If multiple values are valid for the sele</w:t>
              </w:r>
            </w:ins>
            <w:ins w:id="1627"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1628" w:author="jonathan pritchard" w:date="2024-02-05T10:47:00Z"/>
              </w:rPr>
            </w:pPr>
            <w:ins w:id="1629" w:author="jonathan pritchard" w:date="2024-02-05T10:47:00Z">
              <w:r>
                <w:t>NOTE2: When multiple features are present (to indicate bathymetric data quality at various depths):</w:t>
              </w:r>
            </w:ins>
          </w:p>
          <w:p w14:paraId="45B278CA" w14:textId="64528761" w:rsidR="00426D8A" w:rsidRPr="00D56521" w:rsidRDefault="00426D8A" w:rsidP="00EC44E4">
            <w:pPr>
              <w:pStyle w:val="ListParagraph"/>
              <w:spacing w:before="60" w:after="60"/>
            </w:pPr>
            <w:ins w:id="1630" w:author="jonathan pritchard" w:date="2024-02-05T10:47:00Z">
              <w:r>
                <w:t>- The feature which intersects the specified safety contour value should be used</w:t>
              </w:r>
            </w:ins>
            <w:ins w:id="1631"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1632" w:author="jonathan pritchard" w:date="2024-02-05T10:48:00Z">
              <w:r w:rsidR="00426D8A">
                <w:t xml:space="preserve">Total </w:t>
              </w:r>
            </w:ins>
            <w:proofErr w:type="spellStart"/>
            <w:r w:rsidR="00C0542A" w:rsidRPr="00D56521">
              <w:rPr>
                <w:i/>
                <w:iCs/>
              </w:rPr>
              <w:t>horizontalPositionUncertainty</w:t>
            </w:r>
            <w:proofErr w:type="spellEnd"/>
            <w:ins w:id="1633" w:author="jonathan pritchard" w:date="2024-02-05T10:48:00Z">
              <w:r w:rsidR="00426D8A">
                <w:t xml:space="preserve"> </w:t>
              </w:r>
            </w:ins>
            <w:del w:id="1634"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1635"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1636" w:author="jonathan pritchard" w:date="2024-02-05T10:43:00Z">
              <w:r>
                <w:t xml:space="preserve">The </w:t>
              </w:r>
            </w:ins>
            <w:del w:id="1637"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proofErr w:type="spellStart"/>
            <w:r w:rsidR="007B5B9A" w:rsidRPr="00D56521">
              <w:rPr>
                <w:b/>
                <w:bCs/>
              </w:rPr>
              <w:t>SoundingDatum</w:t>
            </w:r>
            <w:proofErr w:type="spellEnd"/>
            <w:r w:rsidR="007B5B9A" w:rsidRPr="00D56521">
              <w:t xml:space="preserve"> feature and </w:t>
            </w:r>
            <w:proofErr w:type="spellStart"/>
            <w:r w:rsidR="007B5B9A" w:rsidRPr="00D56521">
              <w:rPr>
                <w:b/>
                <w:bCs/>
              </w:rPr>
              <w:t>VerticalDatum</w:t>
            </w:r>
            <w:proofErr w:type="spellEnd"/>
            <w:r w:rsidR="007B5B9A" w:rsidRPr="00D56521">
              <w:t xml:space="preserve"> feature when available.</w:t>
            </w:r>
          </w:p>
          <w:p w14:paraId="02353BF3" w14:textId="4F821E61"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1638"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1639"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1640"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1640"/>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1641" w:name="_Ref49473397"/>
      <w:bookmarkStart w:id="1642" w:name="_Toc144421353"/>
      <w:r w:rsidRPr="00D56521">
        <w:t>Displaying manual and automatic updates and added information</w:t>
      </w:r>
      <w:bookmarkEnd w:id="1641"/>
      <w:bookmarkEnd w:id="1642"/>
    </w:p>
    <w:p w14:paraId="4E33F74C" w14:textId="7D01C345" w:rsidR="00627DB2" w:rsidRPr="00D56521" w:rsidRDefault="00627DB2" w:rsidP="00EC44E4">
      <w:pPr>
        <w:pStyle w:val="Heading3"/>
      </w:pPr>
      <w:bookmarkStart w:id="1643" w:name="_Ref49426513"/>
      <w:bookmarkStart w:id="1644" w:name="_Toc144421354"/>
      <w:commentRangeStart w:id="1645"/>
      <w:commentRangeStart w:id="1646"/>
      <w:r w:rsidRPr="00D56521">
        <w:t>Manual update</w:t>
      </w:r>
      <w:bookmarkEnd w:id="1643"/>
      <w:bookmarkEnd w:id="1644"/>
      <w:commentRangeEnd w:id="1645"/>
      <w:r w:rsidR="00E27B73">
        <w:rPr>
          <w:rStyle w:val="CommentReference"/>
          <w:b w:val="0"/>
          <w:bCs w:val="0"/>
        </w:rPr>
        <w:commentReference w:id="1645"/>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1646"/>
      <w:r w:rsidR="00E27B73">
        <w:rPr>
          <w:rStyle w:val="CommentReference"/>
        </w:rPr>
        <w:commentReference w:id="1646"/>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1647" w:name="_Ref49450116"/>
      <w:bookmarkStart w:id="1648" w:name="_Toc144421355"/>
      <w:r w:rsidRPr="00D56521">
        <w:t>Identifying automatic chart corrections on demand</w:t>
      </w:r>
      <w:bookmarkEnd w:id="1647"/>
      <w:bookmarkEnd w:id="1648"/>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1649" w:author="Raphael Malyankar" w:date="2023-08-31T16:31:00Z">
        <w:r w:rsidRPr="00D56521" w:rsidDel="00071364">
          <w:delText xml:space="preserve">SENC </w:delText>
        </w:r>
      </w:del>
      <w:ins w:id="1650" w:author="Raphael Malyankar" w:date="2023-08-31T20:30:00Z">
        <w:r w:rsidR="00404620">
          <w:t>System Database</w:t>
        </w:r>
      </w:ins>
      <w:ins w:id="1651"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lastRenderedPageBreak/>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024B10">
      <w:pPr>
        <w:pStyle w:val="Heading4"/>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024B10">
      <w:pPr>
        <w:pStyle w:val="Heading4"/>
        <w:rPr>
          <w:lang w:val="fr-FR"/>
        </w:rPr>
      </w:pPr>
      <w:bookmarkStart w:id="1652" w:name="_Ref49450002"/>
      <w:commentRangeStart w:id="1653"/>
      <w:r w:rsidRPr="001A67BD">
        <w:rPr>
          <w:lang w:val="fr-FR"/>
        </w:rPr>
        <w:t>Non-HO (Non-ENC) Chart Information</w:t>
      </w:r>
      <w:bookmarkEnd w:id="1652"/>
      <w:commentRangeEnd w:id="1653"/>
      <w:r w:rsidR="004D381D">
        <w:rPr>
          <w:rStyle w:val="CommentReference"/>
          <w:b w:val="0"/>
          <w:bCs w:val="0"/>
        </w:rPr>
        <w:commentReference w:id="1653"/>
      </w:r>
    </w:p>
    <w:p w14:paraId="276FB391" w14:textId="336EECF0" w:rsidR="00557E2E" w:rsidRPr="00D56521" w:rsidRDefault="00557E2E" w:rsidP="00737541">
      <w:pPr>
        <w:spacing w:after="60" w:line="240" w:lineRule="auto"/>
        <w:jc w:val="both"/>
      </w:pPr>
      <w:commentRangeStart w:id="1654"/>
      <w:r w:rsidRPr="00D56521">
        <w:t xml:space="preserve">Limited </w:t>
      </w:r>
      <w:commentRangeEnd w:id="1654"/>
      <w:r w:rsidR="004D381D">
        <w:rPr>
          <w:rStyle w:val="CommentReference"/>
        </w:rPr>
        <w:commentReference w:id="1654"/>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024B10">
      <w:pPr>
        <w:pStyle w:val="Heading4"/>
      </w:pPr>
      <w:bookmarkStart w:id="1655" w:name="_Ref47455755"/>
      <w:commentRangeStart w:id="1656"/>
      <w:r w:rsidRPr="00D56521">
        <w:t>Information about automatic updates</w:t>
      </w:r>
      <w:bookmarkEnd w:id="1655"/>
      <w:commentRangeEnd w:id="1656"/>
      <w:r w:rsidR="009561EC">
        <w:rPr>
          <w:rStyle w:val="CommentReference"/>
          <w:b w:val="0"/>
          <w:bCs w:val="0"/>
        </w:rPr>
        <w:commentReference w:id="1656"/>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proofErr w:type="spellStart"/>
      <w:r w:rsidR="00BD50FC" w:rsidRPr="00D56521">
        <w:rPr>
          <w:i/>
          <w:iCs/>
        </w:rPr>
        <w:t>updatedInformation</w:t>
      </w:r>
      <w:proofErr w:type="spellEnd"/>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1657"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1657"/>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13F5A">
      <w:pPr>
        <w:pStyle w:val="Heading3"/>
      </w:pPr>
      <w:bookmarkStart w:id="1658" w:name="_Toc144421356"/>
      <w:r w:rsidRPr="00D56521">
        <w:t>Updating non-official chart</w:t>
      </w:r>
      <w:r w:rsidR="000A049F" w:rsidRPr="00D56521">
        <w:t xml:space="preserve"> information</w:t>
      </w:r>
      <w:bookmarkEnd w:id="1658"/>
    </w:p>
    <w:p w14:paraId="2B984CD0" w14:textId="75689D94" w:rsidR="00BD50FC" w:rsidRPr="00D56521" w:rsidRDefault="00BD50FC" w:rsidP="0092126F">
      <w:pPr>
        <w:spacing w:after="60" w:line="240" w:lineRule="auto"/>
        <w:jc w:val="both"/>
      </w:pPr>
      <w:commentRangeStart w:id="1659"/>
      <w:r w:rsidRPr="00D56521">
        <w:t xml:space="preserve">Limited </w:t>
      </w:r>
      <w:commentRangeEnd w:id="1659"/>
      <w:r w:rsidR="004D381D">
        <w:rPr>
          <w:rStyle w:val="CommentReference"/>
        </w:rPr>
        <w:commentReference w:id="1659"/>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1660"/>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1661" w:author="jonathan pritchard" w:date="2024-05-20T15:43:00Z" w16du:dateUtc="2024-05-20T14:43:00Z">
        <w:r w:rsidRPr="00D56521" w:rsidDel="00F42EC6">
          <w:delText xml:space="preserve">Line </w:delText>
        </w:r>
      </w:del>
      <w:ins w:id="1662"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1663" w:author="jonathan pritchard" w:date="2024-05-20T15:43:00Z" w16du:dateUtc="2024-05-20T14:43:00Z">
        <w:r w:rsidRPr="00D56521" w:rsidDel="00F42EC6">
          <w:delText xml:space="preserve">Area </w:delText>
        </w:r>
      </w:del>
      <w:ins w:id="1664"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1660"/>
      <w:r w:rsidR="00F42EC6">
        <w:rPr>
          <w:rStyle w:val="CommentReference"/>
        </w:rPr>
        <w:commentReference w:id="1660"/>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lastRenderedPageBreak/>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1665" w:name="_Ref49450019"/>
      <w:bookmarkStart w:id="1666" w:name="_Toc144421357"/>
      <w:commentRangeStart w:id="1667"/>
      <w:r w:rsidRPr="00D56521">
        <w:t>Other non-</w:t>
      </w:r>
      <w:r w:rsidR="00D1047F" w:rsidRPr="00D56521">
        <w:t xml:space="preserve">official </w:t>
      </w:r>
      <w:r w:rsidRPr="00D56521">
        <w:t>data</w:t>
      </w:r>
      <w:bookmarkEnd w:id="1665"/>
      <w:bookmarkEnd w:id="1666"/>
      <w:commentRangeEnd w:id="1667"/>
      <w:r w:rsidR="00E27B73">
        <w:rPr>
          <w:rStyle w:val="CommentReference"/>
          <w:b w:val="0"/>
          <w:bCs w:val="0"/>
        </w:rPr>
        <w:commentReference w:id="1667"/>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13F5A">
      <w:pPr>
        <w:pStyle w:val="Heading2"/>
      </w:pPr>
      <w:bookmarkStart w:id="1668" w:name="_Toc144421358"/>
      <w:r w:rsidRPr="00D56521">
        <w:t xml:space="preserve">Contours from datasets other than </w:t>
      </w:r>
      <w:r w:rsidR="0021138B" w:rsidRPr="00D56521">
        <w:t>S-101</w:t>
      </w:r>
      <w:bookmarkEnd w:id="1668"/>
    </w:p>
    <w:p w14:paraId="3E604B86" w14:textId="60E6D82D" w:rsidR="00385107" w:rsidRPr="00D56521" w:rsidRDefault="00E43323" w:rsidP="00923F11">
      <w:pPr>
        <w:spacing w:after="120" w:line="240" w:lineRule="auto"/>
        <w:jc w:val="both"/>
      </w:pPr>
      <w:commentRangeStart w:id="1669"/>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w:t>
      </w:r>
      <w:proofErr w:type="spellStart"/>
      <w:r w:rsidR="00385107" w:rsidRPr="00D56521">
        <w:t>linestyle</w:t>
      </w:r>
      <w:proofErr w:type="spellEnd"/>
      <w:r w:rsidR="00385107" w:rsidRPr="00D56521">
        <w:t xml:space="preserv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 xml:space="preserve">A complex </w:t>
      </w:r>
      <w:proofErr w:type="spellStart"/>
      <w:r w:rsidRPr="00D56521">
        <w:t>linestyle</w:t>
      </w:r>
      <w:proofErr w:type="spellEnd"/>
      <w:r w:rsidRPr="00D56521">
        <w:t xml:space="preserv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rPr>
          <w:ins w:id="1670" w:author="jonathan pritchard" w:date="2024-05-28T08:32:00Z" w16du:dateUtc="2024-05-28T07:32:00Z"/>
        </w:rPr>
      </w:pPr>
      <w:r w:rsidRPr="00D56521">
        <w:t>The effect on display clutter should be taken into account if display on the navigation window during route monitoring and collision avoidance is anticipated.</w:t>
      </w:r>
      <w:commentRangeEnd w:id="1669"/>
      <w:r w:rsidR="00E27B73">
        <w:rPr>
          <w:rStyle w:val="CommentReference"/>
        </w:rPr>
        <w:commentReference w:id="1669"/>
      </w:r>
    </w:p>
    <w:p w14:paraId="0BAAE8EE" w14:textId="77777777" w:rsidR="00A13F5A" w:rsidRDefault="00A13F5A" w:rsidP="00923F11">
      <w:pPr>
        <w:spacing w:after="120" w:line="240" w:lineRule="auto"/>
        <w:jc w:val="both"/>
        <w:rPr>
          <w:ins w:id="1671" w:author="jonathan pritchard" w:date="2024-05-28T08:32:00Z" w16du:dateUtc="2024-05-28T07:32:00Z"/>
        </w:rPr>
      </w:pPr>
    </w:p>
    <w:p w14:paraId="1AD9C8F3" w14:textId="77777777" w:rsidR="00A13F5A" w:rsidRDefault="00A13F5A" w:rsidP="00A13F5A">
      <w:pPr>
        <w:pStyle w:val="Heading3"/>
        <w:rPr>
          <w:ins w:id="1672" w:author="jonathan pritchard" w:date="2024-05-28T08:33:00Z" w16du:dateUtc="2024-05-28T07:33:00Z"/>
        </w:rPr>
      </w:pPr>
      <w:ins w:id="1673" w:author="jonathan pritchard" w:date="2024-05-28T08:33:00Z" w16du:dateUtc="2024-05-28T07:33:00Z">
        <w:r>
          <w:t>Display and Management of Navigational Warnings</w:t>
        </w:r>
      </w:ins>
    </w:p>
    <w:p w14:paraId="0B7D8D82" w14:textId="7DDFE410" w:rsidR="00A13F5A" w:rsidRDefault="00A13F5A" w:rsidP="00A13F5A">
      <w:pPr>
        <w:rPr>
          <w:ins w:id="1674" w:author="jonathan pritchard" w:date="2024-05-28T08:33:00Z" w16du:dateUtc="2024-05-28T07:33:00Z"/>
        </w:rPr>
      </w:pPr>
      <w:ins w:id="1675"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p>
    <w:p w14:paraId="6AAA71F7" w14:textId="7BC4BFFD" w:rsidR="00A13F5A" w:rsidRDefault="00A13F5A" w:rsidP="00A13F5A">
      <w:pPr>
        <w:pStyle w:val="Heading3"/>
        <w:rPr>
          <w:ins w:id="1676" w:author="jonathan pritchard" w:date="2024-05-28T08:33:00Z" w16du:dateUtc="2024-05-28T07:33:00Z"/>
        </w:rPr>
      </w:pPr>
      <w:ins w:id="1677" w:author="jonathan pritchard" w:date="2024-05-28T08:33:00Z" w16du:dateUtc="2024-05-28T07:33:00Z">
        <w:r>
          <w:t xml:space="preserve">Additional Portrayal requirements of the Graphical User Interface </w:t>
        </w:r>
      </w:ins>
    </w:p>
    <w:p w14:paraId="27E30459" w14:textId="77777777" w:rsidR="00A13F5A" w:rsidRDefault="00A13F5A" w:rsidP="00A13F5A">
      <w:pPr>
        <w:rPr>
          <w:ins w:id="1678" w:author="jonathan pritchard" w:date="2024-05-28T08:33:00Z" w16du:dateUtc="2024-05-28T07:33:00Z"/>
        </w:rPr>
      </w:pPr>
      <w:ins w:id="1679" w:author="jonathan pritchard" w:date="2024-05-28T08:33:00Z" w16du:dateUtc="2024-05-28T07:33:00Z">
        <w:r>
          <w:t>A dedicated interface is required to provide users with interaction with NAVWARN messages. This interface must, at a minimum, provide functionality for;</w:t>
        </w:r>
      </w:ins>
    </w:p>
    <w:p w14:paraId="4B2A8839" w14:textId="77777777" w:rsidR="00A13F5A" w:rsidRDefault="00A13F5A" w:rsidP="00A13F5A">
      <w:pPr>
        <w:pStyle w:val="ListParagraph"/>
        <w:numPr>
          <w:ilvl w:val="0"/>
          <w:numId w:val="118"/>
        </w:numPr>
        <w:spacing w:after="152" w:line="247" w:lineRule="auto"/>
        <w:ind w:right="533"/>
        <w:contextualSpacing/>
        <w:jc w:val="both"/>
        <w:rPr>
          <w:ins w:id="1680" w:author="jonathan pritchard" w:date="2024-05-28T08:33:00Z" w16du:dateUtc="2024-05-28T07:33:00Z"/>
        </w:rPr>
      </w:pPr>
      <w:ins w:id="1681" w:author="jonathan pritchard" w:date="2024-05-28T08:33:00Z" w16du:dateUtc="2024-05-28T07:33:00Z">
        <w:r>
          <w:t xml:space="preserve">The user must be able to tag individual messages according to the filtering requirements in section 12.2.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1682" w:author="jonathan pritchard" w:date="2024-05-28T08:33:00Z" w16du:dateUtc="2024-05-28T07:33:00Z"/>
        </w:rPr>
      </w:pPr>
      <w:ins w:id="1683"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77777777" w:rsidR="00A13F5A" w:rsidRDefault="00A13F5A" w:rsidP="00A13F5A">
      <w:pPr>
        <w:pStyle w:val="ListParagraph"/>
        <w:numPr>
          <w:ilvl w:val="0"/>
          <w:numId w:val="118"/>
        </w:numPr>
        <w:spacing w:after="152" w:line="247" w:lineRule="auto"/>
        <w:ind w:right="533"/>
        <w:contextualSpacing/>
        <w:jc w:val="both"/>
        <w:rPr>
          <w:ins w:id="1684" w:author="jonathan pritchard" w:date="2024-05-28T08:33:00Z" w16du:dateUtc="2024-05-28T07:33:00Z"/>
        </w:rPr>
      </w:pPr>
      <w:ins w:id="1685" w:author="jonathan pritchard" w:date="2024-05-28T08:33:00Z" w16du:dateUtc="2024-05-28T07:33:00Z">
        <w:r>
          <w:t xml:space="preserve">Provide an indication when a new NAVWARN message is received until it has been displayed or 24 hours have passed. This indication may be suppressed if the NAVWARN message does not meet filtering criteria set by the mariner (see 12.2). </w:t>
        </w:r>
      </w:ins>
    </w:p>
    <w:p w14:paraId="3057F4D4" w14:textId="22038227" w:rsidR="00A13F5A" w:rsidRDefault="00A13F5A" w:rsidP="00A13F5A">
      <w:pPr>
        <w:pStyle w:val="ListParagraph"/>
        <w:numPr>
          <w:ilvl w:val="0"/>
          <w:numId w:val="118"/>
        </w:numPr>
        <w:spacing w:after="152" w:line="247" w:lineRule="auto"/>
        <w:ind w:right="533"/>
        <w:contextualSpacing/>
        <w:jc w:val="both"/>
        <w:rPr>
          <w:ins w:id="1686" w:author="jonathan pritchard" w:date="2024-05-28T08:33:00Z" w16du:dateUtc="2024-05-28T07:33:00Z"/>
        </w:rPr>
      </w:pPr>
      <w:ins w:id="1687" w:author="jonathan pritchard" w:date="2024-05-28T08:33:00Z" w16du:dateUtc="2024-05-28T07:33:00Z">
        <w:r>
          <w:t xml:space="preserve">Means </w:t>
        </w:r>
      </w:ins>
      <w:ins w:id="1688" w:author="jonathan pritchard" w:date="2024-05-29T03:34:00Z" w16du:dateUtc="2024-05-29T02:34:00Z">
        <w:r w:rsidR="00B15F52">
          <w:t>must</w:t>
        </w:r>
      </w:ins>
      <w:ins w:id="1689"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12.2).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1690" w:author="jonathan pritchard" w:date="2024-05-28T08:33:00Z" w16du:dateUtc="2024-05-28T07:33:00Z"/>
        </w:rPr>
      </w:pPr>
      <w:ins w:id="1691" w:author="jonathan pritchard" w:date="2024-05-28T08:33:00Z" w16du:dateUtc="2024-05-28T07:33:00Z">
        <w:r>
          <w:lastRenderedPageBreak/>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1692" w:author="jonathan pritchard" w:date="2024-05-28T08:33:00Z" w16du:dateUtc="2024-05-28T07:33:00Z"/>
        </w:rPr>
      </w:pPr>
      <w:ins w:id="1693" w:author="jonathan pritchard" w:date="2024-05-28T08:33:00Z" w16du:dateUtc="2024-05-28T07:33:00Z">
        <w:r>
          <w:t xml:space="preserve">Means </w:t>
        </w:r>
      </w:ins>
      <w:ins w:id="1694" w:author="jonathan pritchard" w:date="2024-05-29T03:34:00Z" w16du:dateUtc="2024-05-29T02:34:00Z">
        <w:r w:rsidR="00B15F52">
          <w:t>must</w:t>
        </w:r>
      </w:ins>
      <w:ins w:id="1695"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1696" w:author="jonathan pritchard" w:date="2024-05-28T08:33:00Z" w16du:dateUtc="2024-05-28T07:33:00Z"/>
        </w:rPr>
      </w:pPr>
      <w:ins w:id="1697" w:author="jonathan pritchard" w:date="2024-05-28T08:33:00Z" w16du:dateUtc="2024-05-28T07:33:00Z">
        <w:r>
          <w:t xml:space="preserve">Listing of all NAVWARN must include means for viewing an abbreviated view of any </w:t>
        </w:r>
        <w:proofErr w:type="spellStart"/>
        <w:r w:rsidRPr="008C69B0">
          <w:rPr>
            <w:b/>
          </w:rPr>
          <w:t>NAVWARNPart</w:t>
        </w:r>
        <w:proofErr w:type="spellEnd"/>
        <w:r>
          <w:t xml:space="preserve">, </w:t>
        </w:r>
        <w:proofErr w:type="spellStart"/>
        <w:r w:rsidRPr="008C69B0">
          <w:rPr>
            <w:b/>
          </w:rPr>
          <w:t>warningInformation</w:t>
        </w:r>
        <w:proofErr w:type="spellEnd"/>
        <w:r>
          <w:t xml:space="preserve"> attributes present. </w:t>
        </w:r>
      </w:ins>
    </w:p>
    <w:p w14:paraId="05A4A900" w14:textId="77777777" w:rsidR="00A13F5A" w:rsidRDefault="00A13F5A" w:rsidP="00A13F5A">
      <w:pPr>
        <w:rPr>
          <w:ins w:id="1698" w:author="jonathan pritchard" w:date="2024-05-28T08:35:00Z" w16du:dateUtc="2024-05-28T07:35:00Z"/>
          <w:b/>
          <w:bCs/>
          <w:i/>
          <w:iCs/>
        </w:rPr>
      </w:pPr>
      <w:ins w:id="1699"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1700" w:author="jonathan pritchard" w:date="2024-05-28T08:33:00Z" w16du:dateUtc="2024-05-28T07:33:00Z"/>
        </w:rPr>
      </w:pPr>
      <w:ins w:id="1701" w:author="jonathan pritchard" w:date="2024-05-28T08:33:00Z" w16du:dateUtc="2024-05-28T07:33:00Z">
        <w:r>
          <w:t xml:space="preserve">Filtering Navigational Warning information </w:t>
        </w:r>
      </w:ins>
    </w:p>
    <w:p w14:paraId="61EFF71D" w14:textId="77777777" w:rsidR="00A13F5A" w:rsidRDefault="00A13F5A" w:rsidP="00A13F5A">
      <w:pPr>
        <w:rPr>
          <w:ins w:id="1702" w:author="jonathan pritchard" w:date="2024-05-28T08:33:00Z" w16du:dateUtc="2024-05-28T07:33:00Z"/>
        </w:rPr>
      </w:pPr>
      <w:ins w:id="1703" w:author="jonathan pritchard" w:date="2024-05-28T08:33:00Z" w16du:dateUtc="2024-05-28T07:33:00Z">
        <w:r>
          <w:t xml:space="preserve">S-124 navigational warnings datasets are intended for use in S-100 ECDIS as elements of an “always on” layer conforming to S-98 Level 1 interleaving when interoperability is enabled. </w:t>
        </w:r>
      </w:ins>
    </w:p>
    <w:p w14:paraId="4DE7F1DF" w14:textId="77777777" w:rsidR="00A13F5A" w:rsidRDefault="00A13F5A" w:rsidP="00A13F5A">
      <w:pPr>
        <w:rPr>
          <w:ins w:id="1704" w:author="jonathan pritchard" w:date="2024-05-28T08:33:00Z" w16du:dateUtc="2024-05-28T07:33:00Z"/>
        </w:rPr>
      </w:pPr>
      <w:ins w:id="1705"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1706" w:author="jonathan pritchard" w:date="2024-05-28T08:33:00Z" w16du:dateUtc="2024-05-28T07:33:00Z"/>
        </w:rPr>
      </w:pPr>
      <w:ins w:id="1707"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1708" w:author="jonathan pritchard" w:date="2024-05-28T08:33:00Z" w16du:dateUtc="2024-05-28T07:33:00Z"/>
        </w:rPr>
      </w:pPr>
      <w:ins w:id="1709"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1710" w:author="jonathan pritchard" w:date="2024-05-28T08:33:00Z" w16du:dateUtc="2024-05-28T07:33:00Z"/>
        </w:rPr>
      </w:pPr>
      <w:ins w:id="1711"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1712" w:author="jonathan pritchard" w:date="2024-05-28T08:33:00Z" w16du:dateUtc="2024-05-28T07:33:00Z"/>
        </w:rPr>
      </w:pPr>
      <w:ins w:id="1713"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1714" w:author="jonathan pritchard" w:date="2024-05-28T08:33:00Z" w16du:dateUtc="2024-05-28T07:33:00Z"/>
        </w:rPr>
      </w:pPr>
      <w:ins w:id="1715"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1716" w:author="jonathan pritchard" w:date="2024-05-28T08:33:00Z" w16du:dateUtc="2024-05-28T07:33:00Z"/>
        </w:rPr>
      </w:pPr>
      <w:ins w:id="1717"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1718" w:author="jonathan pritchard" w:date="2024-05-28T08:33:00Z" w16du:dateUtc="2024-05-28T07:33:00Z"/>
        </w:rPr>
      </w:pPr>
      <w:ins w:id="1719"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1720" w:author="jonathan pritchard" w:date="2024-05-28T08:33:00Z" w16du:dateUtc="2024-05-28T07:33:00Z"/>
        </w:rPr>
      </w:pPr>
      <w:ins w:id="1721"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1722" w:author="jonathan pritchard" w:date="2024-05-28T08:33:00Z" w16du:dateUtc="2024-05-28T07:33:00Z"/>
        </w:rPr>
      </w:pPr>
      <w:ins w:id="1723"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1724" w:author="jonathan pritchard" w:date="2024-05-28T08:33:00Z" w16du:dateUtc="2024-05-28T07:33:00Z"/>
        </w:rPr>
      </w:pPr>
      <w:ins w:id="1725"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1726" w:author="jonathan pritchard" w:date="2024-05-28T08:33:00Z" w16du:dateUtc="2024-05-28T07:33:00Z"/>
        </w:rPr>
      </w:pPr>
      <w:ins w:id="1727"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1728" w:author="jonathan pritchard" w:date="2024-05-28T08:33:00Z" w16du:dateUtc="2024-05-28T07:33:00Z"/>
        </w:rPr>
      </w:pPr>
      <w:ins w:id="1729" w:author="jonathan pritchard" w:date="2024-05-28T08:33:00Z" w16du:dateUtc="2024-05-28T07:33:00Z">
        <w:r>
          <w:t xml:space="preserve">Valid time of the navigational warning. </w:t>
        </w:r>
      </w:ins>
    </w:p>
    <w:p w14:paraId="39D3C56D" w14:textId="77777777" w:rsidR="00A13F5A" w:rsidRDefault="00A13F5A" w:rsidP="00A13F5A">
      <w:pPr>
        <w:rPr>
          <w:ins w:id="1730" w:author="jonathan pritchard" w:date="2024-05-28T08:33:00Z" w16du:dateUtc="2024-05-28T07:33:00Z"/>
        </w:rPr>
      </w:pPr>
      <w:ins w:id="1731" w:author="jonathan pritchard" w:date="2024-05-28T08:33:00Z" w16du:dateUtc="2024-05-28T07:33:00Z">
        <w:r>
          <w:t xml:space="preserve">These filters could be used to assist the navigator in classifying a NAVWARN according to its relevance for the route. </w:t>
        </w:r>
      </w:ins>
    </w:p>
    <w:p w14:paraId="0C49C5D6" w14:textId="77777777" w:rsidR="00A13F5A" w:rsidRDefault="00A13F5A" w:rsidP="00A13F5A">
      <w:pPr>
        <w:rPr>
          <w:ins w:id="1732" w:author="jonathan pritchard" w:date="2024-05-28T08:33:00Z" w16du:dateUtc="2024-05-28T07:33:00Z"/>
        </w:rPr>
      </w:pPr>
      <w:ins w:id="1733"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1734" w:author="jonathan pritchard" w:date="2024-05-28T08:33:00Z" w16du:dateUtc="2024-05-28T07:33:00Z"/>
          <w:b/>
          <w:bCs/>
        </w:rPr>
      </w:pPr>
      <w:proofErr w:type="spellStart"/>
      <w:ins w:id="1735" w:author="jonathan pritchard" w:date="2024-05-28T08:33:00Z" w16du:dateUtc="2024-05-28T07:33:00Z">
        <w:r w:rsidRPr="00A13F5A">
          <w:rPr>
            <w:b/>
            <w:bCs/>
          </w:rPr>
          <w:t>NAVWARNPreamble</w:t>
        </w:r>
        <w:proofErr w:type="spellEnd"/>
        <w:r w:rsidRPr="00A13F5A">
          <w:rPr>
            <w:b/>
            <w:bCs/>
          </w:rPr>
          <w:t xml:space="preserve"> </w:t>
        </w:r>
      </w:ins>
    </w:p>
    <w:p w14:paraId="362D1CF1" w14:textId="77777777" w:rsidR="00A13F5A" w:rsidRPr="004C5438" w:rsidRDefault="00A13F5A" w:rsidP="00A13F5A">
      <w:pPr>
        <w:spacing w:line="240" w:lineRule="auto"/>
        <w:ind w:left="-6" w:hanging="11"/>
        <w:contextualSpacing/>
        <w:rPr>
          <w:ins w:id="1736" w:author="jonathan pritchard" w:date="2024-05-28T08:33:00Z" w16du:dateUtc="2024-05-28T07:33:00Z"/>
          <w:rFonts w:ascii="Courier New" w:hAnsi="Courier New" w:cs="Courier New"/>
          <w:sz w:val="24"/>
          <w:szCs w:val="28"/>
        </w:rPr>
      </w:pPr>
      <w:proofErr w:type="spellStart"/>
      <w:ins w:id="1737" w:author="jonathan pritchard" w:date="2024-05-28T08:33:00Z" w16du:dateUtc="2024-05-28T07:33:00Z">
        <w:r w:rsidRPr="004C5438">
          <w:rPr>
            <w:rFonts w:ascii="Courier New" w:hAnsi="Courier New" w:cs="Courier New"/>
            <w:b/>
            <w:sz w:val="24"/>
            <w:szCs w:val="28"/>
          </w:rPr>
          <w:t>publicationTime</w:t>
        </w:r>
        <w:proofErr w:type="spellEnd"/>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1738" w:author="jonathan pritchard" w:date="2024-05-28T08:33:00Z" w16du:dateUtc="2024-05-28T07:33:00Z"/>
          <w:rFonts w:ascii="Courier New" w:hAnsi="Courier New" w:cs="Courier New"/>
          <w:sz w:val="24"/>
          <w:szCs w:val="28"/>
        </w:rPr>
      </w:pPr>
      <w:ins w:id="1739"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1740" w:author="jonathan pritchard" w:date="2024-05-28T08:33:00Z" w16du:dateUtc="2024-05-28T07:33:00Z"/>
          <w:rFonts w:ascii="Courier New" w:hAnsi="Courier New" w:cs="Courier New"/>
          <w:sz w:val="24"/>
          <w:szCs w:val="28"/>
        </w:rPr>
      </w:pPr>
      <w:proofErr w:type="spellStart"/>
      <w:ins w:id="1741" w:author="jonathan pritchard" w:date="2024-05-28T08:33:00Z" w16du:dateUtc="2024-05-28T07:33:00Z">
        <w:r w:rsidRPr="004C5438">
          <w:rPr>
            <w:rFonts w:ascii="Courier New" w:hAnsi="Courier New" w:cs="Courier New"/>
            <w:b/>
            <w:sz w:val="24"/>
            <w:szCs w:val="28"/>
          </w:rPr>
          <w:t>NAVWARNPart</w:t>
        </w:r>
        <w:proofErr w:type="spellEnd"/>
        <w:r w:rsidRPr="004C5438">
          <w:rPr>
            <w:rFonts w:ascii="Courier New" w:hAnsi="Courier New" w:cs="Courier New"/>
            <w:b/>
            <w:sz w:val="24"/>
            <w:szCs w:val="28"/>
          </w:rPr>
          <w:t xml:space="preserve"> </w:t>
        </w:r>
        <w:proofErr w:type="spellStart"/>
        <w:r w:rsidRPr="004C5438">
          <w:rPr>
            <w:rFonts w:ascii="Courier New" w:hAnsi="Courier New" w:cs="Courier New"/>
            <w:b/>
            <w:sz w:val="24"/>
            <w:szCs w:val="28"/>
          </w:rPr>
          <w:t>fixedDateRange</w:t>
        </w:r>
        <w:proofErr w:type="spellEnd"/>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1742" w:author="jonathan pritchard" w:date="2024-05-28T08:33:00Z" w16du:dateUtc="2024-05-28T07:33:00Z"/>
        </w:rPr>
      </w:pPr>
    </w:p>
    <w:p w14:paraId="236ABE40" w14:textId="77777777" w:rsidR="00A13F5A" w:rsidRDefault="00A13F5A" w:rsidP="00A13F5A">
      <w:pPr>
        <w:rPr>
          <w:ins w:id="1743" w:author="jonathan pritchard" w:date="2024-05-28T08:33:00Z" w16du:dateUtc="2024-05-28T07:33:00Z"/>
        </w:rPr>
      </w:pPr>
      <w:ins w:id="1744"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1745" w:author="jonathan pritchard" w:date="2024-05-28T08:33:00Z" w16du:dateUtc="2024-05-28T07:33:00Z"/>
        </w:rPr>
      </w:pPr>
      <w:ins w:id="1746"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1747" w:author="jonathan pritchard" w:date="2024-05-28T08:33:00Z" w16du:dateUtc="2024-05-28T07:33:00Z"/>
        </w:rPr>
      </w:pPr>
      <w:ins w:id="1748"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1749" w:author="jonathan pritchard" w:date="2024-05-28T08:33:00Z" w16du:dateUtc="2024-05-28T07:33:00Z"/>
        </w:rPr>
      </w:pPr>
      <w:ins w:id="1750" w:author="jonathan pritchard" w:date="2024-05-28T08:33:00Z" w16du:dateUtc="2024-05-28T07:33:00Z">
        <w:r>
          <w:lastRenderedPageBreak/>
          <w:t xml:space="preserve">Cancelled datasets </w:t>
        </w:r>
      </w:ins>
    </w:p>
    <w:p w14:paraId="13D1FBB3" w14:textId="77777777" w:rsidR="00A13F5A" w:rsidRDefault="00A13F5A" w:rsidP="00A13F5A">
      <w:pPr>
        <w:rPr>
          <w:ins w:id="1751" w:author="jonathan pritchard" w:date="2024-05-28T08:33:00Z" w16du:dateUtc="2024-05-28T07:33:00Z"/>
        </w:rPr>
      </w:pPr>
      <w:ins w:id="1752" w:author="jonathan pritchard" w:date="2024-05-28T08:33:00Z" w16du:dateUtc="2024-05-28T07:33:00Z">
        <w:r>
          <w:t xml:space="preserve">When the S-124 dataset is cancelled it must not be displayed on the navigation screen, but should be available for review in the </w:t>
        </w:r>
        <w:commentRangeStart w:id="1753"/>
        <w:r>
          <w:t xml:space="preserve">on demand </w:t>
        </w:r>
        <w:commentRangeEnd w:id="1753"/>
        <w:r>
          <w:rPr>
            <w:rStyle w:val="CommentReference"/>
          </w:rPr>
          <w:commentReference w:id="1753"/>
        </w:r>
        <w:r>
          <w:t xml:space="preserve">listing of NAVWARNs in the navigation system and marked as cancelled. </w:t>
        </w:r>
      </w:ins>
    </w:p>
    <w:p w14:paraId="79B1ACCF" w14:textId="0108E720" w:rsidR="00A13F5A" w:rsidRDefault="00A13F5A" w:rsidP="00A13F5A">
      <w:pPr>
        <w:pStyle w:val="Heading3"/>
        <w:rPr>
          <w:ins w:id="1754" w:author="jonathan pritchard" w:date="2024-05-28T08:33:00Z" w16du:dateUtc="2024-05-28T07:33:00Z"/>
        </w:rPr>
      </w:pPr>
      <w:ins w:id="1755" w:author="jonathan pritchard" w:date="2024-05-28T08:33:00Z" w16du:dateUtc="2024-05-28T07:33:00Z">
        <w:r>
          <w:t xml:space="preserve">Portrayal of feature classes </w:t>
        </w:r>
      </w:ins>
    </w:p>
    <w:p w14:paraId="303F768A" w14:textId="77777777" w:rsidR="00A13F5A" w:rsidRDefault="00A13F5A" w:rsidP="00A13F5A">
      <w:pPr>
        <w:rPr>
          <w:ins w:id="1756" w:author="jonathan pritchard" w:date="2024-05-28T08:33:00Z" w16du:dateUtc="2024-05-28T07:33:00Z"/>
        </w:rPr>
      </w:pPr>
      <w:ins w:id="1757" w:author="jonathan pritchard" w:date="2024-05-28T08:33:00Z" w16du:dateUtc="2024-05-28T07:33:00Z">
        <w:r>
          <w:t xml:space="preserve">The </w:t>
        </w:r>
        <w:proofErr w:type="spellStart"/>
        <w:r>
          <w:rPr>
            <w:b/>
          </w:rPr>
          <w:t>NAVWARNAreaAffected</w:t>
        </w:r>
        <w:proofErr w:type="spellEnd"/>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1758" w:author="jonathan pritchard" w:date="2024-05-28T08:33:00Z" w16du:dateUtc="2024-05-28T07:33:00Z"/>
        </w:rPr>
      </w:pPr>
      <w:ins w:id="1759" w:author="jonathan pritchard" w:date="2024-05-28T08:33:00Z" w16du:dateUtc="2024-05-28T07:33:00Z">
        <w:r>
          <w:t xml:space="preserve">When a </w:t>
        </w:r>
        <w:proofErr w:type="spellStart"/>
        <w:r>
          <w:rPr>
            <w:b/>
          </w:rPr>
          <w:t>NAVWARNPart</w:t>
        </w:r>
        <w:proofErr w:type="spellEnd"/>
        <w:r>
          <w:t xml:space="preserve"> is not portrayed, such as when user selections mark it not to be visualized, any associated </w:t>
        </w:r>
        <w:proofErr w:type="spellStart"/>
        <w:r>
          <w:rPr>
            <w:b/>
          </w:rPr>
          <w:t>TextPlacement</w:t>
        </w:r>
        <w:proofErr w:type="spellEnd"/>
        <w:r>
          <w:t xml:space="preserve"> features must also not be portrayed. </w:t>
        </w:r>
      </w:ins>
    </w:p>
    <w:p w14:paraId="6A21ADD4" w14:textId="3336F757" w:rsidR="00A13F5A" w:rsidRPr="00D56521" w:rsidRDefault="00A13F5A" w:rsidP="00A13F5A">
      <w:pPr>
        <w:rPr>
          <w:ins w:id="1760" w:author="jonathan pritchard" w:date="2024-05-28T08:32:00Z" w16du:dateUtc="2024-05-28T07:32:00Z"/>
        </w:rPr>
      </w:pPr>
    </w:p>
    <w:p w14:paraId="6DD80C34" w14:textId="17926F54" w:rsidR="00A13F5A" w:rsidRDefault="00A13F5A" w:rsidP="00A13F5A">
      <w:pPr>
        <w:spacing w:after="120" w:line="240" w:lineRule="auto"/>
        <w:jc w:val="both"/>
        <w:rPr>
          <w:ins w:id="1761" w:author="jonathan pritchard" w:date="2024-05-28T08:32:00Z" w16du:dateUtc="2024-05-28T07:32:00Z"/>
        </w:rPr>
      </w:pPr>
      <w:ins w:id="1762"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1763" w:name="_Toc144421359"/>
      <w:commentRangeStart w:id="1764"/>
      <w:r w:rsidRPr="00D56521">
        <w:rPr>
          <w:noProof/>
        </w:rPr>
        <w:t>Coverage</w:t>
      </w:r>
      <w:r w:rsidR="00795CE2" w:rsidRPr="00D56521">
        <w:rPr>
          <w:noProof/>
        </w:rPr>
        <w:t>s</w:t>
      </w:r>
      <w:r w:rsidR="0082087D" w:rsidRPr="00D56521">
        <w:rPr>
          <w:noProof/>
        </w:rPr>
        <w:t xml:space="preserve"> and Time Series</w:t>
      </w:r>
      <w:bookmarkEnd w:id="1763"/>
      <w:commentRangeEnd w:id="1764"/>
      <w:r w:rsidR="006B59AA">
        <w:rPr>
          <w:rStyle w:val="CommentReference"/>
          <w:rFonts w:eastAsia="MS Mincho"/>
          <w:b w:val="0"/>
          <w:bCs w:val="0"/>
        </w:rPr>
        <w:commentReference w:id="1764"/>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0"/>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1765" w:author="jonathan pritchard" w:date="2024-05-21T09:12:00Z" w16du:dateUtc="2024-05-21T08:12:00Z"/>
          <w:noProof/>
        </w:rPr>
      </w:pPr>
      <w:commentRangeStart w:id="1766"/>
      <w:commentRangeStart w:id="1767"/>
      <w:del w:id="1768"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1766"/>
        <w:r w:rsidR="00E27B73" w:rsidDel="006B59AA">
          <w:rPr>
            <w:rStyle w:val="CommentReference"/>
          </w:rPr>
          <w:commentReference w:id="1766"/>
        </w:r>
      </w:del>
      <w:commentRangeEnd w:id="1767"/>
      <w:r w:rsidR="006B59AA">
        <w:rPr>
          <w:rStyle w:val="CommentReference"/>
        </w:rPr>
        <w:commentReference w:id="1767"/>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1769" w:name="_Ref47472841"/>
      <w:bookmarkStart w:id="1770"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1769"/>
      <w:bookmarkEnd w:id="1770"/>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1771"/>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1771"/>
      <w:r w:rsidR="00E27B73">
        <w:rPr>
          <w:rStyle w:val="CommentReference"/>
        </w:rPr>
        <w:commentReference w:id="1771"/>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1772" w:name="_Ref47472845"/>
      <w:bookmarkStart w:id="1773" w:name="_Toc144421361"/>
      <w:commentRangeStart w:id="1774"/>
      <w:r w:rsidRPr="00D56521">
        <w:rPr>
          <w:noProof/>
        </w:rPr>
        <w:lastRenderedPageBreak/>
        <w:t>C</w:t>
      </w:r>
      <w:r w:rsidR="00CF78E5" w:rsidRPr="00D56521">
        <w:rPr>
          <w:noProof/>
        </w:rPr>
        <w:t>ontinuous coverages</w:t>
      </w:r>
      <w:bookmarkEnd w:id="1772"/>
      <w:bookmarkEnd w:id="1773"/>
      <w:commentRangeEnd w:id="1774"/>
      <w:r w:rsidR="006B59AA">
        <w:rPr>
          <w:rStyle w:val="CommentReference"/>
          <w:rFonts w:eastAsia="MS Mincho"/>
          <w:b w:val="0"/>
          <w:bCs w:val="0"/>
        </w:rPr>
        <w:commentReference w:id="1774"/>
      </w:r>
    </w:p>
    <w:p w14:paraId="70E545A1" w14:textId="6F63BD41" w:rsidR="00CF78E5" w:rsidRPr="00D56521" w:rsidDel="006B59AA" w:rsidRDefault="00A81B8E" w:rsidP="009F2195">
      <w:pPr>
        <w:spacing w:after="120" w:line="240" w:lineRule="auto"/>
        <w:jc w:val="both"/>
        <w:rPr>
          <w:del w:id="1775" w:author="jonathan pritchard" w:date="2024-05-21T09:13:00Z" w16du:dateUtc="2024-05-21T08:13:00Z"/>
          <w:noProof/>
        </w:rPr>
      </w:pPr>
      <w:del w:id="1776"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1777"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1778" w:author="jonathan pritchard" w:date="2024-05-21T09:13:00Z" w16du:dateUtc="2024-05-21T08:13:00Z"/>
                <w:b/>
                <w:bCs/>
                <w:noProof/>
              </w:rPr>
            </w:pPr>
            <w:del w:id="1779"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1780" w:author="jonathan pritchard" w:date="2024-05-21T09:13:00Z" w16du:dateUtc="2024-05-21T08:13:00Z"/>
                <w:b/>
                <w:bCs/>
                <w:noProof/>
              </w:rPr>
            </w:pPr>
            <w:del w:id="1781"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1782"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1783"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1784" w:author="jonathan pritchard" w:date="2024-05-21T09:13:00Z" w16du:dateUtc="2024-05-21T08:13:00Z"/>
                <w:b/>
                <w:bCs/>
                <w:noProof/>
              </w:rPr>
            </w:pPr>
            <w:del w:id="1785"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1786" w:author="jonathan pritchard" w:date="2024-05-21T09:13:00Z" w16du:dateUtc="2024-05-21T08:13:00Z"/>
                <w:b/>
                <w:bCs/>
                <w:noProof/>
              </w:rPr>
            </w:pPr>
            <w:del w:id="1787"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1788" w:author="jonathan pritchard" w:date="2024-05-21T09:13:00Z"/>
        </w:trPr>
        <w:tc>
          <w:tcPr>
            <w:tcW w:w="0" w:type="auto"/>
          </w:tcPr>
          <w:p w14:paraId="09CEF4C8" w14:textId="12463520" w:rsidR="00680E30" w:rsidRPr="00D56521" w:rsidDel="006B59AA" w:rsidRDefault="007C11A4" w:rsidP="009F2195">
            <w:pPr>
              <w:spacing w:before="60" w:after="60"/>
              <w:rPr>
                <w:del w:id="1789" w:author="jonathan pritchard" w:date="2024-05-21T09:13:00Z" w16du:dateUtc="2024-05-21T08:13:00Z"/>
                <w:noProof/>
              </w:rPr>
            </w:pPr>
            <w:del w:id="1790"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1791" w:author="jonathan pritchard" w:date="2024-05-21T09:13:00Z" w16du:dateUtc="2024-05-21T08:13:00Z"/>
                <w:noProof/>
              </w:rPr>
            </w:pPr>
            <w:del w:id="1792"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1793" w:author="jonathan pritchard" w:date="2024-05-21T09:13:00Z" w16du:dateUtc="2024-05-21T08:13:00Z"/>
                <w:noProof/>
              </w:rPr>
            </w:pPr>
            <w:del w:id="1794"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1795" w:author="jonathan pritchard" w:date="2024-05-21T09:13:00Z"/>
        </w:trPr>
        <w:tc>
          <w:tcPr>
            <w:tcW w:w="0" w:type="auto"/>
          </w:tcPr>
          <w:p w14:paraId="107E66C1" w14:textId="12A67BEE" w:rsidR="00680E30" w:rsidRPr="00D56521" w:rsidDel="006B59AA" w:rsidRDefault="00680E30" w:rsidP="009F2195">
            <w:pPr>
              <w:spacing w:before="60" w:after="60"/>
              <w:rPr>
                <w:del w:id="1796" w:author="jonathan pritchard" w:date="2024-05-21T09:13:00Z" w16du:dateUtc="2024-05-21T08:13:00Z"/>
                <w:noProof/>
              </w:rPr>
            </w:pPr>
            <w:del w:id="1797"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1798" w:author="jonathan pritchard" w:date="2024-05-21T09:13:00Z" w16du:dateUtc="2024-05-21T08:13:00Z"/>
                <w:noProof/>
              </w:rPr>
            </w:pPr>
            <w:del w:id="1799"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1800" w:author="jonathan pritchard" w:date="2024-05-21T09:13:00Z" w16du:dateUtc="2024-05-21T08:13:00Z"/>
                <w:noProof/>
              </w:rPr>
            </w:pPr>
            <w:del w:id="1801"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1802" w:author="jonathan pritchard" w:date="2024-05-21T09:13:00Z" w16du:dateUtc="2024-05-21T08:13:00Z"/>
        </w:rPr>
      </w:pPr>
      <w:bookmarkStart w:id="1803" w:name="_Ref45835458"/>
      <w:del w:id="1804" w:author="jonathan pritchard" w:date="2024-05-21T09:13:00Z" w16du:dateUtc="2024-05-21T08:13:00Z">
        <w:r w:rsidRPr="00D56521" w:rsidDel="006B59AA">
          <w:delText xml:space="preserve">Table </w:delText>
        </w:r>
        <w:r w:rsidR="002035CA" w:rsidDel="006B59AA">
          <w:delText>C-</w:delText>
        </w:r>
        <w:r w:rsidR="00331A1D" w:rsidRPr="00D56521" w:rsidDel="006B59AA">
          <w:rPr>
            <w:b w:val="0"/>
          </w:rPr>
          <w:fldChar w:fldCharType="begin"/>
        </w:r>
        <w:r w:rsidR="00331A1D" w:rsidRPr="00D56521" w:rsidDel="006B59AA">
          <w:delInstrText xml:space="preserve"> SEQ Table \* ARABIC </w:delInstrText>
        </w:r>
        <w:r w:rsidR="00331A1D" w:rsidRPr="00D56521" w:rsidDel="006B59AA">
          <w:rPr>
            <w:b w:val="0"/>
          </w:rPr>
          <w:fldChar w:fldCharType="separate"/>
        </w:r>
        <w:r w:rsidR="00832978" w:rsidDel="006B59AA">
          <w:rPr>
            <w:noProof/>
          </w:rPr>
          <w:delText>25</w:delText>
        </w:r>
        <w:r w:rsidR="00331A1D" w:rsidRPr="00D56521" w:rsidDel="006B59AA">
          <w:rPr>
            <w:b w:val="0"/>
          </w:rPr>
          <w:fldChar w:fldCharType="end"/>
        </w:r>
        <w:bookmarkEnd w:id="1803"/>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1805" w:author="jonathan pritchard" w:date="2024-05-21T09:13:00Z" w16du:dateUtc="2024-05-21T08:13:00Z"/>
        </w:rPr>
      </w:pPr>
      <w:del w:id="1806"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1">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1807" w:author="jonathan pritchard" w:date="2024-05-21T09:13:00Z" w16du:dateUtc="2024-05-21T08:13:00Z"/>
          <w:noProof/>
        </w:rPr>
      </w:pPr>
      <w:bookmarkStart w:id="1808" w:name="_Ref45835476"/>
      <w:del w:id="1809" w:author="jonathan pritchard" w:date="2024-05-21T09:13:00Z" w16du:dateUtc="2024-05-21T08:13:00Z">
        <w:r w:rsidRPr="00D56521" w:rsidDel="006B59AA">
          <w:delText xml:space="preserve">Figure </w:delText>
        </w:r>
        <w:r w:rsidR="002035CA" w:rsidDel="006B59AA">
          <w:delText>C-</w:delText>
        </w:r>
        <w:r w:rsidRPr="00D56521" w:rsidDel="006B59AA">
          <w:rPr>
            <w:b w:val="0"/>
          </w:rPr>
          <w:fldChar w:fldCharType="begin"/>
        </w:r>
        <w:r w:rsidRPr="00D56521" w:rsidDel="006B59AA">
          <w:delInstrText xml:space="preserve"> SEQ Figure \* ARABIC </w:delInstrText>
        </w:r>
        <w:r w:rsidRPr="00D56521" w:rsidDel="006B59AA">
          <w:rPr>
            <w:b w:val="0"/>
          </w:rPr>
          <w:fldChar w:fldCharType="separate"/>
        </w:r>
        <w:r w:rsidR="00832978" w:rsidDel="006B59AA">
          <w:rPr>
            <w:noProof/>
          </w:rPr>
          <w:delText>4</w:delText>
        </w:r>
        <w:r w:rsidRPr="00D56521" w:rsidDel="006B59AA">
          <w:rPr>
            <w:b w:val="0"/>
          </w:rPr>
          <w:fldChar w:fldCharType="end"/>
        </w:r>
        <w:bookmarkEnd w:id="1808"/>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1810" w:author="jonathan pritchard" w:date="2024-05-21T09:13:00Z" w16du:dateUtc="2024-05-21T08:13:00Z"/>
          <w:noProof/>
        </w:rPr>
      </w:pPr>
      <w:commentRangeStart w:id="1811"/>
      <w:del w:id="1812"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1811"/>
        <w:r w:rsidR="00BB0BEC" w:rsidDel="006B59AA">
          <w:rPr>
            <w:rStyle w:val="CommentReference"/>
          </w:rPr>
          <w:commentReference w:id="1811"/>
        </w:r>
      </w:del>
    </w:p>
    <w:p w14:paraId="1AB378C4" w14:textId="4C836345" w:rsidR="002E4756" w:rsidRPr="00D56521" w:rsidRDefault="002E4756" w:rsidP="002035CA">
      <w:pPr>
        <w:spacing w:after="120" w:line="240" w:lineRule="auto"/>
        <w:jc w:val="both"/>
        <w:rPr>
          <w:noProof/>
        </w:rPr>
      </w:pPr>
      <w:commentRangeStart w:id="1813"/>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1813"/>
      <w:r w:rsidR="00BB0BEC">
        <w:rPr>
          <w:rStyle w:val="CommentReference"/>
        </w:rPr>
        <w:commentReference w:id="1813"/>
      </w:r>
    </w:p>
    <w:p w14:paraId="063D323D" w14:textId="40663F75" w:rsidR="005C55F6" w:rsidRPr="00D56521" w:rsidDel="006B59AA" w:rsidRDefault="005C55F6" w:rsidP="002035CA">
      <w:pPr>
        <w:spacing w:after="120" w:line="240" w:lineRule="auto"/>
        <w:jc w:val="both"/>
        <w:rPr>
          <w:del w:id="1814" w:author="jonathan pritchard" w:date="2024-05-21T09:14:00Z" w16du:dateUtc="2024-05-21T08:14:00Z"/>
          <w:noProof/>
        </w:rPr>
      </w:pPr>
      <w:del w:id="1815"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1816" w:author="jonathan pritchard" w:date="2024-05-21T09:14:00Z" w16du:dateUtc="2024-05-21T08:14:00Z"/>
          <w:noProof/>
        </w:rPr>
      </w:pPr>
      <w:del w:id="1817"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1818" w:name="_Toc144421362"/>
      <w:commentRangeStart w:id="1819"/>
      <w:r w:rsidRPr="00D56521">
        <w:rPr>
          <w:noProof/>
        </w:rPr>
        <w:t>Contours from continuous coverages</w:t>
      </w:r>
      <w:bookmarkEnd w:id="1818"/>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1819"/>
      <w:r w:rsidR="00BB0BEC">
        <w:rPr>
          <w:rStyle w:val="CommentReference"/>
        </w:rPr>
        <w:commentReference w:id="1819"/>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1820" w:name="_Toc144421363"/>
      <w:r w:rsidRPr="00D56521">
        <w:rPr>
          <w:noProof/>
        </w:rPr>
        <w:t>Transparency</w:t>
      </w:r>
      <w:bookmarkEnd w:id="1820"/>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1821" w:name="_Toc98339923"/>
      <w:bookmarkStart w:id="1822" w:name="_Toc98340299"/>
      <w:bookmarkStart w:id="1823" w:name="_Toc99104668"/>
      <w:bookmarkStart w:id="1824" w:name="_Toc99105110"/>
      <w:bookmarkStart w:id="1825" w:name="_Toc144421364"/>
      <w:bookmarkEnd w:id="1821"/>
      <w:bookmarkEnd w:id="1822"/>
      <w:bookmarkEnd w:id="1823"/>
      <w:bookmarkEnd w:id="1824"/>
      <w:commentRangeStart w:id="1826"/>
      <w:r w:rsidRPr="00D56521">
        <w:rPr>
          <w:noProof/>
        </w:rPr>
        <w:lastRenderedPageBreak/>
        <w:t>Thinning</w:t>
      </w:r>
      <w:bookmarkEnd w:id="1825"/>
      <w:commentRangeEnd w:id="1826"/>
      <w:r w:rsidR="00501A8C">
        <w:rPr>
          <w:rStyle w:val="CommentReference"/>
          <w:rFonts w:eastAsia="MS Mincho"/>
          <w:b w:val="0"/>
          <w:bCs w:val="0"/>
        </w:rPr>
        <w:commentReference w:id="1826"/>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1827" w:name="_Toc144421365"/>
      <w:commentRangeStart w:id="1828"/>
      <w:r w:rsidRPr="00D56521">
        <w:rPr>
          <w:noProof/>
        </w:rPr>
        <w:t>Thinning algorithms</w:t>
      </w:r>
      <w:r w:rsidR="00AB26E9" w:rsidRPr="00D56521">
        <w:rPr>
          <w:noProof/>
        </w:rPr>
        <w:t xml:space="preserve"> (informative)</w:t>
      </w:r>
      <w:bookmarkEnd w:id="1827"/>
      <w:commentRangeEnd w:id="1828"/>
      <w:r w:rsidR="00BB0BEC">
        <w:rPr>
          <w:rStyle w:val="CommentReference"/>
          <w:b w:val="0"/>
          <w:bCs w:val="0"/>
        </w:rPr>
        <w:commentReference w:id="1828"/>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1"/>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lastRenderedPageBreak/>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1829"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1829"/>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1830"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1830"/>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42665347">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1831"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1831"/>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0C7A1438">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1832"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1832"/>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1833" w:author="jonathan pritchard" w:date="2024-05-29T02:27:00Z" w16du:dateUtc="2024-05-29T01:27:00Z"/>
          <w:noProof/>
        </w:rPr>
      </w:pPr>
      <w:commentRangeStart w:id="1834"/>
      <w:del w:id="1835" w:author="jonathan pritchard" w:date="2024-05-29T02:27:00Z" w16du:dateUtc="2024-05-29T01:27:00Z">
        <w:r w:rsidRPr="00D56521" w:rsidDel="00EC44E4">
          <w:rPr>
            <w:noProof/>
          </w:rPr>
          <w:delText>Irregularly gridded data</w:delText>
        </w:r>
        <w:commentRangeEnd w:id="1834"/>
        <w:r w:rsidR="00501A8C" w:rsidDel="00EC44E4">
          <w:rPr>
            <w:rStyle w:val="CommentReference"/>
            <w:b w:val="0"/>
            <w:bCs w:val="0"/>
          </w:rPr>
          <w:commentReference w:id="1834"/>
        </w:r>
      </w:del>
    </w:p>
    <w:p w14:paraId="75D4457F" w14:textId="28E6388E" w:rsidR="00527100" w:rsidRPr="00D56521" w:rsidDel="00EC44E4" w:rsidRDefault="003F1FEF" w:rsidP="00203BD0">
      <w:pPr>
        <w:spacing w:after="120" w:line="240" w:lineRule="auto"/>
        <w:jc w:val="both"/>
        <w:rPr>
          <w:del w:id="1836" w:author="jonathan pritchard" w:date="2024-05-29T02:27:00Z" w16du:dateUtc="2024-05-29T01:27:00Z"/>
          <w:noProof/>
        </w:rPr>
      </w:pPr>
      <w:del w:id="1837"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1838" w:author="jonathan pritchard" w:date="2024-05-29T02:27:00Z" w16du:dateUtc="2024-05-29T01:27:00Z"/>
          <w:noProof/>
        </w:rPr>
      </w:pPr>
      <w:del w:id="1839"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1840" w:author="jonathan pritchard" w:date="2024-05-29T02:27:00Z" w16du:dateUtc="2024-05-29T01:27:00Z"/>
          <w:noProof/>
        </w:rPr>
      </w:pPr>
      <w:del w:id="1841"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1842" w:name="_Ref49451543"/>
      <w:bookmarkStart w:id="1843" w:name="_Ref49451559"/>
      <w:bookmarkStart w:id="1844" w:name="_Toc144421366"/>
      <w:r w:rsidRPr="00D56521">
        <w:rPr>
          <w:noProof/>
        </w:rPr>
        <w:t>Temporal variation</w:t>
      </w:r>
      <w:bookmarkEnd w:id="1842"/>
      <w:bookmarkEnd w:id="1843"/>
      <w:bookmarkEnd w:id="1844"/>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xml:space="preserve">, then the closest but immediately preceding values in the data are displayed. However, if the selected </w:t>
      </w:r>
      <w:r w:rsidRPr="00D56521">
        <w:rPr>
          <w:noProof/>
        </w:rPr>
        <w:lastRenderedPageBreak/>
        <w:t>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39EFB06B" w:rsidR="008D4877" w:rsidRPr="00D56521" w:rsidDel="004B6C6C" w:rsidRDefault="008D4877" w:rsidP="00DE56FE">
      <w:pPr>
        <w:pStyle w:val="Heading2"/>
        <w:rPr>
          <w:del w:id="1845" w:author="jonathan pritchard" w:date="2024-05-29T02:28:00Z" w16du:dateUtc="2024-05-29T01:28:00Z"/>
          <w:noProof/>
        </w:rPr>
      </w:pPr>
      <w:bookmarkStart w:id="1846" w:name="_Toc144421367"/>
      <w:del w:id="1847" w:author="jonathan pritchard" w:date="2024-05-29T02:28:00Z" w16du:dateUtc="2024-05-29T01:28:00Z">
        <w:r w:rsidRPr="00D56521" w:rsidDel="004B6C6C">
          <w:rPr>
            <w:noProof/>
          </w:rPr>
          <w:delText>Conflicting displays</w:delText>
        </w:r>
        <w:bookmarkEnd w:id="1846"/>
      </w:del>
    </w:p>
    <w:p w14:paraId="70CBEDA6" w14:textId="2D47A67B" w:rsidR="003F1FEF" w:rsidRPr="00D56521" w:rsidDel="004B6C6C" w:rsidRDefault="009A53D6" w:rsidP="001B3155">
      <w:pPr>
        <w:spacing w:after="120" w:line="240" w:lineRule="auto"/>
        <w:jc w:val="both"/>
        <w:rPr>
          <w:del w:id="1848" w:author="jonathan pritchard" w:date="2024-05-29T02:28:00Z" w16du:dateUtc="2024-05-29T01:28:00Z"/>
          <w:noProof/>
        </w:rPr>
      </w:pPr>
      <w:del w:id="1849"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1850"/>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1850"/>
        <w:r w:rsidR="00BB0BEC" w:rsidDel="004B6C6C">
          <w:rPr>
            <w:rStyle w:val="CommentReference"/>
          </w:rPr>
          <w:commentReference w:id="1850"/>
        </w:r>
      </w:del>
    </w:p>
    <w:p w14:paraId="4D59E6F1" w14:textId="22BE8500" w:rsidR="009A53D6" w:rsidRPr="00D56521" w:rsidDel="004B6C6C" w:rsidRDefault="009A53D6" w:rsidP="001B3155">
      <w:pPr>
        <w:spacing w:after="120" w:line="240" w:lineRule="auto"/>
        <w:jc w:val="both"/>
        <w:rPr>
          <w:del w:id="1851" w:author="jonathan pritchard" w:date="2024-05-29T02:28:00Z" w16du:dateUtc="2024-05-29T01:28:00Z"/>
          <w:noProof/>
        </w:rPr>
      </w:pPr>
      <w:del w:id="1852"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1853" w:name="_Toc144421368"/>
      <w:r w:rsidRPr="00D56521">
        <w:t>Colours</w:t>
      </w:r>
      <w:bookmarkEnd w:id="1853"/>
    </w:p>
    <w:p w14:paraId="545B3C3B" w14:textId="22F1E51A" w:rsidR="00046CD2" w:rsidRPr="00D56521" w:rsidRDefault="00046CD2" w:rsidP="004B6C6C">
      <w:pPr>
        <w:pStyle w:val="Heading2"/>
        <w:rPr>
          <w:noProof/>
        </w:rPr>
      </w:pPr>
      <w:bookmarkStart w:id="1854" w:name="_Toc144421369"/>
      <w:r w:rsidRPr="00D56521">
        <w:rPr>
          <w:noProof/>
        </w:rPr>
        <w:t>General</w:t>
      </w:r>
      <w:bookmarkEnd w:id="1854"/>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2"/>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1855" w:name="_Ref47573206"/>
      <w:bookmarkStart w:id="1856" w:name="_Toc144421370"/>
      <w:bookmarkStart w:id="1857" w:name="_Ref47571511"/>
      <w:bookmarkStart w:id="1858" w:name="_Ref47571525"/>
      <w:bookmarkStart w:id="1859" w:name="_Ref47571532"/>
      <w:r w:rsidRPr="00D56521">
        <w:rPr>
          <w:noProof/>
        </w:rPr>
        <w:t>Selection of colours</w:t>
      </w:r>
      <w:del w:id="1860" w:author="jonathan pritchard" w:date="2024-05-29T02:29:00Z" w16du:dateUtc="2024-05-29T01:29:00Z">
        <w:r w:rsidRPr="00D56521" w:rsidDel="004B6C6C">
          <w:rPr>
            <w:noProof/>
          </w:rPr>
          <w:delText xml:space="preserve"> (informative)</w:delText>
        </w:r>
      </w:del>
      <w:bookmarkEnd w:id="1855"/>
      <w:bookmarkEnd w:id="1856"/>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lastRenderedPageBreak/>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1861" w:name="_Toc144421371"/>
      <w:ins w:id="1862" w:author="jonathan pritchard" w:date="2024-05-29T02:29:00Z" w16du:dateUtc="2024-05-29T01:29:00Z">
        <w:r>
          <w:rPr>
            <w:noProof/>
          </w:rPr>
          <w:t>C</w:t>
        </w:r>
      </w:ins>
      <w:commentRangeStart w:id="1863"/>
      <w:commentRangeStart w:id="1864"/>
      <w:del w:id="1865"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1857"/>
      <w:bookmarkEnd w:id="1858"/>
      <w:bookmarkEnd w:id="1859"/>
      <w:bookmarkEnd w:id="1861"/>
      <w:commentRangeEnd w:id="1863"/>
      <w:ins w:id="1866"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1863"/>
      </w:r>
      <w:commentRangeEnd w:id="1864"/>
      <w:r w:rsidR="00501A8C">
        <w:rPr>
          <w:rStyle w:val="CommentReference"/>
          <w:rFonts w:eastAsia="MS Mincho"/>
          <w:b w:val="0"/>
          <w:bCs w:val="0"/>
        </w:rPr>
        <w:commentReference w:id="1864"/>
      </w:r>
      <w:ins w:id="1867"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1868" w:name="_Ref47571593"/>
      <w:bookmarkStart w:id="1869" w:name="_Ref47571600"/>
      <w:bookmarkStart w:id="1870" w:name="_Toc144421372"/>
      <w:r w:rsidRPr="00D56521">
        <w:rPr>
          <w:noProof/>
        </w:rPr>
        <w:t>Transparency</w:t>
      </w:r>
      <w:bookmarkEnd w:id="1868"/>
      <w:bookmarkEnd w:id="1869"/>
      <w:bookmarkEnd w:id="1870"/>
    </w:p>
    <w:p w14:paraId="5EAADDE1" w14:textId="21AC4445" w:rsidR="00EA42ED" w:rsidRPr="00D56521" w:rsidRDefault="00EA42ED" w:rsidP="00DE56FE">
      <w:pPr>
        <w:pStyle w:val="Heading3"/>
        <w:rPr>
          <w:noProof/>
        </w:rPr>
      </w:pPr>
      <w:bookmarkStart w:id="1871" w:name="_Toc144421373"/>
      <w:r w:rsidRPr="00D56521">
        <w:rPr>
          <w:noProof/>
        </w:rPr>
        <w:t>Use of transparency (informative)</w:t>
      </w:r>
      <w:bookmarkEnd w:id="1871"/>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1872"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1872"/>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1873"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1873"/>
    </w:p>
    <w:p w14:paraId="3041B104" w14:textId="24BD3286" w:rsidR="00927CD6" w:rsidRPr="00D56521" w:rsidRDefault="00927CD6" w:rsidP="00DE56FE">
      <w:pPr>
        <w:pStyle w:val="Heading3"/>
        <w:rPr>
          <w:noProof/>
        </w:rPr>
      </w:pPr>
      <w:bookmarkStart w:id="1874" w:name="_Toc144421375"/>
      <w:r w:rsidRPr="00D56521">
        <w:rPr>
          <w:noProof/>
        </w:rPr>
        <w:t>Introduction to colour</w:t>
      </w:r>
      <w:r w:rsidR="00E47370" w:rsidRPr="00D56521">
        <w:rPr>
          <w:noProof/>
        </w:rPr>
        <w:t>s</w:t>
      </w:r>
      <w:r w:rsidRPr="00D56521">
        <w:rPr>
          <w:noProof/>
        </w:rPr>
        <w:t xml:space="preserve"> (</w:t>
      </w:r>
      <w:ins w:id="1875" w:author="jonathan pritchard" w:date="2024-05-28T08:49:00Z" w16du:dateUtc="2024-05-28T07:49:00Z">
        <w:r w:rsidR="00DE56FE">
          <w:rPr>
            <w:noProof/>
          </w:rPr>
          <w:t>I</w:t>
        </w:r>
      </w:ins>
      <w:del w:id="1876" w:author="jonathan pritchard" w:date="2024-05-28T08:49:00Z" w16du:dateUtc="2024-05-28T07:49:00Z">
        <w:r w:rsidRPr="00D56521" w:rsidDel="00DE56FE">
          <w:rPr>
            <w:noProof/>
          </w:rPr>
          <w:delText>i</w:delText>
        </w:r>
      </w:del>
      <w:r w:rsidRPr="00D56521">
        <w:rPr>
          <w:noProof/>
        </w:rPr>
        <w:t>nformative)</w:t>
      </w:r>
      <w:bookmarkEnd w:id="1874"/>
    </w:p>
    <w:p w14:paraId="079118C4" w14:textId="77777777" w:rsidR="00927CD6" w:rsidRPr="00D56521" w:rsidRDefault="00927CD6" w:rsidP="008A5A9E">
      <w:pPr>
        <w:spacing w:after="120" w:line="240" w:lineRule="auto"/>
        <w:jc w:val="both"/>
        <w:rPr>
          <w:noProof/>
        </w:rPr>
      </w:pPr>
      <w:bookmarkStart w:id="1877"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lastRenderedPageBreak/>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1878" w:name="_Toc144421376"/>
      <w:bookmarkEnd w:id="1877"/>
      <w:r w:rsidRPr="00D56521">
        <w:rPr>
          <w:noProof/>
        </w:rPr>
        <w:t>Colour assignments</w:t>
      </w:r>
      <w:bookmarkEnd w:id="1878"/>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1879" w:name="_Toc38829558"/>
      <w:bookmarkStart w:id="1880" w:name="_Toc38830061"/>
      <w:bookmarkStart w:id="1881" w:name="_Toc38936224"/>
      <w:bookmarkStart w:id="1882" w:name="_Ref98334754"/>
      <w:bookmarkStart w:id="1883" w:name="_Ref98334990"/>
      <w:bookmarkStart w:id="1884" w:name="_Toc144421377"/>
      <w:bookmarkEnd w:id="1879"/>
      <w:bookmarkEnd w:id="1880"/>
      <w:bookmarkEnd w:id="1881"/>
      <w:r w:rsidRPr="00DE56FE">
        <w:rPr>
          <w:noProof/>
          <w:lang w:val="fr-FR"/>
        </w:rPr>
        <w:t>Colour tokens, profiles and palettes</w:t>
      </w:r>
      <w:bookmarkEnd w:id="1882"/>
      <w:bookmarkEnd w:id="1883"/>
      <w:bookmarkEnd w:id="1884"/>
      <w:ins w:id="1885"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lastRenderedPageBreak/>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1886" w:name="_Hlk44535372"/>
      <w:commentRangeStart w:id="1887"/>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1887"/>
      <w:r w:rsidR="004B6C6C">
        <w:rPr>
          <w:rStyle w:val="CommentReference"/>
        </w:rPr>
        <w:commentReference w:id="1887"/>
      </w:r>
      <w:r w:rsidR="00721276" w:rsidRPr="00D56521">
        <w:rPr>
          <w:noProof/>
        </w:rPr>
        <w:t>.</w:t>
      </w:r>
    </w:p>
    <w:bookmarkEnd w:id="1886"/>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35"/>
          <w:footerReference w:type="default" r:id="rId36"/>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1888" w:name="_Ref47318362"/>
      <w:bookmarkStart w:id="1889" w:name="_Ref44888081"/>
      <w:bookmarkStart w:id="1890"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1888"/>
      <w:bookmarkEnd w:id="1889"/>
      <w:r w:rsidRPr="00D56521">
        <w:t xml:space="preserve"> - Significance of colour tokens for ECDIS displays</w:t>
      </w:r>
      <w:bookmarkEnd w:id="1890"/>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37"/>
          <w:headerReference w:type="default" r:id="rId38"/>
          <w:footerReference w:type="even" r:id="rId39"/>
          <w:footerReference w:type="default" r:id="rId40"/>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1891" w:name="_Toc38829561"/>
      <w:bookmarkStart w:id="1892" w:name="_Toc38830064"/>
      <w:bookmarkStart w:id="1893" w:name="_Toc38936227"/>
      <w:bookmarkStart w:id="1894" w:name="_Toc40990418"/>
      <w:bookmarkStart w:id="1895" w:name="_Toc41235029"/>
      <w:bookmarkStart w:id="1896" w:name="_Toc41235073"/>
      <w:bookmarkStart w:id="1897" w:name="_Toc42694845"/>
      <w:bookmarkStart w:id="1898" w:name="_Toc42708806"/>
      <w:bookmarkStart w:id="1899" w:name="_Toc38829562"/>
      <w:bookmarkStart w:id="1900" w:name="_Toc38830065"/>
      <w:bookmarkStart w:id="1901" w:name="_Toc38936228"/>
      <w:bookmarkStart w:id="1902" w:name="_Toc40990419"/>
      <w:bookmarkStart w:id="1903" w:name="_Toc41235030"/>
      <w:bookmarkStart w:id="1904" w:name="_Toc41235074"/>
      <w:bookmarkStart w:id="1905" w:name="_Toc42694846"/>
      <w:bookmarkStart w:id="1906" w:name="_Toc42708807"/>
      <w:bookmarkStart w:id="1907" w:name="_Toc38829563"/>
      <w:bookmarkStart w:id="1908" w:name="_Toc38830066"/>
      <w:bookmarkStart w:id="1909" w:name="_Toc38936229"/>
      <w:bookmarkStart w:id="1910" w:name="_Toc40990420"/>
      <w:bookmarkStart w:id="1911" w:name="_Toc41235031"/>
      <w:bookmarkStart w:id="1912" w:name="_Toc41235075"/>
      <w:bookmarkStart w:id="1913" w:name="_Toc42694847"/>
      <w:bookmarkStart w:id="1914" w:name="_Toc42708808"/>
      <w:bookmarkStart w:id="1915" w:name="_Toc38829564"/>
      <w:bookmarkStart w:id="1916" w:name="_Toc38830067"/>
      <w:bookmarkStart w:id="1917" w:name="_Toc38936230"/>
      <w:bookmarkStart w:id="1918" w:name="_Toc40990421"/>
      <w:bookmarkStart w:id="1919" w:name="_Toc41235032"/>
      <w:bookmarkStart w:id="1920" w:name="_Toc41235076"/>
      <w:bookmarkStart w:id="1921" w:name="_Toc42694848"/>
      <w:bookmarkStart w:id="1922" w:name="_Toc42708809"/>
      <w:bookmarkStart w:id="1923" w:name="_Toc38829565"/>
      <w:bookmarkStart w:id="1924" w:name="_Toc38830068"/>
      <w:bookmarkStart w:id="1925" w:name="_Toc38936231"/>
      <w:bookmarkStart w:id="1926" w:name="_Toc40990422"/>
      <w:bookmarkStart w:id="1927" w:name="_Toc41235033"/>
      <w:bookmarkStart w:id="1928" w:name="_Toc41235077"/>
      <w:bookmarkStart w:id="1929" w:name="_Toc42694849"/>
      <w:bookmarkStart w:id="1930" w:name="_Toc42708810"/>
      <w:bookmarkStart w:id="1931" w:name="_Ref47470424"/>
      <w:bookmarkStart w:id="1932" w:name="_Toc144421378"/>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commentRangeStart w:id="1933"/>
      <w:r w:rsidRPr="00D56521">
        <w:rPr>
          <w:noProof/>
        </w:rPr>
        <w:t>Cursor Pick Reports and Displays in Interface Panels</w:t>
      </w:r>
      <w:bookmarkEnd w:id="1931"/>
      <w:bookmarkEnd w:id="1932"/>
      <w:commentRangeEnd w:id="1933"/>
      <w:r w:rsidR="00BB0BEC">
        <w:rPr>
          <w:rStyle w:val="CommentReference"/>
          <w:rFonts w:eastAsia="MS Mincho"/>
          <w:b w:val="0"/>
          <w:bCs w:val="0"/>
        </w:rPr>
        <w:commentReference w:id="1933"/>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1934" w:author="jonathan pritchard" w:date="2024-05-29T02:31:00Z" w16du:dateUtc="2024-05-29T01:31:00Z">
        <w:r w:rsidR="004B6C6C">
          <w:t>the ability</w:t>
        </w:r>
      </w:ins>
      <w:del w:id="1935"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1936"/>
      <w:r w:rsidRPr="00D56521">
        <w:t>forward or backward in spatial chains</w:t>
      </w:r>
      <w:commentRangeEnd w:id="1936"/>
      <w:r w:rsidR="004B6C6C">
        <w:rPr>
          <w:rStyle w:val="CommentReference"/>
        </w:rPr>
        <w:commentReference w:id="1936"/>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1937" w:name="_Toc144421379"/>
      <w:r w:rsidRPr="00D56521">
        <w:t>Curso</w:t>
      </w:r>
      <w:r w:rsidR="00AB7E34" w:rsidRPr="00D56521">
        <w:t>r pick r</w:t>
      </w:r>
      <w:r w:rsidRPr="00D56521">
        <w:t>ules</w:t>
      </w:r>
      <w:bookmarkEnd w:id="1937"/>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1938"/>
      <w:commentRangeStart w:id="1939"/>
      <w:r w:rsidRPr="00D56521">
        <w:t>Listed</w:t>
      </w:r>
      <w:commentRangeEnd w:id="1938"/>
      <w:r w:rsidR="00F91C71">
        <w:rPr>
          <w:rStyle w:val="CommentReference"/>
        </w:rPr>
        <w:commentReference w:id="1938"/>
      </w:r>
      <w:commentRangeEnd w:id="1939"/>
      <w:r w:rsidR="00F91C71">
        <w:rPr>
          <w:rStyle w:val="CommentReference"/>
        </w:rPr>
        <w:commentReference w:id="1939"/>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1940" w:name="_Toc144421380"/>
      <w:r w:rsidRPr="00D56521">
        <w:t xml:space="preserve">Pick </w:t>
      </w:r>
      <w:r w:rsidR="00213CC6">
        <w:t>R</w:t>
      </w:r>
      <w:r w:rsidRPr="00D56521">
        <w:t xml:space="preserve">eport </w:t>
      </w:r>
      <w:r w:rsidR="009674CE" w:rsidRPr="00D56521">
        <w:t>d</w:t>
      </w:r>
      <w:r w:rsidRPr="00D56521">
        <w:t>escriptions</w:t>
      </w:r>
      <w:bookmarkEnd w:id="1940"/>
    </w:p>
    <w:p w14:paraId="5B7025F6" w14:textId="0ECD96FA" w:rsidR="007C15E6" w:rsidRPr="00D56521" w:rsidRDefault="007C15E6" w:rsidP="00213CC6">
      <w:pPr>
        <w:spacing w:after="120" w:line="240" w:lineRule="auto"/>
        <w:jc w:val="both"/>
      </w:pPr>
      <w:bookmarkStart w:id="1941" w:name="_Hlk167114594"/>
      <w:commentRangeStart w:id="1942"/>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1942"/>
      <w:r w:rsidR="00CE36C4">
        <w:rPr>
          <w:rStyle w:val="CommentReference"/>
        </w:rPr>
        <w:commentReference w:id="1942"/>
      </w:r>
    </w:p>
    <w:bookmarkEnd w:id="1941"/>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1943" w:author="jonathan pritchard" w:date="2024-02-05T12:00:00Z">
        <w:r w:rsidR="0045661B" w:rsidRPr="00D56521" w:rsidDel="00427676">
          <w:delText>should</w:delText>
        </w:r>
        <w:r w:rsidR="00BC7FEC" w:rsidRPr="00D56521" w:rsidDel="00427676">
          <w:delText xml:space="preserve"> be</w:delText>
        </w:r>
      </w:del>
      <w:ins w:id="1944"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1945"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1945"/>
    </w:p>
    <w:p w14:paraId="704B8951" w14:textId="31A2E89D" w:rsidR="007C15E6" w:rsidRDefault="007C15E6" w:rsidP="00213CC6">
      <w:pPr>
        <w:spacing w:after="120" w:line="240" w:lineRule="auto"/>
        <w:jc w:val="both"/>
        <w:rPr>
          <w:ins w:id="1946"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1947" w:author="jonathan pritchard" w:date="2024-02-05T11:59:00Z"/>
        </w:rPr>
      </w:pPr>
    </w:p>
    <w:p w14:paraId="16C2CE9D" w14:textId="4BE1E21B" w:rsidR="00427676" w:rsidRDefault="00427676" w:rsidP="00E673D5">
      <w:pPr>
        <w:pStyle w:val="Heading2"/>
        <w:rPr>
          <w:ins w:id="1948" w:author="jonathan pritchard" w:date="2024-02-05T11:59:00Z"/>
        </w:rPr>
      </w:pPr>
      <w:commentRangeStart w:id="1949"/>
      <w:commentRangeStart w:id="1950"/>
      <w:ins w:id="1951" w:author="jonathan pritchard" w:date="2024-02-05T11:59:00Z">
        <w:r>
          <w:t>Visibility of feature attributes.</w:t>
        </w:r>
      </w:ins>
    </w:p>
    <w:p w14:paraId="3439ABEC" w14:textId="384ACE02" w:rsidR="00427676" w:rsidRPr="00427676" w:rsidRDefault="00AF5D5D" w:rsidP="00E673D5">
      <w:pPr>
        <w:rPr>
          <w:ins w:id="1952" w:author="jonathan pritchard" w:date="2024-02-05T11:59:00Z"/>
        </w:rPr>
      </w:pPr>
      <w:ins w:id="1953" w:author="jonathan pritchard" w:date="2024-02-06T09:57:00Z">
        <w:r>
          <w:t xml:space="preserve">All </w:t>
        </w:r>
      </w:ins>
      <w:ins w:id="1954" w:author="jonathan pritchard" w:date="2024-02-06T09:56:00Z">
        <w:r>
          <w:t xml:space="preserve">Attributes and </w:t>
        </w:r>
        <w:proofErr w:type="spellStart"/>
        <w:r>
          <w:t>subattributes</w:t>
        </w:r>
        <w:proofErr w:type="spellEnd"/>
        <w:r>
          <w:t xml:space="preserve"> </w:t>
        </w:r>
      </w:ins>
      <w:ins w:id="1955" w:author="jonathan pritchard" w:date="2024-02-06T09:57:00Z">
        <w:r>
          <w:t>in</w:t>
        </w:r>
      </w:ins>
      <w:ins w:id="1956" w:author="jonathan pritchard" w:date="2024-02-06T09:56:00Z">
        <w:r>
          <w:t xml:space="preserve"> feature catalogues </w:t>
        </w:r>
      </w:ins>
      <w:ins w:id="1957" w:author="jonathan pritchard" w:date="2024-02-06T09:57:00Z">
        <w:r>
          <w:t>have a visibility</w:t>
        </w:r>
      </w:ins>
      <w:ins w:id="1958" w:author="jonathan pritchard" w:date="2024-02-06T09:58:00Z">
        <w:r>
          <w:t xml:space="preserve"> defined by the field</w:t>
        </w:r>
      </w:ins>
      <w:ins w:id="1959" w:author="jonathan pritchard" w:date="2024-02-06T09:57:00Z">
        <w:r>
          <w:t xml:space="preserve"> S100_FC_AttributeVisiblity</w:t>
        </w:r>
      </w:ins>
      <w:ins w:id="1960" w:author="jonathan pritchard" w:date="2024-02-06T09:59:00Z">
        <w:r>
          <w:t>, with allowable values of public, private and protected visibility</w:t>
        </w:r>
      </w:ins>
      <w:ins w:id="1961" w:author="jonathan pritchard" w:date="2024-02-06T09:57:00Z">
        <w:r>
          <w:t xml:space="preserve">. </w:t>
        </w:r>
      </w:ins>
      <w:ins w:id="1962" w:author="jonathan pritchard" w:date="2024-02-06T09:58:00Z">
        <w:r>
          <w:t>Attr</w:t>
        </w:r>
      </w:ins>
      <w:ins w:id="1963" w:author="jonathan pritchard" w:date="2024-02-06T09:57:00Z">
        <w:r>
          <w:t xml:space="preserve">ibutes with </w:t>
        </w:r>
      </w:ins>
      <w:proofErr w:type="spellStart"/>
      <w:ins w:id="1964" w:author="jonathan pritchard" w:date="2024-02-06T09:58:00Z">
        <w:r>
          <w:t>privateVisibility</w:t>
        </w:r>
        <w:proofErr w:type="spellEnd"/>
        <w:r>
          <w:t xml:space="preserve"> should not be shown to the user via the Pick Report. Attrib</w:t>
        </w:r>
      </w:ins>
      <w:ins w:id="1965" w:author="jonathan pritchard" w:date="2024-02-06T09:59:00Z">
        <w:r>
          <w:t>utes in the feature catalogue without a defined visibility</w:t>
        </w:r>
      </w:ins>
      <w:ins w:id="1966" w:author="jonathan pritchard" w:date="2024-05-21T09:16:00Z" w16du:dateUtc="2024-05-21T08:16:00Z">
        <w:r w:rsidR="006B59AA">
          <w:t xml:space="preserve"> or with other values</w:t>
        </w:r>
      </w:ins>
      <w:ins w:id="1967" w:author="jonathan pritchard" w:date="2024-02-06T09:59:00Z">
        <w:r>
          <w:t xml:space="preserve"> have a </w:t>
        </w:r>
      </w:ins>
      <w:ins w:id="1968" w:author="jonathan pritchard" w:date="2024-02-06T10:00:00Z">
        <w:r>
          <w:t>public visibility</w:t>
        </w:r>
      </w:ins>
      <w:ins w:id="1969" w:author="jonathan pritchard" w:date="2024-05-21T09:17:00Z" w16du:dateUtc="2024-05-21T08:17:00Z">
        <w:r w:rsidR="006B59AA">
          <w:t xml:space="preserve"> and may be seen by the user in Pick Reports</w:t>
        </w:r>
      </w:ins>
      <w:ins w:id="1970" w:author="jonathan pritchard" w:date="2024-02-06T10:00:00Z">
        <w:r>
          <w:t>.</w:t>
        </w:r>
        <w:commentRangeEnd w:id="1949"/>
        <w:r>
          <w:rPr>
            <w:rStyle w:val="CommentReference"/>
          </w:rPr>
          <w:commentReference w:id="1949"/>
        </w:r>
      </w:ins>
      <w:commentRangeEnd w:id="1950"/>
      <w:ins w:id="1971" w:author="jonathan pritchard" w:date="2024-05-21T09:17:00Z" w16du:dateUtc="2024-05-21T08:17:00Z">
        <w:r w:rsidR="006B59AA">
          <w:rPr>
            <w:rStyle w:val="CommentReference"/>
          </w:rPr>
          <w:commentReference w:id="1950"/>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1972" w:name="_Toc144421382"/>
      <w:r w:rsidRPr="00D56521">
        <w:t xml:space="preserve">Sorting </w:t>
      </w:r>
      <w:r w:rsidR="009674CE" w:rsidRPr="00D56521">
        <w:t>o</w:t>
      </w:r>
      <w:r w:rsidR="00EE7A2C" w:rsidRPr="00D56521">
        <w:t>rder</w:t>
      </w:r>
      <w:r w:rsidR="009674CE" w:rsidRPr="00D56521">
        <w:t xml:space="preserve"> of results</w:t>
      </w:r>
      <w:bookmarkEnd w:id="1972"/>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1973" w:name="_Ref47277288"/>
      <w:bookmarkStart w:id="1974" w:name="_Ref47298226"/>
      <w:bookmarkStart w:id="1975" w:name="_Toc144421383"/>
      <w:r w:rsidRPr="00D56521">
        <w:t xml:space="preserve">Hover-over </w:t>
      </w:r>
      <w:r w:rsidR="009674CE" w:rsidRPr="00D56521">
        <w:t>f</w:t>
      </w:r>
      <w:r w:rsidRPr="00D56521">
        <w:t>unction</w:t>
      </w:r>
      <w:bookmarkEnd w:id="1973"/>
      <w:bookmarkEnd w:id="1974"/>
      <w:bookmarkEnd w:id="1975"/>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E673D5">
      <w:pPr>
        <w:pStyle w:val="Heading3"/>
      </w:pPr>
      <w:bookmarkStart w:id="1976" w:name="_Toc144421384"/>
      <w:r w:rsidRPr="00D56521">
        <w:t xml:space="preserve">Unknown </w:t>
      </w:r>
      <w:r w:rsidR="009674CE" w:rsidRPr="00D56521">
        <w:t>a</w:t>
      </w:r>
      <w:r w:rsidRPr="00D56521">
        <w:t>ttributes</w:t>
      </w:r>
      <w:bookmarkEnd w:id="1976"/>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1977" w:author="jonathan pritchard" w:date="2024-05-29T02:33:00Z" w16du:dateUtc="2024-05-29T01:33:00Z">
        <w:r w:rsidRPr="00D56521" w:rsidDel="004B6C6C">
          <w:delText xml:space="preserve">should </w:delText>
        </w:r>
      </w:del>
      <w:ins w:id="1978"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1979" w:author="jonathan pritchard" w:date="2024-02-06T12:01:00Z"/>
        </w:rPr>
      </w:pPr>
      <w:commentRangeStart w:id="1980"/>
      <w:ins w:id="1981" w:author="jonathan pritchard" w:date="2024-02-06T12:00:00Z">
        <w:r>
          <w:t>Interoperability between datasets</w:t>
        </w:r>
      </w:ins>
      <w:commentRangeEnd w:id="1980"/>
      <w:ins w:id="1982" w:author="jonathan pritchard" w:date="2024-02-06T12:01:00Z">
        <w:r>
          <w:rPr>
            <w:rStyle w:val="CommentReference"/>
            <w:b w:val="0"/>
            <w:bCs w:val="0"/>
          </w:rPr>
          <w:commentReference w:id="1980"/>
        </w:r>
      </w:ins>
    </w:p>
    <w:p w14:paraId="20AD0108" w14:textId="7402B1BB" w:rsidR="00E77192" w:rsidRPr="00D56521" w:rsidRDefault="00E270AB" w:rsidP="00E673D5">
      <w:commentRangeStart w:id="1983"/>
      <w:ins w:id="1984"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1985"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1986" w:author="jonathan pritchard" w:date="2024-02-06T12:18:00Z">
        <w:r>
          <w:t xml:space="preserve">any other features in the cursor query with the same value of </w:t>
        </w:r>
        <w:proofErr w:type="spellStart"/>
        <w:r>
          <w:t>interoperabilityIdentifier</w:t>
        </w:r>
        <w:proofErr w:type="spellEnd"/>
        <w:r>
          <w:t xml:space="preserve"> </w:t>
        </w:r>
      </w:ins>
      <w:ins w:id="1987" w:author="jonathan pritchard" w:date="2024-06-19T08:24:00Z" w16du:dateUtc="2024-06-19T07:24:00Z">
        <w:r w:rsidR="00A72FA1">
          <w:t>must</w:t>
        </w:r>
      </w:ins>
      <w:ins w:id="1988" w:author="jonathan pritchard" w:date="2024-02-06T12:18:00Z">
        <w:r>
          <w:t xml:space="preserve"> also be included in the pick report details listed for the end user.</w:t>
        </w:r>
      </w:ins>
      <w:commentRangeEnd w:id="1983"/>
      <w:ins w:id="1989" w:author="jonathan pritchard" w:date="2024-02-06T12:19:00Z">
        <w:r w:rsidR="00EA43FD">
          <w:rPr>
            <w:rStyle w:val="CommentReference"/>
          </w:rPr>
          <w:commentReference w:id="1983"/>
        </w:r>
      </w:ins>
    </w:p>
    <w:p w14:paraId="5AD973D5" w14:textId="0E3CD55A" w:rsidR="00FC42CD" w:rsidRPr="00D56521" w:rsidRDefault="002519D7" w:rsidP="00E673D5">
      <w:pPr>
        <w:pStyle w:val="Heading2"/>
      </w:pPr>
      <w:bookmarkStart w:id="1990" w:name="_Toc144421385"/>
      <w:commentRangeStart w:id="1991"/>
      <w:r w:rsidRPr="00D56521">
        <w:t>Cursor queries</w:t>
      </w:r>
      <w:r w:rsidR="00FC42CD" w:rsidRPr="00D56521">
        <w:t xml:space="preserve"> on coverage</w:t>
      </w:r>
      <w:r w:rsidR="00E273EC" w:rsidRPr="00D56521">
        <w:t xml:space="preserve"> data</w:t>
      </w:r>
      <w:bookmarkEnd w:id="1990"/>
      <w:commentRangeEnd w:id="1991"/>
      <w:r w:rsidR="006B59AA">
        <w:rPr>
          <w:rStyle w:val="CommentReference"/>
          <w:rFonts w:eastAsia="MS Mincho"/>
          <w:b w:val="0"/>
          <w:bCs w:val="0"/>
        </w:rPr>
        <w:commentReference w:id="1991"/>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1992" w:author="jonathan pritchard" w:date="2024-05-29T02:33:00Z" w16du:dateUtc="2024-05-29T01:33:00Z">
        <w:r w:rsidRPr="00D56521" w:rsidDel="004B6C6C">
          <w:delText xml:space="preserve">should </w:delText>
        </w:r>
      </w:del>
      <w:ins w:id="1993"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1994" w:author="jonathan pritchard" w:date="2024-05-29T02:33:00Z" w16du:dateUtc="2024-05-29T01:33:00Z">
        <w:r w:rsidR="006E54CE" w:rsidRPr="00D56521" w:rsidDel="004B6C6C">
          <w:delText xml:space="preserve"> o</w:delText>
        </w:r>
        <w:commentRangeStart w:id="1995"/>
        <w:r w:rsidR="006E54CE" w:rsidRPr="00D56521" w:rsidDel="004B6C6C">
          <w:delText>r interpolated values for continuous coverages</w:delText>
        </w:r>
      </w:del>
      <w:r w:rsidR="006E54CE" w:rsidRPr="00D56521">
        <w:t xml:space="preserve">. </w:t>
      </w:r>
      <w:commentRangeEnd w:id="1995"/>
      <w:r w:rsidR="004B6C6C">
        <w:rPr>
          <w:rStyle w:val="CommentReference"/>
        </w:rPr>
        <w:commentReference w:id="1995"/>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1996"/>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1996"/>
      <w:r w:rsidR="006B59AA">
        <w:rPr>
          <w:rStyle w:val="CommentReference"/>
        </w:rPr>
        <w:commentReference w:id="1996"/>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1997" w:name="_Toc144421386"/>
      <w:commentRangeStart w:id="1998"/>
      <w:r w:rsidRPr="00D56521">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1997"/>
      <w:commentRangeEnd w:id="1998"/>
      <w:r w:rsidR="00E673D5">
        <w:rPr>
          <w:rStyle w:val="CommentReference"/>
          <w:rFonts w:eastAsia="MS Mincho"/>
          <w:b w:val="0"/>
          <w:bCs w:val="0"/>
        </w:rPr>
        <w:commentReference w:id="1998"/>
      </w:r>
    </w:p>
    <w:p w14:paraId="0BB0F183" w14:textId="10AE0D18" w:rsidR="007C15E6" w:rsidRPr="00D56521" w:rsidRDefault="007C15E6" w:rsidP="00A05AE2">
      <w:pPr>
        <w:spacing w:after="120" w:line="240" w:lineRule="auto"/>
        <w:jc w:val="both"/>
      </w:pPr>
      <w:del w:id="1999"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2000" w:author="Raphael Malyankar" w:date="2023-08-30T22:08:00Z">
        <w:r w:rsidR="008C710E">
          <w:t>Tidal stream</w:t>
        </w:r>
      </w:ins>
      <w:ins w:id="2001" w:author="Raphael Malyankar" w:date="2023-08-30T22:33:00Z">
        <w:r w:rsidR="00B51EC9">
          <w:t xml:space="preserve"> </w:t>
        </w:r>
      </w:ins>
      <w:ins w:id="2002" w:author="Raphael Malyankar" w:date="2023-08-30T22:08:00Z">
        <w:r w:rsidR="008C710E">
          <w:t xml:space="preserve">information </w:t>
        </w:r>
      </w:ins>
      <w:ins w:id="2003" w:author="Raphael Malyankar" w:date="2023-08-30T22:32:00Z">
        <w:r w:rsidR="00B51EC9">
          <w:t>in the form of speed and dir</w:t>
        </w:r>
      </w:ins>
      <w:ins w:id="2004" w:author="Raphael Malyankar" w:date="2023-08-30T22:33:00Z">
        <w:r w:rsidR="00B51EC9">
          <w:t xml:space="preserve">ection at intervals </w:t>
        </w:r>
      </w:ins>
      <w:ins w:id="2005" w:author="Raphael Malyankar" w:date="2023-08-30T22:41:00Z">
        <w:r w:rsidR="00612B85">
          <w:t>relative to the time of</w:t>
        </w:r>
      </w:ins>
      <w:ins w:id="2006" w:author="Raphael Malyankar" w:date="2023-08-30T22:33:00Z">
        <w:r w:rsidR="00B51EC9">
          <w:t xml:space="preserve"> a “reference</w:t>
        </w:r>
      </w:ins>
      <w:ins w:id="2007" w:author="Raphael Malyankar" w:date="2023-08-30T22:34:00Z">
        <w:r w:rsidR="00B51EC9">
          <w:t xml:space="preserve"> tide” </w:t>
        </w:r>
      </w:ins>
      <w:ins w:id="2008" w:author="Raphael Malyankar" w:date="2023-08-30T22:35:00Z">
        <w:r w:rsidR="00B51EC9">
          <w:t>(</w:t>
        </w:r>
      </w:ins>
      <w:ins w:id="2009" w:author="Raphael Malyankar" w:date="2023-08-30T22:36:00Z">
        <w:r w:rsidR="00B51EC9">
          <w:t xml:space="preserve">generally </w:t>
        </w:r>
      </w:ins>
      <w:ins w:id="2010" w:author="Raphael Malyankar" w:date="2023-08-30T22:35:00Z">
        <w:r w:rsidR="00B51EC9">
          <w:t>hi</w:t>
        </w:r>
      </w:ins>
      <w:ins w:id="2011" w:author="Raphael Malyankar" w:date="2023-08-30T22:36:00Z">
        <w:r w:rsidR="00B51EC9">
          <w:t>gh or low water)</w:t>
        </w:r>
      </w:ins>
      <w:del w:id="2012"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2013" w:author="Raphael Malyankar" w:date="2023-08-30T22:42:00Z">
        <w:r w:rsidR="006A1B52">
          <w:t xml:space="preserve"> </w:t>
        </w:r>
      </w:ins>
      <w:ins w:id="2014"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2015" w:author="Raphael Malyankar" w:date="2023-08-31T00:26:00Z">
        <w:r w:rsidR="00D23458">
          <w:t xml:space="preserve"> </w:t>
        </w:r>
      </w:ins>
      <w:ins w:id="2016" w:author="Raphael Malyankar" w:date="2023-08-31T13:34:00Z">
        <w:r w:rsidR="00424BE3">
          <w:t xml:space="preserve">The table layout may be modified depending on the </w:t>
        </w:r>
        <w:proofErr w:type="spellStart"/>
        <w:r w:rsidR="00424BE3">
          <w:t>modeling</w:t>
        </w:r>
      </w:ins>
      <w:proofErr w:type="spellEnd"/>
      <w:ins w:id="2017" w:author="Raphael Malyankar" w:date="2023-08-31T13:35:00Z">
        <w:r w:rsidR="00424BE3">
          <w:t xml:space="preserve"> –</w:t>
        </w:r>
      </w:ins>
      <w:ins w:id="2018" w:author="Raphael Malyankar" w:date="2023-08-31T13:34:00Z">
        <w:r w:rsidR="00424BE3">
          <w:t xml:space="preserve"> for</w:t>
        </w:r>
      </w:ins>
      <w:ins w:id="2019" w:author="Raphael Malyankar" w:date="2023-08-31T13:35:00Z">
        <w:r w:rsidR="00424BE3">
          <w:t xml:space="preserve"> </w:t>
        </w:r>
      </w:ins>
      <w:ins w:id="2020" w:author="Raphael Malyankar" w:date="2023-08-31T13:34:00Z">
        <w:r w:rsidR="00424BE3">
          <w:t>example</w:t>
        </w:r>
      </w:ins>
      <w:ins w:id="2021" w:author="Raphael Malyankar" w:date="2023-08-31T00:29:00Z">
        <w:r w:rsidR="00D23458">
          <w:t>, t</w:t>
        </w:r>
      </w:ins>
      <w:ins w:id="2022" w:author="Raphael Malyankar" w:date="2023-08-31T00:26:00Z">
        <w:r w:rsidR="00D23458">
          <w:t>he "Ra</w:t>
        </w:r>
      </w:ins>
      <w:ins w:id="2023" w:author="Raphael Malyankar" w:date="2023-08-31T00:27:00Z">
        <w:r w:rsidR="00D23458">
          <w:t>tes” column may be split</w:t>
        </w:r>
      </w:ins>
      <w:ins w:id="2024" w:author="Raphael Malyankar" w:date="2023-08-31T00:28:00Z">
        <w:r w:rsidR="00D23458">
          <w:t xml:space="preserve"> </w:t>
        </w:r>
      </w:ins>
      <w:ins w:id="2025" w:author="Raphael Malyankar" w:date="2023-08-31T13:35:00Z">
        <w:r w:rsidR="00424BE3">
          <w:t>if both</w:t>
        </w:r>
      </w:ins>
      <w:ins w:id="2026" w:author="Raphael Malyankar" w:date="2023-08-31T00:28:00Z">
        <w:r w:rsidR="00D23458">
          <w:t xml:space="preserve"> </w:t>
        </w:r>
      </w:ins>
      <w:ins w:id="2027" w:author="Raphael Malyankar" w:date="2023-08-31T00:31:00Z">
        <w:r w:rsidR="009969E7">
          <w:t>springs</w:t>
        </w:r>
      </w:ins>
      <w:ins w:id="2028" w:author="Raphael Malyankar" w:date="2023-08-31T13:35:00Z">
        <w:r w:rsidR="00424BE3">
          <w:t xml:space="preserve"> and </w:t>
        </w:r>
      </w:ins>
      <w:ins w:id="2029" w:author="Raphael Malyankar" w:date="2023-08-31T00:31:00Z">
        <w:r w:rsidR="009969E7">
          <w:t>neaps</w:t>
        </w:r>
      </w:ins>
      <w:ins w:id="2030" w:author="Raphael Malyankar" w:date="2023-09-01T09:00:00Z">
        <w:r w:rsidR="004B4049">
          <w:t xml:space="preserve"> rates</w:t>
        </w:r>
      </w:ins>
      <w:ins w:id="2031" w:author="Raphael Malyankar" w:date="2023-08-31T13:35:00Z">
        <w:r w:rsidR="00424BE3">
          <w:t xml:space="preserve"> are </w:t>
        </w:r>
      </w:ins>
      <w:ins w:id="2032" w:author="Raphael Malyankar" w:date="2023-09-01T09:02:00Z">
        <w:r w:rsidR="00D46318">
          <w:t xml:space="preserve">both </w:t>
        </w:r>
      </w:ins>
      <w:ins w:id="2033" w:author="Raphael Malyankar" w:date="2023-08-31T13:35:00Z">
        <w:r w:rsidR="00424BE3">
          <w:t>pro</w:t>
        </w:r>
      </w:ins>
      <w:ins w:id="2034" w:author="Raphael Malyankar" w:date="2023-08-31T13:36:00Z">
        <w:r w:rsidR="00424BE3">
          <w:t>vided</w:t>
        </w:r>
      </w:ins>
      <w:ins w:id="2035" w:author="Raphael Malyankar" w:date="2023-09-01T09:00:00Z">
        <w:r w:rsidR="004B4049">
          <w:t xml:space="preserve"> for </w:t>
        </w:r>
      </w:ins>
      <w:ins w:id="2036" w:author="Raphael Malyankar" w:date="2023-09-01T09:03:00Z">
        <w:r w:rsidR="00D46318">
          <w:t>the same</w:t>
        </w:r>
      </w:ins>
      <w:ins w:id="2037" w:author="Raphael Malyankar" w:date="2023-09-01T09:00:00Z">
        <w:r w:rsidR="004B4049">
          <w:t xml:space="preserve"> direction</w:t>
        </w:r>
      </w:ins>
      <w:ins w:id="2038" w:author="Raphael Malyankar" w:date="2023-09-01T09:02:00Z">
        <w:r w:rsidR="00D46318">
          <w:t xml:space="preserve"> instance</w:t>
        </w:r>
      </w:ins>
      <w:ins w:id="2039" w:author="Raphael Malyankar" w:date="2023-08-31T00:28:00Z">
        <w:r w:rsidR="00D23458">
          <w:t>, o</w:t>
        </w:r>
      </w:ins>
      <w:ins w:id="2040" w:author="Raphael Malyankar" w:date="2023-08-31T00:29:00Z">
        <w:r w:rsidR="00D23458">
          <w:t xml:space="preserve">r </w:t>
        </w:r>
      </w:ins>
      <w:ins w:id="2041" w:author="Raphael Malyankar" w:date="2023-08-31T13:37:00Z">
        <w:r w:rsidR="00424BE3">
          <w:t xml:space="preserve">values for </w:t>
        </w:r>
      </w:ins>
      <w:ins w:id="2042" w:author="Raphael Malyankar" w:date="2023-08-31T13:36:00Z">
        <w:r w:rsidR="00424BE3">
          <w:t>different reference tides</w:t>
        </w:r>
      </w:ins>
      <w:ins w:id="2043" w:author="Raphael Malyankar" w:date="2023-08-31T13:37:00Z">
        <w:r w:rsidR="00424BE3">
          <w:t xml:space="preserve"> may be</w:t>
        </w:r>
      </w:ins>
      <w:ins w:id="2044" w:author="Raphael Malyankar" w:date="2023-08-31T13:36:00Z">
        <w:r w:rsidR="00424BE3">
          <w:t xml:space="preserve"> provided in different tabs;</w:t>
        </w:r>
      </w:ins>
      <w:ins w:id="2045" w:author="Raphael Malyankar" w:date="2023-08-31T00:29:00Z">
        <w:r w:rsidR="00D23458">
          <w:t xml:space="preserve"> </w:t>
        </w:r>
      </w:ins>
      <w:ins w:id="2046" w:author="Raphael Malyankar" w:date="2023-08-31T00:30:00Z">
        <w:r w:rsidR="00D23458">
          <w:t xml:space="preserve">however, the </w:t>
        </w:r>
      </w:ins>
      <w:ins w:id="2047" w:author="Raphael Malyankar" w:date="2023-08-31T00:32:00Z">
        <w:r w:rsidR="009969E7">
          <w:t xml:space="preserve">reference </w:t>
        </w:r>
      </w:ins>
      <w:ins w:id="2048" w:author="Raphael Malyankar" w:date="2023-08-31T00:31:00Z">
        <w:r w:rsidR="009969E7">
          <w:t>tide type must be shown</w:t>
        </w:r>
      </w:ins>
      <w:r w:rsidRPr="00D56521">
        <w:t>.</w:t>
      </w:r>
      <w:r w:rsidR="007E1C6F" w:rsidRPr="00D56521">
        <w:t xml:space="preserve"> </w:t>
      </w:r>
      <w:del w:id="2049"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2050"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051">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2052" w:author="Raphael Malyankar" w:date="2023-08-30T22:37:00Z">
              <w:r w:rsidR="00B65AE3" w:rsidRPr="00A05AE2" w:rsidDel="00B51EC9">
                <w:rPr>
                  <w:i/>
                </w:rPr>
                <w:delText>number</w:delText>
              </w:r>
            </w:del>
            <w:ins w:id="2053"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2054"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2055"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056" w:author="Raphael Malyankar" w:date="2023-08-31T13:29:00Z">
            <w:trPr>
              <w:gridBefore w:val="1"/>
              <w:cantSplit/>
              <w:trHeight w:val="194"/>
              <w:jc w:val="center"/>
            </w:trPr>
          </w:trPrChange>
        </w:trPr>
        <w:tc>
          <w:tcPr>
            <w:tcW w:w="0" w:type="auto"/>
            <w:vMerge/>
            <w:tcPrChange w:id="2057"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2058"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2059"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2060" w:author="Raphael Malyankar" w:date="2023-08-31T13:29:00Z">
              <w:tcPr>
                <w:tcW w:w="2293" w:type="dxa"/>
                <w:gridSpan w:val="2"/>
              </w:tcPr>
            </w:tcPrChange>
          </w:tcPr>
          <w:p w14:paraId="75F1FC5E" w14:textId="66ED439A" w:rsidR="002F5294" w:rsidRPr="00D56521" w:rsidRDefault="002F5294" w:rsidP="002F5294">
            <w:pPr>
              <w:jc w:val="center"/>
            </w:pPr>
            <w:ins w:id="2061"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2062"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2062"/>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2063"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2064"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2065"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2066" w:author="Raphael Malyankar" w:date="2023-08-30T23:19:00Z"/>
                <w:rFonts w:cs="Arial"/>
                <w:color w:val="0000FF"/>
                <w:sz w:val="18"/>
                <w:szCs w:val="18"/>
              </w:rPr>
            </w:pPr>
          </w:p>
          <w:p w14:paraId="20507196" w14:textId="77777777" w:rsidR="00532E4D" w:rsidRDefault="00F76C8F" w:rsidP="004E61EE">
            <w:pPr>
              <w:spacing w:after="0" w:line="240" w:lineRule="auto"/>
              <w:rPr>
                <w:ins w:id="2067"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2068"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2069" w:author="Raphael Malyankar" w:date="2023-09-01T09:04:00Z">
              <w:r>
                <w:rPr>
                  <w:rFonts w:cs="Arial"/>
                  <w:color w:val="0000FF"/>
                  <w:sz w:val="18"/>
                  <w:szCs w:val="18"/>
                </w:rPr>
                <w:t>(</w:t>
              </w:r>
            </w:ins>
            <w:ins w:id="2070" w:author="Raphael Malyankar" w:date="2023-09-01T09:07:00Z">
              <w:r>
                <w:rPr>
                  <w:rFonts w:cs="Arial"/>
                  <w:color w:val="0000FF"/>
                  <w:sz w:val="18"/>
                  <w:szCs w:val="18"/>
                </w:rPr>
                <w:t>I</w:t>
              </w:r>
            </w:ins>
            <w:ins w:id="2071" w:author="Raphael Malyankar" w:date="2023-09-01T09:04:00Z">
              <w:r>
                <w:rPr>
                  <w:rFonts w:cs="Arial"/>
                  <w:color w:val="0000FF"/>
                  <w:sz w:val="18"/>
                  <w:szCs w:val="18"/>
                </w:rPr>
                <w:t>f values for neaps are provided</w:t>
              </w:r>
            </w:ins>
            <w:ins w:id="2072" w:author="Raphael Malyankar" w:date="2023-09-01T09:05:00Z">
              <w:r>
                <w:rPr>
                  <w:rFonts w:cs="Arial"/>
                  <w:color w:val="0000FF"/>
                  <w:sz w:val="18"/>
                  <w:szCs w:val="18"/>
                </w:rPr>
                <w:t xml:space="preserve"> in</w:t>
              </w:r>
            </w:ins>
            <w:ins w:id="2073" w:author="Raphael Malyankar" w:date="2023-09-01T09:06:00Z">
              <w:r>
                <w:rPr>
                  <w:rFonts w:cs="Arial"/>
                  <w:color w:val="0000FF"/>
                  <w:sz w:val="18"/>
                  <w:szCs w:val="18"/>
                </w:rPr>
                <w:t xml:space="preserve"> a </w:t>
              </w:r>
              <w:r>
                <w:rPr>
                  <w:rFonts w:cs="Arial"/>
                  <w:color w:val="0000FF"/>
                  <w:sz w:val="18"/>
                  <w:szCs w:val="18"/>
                </w:rPr>
                <w:lastRenderedPageBreak/>
                <w:t xml:space="preserve">separate </w:t>
              </w:r>
              <w:r w:rsidRPr="00530907">
                <w:rPr>
                  <w:rFonts w:cs="Arial"/>
                  <w:i/>
                  <w:iCs/>
                  <w:color w:val="0000FF"/>
                  <w:sz w:val="18"/>
                  <w:szCs w:val="18"/>
                </w:rPr>
                <w:t>tidal stream panel</w:t>
              </w:r>
              <w:r>
                <w:rPr>
                  <w:rFonts w:cs="Arial"/>
                  <w:color w:val="0000FF"/>
                  <w:sz w:val="18"/>
                  <w:szCs w:val="18"/>
                </w:rPr>
                <w:t xml:space="preserve"> complex attribute</w:t>
              </w:r>
            </w:ins>
            <w:ins w:id="2074" w:author="Raphael Malyankar" w:date="2023-09-01T09:07:00Z">
              <w:r>
                <w:rPr>
                  <w:rFonts w:cs="Arial"/>
                  <w:color w:val="0000FF"/>
                  <w:sz w:val="18"/>
                  <w:szCs w:val="18"/>
                </w:rPr>
                <w:t xml:space="preserve"> in</w:t>
              </w:r>
            </w:ins>
            <w:ins w:id="2075" w:author="Raphael Malyankar" w:date="2023-09-01T09:05:00Z">
              <w:r>
                <w:rPr>
                  <w:rFonts w:cs="Arial"/>
                  <w:color w:val="0000FF"/>
                  <w:sz w:val="18"/>
                  <w:szCs w:val="18"/>
                </w:rPr>
                <w:t xml:space="preserve"> the same feature, </w:t>
              </w:r>
            </w:ins>
            <w:ins w:id="2076" w:author="Raphael Malyankar" w:date="2023-09-01T09:04:00Z">
              <w:r>
                <w:rPr>
                  <w:rFonts w:cs="Arial"/>
                  <w:color w:val="0000FF"/>
                  <w:sz w:val="18"/>
                  <w:szCs w:val="18"/>
                </w:rPr>
                <w:t>a</w:t>
              </w:r>
            </w:ins>
            <w:ins w:id="2077" w:author="Raphael Malyankar" w:date="2023-09-01T09:08:00Z">
              <w:r w:rsidR="004360DB">
                <w:rPr>
                  <w:rFonts w:cs="Arial"/>
                  <w:color w:val="0000FF"/>
                  <w:sz w:val="18"/>
                  <w:szCs w:val="18"/>
                </w:rPr>
                <w:t xml:space="preserve"> similar</w:t>
              </w:r>
            </w:ins>
            <w:ins w:id="2078" w:author="Raphael Malyankar" w:date="2023-09-01T09:05:00Z">
              <w:r>
                <w:rPr>
                  <w:rFonts w:cs="Arial"/>
                  <w:color w:val="0000FF"/>
                  <w:sz w:val="18"/>
                  <w:szCs w:val="18"/>
                </w:rPr>
                <w:t xml:space="preserve">  table for neaps</w:t>
              </w:r>
            </w:ins>
            <w:ins w:id="2079" w:author="Raphael Malyankar" w:date="2023-09-01T09:06:00Z">
              <w:r>
                <w:rPr>
                  <w:rFonts w:cs="Arial"/>
                  <w:color w:val="0000FF"/>
                  <w:sz w:val="18"/>
                  <w:szCs w:val="18"/>
                </w:rPr>
                <w:t xml:space="preserve"> </w:t>
              </w:r>
            </w:ins>
            <w:ins w:id="2080" w:author="Raphael Malyankar" w:date="2023-09-01T09:07:00Z">
              <w:r>
                <w:rPr>
                  <w:rFonts w:cs="Arial"/>
                  <w:color w:val="0000FF"/>
                  <w:sz w:val="18"/>
                  <w:szCs w:val="18"/>
                </w:rPr>
                <w:t>must</w:t>
              </w:r>
            </w:ins>
            <w:ins w:id="2081" w:author="Raphael Malyankar" w:date="2023-09-01T09:06:00Z">
              <w:r>
                <w:rPr>
                  <w:rFonts w:cs="Arial"/>
                  <w:color w:val="0000FF"/>
                  <w:sz w:val="18"/>
                  <w:szCs w:val="18"/>
                </w:rPr>
                <w:t xml:space="preserve"> be</w:t>
              </w:r>
            </w:ins>
            <w:ins w:id="2082" w:author="Raphael Malyankar" w:date="2023-09-01T09:07:00Z">
              <w:r>
                <w:rPr>
                  <w:rFonts w:cs="Arial"/>
                  <w:color w:val="0000FF"/>
                  <w:sz w:val="18"/>
                  <w:szCs w:val="18"/>
                </w:rPr>
                <w:t xml:space="preserve"> provided</w:t>
              </w:r>
            </w:ins>
            <w:ins w:id="2083" w:author="Raphael Malyankar" w:date="2023-09-01T09:08:00Z">
              <w:r w:rsidR="004360DB">
                <w:rPr>
                  <w:rFonts w:cs="Arial"/>
                  <w:color w:val="0000FF"/>
                  <w:sz w:val="18"/>
                  <w:szCs w:val="18"/>
                </w:rPr>
                <w:t xml:space="preserve"> in the UI</w:t>
              </w:r>
            </w:ins>
            <w:ins w:id="2084" w:author="Raphael Malyankar" w:date="2023-09-01T09:07:00Z">
              <w:r>
                <w:rPr>
                  <w:rFonts w:cs="Arial"/>
                  <w:color w:val="0000FF"/>
                  <w:sz w:val="18"/>
                  <w:szCs w:val="18"/>
                </w:rPr>
                <w:t>.</w:t>
              </w:r>
            </w:ins>
            <w:ins w:id="2085"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2086" w:name="_Ref46758217"/>
      <w:bookmarkEnd w:id="2065"/>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2086"/>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2087"/>
    </w:p>
    <w:p w14:paraId="3935D3FF" w14:textId="28B6D638" w:rsidR="00B40FD2" w:rsidRPr="006C26BC" w:rsidRDefault="00B61EF8" w:rsidP="00E673D5">
      <w:pPr>
        <w:pStyle w:val="Heading2"/>
      </w:pPr>
      <w:bookmarkStart w:id="2088" w:name="_Ref47357465"/>
      <w:bookmarkStart w:id="2089" w:name="_Toc144421387"/>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2088"/>
      <w:bookmarkEnd w:id="2089"/>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2087"/>
      <w:r w:rsidR="00BB0BEC">
        <w:rPr>
          <w:rStyle w:val="CommentReference"/>
        </w:rPr>
        <w:commentReference w:id="2087"/>
      </w:r>
    </w:p>
    <w:p w14:paraId="50BDACCF" w14:textId="77777777" w:rsidR="006C26BC" w:rsidRPr="006C26BC" w:rsidRDefault="006C26BC" w:rsidP="006C26BC">
      <w:pPr>
        <w:spacing w:after="120" w:line="240" w:lineRule="auto"/>
      </w:pPr>
    </w:p>
    <w:p w14:paraId="3D126868" w14:textId="2EB7F9A1" w:rsidR="00DF3726" w:rsidRPr="00D56521" w:rsidRDefault="00DF3726" w:rsidP="00E673D5">
      <w:pPr>
        <w:pStyle w:val="Heading2"/>
      </w:pPr>
      <w:bookmarkStart w:id="2090" w:name="_Toc144421388"/>
      <w:commentRangeStart w:id="2091"/>
      <w:r w:rsidRPr="00D56521">
        <w:t xml:space="preserve">Special </w:t>
      </w:r>
      <w:r w:rsidR="006C26BC">
        <w:t>P</w:t>
      </w:r>
      <w:r w:rsidRPr="00D56521">
        <w:t xml:space="preserve">ick </w:t>
      </w:r>
      <w:r w:rsidR="006C26BC">
        <w:t>R</w:t>
      </w:r>
      <w:r w:rsidRPr="00D56521">
        <w:t>eport formats</w:t>
      </w:r>
      <w:bookmarkEnd w:id="2090"/>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2">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2092"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2092"/>
      <w:r w:rsidRPr="00D56521">
        <w:t xml:space="preserve"> - Examples of special formats</w:t>
      </w:r>
      <w:r w:rsidR="00A95F3E" w:rsidRPr="00D56521">
        <w:t xml:space="preserve">: </w:t>
      </w:r>
      <w:r w:rsidRPr="00D56521">
        <w:t>Water level at a station (L) and graphic showing time series of water level data (R)</w:t>
      </w:r>
      <w:commentRangeEnd w:id="2091"/>
      <w:r w:rsidR="00927C2B">
        <w:rPr>
          <w:rStyle w:val="CommentReference"/>
          <w:b w:val="0"/>
        </w:rPr>
        <w:commentReference w:id="2091"/>
      </w:r>
    </w:p>
    <w:p w14:paraId="107E3557" w14:textId="77777777" w:rsidR="00B61EF8" w:rsidRDefault="00B61EF8" w:rsidP="004710ED">
      <w:pPr>
        <w:spacing w:after="120" w:line="240" w:lineRule="auto"/>
        <w:jc w:val="both"/>
        <w:rPr>
          <w:ins w:id="2093" w:author="jonathan pritchard" w:date="2023-12-06T14:59:00Z"/>
        </w:rPr>
      </w:pPr>
    </w:p>
    <w:p w14:paraId="050A63F0" w14:textId="2A2680C2" w:rsidR="003D4443" w:rsidRDefault="006B59AA" w:rsidP="003D4443">
      <w:pPr>
        <w:pStyle w:val="Heading2"/>
        <w:rPr>
          <w:ins w:id="2094" w:author="jonathan pritchard" w:date="2023-12-06T14:59:00Z"/>
        </w:rPr>
      </w:pPr>
      <w:ins w:id="2095" w:author="jonathan pritchard" w:date="2024-05-21T09:20:00Z" w16du:dateUtc="2024-05-21T08:20:00Z">
        <w:r>
          <w:t>DELETED (duplicate)</w:t>
        </w:r>
      </w:ins>
    </w:p>
    <w:p w14:paraId="7620BCD2" w14:textId="77777777" w:rsidR="003D4443" w:rsidRDefault="003D4443" w:rsidP="004710ED">
      <w:pPr>
        <w:spacing w:after="120" w:line="240" w:lineRule="auto"/>
        <w:jc w:val="both"/>
        <w:rPr>
          <w:ins w:id="2096"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2097" w:name="_Toc38829567"/>
      <w:bookmarkStart w:id="2098" w:name="_Toc38830070"/>
      <w:bookmarkStart w:id="2099" w:name="_Toc38936233"/>
      <w:bookmarkStart w:id="2100" w:name="_Toc40990424"/>
      <w:bookmarkStart w:id="2101" w:name="_Toc41235035"/>
      <w:bookmarkStart w:id="2102" w:name="_Toc41235079"/>
      <w:bookmarkStart w:id="2103" w:name="_Toc42694851"/>
      <w:bookmarkStart w:id="2104" w:name="_Toc42708812"/>
      <w:bookmarkStart w:id="2105" w:name="_Toc144421389"/>
      <w:bookmarkEnd w:id="2097"/>
      <w:bookmarkEnd w:id="2098"/>
      <w:bookmarkEnd w:id="2099"/>
      <w:bookmarkEnd w:id="2100"/>
      <w:bookmarkEnd w:id="2101"/>
      <w:bookmarkEnd w:id="2102"/>
      <w:bookmarkEnd w:id="2103"/>
      <w:bookmarkEnd w:id="2104"/>
      <w:r w:rsidRPr="00D56521">
        <w:t xml:space="preserve">Alerts </w:t>
      </w:r>
      <w:r w:rsidR="00A80530" w:rsidRPr="00D56521">
        <w:t>and Indications</w:t>
      </w:r>
      <w:bookmarkEnd w:id="2105"/>
    </w:p>
    <w:p w14:paraId="345CA945" w14:textId="0108F26A" w:rsidR="005F2B6F" w:rsidRPr="00D56521" w:rsidRDefault="00A80530" w:rsidP="004710ED">
      <w:pPr>
        <w:spacing w:after="120" w:line="240" w:lineRule="auto"/>
        <w:jc w:val="both"/>
      </w:pPr>
      <w:r w:rsidRPr="00D56521">
        <w:t>IMO Resolution MSC.</w:t>
      </w:r>
      <w:del w:id="2106" w:author="Raphael Malyankar" w:date="2023-08-31T19:48:00Z">
        <w:r w:rsidRPr="00D56521" w:rsidDel="005C7BA9">
          <w:delText>232(82)</w:delText>
        </w:r>
      </w:del>
      <w:ins w:id="2107"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2108"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2109" w:author="jonathan pritchard" w:date="2024-05-21T10:40:00Z" w16du:dateUtc="2024-05-21T09:40:00Z">
        <w:r w:rsidRPr="00D56521" w:rsidDel="00C0149A">
          <w:delText xml:space="preserve">alarms </w:delText>
        </w:r>
      </w:del>
      <w:ins w:id="2110"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2111" w:name="_Ref44433395"/>
      <w:bookmarkStart w:id="2112" w:name="_Toc144421390"/>
      <w:commentRangeStart w:id="2113"/>
      <w:commentRangeStart w:id="2114"/>
      <w:r w:rsidRPr="00D56521">
        <w:t xml:space="preserve">Use of </w:t>
      </w:r>
      <w:r w:rsidR="00F42A19" w:rsidRPr="00D56521">
        <w:t xml:space="preserve">Context </w:t>
      </w:r>
      <w:r w:rsidRPr="00D56521">
        <w:t>P</w:t>
      </w:r>
      <w:r w:rsidR="00F42A19" w:rsidRPr="00D56521">
        <w:t>arameters</w:t>
      </w:r>
      <w:bookmarkEnd w:id="2111"/>
      <w:bookmarkEnd w:id="2112"/>
      <w:commentRangeEnd w:id="2113"/>
      <w:r w:rsidR="006B59AA">
        <w:rPr>
          <w:rStyle w:val="CommentReference"/>
          <w:rFonts w:eastAsia="MS Mincho"/>
          <w:b w:val="0"/>
          <w:bCs w:val="0"/>
        </w:rPr>
        <w:commentReference w:id="2113"/>
      </w:r>
      <w:commentRangeEnd w:id="2114"/>
      <w:r w:rsidR="00B912FF">
        <w:rPr>
          <w:rStyle w:val="CommentReference"/>
          <w:rFonts w:eastAsia="MS Mincho"/>
          <w:b w:val="0"/>
          <w:bCs w:val="0"/>
        </w:rPr>
        <w:commentReference w:id="2114"/>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3"/>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2115" w:name="_Ref44797478"/>
      <w:bookmarkStart w:id="2116" w:name="_Toc144421391"/>
      <w:commentRangeStart w:id="2117"/>
      <w:r w:rsidRPr="00D56521">
        <w:t>Context parameters for ECDIS functionality</w:t>
      </w:r>
      <w:bookmarkEnd w:id="2115"/>
      <w:bookmarkEnd w:id="2116"/>
      <w:commentRangeEnd w:id="2117"/>
      <w:r w:rsidR="00E27B73">
        <w:rPr>
          <w:rStyle w:val="CommentReference"/>
          <w:rFonts w:eastAsia="MS Mincho"/>
          <w:b w:val="0"/>
          <w:bCs w:val="0"/>
        </w:rPr>
        <w:commentReference w:id="2117"/>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2118" w:name="_Ref45143486"/>
      <w:bookmarkStart w:id="2119" w:name="_Toc144421392"/>
      <w:bookmarkStart w:id="2120" w:name="_Ref171161739"/>
      <w:commentRangeStart w:id="2121"/>
      <w:r w:rsidRPr="00D56521">
        <w:t>Dual-fuel systems</w:t>
      </w:r>
      <w:bookmarkEnd w:id="2118"/>
      <w:bookmarkEnd w:id="2119"/>
      <w:commentRangeEnd w:id="2121"/>
      <w:r w:rsidR="00E27B73">
        <w:rPr>
          <w:rStyle w:val="CommentReference"/>
          <w:rFonts w:eastAsia="MS Mincho"/>
          <w:b w:val="0"/>
          <w:bCs w:val="0"/>
        </w:rPr>
        <w:commentReference w:id="2121"/>
      </w:r>
      <w:bookmarkEnd w:id="2120"/>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2122" w:name="_Toc144421393"/>
      <w:r w:rsidRPr="00D56521">
        <w:t>Display of data available in both new and legacy formats</w:t>
      </w:r>
      <w:bookmarkEnd w:id="2122"/>
    </w:p>
    <w:p w14:paraId="52E6B648" w14:textId="1708DC8C" w:rsidR="002519D7" w:rsidRPr="00D56521" w:rsidDel="00443F43" w:rsidRDefault="002519D7" w:rsidP="00E20C82">
      <w:pPr>
        <w:spacing w:after="120" w:line="240" w:lineRule="auto"/>
        <w:jc w:val="both"/>
        <w:rPr>
          <w:del w:id="2123" w:author="jonathan pritchard" w:date="2024-05-20T15:18:00Z" w16du:dateUtc="2024-05-20T14:18:00Z"/>
        </w:rPr>
      </w:pPr>
      <w:del w:id="2124"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2125" w:author="jonathan pritchard" w:date="2024-05-20T15:18:00Z" w16du:dateUtc="2024-05-20T14:18:00Z"/>
        </w:rPr>
      </w:pPr>
      <w:commentRangeStart w:id="2126"/>
      <w:del w:id="2127"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2126"/>
        <w:r w:rsidR="00307E58" w:rsidDel="00443F43">
          <w:rPr>
            <w:rStyle w:val="CommentReference"/>
          </w:rPr>
          <w:commentReference w:id="2126"/>
        </w:r>
      </w:del>
    </w:p>
    <w:p w14:paraId="3F364579" w14:textId="69F2CE25" w:rsidR="00623D67" w:rsidRPr="00D56521" w:rsidDel="00443F43" w:rsidRDefault="00623D67" w:rsidP="00675209">
      <w:pPr>
        <w:spacing w:after="60" w:line="240" w:lineRule="auto"/>
        <w:jc w:val="both"/>
        <w:rPr>
          <w:del w:id="2128" w:author="jonathan pritchard" w:date="2024-05-20T15:18:00Z" w16du:dateUtc="2024-05-20T14:18:00Z"/>
        </w:rPr>
      </w:pPr>
      <w:commentRangeStart w:id="2129"/>
      <w:commentRangeStart w:id="2130"/>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2129"/>
      <w:r w:rsidR="00307E58">
        <w:rPr>
          <w:rStyle w:val="CommentReference"/>
        </w:rPr>
        <w:commentReference w:id="2129"/>
      </w:r>
      <w:r w:rsidRPr="00D56521">
        <w:t>.</w:t>
      </w:r>
      <w:ins w:id="2131" w:author="jonathan pritchard" w:date="2024-05-20T15:18:00Z" w16du:dateUtc="2024-05-20T14:18:00Z">
        <w:r w:rsidR="00443F43" w:rsidRPr="00D56521" w:rsidDel="00443F43">
          <w:t xml:space="preserve"> </w:t>
        </w:r>
      </w:ins>
      <w:del w:id="2132" w:author="jonathan pritchard" w:date="2024-05-20T15:18:00Z" w16du:dateUtc="2024-05-20T14:18:00Z">
        <w:r w:rsidRPr="00D56521" w:rsidDel="00443F43">
          <w:delText xml:space="preserve"> In the interim, systems should:</w:delText>
        </w:r>
      </w:del>
      <w:commentRangeEnd w:id="2130"/>
      <w:r w:rsidR="00443F43">
        <w:rPr>
          <w:rStyle w:val="CommentReference"/>
        </w:rPr>
        <w:commentReference w:id="2130"/>
      </w:r>
    </w:p>
    <w:p w14:paraId="201410B2" w14:textId="144424E6" w:rsidR="00623D67" w:rsidRPr="00D56521" w:rsidDel="00443F43" w:rsidRDefault="00623D67" w:rsidP="00E673D5">
      <w:pPr>
        <w:spacing w:after="60" w:line="240" w:lineRule="auto"/>
        <w:jc w:val="both"/>
        <w:rPr>
          <w:del w:id="2133" w:author="jonathan pritchard" w:date="2024-05-20T15:18:00Z" w16du:dateUtc="2024-05-20T14:18:00Z"/>
        </w:rPr>
      </w:pPr>
      <w:commentRangeStart w:id="2134"/>
      <w:del w:id="2135" w:author="jonathan pritchard" w:date="2024-05-20T15:18:00Z" w16du:dateUtc="2024-05-20T14:18:00Z">
        <w:r w:rsidRPr="00D56521" w:rsidDel="00443F43">
          <w:delText>Indicate when the screen is displaying older-format data.</w:delText>
        </w:r>
        <w:commentRangeEnd w:id="2134"/>
        <w:r w:rsidR="00307E58" w:rsidDel="00443F43">
          <w:rPr>
            <w:rStyle w:val="CommentReference"/>
          </w:rPr>
          <w:commentReference w:id="2134"/>
        </w:r>
      </w:del>
    </w:p>
    <w:p w14:paraId="1A45C173" w14:textId="637AEB7E" w:rsidR="00623D67" w:rsidRPr="00D56521" w:rsidDel="00443F43" w:rsidRDefault="00623D67" w:rsidP="00E673D5">
      <w:pPr>
        <w:spacing w:after="60" w:line="240" w:lineRule="auto"/>
        <w:jc w:val="both"/>
        <w:rPr>
          <w:del w:id="2136" w:author="jonathan pritchard" w:date="2024-05-20T15:18:00Z" w16du:dateUtc="2024-05-20T14:18:00Z"/>
        </w:rPr>
      </w:pPr>
      <w:commentRangeStart w:id="2137"/>
      <w:del w:id="2138"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2137"/>
        <w:r w:rsidR="00307E58" w:rsidDel="00443F43">
          <w:rPr>
            <w:rStyle w:val="CommentReference"/>
          </w:rPr>
          <w:commentReference w:id="2137"/>
        </w:r>
      </w:del>
    </w:p>
    <w:p w14:paraId="0831A6E7" w14:textId="3106B8F8" w:rsidR="00623D67" w:rsidRDefault="00623D67" w:rsidP="00E673D5">
      <w:pPr>
        <w:spacing w:after="60" w:line="240" w:lineRule="auto"/>
        <w:jc w:val="both"/>
      </w:pPr>
      <w:commentRangeStart w:id="2139"/>
      <w:del w:id="2140"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2139"/>
        <w:r w:rsidR="00307E58" w:rsidDel="00443F43">
          <w:rPr>
            <w:rStyle w:val="CommentReference"/>
          </w:rPr>
          <w:commentReference w:id="2139"/>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2141" w:name="_Toc144421394"/>
      <w:r w:rsidRPr="00D56521">
        <w:t>Display of additional information layers</w:t>
      </w:r>
      <w:bookmarkEnd w:id="2141"/>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2142" w:name="_Toc144421395"/>
      <w:r w:rsidRPr="00D56521">
        <w:lastRenderedPageBreak/>
        <w:t>Concurrent applicability of S-</w:t>
      </w:r>
      <w:r w:rsidR="00962723" w:rsidRPr="00D56521">
        <w:t>52</w:t>
      </w:r>
      <w:r w:rsidR="00390D83" w:rsidRPr="00D56521">
        <w:t xml:space="preserve"> and S-57</w:t>
      </w:r>
      <w:bookmarkEnd w:id="2142"/>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2143" w:author="Raphael Malyankar" w:date="2023-08-31T19:49:00Z">
        <w:r w:rsidRPr="00D56521" w:rsidDel="005C7BA9">
          <w:delText>232(82)</w:delText>
        </w:r>
      </w:del>
      <w:ins w:id="2144" w:author="Raphael Malyankar" w:date="2023-08-31T19:49:00Z">
        <w:r w:rsidR="005C7BA9">
          <w:t>530(106)</w:t>
        </w:r>
      </w:ins>
      <w:r w:rsidRPr="00D56521">
        <w:t>, including the requirement to avoid degrading the display of ENC information.</w:t>
      </w:r>
      <w:r w:rsidR="00962723" w:rsidRPr="00D56521">
        <w:t xml:space="preserve"> </w:t>
      </w:r>
      <w:commentRangeStart w:id="2145"/>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2145"/>
      <w:r w:rsidR="00307E58">
        <w:rPr>
          <w:rStyle w:val="CommentReference"/>
        </w:rPr>
        <w:commentReference w:id="2145"/>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2146" w:author="Raphael Malyankar" w:date="2023-08-31T19:49:00Z">
        <w:r w:rsidRPr="00D56521" w:rsidDel="005C7BA9">
          <w:delText>232(82)</w:delText>
        </w:r>
      </w:del>
      <w:ins w:id="2147"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2148" w:name="_Ref47703115"/>
      <w:bookmarkStart w:id="2149" w:name="_Toc144421396"/>
      <w:r w:rsidRPr="00D56521">
        <w:t>Type approval considerations</w:t>
      </w:r>
      <w:bookmarkEnd w:id="2148"/>
      <w:bookmarkEnd w:id="2149"/>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2150" w:name="_Toc144421397"/>
      <w:r w:rsidRPr="00D56521">
        <w:rPr>
          <w:noProof/>
        </w:rPr>
        <w:t>Specifications for the display screen</w:t>
      </w:r>
      <w:bookmarkEnd w:id="2150"/>
    </w:p>
    <w:p w14:paraId="7AAA8BD5" w14:textId="2B70B9A4" w:rsidR="00874728" w:rsidRPr="00D56521" w:rsidRDefault="00725E1B" w:rsidP="00E673D5">
      <w:pPr>
        <w:pStyle w:val="Heading2"/>
      </w:pPr>
      <w:bookmarkStart w:id="2151" w:name="_Ref47552325"/>
      <w:bookmarkStart w:id="2152" w:name="_Ref47552331"/>
      <w:bookmarkStart w:id="2153" w:name="_Ref47553093"/>
      <w:bookmarkStart w:id="2154" w:name="_Toc144421398"/>
      <w:r w:rsidRPr="00D56521">
        <w:t>Physical display requirements</w:t>
      </w:r>
      <w:bookmarkEnd w:id="2151"/>
      <w:bookmarkEnd w:id="2152"/>
      <w:bookmarkEnd w:id="2153"/>
      <w:bookmarkEnd w:id="2154"/>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2155" w:author="Raphael Malyankar" w:date="2023-08-31T19:50:00Z">
        <w:r w:rsidR="003035C4" w:rsidRPr="00D56521" w:rsidDel="00C50708">
          <w:delText>232(82)</w:delText>
        </w:r>
      </w:del>
      <w:ins w:id="2156"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2157" w:name="_Toc144421399"/>
      <w:r w:rsidRPr="00D56521">
        <w:t>Colour reproduction</w:t>
      </w:r>
      <w:bookmarkEnd w:id="2157"/>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2158" w:name="_Ref49462011"/>
      <w:bookmarkStart w:id="2159" w:name="_Toc144421400"/>
      <w:r w:rsidRPr="00D56521">
        <w:t>Display requirements for colours</w:t>
      </w:r>
      <w:bookmarkEnd w:id="2158"/>
      <w:bookmarkEnd w:id="2159"/>
    </w:p>
    <w:p w14:paraId="767F24A6" w14:textId="668969B0" w:rsidR="004429C2" w:rsidRPr="00D56521" w:rsidRDefault="004429C2" w:rsidP="00203CD4">
      <w:pPr>
        <w:spacing w:after="120" w:line="240" w:lineRule="auto"/>
        <w:jc w:val="both"/>
        <w:rPr>
          <w:i/>
          <w:iCs/>
        </w:rPr>
      </w:pPr>
      <w:commentRangeStart w:id="2160"/>
      <w:commentRangeStart w:id="2161"/>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lastRenderedPageBreak/>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commentRangeEnd w:id="2160"/>
      <w:r w:rsidR="00E27B73">
        <w:rPr>
          <w:rStyle w:val="CommentReference"/>
        </w:rPr>
        <w:commentReference w:id="2160"/>
      </w:r>
      <w:commentRangeEnd w:id="2161"/>
      <w:r w:rsidR="00307E58">
        <w:rPr>
          <w:rStyle w:val="CommentReference"/>
        </w:rPr>
        <w:commentReference w:id="2161"/>
      </w:r>
    </w:p>
    <w:p w14:paraId="3CB3320E" w14:textId="50B40509" w:rsidR="00334FE9" w:rsidRPr="00D56521" w:rsidRDefault="00334FE9" w:rsidP="00E673D5">
      <w:pPr>
        <w:pStyle w:val="Heading3"/>
      </w:pPr>
      <w:bookmarkStart w:id="2162" w:name="_Toc144421401"/>
      <w:r w:rsidRPr="00D56521">
        <w:t>General</w:t>
      </w:r>
      <w:bookmarkEnd w:id="2162"/>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2163" w:name="_Toc49466645"/>
      <w:bookmarkStart w:id="2164" w:name="_Toc49466891"/>
      <w:bookmarkStart w:id="2165" w:name="_Toc144421402"/>
      <w:bookmarkEnd w:id="2163"/>
      <w:bookmarkEnd w:id="2164"/>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2165"/>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2166" w:name="_Toc144421403"/>
      <w:r w:rsidRPr="00D56521">
        <w:t>Display calibration and verification</w:t>
      </w:r>
      <w:bookmarkEnd w:id="2166"/>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lastRenderedPageBreak/>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lastRenderedPageBreak/>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2167" w:name="_Toc144421404"/>
      <w:commentRangeStart w:id="2168"/>
      <w:r w:rsidRPr="00D56521">
        <w:t>Colour display capability</w:t>
      </w:r>
      <w:bookmarkEnd w:id="2167"/>
      <w:commentRangeEnd w:id="2168"/>
      <w:r w:rsidR="00927C2B">
        <w:rPr>
          <w:rStyle w:val="CommentReference"/>
          <w:rFonts w:eastAsia="MS Mincho"/>
          <w:b w:val="0"/>
          <w:bCs w:val="0"/>
        </w:rPr>
        <w:commentReference w:id="2168"/>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2169"/>
      <w:r w:rsidRPr="00D56521">
        <w:t>For CRT type of monitor cathode (beam) current stabilisation is desirable, to prevent dark colours dropping below the cut-off point.</w:t>
      </w:r>
      <w:commentRangeEnd w:id="2169"/>
      <w:r w:rsidR="00927C2B">
        <w:rPr>
          <w:rStyle w:val="CommentReference"/>
        </w:rPr>
        <w:commentReference w:id="2169"/>
      </w:r>
    </w:p>
    <w:p w14:paraId="7DB48E78" w14:textId="30A2C202" w:rsidR="00660A0E" w:rsidRPr="00D56521" w:rsidRDefault="00660A0E" w:rsidP="00E673D5">
      <w:pPr>
        <w:pStyle w:val="Heading3"/>
      </w:pPr>
      <w:bookmarkStart w:id="2170" w:name="_Ref49465180"/>
      <w:bookmarkStart w:id="2171" w:name="_Toc144421405"/>
      <w:r w:rsidRPr="00D56521">
        <w:t>Colour conversion tolerances and tests</w:t>
      </w:r>
      <w:bookmarkEnd w:id="2170"/>
      <w:bookmarkEnd w:id="2171"/>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lastRenderedPageBreak/>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2172"/>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2172"/>
      <w:r w:rsidR="00B912FF">
        <w:rPr>
          <w:rStyle w:val="CommentReference"/>
        </w:rPr>
        <w:commentReference w:id="2172"/>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2173"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2174"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lastRenderedPageBreak/>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2175" w:name="_Ref49454764"/>
      <w:bookmarkStart w:id="2176" w:name="_Ref49455936"/>
      <w:bookmarkStart w:id="2177" w:name="_Ref49455945"/>
      <w:bookmarkStart w:id="2178" w:name="_Ref49465709"/>
      <w:bookmarkStart w:id="2179" w:name="_Toc144421406"/>
      <w:r w:rsidRPr="00E673D5">
        <w:rPr>
          <w:highlight w:val="yellow"/>
        </w:rPr>
        <w:t>Colour differentiation test diagram</w:t>
      </w:r>
      <w:bookmarkEnd w:id="2175"/>
      <w:bookmarkEnd w:id="2176"/>
      <w:bookmarkEnd w:id="2177"/>
      <w:bookmarkEnd w:id="2178"/>
      <w:bookmarkEnd w:id="2179"/>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2180"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3">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2181"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2181"/>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2182" w:name="_Toc144421407"/>
      <w:r w:rsidRPr="00D56521">
        <w:t>ECDIS Chart 1</w:t>
      </w:r>
      <w:bookmarkEnd w:id="2182"/>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2183" w:author="jonathan pritchard" w:date="2024-05-22T13:05:00Z" w16du:dateUtc="2024-05-22T12:05:00Z">
        <w:r w:rsidRPr="00D56521" w:rsidDel="003222A6">
          <w:delText xml:space="preserve">will </w:delText>
        </w:r>
      </w:del>
      <w:ins w:id="2184"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2185" w:author="jonathan pritchard" w:date="2024-05-22T13:06:00Z" w16du:dateUtc="2024-05-22T12:06:00Z">
        <w:r w:rsidRPr="00D56521" w:rsidDel="003222A6">
          <w:delText xml:space="preserve">its </w:delText>
        </w:r>
      </w:del>
      <w:ins w:id="2186"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2187" w:name="_Ref49458949"/>
      <w:bookmarkStart w:id="2188" w:name="_Toc144421408"/>
      <w:commentRangeStart w:id="2189"/>
      <w:r w:rsidRPr="00D56521">
        <w:t>Use of ECDIS Chart 1 and Colour Test Diagram</w:t>
      </w:r>
      <w:bookmarkEnd w:id="2180"/>
      <w:bookmarkEnd w:id="2187"/>
      <w:bookmarkEnd w:id="2188"/>
      <w:commentRangeEnd w:id="2189"/>
      <w:r w:rsidR="007652ED">
        <w:rPr>
          <w:rStyle w:val="CommentReference"/>
          <w:rFonts w:eastAsia="MS Mincho"/>
          <w:b w:val="0"/>
          <w:bCs w:val="0"/>
        </w:rPr>
        <w:commentReference w:id="2189"/>
      </w:r>
    </w:p>
    <w:p w14:paraId="1360AB5D" w14:textId="2ED40663" w:rsidR="00883232" w:rsidRPr="00D56521" w:rsidRDefault="00883232" w:rsidP="00E673D5">
      <w:pPr>
        <w:pStyle w:val="Heading3"/>
      </w:pPr>
      <w:bookmarkStart w:id="2190" w:name="_Toc144421409"/>
      <w:r w:rsidRPr="00D56521">
        <w:t>Specification for ECDIS Chart 1 and the Colour Test Diagram</w:t>
      </w:r>
      <w:bookmarkEnd w:id="2190"/>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2191"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2192"/>
      <w:r w:rsidRPr="00D56521">
        <w:t>ECDIS Chart 1 and the Colour Differentiation Tes</w:t>
      </w:r>
      <w:commentRangeEnd w:id="2192"/>
      <w:r w:rsidR="00E27B73">
        <w:rPr>
          <w:rStyle w:val="CommentReference"/>
        </w:rPr>
        <w:commentReference w:id="2192"/>
      </w:r>
      <w:r w:rsidRPr="00D56521">
        <w:t>t are diagrams for use by the Mariner which are provided in the form of</w:t>
      </w:r>
      <w:ins w:id="2193" w:author="jonathan pritchard" w:date="2024-05-22T14:02:00Z" w16du:dateUtc="2024-05-22T13:02:00Z">
        <w:r w:rsidR="00E92D97">
          <w:t xml:space="preserve"> a number of</w:t>
        </w:r>
      </w:ins>
      <w:r w:rsidRPr="00D56521">
        <w:t xml:space="preserve"> ENC</w:t>
      </w:r>
      <w:ins w:id="2194" w:author="jonathan pritchard" w:date="2024-02-06T11:13:00Z">
        <w:r w:rsidR="007652ED">
          <w:t xml:space="preserve"> datasets</w:t>
        </w:r>
      </w:ins>
      <w:del w:id="2195"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2196"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2197" w:author="jonathan pritchard" w:date="2024-05-22T14:03:00Z" w16du:dateUtc="2024-05-22T13:03:00Z">
        <w:r w:rsidRPr="00D56521" w:rsidDel="00E92D97">
          <w:delText xml:space="preserve">symbol </w:delText>
        </w:r>
      </w:del>
      <w:ins w:id="2198"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2199" w:author="jonathan pritchard" w:date="2024-05-22T14:03:00Z" w16du:dateUtc="2024-05-22T13:03:00Z">
        <w:r w:rsidRPr="00D56521" w:rsidDel="00E92D97">
          <w:delText xml:space="preserve">monitor </w:delText>
        </w:r>
      </w:del>
      <w:ins w:id="2200"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2201"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2202" w:author="jonathan pritchard" w:date="2024-05-22T14:03:00Z" w16du:dateUtc="2024-05-22T13:03:00Z">
        <w:r w:rsidR="00E92D97">
          <w:t>s</w:t>
        </w:r>
      </w:ins>
      <w:r w:rsidRPr="00D56521">
        <w:t xml:space="preserve"> in the Colour Differentiation Test diagram is specified as 0.6 mm wide.</w:t>
      </w:r>
      <w:del w:id="2203" w:author="jonathan pritchard" w:date="2024-05-22T14:04:00Z" w16du:dateUtc="2024-05-22T13:04:00Z">
        <w:r w:rsidRPr="00D56521" w:rsidDel="00E92D97">
          <w:delText xml:space="preserve"> </w:delText>
        </w:r>
        <w:commentRangeStart w:id="2204"/>
        <w:r w:rsidRPr="00D56521" w:rsidDel="00E92D97">
          <w:delText xml:space="preserve">The line width </w:delText>
        </w:r>
      </w:del>
      <w:del w:id="2205" w:author="jonathan pritchard" w:date="2024-05-22T14:03:00Z" w16du:dateUtc="2024-05-22T13:03:00Z">
        <w:r w:rsidRPr="00D56521" w:rsidDel="00E92D97">
          <w:delText xml:space="preserve">must </w:delText>
        </w:r>
      </w:del>
      <w:del w:id="2206" w:author="jonathan pritchard" w:date="2024-05-22T14:04:00Z" w16du:dateUtc="2024-05-22T13:04:00Z">
        <w:r w:rsidRPr="00D56521" w:rsidDel="00E92D97">
          <w:delText>be checked during the type approval</w:delText>
        </w:r>
      </w:del>
      <w:r w:rsidRPr="00D56521">
        <w:t>.</w:t>
      </w:r>
      <w:commentRangeEnd w:id="2204"/>
      <w:r w:rsidR="00E92D97">
        <w:rPr>
          <w:rStyle w:val="CommentReference"/>
        </w:rPr>
        <w:commentReference w:id="2204"/>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2207"/>
      <w:commentRangeStart w:id="2208"/>
      <w:r w:rsidRPr="00D56521">
        <w:t>Content and Encoding</w:t>
      </w:r>
    </w:p>
    <w:p w14:paraId="0BF28837" w14:textId="2B60C1BA" w:rsidR="00883232" w:rsidRPr="00C84C10" w:rsidRDefault="00E3380A" w:rsidP="00C84C10">
      <w:pPr>
        <w:spacing w:after="120" w:line="240" w:lineRule="auto"/>
        <w:rPr>
          <w:color w:val="FF0000"/>
        </w:rPr>
      </w:pPr>
      <w:del w:id="2209" w:author="jonathan pritchard" w:date="2024-05-29T02:46:00Z" w16du:dateUtc="2024-05-29T01:46:00Z">
        <w:r w:rsidRPr="00C84C10" w:rsidDel="00927C2B">
          <w:rPr>
            <w:color w:val="FF0000"/>
          </w:rPr>
          <w:delText>[Add description after the datasets have been updated for S-100.]</w:delText>
        </w:r>
        <w:commentRangeEnd w:id="2207"/>
        <w:r w:rsidR="00E27B73" w:rsidDel="00927C2B">
          <w:rPr>
            <w:rStyle w:val="CommentReference"/>
          </w:rPr>
          <w:commentReference w:id="2207"/>
        </w:r>
        <w:commentRangeEnd w:id="2208"/>
        <w:r w:rsidR="00477596" w:rsidDel="00927C2B">
          <w:rPr>
            <w:rStyle w:val="CommentReference"/>
          </w:rPr>
          <w:commentReference w:id="2208"/>
        </w:r>
      </w:del>
      <w:ins w:id="2210" w:author="jonathan pritchard" w:date="2024-05-29T02:46:00Z" w16du:dateUtc="2024-05-29T01:46:00Z">
        <w:r w:rsidR="00927C2B">
          <w:rPr>
            <w:color w:val="FF0000"/>
          </w:rPr>
          <w:t xml:space="preserve">Chart 1 is </w:t>
        </w:r>
      </w:ins>
      <w:ins w:id="2211" w:author="jonathan pritchard" w:date="2024-05-29T02:47:00Z" w16du:dateUtc="2024-05-29T01:47:00Z">
        <w:r w:rsidR="00927C2B">
          <w:rPr>
            <w:color w:val="FF0000"/>
          </w:rPr>
          <w:t xml:space="preserve">released as a number of </w:t>
        </w:r>
      </w:ins>
      <w:ins w:id="2212" w:author="jonathan pritchard" w:date="2024-05-29T02:48:00Z" w16du:dateUtc="2024-05-29T01:48:00Z">
        <w:r w:rsidR="00927C2B">
          <w:rPr>
            <w:color w:val="FF0000"/>
          </w:rPr>
          <w:t xml:space="preserve">S-101 datasets within the S-164 </w:t>
        </w:r>
      </w:ins>
      <w:ins w:id="2213" w:author="jonathan pritchard" w:date="2024-05-29T02:49:00Z" w16du:dateUtc="2024-05-29T01:49:00Z">
        <w:r w:rsidR="00E9416E">
          <w:rPr>
            <w:color w:val="FF0000"/>
          </w:rPr>
          <w:t>suite of test data. Portrayal and content are defined wholly by the</w:t>
        </w:r>
      </w:ins>
      <w:ins w:id="2214" w:author="jonathan pritchard" w:date="2024-05-29T02:50:00Z" w16du:dateUtc="2024-05-29T01:50:00Z">
        <w:r w:rsidR="00E9416E">
          <w:rPr>
            <w:color w:val="FF0000"/>
          </w:rPr>
          <w:t xml:space="preserve"> S-101</w:t>
        </w:r>
      </w:ins>
      <w:ins w:id="2215" w:author="jonathan pritchard" w:date="2024-05-29T02:49:00Z" w16du:dateUtc="2024-05-29T01:49:00Z">
        <w:r w:rsidR="00E9416E">
          <w:rPr>
            <w:color w:val="FF0000"/>
          </w:rPr>
          <w:t xml:space="preserve"> </w:t>
        </w:r>
      </w:ins>
      <w:ins w:id="2216"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2217"/>
      <w:r w:rsidRPr="00D56521">
        <w:t xml:space="preserve">The data files </w:t>
      </w:r>
      <w:r w:rsidR="00E3380A" w:rsidRPr="00D56521">
        <w:t>may be downloaded from the IHO web site</w:t>
      </w:r>
      <w:r w:rsidRPr="00D56521">
        <w:t xml:space="preserve">. </w:t>
      </w:r>
      <w:commentRangeEnd w:id="2217"/>
      <w:r w:rsidR="007652ED">
        <w:rPr>
          <w:rStyle w:val="CommentReference"/>
        </w:rPr>
        <w:commentReference w:id="2217"/>
      </w:r>
    </w:p>
    <w:p w14:paraId="1585B297" w14:textId="22A95E1E" w:rsidR="00883232" w:rsidRPr="00D56521" w:rsidRDefault="00883232" w:rsidP="00024B10">
      <w:pPr>
        <w:pStyle w:val="Heading4"/>
      </w:pPr>
      <w:r w:rsidRPr="00D56521">
        <w:lastRenderedPageBreak/>
        <w:t>Presentation</w:t>
      </w:r>
      <w:ins w:id="2218" w:author="jonathan pritchard" w:date="2024-05-29T02:51:00Z" w16du:dateUtc="2024-05-29T01:51:00Z">
        <w:r w:rsidR="00E9416E">
          <w:t xml:space="preserve"> and parameter set</w:t>
        </w:r>
      </w:ins>
      <w:ins w:id="2219"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2220"/>
      <w:del w:id="2221"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2222" w:author="jonathan pritchard" w:date="2024-05-22T14:05:00Z" w16du:dateUtc="2024-05-22T13:05:00Z"/>
        </w:rPr>
      </w:pPr>
      <w:del w:id="2223" w:author="jonathan pritchard" w:date="2024-05-22T14:05:00Z" w16du:dateUtc="2024-05-22T13:05:00Z">
        <w:r w:rsidRPr="00D56521" w:rsidDel="00E92D97">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2224" w:author="jonathan pritchard" w:date="2024-05-22T14:05:00Z" w16du:dateUtc="2024-05-22T13:05:00Z"/>
        </w:rPr>
      </w:pPr>
      <w:del w:id="2225"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2220"/>
        <w:r w:rsidR="007652ED" w:rsidDel="00E92D97">
          <w:rPr>
            <w:rStyle w:val="CommentReference"/>
          </w:rPr>
          <w:commentReference w:id="2220"/>
        </w:r>
      </w:del>
    </w:p>
    <w:p w14:paraId="2EF40CBD" w14:textId="0D13EBBE" w:rsidR="00883232" w:rsidRPr="00D56521" w:rsidRDefault="00883232" w:rsidP="00525920">
      <w:pPr>
        <w:pStyle w:val="Heading3"/>
      </w:pPr>
      <w:bookmarkStart w:id="2226" w:name="_Toc144421410"/>
      <w:r w:rsidRPr="00D56521">
        <w:t>Displaying the Colour Test Diagram</w:t>
      </w:r>
      <w:bookmarkEnd w:id="2226"/>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2227"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2228" w:author="jonathan pritchard" w:date="2024-05-22T14:06:00Z" w16du:dateUtc="2024-05-22T13:06:00Z">
        <w:r w:rsidRPr="00D56521" w:rsidDel="00E92D97">
          <w:delText xml:space="preserve">projected </w:delText>
        </w:r>
      </w:del>
      <w:ins w:id="2229"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2230" w:author="jonathan pritchard" w:date="2024-05-22T14:06:00Z" w16du:dateUtc="2024-05-22T13:06:00Z">
        <w:r w:rsidR="00E92D97">
          <w:t xml:space="preserve">provided </w:t>
        </w:r>
      </w:ins>
      <w:r w:rsidR="00120DCF" w:rsidRPr="00D56521">
        <w:t xml:space="preserve">ENC </w:t>
      </w:r>
      <w:ins w:id="2231" w:author="jonathan pritchard" w:date="2024-05-22T14:06:00Z" w16du:dateUtc="2024-05-22T13:06:00Z">
        <w:r w:rsidR="00E92D97">
          <w:t xml:space="preserve">portrayal </w:t>
        </w:r>
        <w:proofErr w:type="spellStart"/>
        <w:r w:rsidR="00E92D97">
          <w:t>catalogue</w:t>
        </w:r>
      </w:ins>
      <w:del w:id="2232" w:author="jonathan pritchard" w:date="2024-05-22T14:06:00Z" w16du:dateUtc="2024-05-22T13:06:00Z">
        <w:r w:rsidRPr="00D56521" w:rsidDel="00E92D97">
          <w:delText xml:space="preserve">colour </w:delText>
        </w:r>
        <w:r w:rsidR="00120DCF" w:rsidRPr="00D56521" w:rsidDel="00E92D97">
          <w:delText>profiles</w:delText>
        </w:r>
      </w:del>
      <w:r w:rsidRPr="00D56521">
        <w:t>.</w:t>
      </w:r>
      <w:proofErr w:type="spellEnd"/>
    </w:p>
    <w:p w14:paraId="4DC7080E" w14:textId="6E3D4C8F" w:rsidR="00883232" w:rsidRPr="00D56521" w:rsidRDefault="002F7FC9" w:rsidP="00C84C10">
      <w:pPr>
        <w:spacing w:after="60" w:line="240" w:lineRule="auto"/>
        <w:jc w:val="both"/>
      </w:pPr>
      <w:ins w:id="2233" w:author="jonathan pritchard" w:date="2024-02-06T14:59:00Z">
        <w:r>
          <w:t xml:space="preserve">The </w:t>
        </w:r>
      </w:ins>
      <w:del w:id="2234" w:author="jonathan pritchard" w:date="2024-02-06T15:00:00Z">
        <w:r w:rsidR="00883232" w:rsidRPr="00D56521" w:rsidDel="002F7FC9">
          <w:delText>T</w:delText>
        </w:r>
      </w:del>
      <w:ins w:id="2235"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2236" w:author="jonathan pritchard" w:date="2024-02-06T14:58:00Z">
        <w:r w:rsidRPr="00D56521" w:rsidDel="002F7FC9">
          <w:delText xml:space="preserve">file </w:delText>
        </w:r>
      </w:del>
      <w:ins w:id="2237" w:author="jonathan pritchard" w:date="2024-02-06T14:58:00Z">
        <w:r w:rsidR="002F7FC9">
          <w:t>dataset</w:t>
        </w:r>
        <w:r w:rsidR="002F7FC9" w:rsidRPr="00D56521">
          <w:t xml:space="preserve"> </w:t>
        </w:r>
      </w:ins>
      <w:r w:rsidRPr="00D56521">
        <w:t>labelled “</w:t>
      </w:r>
      <w:ins w:id="2238" w:author="jonathan pritchard" w:date="2024-02-06T14:58:00Z">
        <w:r w:rsidR="002F7FC9">
          <w:t>101AA00</w:t>
        </w:r>
      </w:ins>
      <w:ins w:id="2239" w:author="jonathan pritchard" w:date="2024-02-06T14:59:00Z">
        <w:r w:rsidR="002F7FC9">
          <w:t>5</w:t>
        </w:r>
      </w:ins>
      <w:commentRangeStart w:id="2240"/>
      <w:r w:rsidRPr="00525920">
        <w:rPr>
          <w:highlight w:val="yellow"/>
        </w:rPr>
        <w:t>C1WOO</w:t>
      </w:r>
      <w:commentRangeEnd w:id="2240"/>
      <w:r w:rsidR="007652ED">
        <w:rPr>
          <w:rStyle w:val="CommentReference"/>
        </w:rPr>
        <w:commentReference w:id="2240"/>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2241" w:author="jonathan pritchard" w:date="2024-02-06T14:59:00Z">
        <w:r w:rsidR="002F7FC9">
          <w:rPr>
            <w:highlight w:val="yellow"/>
          </w:rPr>
          <w:t xml:space="preserve">customised features and attributes, </w:t>
        </w:r>
      </w:ins>
      <w:del w:id="2242" w:author="jonathan pritchard" w:date="2024-02-06T14:59:00Z">
        <w:r w:rsidRPr="007652ED" w:rsidDel="002F7FC9">
          <w:rPr>
            <w:highlight w:val="yellow"/>
            <w:rPrChange w:id="2243" w:author="jonathan pritchard" w:date="2024-02-06T11:16:00Z">
              <w:rPr/>
            </w:rPrChange>
          </w:rPr>
          <w:delText xml:space="preserve">pseudo-cartographic objects </w:delText>
        </w:r>
      </w:del>
      <w:r w:rsidRPr="007652ED">
        <w:rPr>
          <w:highlight w:val="yellow"/>
          <w:rPrChange w:id="2244" w:author="jonathan pritchard" w:date="2024-02-06T11:16:00Z">
            <w:rPr/>
          </w:rPrChange>
        </w:rPr>
        <w:t xml:space="preserve">it must be displayed using the special </w:t>
      </w:r>
      <w:r w:rsidR="003669D5" w:rsidRPr="007652ED">
        <w:rPr>
          <w:highlight w:val="yellow"/>
          <w:rPrChange w:id="2245" w:author="jonathan pritchard" w:date="2024-02-06T11:16:00Z">
            <w:rPr/>
          </w:rPrChange>
        </w:rPr>
        <w:t>P</w:t>
      </w:r>
      <w:r w:rsidR="00120DCF" w:rsidRPr="007652ED">
        <w:rPr>
          <w:highlight w:val="yellow"/>
          <w:rPrChange w:id="2246" w:author="jonathan pritchard" w:date="2024-02-06T11:16:00Z">
            <w:rPr/>
          </w:rPrChange>
        </w:rPr>
        <w:t xml:space="preserve">ortrayal </w:t>
      </w:r>
      <w:ins w:id="2247"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2248" w:author="jonathan pritchard" w:date="2024-02-06T14:59:00Z">
        <w:r w:rsidR="002F7FC9">
          <w:rPr>
            <w:highlight w:val="yellow"/>
          </w:rPr>
          <w:t>s</w:t>
        </w:r>
      </w:ins>
      <w:r w:rsidRPr="00525920">
        <w:rPr>
          <w:highlight w:val="yellow"/>
        </w:rPr>
        <w:t xml:space="preserve"> provided for the digital </w:t>
      </w:r>
      <w:ins w:id="2249"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D56521" w:rsidRDefault="00883232" w:rsidP="00AE2737">
      <w:pPr>
        <w:pStyle w:val="ListParagraph"/>
        <w:numPr>
          <w:ilvl w:val="0"/>
          <w:numId w:val="62"/>
        </w:numPr>
        <w:spacing w:after="120" w:line="240" w:lineRule="auto"/>
        <w:jc w:val="both"/>
      </w:pPr>
      <w:commentRangeStart w:id="2250"/>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commentRangeEnd w:id="2250"/>
      <w:r w:rsidR="00E92D97">
        <w:rPr>
          <w:rStyle w:val="CommentReference"/>
        </w:rPr>
        <w:commentReference w:id="2250"/>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r w:rsidRPr="00D56521">
        <w:lastRenderedPageBreak/>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2251"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p>
    <w:p w14:paraId="519AFDC9" w14:textId="77777777" w:rsidR="00E92D97" w:rsidRDefault="00E92D97" w:rsidP="00E92D97">
      <w:pPr>
        <w:spacing w:after="120" w:line="240" w:lineRule="auto"/>
        <w:jc w:val="both"/>
        <w:rPr>
          <w:ins w:id="2252" w:author="jonathan pritchard" w:date="2024-05-22T14:08:00Z" w16du:dateUtc="2024-05-22T13:08:00Z"/>
        </w:rPr>
      </w:pPr>
    </w:p>
    <w:p w14:paraId="4B6BFB3C" w14:textId="3FFE4BD3" w:rsidR="00E92D97" w:rsidRPr="00D56521" w:rsidRDefault="00E92D97" w:rsidP="00E92D97">
      <w:pPr>
        <w:pStyle w:val="Heading4"/>
        <w:rPr>
          <w:ins w:id="2253" w:author="jonathan pritchard" w:date="2024-05-22T14:08:00Z" w16du:dateUtc="2024-05-22T13:08:00Z"/>
        </w:rPr>
      </w:pPr>
      <w:ins w:id="2254" w:author="jonathan pritchard" w:date="2024-05-22T14:08:00Z" w16du:dateUtc="2024-05-22T13:08:00Z">
        <w:r>
          <w:t>Relationship to S-</w:t>
        </w:r>
      </w:ins>
      <w:ins w:id="2255"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2256" w:author="jonathan pritchard" w:date="2024-05-22T14:08:00Z" w16du:dateUtc="2024-05-22T13:08:00Z"/>
        </w:rPr>
      </w:pPr>
      <w:ins w:id="2257"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 xml:space="preserve">ariner to adjust the display for ambient illumination on the bridge of a ship.  An ECDIS must have the black-adjust symbol displayed whenever </w:t>
      </w:r>
      <w:r w:rsidRPr="00D56521">
        <w:lastRenderedPageBreak/>
        <w:t>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2258" w:name="_Toc144421411"/>
      <w:r w:rsidRPr="00525920">
        <w:rPr>
          <w:highlight w:val="yellow"/>
        </w:rPr>
        <w:t>Grey Scale</w:t>
      </w:r>
      <w:bookmarkEnd w:id="2258"/>
    </w:p>
    <w:p w14:paraId="3326AEDC" w14:textId="64D78977" w:rsidR="00883232" w:rsidRPr="00D56521" w:rsidRDefault="00883232" w:rsidP="006D480D">
      <w:pPr>
        <w:spacing w:after="120" w:line="240" w:lineRule="auto"/>
        <w:jc w:val="both"/>
      </w:pPr>
      <w:commentRangeStart w:id="2259"/>
      <w:r w:rsidRPr="00D56521">
        <w:t>A</w:t>
      </w:r>
      <w:commentRangeEnd w:id="2259"/>
      <w:r w:rsidR="00E77A19">
        <w:rPr>
          <w:rStyle w:val="CommentReference"/>
        </w:rPr>
        <w:commentReference w:id="2259"/>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interval between the n levels to create m levels is ΔV = w/(m-1), 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2260" w:name="_Toc144421412"/>
      <w:r w:rsidRPr="00BE68E8">
        <w:t>Data</w:t>
      </w:r>
      <w:r w:rsidR="00FF6170" w:rsidRPr="00BE68E8">
        <w:t xml:space="preserve">set </w:t>
      </w:r>
      <w:r w:rsidR="00716214" w:rsidRPr="00BE68E8">
        <w:t>M</w:t>
      </w:r>
      <w:r w:rsidRPr="00BE68E8">
        <w:t>anagement</w:t>
      </w:r>
      <w:bookmarkEnd w:id="2260"/>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2261" w:name="_Toc144421413"/>
      <w:commentRangeStart w:id="2262"/>
      <w:r w:rsidRPr="00BE68E8">
        <w:t>Multiple p</w:t>
      </w:r>
      <w:r w:rsidR="004D3BE6" w:rsidRPr="00BE68E8">
        <w:t>roduct versions</w:t>
      </w:r>
      <w:r w:rsidR="00642A9A" w:rsidRPr="00BE68E8">
        <w:t xml:space="preserve"> and portrayal</w:t>
      </w:r>
      <w:bookmarkEnd w:id="2261"/>
      <w:commentRangeEnd w:id="2262"/>
      <w:r w:rsidR="00E27B73">
        <w:rPr>
          <w:rStyle w:val="CommentReference"/>
          <w:rFonts w:eastAsia="MS Mincho"/>
          <w:b w:val="0"/>
          <w:bCs w:val="0"/>
        </w:rPr>
        <w:commentReference w:id="2262"/>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2263"/>
      <w:commentRangeStart w:id="2264"/>
      <w:commentRangeStart w:id="2265"/>
      <w:commentRangeStart w:id="2266"/>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2263"/>
      <w:r w:rsidR="00DB796E">
        <w:rPr>
          <w:rStyle w:val="CommentReference"/>
        </w:rPr>
        <w:commentReference w:id="2263"/>
      </w:r>
      <w:commentRangeEnd w:id="2264"/>
      <w:r w:rsidR="00DB796E">
        <w:rPr>
          <w:rStyle w:val="CommentReference"/>
        </w:rPr>
        <w:commentReference w:id="2264"/>
      </w:r>
      <w:commentRangeEnd w:id="2265"/>
      <w:r w:rsidR="00525920">
        <w:rPr>
          <w:rStyle w:val="CommentReference"/>
        </w:rPr>
        <w:commentReference w:id="2265"/>
      </w:r>
      <w:r w:rsidR="005363F5" w:rsidRPr="00525920">
        <w:rPr>
          <w:highlight w:val="yellow"/>
        </w:rPr>
        <w:t>.</w:t>
      </w:r>
      <w:r w:rsidR="005363F5" w:rsidRPr="00D56521">
        <w:t xml:space="preserve"> </w:t>
      </w:r>
      <w:commentRangeEnd w:id="2266"/>
      <w:r w:rsidR="006C470D">
        <w:rPr>
          <w:rStyle w:val="CommentReference"/>
        </w:rPr>
        <w:commentReference w:id="2266"/>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2267"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2785DA4A" w14:textId="71745E9A" w:rsidR="00DB796E" w:rsidRDefault="00DB796E" w:rsidP="00DB796E">
      <w:pPr>
        <w:spacing w:after="120" w:line="240" w:lineRule="auto"/>
        <w:jc w:val="both"/>
        <w:rPr>
          <w:ins w:id="2268" w:author="jonathan pritchard" w:date="2024-02-06T16:03:00Z"/>
        </w:rPr>
      </w:pPr>
      <w:ins w:id="2269" w:author="jonathan pritchard" w:date="2024-02-06T15:56:00Z">
        <w:r>
          <w:lastRenderedPageBreak/>
          <w:t>Each dataset</w:t>
        </w:r>
      </w:ins>
      <w:ins w:id="2270" w:author="jonathan pritchard" w:date="2024-02-06T15:57:00Z">
        <w:r>
          <w:t xml:space="preserve"> has a product specification edition number contained within it.[</w:t>
        </w:r>
      </w:ins>
      <w:commentRangeStart w:id="2271"/>
      <w:ins w:id="2272" w:author="jonathan pritchard" w:date="2024-05-20T16:45:00Z" w16du:dateUtc="2024-05-20T15:45:00Z">
        <w:r w:rsidR="006C470D" w:rsidRPr="00525920">
          <w:rPr>
            <w:b/>
            <w:bCs/>
          </w:rPr>
          <w:t>add</w:t>
        </w:r>
        <w:r w:rsidR="006C470D">
          <w:t xml:space="preserve"> </w:t>
        </w:r>
      </w:ins>
      <w:ins w:id="2273" w:author="jonathan pritchard" w:date="2024-02-06T15:57:00Z">
        <w:r>
          <w:rPr>
            <w:b/>
            <w:bCs/>
          </w:rPr>
          <w:t>encoding specifics</w:t>
        </w:r>
        <w:r>
          <w:t xml:space="preserve">]. </w:t>
        </w:r>
      </w:ins>
      <w:commentRangeEnd w:id="2271"/>
      <w:ins w:id="2274" w:author="jonathan pritchard" w:date="2024-05-20T16:45:00Z" w16du:dateUtc="2024-05-20T15:45:00Z">
        <w:r w:rsidR="006C470D">
          <w:rPr>
            <w:rStyle w:val="CommentReference"/>
          </w:rPr>
          <w:commentReference w:id="2271"/>
        </w:r>
      </w:ins>
      <w:ins w:id="2275" w:author="jonathan pritchard" w:date="2024-02-06T15:57:00Z">
        <w:r>
          <w:t xml:space="preserve">This requires the ECDIS to have installed a </w:t>
        </w:r>
      </w:ins>
      <w:ins w:id="2276" w:author="jonathan pritchard" w:date="2024-02-06T15:58:00Z">
        <w:r>
          <w:t>feature catalog</w:t>
        </w:r>
      </w:ins>
      <w:ins w:id="2277" w:author="jonathan pritchard" w:date="2024-02-06T15:59:00Z">
        <w:r>
          <w:t xml:space="preserve">ue which has a matching edition and revision number. Multiple feature catalogues </w:t>
        </w:r>
      </w:ins>
      <w:ins w:id="2278" w:author="jonathan pritchard" w:date="2024-05-29T03:35:00Z" w16du:dateUtc="2024-05-29T02:35:00Z">
        <w:r w:rsidR="00B15F52">
          <w:rPr>
            <w:b/>
            <w:bCs/>
          </w:rPr>
          <w:t>must</w:t>
        </w:r>
      </w:ins>
      <w:ins w:id="2279" w:author="jonathan pritchard" w:date="2024-02-06T15:59:00Z">
        <w:r>
          <w:t xml:space="preserve"> therefore be supported to maintain different revisions of datasets</w:t>
        </w:r>
      </w:ins>
      <w:ins w:id="2280" w:author="jonathan pritchard" w:date="2024-05-29T03:35:00Z" w16du:dateUtc="2024-05-29T02:35:00Z">
        <w:r w:rsidR="00B15F52">
          <w:t xml:space="preserve"> within the </w:t>
        </w:r>
      </w:ins>
      <w:ins w:id="2281" w:author="jonathan pritchard" w:date="2024-05-29T03:36:00Z" w16du:dateUtc="2024-05-29T02:36:00Z">
        <w:r w:rsidR="00B15F52">
          <w:t>S</w:t>
        </w:r>
      </w:ins>
      <w:ins w:id="2282" w:author="jonathan pritchard" w:date="2024-05-29T03:35:00Z" w16du:dateUtc="2024-05-29T02:35:00Z">
        <w:r w:rsidR="00B15F52">
          <w:t xml:space="preserve">ystem </w:t>
        </w:r>
      </w:ins>
      <w:ins w:id="2283" w:author="jonathan pritchard" w:date="2024-05-29T03:36:00Z" w16du:dateUtc="2024-05-29T02:36:00Z">
        <w:r w:rsidR="00B15F52">
          <w:t>D</w:t>
        </w:r>
      </w:ins>
      <w:ins w:id="2284" w:author="jonathan pritchard" w:date="2024-05-29T03:35:00Z" w16du:dateUtc="2024-05-29T02:35:00Z">
        <w:r w:rsidR="00B15F52">
          <w:t>atabase</w:t>
        </w:r>
      </w:ins>
      <w:ins w:id="2285" w:author="jonathan pritchard" w:date="2024-02-06T15:59:00Z">
        <w:r>
          <w:t>.</w:t>
        </w:r>
      </w:ins>
    </w:p>
    <w:p w14:paraId="1357031D" w14:textId="1F0FE554" w:rsidR="00DB796E" w:rsidRPr="00D56521" w:rsidRDefault="00DB796E" w:rsidP="00525920">
      <w:pPr>
        <w:spacing w:after="120" w:line="240" w:lineRule="auto"/>
        <w:jc w:val="both"/>
      </w:pPr>
      <w:ins w:id="2286" w:author="jonathan pritchard" w:date="2024-02-06T16:03:00Z">
        <w:r>
          <w:t>A feature catalogue is only compatible with portrayal catalogue</w:t>
        </w:r>
      </w:ins>
      <w:ins w:id="2287" w:author="jonathan pritchard" w:date="2024-05-29T03:36:00Z" w16du:dateUtc="2024-05-29T02:36:00Z">
        <w:r w:rsidR="00B15F52">
          <w:t>s</w:t>
        </w:r>
      </w:ins>
      <w:ins w:id="2288"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2289" w:author="jonathan pritchard" w:date="2024-02-06T16:03:00Z">
        <w:r>
          <w:t xml:space="preserve">Further </w:t>
        </w:r>
      </w:ins>
      <w:del w:id="2290"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2291"/>
      <w:r w:rsidRPr="00525920">
        <w:rPr>
          <w:strike/>
          <w:highlight w:val="yellow"/>
        </w:rPr>
        <w:t>The</w:t>
      </w:r>
      <w:commentRangeEnd w:id="2291"/>
      <w:r w:rsidR="00DB796E" w:rsidRPr="00525920">
        <w:rPr>
          <w:rStyle w:val="CommentReference"/>
          <w:strike/>
        </w:rPr>
        <w:commentReference w:id="2291"/>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2292"/>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2292"/>
      <w:r w:rsidR="006C470D">
        <w:rPr>
          <w:rStyle w:val="CommentReference"/>
        </w:rPr>
        <w:commentReference w:id="2292"/>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2293" w:name="_Toc144421414"/>
      <w:r w:rsidRPr="00D56521">
        <w:t>Dataset</w:t>
      </w:r>
      <w:r w:rsidR="00B2410B" w:rsidRPr="00D56521">
        <w:t xml:space="preserve"> overlaps and gaps</w:t>
      </w:r>
      <w:bookmarkEnd w:id="2293"/>
    </w:p>
    <w:p w14:paraId="0240F4DD" w14:textId="1BBA7FAE" w:rsidR="00E375C1" w:rsidRPr="00D56521" w:rsidRDefault="00E375C1" w:rsidP="00525920">
      <w:pPr>
        <w:pStyle w:val="Heading3"/>
      </w:pPr>
      <w:bookmarkStart w:id="2294" w:name="_Toc144421415"/>
      <w:r w:rsidRPr="00D56521">
        <w:t>Overlaps and gaps in ENC coverage</w:t>
      </w:r>
      <w:bookmarkEnd w:id="2294"/>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2295"/>
      <w:ins w:id="2296" w:author="jonathan pritchard" w:date="2024-05-20T16:05:00Z" w16du:dateUtc="2024-05-20T15:05:00Z">
        <w:r w:rsidR="00675209" w:rsidRPr="00AC19A1">
          <w:t>an overlapping buffer zone of up to 5 metres may be used</w:t>
        </w:r>
      </w:ins>
      <w:del w:id="2297" w:author="jonathan pritchard" w:date="2024-05-20T16:05:00Z" w16du:dateUtc="2024-05-20T15:05:00Z">
        <w:r w:rsidRPr="00D56521" w:rsidDel="00675209">
          <w:delText>a 5 metre overlapping buffer zone may be used</w:delText>
        </w:r>
      </w:del>
      <w:r w:rsidRPr="00D56521">
        <w:t xml:space="preserve">. </w:t>
      </w:r>
      <w:commentRangeEnd w:id="2295"/>
      <w:r w:rsidR="00675209">
        <w:rPr>
          <w:rStyle w:val="CommentReference"/>
        </w:rPr>
        <w:commentReference w:id="2295"/>
      </w:r>
    </w:p>
    <w:p w14:paraId="7920C64B" w14:textId="470F5550" w:rsidR="00675209" w:rsidRPr="00D56521" w:rsidRDefault="00675209" w:rsidP="00AF2C79">
      <w:pPr>
        <w:spacing w:after="120" w:line="240" w:lineRule="auto"/>
        <w:jc w:val="both"/>
      </w:pPr>
      <w:commentRangeStart w:id="2298"/>
      <w:ins w:id="2299" w:author="jonathan pritchard" w:date="2024-05-20T16:06:00Z" w16du:dateUtc="2024-05-20T15:06:00Z">
        <w:r w:rsidRPr="00AC19A1">
          <w:t xml:space="preserve">Where an overlap of more than 5 metres between two or more datasets exists the ECDIS </w:t>
        </w:r>
      </w:ins>
      <w:ins w:id="2300" w:author="jonathan pritchard" w:date="2024-05-29T03:36:00Z" w16du:dateUtc="2024-05-29T02:36:00Z">
        <w:r w:rsidR="00B15F52">
          <w:rPr>
            <w:b/>
            <w:bCs/>
          </w:rPr>
          <w:t>must</w:t>
        </w:r>
      </w:ins>
      <w:ins w:id="2301" w:author="jonathan pritchard" w:date="2024-05-20T16:06:00Z" w16du:dateUtc="2024-05-20T15:06:00Z">
        <w:r w:rsidRPr="00AC19A1">
          <w:t xml:space="preserve"> only display one dataset for the overlap area and provide a permanent and persisting indication “overlap”.</w:t>
        </w:r>
      </w:ins>
      <w:del w:id="2302"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2298"/>
      <w:r>
        <w:rPr>
          <w:rStyle w:val="CommentReference"/>
        </w:rPr>
        <w:commentReference w:id="2298"/>
      </w:r>
    </w:p>
    <w:p w14:paraId="063B3511" w14:textId="2088B105" w:rsidR="00700BDB" w:rsidRPr="00D56521" w:rsidDel="00675209" w:rsidRDefault="00700BDB" w:rsidP="00AF2C79">
      <w:pPr>
        <w:spacing w:after="120" w:line="240" w:lineRule="auto"/>
        <w:jc w:val="both"/>
        <w:rPr>
          <w:del w:id="2303" w:author="jonathan pritchard" w:date="2024-05-20T16:07:00Z" w16du:dateUtc="2024-05-20T15:07:00Z"/>
        </w:rPr>
      </w:pPr>
      <w:commentRangeStart w:id="2304"/>
      <w:del w:id="2305" w:author="jonathan pritchard" w:date="2024-05-20T16:07:00Z" w16du:dateUtc="2024-05-20T15:07:00Z">
        <w:r w:rsidRPr="00D56521" w:rsidDel="00675209">
          <w:delText>Similarly, there may cases be where gaps in ENC coverage exist.</w:delText>
        </w:r>
      </w:del>
      <w:commentRangeEnd w:id="2304"/>
      <w:r w:rsidR="00675209">
        <w:rPr>
          <w:rStyle w:val="CommentReference"/>
        </w:rPr>
        <w:commentReference w:id="2304"/>
      </w:r>
    </w:p>
    <w:p w14:paraId="62A78DB2" w14:textId="2FC0BA7D" w:rsidR="00E375C1" w:rsidRPr="00D56521" w:rsidRDefault="00E375C1" w:rsidP="00525920">
      <w:pPr>
        <w:pStyle w:val="Heading3"/>
      </w:pPr>
      <w:bookmarkStart w:id="2306" w:name="_Toc144421416"/>
      <w:commentRangeStart w:id="2307"/>
      <w:commentRangeStart w:id="2308"/>
      <w:commentRangeStart w:id="2309"/>
      <w:commentRangeStart w:id="2310"/>
      <w:r w:rsidRPr="00D56521">
        <w:t xml:space="preserve">Overlaps and gaps </w:t>
      </w:r>
      <w:del w:id="2311" w:author="jonathan pritchard" w:date="2024-02-06T10:49:00Z">
        <w:r w:rsidRPr="00D56521" w:rsidDel="001D3531">
          <w:delText xml:space="preserve">in </w:delText>
        </w:r>
      </w:del>
      <w:ins w:id="2312" w:author="jonathan pritchard" w:date="2024-02-06T10:49:00Z">
        <w:r w:rsidR="001D3531">
          <w:t>between</w:t>
        </w:r>
        <w:r w:rsidR="001D3531" w:rsidRPr="00D56521">
          <w:t xml:space="preserve"> </w:t>
        </w:r>
      </w:ins>
      <w:r w:rsidRPr="00D56521">
        <w:t>other data products</w:t>
      </w:r>
      <w:bookmarkEnd w:id="2306"/>
      <w:commentRangeEnd w:id="2307"/>
      <w:r w:rsidR="00E27B73">
        <w:rPr>
          <w:rStyle w:val="CommentReference"/>
          <w:b w:val="0"/>
          <w:bCs w:val="0"/>
        </w:rPr>
        <w:commentReference w:id="2307"/>
      </w:r>
      <w:commentRangeEnd w:id="2308"/>
      <w:r w:rsidR="00EC6DA6">
        <w:rPr>
          <w:rStyle w:val="CommentReference"/>
          <w:b w:val="0"/>
          <w:bCs w:val="0"/>
        </w:rPr>
        <w:commentReference w:id="2308"/>
      </w:r>
      <w:commentRangeEnd w:id="2309"/>
      <w:r w:rsidR="00EC6DA6">
        <w:rPr>
          <w:rStyle w:val="CommentReference"/>
          <w:b w:val="0"/>
          <w:bCs w:val="0"/>
        </w:rPr>
        <w:commentReference w:id="2309"/>
      </w:r>
      <w:commentRangeEnd w:id="2310"/>
      <w:r w:rsidR="00980423">
        <w:rPr>
          <w:rStyle w:val="CommentReference"/>
          <w:b w:val="0"/>
          <w:bCs w:val="0"/>
        </w:rPr>
        <w:commentReference w:id="2310"/>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2313" w:author="jonathan pritchard" w:date="2024-02-06T10:57:00Z">
        <w:r w:rsidR="00980423">
          <w:t xml:space="preserve"> </w:t>
        </w:r>
      </w:ins>
      <w:commentRangeStart w:id="2314"/>
      <w:commentRangeStart w:id="2315"/>
      <w:ins w:id="2316" w:author="jonathan pritchard" w:date="2024-02-06T10:58:00Z">
        <w:r w:rsidR="00980423">
          <w:t>An exception to this rule is S-102 and S</w:t>
        </w:r>
      </w:ins>
      <w:ins w:id="2317" w:author="jonathan pritchard" w:date="2024-02-06T10:59:00Z">
        <w:r w:rsidR="00980423">
          <w:t xml:space="preserve">-104 data used for Water Level Adjustment. In these cases, as with ENC overlaps, the ECDIS </w:t>
        </w:r>
      </w:ins>
      <w:ins w:id="2318" w:author="jonathan pritchard" w:date="2024-05-28T09:26:00Z" w16du:dateUtc="2024-05-28T08:26:00Z">
        <w:r w:rsidR="00525920">
          <w:rPr>
            <w:b/>
            <w:bCs/>
          </w:rPr>
          <w:t>must</w:t>
        </w:r>
      </w:ins>
      <w:ins w:id="2319" w:author="jonathan pritchard" w:date="2024-02-06T10:59:00Z">
        <w:r w:rsidR="00980423">
          <w:t xml:space="preserve"> only select and use a single dataset</w:t>
        </w:r>
      </w:ins>
      <w:ins w:id="2320" w:author="jonathan pritchard" w:date="2024-02-06T11:00:00Z">
        <w:r w:rsidR="00980423">
          <w:t xml:space="preserve"> from the overlapping data available</w:t>
        </w:r>
      </w:ins>
      <w:ins w:id="2321" w:author="jonathan pritchard" w:date="2024-02-06T10:59:00Z">
        <w:r w:rsidR="00980423">
          <w:t xml:space="preserve"> and provide a permanent and persisting indication “overlap” as per ENCs.</w:t>
        </w:r>
      </w:ins>
      <w:commentRangeEnd w:id="2314"/>
      <w:ins w:id="2322" w:author="jonathan pritchard" w:date="2024-02-06T11:00:00Z">
        <w:r w:rsidR="00F87312">
          <w:rPr>
            <w:rStyle w:val="CommentReference"/>
          </w:rPr>
          <w:commentReference w:id="2314"/>
        </w:r>
      </w:ins>
      <w:commentRangeEnd w:id="2315"/>
      <w:ins w:id="2323" w:author="jonathan pritchard" w:date="2024-05-20T16:09:00Z" w16du:dateUtc="2024-05-20T15:09:00Z">
        <w:r w:rsidR="00675209">
          <w:rPr>
            <w:rStyle w:val="CommentReference"/>
          </w:rPr>
          <w:commentReference w:id="2315"/>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2324" w:author="jonathan pritchard" w:date="2024-02-06T10:49:00Z">
        <w:r w:rsidR="001D3531">
          <w:t xml:space="preserve"> </w:t>
        </w:r>
      </w:ins>
      <w:ins w:id="2325" w:author="jonathan pritchard" w:date="2024-02-06T10:51:00Z">
        <w:r w:rsidR="001D3531">
          <w:t xml:space="preserve">Similarly, overlaps between different data producers’ ENC and other data products other than ENC should also be expected. Certain </w:t>
        </w:r>
      </w:ins>
      <w:ins w:id="2326"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2327" w:name="_Ref49451692"/>
      <w:bookmarkStart w:id="2328" w:name="_Toc144421417"/>
      <w:r w:rsidRPr="00D56521">
        <w:lastRenderedPageBreak/>
        <w:t>Guidance on u</w:t>
      </w:r>
      <w:r w:rsidR="006A43DE" w:rsidRPr="00D56521">
        <w:t>pdat</w:t>
      </w:r>
      <w:r w:rsidRPr="00D56521">
        <w:t>ing</w:t>
      </w:r>
      <w:r w:rsidR="00FE57E5" w:rsidRPr="00D56521">
        <w:t xml:space="preserve"> S-100 datasets on ECDIS</w:t>
      </w:r>
      <w:bookmarkEnd w:id="2327"/>
      <w:bookmarkEnd w:id="2328"/>
    </w:p>
    <w:p w14:paraId="47D9A97D" w14:textId="7B7BA002" w:rsidR="007F3619" w:rsidRPr="00D56521" w:rsidRDefault="007F3619" w:rsidP="00525920">
      <w:pPr>
        <w:pStyle w:val="Heading3"/>
      </w:pPr>
      <w:bookmarkStart w:id="2329" w:name="_Toc144421418"/>
      <w:r w:rsidRPr="00D56521">
        <w:t>Introduction</w:t>
      </w:r>
      <w:bookmarkEnd w:id="2329"/>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2330" w:name="_Hlk49425190"/>
      <w:r w:rsidRPr="00D56521">
        <w:t xml:space="preserve">The guidance in </w:t>
      </w:r>
      <w:bookmarkEnd w:id="2330"/>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2331" w:author="jonathan pritchard" w:date="2024-02-06T09:38:00Z">
        <w:r w:rsidR="00DF2F0B">
          <w:t>)</w:t>
        </w:r>
      </w:ins>
      <w:r w:rsidR="00E96E96">
        <w:t>.</w:t>
      </w:r>
    </w:p>
    <w:p w14:paraId="4ACBE9EB" w14:textId="3F5962A0" w:rsidR="006A43DE" w:rsidRPr="00D56521" w:rsidRDefault="006A43DE" w:rsidP="00525920">
      <w:pPr>
        <w:pStyle w:val="Heading3"/>
      </w:pPr>
      <w:bookmarkStart w:id="2332" w:name="_Ref49425494"/>
      <w:bookmarkStart w:id="2333" w:name="_Toc144421419"/>
      <w:r w:rsidRPr="00D56521">
        <w:t>General</w:t>
      </w:r>
      <w:r w:rsidR="007F3619" w:rsidRPr="00D56521">
        <w:t xml:space="preserve"> requirements</w:t>
      </w:r>
      <w:bookmarkEnd w:id="2332"/>
      <w:bookmarkEnd w:id="2333"/>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2334" w:author="Raphael Malyankar" w:date="2023-08-31T16:32:00Z">
        <w:r w:rsidR="00D830F9" w:rsidRPr="00D56521" w:rsidDel="003B11C8">
          <w:delText xml:space="preserve">SENC </w:delText>
        </w:r>
      </w:del>
      <w:ins w:id="2335"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2336" w:author="Raphael Malyankar" w:date="2023-08-31T16:32:00Z">
        <w:r w:rsidR="00D830F9" w:rsidRPr="00D56521" w:rsidDel="003B11C8">
          <w:delText>SENC</w:delText>
        </w:r>
      </w:del>
      <w:ins w:id="2337"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2338"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2339" w:author="jonathan pritchard" w:date="2024-05-29T03:36:00Z" w16du:dateUtc="2024-05-29T02:36:00Z">
        <w:r w:rsidRPr="00D56521" w:rsidDel="00B15F52">
          <w:delText xml:space="preserve">shall </w:delText>
        </w:r>
      </w:del>
      <w:ins w:id="2340"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2341"/>
      <w:r w:rsidR="00B97E26" w:rsidRPr="00694450">
        <w:rPr>
          <w:highlight w:val="yellow"/>
        </w:rPr>
        <w:t>ENC</w:t>
      </w:r>
      <w:commentRangeEnd w:id="2341"/>
      <w:r w:rsidR="00DF2F0B">
        <w:rPr>
          <w:rStyle w:val="CommentReference"/>
        </w:rPr>
        <w:commentReference w:id="2341"/>
      </w:r>
      <w:r w:rsidR="00B97E26" w:rsidRPr="00D56521">
        <w:t xml:space="preserve"> data </w:t>
      </w:r>
      <w:del w:id="2342" w:author="jonathan pritchard" w:date="2024-05-29T03:36:00Z" w16du:dateUtc="2024-05-29T02:36:00Z">
        <w:r w:rsidR="00B97E26" w:rsidRPr="00D56521" w:rsidDel="00B15F52">
          <w:delText xml:space="preserve">shall </w:delText>
        </w:r>
      </w:del>
      <w:ins w:id="2343"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2344" w:author="jonathan pritchard" w:date="2024-02-06T09:41:00Z">
        <w:r w:rsidR="00DF2F0B">
          <w:t xml:space="preserve"> </w:t>
        </w:r>
        <w:commentRangeStart w:id="2345"/>
        <w:r w:rsidR="00DF2F0B">
          <w:t>Only ISO8211 and GML encoded data can support updates</w:t>
        </w:r>
      </w:ins>
      <w:ins w:id="2346" w:author="jonathan pritchard" w:date="2024-02-06T09:42:00Z">
        <w:r w:rsidR="00DF2F0B">
          <w:t>, as described in Part 10a and 10b respectively. The use of GML updates as described in Part 10b is used</w:t>
        </w:r>
      </w:ins>
      <w:ins w:id="2347" w:author="jonathan pritchard" w:date="2024-02-06T09:53:00Z">
        <w:r w:rsidR="002D2102">
          <w:t>, in particular,</w:t>
        </w:r>
      </w:ins>
      <w:ins w:id="2348" w:author="jonathan pritchard" w:date="2024-02-06T09:42:00Z">
        <w:r w:rsidR="00DF2F0B">
          <w:t xml:space="preserve"> by S-128 to </w:t>
        </w:r>
      </w:ins>
      <w:ins w:id="2349" w:author="jonathan pritchard" w:date="2024-02-06T09:43:00Z">
        <w:r w:rsidR="00110A19">
          <w:t xml:space="preserve">update catalogue information used by the ECDIS to produce update Status Reports, as described in </w:t>
        </w:r>
        <w:commentRangeEnd w:id="2345"/>
        <w:r w:rsidR="00110A19">
          <w:rPr>
            <w:rStyle w:val="CommentReference"/>
          </w:rPr>
          <w:commentReference w:id="2345"/>
        </w:r>
      </w:ins>
      <w:ins w:id="2350" w:author="jonathan pritchard" w:date="2024-02-06T09:53:00Z">
        <w:r w:rsidR="002D2102">
          <w:fldChar w:fldCharType="begin"/>
        </w:r>
        <w:r w:rsidR="002D2102">
          <w:instrText xml:space="preserve"> REF _Ref158105624 \h </w:instrText>
        </w:r>
      </w:ins>
      <w:r w:rsidR="002D2102">
        <w:fldChar w:fldCharType="separate"/>
      </w:r>
      <w:ins w:id="2351" w:author="jonathan pritchard" w:date="2024-02-06T09:53:00Z">
        <w:r w:rsidR="002D2102" w:rsidRPr="00A01D79">
          <w:t xml:space="preserve">Appendix </w:t>
        </w:r>
        <w:r w:rsidR="002D2102">
          <w:t>C-3 - ECDIS Update Status Reports</w:t>
        </w:r>
        <w:r w:rsidR="002D2102">
          <w:fldChar w:fldCharType="end"/>
        </w:r>
      </w:ins>
      <w:ins w:id="2352"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 xml:space="preserve">file. </w:t>
      </w:r>
      <w:r w:rsidRPr="00D56521">
        <w:lastRenderedPageBreak/>
        <w:t>The log</w:t>
      </w:r>
      <w:r w:rsidR="00A87C48" w:rsidRPr="00D56521">
        <w:t xml:space="preserve"> </w:t>
      </w:r>
      <w:r w:rsidRPr="00D56521">
        <w:t xml:space="preserve">file should contain, for each update applied to or rejected by the </w:t>
      </w:r>
      <w:del w:id="2353" w:author="Raphael Malyankar" w:date="2023-08-31T16:33:00Z">
        <w:r w:rsidRPr="00D56521" w:rsidDel="003B11C8">
          <w:delText>SENC</w:delText>
        </w:r>
      </w:del>
      <w:ins w:id="2354"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2355" w:author="Raphael Malyankar" w:date="2023-08-31T16:33:00Z">
        <w:r w:rsidRPr="00D56521" w:rsidDel="003B11C8">
          <w:delText xml:space="preserve">SENC </w:delText>
        </w:r>
      </w:del>
      <w:ins w:id="2356"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2357" w:name="_Toc144421420"/>
      <w:r w:rsidRPr="00D56521">
        <w:t>Automatic Update</w:t>
      </w:r>
      <w:bookmarkEnd w:id="2357"/>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2358" w:author="jonathan pritchard" w:date="2024-05-29T03:37:00Z" w16du:dateUtc="2024-05-29T02:37:00Z">
        <w:r w:rsidR="006A43DE" w:rsidRPr="00D56521" w:rsidDel="00B15F52">
          <w:delText xml:space="preserve">shall </w:delText>
        </w:r>
      </w:del>
      <w:ins w:id="2359"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2360" w:author="jonathan pritchard" w:date="2024-05-29T03:37:00Z" w16du:dateUtc="2024-05-29T02:37:00Z">
        <w:r w:rsidRPr="00D56521" w:rsidDel="00B15F52">
          <w:delText xml:space="preserve">shall </w:delText>
        </w:r>
      </w:del>
      <w:ins w:id="2361"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2362"/>
      <w:commentRangeStart w:id="2363"/>
      <w:r w:rsidRPr="00B317C6">
        <w:rPr>
          <w:b/>
        </w:rPr>
        <w:t>.1</w:t>
      </w:r>
      <w:r w:rsidRPr="00D56521">
        <w:t xml:space="preserve"> File extension of the </w:t>
      </w:r>
      <w:r w:rsidR="00EE16CD" w:rsidRPr="00D56521">
        <w:t>u</w:t>
      </w:r>
      <w:r w:rsidRPr="00D56521">
        <w:t>pdate</w:t>
      </w:r>
      <w:ins w:id="2364" w:author="jonathan pritchard" w:date="2024-02-06T16:06:00Z">
        <w:r w:rsidR="00336DAA">
          <w:t xml:space="preserve"> (if applicable)</w:t>
        </w:r>
      </w:ins>
      <w:r w:rsidR="00B317C6">
        <w:t>;</w:t>
      </w:r>
      <w:commentRangeEnd w:id="2362"/>
      <w:r w:rsidR="00336DAA">
        <w:rPr>
          <w:rStyle w:val="CommentReference"/>
        </w:rPr>
        <w:commentReference w:id="2362"/>
      </w:r>
      <w:commentRangeEnd w:id="2363"/>
      <w:r w:rsidR="00477596">
        <w:rPr>
          <w:rStyle w:val="CommentReference"/>
        </w:rPr>
        <w:commentReference w:id="2363"/>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2365"/>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2366"/>
      <w:r w:rsidR="00560F77" w:rsidRPr="0043278E">
        <w:rPr>
          <w:highlight w:val="yellow"/>
        </w:rPr>
        <w:t>cases</w:t>
      </w:r>
      <w:commentRangeEnd w:id="2366"/>
      <w:r w:rsidR="00B716E1">
        <w:rPr>
          <w:rStyle w:val="CommentReference"/>
        </w:rPr>
        <w:commentReference w:id="2366"/>
      </w:r>
      <w:r w:rsidR="00560F77" w:rsidRPr="00B317C6">
        <w:t xml:space="preserve">, updates that do not pass the authentication and </w:t>
      </w:r>
      <w:commentRangeEnd w:id="2365"/>
      <w:r w:rsidR="0093733F">
        <w:rPr>
          <w:rStyle w:val="CommentReference"/>
        </w:rPr>
        <w:commentReference w:id="2365"/>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lastRenderedPageBreak/>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2367" w:author="Raphael Malyankar" w:date="2023-08-31T16:34:00Z">
        <w:r w:rsidRPr="00D56521" w:rsidDel="003B11C8">
          <w:delText xml:space="preserve">SENC </w:delText>
        </w:r>
      </w:del>
      <w:ins w:id="2368"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2369" w:author="jonathan pritchard" w:date="2024-05-29T03:37:00Z" w16du:dateUtc="2024-05-29T02:37:00Z">
        <w:r w:rsidRPr="00D56521" w:rsidDel="00B15F52">
          <w:delText xml:space="preserve">shall </w:delText>
        </w:r>
      </w:del>
      <w:ins w:id="2370"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2371" w:name="_Toc144421421"/>
      <w:r w:rsidRPr="00D56521">
        <w:t>Manual Update</w:t>
      </w:r>
      <w:bookmarkEnd w:id="2371"/>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2372"/>
      <w:r w:rsidRPr="00D56521">
        <w:rPr>
          <w:b/>
          <w:bCs/>
        </w:rPr>
        <w:t xml:space="preserve">Indications and </w:t>
      </w:r>
      <w:del w:id="2373" w:author="jonathan pritchard" w:date="2024-05-21T10:40:00Z" w16du:dateUtc="2024-05-21T09:40:00Z">
        <w:r w:rsidRPr="00D56521" w:rsidDel="00C0149A">
          <w:rPr>
            <w:b/>
            <w:bCs/>
          </w:rPr>
          <w:delText>Alarms</w:delText>
        </w:r>
      </w:del>
      <w:ins w:id="2374" w:author="jonathan pritchard" w:date="2024-05-21T10:40:00Z" w16du:dateUtc="2024-05-21T09:40:00Z">
        <w:r w:rsidR="00C0149A">
          <w:rPr>
            <w:b/>
            <w:bCs/>
          </w:rPr>
          <w:t>Alerts</w:t>
        </w:r>
      </w:ins>
      <w:r w:rsidRPr="00D56521">
        <w:t>. The ECDIS should be capable of sensing indications and al</w:t>
      </w:r>
      <w:del w:id="2375" w:author="jonathan pritchard" w:date="2024-05-21T10:40:00Z" w16du:dateUtc="2024-05-21T09:40:00Z">
        <w:r w:rsidRPr="00D56521" w:rsidDel="00C0149A">
          <w:delText>arms</w:delText>
        </w:r>
      </w:del>
      <w:ins w:id="2376"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2372"/>
      <w:r w:rsidR="000835C0">
        <w:rPr>
          <w:rStyle w:val="CommentReference"/>
        </w:rPr>
        <w:commentReference w:id="2372"/>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2377" w:author="jonathan pritchard" w:date="2024-05-29T03:37:00Z" w16du:dateUtc="2024-05-29T02:37:00Z">
        <w:r w:rsidRPr="00D56521" w:rsidDel="00B15F52">
          <w:delText xml:space="preserve">shall </w:delText>
        </w:r>
      </w:del>
      <w:ins w:id="2378"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2379" w:name="_Ref49425504"/>
      <w:bookmarkStart w:id="2380" w:name="_Ref49425519"/>
      <w:bookmarkStart w:id="2381" w:name="_Toc144421422"/>
      <w:r w:rsidRPr="00D56521">
        <w:t>Support file updates</w:t>
      </w:r>
      <w:bookmarkEnd w:id="2379"/>
      <w:bookmarkEnd w:id="2380"/>
      <w:bookmarkEnd w:id="2381"/>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rsidP="0043278E">
      <w:pPr>
        <w:pStyle w:val="Heading2"/>
      </w:pPr>
      <w:bookmarkStart w:id="2382" w:name="_Toc144421423"/>
      <w:commentRangeStart w:id="2383"/>
      <w:commentRangeStart w:id="2384"/>
      <w:r w:rsidRPr="00D56521">
        <w:t>New editions, re-issues, and updates</w:t>
      </w:r>
      <w:r w:rsidR="00DF374C" w:rsidRPr="00D56521">
        <w:t xml:space="preserve"> of datasets</w:t>
      </w:r>
      <w:bookmarkEnd w:id="2382"/>
      <w:commentRangeEnd w:id="2383"/>
      <w:r w:rsidR="00E27B73">
        <w:rPr>
          <w:rStyle w:val="CommentReference"/>
          <w:rFonts w:eastAsia="MS Mincho"/>
          <w:b w:val="0"/>
          <w:bCs w:val="0"/>
        </w:rPr>
        <w:commentReference w:id="2383"/>
      </w:r>
      <w:commentRangeEnd w:id="2384"/>
      <w:r w:rsidR="001E0626">
        <w:rPr>
          <w:rStyle w:val="CommentReference"/>
          <w:rFonts w:eastAsia="MS Mincho"/>
          <w:b w:val="0"/>
          <w:bCs w:val="0"/>
        </w:rPr>
        <w:commentReference w:id="2384"/>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2385" w:author="jonathan pritchard" w:date="2024-05-29T02:55:00Z" w16du:dateUtc="2024-05-29T01:55:00Z">
        <w:r w:rsidR="0043278E">
          <w:t>behaviour</w:t>
        </w:r>
      </w:ins>
      <w:del w:id="2386"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2387" w:author="jonathan pritchard" w:date="2024-05-29T03:37:00Z" w16du:dateUtc="2024-05-29T02:37:00Z">
        <w:r w:rsidR="00F90EF4" w:rsidRPr="00D56521" w:rsidDel="00B15F52">
          <w:delText xml:space="preserve">shall </w:delText>
        </w:r>
      </w:del>
      <w:ins w:id="2388"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lastRenderedPageBreak/>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2389" w:author="jonathan pritchard" w:date="2024-05-29T03:37:00Z" w16du:dateUtc="2024-05-29T02:37:00Z">
        <w:r w:rsidR="00B6136D" w:rsidRPr="00D56521" w:rsidDel="00B15F52">
          <w:delText xml:space="preserve">shall </w:delText>
        </w:r>
      </w:del>
      <w:ins w:id="2390"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2391" w:author="jonathan pritchard" w:date="2024-05-29T03:37:00Z" w16du:dateUtc="2024-05-29T02:37:00Z">
        <w:r w:rsidR="00B6136D" w:rsidRPr="00D56521" w:rsidDel="00B15F52">
          <w:delText xml:space="preserve">shall </w:delText>
        </w:r>
      </w:del>
      <w:ins w:id="2392"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2393" w:author="jonathan pritchard" w:date="2024-02-06T11:53:00Z"/>
          <w:highlight w:val="yellow"/>
          <w:rPrChange w:id="2394" w:author="jonathan pritchard" w:date="2023-12-06T14:56:00Z">
            <w:rPr>
              <w:del w:id="2395" w:author="jonathan pritchard" w:date="2024-02-06T11:53:00Z"/>
            </w:rPr>
          </w:rPrChange>
        </w:rPr>
      </w:pPr>
      <w:commentRangeStart w:id="2396"/>
      <w:del w:id="2397" w:author="jonathan pritchard" w:date="2024-02-06T11:53:00Z">
        <w:r w:rsidRPr="0043278E" w:rsidDel="001E0626">
          <w:rPr>
            <w:highlight w:val="yellow"/>
          </w:rPr>
          <w:delText>Termination</w:delText>
        </w:r>
        <w:commentRangeEnd w:id="2396"/>
        <w:r w:rsidR="00EC6DA6" w:rsidDel="001E0626">
          <w:rPr>
            <w:rStyle w:val="CommentReference"/>
          </w:rPr>
          <w:commentReference w:id="2396"/>
        </w:r>
        <w:r w:rsidRPr="00EC6DA6" w:rsidDel="001E0626">
          <w:rPr>
            <w:highlight w:val="yellow"/>
            <w:rPrChange w:id="2398" w:author="jonathan pritchard" w:date="2023-12-06T14:56:00Z">
              <w:rPr/>
            </w:rPrChange>
          </w:rPr>
          <w:delText xml:space="preserve"> - </w:delText>
        </w:r>
        <w:r w:rsidR="00011277" w:rsidRPr="00EC6DA6" w:rsidDel="001E0626">
          <w:rPr>
            <w:highlight w:val="yellow"/>
            <w:rPrChange w:id="2399"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2400" w:author="Raphael Malyankar" w:date="2023-08-31T22:22:00Z"/>
        </w:rPr>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2E1E9F74" w14:textId="4969581C" w:rsidR="00B073EA" w:rsidRDefault="00B073EA" w:rsidP="00BE68E8">
      <w:pPr>
        <w:pStyle w:val="Heading1"/>
      </w:pPr>
      <w:bookmarkStart w:id="2401" w:name="_Toc144421424"/>
      <w:bookmarkStart w:id="2402" w:name="_Ref167112888"/>
      <w:ins w:id="2403" w:author="Raphael Malyankar" w:date="2023-08-31T22:22:00Z">
        <w:r>
          <w:t xml:space="preserve">Support </w:t>
        </w:r>
      </w:ins>
      <w:ins w:id="2404" w:author="Raphael Malyankar" w:date="2023-09-01T00:24:00Z">
        <w:r w:rsidR="001309C7">
          <w:t>F</w:t>
        </w:r>
      </w:ins>
      <w:ins w:id="2405" w:author="Raphael Malyankar" w:date="2023-08-31T22:22:00Z">
        <w:r>
          <w:t xml:space="preserve">ile </w:t>
        </w:r>
      </w:ins>
      <w:ins w:id="2406" w:author="Raphael Malyankar" w:date="2023-09-01T00:24:00Z">
        <w:r w:rsidR="001309C7">
          <w:t>F</w:t>
        </w:r>
      </w:ins>
      <w:ins w:id="2407" w:author="Raphael Malyankar" w:date="2023-08-31T22:22:00Z">
        <w:r>
          <w:t>ormats</w:t>
        </w:r>
      </w:ins>
      <w:bookmarkEnd w:id="2401"/>
      <w:bookmarkEnd w:id="2402"/>
    </w:p>
    <w:p w14:paraId="13D8317E" w14:textId="167A7936" w:rsidR="00E52CD2" w:rsidRDefault="00E52CD2" w:rsidP="00E52CD2">
      <w:pPr>
        <w:rPr>
          <w:ins w:id="2408" w:author="Raphael Malyankar" w:date="2023-08-31T23:40:00Z"/>
        </w:rPr>
      </w:pPr>
      <w:commentRangeStart w:id="2409"/>
      <w:ins w:id="2410" w:author="Raphael Malyankar" w:date="2023-08-31T23:34:00Z">
        <w:r>
          <w:t xml:space="preserve">ECDIS </w:t>
        </w:r>
      </w:ins>
      <w:ins w:id="2411" w:author="Raphael Malyankar" w:date="2023-08-31T23:39:00Z">
        <w:r>
          <w:t xml:space="preserve">support files </w:t>
        </w:r>
      </w:ins>
      <w:ins w:id="2412" w:author="Raphael Malyankar" w:date="2023-09-01T00:21:00Z">
        <w:r w:rsidR="001309C7">
          <w:t>must</w:t>
        </w:r>
      </w:ins>
      <w:ins w:id="2413" w:author="Raphael Malyankar" w:date="2023-08-31T23:39:00Z">
        <w:r>
          <w:t xml:space="preserve"> be limited</w:t>
        </w:r>
      </w:ins>
      <w:ins w:id="2414" w:author="Raphael Malyankar" w:date="2023-08-31T23:40:00Z">
        <w:r>
          <w:t xml:space="preserve"> to the following formats </w:t>
        </w:r>
      </w:ins>
      <w:ins w:id="2415" w:author="Raphael Malyankar" w:date="2023-09-01T00:21:00Z">
        <w:r w:rsidR="001309C7">
          <w:t xml:space="preserve">out </w:t>
        </w:r>
      </w:ins>
      <w:ins w:id="2416" w:author="Raphael Malyankar" w:date="2023-08-31T23:40:00Z">
        <w:r>
          <w:t>of the support file formats listed in S-100 Part 17</w:t>
        </w:r>
      </w:ins>
      <w:ins w:id="2417" w:author="Raphael Malyankar" w:date="2023-09-01T00:21:00Z">
        <w:r w:rsidR="001309C7">
          <w:t xml:space="preserve"> S100_SupportFileFormat en</w:t>
        </w:r>
      </w:ins>
      <w:ins w:id="2418" w:author="Raphael Malyankar" w:date="2023-09-01T00:22:00Z">
        <w:r w:rsidR="001309C7">
          <w:t>umeration</w:t>
        </w:r>
      </w:ins>
      <w:ins w:id="2419" w:author="Raphael Malyankar" w:date="2023-08-31T23:40:00Z">
        <w:r>
          <w:t>:</w:t>
        </w:r>
      </w:ins>
      <w:commentRangeEnd w:id="2409"/>
      <w:r w:rsidR="000148AF">
        <w:rPr>
          <w:rStyle w:val="CommentReference"/>
        </w:rPr>
        <w:commentReference w:id="2409"/>
      </w:r>
    </w:p>
    <w:p w14:paraId="406E0BA5" w14:textId="02D5710E" w:rsidR="00E52CD2" w:rsidRDefault="00E52CD2" w:rsidP="0043278E">
      <w:pPr>
        <w:pStyle w:val="ListParagraph"/>
        <w:numPr>
          <w:ilvl w:val="0"/>
          <w:numId w:val="106"/>
        </w:numPr>
        <w:rPr>
          <w:ins w:id="2420" w:author="Raphael Malyankar" w:date="2023-09-01T00:13:00Z"/>
        </w:rPr>
      </w:pPr>
      <w:ins w:id="2421" w:author="Raphael Malyankar" w:date="2023-08-31T23:40:00Z">
        <w:r>
          <w:t>Plain tex</w:t>
        </w:r>
      </w:ins>
      <w:ins w:id="2422" w:author="jonathan pritchard" w:date="2024-02-06T15:52:00Z">
        <w:r w:rsidR="00F91C71">
          <w:t>t</w:t>
        </w:r>
      </w:ins>
      <w:ins w:id="2423" w:author="Raphael Malyankar" w:date="2023-08-31T23:40:00Z">
        <w:del w:id="2424" w:author="jonathan pritchard" w:date="2024-02-06T15:52:00Z">
          <w:r w:rsidDel="00F91C71">
            <w:delText>t</w:delText>
          </w:r>
        </w:del>
      </w:ins>
      <w:ins w:id="2425" w:author="Raphael Malyankar" w:date="2023-09-01T00:14:00Z">
        <w:del w:id="2426" w:author="jonathan pritchard" w:date="2024-02-06T15:52:00Z">
          <w:r w:rsidR="00DF7708" w:rsidDel="00F91C71">
            <w:delText xml:space="preserve"> (</w:delText>
          </w:r>
        </w:del>
      </w:ins>
      <w:ins w:id="2427" w:author="Raphael Malyankar" w:date="2023-09-01T00:15:00Z">
        <w:del w:id="2428" w:author="jonathan pritchard" w:date="2024-02-06T15:52:00Z">
          <w:r w:rsidR="00DF7708" w:rsidDel="00F91C71">
            <w:delText>excluding</w:delText>
          </w:r>
        </w:del>
      </w:ins>
      <w:ins w:id="2429" w:author="Raphael Malyankar" w:date="2023-09-01T00:14:00Z">
        <w:del w:id="2430" w:author="jonathan pritchard" w:date="2024-02-06T15:52:00Z">
          <w:r w:rsidR="00DF7708" w:rsidDel="00F91C71">
            <w:delText xml:space="preserve"> control characters </w:delText>
          </w:r>
        </w:del>
      </w:ins>
      <w:ins w:id="2431" w:author="Raphael Malyankar" w:date="2023-09-01T00:15:00Z">
        <w:del w:id="2432" w:author="jonathan pritchard" w:date="2024-02-06T15:52:00Z">
          <w:r w:rsidR="00DF7708" w:rsidDel="00F91C71">
            <w:delText>other than</w:delText>
          </w:r>
        </w:del>
      </w:ins>
      <w:ins w:id="2433" w:author="Raphael Malyankar" w:date="2023-09-01T00:14:00Z">
        <w:del w:id="2434" w:author="jonathan pritchard" w:date="2024-02-06T15:52:00Z">
          <w:r w:rsidR="00DF7708" w:rsidDel="00F91C71">
            <w:delText xml:space="preserve"> line feed, carriage return, and tab characters)</w:delText>
          </w:r>
        </w:del>
      </w:ins>
    </w:p>
    <w:p w14:paraId="5FDAAB27" w14:textId="765BBB92" w:rsidR="00DF7708" w:rsidDel="00F91C71" w:rsidRDefault="00DF7708" w:rsidP="0043278E">
      <w:pPr>
        <w:pStyle w:val="ListParagraph"/>
        <w:numPr>
          <w:ilvl w:val="0"/>
          <w:numId w:val="106"/>
        </w:numPr>
        <w:rPr>
          <w:ins w:id="2435" w:author="Raphael Malyankar" w:date="2023-09-01T00:13:00Z"/>
          <w:del w:id="2436" w:author="jonathan pritchard" w:date="2024-02-06T15:52:00Z"/>
        </w:rPr>
      </w:pPr>
      <w:commentRangeStart w:id="2437"/>
      <w:ins w:id="2438" w:author="Raphael Malyankar" w:date="2023-09-01T00:13:00Z">
        <w:r>
          <w:t>HTML</w:t>
        </w:r>
      </w:ins>
      <w:ins w:id="2439" w:author="Raphael Malyankar" w:date="2023-09-01T00:16:00Z">
        <w:del w:id="2440" w:author="jonathan pritchard" w:date="2024-02-06T15:53:00Z">
          <w:r w:rsidDel="00F91C71">
            <w:delText xml:space="preserve"> </w:delText>
          </w:r>
        </w:del>
        <w:del w:id="2441" w:author="jonathan pritchard" w:date="2024-02-06T15:52:00Z">
          <w:r w:rsidDel="00F91C71">
            <w:delText xml:space="preserve">(HTML </w:delText>
          </w:r>
        </w:del>
      </w:ins>
      <w:ins w:id="2442" w:author="Raphael Malyankar" w:date="2023-09-01T00:29:00Z">
        <w:del w:id="2443" w:author="jonathan pritchard" w:date="2024-02-06T15:52:00Z">
          <w:r w:rsidR="00E54CE1" w:rsidDel="00F91C71">
            <w:delText>5 recommended</w:delText>
          </w:r>
        </w:del>
      </w:ins>
      <w:ins w:id="2444" w:author="Raphael Malyankar" w:date="2023-09-01T00:16:00Z">
        <w:del w:id="2445" w:author="jonathan pritchard" w:date="2024-02-06T15:52:00Z">
          <w:r w:rsidDel="00F91C71">
            <w:delText>)</w:delText>
          </w:r>
        </w:del>
      </w:ins>
      <w:ins w:id="2446" w:author="Raphael Malyankar" w:date="2023-09-01T00:15:00Z">
        <w:del w:id="2447" w:author="jonathan pritchard" w:date="2024-02-06T15:52:00Z">
          <w:r w:rsidDel="00F91C71">
            <w:delText xml:space="preserve"> </w:delText>
          </w:r>
        </w:del>
      </w:ins>
    </w:p>
    <w:p w14:paraId="5EFA495C" w14:textId="4B9E5786" w:rsidR="00DF7708" w:rsidRDefault="00DF7708" w:rsidP="0043278E">
      <w:pPr>
        <w:pStyle w:val="ListParagraph"/>
        <w:numPr>
          <w:ilvl w:val="0"/>
          <w:numId w:val="106"/>
        </w:numPr>
        <w:rPr>
          <w:ins w:id="2448" w:author="Raphael Malyankar" w:date="2023-09-01T00:16:00Z"/>
        </w:rPr>
      </w:pPr>
      <w:ins w:id="2449" w:author="Raphael Malyankar" w:date="2023-09-01T00:13:00Z">
        <w:del w:id="2450"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2451" w:author="Raphael Malyankar" w:date="2023-09-01T00:16:00Z"/>
        </w:rPr>
      </w:pPr>
      <w:ins w:id="2452" w:author="Raphael Malyankar" w:date="2023-09-01T00:16:00Z">
        <w:r>
          <w:t>JPEG 2000</w:t>
        </w:r>
      </w:ins>
      <w:commentRangeEnd w:id="2437"/>
      <w:r w:rsidR="00795882">
        <w:rPr>
          <w:rStyle w:val="CommentReference"/>
        </w:rPr>
        <w:commentReference w:id="2437"/>
      </w:r>
    </w:p>
    <w:p w14:paraId="5A54DEA5" w14:textId="732C7614" w:rsidR="00DF7708" w:rsidRDefault="00DF7708" w:rsidP="0043278E">
      <w:pPr>
        <w:pStyle w:val="ListParagraph"/>
        <w:numPr>
          <w:ilvl w:val="0"/>
          <w:numId w:val="106"/>
        </w:numPr>
        <w:rPr>
          <w:ins w:id="2453" w:author="Raphael Malyankar" w:date="2023-09-01T00:13:00Z"/>
        </w:rPr>
      </w:pPr>
      <w:ins w:id="2454" w:author="Raphael Malyankar" w:date="2023-09-01T00:16:00Z">
        <w:r>
          <w:t>TIFF</w:t>
        </w:r>
      </w:ins>
      <w:ins w:id="2455" w:author="jonathan pritchard" w:date="2024-02-06T15:52:00Z">
        <w:r w:rsidR="00F91C71">
          <w:t xml:space="preserve"> 6.0</w:t>
        </w:r>
      </w:ins>
      <w:ins w:id="2456" w:author="Raphael Malyankar" w:date="2023-09-01T00:16:00Z">
        <w:del w:id="2457" w:author="jonathan pritchard" w:date="2024-02-06T15:52:00Z">
          <w:r w:rsidDel="00F91C71">
            <w:delText xml:space="preserve"> 6.0</w:delText>
          </w:r>
        </w:del>
      </w:ins>
    </w:p>
    <w:p w14:paraId="51FFD0E0" w14:textId="5F3BE360" w:rsidR="00DF7708" w:rsidRDefault="00DF7708" w:rsidP="00E52CD2">
      <w:pPr>
        <w:rPr>
          <w:ins w:id="2458" w:author="Raphael Malyankar" w:date="2023-09-01T00:20:00Z"/>
        </w:rPr>
      </w:pPr>
      <w:ins w:id="2459" w:author="Raphael Malyankar" w:date="2023-09-01T00:17:00Z">
        <w:r>
          <w:t>In addition, CSS (Cascading Style</w:t>
        </w:r>
      </w:ins>
      <w:ins w:id="2460" w:author="Raphael Malyankar" w:date="2023-09-01T00:25:00Z">
        <w:r w:rsidR="001309C7">
          <w:t xml:space="preserve"> S</w:t>
        </w:r>
      </w:ins>
      <w:ins w:id="2461" w:author="Raphael Malyankar" w:date="2023-09-01T00:17:00Z">
        <w:r>
          <w:t>heets) files may be used</w:t>
        </w:r>
      </w:ins>
      <w:ins w:id="2462" w:author="Raphael Malyankar" w:date="2023-09-01T00:18:00Z">
        <w:r>
          <w:t xml:space="preserve"> for styling</w:t>
        </w:r>
      </w:ins>
      <w:ins w:id="2463" w:author="Raphael Malyankar" w:date="2023-09-01T00:19:00Z">
        <w:r w:rsidR="001309C7">
          <w:t xml:space="preserve"> HTM</w:t>
        </w:r>
      </w:ins>
      <w:ins w:id="2464" w:author="Raphael Malyankar" w:date="2023-09-01T00:20:00Z">
        <w:r w:rsidR="001309C7">
          <w:t xml:space="preserve">L and XML </w:t>
        </w:r>
        <w:proofErr w:type="spellStart"/>
        <w:r w:rsidR="001309C7">
          <w:t>suport</w:t>
        </w:r>
        <w:proofErr w:type="spellEnd"/>
        <w:r w:rsidR="001309C7">
          <w:t xml:space="preserve"> files</w:t>
        </w:r>
      </w:ins>
      <w:ins w:id="2465" w:author="Raphael Malyankar" w:date="2023-09-01T00:26:00Z">
        <w:r w:rsidR="006628F7">
          <w:t xml:space="preserve">. If used </w:t>
        </w:r>
      </w:ins>
      <w:ins w:id="2466" w:author="Raphael Malyankar" w:date="2023-09-01T00:27:00Z">
        <w:r w:rsidR="006628F7">
          <w:t>only in a single support file, the styles should be embedded rather than encoded in a separate CSS file</w:t>
        </w:r>
      </w:ins>
      <w:ins w:id="2467" w:author="Raphael Malyankar" w:date="2023-09-01T00:18:00Z">
        <w:r w:rsidR="001309C7">
          <w:t xml:space="preserve">. </w:t>
        </w:r>
      </w:ins>
      <w:ins w:id="2468" w:author="Raphael Malyankar" w:date="2023-09-01T00:28:00Z">
        <w:r w:rsidR="006628F7">
          <w:t>CSS files</w:t>
        </w:r>
      </w:ins>
      <w:ins w:id="2469" w:author="Raphael Malyankar" w:date="2023-09-01T00:18:00Z">
        <w:r w:rsidR="001309C7">
          <w:t xml:space="preserve"> are encoded in di</w:t>
        </w:r>
      </w:ins>
      <w:ins w:id="2470" w:author="Raphael Malyankar" w:date="2023-09-01T00:19:00Z">
        <w:r w:rsidR="001309C7">
          <w:t>scovery metadata</w:t>
        </w:r>
      </w:ins>
      <w:ins w:id="2471" w:author="Raphael Malyankar" w:date="2023-09-01T00:18:00Z">
        <w:r w:rsidR="001309C7">
          <w:t xml:space="preserve"> as “other” </w:t>
        </w:r>
      </w:ins>
      <w:ins w:id="2472" w:author="Raphael Malyankar" w:date="2023-09-01T00:19:00Z">
        <w:r w:rsidR="001309C7">
          <w:t>support files.</w:t>
        </w:r>
      </w:ins>
    </w:p>
    <w:p w14:paraId="3C299EC9" w14:textId="1B3AFF3A" w:rsidR="001309C7" w:rsidRDefault="001309C7" w:rsidP="00E52CD2">
      <w:pPr>
        <w:rPr>
          <w:ins w:id="2473" w:author="Raphael Malyankar" w:date="2023-09-01T00:29:00Z"/>
        </w:rPr>
      </w:pPr>
      <w:ins w:id="2474" w:author="Raphael Malyankar" w:date="2023-09-01T00:20:00Z">
        <w:r>
          <w:t>All suppor</w:t>
        </w:r>
      </w:ins>
      <w:ins w:id="2475" w:author="Raphael Malyankar" w:date="2023-09-01T00:21:00Z">
        <w:r>
          <w:t xml:space="preserve">t </w:t>
        </w:r>
      </w:ins>
      <w:ins w:id="2476" w:author="Raphael Malyankar" w:date="2023-09-01T00:20:00Z">
        <w:r>
          <w:t>files except the graphic formats must use UTF-8 encoding.</w:t>
        </w:r>
      </w:ins>
    </w:p>
    <w:p w14:paraId="7C3816DF" w14:textId="5574537A" w:rsidR="00E54CE1" w:rsidRDefault="00E54CE1" w:rsidP="00E52CD2">
      <w:pPr>
        <w:rPr>
          <w:ins w:id="2477" w:author="Raphael Malyankar" w:date="2023-09-01T00:23:00Z"/>
        </w:rPr>
      </w:pPr>
      <w:ins w:id="2478" w:author="Raphael Malyankar" w:date="2023-09-01T00:29:00Z">
        <w:r>
          <w:t xml:space="preserve">Specific restrictions on support files </w:t>
        </w:r>
      </w:ins>
      <w:ins w:id="2479" w:author="Raphael Malyankar" w:date="2023-09-01T00:31:00Z">
        <w:r w:rsidR="00082E8C">
          <w:t xml:space="preserve">containing textual information </w:t>
        </w:r>
      </w:ins>
      <w:ins w:id="2480" w:author="Raphael Malyankar" w:date="2023-09-01T00:29:00Z">
        <w:r>
          <w:t xml:space="preserve">are described in clause </w:t>
        </w:r>
      </w:ins>
      <w:ins w:id="2481" w:author="Raphael Malyankar" w:date="2023-09-01T00:30:00Z">
        <w:r>
          <w:fldChar w:fldCharType="begin"/>
        </w:r>
        <w:r>
          <w:instrText xml:space="preserve"> REF _Ref47356601 \r \h </w:instrText>
        </w:r>
      </w:ins>
      <w:r>
        <w:fldChar w:fldCharType="separate"/>
      </w:r>
      <w:ins w:id="2482" w:author="Raphael Malyankar" w:date="2023-09-01T00:30:00Z">
        <w:r>
          <w:t>C-11.5</w:t>
        </w:r>
        <w:r>
          <w:fldChar w:fldCharType="end"/>
        </w:r>
      </w:ins>
      <w:ins w:id="2483" w:author="Raphael Malyankar" w:date="2023-09-01T00:31:00Z">
        <w:r>
          <w:t>.</w:t>
        </w:r>
      </w:ins>
      <w:ins w:id="2484" w:author="Raphael Malyankar" w:date="2023-09-01T00:32:00Z">
        <w:r w:rsidR="00A06DDD">
          <w:t xml:space="preserve"> </w:t>
        </w:r>
      </w:ins>
      <w:ins w:id="2485" w:author="Raphael Malyankar" w:date="2023-09-01T00:33:00Z">
        <w:r w:rsidR="00A06DDD">
          <w:t>Specific r</w:t>
        </w:r>
      </w:ins>
      <w:ins w:id="2486" w:author="Raphael Malyankar" w:date="2023-09-01T00:32:00Z">
        <w:r w:rsidR="00A06DDD">
          <w:t>estrictions on graphics files are descri</w:t>
        </w:r>
      </w:ins>
      <w:ins w:id="2487"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2488"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2489"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2490" w:name="_Toc527357301"/>
      <w:bookmarkStart w:id="2491"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2492" w:author="jonathan pritchard" w:date="2024-02-06T10:03:00Z"/>
        </w:rPr>
      </w:pPr>
      <w:bookmarkStart w:id="2493" w:name="_Toc97791355"/>
      <w:bookmarkStart w:id="2494" w:name="_Toc144421425"/>
      <w:commentRangeStart w:id="2495"/>
      <w:commentRangeStart w:id="2496"/>
      <w:commentRangeStart w:id="2497"/>
      <w:r w:rsidRPr="00A01D79">
        <w:lastRenderedPageBreak/>
        <w:t xml:space="preserve">Appendix </w:t>
      </w:r>
      <w:bookmarkStart w:id="2498" w:name="_Toc474485118"/>
      <w:bookmarkEnd w:id="2493"/>
      <w:r w:rsidR="0008713F">
        <w:t>C-1</w:t>
      </w:r>
      <w:bookmarkStart w:id="2499" w:name="_Toc100303040"/>
      <w:bookmarkStart w:id="2500" w:name="_Toc95983110"/>
      <w:bookmarkStart w:id="2501" w:name="_Toc97791356"/>
      <w:r w:rsidR="000461EE">
        <w:t xml:space="preserve"> </w:t>
      </w:r>
      <w:del w:id="2502" w:author="jonathan pritchard" w:date="2024-02-06T10:03:00Z">
        <w:r w:rsidR="000461EE" w:rsidDel="00846094">
          <w:delText>-</w:delText>
        </w:r>
      </w:del>
      <w:ins w:id="2503" w:author="jonathan pritchard" w:date="2024-02-06T10:03:00Z">
        <w:r w:rsidR="00846094">
          <w:t>–</w:t>
        </w:r>
      </w:ins>
      <w:r w:rsidR="000461EE">
        <w:t xml:space="preserve"> </w:t>
      </w:r>
      <w:del w:id="2504" w:author="jonathan pritchard" w:date="2024-02-06T10:03:00Z">
        <w:r w:rsidR="0008713F" w:rsidDel="00846094">
          <w:delText>Relationship to S-52</w:delText>
        </w:r>
        <w:bookmarkEnd w:id="2494"/>
        <w:bookmarkEnd w:id="2499"/>
      </w:del>
    </w:p>
    <w:p w14:paraId="0530E385" w14:textId="63A41298" w:rsidR="00A01D79" w:rsidRPr="000461EE" w:rsidRDefault="00D538AB" w:rsidP="0043278E">
      <w:pPr>
        <w:pStyle w:val="Heading1"/>
        <w:numPr>
          <w:ilvl w:val="0"/>
          <w:numId w:val="0"/>
        </w:numPr>
        <w:spacing w:before="0" w:after="0"/>
        <w:ind w:left="2127" w:right="2018"/>
        <w:jc w:val="center"/>
        <w:rPr>
          <w:sz w:val="36"/>
          <w:szCs w:val="36"/>
        </w:rPr>
      </w:pPr>
      <w:bookmarkStart w:id="2505" w:name="_Toc100303041"/>
      <w:ins w:id="2506" w:author="jonathan pritchard" w:date="2024-07-06T12:50:00Z" w16du:dateUtc="2024-07-06T11:50:00Z">
        <w:r>
          <w:rPr>
            <w:szCs w:val="24"/>
          </w:rPr>
          <w:t xml:space="preserve">Appendix C-1 </w:t>
        </w:r>
      </w:ins>
      <w:del w:id="2507" w:author="jonathan pritchard" w:date="2024-02-06T10:03:00Z">
        <w:r w:rsidR="00A01D79" w:rsidRPr="000461EE" w:rsidDel="00846094">
          <w:rPr>
            <w:szCs w:val="24"/>
          </w:rPr>
          <w:delText>(informative)</w:delText>
        </w:r>
        <w:bookmarkEnd w:id="2498"/>
        <w:bookmarkEnd w:id="2500"/>
        <w:bookmarkEnd w:id="2501"/>
        <w:bookmarkEnd w:id="2505"/>
        <w:commentRangeEnd w:id="2495"/>
        <w:r w:rsidR="00E27B73" w:rsidDel="00846094">
          <w:rPr>
            <w:rStyle w:val="CommentReference"/>
          </w:rPr>
          <w:commentReference w:id="2495"/>
        </w:r>
      </w:del>
      <w:commentRangeEnd w:id="2496"/>
      <w:r w:rsidR="001D3531">
        <w:rPr>
          <w:rStyle w:val="CommentReference"/>
          <w:rFonts w:eastAsia="MS Mincho"/>
          <w:b w:val="0"/>
          <w:bCs w:val="0"/>
        </w:rPr>
        <w:commentReference w:id="2496"/>
      </w:r>
      <w:commentRangeEnd w:id="2497"/>
      <w:r w:rsidR="00821829">
        <w:rPr>
          <w:rStyle w:val="CommentReference"/>
          <w:rFonts w:eastAsia="MS Mincho"/>
          <w:b w:val="0"/>
          <w:bCs w:val="0"/>
        </w:rPr>
        <w:commentReference w:id="2497"/>
      </w:r>
      <w:ins w:id="2508" w:author="jonathan pritchard" w:date="2024-02-06T10:03:00Z">
        <w:r w:rsidR="00846094">
          <w:t>Manual Editing and Update</w:t>
        </w:r>
      </w:ins>
    </w:p>
    <w:bookmarkEnd w:id="2490"/>
    <w:bookmarkEnd w:id="2491"/>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2509" w:author="jonathan pritchard" w:date="2024-05-21T09:41:00Z" w16du:dateUtc="2024-05-21T08:41:00Z"/>
        </w:rPr>
      </w:pPr>
      <w:bookmarkStart w:id="2510" w:name="_Toc144421426"/>
      <w:del w:id="2511" w:author="jonathan pritchard" w:date="2024-02-06T10:03:00Z">
        <w:r w:rsidRPr="00D56521" w:rsidDel="00846094">
          <w:delText>Relationship to S-52 provisions</w:delText>
        </w:r>
      </w:del>
      <w:bookmarkEnd w:id="2510"/>
      <w:ins w:id="2512" w:author="jonathan pritchard" w:date="2024-02-06T10:03:00Z">
        <w:r w:rsidR="00846094">
          <w:t>Introduction</w:t>
        </w:r>
      </w:ins>
    </w:p>
    <w:p w14:paraId="2CA76D4C" w14:textId="361E50AC" w:rsidR="00B912FF" w:rsidRDefault="00B912FF" w:rsidP="0043278E">
      <w:pPr>
        <w:pStyle w:val="ListParagraph"/>
        <w:numPr>
          <w:ilvl w:val="0"/>
          <w:numId w:val="114"/>
        </w:numPr>
        <w:rPr>
          <w:ins w:id="2513" w:author="jonathan pritchard" w:date="2024-05-21T09:42:00Z" w16du:dateUtc="2024-05-21T08:42:00Z"/>
        </w:rPr>
      </w:pPr>
      <w:commentRangeStart w:id="2514"/>
      <w:ins w:id="2515" w:author="jonathan pritchard" w:date="2024-05-21T09:42:00Z" w16du:dateUtc="2024-05-21T08:42:00Z">
        <w:r>
          <w:t>M</w:t>
        </w:r>
        <w:r w:rsidRPr="00B912FF">
          <w:t xml:space="preserve">anual updates are official data entered manually into the ENDS/ENC. Manually entered updates </w:t>
        </w:r>
      </w:ins>
      <w:ins w:id="2516" w:author="jonathan pritchard" w:date="2024-05-29T03:38:00Z" w16du:dateUtc="2024-05-29T02:38:00Z">
        <w:r w:rsidR="00B15F52">
          <w:t>must</w:t>
        </w:r>
      </w:ins>
      <w:ins w:id="2517"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2518" w:author="jonathan pritchard" w:date="2024-02-06T10:03:00Z"/>
        </w:rPr>
      </w:pPr>
      <w:ins w:id="2519" w:author="jonathan pritchard" w:date="2024-05-21T09:42:00Z" w16du:dateUtc="2024-05-21T08:42:00Z">
        <w:r w:rsidRPr="00B912FF">
          <w:t>Indications and alerts should be triggered as for all official ENC data.</w:t>
        </w:r>
      </w:ins>
      <w:commentRangeEnd w:id="2514"/>
      <w:ins w:id="2520" w:author="jonathan pritchard" w:date="2024-05-21T09:43:00Z" w16du:dateUtc="2024-05-21T08:43:00Z">
        <w:r>
          <w:rPr>
            <w:rStyle w:val="CommentReference"/>
          </w:rPr>
          <w:commentReference w:id="2514"/>
        </w:r>
      </w:ins>
    </w:p>
    <w:p w14:paraId="1B4808F6" w14:textId="77777777" w:rsidR="00D8238C" w:rsidRDefault="00846094" w:rsidP="000600E5">
      <w:pPr>
        <w:spacing w:after="120" w:line="240" w:lineRule="auto"/>
        <w:jc w:val="both"/>
        <w:rPr>
          <w:ins w:id="2521" w:author="jonathan pritchard" w:date="2024-02-06T10:34:00Z"/>
        </w:rPr>
      </w:pPr>
      <w:ins w:id="2522" w:author="jonathan pritchard" w:date="2024-02-06T10:05:00Z">
        <w:r>
          <w:t xml:space="preserve">In order to provide a harmonised and consistent approach to manual editing and update on the ECDIS </w:t>
        </w:r>
      </w:ins>
      <w:ins w:id="2523" w:author="jonathan pritchard" w:date="2024-02-06T10:06:00Z">
        <w:r>
          <w:t xml:space="preserve">a set of portrayal symbols </w:t>
        </w:r>
      </w:ins>
      <w:ins w:id="2524" w:author="jonathan pritchard" w:date="2024-02-06T10:32:00Z">
        <w:r w:rsidR="00D8238C">
          <w:t>is supplied a</w:t>
        </w:r>
      </w:ins>
      <w:ins w:id="2525" w:author="jonathan pritchard" w:date="2024-02-06T10:33:00Z">
        <w:r w:rsidR="00D8238C">
          <w:t xml:space="preserve">longside this publication. These symbols, contained within an S-100 portrayal catalogue and feature catalogue allow the OEM to implement a </w:t>
        </w:r>
      </w:ins>
      <w:ins w:id="2526" w:author="jonathan pritchard" w:date="2024-02-06T10:32:00Z">
        <w:r w:rsidR="00D8238C">
          <w:t>manual update and edit</w:t>
        </w:r>
      </w:ins>
      <w:ins w:id="2527"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2528" w:author="jonathan pritchard" w:date="2024-02-06T10:05:00Z"/>
        </w:rPr>
      </w:pPr>
      <w:ins w:id="2529" w:author="jonathan pritchard" w:date="2024-02-06T10:34:00Z">
        <w:r>
          <w:t>A description of the supplied symbols is provided in this Appendix.</w:t>
        </w:r>
      </w:ins>
    </w:p>
    <w:p w14:paraId="0412DBC4" w14:textId="77777777" w:rsidR="00D8238C" w:rsidRDefault="00D8238C" w:rsidP="00846094">
      <w:pPr>
        <w:rPr>
          <w:ins w:id="2530" w:author="jonathan pritchard" w:date="2024-02-06T10:34:00Z"/>
        </w:rPr>
      </w:pPr>
    </w:p>
    <w:p w14:paraId="16ADC43D" w14:textId="45544950" w:rsidR="00D8238C" w:rsidRDefault="00D8238C" w:rsidP="00846094">
      <w:pPr>
        <w:rPr>
          <w:ins w:id="2531" w:author="jonathan pritchard" w:date="2024-02-06T10:40:00Z"/>
        </w:rPr>
      </w:pPr>
      <w:ins w:id="2532" w:author="jonathan pritchard" w:date="2024-02-06T10:40:00Z">
        <w:r>
          <w:t>Need to include:</w:t>
        </w:r>
      </w:ins>
    </w:p>
    <w:p w14:paraId="3ADD21BA" w14:textId="2B3B8C5A" w:rsidR="00D8238C" w:rsidRDefault="00D8238C" w:rsidP="0043278E">
      <w:pPr>
        <w:pStyle w:val="ListParagraph"/>
        <w:numPr>
          <w:ilvl w:val="0"/>
          <w:numId w:val="112"/>
        </w:numPr>
        <w:rPr>
          <w:ins w:id="2533" w:author="jonathan pritchard" w:date="2024-02-06T10:40:00Z"/>
        </w:rPr>
      </w:pPr>
      <w:ins w:id="2534" w:author="jonathan pritchard" w:date="2024-02-06T10:40:00Z">
        <w:r>
          <w:t>Description of feature model.</w:t>
        </w:r>
      </w:ins>
    </w:p>
    <w:p w14:paraId="2B73D3D4" w14:textId="1E8D27CB" w:rsidR="00D8238C" w:rsidRDefault="00D8238C" w:rsidP="0043278E">
      <w:pPr>
        <w:pStyle w:val="ListParagraph"/>
        <w:numPr>
          <w:ilvl w:val="0"/>
          <w:numId w:val="112"/>
        </w:numPr>
        <w:rPr>
          <w:ins w:id="2535" w:author="jonathan pritchard" w:date="2024-02-06T10:41:00Z"/>
        </w:rPr>
      </w:pPr>
      <w:ins w:id="2536"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2537" w:author="jonathan pritchard" w:date="2024-02-06T10:41:00Z"/>
        </w:rPr>
      </w:pPr>
      <w:ins w:id="2538"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2539" w:author="jonathan pritchard" w:date="2024-02-06T10:34:00Z"/>
        </w:rPr>
      </w:pPr>
      <w:ins w:id="2540"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2541" w:author="jonathan pritchard" w:date="2024-05-30T08:11:00Z" w16du:dateUtc="2024-05-30T07:11:00Z"/>
        </w:rPr>
      </w:pPr>
      <w:del w:id="2542" w:author="jonathan pritchard" w:date="2024-05-30T08:11:00Z" w16du:dateUtc="2024-05-30T07:11:00Z">
        <w:r w:rsidDel="006B5A61">
          <w:br w:type="page"/>
        </w:r>
      </w:del>
    </w:p>
    <w:p w14:paraId="0C353078" w14:textId="77777777" w:rsidR="00A01D79" w:rsidDel="006B5A61" w:rsidRDefault="00A01D79" w:rsidP="006B5A61">
      <w:pPr>
        <w:rPr>
          <w:del w:id="2543"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2544"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2545"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2546"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2547"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2548"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2549"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2550"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2551"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2552"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2553" w:author="jonathan pritchard" w:date="2024-01-15T15:36:00Z">
            <w:rPr/>
          </w:rPrChange>
        </w:rPr>
      </w:pPr>
      <w:bookmarkStart w:id="2554" w:name="_Toc144421427"/>
      <w:commentRangeStart w:id="2555"/>
      <w:commentRangeStart w:id="2556"/>
      <w:r w:rsidRPr="0043278E">
        <w:rPr>
          <w:highlight w:val="yellow"/>
        </w:rPr>
        <w:lastRenderedPageBreak/>
        <w:t>Appendix</w:t>
      </w:r>
      <w:commentRangeEnd w:id="2555"/>
      <w:r w:rsidR="0083266A">
        <w:rPr>
          <w:rStyle w:val="CommentReference"/>
          <w:rFonts w:eastAsia="MS Mincho"/>
          <w:b w:val="0"/>
          <w:bCs w:val="0"/>
        </w:rPr>
        <w:commentReference w:id="2555"/>
      </w:r>
      <w:commentRangeEnd w:id="2556"/>
      <w:r w:rsidR="00A954C0">
        <w:rPr>
          <w:rStyle w:val="CommentReference"/>
          <w:rFonts w:eastAsia="MS Mincho"/>
          <w:b w:val="0"/>
          <w:bCs w:val="0"/>
        </w:rPr>
        <w:commentReference w:id="2556"/>
      </w:r>
      <w:r w:rsidRPr="0083266A">
        <w:rPr>
          <w:highlight w:val="yellow"/>
          <w:rPrChange w:id="2557" w:author="jonathan pritchard" w:date="2024-01-15T15:36:00Z">
            <w:rPr/>
          </w:rPrChange>
        </w:rPr>
        <w:t xml:space="preserve"> C-2</w:t>
      </w:r>
      <w:bookmarkStart w:id="2558" w:name="_Toc100303044"/>
      <w:r w:rsidR="000461EE" w:rsidRPr="0083266A">
        <w:rPr>
          <w:highlight w:val="yellow"/>
          <w:rPrChange w:id="2559" w:author="jonathan pritchard" w:date="2024-01-15T15:36:00Z">
            <w:rPr/>
          </w:rPrChange>
        </w:rPr>
        <w:t xml:space="preserve"> - </w:t>
      </w:r>
      <w:r w:rsidRPr="0083266A">
        <w:rPr>
          <w:highlight w:val="yellow"/>
          <w:rPrChange w:id="2560" w:author="jonathan pritchard" w:date="2024-01-15T15:36:00Z">
            <w:rPr/>
          </w:rPrChange>
        </w:rPr>
        <w:t>S-100 Data Import Error Codes and Explanations</w:t>
      </w:r>
      <w:bookmarkEnd w:id="2554"/>
      <w:bookmarkEnd w:id="2558"/>
    </w:p>
    <w:p w14:paraId="5B5E4080" w14:textId="6F014ADF" w:rsidR="000600E5" w:rsidRPr="000806E0" w:rsidDel="00A954C0" w:rsidRDefault="000600E5" w:rsidP="000806E0">
      <w:pPr>
        <w:jc w:val="center"/>
        <w:rPr>
          <w:del w:id="2561" w:author="jonathan pritchard" w:date="2024-05-21T09:44:00Z" w16du:dateUtc="2024-05-21T08:44:00Z"/>
          <w:b/>
          <w:bCs/>
          <w:sz w:val="36"/>
          <w:szCs w:val="36"/>
        </w:rPr>
      </w:pPr>
      <w:bookmarkStart w:id="2562" w:name="_Toc100303045"/>
      <w:del w:id="2563" w:author="jonathan pritchard" w:date="2024-05-21T09:44:00Z" w16du:dateUtc="2024-05-21T08:44:00Z">
        <w:r w:rsidRPr="0083266A" w:rsidDel="00A954C0">
          <w:rPr>
            <w:b/>
            <w:bCs/>
            <w:sz w:val="24"/>
            <w:szCs w:val="24"/>
            <w:highlight w:val="yellow"/>
            <w:rPrChange w:id="2564" w:author="jonathan pritchard" w:date="2024-01-15T15:36:00Z">
              <w:rPr>
                <w:b/>
                <w:bCs/>
                <w:sz w:val="24"/>
                <w:szCs w:val="24"/>
              </w:rPr>
            </w:rPrChange>
          </w:rPr>
          <w:delText>(informative)</w:delText>
        </w:r>
        <w:bookmarkEnd w:id="2562"/>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 xml:space="preserve">be used for </w:t>
            </w:r>
            <w:r w:rsidR="00637E6A">
              <w:rPr>
                <w:i/>
                <w:noProof/>
                <w:sz w:val="18"/>
                <w:szCs w:val="18"/>
              </w:rPr>
              <w:lastRenderedPageBreak/>
              <w:t>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2565" w:author="Raphael Malyankar" w:date="2023-08-31T16:34:00Z">
        <w:r w:rsidRPr="002B7019" w:rsidDel="003B11C8">
          <w:rPr>
            <w:rFonts w:eastAsia="Times New Roman" w:cs="Arial"/>
          </w:rPr>
          <w:delText xml:space="preserve">SENC </w:delText>
        </w:r>
      </w:del>
      <w:ins w:id="2566" w:author="Raphael Malyankar" w:date="2023-08-31T16:34:00Z">
        <w:r w:rsidR="003B11C8">
          <w:rPr>
            <w:rFonts w:eastAsia="Times New Roman" w:cs="Arial"/>
          </w:rPr>
          <w:t>ENDS/S</w:t>
        </w:r>
      </w:ins>
      <w:ins w:id="2567" w:author="Raphael Malyankar" w:date="2023-08-31T16:35:00Z">
        <w:r w:rsidR="003B11C8">
          <w:rPr>
            <w:rFonts w:eastAsia="Times New Roman" w:cs="Arial"/>
          </w:rPr>
          <w:t>ystem Database</w:t>
        </w:r>
      </w:ins>
      <w:ins w:id="2568"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2569" w:author="jonathan pritchard" w:date="2024-05-29T03:38:00Z" w16du:dateUtc="2024-05-29T02:38:00Z">
        <w:r w:rsidR="00E42CE9" w:rsidRPr="002B7019" w:rsidDel="00B15F52">
          <w:rPr>
            <w:rFonts w:cs="Arial"/>
            <w:iCs/>
            <w:noProof/>
          </w:rPr>
          <w:delText xml:space="preserve">shall </w:delText>
        </w:r>
      </w:del>
      <w:ins w:id="2570"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177C0936">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2571"/>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571"/>
      <w:r w:rsidR="00675209">
        <w:rPr>
          <w:rStyle w:val="CommentReference"/>
        </w:rPr>
        <w:commentReference w:id="2571"/>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2572" w:name="_Toc144421428"/>
      <w:bookmarkStart w:id="2573" w:name="_Ref158105624"/>
      <w:commentRangeStart w:id="2574"/>
      <w:r w:rsidRPr="00A01D79">
        <w:lastRenderedPageBreak/>
        <w:t xml:space="preserve">Appendix </w:t>
      </w:r>
      <w:r>
        <w:t>C-3</w:t>
      </w:r>
      <w:bookmarkStart w:id="2575" w:name="_Toc100303047"/>
      <w:r w:rsidR="000806E0">
        <w:t xml:space="preserve"> - </w:t>
      </w:r>
      <w:r>
        <w:t>ECDIS Update Status Reports</w:t>
      </w:r>
      <w:bookmarkEnd w:id="2572"/>
      <w:bookmarkEnd w:id="2575"/>
      <w:commentRangeEnd w:id="2574"/>
      <w:r w:rsidR="00EC6DA6">
        <w:rPr>
          <w:rStyle w:val="CommentReference"/>
          <w:rFonts w:eastAsia="MS Mincho"/>
          <w:b w:val="0"/>
          <w:bCs w:val="0"/>
        </w:rPr>
        <w:commentReference w:id="2574"/>
      </w:r>
      <w:bookmarkEnd w:id="2573"/>
    </w:p>
    <w:p w14:paraId="6DB1C15B" w14:textId="7F2BB573" w:rsidR="005B4B99" w:rsidRPr="000806E0" w:rsidRDefault="005B4B99" w:rsidP="000806E0">
      <w:pPr>
        <w:jc w:val="center"/>
        <w:rPr>
          <w:b/>
          <w:bCs/>
          <w:sz w:val="36"/>
          <w:szCs w:val="36"/>
        </w:rPr>
      </w:pPr>
      <w:bookmarkStart w:id="2576" w:name="_Toc100303048"/>
      <w:commentRangeStart w:id="2577"/>
      <w:del w:id="2578" w:author="jonathan pritchard" w:date="2024-05-20T16:11:00Z" w16du:dateUtc="2024-05-20T15:11:00Z">
        <w:r w:rsidRPr="000806E0" w:rsidDel="00675209">
          <w:rPr>
            <w:b/>
            <w:bCs/>
            <w:sz w:val="24"/>
            <w:szCs w:val="24"/>
          </w:rPr>
          <w:delText>(informative)</w:delText>
        </w:r>
      </w:del>
      <w:bookmarkEnd w:id="2576"/>
      <w:commentRangeEnd w:id="2577"/>
      <w:r w:rsidR="00EC6DA6">
        <w:rPr>
          <w:rStyle w:val="CommentReference"/>
        </w:rPr>
        <w:commentReference w:id="2577"/>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2579" w:author="Raphael Malyankar" w:date="2023-08-31T16:35:00Z">
        <w:r w:rsidRPr="00D56521" w:rsidDel="003B11C8">
          <w:delText xml:space="preserve">SENC </w:delText>
        </w:r>
      </w:del>
      <w:ins w:id="2580"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2581"/>
      <w:r w:rsidR="00E15709">
        <w:t>N</w:t>
      </w:r>
      <w:r w:rsidRPr="00D56521">
        <w:t xml:space="preserve">autical </w:t>
      </w:r>
      <w:commentRangeEnd w:id="2581"/>
      <w:r w:rsidR="0072438A">
        <w:rPr>
          <w:rStyle w:val="CommentReference"/>
        </w:rPr>
        <w:commentReference w:id="2581"/>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2582" w:author="Raphael Malyankar" w:date="2023-08-31T16:35:00Z">
        <w:r w:rsidRPr="00D56521" w:rsidDel="003B11C8">
          <w:delText xml:space="preserve">SENC </w:delText>
        </w:r>
      </w:del>
      <w:ins w:id="2583"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2584" w:author="Raphael Malyankar" w:date="2023-08-31T16:35:00Z">
        <w:r w:rsidRPr="00D56521" w:rsidDel="003B11C8">
          <w:delText xml:space="preserve">SENC </w:delText>
        </w:r>
      </w:del>
      <w:ins w:id="2585" w:author="Raphael Malyankar" w:date="2023-08-31T16:35:00Z">
        <w:r w:rsidR="003B11C8">
          <w:t xml:space="preserve">System </w:t>
        </w:r>
      </w:ins>
      <w:ins w:id="2586" w:author="Raphael Malyankar" w:date="2023-08-31T16:36:00Z">
        <w:r w:rsidR="003B11C8">
          <w:t>D</w:t>
        </w:r>
      </w:ins>
      <w:ins w:id="2587" w:author="Raphael Malyankar" w:date="2023-08-31T16:35:00Z">
        <w:r w:rsidR="003B11C8">
          <w:t>atab</w:t>
        </w:r>
      </w:ins>
      <w:ins w:id="2588" w:author="Raphael Malyankar" w:date="2023-08-31T16:36:00Z">
        <w:r w:rsidR="003B11C8">
          <w:t>ase</w:t>
        </w:r>
      </w:ins>
      <w:ins w:id="2589"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2590" w:author="Raphael Malyankar" w:date="2023-08-31T16:36:00Z">
        <w:r w:rsidRPr="00D56521" w:rsidDel="003B11C8">
          <w:delText xml:space="preserve">SENC </w:delText>
        </w:r>
      </w:del>
      <w:bookmarkStart w:id="2591" w:name="_Hlk144392203"/>
      <w:ins w:id="2592" w:author="Raphael Malyankar" w:date="2023-08-31T16:36:00Z">
        <w:r w:rsidR="003B11C8">
          <w:t>System Database</w:t>
        </w:r>
        <w:r w:rsidR="003B11C8" w:rsidRPr="00D56521">
          <w:t xml:space="preserve"> </w:t>
        </w:r>
      </w:ins>
      <w:bookmarkEnd w:id="2591"/>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2593" w:author="Raphael Malyankar" w:date="2023-08-31T16:36:00Z">
        <w:r w:rsidR="003B11C8" w:rsidRPr="003B11C8">
          <w:t>System Database</w:t>
        </w:r>
      </w:ins>
      <w:del w:id="2594"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2595" w:author="Raphael Malyankar" w:date="2023-08-31T16:36:00Z">
        <w:r w:rsidR="003B11C8" w:rsidRPr="003B11C8">
          <w:t>System Database</w:t>
        </w:r>
      </w:ins>
      <w:del w:id="2596"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2597" w:author="Raphael Malyankar" w:date="2023-08-31T16:36:00Z">
        <w:r w:rsidR="003B11C8" w:rsidRPr="003B11C8">
          <w:t xml:space="preserve">System Database </w:t>
        </w:r>
      </w:ins>
      <w:del w:id="2598"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2599" w:author="Raphael Malyankar" w:date="2023-08-31T16:37:00Z">
        <w:r w:rsidR="003B11C8" w:rsidRPr="003B11C8">
          <w:t xml:space="preserve">System Database </w:t>
        </w:r>
      </w:ins>
      <w:del w:id="2600"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2601" w:author="Raphael Malyankar" w:date="2023-08-31T16:37:00Z">
        <w:r w:rsidR="003B11C8" w:rsidRPr="003B11C8">
          <w:t xml:space="preserve">System Database </w:t>
        </w:r>
      </w:ins>
      <w:del w:id="2602"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2603" w:author="Raphael Malyankar" w:date="2023-08-31T16:37:00Z">
        <w:r w:rsidR="003B11C8" w:rsidRPr="003B11C8">
          <w:t xml:space="preserve">System Database </w:t>
        </w:r>
      </w:ins>
      <w:del w:id="2604"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2605" w:name="_Hlk87104123"/>
            <w:r w:rsidRPr="00D56521">
              <w:t>Electronic Nautical Publications (ENP) Update Status Report</w:t>
            </w:r>
            <w:bookmarkEnd w:id="2605"/>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2606" w:author="Raphael Malyankar" w:date="2023-08-31T16:37:00Z">
              <w:r w:rsidR="003B11C8" w:rsidRPr="003B11C8">
                <w:t>System Database</w:t>
              </w:r>
            </w:ins>
            <w:del w:id="2607"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w:t>
            </w:r>
            <w:r w:rsidRPr="00D56521">
              <w:lastRenderedPageBreak/>
              <w:t>CATALOG.XML 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2608" w:author="Raphael Malyankar" w:date="2023-08-31T16:37:00Z">
              <w:r w:rsidR="003B11C8" w:rsidRPr="003B11C8">
                <w:t xml:space="preserve">System Database </w:t>
              </w:r>
            </w:ins>
            <w:del w:id="2609"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2610" w:author="Raphael Malyankar" w:date="2023-08-31T16:37:00Z">
              <w:r w:rsidR="003B11C8" w:rsidRPr="003B11C8">
                <w:t xml:space="preserve">System Database </w:t>
              </w:r>
            </w:ins>
            <w:del w:id="2611"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2612" w:author="Raphael Malyankar" w:date="2023-08-31T16:38:00Z">
        <w:r w:rsidR="003B11C8" w:rsidRPr="003B11C8">
          <w:t xml:space="preserve">System Database </w:t>
        </w:r>
      </w:ins>
      <w:del w:id="2613"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2614" w:author="Raphael Malyankar" w:date="2023-08-31T16:38:00Z">
        <w:r w:rsidR="003B11C8" w:rsidRPr="003B11C8">
          <w:t>System Database</w:t>
        </w:r>
      </w:ins>
      <w:del w:id="2615"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2616" w:author="Raphael Malyankar" w:date="2023-08-31T19:57:00Z">
        <w:r w:rsidRPr="00D56521" w:rsidDel="002514B8">
          <w:delText>232(82)</w:delText>
        </w:r>
      </w:del>
      <w:ins w:id="2617"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2618" w:author="Raphael Malyankar" w:date="2023-08-31T19:54:00Z">
        <w:r w:rsidR="00C50708">
          <w:rPr>
            <w:i/>
            <w:iCs/>
          </w:rPr>
          <w:t xml:space="preserve"> graphical</w:t>
        </w:r>
      </w:ins>
      <w:del w:id="2619"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2620"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2621" w:author="Raphael Malyankar" w:date="2023-08-31T19:55:00Z">
        <w:r w:rsidR="00C50708">
          <w:rPr>
            <w:i/>
            <w:iCs/>
          </w:rPr>
          <w:t xml:space="preserve"> graphical</w:t>
        </w:r>
      </w:ins>
      <w:del w:id="2622"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2623" w:author="Raphael Malyankar" w:date="2023-08-31T19:56:00Z">
        <w:r w:rsidR="00C50708" w:rsidRPr="00C50708">
          <w:rPr>
            <w:i/>
            <w:iCs/>
          </w:rPr>
          <w:t>user-selectable category</w:t>
        </w:r>
        <w:r w:rsidR="00C50708">
          <w:rPr>
            <w:i/>
            <w:iCs/>
          </w:rPr>
          <w:t xml:space="preserve"> of </w:t>
        </w:r>
      </w:ins>
      <w:r w:rsidRPr="00D56521">
        <w:rPr>
          <w:i/>
          <w:iCs/>
        </w:rPr>
        <w:t>point objec</w:t>
      </w:r>
      <w:ins w:id="2624" w:author="Raphael Malyankar" w:date="2023-08-31T19:56:00Z">
        <w:del w:id="2625" w:author="jonathan pritchard" w:date="2024-05-21T09:45:00Z" w16du:dateUtc="2024-05-21T08:45:00Z">
          <w:r w:rsidR="00C50708" w:rsidDel="00A954C0">
            <w:rPr>
              <w:i/>
              <w:iCs/>
            </w:rPr>
            <w:delText>s</w:delText>
          </w:r>
        </w:del>
      </w:ins>
      <w:r w:rsidRPr="00D56521">
        <w:rPr>
          <w:i/>
          <w:iCs/>
        </w:rPr>
        <w:t>t</w:t>
      </w:r>
      <w:ins w:id="2626"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2627"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2628" w:author="Raphael Malyankar" w:date="2023-08-31T16:38:00Z">
        <w:r w:rsidR="005324CD" w:rsidRPr="005324CD">
          <w:t xml:space="preserve">System Database </w:t>
        </w:r>
      </w:ins>
      <w:del w:id="2629"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2630" w:author="Raphael Malyankar" w:date="2023-08-31T16:39:00Z">
        <w:r w:rsidR="005324CD" w:rsidRPr="005324CD">
          <w:t xml:space="preserve">System Database </w:t>
        </w:r>
      </w:ins>
      <w:del w:id="2631"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2632" w:author="Raphael Malyankar" w:date="2023-08-31T16:39:00Z">
        <w:r w:rsidR="005324CD" w:rsidRPr="005324CD">
          <w:t xml:space="preserve">System Database </w:t>
        </w:r>
      </w:ins>
      <w:del w:id="2633"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2634" w:author="Raphael Malyankar" w:date="2023-08-31T16:39:00Z">
        <w:r w:rsidR="005324CD" w:rsidRPr="005324CD">
          <w:t xml:space="preserve">System Database </w:t>
        </w:r>
      </w:ins>
      <w:del w:id="2635"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2636" w:author="Raphael Malyankar" w:date="2023-08-31T16:39:00Z">
        <w:r w:rsidR="005324CD" w:rsidRPr="005324CD">
          <w:t>System Database</w:t>
        </w:r>
      </w:ins>
      <w:del w:id="2637" w:author="Raphael Malyankar" w:date="2023-08-31T16:39:00Z">
        <w:r w:rsidRPr="00D56521" w:rsidDel="005324CD">
          <w:delText>SENC</w:delText>
        </w:r>
      </w:del>
      <w:r w:rsidRPr="00D56521">
        <w:t xml:space="preserve">. If the product does not support updates, then this </w:t>
      </w:r>
      <w:del w:id="2638" w:author="jonathan pritchard" w:date="2024-05-29T03:38:00Z" w16du:dateUtc="2024-05-29T02:38:00Z">
        <w:r w:rsidRPr="00D56521" w:rsidDel="00B15F52">
          <w:delText xml:space="preserve">shall </w:delText>
        </w:r>
      </w:del>
      <w:ins w:id="2639"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2640" w:author="Raphael Malyankar" w:date="2023-08-31T16:39:00Z">
        <w:r w:rsidR="005324CD" w:rsidRPr="005324CD">
          <w:t xml:space="preserve">System Database </w:t>
        </w:r>
      </w:ins>
      <w:del w:id="2641"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2642" w:author="Raphael Malyankar" w:date="2023-08-31T16:39:00Z">
              <w:r w:rsidR="005324CD">
                <w:t>System Database</w:t>
              </w:r>
              <w:r w:rsidR="005324CD" w:rsidRPr="00D56521">
                <w:t xml:space="preserve"> </w:t>
              </w:r>
            </w:ins>
            <w:del w:id="2643"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2644" w:author="jonathan pritchard" w:date="2024-05-29T03:38:00Z" w16du:dateUtc="2024-05-29T02:38:00Z">
              <w:r w:rsidRPr="00D56521" w:rsidDel="00B15F52">
                <w:delText xml:space="preserve">shall </w:delText>
              </w:r>
            </w:del>
            <w:ins w:id="2645"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2646" w:author="Raphael Malyankar" w:date="2023-08-31T16:39:00Z">
              <w:r w:rsidR="005324CD">
                <w:t>System Database</w:t>
              </w:r>
              <w:r w:rsidR="005324CD" w:rsidRPr="00D56521">
                <w:t xml:space="preserve"> </w:t>
              </w:r>
            </w:ins>
            <w:del w:id="2647"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2648" w:author="jonathan pritchard" w:date="2024-05-29T03:38:00Z" w16du:dateUtc="2024-05-29T02:38:00Z">
              <w:r w:rsidRPr="00D56521" w:rsidDel="00B15F52">
                <w:delText xml:space="preserve">shall </w:delText>
              </w:r>
            </w:del>
            <w:ins w:id="2649"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2650" w:author="Raphael Malyankar" w:date="2023-08-31T16:39:00Z">
              <w:r w:rsidR="005324CD">
                <w:t>System Database</w:t>
              </w:r>
            </w:ins>
            <w:del w:id="2651"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2652" w:author="jonathan pritchard" w:date="2024-05-29T03:38:00Z" w16du:dateUtc="2024-05-29T02:38:00Z">
              <w:r w:rsidRPr="00D56521" w:rsidDel="00B15F52">
                <w:delText xml:space="preserve">shall </w:delText>
              </w:r>
            </w:del>
            <w:ins w:id="2653"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0CEA385F" w14:textId="77777777" w:rsidR="000A0D43" w:rsidRPr="0043278E" w:rsidRDefault="000A0D43" w:rsidP="009E15EE">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2654" w:author="jonathan pritchard" w:date="2024-05-20T16:14:00Z"/>
        </w:trPr>
        <w:tc>
          <w:tcPr>
            <w:tcW w:w="1502" w:type="dxa"/>
          </w:tcPr>
          <w:p w14:paraId="40223484" w14:textId="5A020E7D" w:rsidR="000A0D43" w:rsidRPr="00E12CBC" w:rsidDel="00CE36C4" w:rsidRDefault="000A0D43" w:rsidP="004E61EE">
            <w:pPr>
              <w:rPr>
                <w:del w:id="2655" w:author="jonathan pritchard" w:date="2024-05-20T16:14:00Z" w16du:dateUtc="2024-05-20T15:14:00Z"/>
                <w:b/>
                <w:bCs/>
                <w:iCs/>
              </w:rPr>
            </w:pPr>
            <w:del w:id="2656"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2657" w:author="jonathan pritchard" w:date="2024-05-20T16:14:00Z" w16du:dateUtc="2024-05-20T15:14:00Z"/>
                <w:b/>
                <w:bCs/>
                <w:iCs/>
              </w:rPr>
            </w:pPr>
            <w:commentRangeStart w:id="2658"/>
            <w:del w:id="2659" w:author="jonathan pritchard" w:date="2024-05-20T16:14:00Z" w16du:dateUtc="2024-05-20T15:14:00Z">
              <w:r w:rsidRPr="00E12CBC" w:rsidDel="00CE36C4">
                <w:rPr>
                  <w:b/>
                  <w:bCs/>
                  <w:iCs/>
                </w:rPr>
                <w:delText>102US29348021</w:delText>
              </w:r>
            </w:del>
            <w:commentRangeEnd w:id="2658"/>
            <w:r w:rsidR="00CE36C4">
              <w:rPr>
                <w:rStyle w:val="CommentReference"/>
              </w:rPr>
              <w:commentReference w:id="2658"/>
            </w:r>
          </w:p>
        </w:tc>
        <w:tc>
          <w:tcPr>
            <w:tcW w:w="1503" w:type="dxa"/>
          </w:tcPr>
          <w:p w14:paraId="369A7DDD" w14:textId="40F09582" w:rsidR="000A0D43" w:rsidRPr="00E12CBC" w:rsidDel="00CE36C4" w:rsidRDefault="000A0D43" w:rsidP="004E61EE">
            <w:pPr>
              <w:rPr>
                <w:del w:id="2660" w:author="jonathan pritchard" w:date="2024-05-20T16:14:00Z" w16du:dateUtc="2024-05-20T15:14:00Z"/>
                <w:b/>
                <w:bCs/>
                <w:iCs/>
              </w:rPr>
            </w:pPr>
            <w:del w:id="2661"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2662"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2663"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2664"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3DBE4AA6" w14:textId="77777777" w:rsidR="000A0D43" w:rsidRPr="0043278E" w:rsidRDefault="000A0D43" w:rsidP="00E12CBC">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2669" w:name="_Toc144421429"/>
      <w:commentRangeStart w:id="2670"/>
      <w:r w:rsidRPr="00A01D79">
        <w:lastRenderedPageBreak/>
        <w:t xml:space="preserve">Appendix </w:t>
      </w:r>
      <w:r>
        <w:t>C-4</w:t>
      </w:r>
      <w:bookmarkStart w:id="2671" w:name="_Toc100303050"/>
      <w:r w:rsidR="000806E0">
        <w:t xml:space="preserve"> - </w:t>
      </w:r>
      <w:r>
        <w:t>User Selected Safety Contour and Water Level Adjustment</w:t>
      </w:r>
      <w:bookmarkEnd w:id="2669"/>
      <w:bookmarkEnd w:id="2671"/>
      <w:commentRangeEnd w:id="2670"/>
      <w:r w:rsidR="00CE36C4">
        <w:rPr>
          <w:rStyle w:val="CommentReference"/>
          <w:rFonts w:eastAsia="MS Mincho"/>
          <w:b w:val="0"/>
          <w:bCs w:val="0"/>
        </w:rPr>
        <w:commentReference w:id="2670"/>
      </w:r>
    </w:p>
    <w:p w14:paraId="30A1FC74" w14:textId="71B70057" w:rsidR="00E12CBC" w:rsidRPr="000806E0" w:rsidDel="00CE36C4" w:rsidRDefault="00E12CBC" w:rsidP="000806E0">
      <w:pPr>
        <w:jc w:val="center"/>
        <w:rPr>
          <w:del w:id="2672" w:author="jonathan pritchard" w:date="2024-05-20T16:19:00Z" w16du:dateUtc="2024-05-20T15:19:00Z"/>
          <w:b/>
          <w:bCs/>
          <w:sz w:val="24"/>
          <w:szCs w:val="24"/>
        </w:rPr>
      </w:pPr>
      <w:bookmarkStart w:id="2673" w:name="_Toc100303051"/>
      <w:del w:id="2674" w:author="jonathan pritchard" w:date="2024-05-20T16:19:00Z" w16du:dateUtc="2024-05-20T15:19:00Z">
        <w:r w:rsidRPr="000806E0" w:rsidDel="00CE36C4">
          <w:rPr>
            <w:b/>
            <w:bCs/>
            <w:sz w:val="24"/>
            <w:szCs w:val="24"/>
          </w:rPr>
          <w:delText>(informative)</w:delText>
        </w:r>
        <w:bookmarkEnd w:id="2673"/>
      </w:del>
    </w:p>
    <w:p w14:paraId="06C4BBB6" w14:textId="77777777" w:rsidR="00F7700D" w:rsidRDefault="00F7700D" w:rsidP="00F7700D">
      <w:pPr>
        <w:spacing w:after="120" w:line="240" w:lineRule="auto"/>
      </w:pPr>
    </w:p>
    <w:p w14:paraId="29EB6B16" w14:textId="68840EED" w:rsidR="00A23988" w:rsidRDefault="001374ED" w:rsidP="00D538AB">
      <w:pPr>
        <w:pStyle w:val="Heading1"/>
        <w:numPr>
          <w:ilvl w:val="0"/>
          <w:numId w:val="121"/>
        </w:numPr>
        <w:pPrChange w:id="2675" w:author="jonathan pritchard" w:date="2024-07-06T12:48:00Z" w16du:dateUtc="2024-07-06T11:48:00Z">
          <w:pPr>
            <w:pStyle w:val="Heading1"/>
          </w:pPr>
        </w:pPrChange>
      </w:pPr>
      <w:bookmarkStart w:id="2676" w:name="_Toc144421430"/>
      <w:bookmarkStart w:id="2677" w:name="_Toc88852880"/>
      <w:bookmarkStart w:id="2678" w:name="_Toc98339988"/>
      <w:bookmarkStart w:id="2679" w:name="_Toc98340364"/>
      <w:r w:rsidRPr="009D0DF9">
        <w:t>User Selectable Safety Contour</w:t>
      </w:r>
      <w:bookmarkEnd w:id="2676"/>
    </w:p>
    <w:p w14:paraId="2BD58B01" w14:textId="29C5D822" w:rsidR="001374ED" w:rsidRPr="009D0DF9" w:rsidRDefault="001374ED" w:rsidP="0043278E">
      <w:pPr>
        <w:pStyle w:val="Heading2"/>
      </w:pPr>
      <w:bookmarkStart w:id="2680" w:name="_Toc88852881"/>
      <w:bookmarkStart w:id="2681" w:name="_Toc98339989"/>
      <w:bookmarkStart w:id="2682" w:name="_Toc98340365"/>
      <w:bookmarkStart w:id="2683" w:name="_Toc144421431"/>
      <w:bookmarkEnd w:id="2677"/>
      <w:bookmarkEnd w:id="2678"/>
      <w:bookmarkEnd w:id="2679"/>
      <w:r w:rsidRPr="009D0DF9">
        <w:t>Introduction</w:t>
      </w:r>
      <w:bookmarkEnd w:id="2680"/>
      <w:bookmarkEnd w:id="2681"/>
      <w:bookmarkEnd w:id="2682"/>
      <w:bookmarkEnd w:id="2683"/>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2684"/>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2685" w:author="jonathan pritchard" w:date="2024-05-20T15:46:00Z" w16du:dateUtc="2024-05-20T14:46:00Z">
        <w:r w:rsidRPr="00D56521" w:rsidDel="00F42EC6">
          <w:delText xml:space="preserve">fit </w:delText>
        </w:r>
      </w:del>
      <w:ins w:id="2686"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2687" w:author="jonathan pritchard" w:date="2024-05-20T15:46:00Z" w16du:dateUtc="2024-05-20T14:46:00Z">
        <w:r w:rsidRPr="00D56521" w:rsidDel="00F42EC6">
          <w:delText xml:space="preserve">situation </w:delText>
        </w:r>
      </w:del>
      <w:r w:rsidRPr="00D56521">
        <w:t xml:space="preserve">than </w:t>
      </w:r>
      <w:del w:id="2688" w:author="jonathan pritchard" w:date="2024-05-20T15:46:00Z" w16du:dateUtc="2024-05-20T14:46:00Z">
        <w:r w:rsidRPr="00D56521" w:rsidDel="00F42EC6">
          <w:delText xml:space="preserve">the situation based on </w:delText>
        </w:r>
      </w:del>
      <w:r w:rsidRPr="00D56521">
        <w:t>the value set by the user.</w:t>
      </w:r>
      <w:commentRangeEnd w:id="2684"/>
      <w:r w:rsidR="00F42EC6">
        <w:rPr>
          <w:rStyle w:val="CommentReference"/>
        </w:rPr>
        <w:commentReference w:id="2684"/>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2689" w:author="jonathan pritchard" w:date="2024-05-29T03:38:00Z" w16du:dateUtc="2024-05-29T02:38:00Z">
        <w:r w:rsidRPr="00D56521" w:rsidDel="00B15F52">
          <w:delText xml:space="preserve">shall </w:delText>
        </w:r>
      </w:del>
      <w:ins w:id="2690"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4"/>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2691" w:name="_Toc144421432"/>
      <w:bookmarkStart w:id="2692" w:name="_Toc88852882"/>
      <w:bookmarkStart w:id="2693" w:name="_Toc98339990"/>
      <w:bookmarkStart w:id="2694" w:name="_Toc98340366"/>
      <w:r>
        <w:lastRenderedPageBreak/>
        <w:t>Data Constraints</w:t>
      </w:r>
      <w:bookmarkEnd w:id="2691"/>
    </w:p>
    <w:bookmarkEnd w:id="2692"/>
    <w:bookmarkEnd w:id="2693"/>
    <w:bookmarkEnd w:id="2694"/>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2695" w:name="_Toc144421433"/>
      <w:bookmarkStart w:id="2696" w:name="_Toc88852883"/>
      <w:bookmarkStart w:id="2697" w:name="_Toc98339991"/>
      <w:bookmarkStart w:id="2698" w:name="_Toc98340367"/>
      <w:r>
        <w:t>Implementation</w:t>
      </w:r>
      <w:bookmarkEnd w:id="2695"/>
    </w:p>
    <w:bookmarkEnd w:id="2696"/>
    <w:bookmarkEnd w:id="2697"/>
    <w:bookmarkEnd w:id="2698"/>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2699" w:name="_Hlk87778989"/>
      <w:r w:rsidRPr="00D56521">
        <w:t xml:space="preserve">When S-102 is selected for use, in areas where S-102 coverage exists, the S-102 suppresses the following S-101 depth features, </w:t>
      </w:r>
    </w:p>
    <w:bookmarkEnd w:id="2699"/>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2700" w:author="Raphael Malyankar" w:date="2023-08-31T19:58:00Z">
        <w:r w:rsidRPr="00D56521" w:rsidDel="002514B8">
          <w:delText>232(82)</w:delText>
        </w:r>
      </w:del>
      <w:ins w:id="2701" w:author="Raphael Malyankar" w:date="2023-08-31T19:58:00Z">
        <w:r w:rsidR="002514B8">
          <w:t>530(106)</w:t>
        </w:r>
      </w:ins>
      <w:r w:rsidRPr="00D56521">
        <w:t xml:space="preserve"> 11.4.3</w:t>
      </w:r>
      <w:r w:rsidR="001019DD">
        <w:t>,</w:t>
      </w:r>
      <w:r w:rsidRPr="00D56521">
        <w:t xml:space="preserve"> which the OEM must </w:t>
      </w:r>
      <w:ins w:id="2702"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7358808D" w14:textId="77777777" w:rsidR="00EF57B5" w:rsidRDefault="00EF57B5">
      <w:pPr>
        <w:rPr>
          <w:ins w:id="2703" w:author="jonathan pritchard" w:date="2024-07-05T17:08:00Z" w16du:dateUtc="2024-07-05T16:08:00Z"/>
          <w:rFonts w:eastAsia="Times New Roman"/>
          <w:b/>
          <w:bCs/>
          <w:sz w:val="24"/>
        </w:rPr>
      </w:pPr>
      <w:bookmarkStart w:id="2704" w:name="_Toc144421434"/>
      <w:bookmarkStart w:id="2705" w:name="_Toc88852884"/>
      <w:bookmarkStart w:id="2706" w:name="_Toc98339992"/>
      <w:bookmarkStart w:id="2707" w:name="_Toc98340368"/>
      <w:ins w:id="2708" w:author="jonathan pritchard" w:date="2024-07-05T17:08:00Z" w16du:dateUtc="2024-07-05T16:08:00Z">
        <w:r>
          <w:br w:type="page"/>
        </w:r>
      </w:ins>
    </w:p>
    <w:p w14:paraId="1ADB6057" w14:textId="16486BB3" w:rsidR="001019DD" w:rsidRDefault="001019DD" w:rsidP="0043278E">
      <w:pPr>
        <w:pStyle w:val="Heading1"/>
      </w:pPr>
      <w:r>
        <w:lastRenderedPageBreak/>
        <w:t>Water Level Adjustment</w:t>
      </w:r>
      <w:bookmarkEnd w:id="2704"/>
    </w:p>
    <w:p w14:paraId="2913C950" w14:textId="1B44D291" w:rsidR="00EF57B5" w:rsidRPr="00EF57B5" w:rsidRDefault="00EF57B5" w:rsidP="00EF57B5">
      <w:pPr>
        <w:spacing w:after="120" w:line="240" w:lineRule="auto"/>
        <w:jc w:val="both"/>
        <w:rPr>
          <w:b/>
          <w:bCs/>
        </w:rPr>
      </w:pPr>
      <w:r w:rsidRPr="00EF57B5">
        <w:rPr>
          <w:b/>
          <w:bCs/>
        </w:rPr>
        <w:t>[from C2]</w:t>
      </w:r>
    </w:p>
    <w:p w14:paraId="26639FE7" w14:textId="006E788F" w:rsidR="00EF57B5" w:rsidRPr="00D56521" w:rsidRDefault="00EF57B5" w:rsidP="00EF57B5">
      <w:pPr>
        <w:spacing w:after="120" w:line="240" w:lineRule="auto"/>
        <w:jc w:val="both"/>
      </w:pPr>
      <w:commentRangeStart w:id="2709"/>
      <w:r>
        <w:t>It must be possible to adjust d</w:t>
      </w:r>
      <w:r w:rsidRPr="00D56521">
        <w:t>epth information by water level height</w:t>
      </w:r>
      <w:r>
        <w:t xml:space="preserve"> </w:t>
      </w:r>
      <w:r w:rsidRPr="00D56521">
        <w:t>When water level adjustment is provided:</w:t>
      </w:r>
      <w:commentRangeEnd w:id="2709"/>
      <w:r>
        <w:rPr>
          <w:rStyle w:val="CommentReference"/>
        </w:rPr>
        <w:commentReference w:id="2709"/>
      </w:r>
    </w:p>
    <w:p w14:paraId="56FA3164" w14:textId="77777777" w:rsidR="00EF57B5" w:rsidRPr="00D56521" w:rsidRDefault="00EF57B5" w:rsidP="00EF57B5">
      <w:pPr>
        <w:numPr>
          <w:ilvl w:val="0"/>
          <w:numId w:val="66"/>
        </w:numPr>
        <w:spacing w:after="120" w:line="240" w:lineRule="auto"/>
        <w:jc w:val="both"/>
      </w:pPr>
      <w:r w:rsidRPr="00D56521">
        <w:t xml:space="preserve">The system </w:t>
      </w:r>
      <w:r>
        <w:t>must</w:t>
      </w:r>
      <w:r w:rsidRPr="00D56521">
        <w:t xml:space="preserve"> default to no water level adjustment</w:t>
      </w:r>
      <w:r>
        <w:t xml:space="preserve"> [what does “default” mean]</w:t>
      </w:r>
      <w:r w:rsidRPr="00D56521">
        <w:t>.</w:t>
      </w:r>
    </w:p>
    <w:p w14:paraId="5745A650" w14:textId="77777777" w:rsidR="00EF57B5" w:rsidRPr="00D56521" w:rsidRDefault="00EF57B5" w:rsidP="00EF57B5">
      <w:pPr>
        <w:numPr>
          <w:ilvl w:val="0"/>
          <w:numId w:val="66"/>
        </w:numPr>
        <w:spacing w:after="60" w:line="240" w:lineRule="auto"/>
        <w:ind w:hanging="357"/>
        <w:jc w:val="both"/>
      </w:pPr>
      <w:commentRangeStart w:id="2710"/>
      <w:r w:rsidRPr="00D56521">
        <w:t xml:space="preserve">The mariner </w:t>
      </w:r>
      <w:r>
        <w:t>must be able to</w:t>
      </w:r>
      <w:r w:rsidRPr="00D56521">
        <w:t xml:space="preserve"> select one for the following methods of depth adjustment:</w:t>
      </w:r>
      <w:commentRangeEnd w:id="2710"/>
      <w:r>
        <w:rPr>
          <w:rStyle w:val="CommentReference"/>
        </w:rPr>
        <w:commentReference w:id="2710"/>
      </w:r>
    </w:p>
    <w:p w14:paraId="260A34DD" w14:textId="77777777" w:rsidR="00EF57B5" w:rsidRPr="00D56521" w:rsidRDefault="00EF57B5" w:rsidP="00EF57B5">
      <w:pPr>
        <w:numPr>
          <w:ilvl w:val="0"/>
          <w:numId w:val="67"/>
        </w:numPr>
        <w:spacing w:after="60" w:line="240" w:lineRule="auto"/>
        <w:ind w:hanging="357"/>
        <w:jc w:val="both"/>
      </w:pPr>
      <w:r w:rsidRPr="00D56521">
        <w:t>Current date and time;</w:t>
      </w:r>
    </w:p>
    <w:p w14:paraId="709AC80A" w14:textId="77777777" w:rsidR="00EF57B5" w:rsidRPr="00D56521" w:rsidRDefault="00EF57B5" w:rsidP="00EF57B5">
      <w:pPr>
        <w:numPr>
          <w:ilvl w:val="0"/>
          <w:numId w:val="67"/>
        </w:numPr>
        <w:spacing w:after="60" w:line="240" w:lineRule="auto"/>
        <w:ind w:hanging="357"/>
        <w:jc w:val="both"/>
      </w:pPr>
      <w:r w:rsidRPr="00D56521">
        <w:t>A mariner specified date and time;</w:t>
      </w:r>
    </w:p>
    <w:p w14:paraId="7CF92BF4" w14:textId="5B708431" w:rsidR="00EF57B5" w:rsidRPr="00D56521" w:rsidRDefault="00EF57B5" w:rsidP="00EF57B5">
      <w:pPr>
        <w:numPr>
          <w:ilvl w:val="0"/>
          <w:numId w:val="67"/>
        </w:numPr>
        <w:spacing w:after="120" w:line="240" w:lineRule="auto"/>
        <w:ind w:left="714" w:hanging="357"/>
        <w:jc w:val="both"/>
      </w:pPr>
      <w:r w:rsidRPr="00D56521">
        <w:t xml:space="preserve">Where the ECDIS supports schedules, the depth at the predicted date and time of transit in each area along a route </w:t>
      </w:r>
    </w:p>
    <w:p w14:paraId="7E182773" w14:textId="67D27494" w:rsidR="00EF57B5" w:rsidRPr="00D56521" w:rsidRDefault="00EF57B5" w:rsidP="00EF57B5">
      <w:pPr>
        <w:numPr>
          <w:ilvl w:val="0"/>
          <w:numId w:val="66"/>
        </w:numPr>
        <w:spacing w:after="60" w:line="240" w:lineRule="auto"/>
        <w:ind w:hanging="357"/>
        <w:jc w:val="both"/>
      </w:pPr>
      <w:r w:rsidRPr="00D56521">
        <w:t xml:space="preserve">When water level adjustment is applied </w:t>
      </w:r>
      <w:r>
        <w:t>as defined in this Section:</w:t>
      </w:r>
    </w:p>
    <w:p w14:paraId="7FAE51B2" w14:textId="77777777" w:rsidR="00EF57B5" w:rsidRPr="00D56521" w:rsidRDefault="00EF57B5" w:rsidP="00EF57B5">
      <w:pPr>
        <w:numPr>
          <w:ilvl w:val="0"/>
          <w:numId w:val="68"/>
        </w:numPr>
        <w:spacing w:after="60" w:line="240" w:lineRule="auto"/>
        <w:ind w:hanging="357"/>
        <w:jc w:val="both"/>
      </w:pPr>
      <w:r w:rsidRPr="00D56521">
        <w:t xml:space="preserve">The safety contour, depth zone shades, safety depth and indication of isolated dangers </w:t>
      </w:r>
      <w:r>
        <w:t>must</w:t>
      </w:r>
      <w:r w:rsidRPr="00D56521">
        <w:t xml:space="preserve"> use the adjusted depth;</w:t>
      </w:r>
    </w:p>
    <w:p w14:paraId="5D8121A8" w14:textId="77777777" w:rsidR="00EF57B5" w:rsidRPr="00D56521" w:rsidRDefault="00EF57B5" w:rsidP="00EF57B5">
      <w:pPr>
        <w:numPr>
          <w:ilvl w:val="0"/>
          <w:numId w:val="68"/>
        </w:numPr>
        <w:spacing w:after="60" w:line="240" w:lineRule="auto"/>
        <w:ind w:hanging="357"/>
        <w:jc w:val="both"/>
      </w:pPr>
      <w:r w:rsidRPr="00D56521">
        <w:t xml:space="preserve">The pick report </w:t>
      </w:r>
      <w:r>
        <w:t>must</w:t>
      </w:r>
      <w:r w:rsidRPr="00D56521">
        <w:t xml:space="preserve"> indicate both adjusted and unadjusted depth;</w:t>
      </w:r>
    </w:p>
    <w:p w14:paraId="3DF51DF2" w14:textId="77777777" w:rsidR="00EF57B5" w:rsidRPr="00D56521" w:rsidRDefault="00EF57B5" w:rsidP="00EF57B5">
      <w:pPr>
        <w:numPr>
          <w:ilvl w:val="0"/>
          <w:numId w:val="68"/>
        </w:numPr>
        <w:spacing w:after="60" w:line="240" w:lineRule="auto"/>
        <w:ind w:hanging="357"/>
        <w:jc w:val="both"/>
      </w:pPr>
      <w:r w:rsidRPr="00D56521">
        <w:t xml:space="preserve">The applied water level adjustment method </w:t>
      </w:r>
      <w:r>
        <w:t>must</w:t>
      </w:r>
      <w:r w:rsidRPr="00D56521">
        <w:t xml:space="preserve"> be provided in the legend;</w:t>
      </w:r>
    </w:p>
    <w:p w14:paraId="7F8AA6AD" w14:textId="77777777" w:rsidR="00EF57B5" w:rsidRPr="00D56521" w:rsidRDefault="00EF57B5" w:rsidP="00EF57B5">
      <w:pPr>
        <w:numPr>
          <w:ilvl w:val="0"/>
          <w:numId w:val="68"/>
        </w:numPr>
        <w:spacing w:after="60" w:line="240" w:lineRule="auto"/>
        <w:ind w:hanging="357"/>
        <w:jc w:val="both"/>
      </w:pPr>
      <w:commentRangeStart w:id="2711"/>
      <w:r w:rsidRPr="00D56521">
        <w:t xml:space="preserve">Other details of the water level adjustment </w:t>
      </w:r>
      <w:r>
        <w:t>must</w:t>
      </w:r>
      <w:r w:rsidRPr="00D56521">
        <w:t xml:space="preserve"> be readily available, such as the data source, </w:t>
      </w:r>
      <w:r>
        <w:t>temporal extent</w:t>
      </w:r>
      <w:r w:rsidRPr="00D56521">
        <w:t>, and applicable areas;</w:t>
      </w:r>
      <w:commentRangeEnd w:id="2711"/>
      <w:r>
        <w:rPr>
          <w:rStyle w:val="CommentReference"/>
        </w:rPr>
        <w:commentReference w:id="2711"/>
      </w:r>
    </w:p>
    <w:p w14:paraId="05292BEB" w14:textId="77777777" w:rsidR="00EF57B5" w:rsidRPr="00D56521" w:rsidRDefault="00EF57B5" w:rsidP="00EF57B5">
      <w:pPr>
        <w:numPr>
          <w:ilvl w:val="0"/>
          <w:numId w:val="68"/>
        </w:numPr>
        <w:spacing w:after="60" w:line="240" w:lineRule="auto"/>
        <w:ind w:hanging="357"/>
        <w:jc w:val="both"/>
      </w:pPr>
      <w:r w:rsidRPr="00D56521">
        <w:t xml:space="preserve">It </w:t>
      </w:r>
      <w:r>
        <w:t>must</w:t>
      </w:r>
      <w:r w:rsidRPr="00D56521">
        <w:t xml:space="preserve"> be possible to remove all water level adjustment via simple operator action;</w:t>
      </w:r>
    </w:p>
    <w:p w14:paraId="17868D99" w14:textId="77777777" w:rsidR="00EF57B5" w:rsidRPr="00D56521" w:rsidRDefault="00EF57B5" w:rsidP="00EF57B5">
      <w:pPr>
        <w:numPr>
          <w:ilvl w:val="0"/>
          <w:numId w:val="68"/>
        </w:numPr>
        <w:spacing w:after="120" w:line="240" w:lineRule="auto"/>
        <w:ind w:left="714" w:hanging="357"/>
        <w:jc w:val="both"/>
      </w:pPr>
      <w:r w:rsidRPr="00D56521">
        <w:t xml:space="preserve">There </w:t>
      </w:r>
      <w:r>
        <w:t>must</w:t>
      </w:r>
      <w:r w:rsidRPr="00D56521">
        <w:t xml:space="preserve"> be a permanent indication “Water level adjustment”.</w:t>
      </w:r>
    </w:p>
    <w:p w14:paraId="1FF2D50A" w14:textId="77777777" w:rsidR="00EF57B5" w:rsidRPr="00D56521" w:rsidRDefault="00EF57B5" w:rsidP="00EF57B5">
      <w:pPr>
        <w:numPr>
          <w:ilvl w:val="0"/>
          <w:numId w:val="66"/>
        </w:numPr>
        <w:spacing w:after="60" w:line="240" w:lineRule="auto"/>
        <w:ind w:hanging="357"/>
        <w:jc w:val="both"/>
      </w:pPr>
      <w:r w:rsidRPr="00D56521">
        <w:t xml:space="preserve">ECDIS voyage recording </w:t>
      </w:r>
      <w:r>
        <w:t>must</w:t>
      </w:r>
      <w:r w:rsidRPr="00D56521">
        <w:t xml:space="preserve"> include:</w:t>
      </w:r>
    </w:p>
    <w:p w14:paraId="41E3ABC9" w14:textId="77777777" w:rsidR="00EF57B5" w:rsidRPr="00D56521" w:rsidRDefault="00EF57B5" w:rsidP="00EF57B5">
      <w:pPr>
        <w:numPr>
          <w:ilvl w:val="0"/>
          <w:numId w:val="69"/>
        </w:numPr>
        <w:spacing w:after="60" w:line="240" w:lineRule="auto"/>
        <w:ind w:hanging="357"/>
        <w:jc w:val="both"/>
      </w:pPr>
      <w:r w:rsidRPr="00D56521">
        <w:t>The state of water level adjustment (method applied);</w:t>
      </w:r>
    </w:p>
    <w:p w14:paraId="56421EFA" w14:textId="77777777" w:rsidR="00EF57B5" w:rsidRPr="00D56521" w:rsidRDefault="00EF57B5" w:rsidP="00EF57B5">
      <w:pPr>
        <w:numPr>
          <w:ilvl w:val="0"/>
          <w:numId w:val="69"/>
        </w:numPr>
        <w:spacing w:after="120" w:line="240" w:lineRule="auto"/>
        <w:jc w:val="both"/>
      </w:pPr>
      <w:r w:rsidRPr="00D56521">
        <w:t>All other information necessary to reconstruct depths as presented to the mariner.</w:t>
      </w:r>
    </w:p>
    <w:p w14:paraId="6705EABB" w14:textId="77777777" w:rsidR="00EF57B5" w:rsidRPr="00EF57B5" w:rsidRDefault="00EF57B5" w:rsidP="00EF57B5"/>
    <w:p w14:paraId="19CF9523" w14:textId="4F1C9B73" w:rsidR="001019DD" w:rsidRPr="009D0DF9" w:rsidRDefault="001019DD" w:rsidP="0043278E">
      <w:pPr>
        <w:pStyle w:val="Heading2"/>
      </w:pPr>
      <w:bookmarkStart w:id="2712" w:name="_Toc144421435"/>
      <w:bookmarkStart w:id="2713" w:name="_Toc88852885"/>
      <w:bookmarkStart w:id="2714" w:name="_Toc98339993"/>
      <w:bookmarkStart w:id="2715" w:name="_Toc98340369"/>
      <w:bookmarkEnd w:id="2705"/>
      <w:bookmarkEnd w:id="2706"/>
      <w:bookmarkEnd w:id="2707"/>
      <w:r>
        <w:t>General</w:t>
      </w:r>
      <w:bookmarkEnd w:id="2712"/>
    </w:p>
    <w:bookmarkEnd w:id="2713"/>
    <w:bookmarkEnd w:id="2714"/>
    <w:bookmarkEnd w:id="2715"/>
    <w:p w14:paraId="28DB541A" w14:textId="77777777" w:rsidR="00B840E1" w:rsidDel="00B840E1" w:rsidRDefault="00B840E1" w:rsidP="00B840E1">
      <w:pPr>
        <w:spacing w:after="120" w:line="240" w:lineRule="auto"/>
        <w:jc w:val="both"/>
        <w:rPr>
          <w:del w:id="2716" w:author="jonathan pritchard" w:date="2024-05-20T17:25:00Z" w16du:dateUtc="2024-05-20T16:25:00Z"/>
          <w:moveTo w:id="2717" w:author="jonathan pritchard" w:date="2024-05-20T17:25:00Z" w16du:dateUtc="2024-05-20T16:25:00Z"/>
        </w:rPr>
      </w:pPr>
      <w:moveToRangeStart w:id="2718" w:author="jonathan pritchard" w:date="2024-05-20T17:25:00Z" w:name="move167118326"/>
      <w:moveTo w:id="2719" w:author="jonathan pritchard" w:date="2024-05-20T17:25:00Z" w16du:dateUtc="2024-05-20T16:25:00Z">
        <w:r w:rsidRPr="00D56521">
          <w:t>This section defines how the “</w:t>
        </w:r>
        <w:r w:rsidRPr="00D56521">
          <w:rPr>
            <w:b/>
            <w:bCs/>
          </w:rPr>
          <w:t>ECDIS Water Level Adjustment feature</w:t>
        </w:r>
        <w:r w:rsidRPr="00D56521">
          <w:t xml:space="preserve">” is implemented. Water Level Adjustment is referred to in this section as </w:t>
        </w:r>
        <w:proofErr w:type="spellStart"/>
        <w:r w:rsidRPr="00D56521">
          <w:t>WLA.</w:t>
        </w:r>
      </w:moveTo>
    </w:p>
    <w:moveToRangeEnd w:id="2718"/>
    <w:p w14:paraId="28E2B8A1" w14:textId="2A7A5BBE" w:rsidR="00B840E1" w:rsidRDefault="00B840E1" w:rsidP="001019DD">
      <w:pPr>
        <w:spacing w:after="120" w:line="240" w:lineRule="auto"/>
        <w:jc w:val="both"/>
        <w:rPr>
          <w:ins w:id="2720" w:author="jonathan pritchard" w:date="2024-05-20T17:24:00Z" w16du:dateUtc="2024-05-20T16:24:00Z"/>
        </w:rPr>
      </w:pPr>
      <w:commentRangeStart w:id="2721"/>
      <w:ins w:id="2722" w:author="jonathan pritchard" w:date="2024-05-20T17:23:00Z" w16du:dateUtc="2024-05-20T16:23:00Z">
        <w:r w:rsidRPr="00AC19A1">
          <w:t>Th</w:t>
        </w:r>
        <w:r>
          <w:t>is</w:t>
        </w:r>
        <w:proofErr w:type="spellEnd"/>
        <w:r>
          <w:t xml:space="preserve"> section defines how the </w:t>
        </w:r>
        <w:r w:rsidRPr="00AC19A1">
          <w:t>adjustment of depth information by water level is provided</w:t>
        </w:r>
        <w:commentRangeEnd w:id="2721"/>
        <w:r>
          <w:rPr>
            <w:rStyle w:val="CommentReference"/>
          </w:rPr>
          <w:commentReference w:id="2721"/>
        </w:r>
      </w:ins>
      <w:ins w:id="2723"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2724" w:author="jonathan pritchard" w:date="2024-05-20T17:24:00Z" w16du:dateUtc="2024-05-20T16:24:00Z"/>
        </w:rPr>
      </w:pPr>
      <w:ins w:id="2725"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2726" w:author="jonathan pritchard" w:date="2024-05-20T17:24:00Z" w16du:dateUtc="2024-05-20T16:24:00Z"/>
        </w:rPr>
      </w:pPr>
      <w:ins w:id="2727"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2728" w:author="jonathan pritchard" w:date="2024-05-20T17:23:00Z" w16du:dateUtc="2024-05-20T16:23:00Z"/>
        </w:rPr>
      </w:pPr>
      <w:ins w:id="2729"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2730" w:author="jonathan pritchard" w:date="2024-05-20T17:25:00Z" w16du:dateUtc="2024-05-20T16:25:00Z"/>
        </w:rPr>
      </w:pPr>
      <w:moveFromRangeStart w:id="2731" w:author="jonathan pritchard" w:date="2024-05-20T17:25:00Z" w:name="move167118326"/>
      <w:moveFrom w:id="2732"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2731"/>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2733" w:name="_Toc144421436"/>
      <w:bookmarkStart w:id="2734" w:name="_Toc88852886"/>
      <w:bookmarkStart w:id="2735" w:name="_Toc98339994"/>
      <w:bookmarkStart w:id="2736" w:name="_Toc98340370"/>
      <w:r>
        <w:t>Constraints on input data</w:t>
      </w:r>
      <w:bookmarkEnd w:id="2733"/>
    </w:p>
    <w:bookmarkEnd w:id="2734"/>
    <w:bookmarkEnd w:id="2735"/>
    <w:bookmarkEnd w:id="2736"/>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2737"/>
      <w:ins w:id="2738" w:author="jonathan pritchard" w:date="2024-05-20T16:17:00Z" w16du:dateUtc="2024-05-20T15:17:00Z">
        <w:r w:rsidR="00CE36C4">
          <w:t xml:space="preserve">an </w:t>
        </w:r>
      </w:ins>
      <w:r w:rsidRPr="00D56521">
        <w:t xml:space="preserve">overlap </w:t>
      </w:r>
      <w:ins w:id="2739" w:author="jonathan pritchard" w:date="2024-05-20T16:17:00Z" w16du:dateUtc="2024-05-20T15:17:00Z">
        <w:r w:rsidR="00CE36C4">
          <w:t xml:space="preserve">of greater than </w:t>
        </w:r>
      </w:ins>
      <w:ins w:id="2740" w:author="jonathan pritchard" w:date="2024-05-20T16:18:00Z" w16du:dateUtc="2024-05-20T15:18:00Z">
        <w:r w:rsidR="00CE36C4">
          <w:t>5 metres</w:t>
        </w:r>
        <w:commentRangeEnd w:id="2737"/>
        <w:r w:rsidR="00CE36C4">
          <w:rPr>
            <w:rStyle w:val="CommentReference"/>
          </w:rPr>
          <w:commentReference w:id="2737"/>
        </w:r>
        <w:r w:rsidR="00CE36C4">
          <w:t xml:space="preserve"> </w:t>
        </w:r>
      </w:ins>
      <w:r w:rsidRPr="00D56521">
        <w:t xml:space="preserve">the approach </w:t>
      </w:r>
      <w:del w:id="2741" w:author="jonathan pritchard" w:date="2024-05-29T03:39:00Z" w16du:dateUtc="2024-05-29T02:39:00Z">
        <w:r w:rsidRPr="00D56521" w:rsidDel="00B15F52">
          <w:delText xml:space="preserve">shall </w:delText>
        </w:r>
      </w:del>
      <w:ins w:id="2742" w:author="jonathan pritchard" w:date="2024-05-29T03:39:00Z" w16du:dateUtc="2024-05-29T02:39:00Z">
        <w:r w:rsidR="00B15F52">
          <w:t>must</w:t>
        </w:r>
        <w:r w:rsidR="00B15F52" w:rsidRPr="00D56521">
          <w:t xml:space="preserve"> </w:t>
        </w:r>
      </w:ins>
      <w:r w:rsidRPr="00D56521">
        <w:t xml:space="preserve">be same as for overlapping S-102 data. The ECDIS </w:t>
      </w:r>
      <w:del w:id="2743" w:author="jonathan pritchard" w:date="2024-05-29T03:39:00Z" w16du:dateUtc="2024-05-29T02:39:00Z">
        <w:r w:rsidRPr="00D56521" w:rsidDel="00B15F52">
          <w:delText xml:space="preserve">should </w:delText>
        </w:r>
      </w:del>
      <w:ins w:id="2744"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2745" w:author="jonathan pritchard" w:date="2024-05-20T16:51:00Z" w16du:dateUtc="2024-05-20T15:51:00Z">
        <w:r w:rsidRPr="00D56521" w:rsidDel="006C470D">
          <w:delText xml:space="preserve">should </w:delText>
        </w:r>
      </w:del>
      <w:ins w:id="2746" w:author="jonathan pritchard" w:date="2024-05-29T03:39:00Z" w16du:dateUtc="2024-05-29T02:39:00Z">
        <w:r w:rsidR="00B15F52">
          <w:rPr>
            <w:b/>
            <w:bCs/>
          </w:rPr>
          <w:t>must</w:t>
        </w:r>
      </w:ins>
      <w:ins w:id="2747"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2748" w:name="_Toc144421437"/>
      <w:bookmarkStart w:id="2749" w:name="_Toc88852887"/>
      <w:bookmarkStart w:id="2750" w:name="_Toc98339995"/>
      <w:bookmarkStart w:id="2751" w:name="_Toc98340371"/>
      <w:r>
        <w:t>User inputs</w:t>
      </w:r>
      <w:bookmarkEnd w:id="2748"/>
    </w:p>
    <w:bookmarkEnd w:id="2749"/>
    <w:bookmarkEnd w:id="2750"/>
    <w:bookmarkEnd w:id="2751"/>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lastRenderedPageBreak/>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2752" w:author="Raphael Malyankar" w:date="2023-08-31T19:58:00Z">
        <w:r w:rsidRPr="00D56521" w:rsidDel="002514B8">
          <w:delText>232(82)</w:delText>
        </w:r>
      </w:del>
      <w:ins w:id="2753"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2754" w:name="_Toc144421438"/>
      <w:bookmarkStart w:id="2755" w:name="_Toc88852888"/>
      <w:bookmarkStart w:id="2756" w:name="_Toc98339996"/>
      <w:bookmarkStart w:id="2757" w:name="_Toc98340372"/>
      <w:r>
        <w:t>Implementation - general</w:t>
      </w:r>
      <w:bookmarkEnd w:id="2754"/>
    </w:p>
    <w:bookmarkEnd w:id="2755"/>
    <w:bookmarkEnd w:id="2756"/>
    <w:bookmarkEnd w:id="2757"/>
    <w:p w14:paraId="47BC9546" w14:textId="638DEEDD" w:rsidR="001374ED" w:rsidRPr="00D56521" w:rsidRDefault="006C470D" w:rsidP="008E6DA0">
      <w:pPr>
        <w:spacing w:after="120" w:line="240" w:lineRule="auto"/>
        <w:jc w:val="both"/>
      </w:pPr>
      <w:commentRangeStart w:id="2758"/>
      <w:commentRangeStart w:id="2759"/>
      <w:ins w:id="2760" w:author="jonathan pritchard" w:date="2024-05-20T16:52:00Z" w16du:dateUtc="2024-05-20T15:52:00Z">
        <w:r w:rsidRPr="00AC19A1">
          <w:t xml:space="preserve">WLA can be applied only in areas where </w:t>
        </w:r>
        <w:r>
          <w:t>t</w:t>
        </w:r>
        <w:r w:rsidRPr="00AC19A1">
          <w:t>here is data from both S-102 and S-</w:t>
        </w:r>
        <w:commentRangeEnd w:id="2758"/>
        <w:r>
          <w:rPr>
            <w:rStyle w:val="CommentReference"/>
          </w:rPr>
          <w:commentReference w:id="2758"/>
        </w:r>
        <w:commentRangeEnd w:id="2759"/>
        <w:r>
          <w:rPr>
            <w:rStyle w:val="CommentReference"/>
          </w:rPr>
          <w:commentReference w:id="2759"/>
        </w:r>
        <w:r w:rsidRPr="00AC19A1">
          <w:t>104</w:t>
        </w:r>
        <w:r>
          <w:t xml:space="preserve">. </w:t>
        </w:r>
      </w:ins>
      <w:del w:id="2761"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2762" w:author="jonathan pritchard" w:date="2024-02-06T13:11:00Z">
        <w:r w:rsidR="00C077DF">
          <w:t>intersection of</w:t>
        </w:r>
      </w:ins>
      <w:ins w:id="2763" w:author="jonathan pritchard" w:date="2024-02-06T13:12:00Z">
        <w:r w:rsidR="00C077DF">
          <w:t xml:space="preserve"> the Red and Blue </w:t>
        </w:r>
      </w:ins>
      <w:del w:id="2764"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2765" w:author="jonathan pritchard" w:date="2024-02-06T13:12:00Z">
        <w:r w:rsidR="001374ED" w:rsidRPr="00D56521" w:rsidDel="00C077DF">
          <w:delText xml:space="preserve">may </w:delText>
        </w:r>
      </w:del>
      <w:ins w:id="2766" w:author="jonathan pritchard" w:date="2024-02-06T13:12:00Z">
        <w:r w:rsidR="00C077DF">
          <w:t>is</w:t>
        </w:r>
        <w:r w:rsidR="00C077DF" w:rsidRPr="00D56521">
          <w:t xml:space="preserve"> </w:t>
        </w:r>
      </w:ins>
      <w:del w:id="2767" w:author="jonathan pritchard" w:date="2024-02-06T13:12:00Z">
        <w:r w:rsidR="001374ED" w:rsidRPr="00D56521" w:rsidDel="00C077DF">
          <w:delText xml:space="preserve">be </w:delText>
        </w:r>
      </w:del>
      <w:r w:rsidR="001374ED" w:rsidRPr="00D56521">
        <w:t xml:space="preserve">applied to S-101 features </w:t>
      </w:r>
      <w:del w:id="2768"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2769"/>
      <w:commentRangeStart w:id="2770"/>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769"/>
      <w:r w:rsidR="00C077DF">
        <w:rPr>
          <w:rStyle w:val="CommentReference"/>
        </w:rPr>
        <w:commentReference w:id="2769"/>
      </w:r>
      <w:commentRangeEnd w:id="2770"/>
      <w:r w:rsidR="00793074">
        <w:rPr>
          <w:rStyle w:val="CommentReference"/>
        </w:rPr>
        <w:commentReference w:id="2770"/>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2771" w:author="jonathan pritchard" w:date="2024-05-20T16:53:00Z" w16du:dateUtc="2024-05-20T15:53:00Z">
        <w:r w:rsidR="006C470D">
          <w:t>and S-102 data</w:t>
        </w:r>
      </w:ins>
      <w:del w:id="2772"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t xml:space="preserve">When WLA has been processed the area for which it is defined </w:t>
      </w:r>
      <w:del w:id="2773" w:author="jonathan pritchard" w:date="2024-05-29T03:39:00Z" w16du:dateUtc="2024-05-29T02:39:00Z">
        <w:r w:rsidRPr="00D56521" w:rsidDel="00B15F52">
          <w:delText xml:space="preserve">shall </w:delText>
        </w:r>
      </w:del>
      <w:ins w:id="2774"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5"/>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2775" w:name="_Toc144421439"/>
      <w:bookmarkStart w:id="2776" w:name="_Toc88852889"/>
      <w:bookmarkStart w:id="2777" w:name="_Toc98339997"/>
      <w:bookmarkStart w:id="2778" w:name="_Toc98340373"/>
      <w:r>
        <w:t>Implementation of WLA Option 1 – WLA for a single datetime instant</w:t>
      </w:r>
      <w:bookmarkEnd w:id="2775"/>
    </w:p>
    <w:bookmarkEnd w:id="2776"/>
    <w:bookmarkEnd w:id="2777"/>
    <w:bookmarkEnd w:id="2778"/>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2779"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2779"/>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34C8D40F">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2780" w:name="_Toc144421440"/>
      <w:bookmarkStart w:id="2781" w:name="_Toc88852890"/>
      <w:bookmarkStart w:id="2782" w:name="_Toc98339998"/>
      <w:bookmarkStart w:id="2783" w:name="_Toc98340374"/>
      <w:r w:rsidRPr="005F15BF">
        <w:t>Implementation of WLA Option 2 – WLA for a datetime range specified by the user as a time period</w:t>
      </w:r>
      <w:bookmarkEnd w:id="2780"/>
    </w:p>
    <w:bookmarkEnd w:id="2781"/>
    <w:bookmarkEnd w:id="2782"/>
    <w:bookmarkEnd w:id="2783"/>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2784" w:author="jonathan pritchard" w:date="2024-05-29T03:39:00Z" w16du:dateUtc="2024-05-29T02:39:00Z">
        <w:r w:rsidRPr="00D56521" w:rsidDel="00B15F52">
          <w:delText xml:space="preserve">shall </w:delText>
        </w:r>
      </w:del>
      <w:ins w:id="2785"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w:t>
      </w:r>
      <w:del w:id="2786" w:author="jonathan pritchard" w:date="2024-05-29T03:39:00Z" w16du:dateUtc="2024-05-29T02:39:00Z">
        <w:r w:rsidRPr="00D56521" w:rsidDel="00B15F52">
          <w:delText xml:space="preserve">shall </w:delText>
        </w:r>
      </w:del>
      <w:ins w:id="2787"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2788"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2789" w:name="_Toc144421441"/>
      <w:bookmarkStart w:id="2790" w:name="_Toc88852891"/>
      <w:bookmarkStart w:id="2791" w:name="_Toc98339999"/>
      <w:bookmarkStart w:id="2792" w:name="_Toc98340375"/>
      <w:bookmarkEnd w:id="2788"/>
      <w:r w:rsidRPr="00D024C6">
        <w:t>Implementation of WLA Option 3 – linking of WLA to a defined route with planned waypoints and times</w:t>
      </w:r>
      <w:bookmarkEnd w:id="2789"/>
    </w:p>
    <w:bookmarkEnd w:id="2790"/>
    <w:bookmarkEnd w:id="2791"/>
    <w:bookmarkEnd w:id="2792"/>
    <w:p w14:paraId="25EB193C" w14:textId="77777777" w:rsidR="00297DA6" w:rsidRDefault="001374ED" w:rsidP="00D024C6">
      <w:pPr>
        <w:spacing w:after="120" w:line="240" w:lineRule="auto"/>
        <w:jc w:val="both"/>
        <w:rPr>
          <w:ins w:id="2793" w:author="jonathan pritchard" w:date="2024-05-21T13:15:00Z" w16du:dateUtc="2024-05-21T12:15:00Z"/>
        </w:rPr>
      </w:pPr>
      <w:r w:rsidRPr="00D56521">
        <w:t xml:space="preserve">When WLA is based on a route then the limit of check area around the route is set by the user as specified by IMO MSC </w:t>
      </w:r>
      <w:del w:id="2794" w:author="Raphael Malyankar" w:date="2023-08-31T19:59:00Z">
        <w:r w:rsidRPr="00D56521" w:rsidDel="002514B8">
          <w:delText>232(82)</w:delText>
        </w:r>
      </w:del>
      <w:ins w:id="2795"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2796" w:author="jonathan pritchard" w:date="2024-05-21T13:15:00Z" w16du:dateUtc="2024-05-21T12:15:00Z"/>
          <w:i/>
          <w:iCs/>
        </w:rPr>
      </w:pPr>
      <w:commentRangeStart w:id="2797"/>
      <w:ins w:id="2798"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2797"/>
      <w:ins w:id="2799" w:author="jonathan pritchard" w:date="2024-05-21T13:16:00Z" w16du:dateUtc="2024-05-21T12:16:00Z">
        <w:r>
          <w:rPr>
            <w:rStyle w:val="CommentReference"/>
          </w:rPr>
          <w:commentReference w:id="2797"/>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2800" w:author="jonathan pritchard" w:date="2024-05-29T03:40:00Z" w16du:dateUtc="2024-05-29T02:40:00Z">
        <w:r w:rsidRPr="00D56521" w:rsidDel="00B15F52">
          <w:delText xml:space="preserve">shall </w:delText>
        </w:r>
      </w:del>
      <w:ins w:id="2801"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2802"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2803"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2804"/>
      <w:ins w:id="2805" w:author="jonathan pritchard" w:date="2024-05-21T13:17:00Z" w16du:dateUtc="2024-05-21T12:17:00Z">
        <w:r w:rsidRPr="00297DA6">
          <w:t xml:space="preserve">When WLA is based on the planned schedule and own ship is not keeping to schedule a Caution </w:t>
        </w:r>
      </w:ins>
      <w:ins w:id="2806" w:author="jonathan pritchard" w:date="2024-05-29T03:40:00Z" w16du:dateUtc="2024-05-29T02:40:00Z">
        <w:r w:rsidR="00B15F52">
          <w:t>must</w:t>
        </w:r>
      </w:ins>
      <w:ins w:id="2807" w:author="jonathan pritchard" w:date="2024-05-21T13:17:00Z" w16du:dateUtc="2024-05-21T12:17:00Z">
        <w:r w:rsidRPr="00297DA6">
          <w:t xml:space="preserve"> be raised to indicate the water level being experienced may be different to that being applied by the ECDIS</w:t>
        </w:r>
      </w:ins>
      <w:commentRangeEnd w:id="2804"/>
      <w:ins w:id="2808" w:author="jonathan pritchard" w:date="2024-05-21T13:18:00Z" w16du:dateUtc="2024-05-21T12:18:00Z">
        <w:r>
          <w:rPr>
            <w:rStyle w:val="CommentReference"/>
          </w:rPr>
          <w:commentReference w:id="2804"/>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2809" w:author="Raphael Malyankar" w:date="2023-08-31T19:59:00Z">
        <w:r w:rsidRPr="00D56521" w:rsidDel="002514B8">
          <w:delText>232(82)</w:delText>
        </w:r>
      </w:del>
      <w:ins w:id="2810"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4628901B" wp14:editId="24142B2B">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12E98807">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lastRenderedPageBreak/>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2811"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6"/>
      </w:r>
      <w:r>
        <w:t>).</w:t>
      </w:r>
    </w:p>
    <w:bookmarkEnd w:id="2811"/>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2812" w:name="_Toc144421442"/>
      <w:bookmarkStart w:id="2813" w:name="_Toc88852892"/>
      <w:bookmarkStart w:id="2814" w:name="_Toc98340000"/>
      <w:bookmarkStart w:id="2815" w:name="_Toc98340376"/>
      <w:r w:rsidRPr="00A4606D">
        <w:lastRenderedPageBreak/>
        <w:t>Treatment of depth and water level related S-101 features</w:t>
      </w:r>
      <w:bookmarkEnd w:id="2812"/>
    </w:p>
    <w:p w14:paraId="7E05943F" w14:textId="31AEC40D" w:rsidR="00A4606D" w:rsidRPr="009D0DF9" w:rsidRDefault="00A4606D" w:rsidP="0043278E">
      <w:pPr>
        <w:pStyle w:val="Heading2"/>
      </w:pPr>
      <w:bookmarkStart w:id="2816" w:name="_Toc144421443"/>
      <w:bookmarkStart w:id="2817" w:name="_Toc88852893"/>
      <w:bookmarkStart w:id="2818" w:name="_Toc98340001"/>
      <w:bookmarkStart w:id="2819" w:name="_Toc98340377"/>
      <w:bookmarkEnd w:id="2813"/>
      <w:bookmarkEnd w:id="2814"/>
      <w:bookmarkEnd w:id="2815"/>
      <w:r w:rsidRPr="00A4606D">
        <w:t>Substitution and adjustment of depth values</w:t>
      </w:r>
      <w:bookmarkEnd w:id="2816"/>
    </w:p>
    <w:p w14:paraId="2983A78E" w14:textId="2CA4A795" w:rsidR="00A4606D" w:rsidRPr="009D0DF9" w:rsidRDefault="00A4606D" w:rsidP="0043278E">
      <w:pPr>
        <w:pStyle w:val="Heading3"/>
      </w:pPr>
      <w:bookmarkStart w:id="2820" w:name="_Toc144421444"/>
      <w:bookmarkStart w:id="2821" w:name="_Toc88852894"/>
      <w:bookmarkStart w:id="2822" w:name="_Toc98340002"/>
      <w:bookmarkStart w:id="2823" w:name="_Toc98340378"/>
      <w:bookmarkEnd w:id="2817"/>
      <w:bookmarkEnd w:id="2818"/>
      <w:bookmarkEnd w:id="2819"/>
      <w:r>
        <w:t>General</w:t>
      </w:r>
      <w:bookmarkEnd w:id="2820"/>
    </w:p>
    <w:bookmarkEnd w:id="2821"/>
    <w:bookmarkEnd w:id="2822"/>
    <w:bookmarkEnd w:id="2823"/>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2824" w:name="_Toc144421445"/>
      <w:bookmarkStart w:id="2825" w:name="_Ref88284051"/>
      <w:bookmarkStart w:id="2826" w:name="_Toc88852895"/>
      <w:bookmarkStart w:id="2827" w:name="_Toc98340003"/>
      <w:bookmarkStart w:id="2828" w:name="_Toc98340379"/>
      <w:r w:rsidRPr="00A4606D">
        <w:t>Areas covered by S-102 only or by both S-102 and S-104</w:t>
      </w:r>
      <w:bookmarkEnd w:id="2824"/>
    </w:p>
    <w:bookmarkEnd w:id="2825"/>
    <w:bookmarkEnd w:id="2826"/>
    <w:bookmarkEnd w:id="2827"/>
    <w:bookmarkEnd w:id="2828"/>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w:t>
      </w:r>
      <w:del w:id="2829" w:author="jonathan pritchard" w:date="2024-05-29T03:40:00Z" w16du:dateUtc="2024-05-29T02:40:00Z">
        <w:r w:rsidRPr="00D56521" w:rsidDel="00B15F52">
          <w:delText xml:space="preserve">shall </w:delText>
        </w:r>
      </w:del>
      <w:ins w:id="2830"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w:t>
      </w:r>
      <w:del w:id="2831" w:author="jonathan pritchard" w:date="2024-05-29T03:40:00Z" w16du:dateUtc="2024-05-29T02:40:00Z">
        <w:r w:rsidRPr="00D56521" w:rsidDel="00B15F52">
          <w:delText xml:space="preserve">shall </w:delText>
        </w:r>
      </w:del>
      <w:ins w:id="2832" w:author="jonathan pritchard" w:date="2024-05-29T03:40:00Z" w16du:dateUtc="2024-05-29T02:40:00Z">
        <w:r w:rsidR="00B15F52">
          <w:t>must</w:t>
        </w:r>
        <w:r w:rsidR="00B15F52" w:rsidRPr="00D56521">
          <w:t xml:space="preserve"> </w:t>
        </w:r>
      </w:ins>
      <w:r w:rsidRPr="00D56521">
        <w:t xml:space="preserve">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2833" w:author="Raphael Malyankar" w:date="2023-08-31T20:05:00Z">
        <w:r w:rsidRPr="00D56521" w:rsidDel="00EC48EE">
          <w:delText>232(82)</w:delText>
        </w:r>
      </w:del>
      <w:ins w:id="2834"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2835" w:author="jonathan pritchard" w:date="2024-05-29T03:40:00Z" w16du:dateUtc="2024-05-29T02:40:00Z">
        <w:r w:rsidRPr="00D56521" w:rsidDel="00B15F52">
          <w:delText xml:space="preserve">shall </w:delText>
        </w:r>
      </w:del>
      <w:ins w:id="2836" w:author="jonathan pritchard" w:date="2024-05-29T03:40:00Z" w16du:dateUtc="2024-05-29T02:40:00Z">
        <w:r w:rsidR="00B15F52">
          <w:t>must</w:t>
        </w:r>
        <w:r w:rsidR="00B15F52" w:rsidRPr="00D56521">
          <w:t xml:space="preserve"> </w:t>
        </w:r>
      </w:ins>
      <w:r w:rsidRPr="00D56521">
        <w:t xml:space="preserve">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2837"/>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2837"/>
      <w:r w:rsidR="00B15F52">
        <w:rPr>
          <w:rStyle w:val="CommentReference"/>
        </w:rPr>
        <w:commentReference w:id="2837"/>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2838" w:name="_Toc88852896"/>
      <w:bookmarkStart w:id="2839" w:name="_Toc98340004"/>
      <w:bookmarkStart w:id="2840" w:name="_Toc98340380"/>
      <w:bookmarkStart w:id="2841" w:name="_Toc144421446"/>
      <w:r w:rsidRPr="00024B10">
        <w:t>C-4.</w:t>
      </w:r>
      <w:commentRangeStart w:id="2842"/>
      <w:r w:rsidRPr="00024B10">
        <w:t>3</w:t>
      </w:r>
      <w:commentRangeEnd w:id="2842"/>
      <w:r w:rsidR="003D4443" w:rsidRPr="0043278E">
        <w:rPr>
          <w:rStyle w:val="CommentReference"/>
          <w:b w:val="0"/>
          <w:bCs w:val="0"/>
          <w:strike/>
        </w:rPr>
        <w:commentReference w:id="2842"/>
      </w:r>
      <w:r w:rsidRPr="0043278E">
        <w:rPr>
          <w:highlight w:val="yellow"/>
        </w:rPr>
        <w:t>.</w:t>
      </w:r>
      <w:del w:id="2843"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2838"/>
      <w:bookmarkEnd w:id="2839"/>
      <w:bookmarkEnd w:id="2840"/>
      <w:bookmarkEnd w:id="2841"/>
      <w:ins w:id="2844"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2845" w:author="jonathan pritchard" w:date="2024-02-06T12:24:00Z"/>
          <w:highlight w:val="yellow"/>
        </w:rPr>
      </w:pPr>
      <w:del w:id="2846"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2847" w:author="jonathan pritchard" w:date="2024-02-06T12:24:00Z"/>
          <w:highlight w:val="yellow"/>
        </w:rPr>
      </w:pPr>
      <w:del w:id="2848"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2849" w:author="jonathan pritchard" w:date="2024-02-06T12:24:00Z"/>
          <w:highlight w:val="yellow"/>
        </w:rPr>
      </w:pPr>
      <w:del w:id="2850"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2851" w:author="jonathan pritchard" w:date="2024-02-06T12:24:00Z"/>
          <w:highlight w:val="yellow"/>
        </w:rPr>
      </w:pPr>
      <w:del w:id="2852"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2853" w:author="jonathan pritchard" w:date="2024-02-06T12:24:00Z"/>
          <w:highlight w:val="yellow"/>
        </w:rPr>
      </w:pPr>
      <w:del w:id="2854"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2855" w:author="jonathan pritchard" w:date="2024-02-06T12:24:00Z"/>
          <w:highlight w:val="yellow"/>
        </w:rPr>
      </w:pPr>
      <w:del w:id="2856"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2857" w:author="jonathan pritchard" w:date="2024-02-06T12:24:00Z"/>
          <w:highlight w:val="yellow"/>
        </w:rPr>
      </w:pPr>
      <w:del w:id="2858"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2859" w:author="jonathan pritchard" w:date="2024-02-06T12:24:00Z"/>
          <w:highlight w:val="yellow"/>
        </w:rPr>
      </w:pPr>
      <w:del w:id="2860"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2861" w:author="jonathan pritchard" w:date="2024-02-06T12:24:00Z"/>
          <w:highlight w:val="yellow"/>
        </w:rPr>
      </w:pPr>
      <w:del w:id="2862"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2863" w:author="jonathan pritchard" w:date="2024-02-06T12:24:00Z"/>
          <w:highlight w:val="yellow"/>
        </w:rPr>
      </w:pPr>
      <w:del w:id="2864"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2865" w:author="jonathan pritchard" w:date="2024-02-06T12:24:00Z"/>
          <w:highlight w:val="yellow"/>
        </w:rPr>
      </w:pPr>
      <w:del w:id="2866"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2867" w:author="jonathan pritchard" w:date="2024-02-06T12:24:00Z"/>
          <w:highlight w:val="yellow"/>
        </w:rPr>
      </w:pPr>
      <w:del w:id="2868"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2869" w:author="jonathan pritchard" w:date="2024-02-06T12:24:00Z"/>
          <w:highlight w:val="yellow"/>
        </w:rPr>
      </w:pPr>
      <w:del w:id="2870"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2871" w:author="jonathan pritchard" w:date="2024-02-06T12:24:00Z"/>
          <w:highlight w:val="yellow"/>
        </w:rPr>
      </w:pPr>
      <w:del w:id="2872"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2873" w:author="jonathan pritchard" w:date="2024-02-06T12:24:00Z"/>
          <w:highlight w:val="yellow"/>
        </w:rPr>
      </w:pPr>
      <w:del w:id="2874"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2875" w:author="jonathan pritchard" w:date="2024-02-06T12:24:00Z"/>
          <w:highlight w:val="yellow"/>
        </w:rPr>
      </w:pPr>
      <w:del w:id="2876"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2877" w:author="jonathan pritchard" w:date="2024-02-06T12:24:00Z"/>
          <w:highlight w:val="yellow"/>
        </w:rPr>
      </w:pPr>
      <w:del w:id="2878"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2879" w:author="jonathan pritchard" w:date="2024-02-06T12:24:00Z"/>
          <w:highlight w:val="yellow"/>
        </w:rPr>
      </w:pPr>
      <w:del w:id="2880"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2881" w:author="jonathan pritchard" w:date="2024-02-06T12:24:00Z"/>
          <w:highlight w:val="yellow"/>
        </w:rPr>
      </w:pPr>
      <w:del w:id="2882"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2883" w:author="jonathan pritchard" w:date="2024-02-06T12:24:00Z"/>
          <w:highlight w:val="yellow"/>
        </w:rPr>
      </w:pPr>
      <w:del w:id="2884"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2885" w:author="jonathan pritchard" w:date="2024-02-06T12:24:00Z"/>
          <w:highlight w:val="yellow"/>
        </w:rPr>
      </w:pPr>
      <w:del w:id="2886"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2887" w:author="jonathan pritchard" w:date="2024-02-06T12:24:00Z"/>
          <w:highlight w:val="yellow"/>
        </w:rPr>
      </w:pPr>
      <w:del w:id="2888"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2889" w:author="jonathan pritchard" w:date="2024-02-06T12:24:00Z"/>
          <w:highlight w:val="yellow"/>
        </w:rPr>
      </w:pPr>
      <w:del w:id="2890"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2891" w:author="jonathan pritchard" w:date="2024-02-06T12:24:00Z"/>
          <w:highlight w:val="yellow"/>
        </w:rPr>
      </w:pPr>
      <w:del w:id="2892"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2893" w:author="jonathan pritchard" w:date="2024-02-06T12:24:00Z"/>
          <w:highlight w:val="yellow"/>
        </w:rPr>
      </w:pPr>
      <w:del w:id="2894"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2895" w:author="jonathan pritchard" w:date="2024-02-06T12:24:00Z"/>
          <w:highlight w:val="yellow"/>
        </w:rPr>
      </w:pPr>
      <w:del w:id="2896"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2897" w:author="jonathan pritchard" w:date="2024-02-06T12:24:00Z"/>
          <w:highlight w:val="yellow"/>
        </w:rPr>
      </w:pPr>
      <w:del w:id="2898"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2899" w:author="jonathan pritchard" w:date="2024-02-06T12:24:00Z"/>
          <w:b/>
          <w:bCs/>
          <w:color w:val="0070C0"/>
          <w:highlight w:val="yellow"/>
        </w:rPr>
      </w:pPr>
      <w:del w:id="2900"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2901" w:author="jonathan pritchard" w:date="2024-02-06T12:24:00Z"/>
          <w:b/>
          <w:bCs/>
          <w:color w:val="0070C0"/>
        </w:rPr>
      </w:pPr>
      <w:del w:id="2902"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2903" w:author="jonathan pritchard" w:date="2024-02-06T12:24:00Z"/>
        </w:rPr>
      </w:pPr>
    </w:p>
    <w:p w14:paraId="3E167D92" w14:textId="4DD5A838" w:rsidR="00815F72" w:rsidRPr="009D0DF9" w:rsidRDefault="00815F72" w:rsidP="0043278E">
      <w:pPr>
        <w:pStyle w:val="Heading2"/>
      </w:pPr>
      <w:bookmarkStart w:id="2904" w:name="_Toc144421447"/>
      <w:bookmarkStart w:id="2905" w:name="_Toc88852898"/>
      <w:bookmarkStart w:id="2906" w:name="_Toc98340005"/>
      <w:bookmarkStart w:id="2907" w:name="_Toc98340381"/>
      <w:r w:rsidRPr="00815F72">
        <w:t>Adjustment of heights and vertical clearance value</w:t>
      </w:r>
      <w:r>
        <w:t>s</w:t>
      </w:r>
      <w:bookmarkEnd w:id="2904"/>
    </w:p>
    <w:bookmarkEnd w:id="2905"/>
    <w:bookmarkEnd w:id="2906"/>
    <w:bookmarkEnd w:id="2907"/>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lastRenderedPageBreak/>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2908" w:name="_Hlk88745181"/>
      <w:r w:rsidRPr="00D56521">
        <w:t>When adjusting height or clearance values the largest value from the selected S-104 records shall be used in order to produce the safest values.</w:t>
      </w:r>
    </w:p>
    <w:bookmarkEnd w:id="2908"/>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2909" w:name="_Toc144421448"/>
      <w:bookmarkStart w:id="2910" w:name="_Toc88852900"/>
      <w:bookmarkStart w:id="2911" w:name="_Toc98340006"/>
      <w:bookmarkStart w:id="2912" w:name="_Toc98340382"/>
      <w:r w:rsidRPr="00D56521">
        <w:t>Alerts and indication details</w:t>
      </w:r>
      <w:bookmarkEnd w:id="2909"/>
    </w:p>
    <w:bookmarkEnd w:id="2910"/>
    <w:bookmarkEnd w:id="2911"/>
    <w:bookmarkEnd w:id="2912"/>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2913" w:name="_Toc88838699"/>
      <w:bookmarkStart w:id="2914" w:name="_Toc88839536"/>
      <w:bookmarkStart w:id="2915" w:name="_Toc88838700"/>
      <w:bookmarkStart w:id="2916" w:name="_Toc88839537"/>
      <w:bookmarkStart w:id="2917" w:name="_Toc88838701"/>
      <w:bookmarkStart w:id="2918" w:name="_Toc88839538"/>
      <w:bookmarkStart w:id="2919" w:name="_Toc88838702"/>
      <w:bookmarkStart w:id="2920" w:name="_Toc88839539"/>
      <w:bookmarkStart w:id="2921" w:name="_Toc88838703"/>
      <w:bookmarkStart w:id="2922" w:name="_Toc88839540"/>
      <w:bookmarkStart w:id="2923" w:name="_Toc88852905"/>
      <w:bookmarkStart w:id="2924" w:name="_Toc88838704"/>
      <w:bookmarkStart w:id="2925" w:name="_Toc88839541"/>
      <w:bookmarkStart w:id="2926" w:name="_Toc88838705"/>
      <w:bookmarkStart w:id="2927" w:name="_Toc88839542"/>
      <w:bookmarkStart w:id="2928" w:name="_Toc88838706"/>
      <w:bookmarkStart w:id="2929" w:name="_Toc88839543"/>
      <w:bookmarkStart w:id="2930" w:name="_Toc88838707"/>
      <w:bookmarkStart w:id="2931" w:name="_Toc88839544"/>
      <w:bookmarkStart w:id="2932" w:name="_Toc88838708"/>
      <w:bookmarkStart w:id="2933" w:name="_Toc88839545"/>
      <w:bookmarkStart w:id="2934" w:name="_Toc88838709"/>
      <w:bookmarkStart w:id="2935" w:name="_Toc88839546"/>
      <w:bookmarkStart w:id="2936" w:name="_Toc88838710"/>
      <w:bookmarkStart w:id="2937" w:name="_Toc88839547"/>
      <w:bookmarkStart w:id="2938" w:name="_Toc88838711"/>
      <w:bookmarkStart w:id="2939" w:name="_Toc88839548"/>
      <w:bookmarkStart w:id="2940" w:name="_Toc144421449"/>
      <w:bookmarkStart w:id="2941" w:name="_Toc88852914"/>
      <w:bookmarkStart w:id="2942" w:name="_Toc98340007"/>
      <w:bookmarkStart w:id="2943" w:name="_Toc98340383"/>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r>
        <w:t>Legend details</w:t>
      </w:r>
      <w:bookmarkEnd w:id="2940"/>
    </w:p>
    <w:bookmarkEnd w:id="2941"/>
    <w:bookmarkEnd w:id="2942"/>
    <w:bookmarkEnd w:id="2943"/>
    <w:p w14:paraId="18222D1C" w14:textId="146CCC69" w:rsidR="000A0D43" w:rsidRDefault="001374ED" w:rsidP="004E61EE">
      <w:pPr>
        <w:spacing w:line="240" w:lineRule="auto"/>
        <w:rPr>
          <w:ins w:id="2944"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2945"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37" w:author="jonathan pritchard" w:date="2024-05-20T17:17:00Z" w:initials="jp">
    <w:p w14:paraId="757F300D" w14:textId="067EF033" w:rsidR="00B840E1" w:rsidRDefault="00B840E1" w:rsidP="00B840E1">
      <w:pPr>
        <w:pStyle w:val="CommentText"/>
      </w:pPr>
      <w:r>
        <w:rPr>
          <w:rStyle w:val="CommentReference"/>
        </w:rPr>
        <w:annotationRef/>
      </w:r>
      <w:r>
        <w:t>Update when this is published. DE (47)</w:t>
      </w:r>
    </w:p>
  </w:comment>
  <w:comment w:id="536" w:author="jonathan pritchard" w:date="2024-07-05T14:38:00Z" w:initials="jp">
    <w:p w14:paraId="6F2A9C26" w14:textId="77777777" w:rsidR="002F4314" w:rsidRDefault="002F4314" w:rsidP="002F4314">
      <w:pPr>
        <w:pStyle w:val="CommentText"/>
      </w:pPr>
      <w:r>
        <w:rPr>
          <w:rStyle w:val="CommentReference"/>
        </w:rPr>
        <w:annotationRef/>
      </w:r>
      <w:r>
        <w:t>Done. Revisit sept.</w:t>
      </w:r>
    </w:p>
  </w:comment>
  <w:comment w:id="552" w:author="jonathan pritchard" w:date="2024-05-28T08:03:00Z" w:initials="jp">
    <w:p w14:paraId="27128899" w14:textId="77777777" w:rsidR="00D538AB" w:rsidRDefault="00F2390C" w:rsidP="00D538AB">
      <w:pPr>
        <w:pStyle w:val="CommentText"/>
      </w:pPr>
      <w:r>
        <w:rPr>
          <w:rStyle w:val="CommentReference"/>
        </w:rPr>
        <w:annotationRef/>
      </w:r>
      <w:r w:rsidR="00D538AB">
        <w:t>This is a work in progress - it may not be needed but will be worked on as the document is further revised.</w:t>
      </w:r>
    </w:p>
  </w:comment>
  <w:comment w:id="696"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734" w:author="jonathan pritchard" w:date="2024-05-20T17:37:00Z" w:initials="jp">
    <w:p w14:paraId="603CA60B" w14:textId="77777777" w:rsidR="00776DD2" w:rsidRDefault="00776DD2" w:rsidP="00776DD2">
      <w:pPr>
        <w:pStyle w:val="CommentText"/>
      </w:pPr>
      <w:r>
        <w:rPr>
          <w:rStyle w:val="CommentReference"/>
        </w:rPr>
        <w:annotationRef/>
      </w:r>
      <w:r>
        <w:t>DE (56)</w:t>
      </w:r>
    </w:p>
  </w:comment>
  <w:comment w:id="815"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830" w:author="jonathan pritchard" w:date="2024-05-21T12:40:00Z" w:initials="jp">
    <w:p w14:paraId="2DD9FD99" w14:textId="77777777" w:rsidR="000B58BA" w:rsidRPr="000B58BA" w:rsidRDefault="000B58BA" w:rsidP="000B58BA">
      <w:pPr>
        <w:pStyle w:val="CommentText"/>
        <w:rPr>
          <w:lang w:val="en-US"/>
        </w:rPr>
      </w:pPr>
      <w:r>
        <w:rPr>
          <w:rStyle w:val="CommentReference"/>
        </w:rPr>
        <w:annotationRef/>
      </w:r>
      <w:r>
        <w:t>Needs clarification SM (134)</w:t>
      </w:r>
    </w:p>
  </w:comment>
  <w:comment w:id="831" w:author="jonathan pritchard" w:date="2024-05-21T12:40:00Z" w:initials="jp">
    <w:p w14:paraId="5315F772" w14:textId="77777777" w:rsidR="000B58BA" w:rsidRDefault="000B58BA" w:rsidP="000B58BA">
      <w:pPr>
        <w:pStyle w:val="CommentText"/>
      </w:pPr>
      <w:r>
        <w:rPr>
          <w:rStyle w:val="CommentReference"/>
        </w:rPr>
        <w:annotationRef/>
      </w:r>
      <w:r>
        <w:t>Think these are manual updates or mariners information.?</w:t>
      </w:r>
    </w:p>
  </w:comment>
  <w:comment w:id="850" w:author="jonathan pritchard" w:date="2024-05-21T12:42:00Z" w:initials="jp">
    <w:p w14:paraId="38BA00EF" w14:textId="77777777" w:rsidR="000B58BA" w:rsidRDefault="000B58BA" w:rsidP="000B58BA">
      <w:pPr>
        <w:pStyle w:val="CommentText"/>
      </w:pPr>
      <w:r>
        <w:rPr>
          <w:rStyle w:val="CommentReference"/>
        </w:rPr>
        <w:annotationRef/>
      </w:r>
      <w:r>
        <w:t>Needs clarification SM (136)</w:t>
      </w:r>
    </w:p>
  </w:comment>
  <w:comment w:id="851" w:author="jonathan pritchard" w:date="2024-05-21T12:44:00Z" w:initials="jp">
    <w:p w14:paraId="3230E4A5" w14:textId="77777777" w:rsidR="000B58BA" w:rsidRDefault="000B58BA" w:rsidP="000B58BA">
      <w:pPr>
        <w:pStyle w:val="CommentText"/>
      </w:pPr>
      <w:r>
        <w:rPr>
          <w:rStyle w:val="CommentReference"/>
        </w:rPr>
        <w:annotationRef/>
      </w:r>
      <w:r>
        <w:t>Needs clarity. SM (137)</w:t>
      </w:r>
    </w:p>
  </w:comment>
  <w:comment w:id="856" w:author="jonathan pritchard" w:date="2024-05-21T12:46:00Z" w:initials="jp">
    <w:p w14:paraId="308ED126" w14:textId="77777777" w:rsidR="000B58BA" w:rsidRDefault="000B58BA" w:rsidP="000B58BA">
      <w:pPr>
        <w:pStyle w:val="CommentText"/>
      </w:pPr>
      <w:r>
        <w:rPr>
          <w:rStyle w:val="CommentReference"/>
        </w:rPr>
        <w:annotationRef/>
      </w:r>
      <w:r>
        <w:t>SM (138)</w:t>
      </w:r>
    </w:p>
  </w:comment>
  <w:comment w:id="855" w:author="jonathan pritchard" w:date="2024-05-21T12:46:00Z" w:initials="jp">
    <w:p w14:paraId="16B80E1B" w14:textId="77777777" w:rsidR="000B58BA" w:rsidRDefault="000B58BA" w:rsidP="000B58BA">
      <w:pPr>
        <w:pStyle w:val="CommentText"/>
      </w:pPr>
      <w:r>
        <w:rPr>
          <w:rStyle w:val="CommentReference"/>
        </w:rPr>
        <w:annotationRef/>
      </w:r>
      <w:r>
        <w:t>Is this replicating 9.1.2? SM (139)</w:t>
      </w:r>
    </w:p>
  </w:comment>
  <w:comment w:id="861" w:author="jonathan pritchard" w:date="2024-05-21T12:49:00Z" w:initials="jp">
    <w:p w14:paraId="43BC7EB7" w14:textId="77777777" w:rsidR="00B562A1" w:rsidRDefault="00B562A1" w:rsidP="00B562A1">
      <w:pPr>
        <w:pStyle w:val="CommentText"/>
      </w:pPr>
      <w:r>
        <w:rPr>
          <w:rStyle w:val="CommentReference"/>
        </w:rPr>
        <w:annotationRef/>
      </w:r>
      <w:r>
        <w:t xml:space="preserve">IMO requirement. </w:t>
      </w:r>
    </w:p>
  </w:comment>
  <w:comment w:id="868" w:author="jonathan pritchard" w:date="2024-05-21T12:47:00Z" w:initials="jp">
    <w:p w14:paraId="10B4366C" w14:textId="77777777" w:rsidR="00B33381" w:rsidRDefault="000B58BA" w:rsidP="00B33381">
      <w:pPr>
        <w:pStyle w:val="CommentText"/>
      </w:pPr>
      <w:r>
        <w:rPr>
          <w:rStyle w:val="CommentReference"/>
        </w:rPr>
        <w:annotationRef/>
      </w:r>
      <w:r w:rsidR="00B33381">
        <w:t>Should be end user. Using functionality added by manufacturer.</w:t>
      </w:r>
    </w:p>
  </w:comment>
  <w:comment w:id="869" w:author="jonathan pritchard" w:date="2024-05-21T12:47:00Z" w:initials="jp">
    <w:p w14:paraId="5246A358" w14:textId="2AE00D76" w:rsidR="000B58BA" w:rsidRDefault="000B58BA" w:rsidP="000B58BA">
      <w:pPr>
        <w:pStyle w:val="CommentText"/>
      </w:pPr>
      <w:r>
        <w:rPr>
          <w:rStyle w:val="CommentReference"/>
        </w:rPr>
        <w:annotationRef/>
      </w:r>
      <w:r>
        <w:t>SM(140)</w:t>
      </w:r>
    </w:p>
  </w:comment>
  <w:comment w:id="872" w:author="jonathan pritchard" w:date="2024-05-30T08:19:00Z" w:initials="jp">
    <w:p w14:paraId="332957A3" w14:textId="77777777" w:rsidR="001537EB" w:rsidRDefault="001537EB" w:rsidP="001537EB">
      <w:pPr>
        <w:pStyle w:val="CommentText"/>
      </w:pPr>
      <w:r>
        <w:rPr>
          <w:rStyle w:val="CommentReference"/>
        </w:rPr>
        <w:annotationRef/>
      </w:r>
      <w:r>
        <w:t>SM(140). Not sure I understand this.</w:t>
      </w:r>
    </w:p>
  </w:comment>
  <w:comment w:id="877" w:author="jonathan pritchard" w:date="2024-05-30T08:02:00Z" w:initials="jp">
    <w:p w14:paraId="148FC035" w14:textId="0BBB1E15" w:rsidR="00B33381" w:rsidRDefault="00B33381" w:rsidP="00B33381">
      <w:pPr>
        <w:pStyle w:val="CommentText"/>
      </w:pPr>
      <w:r>
        <w:rPr>
          <w:rStyle w:val="CommentReference"/>
        </w:rPr>
        <w:annotationRef/>
      </w:r>
      <w:r>
        <w:t>Is this a must?</w:t>
      </w:r>
    </w:p>
  </w:comment>
  <w:comment w:id="882" w:author="jonathan pritchard" w:date="2024-05-21T12:50:00Z" w:initials="jp">
    <w:p w14:paraId="157306E5" w14:textId="2871263A" w:rsidR="00B562A1" w:rsidRDefault="00B562A1" w:rsidP="00B562A1">
      <w:pPr>
        <w:pStyle w:val="CommentText"/>
      </w:pPr>
      <w:r>
        <w:rPr>
          <w:rStyle w:val="CommentReference"/>
        </w:rPr>
        <w:annotationRef/>
      </w:r>
      <w:r>
        <w:t>This needs to become the draft Navigational Warnings Chapter as proposed at TSM2024</w:t>
      </w:r>
    </w:p>
  </w:comment>
  <w:comment w:id="883" w:author="jonathan pritchard" w:date="2024-05-21T12:50:00Z" w:initials="jp">
    <w:p w14:paraId="0B81ADD4" w14:textId="77777777" w:rsidR="00B562A1" w:rsidRDefault="00B562A1" w:rsidP="00B562A1">
      <w:pPr>
        <w:pStyle w:val="CommentText"/>
      </w:pPr>
      <w:r>
        <w:rPr>
          <w:rStyle w:val="CommentReference"/>
        </w:rPr>
        <w:annotationRef/>
      </w:r>
      <w:r>
        <w:t>Also SM(141)</w:t>
      </w:r>
    </w:p>
  </w:comment>
  <w:comment w:id="891" w:author="jonathan pritchard" w:date="2023-10-19T13:10:00Z" w:initials="jp">
    <w:p w14:paraId="3C458313" w14:textId="77777777" w:rsidR="0064471E" w:rsidRDefault="00284A82" w:rsidP="0064471E">
      <w:pPr>
        <w:pStyle w:val="CommentText"/>
      </w:pPr>
      <w:r>
        <w:rPr>
          <w:rStyle w:val="CommentReference"/>
        </w:rPr>
        <w:annotationRef/>
      </w:r>
      <w:r w:rsidR="0064471E">
        <w:t>Is this complete.?</w:t>
      </w:r>
    </w:p>
  </w:comment>
  <w:comment w:id="892" w:author="jonathan pritchard" w:date="2024-05-30T08:04:00Z" w:initials="jp">
    <w:p w14:paraId="34309EB0" w14:textId="77777777" w:rsidR="0064471E" w:rsidRDefault="00B33381" w:rsidP="0064471E">
      <w:pPr>
        <w:pStyle w:val="CommentText"/>
      </w:pPr>
      <w:r>
        <w:rPr>
          <w:rStyle w:val="CommentReference"/>
        </w:rPr>
        <w:annotationRef/>
      </w:r>
      <w:r w:rsidR="0064471E">
        <w:t>Hertz, Tonne, Cubic Metre and Hour is in S-101 FC, surely these are defined in FC and come from there so this is an informative list.? If this is to be from the FC then it should be stated.</w:t>
      </w:r>
    </w:p>
  </w:comment>
  <w:comment w:id="896" w:author="jonathan pritchard" w:date="2024-05-21T12:57:00Z" w:initials="jp">
    <w:p w14:paraId="0CD6FDA4" w14:textId="4836CD3E" w:rsidR="008C77AA" w:rsidRDefault="008C77AA" w:rsidP="008C77AA">
      <w:pPr>
        <w:pStyle w:val="CommentText"/>
      </w:pPr>
      <w:r>
        <w:rPr>
          <w:rStyle w:val="CommentReference"/>
        </w:rPr>
        <w:annotationRef/>
      </w:r>
      <w:r>
        <w:t>Should these be in Legend? They’re user defined.</w:t>
      </w:r>
    </w:p>
  </w:comment>
  <w:comment w:id="897"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898"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900"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901"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902" w:author="jonathan pritchard" w:date="2023-10-19T13:22:00Z" w:initials="jp">
    <w:p w14:paraId="7436A21F" w14:textId="2949BA2C" w:rsidR="00F24086" w:rsidRDefault="00F24086" w:rsidP="000C2F8F">
      <w:pPr>
        <w:pStyle w:val="CommentText"/>
      </w:pPr>
      <w:r>
        <w:rPr>
          <w:rStyle w:val="CommentReference"/>
        </w:rPr>
        <w:annotationRef/>
      </w:r>
      <w:r>
        <w:t>Informative?</w:t>
      </w:r>
    </w:p>
  </w:comment>
  <w:comment w:id="912" w:author="jonathan pritchard" w:date="2024-05-21T13:00:00Z" w:initials="jp">
    <w:p w14:paraId="01AF08B6" w14:textId="77777777" w:rsidR="005E1EEA" w:rsidRDefault="005E1EEA" w:rsidP="005E1EEA">
      <w:pPr>
        <w:pStyle w:val="CommentText"/>
      </w:pPr>
      <w:r>
        <w:rPr>
          <w:rStyle w:val="CommentReference"/>
        </w:rPr>
        <w:annotationRef/>
      </w:r>
      <w:r>
        <w:t>Define layers in this context (IHO defn?)</w:t>
      </w:r>
    </w:p>
  </w:comment>
  <w:comment w:id="913"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917" w:author="jonathan pritchard" w:date="2024-05-21T13:02:00Z" w:initials="jp">
    <w:p w14:paraId="31AC8033" w14:textId="77777777" w:rsidR="005E1EEA" w:rsidRDefault="005E1EEA" w:rsidP="005E1EEA">
      <w:pPr>
        <w:pStyle w:val="CommentText"/>
      </w:pPr>
      <w:r>
        <w:rPr>
          <w:rStyle w:val="CommentReference"/>
        </w:rPr>
        <w:annotationRef/>
      </w:r>
      <w:r>
        <w:t>SM (146). Or delete as it is included in 61174.</w:t>
      </w:r>
    </w:p>
  </w:comment>
  <w:comment w:id="927" w:author="jonathan pritchard" w:date="2024-05-21T13:04:00Z" w:initials="jp">
    <w:p w14:paraId="35D9A76C" w14:textId="77777777" w:rsidR="005E1EEA" w:rsidRDefault="005E1EEA" w:rsidP="005E1EEA">
      <w:pPr>
        <w:pStyle w:val="CommentText"/>
      </w:pPr>
      <w:r>
        <w:rPr>
          <w:rStyle w:val="CommentReference"/>
        </w:rPr>
        <w:annotationRef/>
      </w:r>
      <w:r>
        <w:t>SM (147)</w:t>
      </w:r>
    </w:p>
  </w:comment>
  <w:comment w:id="929" w:author="jonathan pritchard" w:date="2024-05-21T13:11:00Z" w:initials="jp">
    <w:p w14:paraId="6CCB3496" w14:textId="77777777" w:rsidR="00297DA6" w:rsidRDefault="00297DA6" w:rsidP="00297DA6">
      <w:pPr>
        <w:pStyle w:val="CommentText"/>
      </w:pPr>
      <w:r>
        <w:rPr>
          <w:rStyle w:val="CommentReference"/>
        </w:rPr>
        <w:annotationRef/>
      </w:r>
      <w:r>
        <w:t>Needs clarification or delete. SM(148)</w:t>
      </w:r>
    </w:p>
  </w:comment>
  <w:comment w:id="945" w:author="jonathan pritchard" w:date="2023-10-20T09:52:00Z" w:initials="jp">
    <w:p w14:paraId="3B0D7F33" w14:textId="7BC73820" w:rsidR="002B4F29" w:rsidRDefault="002B4F29" w:rsidP="000C2F8F">
      <w:pPr>
        <w:pStyle w:val="CommentText"/>
      </w:pPr>
      <w:r>
        <w:rPr>
          <w:rStyle w:val="CommentReference"/>
        </w:rPr>
        <w:annotationRef/>
      </w:r>
      <w:r>
        <w:t>"they"</w:t>
      </w:r>
    </w:p>
  </w:comment>
  <w:comment w:id="949" w:author="jonathan pritchard" w:date="2023-12-06T14:11:00Z" w:initials="jp">
    <w:p w14:paraId="1C12EB6C" w14:textId="77777777" w:rsidR="00411D24" w:rsidRDefault="00411D24" w:rsidP="000C2F8F">
      <w:pPr>
        <w:pStyle w:val="CommentText"/>
      </w:pPr>
      <w:r>
        <w:rPr>
          <w:rStyle w:val="CommentReference"/>
        </w:rPr>
        <w:annotationRef/>
      </w:r>
      <w:r>
        <w:t>Added (placeholder) for github #27. Needs some more work in the wording but the requirements are here. Transcribed. Is this the right place for it?</w:t>
      </w:r>
    </w:p>
  </w:comment>
  <w:comment w:id="965" w:author="jonathan pritchard" w:date="2023-10-19T12:56:00Z" w:initials="jp">
    <w:p w14:paraId="5B93E213" w14:textId="3E972769" w:rsidR="00BB0BEC" w:rsidRDefault="00BB0BEC" w:rsidP="000C2F8F">
      <w:pPr>
        <w:pStyle w:val="CommentText"/>
      </w:pPr>
      <w:r>
        <w:rPr>
          <w:rStyle w:val="CommentReference"/>
        </w:rPr>
        <w:annotationRef/>
      </w:r>
      <w:r>
        <w:t>Tables to be marked as purely informative. Also IMS to have viewing group removed or amended (and noted)</w:t>
      </w:r>
    </w:p>
  </w:comment>
  <w:comment w:id="1031" w:author="jonathan pritchard" w:date="2024-05-20T17:42:00Z" w:initials="jp">
    <w:p w14:paraId="42C18F76" w14:textId="77777777" w:rsidR="00831F8F" w:rsidRDefault="00831F8F" w:rsidP="00831F8F">
      <w:pPr>
        <w:pStyle w:val="CommentText"/>
      </w:pPr>
      <w:r>
        <w:rPr>
          <w:rStyle w:val="CommentReference"/>
        </w:rPr>
        <w:annotationRef/>
      </w:r>
      <w:r>
        <w:t>DE (58)</w:t>
      </w:r>
    </w:p>
  </w:comment>
  <w:comment w:id="1028" w:author="jonathan pritchard" w:date="2023-10-20T10:07:00Z" w:initials="jp">
    <w:p w14:paraId="44921920" w14:textId="659774EF"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1045" w:author="jonathan pritchard" w:date="2024-05-20T17:38:00Z" w:initials="jp">
    <w:p w14:paraId="5A98C623" w14:textId="77777777" w:rsidR="00776DD2" w:rsidRDefault="00776DD2" w:rsidP="00776DD2">
      <w:pPr>
        <w:pStyle w:val="CommentText"/>
      </w:pPr>
      <w:r>
        <w:rPr>
          <w:rStyle w:val="CommentReference"/>
        </w:rPr>
        <w:annotationRef/>
      </w:r>
      <w:r>
        <w:t>Needs concrete examples when this is agreed in the ENC PS.</w:t>
      </w:r>
    </w:p>
  </w:comment>
  <w:comment w:id="1052" w:author="jonathan pritchard" w:date="2023-10-19T13:23:00Z" w:initials="jp">
    <w:p w14:paraId="7D579435" w14:textId="01D7E780" w:rsidR="00F24086" w:rsidRDefault="00F24086" w:rsidP="000C2F8F">
      <w:pPr>
        <w:pStyle w:val="CommentText"/>
      </w:pPr>
      <w:r>
        <w:rPr>
          <w:rStyle w:val="CommentReference"/>
        </w:rPr>
        <w:annotationRef/>
      </w:r>
      <w:r>
        <w:t>Informative.?</w:t>
      </w:r>
    </w:p>
  </w:comment>
  <w:comment w:id="1053"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1058" w:author="jonathan pritchard" w:date="2024-01-15T10:56:00Z" w:initials="jp">
    <w:p w14:paraId="69F18E8B" w14:textId="77777777" w:rsidR="009A245C" w:rsidRDefault="009A245C" w:rsidP="009A245C">
      <w:pPr>
        <w:pStyle w:val="CommentText"/>
      </w:pPr>
      <w:r>
        <w:rPr>
          <w:rStyle w:val="CommentReference"/>
        </w:rPr>
        <w:annotationRef/>
      </w:r>
      <w:r>
        <w:t>Take out. Not sure users of this document understand this?</w:t>
      </w:r>
    </w:p>
  </w:comment>
  <w:comment w:id="1119" w:author="jonathan pritchard" w:date="2024-01-15T10:57:00Z" w:initials="jp">
    <w:p w14:paraId="441706BD" w14:textId="77777777" w:rsidR="009A245C" w:rsidRDefault="009A245C" w:rsidP="009A245C">
      <w:pPr>
        <w:pStyle w:val="CommentText"/>
      </w:pPr>
      <w:r>
        <w:rPr>
          <w:rStyle w:val="CommentReference"/>
        </w:rPr>
        <w:annotationRef/>
      </w:r>
      <w:r>
        <w:t>I think this is mandatory, not guidelines.</w:t>
      </w:r>
    </w:p>
  </w:comment>
  <w:comment w:id="1120" w:author="jonathan pritchard" w:date="2024-05-20T16:36:00Z" w:initials="jp">
    <w:p w14:paraId="16D379DE" w14:textId="77777777" w:rsidR="00AA4838" w:rsidRDefault="00AA4838" w:rsidP="00AA4838">
      <w:pPr>
        <w:pStyle w:val="CommentText"/>
      </w:pPr>
      <w:r>
        <w:rPr>
          <w:rStyle w:val="CommentReference"/>
        </w:rPr>
        <w:annotationRef/>
      </w:r>
      <w:r>
        <w:t>I think these should be rewritten as “shall” requirements.</w:t>
      </w:r>
    </w:p>
  </w:comment>
  <w:comment w:id="1122" w:author="jonathan pritchard" w:date="2023-10-20T14:47:00Z" w:initials="jp">
    <w:p w14:paraId="0313D810" w14:textId="51F06D6D" w:rsidR="00E31B18" w:rsidRDefault="00E31B18" w:rsidP="000C2F8F">
      <w:pPr>
        <w:pStyle w:val="CommentText"/>
      </w:pPr>
      <w:r>
        <w:rPr>
          <w:rStyle w:val="CommentReference"/>
        </w:rPr>
        <w:annotationRef/>
      </w:r>
      <w:r>
        <w:t>This will need reviewing and updating when dicsussions around these topics have concluded.</w:t>
      </w:r>
    </w:p>
  </w:comment>
  <w:comment w:id="1123"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1124"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1126" w:author="jonathan pritchard" w:date="2023-10-20T14:47:00Z" w:initials="jp">
    <w:p w14:paraId="7F33A961" w14:textId="0B77D8A3" w:rsidR="00E31B18" w:rsidRDefault="00E31B18" w:rsidP="000C2F8F">
      <w:pPr>
        <w:pStyle w:val="CommentText"/>
      </w:pPr>
      <w:r>
        <w:rPr>
          <w:rStyle w:val="CommentReference"/>
        </w:rPr>
        <w:annotationRef/>
      </w:r>
      <w:r>
        <w:t>As above. Needs checking but I believe most of this is ok.</w:t>
      </w:r>
    </w:p>
  </w:comment>
  <w:comment w:id="1127"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1131" w:author="jonathan pritchard" w:date="2023-10-20T14:48:00Z" w:initials="jp">
    <w:p w14:paraId="7135CD02" w14:textId="3A8118FE" w:rsidR="00E31B18" w:rsidRDefault="00E31B18" w:rsidP="000C2F8F">
      <w:pPr>
        <w:pStyle w:val="CommentText"/>
      </w:pPr>
      <w:r>
        <w:rPr>
          <w:rStyle w:val="CommentReference"/>
        </w:rPr>
        <w:annotationRef/>
      </w:r>
      <w:r>
        <w:t>Is this required functionality?</w:t>
      </w:r>
    </w:p>
  </w:comment>
  <w:comment w:id="1143" w:author="jonathan pritchard" w:date="2024-01-17T15:33:00Z" w:initials="jp">
    <w:p w14:paraId="52662F4C" w14:textId="77777777" w:rsidR="009A4F79" w:rsidRDefault="009A4F79" w:rsidP="009A4F79">
      <w:pPr>
        <w:pStyle w:val="CommentText"/>
      </w:pPr>
      <w:r>
        <w:rPr>
          <w:rStyle w:val="CommentReference"/>
        </w:rPr>
        <w:annotationRef/>
      </w:r>
      <w:r>
        <w:t>There’s nothing in here about text placement. Surely there should be?</w:t>
      </w:r>
    </w:p>
  </w:comment>
  <w:comment w:id="1144" w:author="jonathan pritchard" w:date="2024-06-13T13:35:00Z" w:initials="jp">
    <w:p w14:paraId="5339D48D" w14:textId="77777777" w:rsidR="00DE2FFE" w:rsidRDefault="00DE2FFE" w:rsidP="00DE2FFE">
      <w:pPr>
        <w:pStyle w:val="CommentText"/>
      </w:pPr>
      <w:r>
        <w:rPr>
          <w:rStyle w:val="CommentReference"/>
        </w:rPr>
        <w:annotationRef/>
      </w:r>
      <w:r>
        <w:t>GitHub 10</w:t>
      </w:r>
    </w:p>
  </w:comment>
  <w:comment w:id="1146" w:author="jonathan pritchard" w:date="2023-10-19T12:58:00Z" w:initials="jp">
    <w:p w14:paraId="7E4878A4" w14:textId="231B799F" w:rsidR="00BB0BEC" w:rsidRDefault="00BB0BEC" w:rsidP="000C2F8F">
      <w:pPr>
        <w:pStyle w:val="CommentText"/>
      </w:pPr>
      <w:r>
        <w:rPr>
          <w:rStyle w:val="CommentReference"/>
        </w:rPr>
        <w:annotationRef/>
      </w:r>
      <w:r>
        <w:t>Issue for this in S-164 (and S-101PT)</w:t>
      </w:r>
    </w:p>
  </w:comment>
  <w:comment w:id="1149" w:author="jonathan pritchard" w:date="2023-10-20T14:48:00Z" w:initials="jp">
    <w:p w14:paraId="398C36A5" w14:textId="77777777" w:rsidR="00E31B18" w:rsidRDefault="00E31B18" w:rsidP="000C2F8F">
      <w:pPr>
        <w:pStyle w:val="CommentText"/>
      </w:pPr>
      <w:r>
        <w:rPr>
          <w:rStyle w:val="CommentReference"/>
        </w:rPr>
        <w:annotationRef/>
      </w:r>
      <w:r>
        <w:t xml:space="preserve">Informative. This is defined in the portrayal catalogue. </w:t>
      </w:r>
    </w:p>
  </w:comment>
  <w:comment w:id="1150"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1151"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1160"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1176" w:author="jonathan pritchard" w:date="2024-05-29T01:42:00Z" w:initials="jp">
    <w:p w14:paraId="339E030E" w14:textId="77777777" w:rsidR="00214B3A" w:rsidRDefault="00214B3A" w:rsidP="00214B3A">
      <w:pPr>
        <w:pStyle w:val="CommentText"/>
      </w:pPr>
      <w:r>
        <w:rPr>
          <w:rStyle w:val="CommentReference"/>
        </w:rPr>
        <w:annotationRef/>
      </w:r>
      <w:r>
        <w:t>Are these defined in Lua? So, is this section descriptive or normative?</w:t>
      </w:r>
    </w:p>
  </w:comment>
  <w:comment w:id="1180"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1183" w:author="jonathan pritchard" w:date="2024-05-29T01:46:00Z" w:initials="jp">
    <w:p w14:paraId="4CD416B3" w14:textId="77777777" w:rsidR="00214B3A" w:rsidRDefault="00214B3A" w:rsidP="00214B3A">
      <w:pPr>
        <w:pStyle w:val="CommentText"/>
      </w:pPr>
      <w:r>
        <w:rPr>
          <w:rStyle w:val="CommentReference"/>
        </w:rPr>
        <w:annotationRef/>
      </w:r>
      <w:r>
        <w:t>This is varn in the lua</w:t>
      </w:r>
    </w:p>
  </w:comment>
  <w:comment w:id="1186"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1189"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1190"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1193" w:author="jonathan pritchard" w:date="2024-05-20T15:56:00Z" w:initials="jp">
    <w:p w14:paraId="5D102504" w14:textId="77777777" w:rsidR="00884FFF" w:rsidRDefault="00884FFF" w:rsidP="00884FFF">
      <w:pPr>
        <w:pStyle w:val="CommentText"/>
      </w:pPr>
      <w:r>
        <w:rPr>
          <w:rStyle w:val="CommentReference"/>
        </w:rPr>
        <w:annotationRef/>
      </w:r>
      <w:r>
        <w:t>UKHO (9)</w:t>
      </w:r>
    </w:p>
  </w:comment>
  <w:comment w:id="1200"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1207"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1208"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1209"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1210"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1235"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1237"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1238"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1240"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1254"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1261" w:author="jonathan pritchard" w:date="2023-10-20T15:09:00Z" w:initials="jp">
    <w:p w14:paraId="740552B1" w14:textId="77777777" w:rsidR="00374426" w:rsidRDefault="00374426" w:rsidP="000C2F8F">
      <w:pPr>
        <w:pStyle w:val="CommentText"/>
      </w:pPr>
      <w:r>
        <w:rPr>
          <w:rStyle w:val="CommentReference"/>
        </w:rPr>
        <w:annotationRef/>
      </w:r>
      <w:r>
        <w:t xml:space="preserve">We should double check this before S-98 goes out. </w:t>
      </w:r>
    </w:p>
  </w:comment>
  <w:comment w:id="1264" w:author="jonathan pritchard" w:date="2024-05-29T01:55:00Z" w:initials="jp">
    <w:p w14:paraId="4CB881F4" w14:textId="77777777" w:rsidR="00306172" w:rsidRDefault="00306172" w:rsidP="00306172">
      <w:pPr>
        <w:pStyle w:val="CommentText"/>
      </w:pPr>
      <w:r>
        <w:rPr>
          <w:rStyle w:val="CommentReference"/>
        </w:rPr>
        <w:annotationRef/>
      </w:r>
      <w:r>
        <w:t>This should be checked against S-101 product spec.</w:t>
      </w:r>
    </w:p>
  </w:comment>
  <w:comment w:id="1265" w:author="jonathan pritchard" w:date="2023-10-20T15:10:00Z" w:initials="jp">
    <w:p w14:paraId="6EB37662" w14:textId="77777777" w:rsidR="00306172" w:rsidRDefault="00374426" w:rsidP="00306172">
      <w:pPr>
        <w:pStyle w:val="CommentText"/>
      </w:pPr>
      <w:r>
        <w:rPr>
          <w:rStyle w:val="CommentReference"/>
        </w:rPr>
        <w:annotationRef/>
      </w:r>
      <w:r w:rsidR="00306172">
        <w:t>This is done by the portrayal catalogue?</w:t>
      </w:r>
    </w:p>
  </w:comment>
  <w:comment w:id="1269" w:author="jonathan pritchard" w:date="2023-12-06T15:10:00Z" w:initials="jp">
    <w:p w14:paraId="577EAC83" w14:textId="547A3580"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1272"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1275" w:author="jonathan pritchard" w:date="2024-05-20T17:48:00Z" w:initials="jp">
    <w:p w14:paraId="783B499A" w14:textId="77777777"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1279" w:author="jonathan pritchard" w:date="2024-05-20T17:45:00Z" w:initials="jp">
    <w:p w14:paraId="224C4C09" w14:textId="77777777" w:rsidR="00306172" w:rsidRDefault="00831F8F" w:rsidP="00306172">
      <w:pPr>
        <w:pStyle w:val="CommentText"/>
      </w:pPr>
      <w:r>
        <w:rPr>
          <w:rStyle w:val="CommentReference"/>
        </w:rPr>
        <w:annotationRef/>
      </w:r>
      <w:r w:rsidR="00306172">
        <w:t>Will be revised for OptimumDisplayScale</w:t>
      </w:r>
    </w:p>
  </w:comment>
  <w:comment w:id="1291"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1295" w:author="jonathan pritchard" w:date="2023-12-06T15:08:00Z" w:initials="jp">
    <w:p w14:paraId="188230A6" w14:textId="53048BB1" w:rsidR="00F553C8" w:rsidRDefault="00F553C8" w:rsidP="000C2F8F">
      <w:pPr>
        <w:pStyle w:val="CommentText"/>
      </w:pPr>
      <w:r>
        <w:rPr>
          <w:rStyle w:val="CommentReference"/>
        </w:rPr>
        <w:annotationRef/>
      </w:r>
      <w:r>
        <w:t>This should be adjusted as it is product specific.</w:t>
      </w:r>
    </w:p>
  </w:comment>
  <w:comment w:id="1301" w:author="jonathan pritchard" w:date="2024-05-20T17:47:00Z" w:initials="jp">
    <w:p w14:paraId="2EBFC050" w14:textId="77777777" w:rsidR="002C4C4D" w:rsidRDefault="002C4C4D" w:rsidP="002C4C4D">
      <w:pPr>
        <w:pStyle w:val="CommentText"/>
      </w:pPr>
      <w:r>
        <w:rPr>
          <w:rStyle w:val="CommentReference"/>
        </w:rPr>
        <w:annotationRef/>
      </w:r>
      <w:r>
        <w:t>DE (62)</w:t>
      </w:r>
    </w:p>
  </w:comment>
  <w:comment w:id="1300"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1305"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1306"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1307"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1309"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1322"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1323" w:author="jonathan pritchard" w:date="2024-06-19T10:50:00Z" w:initials="jp">
    <w:p w14:paraId="1FA1BCDD" w14:textId="77777777" w:rsidR="00214374" w:rsidRDefault="00214374" w:rsidP="00214374">
      <w:pPr>
        <w:pStyle w:val="CommentText"/>
      </w:pPr>
      <w:r>
        <w:rPr>
          <w:rStyle w:val="CommentReference"/>
        </w:rPr>
        <w:annotationRef/>
      </w:r>
      <w:r>
        <w:t>Required revision because of maximumDisplayScale.</w:t>
      </w:r>
    </w:p>
  </w:comment>
  <w:comment w:id="1343" w:author="jonathan pritchard" w:date="2023-10-20T15:13:00Z" w:initials="jp">
    <w:p w14:paraId="74C3E98B" w14:textId="5B79E69C"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1344"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1353" w:author="jonathan pritchard" w:date="2023-10-20T15:14:00Z" w:initials="jp">
    <w:p w14:paraId="4F346AF3" w14:textId="265FBC30"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1357"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1373"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1372"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1381" w:author="jonathan pritchard" w:date="2024-05-29T02:17:00Z" w:initials="jp">
    <w:p w14:paraId="364AE339" w14:textId="77777777"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1385" w:author="jonathan pritchard" w:date="2023-10-20T15:17:00Z" w:initials="jp">
    <w:p w14:paraId="0A0FEB3D" w14:textId="77777777" w:rsidR="00793CB3" w:rsidRDefault="007009D1" w:rsidP="00793CB3">
      <w:pPr>
        <w:pStyle w:val="CommentText"/>
      </w:pPr>
      <w:r>
        <w:rPr>
          <w:rStyle w:val="CommentReference"/>
        </w:rPr>
        <w:annotationRef/>
      </w:r>
      <w:r w:rsidR="00793CB3">
        <w:t>Not sure I understand this nor whether it is useful?</w:t>
      </w:r>
    </w:p>
  </w:comment>
  <w:comment w:id="1386"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1388"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1389"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1394"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1397" w:author="jonathan pritchard" w:date="2023-10-19T13:35:00Z" w:initials="jp">
    <w:p w14:paraId="189D1D53" w14:textId="77777777" w:rsidR="00EC44E4" w:rsidRDefault="00CA426D" w:rsidP="00EC44E4">
      <w:pPr>
        <w:pStyle w:val="CommentText"/>
      </w:pPr>
      <w:r>
        <w:rPr>
          <w:rStyle w:val="CommentReference"/>
        </w:rPr>
        <w:annotationRef/>
      </w:r>
      <w:r w:rsidR="00EC44E4">
        <w:t xml:space="preserve">How much of this is done by portrayal catalogue? </w:t>
      </w:r>
    </w:p>
  </w:comment>
  <w:comment w:id="1404"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1414" w:author="jonathan pritchard" w:date="2023-10-19T13:28:00Z" w:initials="jp">
    <w:p w14:paraId="17EBC64B" w14:textId="77777777" w:rsidR="00CA426D" w:rsidRDefault="00CA426D" w:rsidP="000C2F8F">
      <w:pPr>
        <w:pStyle w:val="CommentText"/>
      </w:pPr>
      <w:r>
        <w:rPr>
          <w:rStyle w:val="CommentReference"/>
        </w:rPr>
        <w:annotationRef/>
      </w:r>
      <w:r>
        <w:t>I tihnk we extend this to all data on the ECDIS?</w:t>
      </w:r>
    </w:p>
  </w:comment>
  <w:comment w:id="1415"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1417"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1418"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1433" w:author="jonathan pritchard" w:date="2023-10-19T13:35:00Z" w:initials="jp">
    <w:p w14:paraId="0FDE67BB" w14:textId="77777777" w:rsidR="00EC44E4" w:rsidRDefault="00CA426D" w:rsidP="00EC44E4">
      <w:pPr>
        <w:pStyle w:val="CommentText"/>
      </w:pPr>
      <w:r>
        <w:rPr>
          <w:rStyle w:val="CommentReference"/>
        </w:rPr>
        <w:annotationRef/>
      </w:r>
      <w:r w:rsidR="00EC44E4">
        <w:t>Informative.?</w:t>
      </w:r>
    </w:p>
  </w:comment>
  <w:comment w:id="1449" w:author="jonathan pritchard" w:date="2024-06-06T17:51:00Z" w:initials="jp">
    <w:p w14:paraId="7F223DE4" w14:textId="77777777" w:rsidR="00E02155" w:rsidRDefault="00E02155" w:rsidP="00E02155">
      <w:pPr>
        <w:pStyle w:val="CommentText"/>
      </w:pPr>
      <w:r>
        <w:rPr>
          <w:rStyle w:val="CommentReference"/>
        </w:rPr>
        <w:annotationRef/>
      </w:r>
      <w:r>
        <w:t>This needs locating in the correct place in the document but the text and images are proposed from the original paper. This was accepted by TSM 2024.</w:t>
      </w:r>
    </w:p>
  </w:comment>
  <w:comment w:id="1505" w:author="jonathan pritchard" w:date="2023-10-19T13:36:00Z" w:initials="jp">
    <w:p w14:paraId="130E2B94" w14:textId="7F6687FC"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1506"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1509"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1513"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1554" w:author="jonathan pritchard" w:date="2024-05-21T07:52:00Z" w:initials="jp">
    <w:p w14:paraId="66D61570" w14:textId="77777777" w:rsidR="0042577E" w:rsidRDefault="0042577E" w:rsidP="0042577E">
      <w:pPr>
        <w:pStyle w:val="CommentText"/>
      </w:pPr>
      <w:r>
        <w:rPr>
          <w:rStyle w:val="CommentReference"/>
        </w:rPr>
        <w:annotationRef/>
      </w:r>
      <w:r>
        <w:t>DE(69)</w:t>
      </w:r>
    </w:p>
  </w:comment>
  <w:comment w:id="1560"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1569" w:author="jonathan pritchard" w:date="2024-02-06T12:21:00Z" w:initials="jp">
    <w:p w14:paraId="0B16AE49" w14:textId="3B87B917" w:rsidR="00F135E7" w:rsidRDefault="00F135E7" w:rsidP="00F135E7">
      <w:pPr>
        <w:pStyle w:val="CommentText"/>
      </w:pPr>
      <w:r>
        <w:rPr>
          <w:rStyle w:val="CommentReference"/>
        </w:rPr>
        <w:annotationRef/>
      </w:r>
      <w:r>
        <w:t>Added S-102 , GitHub Issue 17 refers.</w:t>
      </w:r>
    </w:p>
  </w:comment>
  <w:comment w:id="1578" w:author="jonathan pritchard" w:date="2024-05-21T09:08:00Z" w:initials="jp">
    <w:p w14:paraId="061423E8" w14:textId="77777777" w:rsidR="006B59AA" w:rsidRDefault="006B59AA" w:rsidP="006B59AA">
      <w:pPr>
        <w:pStyle w:val="CommentText"/>
      </w:pPr>
      <w:r>
        <w:rPr>
          <w:rStyle w:val="CommentReference"/>
        </w:rPr>
        <w:annotationRef/>
      </w:r>
      <w:r>
        <w:t>DE (72)</w:t>
      </w:r>
    </w:p>
  </w:comment>
  <w:comment w:id="1586"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1591"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1604" w:author="jonathan pritchard" w:date="2023-10-19T13:36:00Z" w:initials="jp">
    <w:p w14:paraId="2FA3CEB6" w14:textId="0A5A9C46" w:rsidR="00E27B73" w:rsidRDefault="00E27B73" w:rsidP="000C2F8F">
      <w:pPr>
        <w:pStyle w:val="CommentText"/>
      </w:pPr>
      <w:r>
        <w:rPr>
          <w:rStyle w:val="CommentReference"/>
        </w:rPr>
        <w:annotationRef/>
      </w:r>
      <w:r>
        <w:t xml:space="preserve">This is under discussion, selection of languages. </w:t>
      </w:r>
    </w:p>
  </w:comment>
  <w:comment w:id="1605"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1606"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1607" w:author="jonathan pritchard" w:date="2023-10-19T13:37:00Z" w:initials="jp">
    <w:p w14:paraId="2510491E" w14:textId="0B949552" w:rsidR="00E27B73" w:rsidRDefault="00E27B73" w:rsidP="000C2F8F">
      <w:pPr>
        <w:pStyle w:val="CommentText"/>
      </w:pPr>
      <w:r>
        <w:rPr>
          <w:rStyle w:val="CommentReference"/>
        </w:rPr>
        <w:annotationRef/>
      </w:r>
      <w:r>
        <w:t>no</w:t>
      </w:r>
    </w:p>
  </w:comment>
  <w:comment w:id="1610"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1645" w:author="jonathan pritchard" w:date="2023-10-19T13:37:00Z" w:initials="jp">
    <w:p w14:paraId="6848C7C0" w14:textId="032597B6" w:rsidR="00E27B73" w:rsidRDefault="00E27B73" w:rsidP="000C2F8F">
      <w:pPr>
        <w:pStyle w:val="CommentText"/>
      </w:pPr>
      <w:r>
        <w:rPr>
          <w:rStyle w:val="CommentReference"/>
        </w:rPr>
        <w:annotationRef/>
      </w:r>
      <w:r>
        <w:t>Proposal.</w:t>
      </w:r>
    </w:p>
  </w:comment>
  <w:comment w:id="1646"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1653" w:author="jonathan pritchard" w:date="2024-01-08T14:46:00Z" w:initials="jp">
    <w:p w14:paraId="5F613184" w14:textId="77777777" w:rsidR="004D381D" w:rsidRDefault="004D381D" w:rsidP="004D381D">
      <w:pPr>
        <w:pStyle w:val="CommentText"/>
      </w:pPr>
      <w:r>
        <w:rPr>
          <w:rStyle w:val="CommentReference"/>
        </w:rPr>
        <w:annotationRef/>
      </w:r>
      <w:r>
        <w:t>Arguably the section on distinguishing them from each other should be here.</w:t>
      </w:r>
    </w:p>
  </w:comment>
  <w:comment w:id="1654"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1656"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1659" w:author="jonathan pritchard" w:date="2024-01-08T14:45:00Z" w:initials="jp">
    <w:p w14:paraId="15D1A0EB" w14:textId="77777777" w:rsidR="004D381D" w:rsidRDefault="004D381D" w:rsidP="004D381D">
      <w:pPr>
        <w:pStyle w:val="CommentText"/>
      </w:pPr>
      <w:r>
        <w:rPr>
          <w:rStyle w:val="CommentReference"/>
        </w:rPr>
        <w:annotationRef/>
      </w:r>
      <w:r>
        <w:t>Why is this limited? Isn’t this a reptitin of 12.11.2.5?</w:t>
      </w:r>
    </w:p>
  </w:comment>
  <w:comment w:id="1660"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1667"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1669" w:author="jonathan pritchard" w:date="2023-10-19T13:39:00Z" w:initials="jp">
    <w:p w14:paraId="04E622DF" w14:textId="42A645A1" w:rsidR="00A13F5A" w:rsidRDefault="00E27B73" w:rsidP="00A13F5A">
      <w:pPr>
        <w:pStyle w:val="CommentText"/>
      </w:pPr>
      <w:r>
        <w:rPr>
          <w:rStyle w:val="CommentReference"/>
        </w:rPr>
        <w:annotationRef/>
      </w:r>
      <w:r w:rsidR="00A13F5A">
        <w:t>IS this needed or should it be deleted and just refer to WLA and USSC section?</w:t>
      </w:r>
    </w:p>
  </w:comment>
  <w:comment w:id="1753" w:author="Hannu Peiponen" w:date="2024-03-30T23:48:00Z" w:initials="HP">
    <w:p w14:paraId="5EBBA0FE" w14:textId="4B89F511" w:rsidR="00A13F5A" w:rsidRDefault="00A13F5A" w:rsidP="00A13F5A">
      <w:pPr>
        <w:pStyle w:val="CommentText"/>
      </w:pPr>
      <w:r>
        <w:rPr>
          <w:rStyle w:val="CommentReference"/>
        </w:rPr>
        <w:annotationRef/>
      </w:r>
      <w:r>
        <w:t>Better wording is “on demand”</w:t>
      </w:r>
    </w:p>
  </w:comment>
  <w:comment w:id="1764"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1766" w:author="jonathan pritchard" w:date="2023-10-19T13:40:00Z" w:initials="jp">
    <w:p w14:paraId="39EC3DCA" w14:textId="009129F9"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1767"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1771" w:author="jonathan pritchard" w:date="2023-10-19T13:40:00Z" w:initials="jp">
    <w:p w14:paraId="1C9BDA49" w14:textId="366A37CF" w:rsidR="00E27B73" w:rsidRDefault="00E27B73" w:rsidP="000C2F8F">
      <w:pPr>
        <w:pStyle w:val="CommentText"/>
      </w:pPr>
      <w:r>
        <w:rPr>
          <w:rStyle w:val="CommentReference"/>
        </w:rPr>
        <w:annotationRef/>
      </w:r>
      <w:r>
        <w:t>Delete - or mark informative. OEM doesn't look at product specification.</w:t>
      </w:r>
    </w:p>
  </w:comment>
  <w:comment w:id="1774"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1811"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1813"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1819" w:author="jonathan pritchard" w:date="2023-10-19T13:01:00Z" w:initials="jp">
    <w:p w14:paraId="6D321498" w14:textId="77777777" w:rsidR="00A13F5A" w:rsidRDefault="00BB0BEC" w:rsidP="00A13F5A">
      <w:pPr>
        <w:pStyle w:val="CommentText"/>
      </w:pPr>
      <w:r>
        <w:rPr>
          <w:rStyle w:val="CommentReference"/>
        </w:rPr>
        <w:annotationRef/>
      </w:r>
      <w:r w:rsidR="00A13F5A">
        <w:t>? Not sure what this means, is it still required</w:t>
      </w:r>
    </w:p>
  </w:comment>
  <w:comment w:id="1826" w:author="jonathan pritchard" w:date="2024-01-17T15:37:00Z" w:initials="jp">
    <w:p w14:paraId="21BE9E74" w14:textId="169209EF" w:rsidR="00501A8C" w:rsidRDefault="00501A8C" w:rsidP="00501A8C">
      <w:pPr>
        <w:pStyle w:val="CommentText"/>
      </w:pPr>
      <w:r>
        <w:rPr>
          <w:rStyle w:val="CommentReference"/>
        </w:rPr>
        <w:annotationRef/>
      </w:r>
      <w:r>
        <w:t>How does this fit with WLA.</w:t>
      </w:r>
    </w:p>
  </w:comment>
  <w:comment w:id="1828" w:author="jonathan pritchard" w:date="2023-10-19T13:01:00Z" w:initials="jp">
    <w:p w14:paraId="4225EEE2" w14:textId="41BE64CC" w:rsidR="00BB0BEC" w:rsidRDefault="00BB0BEC" w:rsidP="000C2F8F">
      <w:pPr>
        <w:pStyle w:val="CommentText"/>
      </w:pPr>
      <w:r>
        <w:rPr>
          <w:rStyle w:val="CommentReference"/>
        </w:rPr>
        <w:annotationRef/>
      </w:r>
      <w:r>
        <w:t>Needs to be stated this is not mandatory functionality.</w:t>
      </w:r>
    </w:p>
  </w:comment>
  <w:comment w:id="1834"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1850" w:author="jonathan pritchard" w:date="2023-10-19T13:03:00Z" w:initials="jp">
    <w:p w14:paraId="4F879453" w14:textId="55A56268" w:rsidR="00BB0BEC" w:rsidRDefault="00BB0BEC" w:rsidP="000C2F8F">
      <w:pPr>
        <w:pStyle w:val="CommentText"/>
      </w:pPr>
      <w:r>
        <w:rPr>
          <w:rStyle w:val="CommentReference"/>
        </w:rPr>
        <w:annotationRef/>
      </w:r>
      <w:r>
        <w:t>This won't be done on the ECDIS. ECDIS implements S-100, not S-111</w:t>
      </w:r>
    </w:p>
  </w:comment>
  <w:comment w:id="1863"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1864"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1887" w:author="jonathan pritchard" w:date="2024-05-29T02:31:00Z" w:initials="jp">
    <w:p w14:paraId="58862131" w14:textId="77777777" w:rsidR="004B6C6C" w:rsidRDefault="004B6C6C" w:rsidP="004B6C6C">
      <w:pPr>
        <w:pStyle w:val="CommentText"/>
      </w:pPr>
      <w:r>
        <w:rPr>
          <w:rStyle w:val="CommentReference"/>
        </w:rPr>
        <w:annotationRef/>
      </w:r>
      <w:r>
        <w:t xml:space="preserve">To be updated. </w:t>
      </w:r>
    </w:p>
  </w:comment>
  <w:comment w:id="1933" w:author="jonathan pritchard" w:date="2023-10-19T12:59:00Z" w:initials="jp">
    <w:p w14:paraId="40B29073" w14:textId="3F816886"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1936"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1938" w:author="jonathan pritchard" w:date="2024-02-06T15:45:00Z" w:initials="jp">
    <w:p w14:paraId="670EB2D6" w14:textId="397761AC" w:rsidR="00F91C71" w:rsidRDefault="00F91C71" w:rsidP="00F91C71">
      <w:pPr>
        <w:pStyle w:val="CommentText"/>
      </w:pPr>
      <w:r>
        <w:rPr>
          <w:rStyle w:val="CommentReference"/>
        </w:rPr>
        <w:annotationRef/>
      </w:r>
      <w:r>
        <w:t>Does this need updating? GitHub issue #12</w:t>
      </w:r>
    </w:p>
  </w:comment>
  <w:comment w:id="1939"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1942"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1949"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1950"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1980" w:author="jonathan pritchard" w:date="2024-02-06T12:01:00Z" w:initials="jp">
    <w:p w14:paraId="48952B9A" w14:textId="2D93A562" w:rsidR="00E77192" w:rsidRDefault="00E77192" w:rsidP="00E77192">
      <w:pPr>
        <w:pStyle w:val="CommentText"/>
      </w:pPr>
      <w:r>
        <w:rPr>
          <w:rStyle w:val="CommentReference"/>
        </w:rPr>
        <w:annotationRef/>
      </w:r>
      <w:r>
        <w:t>GitHub Issue 18 refers.</w:t>
      </w:r>
    </w:p>
  </w:comment>
  <w:comment w:id="1983"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1991"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1995"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1996"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1998"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2087" w:author="jonathan pritchard" w:date="2023-10-19T12:58:00Z" w:initials="jp">
    <w:p w14:paraId="1C260398" w14:textId="77777777" w:rsidR="00927C2B" w:rsidRDefault="00BB0BEC" w:rsidP="00927C2B">
      <w:pPr>
        <w:pStyle w:val="CommentText"/>
      </w:pPr>
      <w:r>
        <w:rPr>
          <w:rStyle w:val="CommentReference"/>
        </w:rPr>
        <w:annotationRef/>
      </w:r>
      <w:r w:rsidR="00927C2B">
        <w:t>Subject to S100WG and development of proposal or this is taken out.</w:t>
      </w:r>
    </w:p>
  </w:comment>
  <w:comment w:id="2091"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2113"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2114"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2117"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2121"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2126"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2129"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2130" w:author="jonathan pritchard" w:date="2024-05-20T15:18:00Z" w:initials="jp">
    <w:p w14:paraId="6A3FDB25" w14:textId="77777777" w:rsidR="00443F43" w:rsidRDefault="00443F43" w:rsidP="00443F43">
      <w:pPr>
        <w:pStyle w:val="CommentText"/>
      </w:pPr>
      <w:r>
        <w:rPr>
          <w:rStyle w:val="CommentReference"/>
        </w:rPr>
        <w:annotationRef/>
      </w:r>
      <w:r>
        <w:t>Github Issue 47 - TSM discussions re: preference for data loading/portrayal.</w:t>
      </w:r>
    </w:p>
  </w:comment>
  <w:comment w:id="2134"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2137"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2139"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2145"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2160"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2161"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2168"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2169"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2172"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2189" w:author="jonathan pritchard" w:date="2024-02-06T11:12:00Z" w:initials="jp">
    <w:p w14:paraId="1FDC6F7A" w14:textId="4A4A5DE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2192"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2204"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2207"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2208"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2217"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2220"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2240"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2250"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2259" w:author="jonathan pritchard" w:date="2024-02-05T11:40:00Z" w:initials="jp">
    <w:p w14:paraId="20FCB899" w14:textId="10F153C8" w:rsidR="00E77A19" w:rsidRDefault="00E77A19" w:rsidP="00E77A19">
      <w:pPr>
        <w:pStyle w:val="CommentText"/>
      </w:pPr>
      <w:r>
        <w:rPr>
          <w:rStyle w:val="CommentReference"/>
        </w:rPr>
        <w:annotationRef/>
      </w:r>
      <w:r>
        <w:t>Is this needed or is it left over from S-52.?</w:t>
      </w:r>
    </w:p>
  </w:comment>
  <w:comment w:id="2262"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2263"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2264"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2265"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2266"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2271"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2291"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2292"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2295"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2298"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2304"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2307"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2308"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2309"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2310"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2314"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2315"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2341"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2345"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2362"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2363"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2366"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2365"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2372"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2383" w:author="jonathan pritchard" w:date="2023-10-19T13:45:00Z" w:initials="jp">
    <w:p w14:paraId="46119899" w14:textId="2AA7A9A8" w:rsidR="00E27B73" w:rsidRDefault="00E27B73" w:rsidP="000C2F8F">
      <w:pPr>
        <w:pStyle w:val="CommentText"/>
      </w:pPr>
      <w:r>
        <w:rPr>
          <w:rStyle w:val="CommentReference"/>
        </w:rPr>
        <w:annotationRef/>
      </w:r>
      <w:r>
        <w:t>Cancel and replace?</w:t>
      </w:r>
    </w:p>
  </w:comment>
  <w:comment w:id="2384"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2396" w:author="jonathan pritchard" w:date="2023-12-06T14:56:00Z" w:initials="jp">
    <w:p w14:paraId="4BBA3229" w14:textId="7162FBD0" w:rsidR="00EC6DA6" w:rsidRDefault="00EC6DA6" w:rsidP="000C2F8F">
      <w:pPr>
        <w:pStyle w:val="CommentText"/>
      </w:pPr>
      <w:r>
        <w:rPr>
          <w:rStyle w:val="CommentReference"/>
        </w:rPr>
        <w:annotationRef/>
      </w:r>
      <w:r>
        <w:t>Github #20</w:t>
      </w:r>
    </w:p>
  </w:comment>
  <w:comment w:id="2409"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2437"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2495"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2496"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2497"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2514"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2555"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2556"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2571"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2574"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2577"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2581"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2658"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2670"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2684"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2709" w:author="jonathan pritchard" w:date="2024-05-29T06:10:00Z" w:initials="jp">
    <w:p w14:paraId="41AB384F" w14:textId="77777777" w:rsidR="00EF57B5" w:rsidRDefault="00EF57B5" w:rsidP="00EF57B5">
      <w:pPr>
        <w:pStyle w:val="CommentText"/>
      </w:pPr>
      <w:r>
        <w:rPr>
          <w:rStyle w:val="CommentReference"/>
        </w:rPr>
        <w:annotationRef/>
      </w:r>
      <w:r>
        <w:t>This is mandatory</w:t>
      </w:r>
    </w:p>
  </w:comment>
  <w:comment w:id="2710" w:author="jonathan pritchard" w:date="2024-05-21T10:42:00Z" w:initials="jp">
    <w:p w14:paraId="609C0038" w14:textId="77777777" w:rsidR="00EF57B5" w:rsidRDefault="00EF57B5" w:rsidP="00EF57B5">
      <w:pPr>
        <w:pStyle w:val="CommentText"/>
      </w:pPr>
      <w:r>
        <w:rPr>
          <w:rStyle w:val="CommentReference"/>
        </w:rPr>
        <w:annotationRef/>
      </w:r>
      <w:r>
        <w:t>SM (104)</w:t>
      </w:r>
    </w:p>
  </w:comment>
  <w:comment w:id="2711" w:author="jonathan pritchard" w:date="2024-05-21T10:43:00Z" w:initials="jp">
    <w:p w14:paraId="2313395D" w14:textId="77777777" w:rsidR="00EF57B5" w:rsidRDefault="00EF57B5" w:rsidP="00EF57B5">
      <w:pPr>
        <w:pStyle w:val="CommentText"/>
      </w:pPr>
      <w:r>
        <w:rPr>
          <w:rStyle w:val="CommentReference"/>
        </w:rPr>
        <w:annotationRef/>
      </w:r>
      <w:r>
        <w:t>SM (105)</w:t>
      </w:r>
    </w:p>
  </w:comment>
  <w:comment w:id="2721"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2737"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2758"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2759"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2769"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2770"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2797"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2804"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2837"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2842"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7F300D" w15:done="0"/>
  <w15:commentEx w15:paraId="6F2A9C26" w15:paraIdParent="757F300D" w15:done="0"/>
  <w15:commentEx w15:paraId="27128899" w15:done="0"/>
  <w15:commentEx w15:paraId="6AC7C745" w15:done="0"/>
  <w15:commentEx w15:paraId="603CA60B" w15:done="0"/>
  <w15:commentEx w15:paraId="108C3FA4" w15:done="0"/>
  <w15:commentEx w15:paraId="2DD9FD99" w15:done="0"/>
  <w15:commentEx w15:paraId="5315F772" w15:paraIdParent="2DD9FD99" w15:done="0"/>
  <w15:commentEx w15:paraId="38BA00EF" w15:done="0"/>
  <w15:commentEx w15:paraId="3230E4A5" w15:done="0"/>
  <w15:commentEx w15:paraId="308ED126" w15:done="0"/>
  <w15:commentEx w15:paraId="16B80E1B" w15:done="0"/>
  <w15:commentEx w15:paraId="43BC7EB7" w15:done="0"/>
  <w15:commentEx w15:paraId="10B4366C" w15:done="0"/>
  <w15:commentEx w15:paraId="5246A358" w15:paraIdParent="10B4366C" w15:done="0"/>
  <w15:commentEx w15:paraId="332957A3" w15:done="0"/>
  <w15:commentEx w15:paraId="148FC035" w15:done="0"/>
  <w15:commentEx w15:paraId="157306E5" w15:done="0"/>
  <w15:commentEx w15:paraId="0B81ADD4" w15:paraIdParent="157306E5" w15:done="0"/>
  <w15:commentEx w15:paraId="3C458313" w15:done="0"/>
  <w15:commentEx w15:paraId="34309EB0" w15:paraIdParent="3C458313"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31AC8033" w15:done="0"/>
  <w15:commentEx w15:paraId="35D9A76C" w15:done="0"/>
  <w15:commentEx w15:paraId="6CCB3496" w15:done="0"/>
  <w15:commentEx w15:paraId="3B0D7F33" w15:done="0"/>
  <w15:commentEx w15:paraId="1C12EB6C" w15:done="0"/>
  <w15:commentEx w15:paraId="5B93E213" w15:done="0"/>
  <w15:commentEx w15:paraId="42C18F76" w15:done="0"/>
  <w15:commentEx w15:paraId="44921920" w15:done="0"/>
  <w15:commentEx w15:paraId="5A98C623" w15:done="0"/>
  <w15:commentEx w15:paraId="7D579435" w15:done="0"/>
  <w15:commentEx w15:paraId="4971DC25" w15:paraIdParent="7D579435" w15:done="0"/>
  <w15:commentEx w15:paraId="69F18E8B"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7F33A961" w15:done="0"/>
  <w15:commentEx w15:paraId="3E3E95F9" w15:paraIdParent="7F33A961" w15:done="0"/>
  <w15:commentEx w15:paraId="7135CD02" w15:done="0"/>
  <w15:commentEx w15:paraId="52662F4C" w15:done="0"/>
  <w15:commentEx w15:paraId="5339D48D" w15:paraIdParent="52662F4C" w15:done="0"/>
  <w15:commentEx w15:paraId="7E4878A4" w15:done="0"/>
  <w15:commentEx w15:paraId="398C36A5" w15:done="0"/>
  <w15:commentEx w15:paraId="3317268C" w15:paraIdParent="398C36A5" w15:done="0"/>
  <w15:commentEx w15:paraId="4341AFDB" w15:done="0"/>
  <w15:commentEx w15:paraId="2F666EFC"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5D102504"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40552B1" w15:done="0"/>
  <w15:commentEx w15:paraId="4CB881F4" w15:done="0"/>
  <w15:commentEx w15:paraId="6EB37662" w15:done="0"/>
  <w15:commentEx w15:paraId="577EAC83" w15:done="0"/>
  <w15:commentEx w15:paraId="5C14B889" w15:done="0"/>
  <w15:commentEx w15:paraId="783B499A" w15:done="0"/>
  <w15:commentEx w15:paraId="224C4C09" w15:done="0"/>
  <w15:commentEx w15:paraId="78583318" w15:done="0"/>
  <w15:commentEx w15:paraId="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1FA1BCDD" w15:paraIdParent="31D8B87F"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364AE339"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17EBC64B" w15:done="0"/>
  <w15:commentEx w15:paraId="39980444" w15:paraIdParent="17EBC64B" w15:done="0"/>
  <w15:commentEx w15:paraId="141BB2C5" w15:done="0"/>
  <w15:commentEx w15:paraId="02C0A8D7" w15:paraIdParent="141BB2C5" w15:done="0"/>
  <w15:commentEx w15:paraId="0FDE67BB" w15:done="0"/>
  <w15:commentEx w15:paraId="7F223DE4" w15:done="0"/>
  <w15:commentEx w15:paraId="130E2B94" w15:done="0"/>
  <w15:commentEx w15:paraId="28FA0E20" w15:paraIdParent="130E2B94" w15:done="0"/>
  <w15:commentEx w15:paraId="6EA0FDAA" w15:done="0"/>
  <w15:commentEx w15:paraId="0F010D20" w15:done="0"/>
  <w15:commentEx w15:paraId="66D61570" w15:done="0"/>
  <w15:commentEx w15:paraId="5C063187" w15:done="0"/>
  <w15:commentEx w15:paraId="0B16AE49" w15:done="0"/>
  <w15:commentEx w15:paraId="061423E8" w15:done="0"/>
  <w15:commentEx w15:paraId="61CE956D" w15:done="0"/>
  <w15:commentEx w15:paraId="7C8ED061" w15:done="0"/>
  <w15:commentEx w15:paraId="2FA3CEB6" w15:done="0"/>
  <w15:commentEx w15:paraId="7F95AD66" w15:paraIdParent="2FA3CEB6" w15:done="0"/>
  <w15:commentEx w15:paraId="584C4BE8" w15:paraIdParent="2FA3CEB6" w15:done="0"/>
  <w15:commentEx w15:paraId="2510491E" w15:done="0"/>
  <w15:commentEx w15:paraId="19846B59" w15:done="0"/>
  <w15:commentEx w15:paraId="6848C7C0" w15:done="0"/>
  <w15:commentEx w15:paraId="53B84D7E" w15:done="0"/>
  <w15:commentEx w15:paraId="5F613184" w15:done="0"/>
  <w15:commentEx w15:paraId="086694B9" w15:done="0"/>
  <w15:commentEx w15:paraId="58BF6DDD" w15:done="0"/>
  <w15:commentEx w15:paraId="15D1A0EB" w15:done="0"/>
  <w15:commentEx w15:paraId="4D8D36B7" w15:done="0"/>
  <w15:commentEx w15:paraId="1824E577" w15:done="0"/>
  <w15:commentEx w15:paraId="04E622DF" w15:done="0"/>
  <w15:commentEx w15:paraId="5EBBA0FE" w15:done="0"/>
  <w15:commentEx w15:paraId="43692957" w15:done="0"/>
  <w15:commentEx w15:paraId="39EC3DCA" w15:done="0"/>
  <w15:commentEx w15:paraId="1C521441" w15:paraIdParent="39EC3DCA" w15:done="0"/>
  <w15:commentEx w15:paraId="1C9BDA49" w15:done="0"/>
  <w15:commentEx w15:paraId="5B139893" w15:done="0"/>
  <w15:commentEx w15:paraId="42FBEE07" w15:done="0"/>
  <w15:commentEx w15:paraId="53E66F64" w15:done="0"/>
  <w15:commentEx w15:paraId="6D321498" w15:done="0"/>
  <w15:commentEx w15:paraId="21BE9E74" w15:done="0"/>
  <w15:commentEx w15:paraId="4225EEE2" w15:done="0"/>
  <w15:commentEx w15:paraId="1C029B32" w15:done="0"/>
  <w15:commentEx w15:paraId="4F879453" w15:done="0"/>
  <w15:commentEx w15:paraId="2E514710" w15:done="0"/>
  <w15:commentEx w15:paraId="5A5B08B0" w15:paraIdParent="2E514710" w15:done="0"/>
  <w15:commentEx w15:paraId="58862131" w15:done="0"/>
  <w15:commentEx w15:paraId="40B29073" w15:done="0"/>
  <w15:commentEx w15:paraId="4E0DBD33"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48952B9A" w15:done="0"/>
  <w15:commentEx w15:paraId="20F8F49A" w15:done="0"/>
  <w15:commentEx w15:paraId="4425FE87" w15:done="0"/>
  <w15:commentEx w15:paraId="6B1DECB8" w15:done="0"/>
  <w15:commentEx w15:paraId="1E6B6B6B" w15:done="0"/>
  <w15:commentEx w15:paraId="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385B7460" w15:done="0"/>
  <w15:commentEx w15:paraId="46119899" w15:done="0"/>
  <w15:commentEx w15:paraId="7DB10C6D"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41AB384F" w15:done="0"/>
  <w15:commentEx w15:paraId="609C0038" w15:done="0"/>
  <w15:commentEx w15:paraId="2313395D"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0C0BFD" w16cex:dateUtc="2024-05-20T16:17:00Z"/>
  <w16cex:commentExtensible w16cex:durableId="1F27E536" w16cex:dateUtc="2024-07-05T13:38:00Z"/>
  <w16cex:commentExtensible w16cex:durableId="16166401" w16cex:dateUtc="2024-05-28T07:03:00Z"/>
  <w16cex:commentExtensible w16cex:durableId="0857555C" w16cex:dateUtc="2024-02-09T12:36:00Z"/>
  <w16cex:commentExtensible w16cex:durableId="3B020DA7" w16cex:dateUtc="2024-05-20T16:37:00Z"/>
  <w16cex:commentExtensible w16cex:durableId="2757D396" w16cex:dateUtc="2024-05-20T14:02:00Z"/>
  <w16cex:commentExtensible w16cex:durableId="441EAFE1" w16cex:dateUtc="2024-05-21T11:40:00Z"/>
  <w16cex:commentExtensible w16cex:durableId="5634C1E2" w16cex:dateUtc="2024-05-21T11:40:00Z"/>
  <w16cex:commentExtensible w16cex:durableId="27A8C615" w16cex:dateUtc="2024-05-21T11:42:00Z"/>
  <w16cex:commentExtensible w16cex:durableId="7F678A04" w16cex:dateUtc="2024-05-21T11:44:00Z"/>
  <w16cex:commentExtensible w16cex:durableId="6E691BAA" w16cex:dateUtc="2024-05-21T11:46:00Z"/>
  <w16cex:commentExtensible w16cex:durableId="31811AF0" w16cex:dateUtc="2024-05-21T11:46:00Z"/>
  <w16cex:commentExtensible w16cex:durableId="23706626" w16cex:dateUtc="2024-05-21T11:49:00Z"/>
  <w16cex:commentExtensible w16cex:durableId="365D03F0" w16cex:dateUtc="2024-05-21T11:47:00Z"/>
  <w16cex:commentExtensible w16cex:durableId="5282270C" w16cex:dateUtc="2024-05-21T11:47:00Z"/>
  <w16cex:commentExtensible w16cex:durableId="39C0D690" w16cex:dateUtc="2024-05-30T07:19:00Z"/>
  <w16cex:commentExtensible w16cex:durableId="7C79DB4A" w16cex:dateUtc="2024-05-30T07:02:00Z"/>
  <w16cex:commentExtensible w16cex:durableId="0E5BB4B2" w16cex:dateUtc="2024-05-21T11:50:00Z"/>
  <w16cex:commentExtensible w16cex:durableId="44FE8843" w16cex:dateUtc="2024-05-21T11:50:00Z"/>
  <w16cex:commentExtensible w16cex:durableId="000D9CD3" w16cex:dateUtc="2023-10-19T12:10:00Z"/>
  <w16cex:commentExtensible w16cex:durableId="6BE006E6" w16cex:dateUtc="2024-05-30T07:0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2FAEB380" w16cex:dateUtc="2024-05-21T12:02:00Z"/>
  <w16cex:commentExtensible w16cex:durableId="203E0E47" w16cex:dateUtc="2024-05-21T12:04:00Z"/>
  <w16cex:commentExtensible w16cex:durableId="5E2BF546" w16cex:dateUtc="2024-05-21T12:11:00Z"/>
  <w16cex:commentExtensible w16cex:durableId="5ACFF01D" w16cex:dateUtc="2023-10-20T08:52:00Z"/>
  <w16cex:commentExtensible w16cex:durableId="0B2E01A1" w16cex:dateUtc="2023-12-06T14:11:00Z"/>
  <w16cex:commentExtensible w16cex:durableId="09067437" w16cex:dateUtc="2023-10-19T11:56:00Z"/>
  <w16cex:commentExtensible w16cex:durableId="6B1A1788" w16cex:dateUtc="2024-05-20T16:42:00Z"/>
  <w16cex:commentExtensible w16cex:durableId="536BA6F5" w16cex:dateUtc="2023-10-20T09:07:00Z"/>
  <w16cex:commentExtensible w16cex:durableId="0CCE4D68" w16cex:dateUtc="2024-05-20T16:38:00Z"/>
  <w16cex:commentExtensible w16cex:durableId="364C145F" w16cex:dateUtc="2023-10-19T12:23:00Z"/>
  <w16cex:commentExtensible w16cex:durableId="44E632C7" w16cex:dateUtc="2023-10-20T13:46:00Z"/>
  <w16cex:commentExtensible w16cex:durableId="07E05CC0" w16cex:dateUtc="2024-01-15T10:56: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40932B2E" w16cex:dateUtc="2023-10-20T13:47:00Z"/>
  <w16cex:commentExtensible w16cex:durableId="4D0B5A59" w16cex:dateUtc="2024-01-15T10:58:00Z"/>
  <w16cex:commentExtensible w16cex:durableId="591799DD" w16cex:dateUtc="2023-10-20T13:48:00Z"/>
  <w16cex:commentExtensible w16cex:durableId="1578F81A" w16cex:dateUtc="2024-01-17T15:33:00Z"/>
  <w16cex:commentExtensible w16cex:durableId="60BDE154" w16cex:dateUtc="2024-06-13T12:35:00Z"/>
  <w16cex:commentExtensible w16cex:durableId="364E865B" w16cex:dateUtc="2023-10-19T11:58: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50BDF8CF" w16cex:dateUtc="2024-05-20T14:56: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5B7F7D32" w16cex:dateUtc="2023-10-20T14:09:00Z"/>
  <w16cex:commentExtensible w16cex:durableId="583DAEC3" w16cex:dateUtc="2024-05-29T00:55:00Z"/>
  <w16cex:commentExtensible w16cex:durableId="47ED4D16" w16cex:dateUtc="2023-10-20T14:10:00Z"/>
  <w16cex:commentExtensible w16cex:durableId="7E4B6A6D" w16cex:dateUtc="2023-12-06T15:10:00Z"/>
  <w16cex:commentExtensible w16cex:durableId="6BDC9398" w16cex:dateUtc="2023-10-20T14:10:00Z"/>
  <w16cex:commentExtensible w16cex:durableId="292398D2" w16cex:dateUtc="2024-05-20T16:48:00Z"/>
  <w16cex:commentExtensible w16cex:durableId="173B8CA8" w16cex:dateUtc="2024-05-20T16:45:00Z"/>
  <w16cex:commentExtensible w16cex:durableId="391D004D" w16cex:dateUtc="2024-05-29T00:58:00Z"/>
  <w16cex:commentExtensible w16cex:durableId="5A9F3D52" w16cex:dateUtc="2023-12-06T15:08: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1F5D046C" w16cex:dateUtc="2024-06-19T09:50: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477CD85E" w16cex:dateUtc="2024-05-29T01:17: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149BC6CA" w16cex:dateUtc="2023-10-19T12:35:00Z"/>
  <w16cex:commentExtensible w16cex:durableId="40E2D01A" w16cex:dateUtc="2024-06-06T16:51: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17D3E7FC" w16cex:dateUtc="2024-05-21T06:52:00Z"/>
  <w16cex:commentExtensible w16cex:durableId="4BD16C37" w16cex:dateUtc="2024-05-21T06:54:00Z"/>
  <w16cex:commentExtensible w16cex:durableId="31878567" w16cex:dateUtc="2024-02-06T12:21:00Z"/>
  <w16cex:commentExtensible w16cex:durableId="229595C0" w16cex:dateUtc="2024-05-21T08:08:00Z"/>
  <w16cex:commentExtensible w16cex:durableId="67D1B689" w16cex:dateUtc="2024-05-21T08:09:00Z"/>
  <w16cex:commentExtensible w16cex:durableId="2DEE458C" w16cex:dateUtc="2024-05-21T08:07:00Z"/>
  <w16cex:commentExtensible w16cex:durableId="6E198246" w16cex:dateUtc="2023-10-19T12:36:00Z"/>
  <w16cex:commentExtensible w16cex:durableId="0E1A846A" w16cex:dateUtc="2023-12-06T14:05:00Z"/>
  <w16cex:commentExtensible w16cex:durableId="05046485" w16cex:dateUtc="2023-12-06T14:14:00Z"/>
  <w16cex:commentExtensible w16cex:durableId="71525650" w16cex:dateUtc="2023-10-19T12:37:00Z"/>
  <w16cex:commentExtensible w16cex:durableId="23BCAB97" w16cex:dateUtc="2024-02-05T10:42:00Z"/>
  <w16cex:commentExtensible w16cex:durableId="3AC92025" w16cex:dateUtc="2023-10-19T12:37:00Z"/>
  <w16cex:commentExtensible w16cex:durableId="2F0A6D64" w16cex:dateUtc="2023-10-19T12:38:00Z"/>
  <w16cex:commentExtensible w16cex:durableId="1BBB5056" w16cex:dateUtc="2024-01-08T14:46:00Z"/>
  <w16cex:commentExtensible w16cex:durableId="124E78F0" w16cex:dateUtc="2024-01-08T14:44:00Z"/>
  <w16cex:commentExtensible w16cex:durableId="02AFB4B0" w16cex:dateUtc="2023-10-20T14:27:00Z"/>
  <w16cex:commentExtensible w16cex:durableId="63E0AC81" w16cex:dateUtc="2024-01-08T14:45:00Z"/>
  <w16cex:commentExtensible w16cex:durableId="5C9DDD04" w16cex:dateUtc="2024-05-20T14:47:00Z"/>
  <w16cex:commentExtensible w16cex:durableId="1F0A4D6A" w16cex:dateUtc="2023-10-19T12:39:00Z"/>
  <w16cex:commentExtensible w16cex:durableId="00174C3A" w16cex:dateUtc="2023-10-19T12:39:00Z"/>
  <w16cex:commentExtensible w16cex:durableId="4C973EA4" w16cex:dateUtc="2024-03-30T21:48:00Z"/>
  <w16cex:commentExtensible w16cex:durableId="2286BD71" w16cex:dateUtc="2024-05-21T08:11:00Z"/>
  <w16cex:commentExtensible w16cex:durableId="27ABCA9F" w16cex:dateUtc="2023-10-19T12:40:00Z"/>
  <w16cex:commentExtensible w16cex:durableId="76EE599B" w16cex:dateUtc="2024-05-21T08:12: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6FB7C9AD" w16cex:dateUtc="2023-10-19T12:01:00Z"/>
  <w16cex:commentExtensible w16cex:durableId="4F16AA42" w16cex:dateUtc="2024-01-17T15:37:00Z"/>
  <w16cex:commentExtensible w16cex:durableId="7D56CB15" w16cex:dateUtc="2023-10-19T12:01:00Z"/>
  <w16cex:commentExtensible w16cex:durableId="680828C3" w16cex:dateUtc="2024-01-17T15:38:00Z"/>
  <w16cex:commentExtensible w16cex:durableId="58F26EC4" w16cex:dateUtc="2023-10-19T12:03:00Z"/>
  <w16cex:commentExtensible w16cex:durableId="0405D3C0" w16cex:dateUtc="2023-10-19T11:59:00Z"/>
  <w16cex:commentExtensible w16cex:durableId="4585791A" w16cex:dateUtc="2024-01-17T15:38:00Z"/>
  <w16cex:commentExtensible w16cex:durableId="30C4617D" w16cex:dateUtc="2024-05-29T01:31:00Z"/>
  <w16cex:commentExtensible w16cex:durableId="57C2EEFD" w16cex:dateUtc="2023-10-19T11:59:00Z"/>
  <w16cex:commentExtensible w16cex:durableId="1D8ACE1F" w16cex:dateUtc="2024-05-29T01:32: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6BE6B681" w16cex:dateUtc="2024-05-21T09:40:00Z"/>
  <w16cex:commentExtensible w16cex:durableId="38EE811C" w16cex:dateUtc="2023-10-19T12:45:00Z"/>
  <w16cex:commentExtensible w16cex:durableId="340296B0" w16cex:dateUtc="2024-02-06T11:54: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A86A6E" w16cex:dateUtc="2024-05-29T05:10:00Z"/>
  <w16cex:commentExtensible w16cex:durableId="1A1FA9A6" w16cex:dateUtc="2024-05-21T09:42:00Z"/>
  <w16cex:commentExtensible w16cex:durableId="2882C8A1" w16cex:dateUtc="2024-05-21T09:43: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7F300D" w16cid:durableId="7E0C0BFD"/>
  <w16cid:commentId w16cid:paraId="6F2A9C26" w16cid:durableId="1F27E536"/>
  <w16cid:commentId w16cid:paraId="27128899" w16cid:durableId="16166401"/>
  <w16cid:commentId w16cid:paraId="6AC7C745" w16cid:durableId="0857555C"/>
  <w16cid:commentId w16cid:paraId="603CA60B" w16cid:durableId="3B020DA7"/>
  <w16cid:commentId w16cid:paraId="108C3FA4" w16cid:durableId="2757D396"/>
  <w16cid:commentId w16cid:paraId="2DD9FD99" w16cid:durableId="441EAFE1"/>
  <w16cid:commentId w16cid:paraId="5315F772" w16cid:durableId="5634C1E2"/>
  <w16cid:commentId w16cid:paraId="38BA00EF" w16cid:durableId="27A8C615"/>
  <w16cid:commentId w16cid:paraId="3230E4A5" w16cid:durableId="7F678A04"/>
  <w16cid:commentId w16cid:paraId="308ED126" w16cid:durableId="6E691BAA"/>
  <w16cid:commentId w16cid:paraId="16B80E1B" w16cid:durableId="31811AF0"/>
  <w16cid:commentId w16cid:paraId="43BC7EB7" w16cid:durableId="23706626"/>
  <w16cid:commentId w16cid:paraId="10B4366C" w16cid:durableId="365D03F0"/>
  <w16cid:commentId w16cid:paraId="5246A358" w16cid:durableId="5282270C"/>
  <w16cid:commentId w16cid:paraId="332957A3" w16cid:durableId="39C0D690"/>
  <w16cid:commentId w16cid:paraId="148FC035" w16cid:durableId="7C79DB4A"/>
  <w16cid:commentId w16cid:paraId="157306E5" w16cid:durableId="0E5BB4B2"/>
  <w16cid:commentId w16cid:paraId="0B81ADD4" w16cid:durableId="44FE8843"/>
  <w16cid:commentId w16cid:paraId="3C458313" w16cid:durableId="000D9CD3"/>
  <w16cid:commentId w16cid:paraId="34309EB0" w16cid:durableId="6BE006E6"/>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31AC8033" w16cid:durableId="2FAEB380"/>
  <w16cid:commentId w16cid:paraId="35D9A76C" w16cid:durableId="203E0E47"/>
  <w16cid:commentId w16cid:paraId="6CCB3496" w16cid:durableId="5E2BF546"/>
  <w16cid:commentId w16cid:paraId="3B0D7F33" w16cid:durableId="5ACFF01D"/>
  <w16cid:commentId w16cid:paraId="1C12EB6C" w16cid:durableId="0B2E01A1"/>
  <w16cid:commentId w16cid:paraId="5B93E213" w16cid:durableId="09067437"/>
  <w16cid:commentId w16cid:paraId="42C18F76" w16cid:durableId="6B1A1788"/>
  <w16cid:commentId w16cid:paraId="44921920" w16cid:durableId="536BA6F5"/>
  <w16cid:commentId w16cid:paraId="5A98C623" w16cid:durableId="0CCE4D68"/>
  <w16cid:commentId w16cid:paraId="7D579435" w16cid:durableId="364C145F"/>
  <w16cid:commentId w16cid:paraId="4971DC25" w16cid:durableId="44E632C7"/>
  <w16cid:commentId w16cid:paraId="69F18E8B" w16cid:durableId="07E05CC0"/>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7F33A961" w16cid:durableId="40932B2E"/>
  <w16cid:commentId w16cid:paraId="3E3E95F9" w16cid:durableId="4D0B5A59"/>
  <w16cid:commentId w16cid:paraId="7135CD02" w16cid:durableId="591799DD"/>
  <w16cid:commentId w16cid:paraId="52662F4C" w16cid:durableId="1578F81A"/>
  <w16cid:commentId w16cid:paraId="5339D48D" w16cid:durableId="60BDE154"/>
  <w16cid:commentId w16cid:paraId="7E4878A4" w16cid:durableId="364E865B"/>
  <w16cid:commentId w16cid:paraId="398C36A5" w16cid:durableId="30B26685"/>
  <w16cid:commentId w16cid:paraId="3317268C" w16cid:durableId="3FE897FD"/>
  <w16cid:commentId w16cid:paraId="4341AFDB" w16cid:durableId="6BB03BD8"/>
  <w16cid:commentId w16cid:paraId="2F666EFC" w16cid:durableId="1273060A"/>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5D102504" w16cid:durableId="50BDF8CF"/>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40552B1" w16cid:durableId="5B7F7D32"/>
  <w16cid:commentId w16cid:paraId="4CB881F4" w16cid:durableId="583DAEC3"/>
  <w16cid:commentId w16cid:paraId="6EB37662" w16cid:durableId="47ED4D16"/>
  <w16cid:commentId w16cid:paraId="577EAC83" w16cid:durableId="7E4B6A6D"/>
  <w16cid:commentId w16cid:paraId="5C14B889" w16cid:durableId="6BDC9398"/>
  <w16cid:commentId w16cid:paraId="783B499A" w16cid:durableId="292398D2"/>
  <w16cid:commentId w16cid:paraId="224C4C09" w16cid:durableId="173B8CA8"/>
  <w16cid:commentId w16cid:paraId="78583318" w16cid:durableId="391D004D"/>
  <w16cid:commentId w16cid:paraId="188230A6" w16cid:durableId="5A9F3D52"/>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1FA1BCDD" w16cid:durableId="1F5D046C"/>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364AE339" w16cid:durableId="477CD85E"/>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17EBC64B" w16cid:durableId="3C67481B"/>
  <w16cid:commentId w16cid:paraId="39980444" w16cid:durableId="2162F38A"/>
  <w16cid:commentId w16cid:paraId="141BB2C5" w16cid:durableId="5DB83417"/>
  <w16cid:commentId w16cid:paraId="02C0A8D7" w16cid:durableId="0627C833"/>
  <w16cid:commentId w16cid:paraId="0FDE67BB" w16cid:durableId="149BC6CA"/>
  <w16cid:commentId w16cid:paraId="7F223DE4" w16cid:durableId="40E2D01A"/>
  <w16cid:commentId w16cid:paraId="130E2B94" w16cid:durableId="19C00455"/>
  <w16cid:commentId w16cid:paraId="28FA0E20" w16cid:durableId="05C51829"/>
  <w16cid:commentId w16cid:paraId="6EA0FDAA" w16cid:durableId="4257FC83"/>
  <w16cid:commentId w16cid:paraId="0F010D20" w16cid:durableId="38894E3D"/>
  <w16cid:commentId w16cid:paraId="66D61570" w16cid:durableId="17D3E7FC"/>
  <w16cid:commentId w16cid:paraId="5C063187" w16cid:durableId="4BD16C37"/>
  <w16cid:commentId w16cid:paraId="0B16AE49" w16cid:durableId="31878567"/>
  <w16cid:commentId w16cid:paraId="061423E8" w16cid:durableId="229595C0"/>
  <w16cid:commentId w16cid:paraId="61CE956D" w16cid:durableId="67D1B689"/>
  <w16cid:commentId w16cid:paraId="7C8ED061" w16cid:durableId="2DEE458C"/>
  <w16cid:commentId w16cid:paraId="2FA3CEB6" w16cid:durableId="6E198246"/>
  <w16cid:commentId w16cid:paraId="7F95AD66" w16cid:durableId="0E1A846A"/>
  <w16cid:commentId w16cid:paraId="584C4BE8" w16cid:durableId="05046485"/>
  <w16cid:commentId w16cid:paraId="2510491E" w16cid:durableId="71525650"/>
  <w16cid:commentId w16cid:paraId="19846B59" w16cid:durableId="23BCAB97"/>
  <w16cid:commentId w16cid:paraId="6848C7C0" w16cid:durableId="3AC92025"/>
  <w16cid:commentId w16cid:paraId="53B84D7E" w16cid:durableId="2F0A6D64"/>
  <w16cid:commentId w16cid:paraId="5F613184" w16cid:durableId="1BBB5056"/>
  <w16cid:commentId w16cid:paraId="086694B9" w16cid:durableId="124E78F0"/>
  <w16cid:commentId w16cid:paraId="58BF6DDD" w16cid:durableId="02AFB4B0"/>
  <w16cid:commentId w16cid:paraId="15D1A0EB" w16cid:durableId="63E0AC81"/>
  <w16cid:commentId w16cid:paraId="4D8D36B7" w16cid:durableId="5C9DDD04"/>
  <w16cid:commentId w16cid:paraId="1824E577" w16cid:durableId="1F0A4D6A"/>
  <w16cid:commentId w16cid:paraId="04E622DF" w16cid:durableId="00174C3A"/>
  <w16cid:commentId w16cid:paraId="5EBBA0FE" w16cid:durableId="4C973EA4"/>
  <w16cid:commentId w16cid:paraId="43692957" w16cid:durableId="2286BD71"/>
  <w16cid:commentId w16cid:paraId="39EC3DCA" w16cid:durableId="27ABCA9F"/>
  <w16cid:commentId w16cid:paraId="1C521441" w16cid:durableId="76EE599B"/>
  <w16cid:commentId w16cid:paraId="1C9BDA49" w16cid:durableId="3056C3AD"/>
  <w16cid:commentId w16cid:paraId="5B139893" w16cid:durableId="3673E612"/>
  <w16cid:commentId w16cid:paraId="42FBEE07" w16cid:durableId="56854F67"/>
  <w16cid:commentId w16cid:paraId="53E66F64" w16cid:durableId="508B4AF3"/>
  <w16cid:commentId w16cid:paraId="6D321498" w16cid:durableId="6FB7C9AD"/>
  <w16cid:commentId w16cid:paraId="21BE9E74" w16cid:durableId="4F16AA42"/>
  <w16cid:commentId w16cid:paraId="4225EEE2" w16cid:durableId="7D56CB15"/>
  <w16cid:commentId w16cid:paraId="1C029B32" w16cid:durableId="680828C3"/>
  <w16cid:commentId w16cid:paraId="4F879453" w16cid:durableId="58F26EC4"/>
  <w16cid:commentId w16cid:paraId="2E514710" w16cid:durableId="0405D3C0"/>
  <w16cid:commentId w16cid:paraId="5A5B08B0" w16cid:durableId="4585791A"/>
  <w16cid:commentId w16cid:paraId="58862131" w16cid:durableId="30C4617D"/>
  <w16cid:commentId w16cid:paraId="40B29073" w16cid:durableId="57C2EEFD"/>
  <w16cid:commentId w16cid:paraId="4E0DBD33" w16cid:durableId="1D8ACE1F"/>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385B7460" w16cid:durableId="6BE6B681"/>
  <w16cid:commentId w16cid:paraId="46119899" w16cid:durableId="38EE811C"/>
  <w16cid:commentId w16cid:paraId="7DB10C6D" w16cid:durableId="340296B0"/>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41AB384F" w16cid:durableId="30A86A6E"/>
  <w16cid:commentId w16cid:paraId="609C0038" w16cid:durableId="1A1FA9A6"/>
  <w16cid:commentId w16cid:paraId="2313395D" w16cid:durableId="2882C8A1"/>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492BAA" w14:textId="77777777" w:rsidR="00C34224" w:rsidRDefault="00C34224" w:rsidP="006B114A">
      <w:pPr>
        <w:spacing w:after="0"/>
      </w:pPr>
      <w:r>
        <w:separator/>
      </w:r>
    </w:p>
  </w:endnote>
  <w:endnote w:type="continuationSeparator" w:id="0">
    <w:p w14:paraId="16E145C4" w14:textId="77777777" w:rsidR="00C34224" w:rsidRDefault="00C34224"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468264F2"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67" w:author="jonathan pritchard" w:date="2024-05-21T13:38:00Z" w16du:dateUtc="2024-05-21T12:38:00Z">
      <w:r w:rsidR="001873DC">
        <w:rPr>
          <w:rFonts w:cs="Arial"/>
          <w:sz w:val="16"/>
        </w:rPr>
        <w:t>4</w:t>
      </w:r>
    </w:ins>
    <w:del w:id="68"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69" w:author="jonathan pritchard" w:date="2024-05-29T03:00:00Z" w16du:dateUtc="2024-05-29T02:00:00Z">
      <w:r w:rsidR="002D6A62">
        <w:rPr>
          <w:rFonts w:cs="Arial"/>
          <w:sz w:val="16"/>
        </w:rPr>
        <w:t>3.0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525" w:author="jonathan pritchard" w:date="2024-05-21T13:37:00Z" w16du:dateUtc="2024-05-21T12:37:00Z">
      <w:r w:rsidR="001873DC">
        <w:rPr>
          <w:rFonts w:cs="Arial"/>
          <w:sz w:val="16"/>
        </w:rPr>
        <w:t>4</w:t>
      </w:r>
    </w:ins>
    <w:del w:id="526"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w:t>
    </w:r>
    <w:r w:rsidR="00E02155">
      <w:rPr>
        <w:rFonts w:cs="Arial"/>
        <w:sz w:val="16"/>
      </w:rPr>
      <w:t>3</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2665" w:author="jonathan pritchard" w:date="2024-05-20T16:54:00Z" w16du:dateUtc="2024-05-20T15:54:00Z">
      <w:r w:rsidR="00C10557">
        <w:rPr>
          <w:rFonts w:cs="Arial"/>
          <w:sz w:val="16"/>
        </w:rPr>
        <w:t>4</w:t>
      </w:r>
    </w:ins>
    <w:del w:id="2666"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2667" w:author="jonathan pritchard" w:date="2024-05-20T16:54:00Z" w16du:dateUtc="2024-05-20T15:54:00Z">
      <w:r w:rsidR="00C10557">
        <w:rPr>
          <w:rFonts w:cs="Arial"/>
          <w:sz w:val="16"/>
        </w:rPr>
        <w:t>2</w:t>
      </w:r>
    </w:ins>
    <w:del w:id="2668"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C9021" w14:textId="77777777" w:rsidR="00C34224" w:rsidRDefault="00C34224" w:rsidP="006B114A">
      <w:pPr>
        <w:spacing w:after="0"/>
      </w:pPr>
      <w:r>
        <w:separator/>
      </w:r>
    </w:p>
  </w:footnote>
  <w:footnote w:type="continuationSeparator" w:id="0">
    <w:p w14:paraId="7577F5AA" w14:textId="77777777" w:rsidR="00C34224" w:rsidRDefault="00C34224" w:rsidP="006B114A">
      <w:pPr>
        <w:spacing w:after="0"/>
      </w:pPr>
      <w:r>
        <w:continuationSeparator/>
      </w:r>
    </w:p>
  </w:footnote>
  <w:footnote w:id="1">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2">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3">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4">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5">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6">
    <w:p w14:paraId="4E7057E2" w14:textId="650F869B" w:rsidR="00E21C40" w:rsidRPr="00253A89" w:rsidRDefault="00E21C40" w:rsidP="00E21C40">
      <w:pPr>
        <w:pStyle w:val="FootnoteText"/>
        <w:rPr>
          <w:ins w:id="1214" w:author="Raphael Malyankar" w:date="2023-08-31T22:09:00Z"/>
          <w:lang w:val="en-US"/>
        </w:rPr>
      </w:pPr>
      <w:ins w:id="1215" w:author="Raphael Malyankar" w:date="2023-08-31T22:09:00Z">
        <w:r>
          <w:rPr>
            <w:rStyle w:val="FootnoteReference"/>
          </w:rPr>
          <w:footnoteRef/>
        </w:r>
        <w:r>
          <w:t xml:space="preserve"> </w:t>
        </w:r>
        <w:r>
          <w:rPr>
            <w:lang w:val="en-US"/>
          </w:rPr>
          <w:t xml:space="preserve">TIFF is not recommended </w:t>
        </w:r>
      </w:ins>
      <w:ins w:id="1216" w:author="Raphael Malyankar" w:date="2023-08-31T23:35:00Z">
        <w:r w:rsidR="00E52CD2">
          <w:rPr>
            <w:lang w:val="en-US"/>
          </w:rPr>
          <w:t>for pictures embedded in HTM</w:t>
        </w:r>
        <w:del w:id="1217" w:author="jonathan pritchard" w:date="2024-05-20T17:44:00Z" w16du:dateUtc="2024-05-20T16:44:00Z">
          <w:r w:rsidR="00E52CD2" w:rsidDel="00831F8F">
            <w:rPr>
              <w:lang w:val="en-US"/>
            </w:rPr>
            <w:delText>l</w:delText>
          </w:r>
        </w:del>
        <w:r w:rsidR="00E52CD2">
          <w:rPr>
            <w:lang w:val="en-US"/>
          </w:rPr>
          <w:t xml:space="preserve">L files </w:t>
        </w:r>
      </w:ins>
      <w:ins w:id="1218" w:author="Raphael Malyankar" w:date="2023-08-31T22:09:00Z">
        <w:r>
          <w:rPr>
            <w:lang w:val="en-US"/>
          </w:rPr>
          <w:t xml:space="preserve">because common HTML viewers currently need a special plugin </w:t>
        </w:r>
      </w:ins>
      <w:ins w:id="1219" w:author="Raphael Malyankar" w:date="2023-08-31T23:36:00Z">
        <w:r w:rsidR="00E52CD2">
          <w:rPr>
            <w:lang w:val="en-US"/>
          </w:rPr>
          <w:t>for TIFF</w:t>
        </w:r>
      </w:ins>
      <w:ins w:id="1220" w:author="Raphael Malyankar" w:date="2023-08-31T22:09:00Z">
        <w:r>
          <w:rPr>
            <w:lang w:val="en-US"/>
          </w:rPr>
          <w:t xml:space="preserve">. </w:t>
        </w:r>
      </w:ins>
    </w:p>
  </w:footnote>
  <w:footnote w:id="7">
    <w:p w14:paraId="75D5D268" w14:textId="764F6AA0"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w:t>
      </w:r>
      <w:del w:id="1228" w:author="jonathan pritchard" w:date="2024-05-20T16:54:00Z" w16du:dateUtc="2024-05-20T15:54:00Z">
        <w:r w:rsidDel="0042425D">
          <w:delText xml:space="preserve">  </w:delText>
        </w:r>
      </w:del>
      <w:ins w:id="1229" w:author="jonathan pritchard" w:date="2024-05-20T16:55:00Z" w16du:dateUtc="2024-05-20T15:55:00Z">
        <w:r w:rsidR="0042425D">
          <w:t xml:space="preserve"> </w:t>
        </w:r>
      </w:ins>
      <w:ins w:id="1230" w:author="jonathan pritchard" w:date="2024-05-20T16:54:00Z" w16du:dateUtc="2024-05-20T15:54:00Z">
        <w:r w:rsidR="0042425D">
          <w:t xml:space="preserve"> </w:t>
        </w:r>
      </w:ins>
      <w:r>
        <w:t xml:space="preserve">Revised restrictions may be adopted after the IEC cybersecurity standard is complete. </w:t>
      </w:r>
    </w:p>
  </w:footnote>
  <w:footnote w:id="8">
    <w:p w14:paraId="1E7A1E78" w14:textId="713B9368" w:rsidR="00E54143" w:rsidRPr="009F52AF" w:rsidDel="00443F43" w:rsidRDefault="00E54143" w:rsidP="007B6A6F">
      <w:pPr>
        <w:pStyle w:val="FootnoteText"/>
        <w:jc w:val="both"/>
        <w:rPr>
          <w:del w:id="1346" w:author="jonathan pritchard" w:date="2024-05-20T15:21:00Z" w16du:dateUtc="2024-05-20T14:21:00Z"/>
        </w:rPr>
      </w:pPr>
      <w:del w:id="1347"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9">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0">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1">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2">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3">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4">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5">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6">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65" w:name="_Hlk32445934"/>
    <w:bookmarkStart w:id="66"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65"/>
    <w:r>
      <w:rPr>
        <w:rFonts w:eastAsia="Times New Roman" w:cs="Arial"/>
        <w:sz w:val="16"/>
        <w:szCs w:val="16"/>
        <w:lang w:val="en-US"/>
      </w:rPr>
      <w:t>for ECDIS and INS</w:t>
    </w:r>
    <w:bookmarkEnd w:id="66"/>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126C62"/>
    <w:multiLevelType w:val="multilevel"/>
    <w:tmpl w:val="F76C823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7"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1"/>
  </w:num>
  <w:num w:numId="12" w16cid:durableId="1366056996">
    <w:abstractNumId w:val="55"/>
  </w:num>
  <w:num w:numId="13" w16cid:durableId="934938797">
    <w:abstractNumId w:val="114"/>
  </w:num>
  <w:num w:numId="14" w16cid:durableId="1152716467">
    <w:abstractNumId w:val="5"/>
  </w:num>
  <w:num w:numId="15" w16cid:durableId="825323552">
    <w:abstractNumId w:val="75"/>
  </w:num>
  <w:num w:numId="16" w16cid:durableId="1365056534">
    <w:abstractNumId w:val="46"/>
  </w:num>
  <w:num w:numId="17" w16cid:durableId="1229415262">
    <w:abstractNumId w:val="86"/>
  </w:num>
  <w:num w:numId="18" w16cid:durableId="602953057">
    <w:abstractNumId w:val="62"/>
  </w:num>
  <w:num w:numId="19" w16cid:durableId="1456021189">
    <w:abstractNumId w:val="89"/>
  </w:num>
  <w:num w:numId="20" w16cid:durableId="657074034">
    <w:abstractNumId w:val="13"/>
  </w:num>
  <w:num w:numId="21" w16cid:durableId="1747340357">
    <w:abstractNumId w:val="85"/>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2"/>
  </w:num>
  <w:num w:numId="29" w16cid:durableId="272830641">
    <w:abstractNumId w:val="43"/>
  </w:num>
  <w:num w:numId="30" w16cid:durableId="2041735839">
    <w:abstractNumId w:val="70"/>
  </w:num>
  <w:num w:numId="31" w16cid:durableId="1208181221">
    <w:abstractNumId w:val="44"/>
  </w:num>
  <w:num w:numId="32" w16cid:durableId="1865439396">
    <w:abstractNumId w:val="91"/>
  </w:num>
  <w:num w:numId="33" w16cid:durableId="479427342">
    <w:abstractNumId w:val="87"/>
  </w:num>
  <w:num w:numId="34" w16cid:durableId="1198079038">
    <w:abstractNumId w:val="76"/>
  </w:num>
  <w:num w:numId="35" w16cid:durableId="1648513988">
    <w:abstractNumId w:val="93"/>
  </w:num>
  <w:num w:numId="36" w16cid:durableId="681395225">
    <w:abstractNumId w:val="105"/>
  </w:num>
  <w:num w:numId="37" w16cid:durableId="542406099">
    <w:abstractNumId w:val="94"/>
  </w:num>
  <w:num w:numId="38" w16cid:durableId="788353502">
    <w:abstractNumId w:val="100"/>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8"/>
  </w:num>
  <w:num w:numId="47" w16cid:durableId="1277758648">
    <w:abstractNumId w:val="97"/>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2"/>
  </w:num>
  <w:num w:numId="55" w16cid:durableId="665087180">
    <w:abstractNumId w:val="110"/>
  </w:num>
  <w:num w:numId="56" w16cid:durableId="1601529935">
    <w:abstractNumId w:val="104"/>
  </w:num>
  <w:num w:numId="57" w16cid:durableId="1893223561">
    <w:abstractNumId w:val="81"/>
  </w:num>
  <w:num w:numId="58" w16cid:durableId="884679831">
    <w:abstractNumId w:val="83"/>
  </w:num>
  <w:num w:numId="59" w16cid:durableId="1215968707">
    <w:abstractNumId w:val="103"/>
  </w:num>
  <w:num w:numId="60" w16cid:durableId="1669167867">
    <w:abstractNumId w:val="67"/>
  </w:num>
  <w:num w:numId="61" w16cid:durableId="1401245961">
    <w:abstractNumId w:val="26"/>
  </w:num>
  <w:num w:numId="62" w16cid:durableId="130707343">
    <w:abstractNumId w:val="96"/>
  </w:num>
  <w:num w:numId="63" w16cid:durableId="2040466205">
    <w:abstractNumId w:val="101"/>
  </w:num>
  <w:num w:numId="64" w16cid:durableId="1139231029">
    <w:abstractNumId w:val="84"/>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7"/>
  </w:num>
  <w:num w:numId="74" w16cid:durableId="456336870">
    <w:abstractNumId w:val="52"/>
  </w:num>
  <w:num w:numId="75" w16cid:durableId="1110736404">
    <w:abstractNumId w:val="95"/>
  </w:num>
  <w:num w:numId="76" w16cid:durableId="1601067080">
    <w:abstractNumId w:val="113"/>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8"/>
  </w:num>
  <w:num w:numId="82" w16cid:durableId="1177884358">
    <w:abstractNumId w:val="41"/>
  </w:num>
  <w:num w:numId="83" w16cid:durableId="968320945">
    <w:abstractNumId w:val="80"/>
  </w:num>
  <w:num w:numId="84" w16cid:durableId="1589540613">
    <w:abstractNumId w:val="99"/>
  </w:num>
  <w:num w:numId="85" w16cid:durableId="1339579398">
    <w:abstractNumId w:val="90"/>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5"/>
  </w:num>
  <w:num w:numId="93" w16cid:durableId="1198395811">
    <w:abstractNumId w:val="112"/>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8"/>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8"/>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9"/>
  </w:num>
  <w:num w:numId="117" w16cid:durableId="1986933757">
    <w:abstractNumId w:val="106"/>
  </w:num>
  <w:num w:numId="118" w16cid:durableId="1440880355">
    <w:abstractNumId w:val="45"/>
  </w:num>
  <w:num w:numId="119" w16cid:durableId="1746294753">
    <w:abstractNumId w:val="28"/>
  </w:num>
  <w:num w:numId="120" w16cid:durableId="1036077983">
    <w:abstractNumId w:val="82"/>
  </w:num>
  <w:num w:numId="121" w16cid:durableId="907836287">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2FA"/>
    <w:rsid w:val="000F539D"/>
    <w:rsid w:val="000F5729"/>
    <w:rsid w:val="000F5C34"/>
    <w:rsid w:val="000F5CFD"/>
    <w:rsid w:val="000F6261"/>
    <w:rsid w:val="000F67CB"/>
    <w:rsid w:val="000F7AB0"/>
    <w:rsid w:val="000F7C75"/>
    <w:rsid w:val="000F7CFE"/>
    <w:rsid w:val="000F7EC7"/>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23DA"/>
    <w:rsid w:val="003429CA"/>
    <w:rsid w:val="0034332C"/>
    <w:rsid w:val="0034399F"/>
    <w:rsid w:val="00343AA2"/>
    <w:rsid w:val="00344BA7"/>
    <w:rsid w:val="00344D36"/>
    <w:rsid w:val="00345C3A"/>
    <w:rsid w:val="00345EC0"/>
    <w:rsid w:val="00345EEF"/>
    <w:rsid w:val="00346190"/>
    <w:rsid w:val="00346791"/>
    <w:rsid w:val="00346D17"/>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359"/>
    <w:rsid w:val="005455D6"/>
    <w:rsid w:val="00545C7D"/>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DCD"/>
    <w:rsid w:val="005D7EC1"/>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5BC"/>
    <w:rsid w:val="007006B8"/>
    <w:rsid w:val="007007C2"/>
    <w:rsid w:val="007009D1"/>
    <w:rsid w:val="00700BDB"/>
    <w:rsid w:val="00700E5F"/>
    <w:rsid w:val="00700E88"/>
    <w:rsid w:val="007010D8"/>
    <w:rsid w:val="007011AC"/>
    <w:rsid w:val="007015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1276"/>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C27"/>
    <w:rsid w:val="00990F5D"/>
    <w:rsid w:val="0099129A"/>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E02"/>
    <w:rsid w:val="00A13E12"/>
    <w:rsid w:val="00A13F5A"/>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E3C"/>
    <w:rsid w:val="00B00EB1"/>
    <w:rsid w:val="00B018DC"/>
    <w:rsid w:val="00B01AA6"/>
    <w:rsid w:val="00B01AAA"/>
    <w:rsid w:val="00B0209B"/>
    <w:rsid w:val="00B02248"/>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7CE"/>
    <w:rsid w:val="00B34905"/>
    <w:rsid w:val="00B35B0F"/>
    <w:rsid w:val="00B35E22"/>
    <w:rsid w:val="00B36175"/>
    <w:rsid w:val="00B366FF"/>
    <w:rsid w:val="00B36990"/>
    <w:rsid w:val="00B3709A"/>
    <w:rsid w:val="00B374A0"/>
    <w:rsid w:val="00B37C37"/>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4306"/>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98"/>
    <w:rsid w:val="00C27D15"/>
    <w:rsid w:val="00C301C4"/>
    <w:rsid w:val="00C3054F"/>
    <w:rsid w:val="00C30674"/>
    <w:rsid w:val="00C30793"/>
    <w:rsid w:val="00C31312"/>
    <w:rsid w:val="00C31F2B"/>
    <w:rsid w:val="00C32116"/>
    <w:rsid w:val="00C32929"/>
    <w:rsid w:val="00C32FBF"/>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4F95"/>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2FFE"/>
    <w:rsid w:val="00DE3108"/>
    <w:rsid w:val="00DE319A"/>
    <w:rsid w:val="00DE325D"/>
    <w:rsid w:val="00DE3347"/>
    <w:rsid w:val="00DE37FF"/>
    <w:rsid w:val="00DE3A93"/>
    <w:rsid w:val="00DE3D77"/>
    <w:rsid w:val="00DE44E4"/>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36D"/>
    <w:rsid w:val="00EF5771"/>
    <w:rsid w:val="00EF57B5"/>
    <w:rsid w:val="00EF5975"/>
    <w:rsid w:val="00EF5BF4"/>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F15"/>
    <w:rsid w:val="00FE4B2D"/>
    <w:rsid w:val="00FE50A2"/>
    <w:rsid w:val="00FE52D7"/>
    <w:rsid w:val="00FE555D"/>
    <w:rsid w:val="00FE55C5"/>
    <w:rsid w:val="00FE5694"/>
    <w:rsid w:val="00FE573D"/>
    <w:rsid w:val="00FE57E5"/>
    <w:rsid w:val="00FE7942"/>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16/09/relationships/commentsIds" Target="commentsIds.xml"/><Relationship Id="rId42" Type="http://schemas.openxmlformats.org/officeDocument/2006/relationships/image" Target="media/image16.png"/><Relationship Id="rId47" Type="http://schemas.openxmlformats.org/officeDocument/2006/relationships/image" Target="media/image21.emf"/><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footer" Target="footer7.xm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4.xml"/><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emf"/><Relationship Id="rId36" Type="http://schemas.openxmlformats.org/officeDocument/2006/relationships/footer" Target="footer5.xml"/><Relationship Id="rId49" Type="http://schemas.openxmlformats.org/officeDocument/2006/relationships/header" Target="header7.xm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footer" Target="footer9.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4.png"/><Relationship Id="rId50" Type="http://schemas.openxmlformats.org/officeDocument/2006/relationships/header" Target="header8.xml"/><Relationship Id="rId55" Type="http://schemas.openxmlformats.org/officeDocument/2006/relationships/image" Target="media/image25.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51648</Words>
  <Characters>294399</Characters>
  <Application>Microsoft Office Word</Application>
  <DocSecurity>0</DocSecurity>
  <Lines>2453</Lines>
  <Paragraphs>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7</cp:revision>
  <cp:lastPrinted>2022-05-23T11:01:00Z</cp:lastPrinted>
  <dcterms:created xsi:type="dcterms:W3CDTF">2024-07-05T15:49:00Z</dcterms:created>
  <dcterms:modified xsi:type="dcterms:W3CDTF">2024-07-07T20:31:00Z</dcterms:modified>
</cp:coreProperties>
</file>