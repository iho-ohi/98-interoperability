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04AC1C5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w:t>
                              </w:r>
                              <w:ins w:id="3" w:author="jonathan pritchard" w:date="2026-03-11T10:45:00Z" w16du:dateUtc="2026-03-11T10:45:00Z">
                                <w:r w:rsidR="00A85D08">
                                  <w:rPr>
                                    <w:rFonts w:ascii="Arial" w:hAnsi="Arial" w:cs="HelveticaNeueLT Std Med"/>
                                    <w:b/>
                                    <w:color w:val="00004C"/>
                                    <w:sz w:val="28"/>
                                    <w:szCs w:val="28"/>
                                    <w:lang w:val="en-GB"/>
                                  </w:rPr>
                                  <w:t>1</w:t>
                                </w:r>
                              </w:ins>
                              <w:del w:id="4"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&#13;&#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&#13;&#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">
                  <v:imagedata r:id="rId11" o:title=""/>
                </v:shape>
                <v:shape id="Afbeelding 6" o:spid="_x0000_s1029" type="#_x0000_t75" style="position:absolute;left:105;top:68001;width:9340;height:9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">
                  <v:imagedata r:id="rId12" o:title=""/>
                </v:shape>
                <v:shape id="Afbeelding 7" o:spid="_x0000_s1030" type="#_x0000_t75" style="position:absolute;left:9459;top:68001;width:9271;height:9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&#13;&#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&#13;&#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&#13;&#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04AC1C5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w:t>
                        </w:r>
                        <w:ins w:id="5" w:author="jonathan pritchard" w:date="2026-03-11T10:45:00Z" w16du:dateUtc="2026-03-11T10:45:00Z">
                          <w:r w:rsidR="00A85D08">
                            <w:rPr>
                              <w:rFonts w:ascii="Arial" w:hAnsi="Arial" w:cs="HelveticaNeueLT Std Med"/>
                              <w:b/>
                              <w:color w:val="00004C"/>
                              <w:sz w:val="28"/>
                              <w:szCs w:val="28"/>
                              <w:lang w:val="en-GB"/>
                            </w:rPr>
                            <w:t>1</w:t>
                          </w:r>
                        </w:ins>
                        <w:del w:id="6"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7" w:name="_Toc144421198" w:displacedByCustomXml="next"/>
    <w:bookmarkStart w:id="8" w:name="_Toc144415652" w:displacedByCustomXml="next"/>
    <w:bookmarkStart w:id="9" w:name="_Toc219458165"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9"/>
          <w:bookmarkEnd w:id="8"/>
          <w:bookmarkEnd w:id="7"/>
        </w:p>
        <w:p w14:paraId="742B4705" w14:textId="77777777" w:rsidR="00703BA8" w:rsidRPr="0062074F" w:rsidRDefault="00703BA8" w:rsidP="00FD4BD6">
          <w:pPr>
            <w:pStyle w:val="TOC9"/>
          </w:pPr>
        </w:p>
        <w:p w14:paraId="3F311D52" w14:textId="4D0E977D" w:rsidR="00644DBC"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19458165" w:history="1">
            <w:r w:rsidR="00644DBC" w:rsidRPr="005E2C1E">
              <w:rPr>
                <w:rStyle w:val="Hyperlink"/>
                <w:b/>
                <w:noProof/>
              </w:rPr>
              <w:t>CONTENTS</w:t>
            </w:r>
            <w:r w:rsidR="00644DBC">
              <w:rPr>
                <w:noProof/>
                <w:webHidden/>
              </w:rPr>
              <w:tab/>
            </w:r>
            <w:r w:rsidR="00644DBC">
              <w:rPr>
                <w:noProof/>
                <w:webHidden/>
              </w:rPr>
              <w:fldChar w:fldCharType="begin"/>
            </w:r>
            <w:r w:rsidR="00644DBC">
              <w:rPr>
                <w:noProof/>
                <w:webHidden/>
              </w:rPr>
              <w:instrText xml:space="preserve"> PAGEREF _Toc219458165 \h </w:instrText>
            </w:r>
            <w:r w:rsidR="00644DBC">
              <w:rPr>
                <w:noProof/>
                <w:webHidden/>
              </w:rPr>
            </w:r>
            <w:r w:rsidR="00644DBC">
              <w:rPr>
                <w:noProof/>
                <w:webHidden/>
              </w:rPr>
              <w:fldChar w:fldCharType="separate"/>
            </w:r>
            <w:r w:rsidR="00644DBC">
              <w:rPr>
                <w:noProof/>
                <w:webHidden/>
              </w:rPr>
              <w:t>iii</w:t>
            </w:r>
            <w:r w:rsidR="00644DBC">
              <w:rPr>
                <w:noProof/>
                <w:webHidden/>
              </w:rPr>
              <w:fldChar w:fldCharType="end"/>
            </w:r>
          </w:hyperlink>
        </w:p>
        <w:p w14:paraId="5A3EA0F0" w14:textId="14079FA6"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66" w:history="1">
            <w:r w:rsidRPr="005E2C1E">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_Toc219458166 \h </w:instrText>
            </w:r>
            <w:r>
              <w:rPr>
                <w:noProof/>
                <w:webHidden/>
              </w:rPr>
            </w:r>
            <w:r>
              <w:rPr>
                <w:noProof/>
                <w:webHidden/>
              </w:rPr>
              <w:fldChar w:fldCharType="separate"/>
            </w:r>
            <w:r>
              <w:rPr>
                <w:noProof/>
                <w:webHidden/>
              </w:rPr>
              <w:t>8</w:t>
            </w:r>
            <w:r>
              <w:rPr>
                <w:noProof/>
                <w:webHidden/>
              </w:rPr>
              <w:fldChar w:fldCharType="end"/>
            </w:r>
          </w:hyperlink>
        </w:p>
        <w:p w14:paraId="2FB10256" w14:textId="0A4F224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0" w:history="1">
            <w:r w:rsidRPr="005E2C1E">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References</w:t>
            </w:r>
            <w:r>
              <w:rPr>
                <w:noProof/>
                <w:webHidden/>
              </w:rPr>
              <w:tab/>
            </w:r>
            <w:r>
              <w:rPr>
                <w:noProof/>
                <w:webHidden/>
              </w:rPr>
              <w:fldChar w:fldCharType="begin"/>
            </w:r>
            <w:r>
              <w:rPr>
                <w:noProof/>
                <w:webHidden/>
              </w:rPr>
              <w:instrText xml:space="preserve"> PAGEREF _Toc219458170 \h </w:instrText>
            </w:r>
            <w:r>
              <w:rPr>
                <w:noProof/>
                <w:webHidden/>
              </w:rPr>
            </w:r>
            <w:r>
              <w:rPr>
                <w:noProof/>
                <w:webHidden/>
              </w:rPr>
              <w:fldChar w:fldCharType="separate"/>
            </w:r>
            <w:r>
              <w:rPr>
                <w:noProof/>
                <w:webHidden/>
              </w:rPr>
              <w:t>9</w:t>
            </w:r>
            <w:r>
              <w:rPr>
                <w:noProof/>
                <w:webHidden/>
              </w:rPr>
              <w:fldChar w:fldCharType="end"/>
            </w:r>
          </w:hyperlink>
        </w:p>
        <w:p w14:paraId="34B36D57" w14:textId="7C0B491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1" w:history="1">
            <w:r w:rsidRPr="005E2C1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Normative references</w:t>
            </w:r>
            <w:r>
              <w:rPr>
                <w:noProof/>
                <w:webHidden/>
              </w:rPr>
              <w:tab/>
            </w:r>
            <w:r>
              <w:rPr>
                <w:noProof/>
                <w:webHidden/>
              </w:rPr>
              <w:fldChar w:fldCharType="begin"/>
            </w:r>
            <w:r>
              <w:rPr>
                <w:noProof/>
                <w:webHidden/>
              </w:rPr>
              <w:instrText xml:space="preserve"> PAGEREF _Toc219458171 \h </w:instrText>
            </w:r>
            <w:r>
              <w:rPr>
                <w:noProof/>
                <w:webHidden/>
              </w:rPr>
            </w:r>
            <w:r>
              <w:rPr>
                <w:noProof/>
                <w:webHidden/>
              </w:rPr>
              <w:fldChar w:fldCharType="separate"/>
            </w:r>
            <w:r>
              <w:rPr>
                <w:noProof/>
                <w:webHidden/>
              </w:rPr>
              <w:t>9</w:t>
            </w:r>
            <w:r>
              <w:rPr>
                <w:noProof/>
                <w:webHidden/>
              </w:rPr>
              <w:fldChar w:fldCharType="end"/>
            </w:r>
          </w:hyperlink>
        </w:p>
        <w:p w14:paraId="6276831D" w14:textId="37FC02B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2" w:history="1">
            <w:r w:rsidRPr="005E2C1E">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Informative references</w:t>
            </w:r>
            <w:r>
              <w:rPr>
                <w:noProof/>
                <w:webHidden/>
              </w:rPr>
              <w:tab/>
            </w:r>
            <w:r>
              <w:rPr>
                <w:noProof/>
                <w:webHidden/>
              </w:rPr>
              <w:fldChar w:fldCharType="begin"/>
            </w:r>
            <w:r>
              <w:rPr>
                <w:noProof/>
                <w:webHidden/>
              </w:rPr>
              <w:instrText xml:space="preserve"> PAGEREF _Toc219458172 \h </w:instrText>
            </w:r>
            <w:r>
              <w:rPr>
                <w:noProof/>
                <w:webHidden/>
              </w:rPr>
            </w:r>
            <w:r>
              <w:rPr>
                <w:noProof/>
                <w:webHidden/>
              </w:rPr>
              <w:fldChar w:fldCharType="separate"/>
            </w:r>
            <w:r>
              <w:rPr>
                <w:noProof/>
                <w:webHidden/>
              </w:rPr>
              <w:t>9</w:t>
            </w:r>
            <w:r>
              <w:rPr>
                <w:noProof/>
                <w:webHidden/>
              </w:rPr>
              <w:fldChar w:fldCharType="end"/>
            </w:r>
          </w:hyperlink>
        </w:p>
        <w:p w14:paraId="7790C793" w14:textId="08DA051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3" w:history="1">
            <w:r w:rsidRPr="005E2C1E">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lang w:eastAsia="en-GB"/>
              </w:rPr>
              <w:t>Abbreviations and Notation</w:t>
            </w:r>
            <w:r>
              <w:rPr>
                <w:noProof/>
                <w:webHidden/>
              </w:rPr>
              <w:tab/>
            </w:r>
            <w:r>
              <w:rPr>
                <w:noProof/>
                <w:webHidden/>
              </w:rPr>
              <w:fldChar w:fldCharType="begin"/>
            </w:r>
            <w:r>
              <w:rPr>
                <w:noProof/>
                <w:webHidden/>
              </w:rPr>
              <w:instrText xml:space="preserve"> PAGEREF _Toc219458173 \h </w:instrText>
            </w:r>
            <w:r>
              <w:rPr>
                <w:noProof/>
                <w:webHidden/>
              </w:rPr>
            </w:r>
            <w:r>
              <w:rPr>
                <w:noProof/>
                <w:webHidden/>
              </w:rPr>
              <w:fldChar w:fldCharType="separate"/>
            </w:r>
            <w:r>
              <w:rPr>
                <w:noProof/>
                <w:webHidden/>
              </w:rPr>
              <w:t>10</w:t>
            </w:r>
            <w:r>
              <w:rPr>
                <w:noProof/>
                <w:webHidden/>
              </w:rPr>
              <w:fldChar w:fldCharType="end"/>
            </w:r>
          </w:hyperlink>
        </w:p>
        <w:p w14:paraId="08453CA8" w14:textId="06E91F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4" w:history="1">
            <w:r w:rsidRPr="005E2C1E">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Abbreviations</w:t>
            </w:r>
            <w:r>
              <w:rPr>
                <w:noProof/>
                <w:webHidden/>
              </w:rPr>
              <w:tab/>
            </w:r>
            <w:r>
              <w:rPr>
                <w:noProof/>
                <w:webHidden/>
              </w:rPr>
              <w:fldChar w:fldCharType="begin"/>
            </w:r>
            <w:r>
              <w:rPr>
                <w:noProof/>
                <w:webHidden/>
              </w:rPr>
              <w:instrText xml:space="preserve"> PAGEREF _Toc219458174 \h </w:instrText>
            </w:r>
            <w:r>
              <w:rPr>
                <w:noProof/>
                <w:webHidden/>
              </w:rPr>
            </w:r>
            <w:r>
              <w:rPr>
                <w:noProof/>
                <w:webHidden/>
              </w:rPr>
              <w:fldChar w:fldCharType="separate"/>
            </w:r>
            <w:r>
              <w:rPr>
                <w:noProof/>
                <w:webHidden/>
              </w:rPr>
              <w:t>10</w:t>
            </w:r>
            <w:r>
              <w:rPr>
                <w:noProof/>
                <w:webHidden/>
              </w:rPr>
              <w:fldChar w:fldCharType="end"/>
            </w:r>
          </w:hyperlink>
        </w:p>
        <w:p w14:paraId="63349C05" w14:textId="373959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5" w:history="1">
            <w:r w:rsidRPr="005E2C1E">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Notation</w:t>
            </w:r>
            <w:r>
              <w:rPr>
                <w:noProof/>
                <w:webHidden/>
              </w:rPr>
              <w:tab/>
            </w:r>
            <w:r>
              <w:rPr>
                <w:noProof/>
                <w:webHidden/>
              </w:rPr>
              <w:fldChar w:fldCharType="begin"/>
            </w:r>
            <w:r>
              <w:rPr>
                <w:noProof/>
                <w:webHidden/>
              </w:rPr>
              <w:instrText xml:space="preserve"> PAGEREF _Toc219458175 \h </w:instrText>
            </w:r>
            <w:r>
              <w:rPr>
                <w:noProof/>
                <w:webHidden/>
              </w:rPr>
            </w:r>
            <w:r>
              <w:rPr>
                <w:noProof/>
                <w:webHidden/>
              </w:rPr>
              <w:fldChar w:fldCharType="separate"/>
            </w:r>
            <w:r>
              <w:rPr>
                <w:noProof/>
                <w:webHidden/>
              </w:rPr>
              <w:t>10</w:t>
            </w:r>
            <w:r>
              <w:rPr>
                <w:noProof/>
                <w:webHidden/>
              </w:rPr>
              <w:fldChar w:fldCharType="end"/>
            </w:r>
          </w:hyperlink>
        </w:p>
        <w:p w14:paraId="74526559" w14:textId="65C44CA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6" w:history="1">
            <w:r w:rsidRPr="005E2C1E">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_Toc219458176 \h </w:instrText>
            </w:r>
            <w:r>
              <w:rPr>
                <w:noProof/>
                <w:webHidden/>
              </w:rPr>
            </w:r>
            <w:r>
              <w:rPr>
                <w:noProof/>
                <w:webHidden/>
              </w:rPr>
              <w:fldChar w:fldCharType="separate"/>
            </w:r>
            <w:r>
              <w:rPr>
                <w:noProof/>
                <w:webHidden/>
              </w:rPr>
              <w:t>10</w:t>
            </w:r>
            <w:r>
              <w:rPr>
                <w:noProof/>
                <w:webHidden/>
              </w:rPr>
              <w:fldChar w:fldCharType="end"/>
            </w:r>
          </w:hyperlink>
        </w:p>
        <w:p w14:paraId="1806F900" w14:textId="126EC26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7" w:history="1">
            <w:r w:rsidRPr="005E2C1E">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Background - System Concepts and Limitations</w:t>
            </w:r>
            <w:r>
              <w:rPr>
                <w:noProof/>
                <w:webHidden/>
              </w:rPr>
              <w:tab/>
            </w:r>
            <w:r>
              <w:rPr>
                <w:noProof/>
                <w:webHidden/>
              </w:rPr>
              <w:fldChar w:fldCharType="begin"/>
            </w:r>
            <w:r>
              <w:rPr>
                <w:noProof/>
                <w:webHidden/>
              </w:rPr>
              <w:instrText xml:space="preserve"> PAGEREF _Toc219458177 \h </w:instrText>
            </w:r>
            <w:r>
              <w:rPr>
                <w:noProof/>
                <w:webHidden/>
              </w:rPr>
            </w:r>
            <w:r>
              <w:rPr>
                <w:noProof/>
                <w:webHidden/>
              </w:rPr>
              <w:fldChar w:fldCharType="separate"/>
            </w:r>
            <w:r>
              <w:rPr>
                <w:noProof/>
                <w:webHidden/>
              </w:rPr>
              <w:t>11</w:t>
            </w:r>
            <w:r>
              <w:rPr>
                <w:noProof/>
                <w:webHidden/>
              </w:rPr>
              <w:fldChar w:fldCharType="end"/>
            </w:r>
          </w:hyperlink>
        </w:p>
        <w:p w14:paraId="5E8B3D9B" w14:textId="766B329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8" w:history="1">
            <w:r w:rsidRPr="005E2C1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concepts of ENC, ENDS and System Database</w:t>
            </w:r>
            <w:r>
              <w:rPr>
                <w:noProof/>
                <w:webHidden/>
              </w:rPr>
              <w:tab/>
            </w:r>
            <w:r>
              <w:rPr>
                <w:noProof/>
                <w:webHidden/>
              </w:rPr>
              <w:fldChar w:fldCharType="begin"/>
            </w:r>
            <w:r>
              <w:rPr>
                <w:noProof/>
                <w:webHidden/>
              </w:rPr>
              <w:instrText xml:space="preserve"> PAGEREF _Toc219458178 \h </w:instrText>
            </w:r>
            <w:r>
              <w:rPr>
                <w:noProof/>
                <w:webHidden/>
              </w:rPr>
            </w:r>
            <w:r>
              <w:rPr>
                <w:noProof/>
                <w:webHidden/>
              </w:rPr>
              <w:fldChar w:fldCharType="separate"/>
            </w:r>
            <w:r>
              <w:rPr>
                <w:noProof/>
                <w:webHidden/>
              </w:rPr>
              <w:t>11</w:t>
            </w:r>
            <w:r>
              <w:rPr>
                <w:noProof/>
                <w:webHidden/>
              </w:rPr>
              <w:fldChar w:fldCharType="end"/>
            </w:r>
          </w:hyperlink>
        </w:p>
        <w:p w14:paraId="1EC73D86" w14:textId="33F3DFD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9" w:history="1">
            <w:r w:rsidRPr="005E2C1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concept, limitations, and challenges</w:t>
            </w:r>
            <w:r>
              <w:rPr>
                <w:noProof/>
                <w:webHidden/>
              </w:rPr>
              <w:tab/>
            </w:r>
            <w:r>
              <w:rPr>
                <w:noProof/>
                <w:webHidden/>
              </w:rPr>
              <w:fldChar w:fldCharType="begin"/>
            </w:r>
            <w:r>
              <w:rPr>
                <w:noProof/>
                <w:webHidden/>
              </w:rPr>
              <w:instrText xml:space="preserve"> PAGEREF _Toc219458179 \h </w:instrText>
            </w:r>
            <w:r>
              <w:rPr>
                <w:noProof/>
                <w:webHidden/>
              </w:rPr>
            </w:r>
            <w:r>
              <w:rPr>
                <w:noProof/>
                <w:webHidden/>
              </w:rPr>
              <w:fldChar w:fldCharType="separate"/>
            </w:r>
            <w:r>
              <w:rPr>
                <w:noProof/>
                <w:webHidden/>
              </w:rPr>
              <w:t>11</w:t>
            </w:r>
            <w:r>
              <w:rPr>
                <w:noProof/>
                <w:webHidden/>
              </w:rPr>
              <w:fldChar w:fldCharType="end"/>
            </w:r>
          </w:hyperlink>
        </w:p>
        <w:p w14:paraId="5C900BD4" w14:textId="35D078D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0" w:history="1">
            <w:r w:rsidRPr="005E2C1E">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Depth Related Functionality</w:t>
            </w:r>
            <w:r>
              <w:rPr>
                <w:noProof/>
                <w:webHidden/>
              </w:rPr>
              <w:tab/>
            </w:r>
            <w:r>
              <w:rPr>
                <w:noProof/>
                <w:webHidden/>
              </w:rPr>
              <w:fldChar w:fldCharType="begin"/>
            </w:r>
            <w:r>
              <w:rPr>
                <w:noProof/>
                <w:webHidden/>
              </w:rPr>
              <w:instrText xml:space="preserve"> PAGEREF _Toc219458180 \h </w:instrText>
            </w:r>
            <w:r>
              <w:rPr>
                <w:noProof/>
                <w:webHidden/>
              </w:rPr>
            </w:r>
            <w:r>
              <w:rPr>
                <w:noProof/>
                <w:webHidden/>
              </w:rPr>
              <w:fldChar w:fldCharType="separate"/>
            </w:r>
            <w:r>
              <w:rPr>
                <w:noProof/>
                <w:webHidden/>
              </w:rPr>
              <w:t>13</w:t>
            </w:r>
            <w:r>
              <w:rPr>
                <w:noProof/>
                <w:webHidden/>
              </w:rPr>
              <w:fldChar w:fldCharType="end"/>
            </w:r>
          </w:hyperlink>
        </w:p>
        <w:p w14:paraId="1D22AF2A" w14:textId="31F942C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1" w:history="1">
            <w:r w:rsidRPr="005E2C1E">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_Toc219458181 \h </w:instrText>
            </w:r>
            <w:r>
              <w:rPr>
                <w:noProof/>
                <w:webHidden/>
              </w:rPr>
            </w:r>
            <w:r>
              <w:rPr>
                <w:noProof/>
                <w:webHidden/>
              </w:rPr>
              <w:fldChar w:fldCharType="separate"/>
            </w:r>
            <w:r>
              <w:rPr>
                <w:noProof/>
                <w:webHidden/>
              </w:rPr>
              <w:t>13</w:t>
            </w:r>
            <w:r>
              <w:rPr>
                <w:noProof/>
                <w:webHidden/>
              </w:rPr>
              <w:fldChar w:fldCharType="end"/>
            </w:r>
          </w:hyperlink>
        </w:p>
        <w:p w14:paraId="56A6AE5B" w14:textId="63B0EFE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2" w:history="1">
            <w:r w:rsidRPr="005E2C1E">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Interface Design</w:t>
            </w:r>
            <w:r>
              <w:rPr>
                <w:noProof/>
                <w:webHidden/>
              </w:rPr>
              <w:tab/>
            </w:r>
            <w:r>
              <w:rPr>
                <w:noProof/>
                <w:webHidden/>
              </w:rPr>
              <w:fldChar w:fldCharType="begin"/>
            </w:r>
            <w:r>
              <w:rPr>
                <w:noProof/>
                <w:webHidden/>
              </w:rPr>
              <w:instrText xml:space="preserve"> PAGEREF _Toc219458182 \h </w:instrText>
            </w:r>
            <w:r>
              <w:rPr>
                <w:noProof/>
                <w:webHidden/>
              </w:rPr>
            </w:r>
            <w:r>
              <w:rPr>
                <w:noProof/>
                <w:webHidden/>
              </w:rPr>
              <w:fldChar w:fldCharType="separate"/>
            </w:r>
            <w:r>
              <w:rPr>
                <w:noProof/>
                <w:webHidden/>
              </w:rPr>
              <w:t>14</w:t>
            </w:r>
            <w:r>
              <w:rPr>
                <w:noProof/>
                <w:webHidden/>
              </w:rPr>
              <w:fldChar w:fldCharType="end"/>
            </w:r>
          </w:hyperlink>
        </w:p>
        <w:p w14:paraId="537BB991" w14:textId="22A6663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3" w:history="1">
            <w:r w:rsidRPr="005E2C1E">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General principles</w:t>
            </w:r>
            <w:r>
              <w:rPr>
                <w:noProof/>
                <w:webHidden/>
              </w:rPr>
              <w:tab/>
            </w:r>
            <w:r>
              <w:rPr>
                <w:noProof/>
                <w:webHidden/>
              </w:rPr>
              <w:fldChar w:fldCharType="begin"/>
            </w:r>
            <w:r>
              <w:rPr>
                <w:noProof/>
                <w:webHidden/>
              </w:rPr>
              <w:instrText xml:space="preserve"> PAGEREF _Toc219458183 \h </w:instrText>
            </w:r>
            <w:r>
              <w:rPr>
                <w:noProof/>
                <w:webHidden/>
              </w:rPr>
            </w:r>
            <w:r>
              <w:rPr>
                <w:noProof/>
                <w:webHidden/>
              </w:rPr>
              <w:fldChar w:fldCharType="separate"/>
            </w:r>
            <w:r>
              <w:rPr>
                <w:noProof/>
                <w:webHidden/>
              </w:rPr>
              <w:t>14</w:t>
            </w:r>
            <w:r>
              <w:rPr>
                <w:noProof/>
                <w:webHidden/>
              </w:rPr>
              <w:fldChar w:fldCharType="end"/>
            </w:r>
          </w:hyperlink>
        </w:p>
        <w:p w14:paraId="4C8AC7B7" w14:textId="5160DB8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4" w:history="1">
            <w:r w:rsidRPr="005E2C1E">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Layers</w:t>
            </w:r>
            <w:r>
              <w:rPr>
                <w:noProof/>
                <w:webHidden/>
              </w:rPr>
              <w:tab/>
            </w:r>
            <w:r>
              <w:rPr>
                <w:noProof/>
                <w:webHidden/>
              </w:rPr>
              <w:fldChar w:fldCharType="begin"/>
            </w:r>
            <w:r>
              <w:rPr>
                <w:noProof/>
                <w:webHidden/>
              </w:rPr>
              <w:instrText xml:space="preserve"> PAGEREF _Toc219458184 \h </w:instrText>
            </w:r>
            <w:r>
              <w:rPr>
                <w:noProof/>
                <w:webHidden/>
              </w:rPr>
            </w:r>
            <w:r>
              <w:rPr>
                <w:noProof/>
                <w:webHidden/>
              </w:rPr>
              <w:fldChar w:fldCharType="separate"/>
            </w:r>
            <w:r>
              <w:rPr>
                <w:noProof/>
                <w:webHidden/>
              </w:rPr>
              <w:t>14</w:t>
            </w:r>
            <w:r>
              <w:rPr>
                <w:noProof/>
                <w:webHidden/>
              </w:rPr>
              <w:fldChar w:fldCharType="end"/>
            </w:r>
          </w:hyperlink>
        </w:p>
        <w:p w14:paraId="031CA1BC" w14:textId="40EAC9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5" w:history="1">
            <w:r w:rsidRPr="005E2C1E">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 products and information layers</w:t>
            </w:r>
            <w:r>
              <w:rPr>
                <w:noProof/>
                <w:webHidden/>
              </w:rPr>
              <w:tab/>
            </w:r>
            <w:r>
              <w:rPr>
                <w:noProof/>
                <w:webHidden/>
              </w:rPr>
              <w:fldChar w:fldCharType="begin"/>
            </w:r>
            <w:r>
              <w:rPr>
                <w:noProof/>
                <w:webHidden/>
              </w:rPr>
              <w:instrText xml:space="preserve"> PAGEREF _Toc219458185 \h </w:instrText>
            </w:r>
            <w:r>
              <w:rPr>
                <w:noProof/>
                <w:webHidden/>
              </w:rPr>
            </w:r>
            <w:r>
              <w:rPr>
                <w:noProof/>
                <w:webHidden/>
              </w:rPr>
              <w:fldChar w:fldCharType="separate"/>
            </w:r>
            <w:r>
              <w:rPr>
                <w:noProof/>
                <w:webHidden/>
              </w:rPr>
              <w:t>14</w:t>
            </w:r>
            <w:r>
              <w:rPr>
                <w:noProof/>
                <w:webHidden/>
              </w:rPr>
              <w:fldChar w:fldCharType="end"/>
            </w:r>
          </w:hyperlink>
        </w:p>
        <w:p w14:paraId="7C754C23" w14:textId="102B5C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6" w:history="1">
            <w:r w:rsidRPr="005E2C1E">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Basic product specifications and layers</w:t>
            </w:r>
            <w:r>
              <w:rPr>
                <w:noProof/>
                <w:webHidden/>
              </w:rPr>
              <w:tab/>
            </w:r>
            <w:r>
              <w:rPr>
                <w:noProof/>
                <w:webHidden/>
              </w:rPr>
              <w:fldChar w:fldCharType="begin"/>
            </w:r>
            <w:r>
              <w:rPr>
                <w:noProof/>
                <w:webHidden/>
              </w:rPr>
              <w:instrText xml:space="preserve"> PAGEREF _Toc219458186 \h </w:instrText>
            </w:r>
            <w:r>
              <w:rPr>
                <w:noProof/>
                <w:webHidden/>
              </w:rPr>
            </w:r>
            <w:r>
              <w:rPr>
                <w:noProof/>
                <w:webHidden/>
              </w:rPr>
              <w:fldChar w:fldCharType="separate"/>
            </w:r>
            <w:r>
              <w:rPr>
                <w:noProof/>
                <w:webHidden/>
              </w:rPr>
              <w:t>14</w:t>
            </w:r>
            <w:r>
              <w:rPr>
                <w:noProof/>
                <w:webHidden/>
              </w:rPr>
              <w:fldChar w:fldCharType="end"/>
            </w:r>
          </w:hyperlink>
        </w:p>
        <w:p w14:paraId="3AF6C651" w14:textId="5CAA28C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7" w:history="1">
            <w:r w:rsidRPr="005E2C1E">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Projected Data</w:t>
            </w:r>
            <w:r>
              <w:rPr>
                <w:noProof/>
                <w:webHidden/>
              </w:rPr>
              <w:tab/>
            </w:r>
            <w:r>
              <w:rPr>
                <w:noProof/>
                <w:webHidden/>
              </w:rPr>
              <w:fldChar w:fldCharType="begin"/>
            </w:r>
            <w:r>
              <w:rPr>
                <w:noProof/>
                <w:webHidden/>
              </w:rPr>
              <w:instrText xml:space="preserve"> PAGEREF _Toc219458187 \h </w:instrText>
            </w:r>
            <w:r>
              <w:rPr>
                <w:noProof/>
                <w:webHidden/>
              </w:rPr>
            </w:r>
            <w:r>
              <w:rPr>
                <w:noProof/>
                <w:webHidden/>
              </w:rPr>
              <w:fldChar w:fldCharType="separate"/>
            </w:r>
            <w:r>
              <w:rPr>
                <w:noProof/>
                <w:webHidden/>
              </w:rPr>
              <w:t>14</w:t>
            </w:r>
            <w:r>
              <w:rPr>
                <w:noProof/>
                <w:webHidden/>
              </w:rPr>
              <w:fldChar w:fldCharType="end"/>
            </w:r>
          </w:hyperlink>
        </w:p>
        <w:p w14:paraId="2822D5B0" w14:textId="70DDFB2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8" w:history="1">
            <w:r w:rsidRPr="005E2C1E">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Other data products</w:t>
            </w:r>
            <w:r>
              <w:rPr>
                <w:noProof/>
                <w:webHidden/>
              </w:rPr>
              <w:tab/>
            </w:r>
            <w:r>
              <w:rPr>
                <w:noProof/>
                <w:webHidden/>
              </w:rPr>
              <w:fldChar w:fldCharType="begin"/>
            </w:r>
            <w:r>
              <w:rPr>
                <w:noProof/>
                <w:webHidden/>
              </w:rPr>
              <w:instrText xml:space="preserve"> PAGEREF _Toc219458188 \h </w:instrText>
            </w:r>
            <w:r>
              <w:rPr>
                <w:noProof/>
                <w:webHidden/>
              </w:rPr>
            </w:r>
            <w:r>
              <w:rPr>
                <w:noProof/>
                <w:webHidden/>
              </w:rPr>
              <w:fldChar w:fldCharType="separate"/>
            </w:r>
            <w:r>
              <w:rPr>
                <w:noProof/>
                <w:webHidden/>
              </w:rPr>
              <w:t>14</w:t>
            </w:r>
            <w:r>
              <w:rPr>
                <w:noProof/>
                <w:webHidden/>
              </w:rPr>
              <w:fldChar w:fldCharType="end"/>
            </w:r>
          </w:hyperlink>
        </w:p>
        <w:p w14:paraId="5B6C869F" w14:textId="7A2DDA4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9" w:history="1">
            <w:r w:rsidRPr="005E2C1E">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Data layers in Display Base and Standard Display</w:t>
            </w:r>
            <w:r>
              <w:rPr>
                <w:noProof/>
                <w:webHidden/>
              </w:rPr>
              <w:tab/>
            </w:r>
            <w:r>
              <w:rPr>
                <w:noProof/>
                <w:webHidden/>
              </w:rPr>
              <w:fldChar w:fldCharType="begin"/>
            </w:r>
            <w:r>
              <w:rPr>
                <w:noProof/>
                <w:webHidden/>
              </w:rPr>
              <w:instrText xml:space="preserve"> PAGEREF _Toc219458189 \h </w:instrText>
            </w:r>
            <w:r>
              <w:rPr>
                <w:noProof/>
                <w:webHidden/>
              </w:rPr>
            </w:r>
            <w:r>
              <w:rPr>
                <w:noProof/>
                <w:webHidden/>
              </w:rPr>
              <w:fldChar w:fldCharType="separate"/>
            </w:r>
            <w:r>
              <w:rPr>
                <w:noProof/>
                <w:webHidden/>
              </w:rPr>
              <w:t>15</w:t>
            </w:r>
            <w:r>
              <w:rPr>
                <w:noProof/>
                <w:webHidden/>
              </w:rPr>
              <w:fldChar w:fldCharType="end"/>
            </w:r>
          </w:hyperlink>
        </w:p>
        <w:p w14:paraId="6D7558C0" w14:textId="093A505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0" w:history="1">
            <w:r w:rsidRPr="005E2C1E">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Mitigation of data overload</w:t>
            </w:r>
            <w:r>
              <w:rPr>
                <w:noProof/>
                <w:webHidden/>
              </w:rPr>
              <w:tab/>
            </w:r>
            <w:r>
              <w:rPr>
                <w:noProof/>
                <w:webHidden/>
              </w:rPr>
              <w:fldChar w:fldCharType="begin"/>
            </w:r>
            <w:r>
              <w:rPr>
                <w:noProof/>
                <w:webHidden/>
              </w:rPr>
              <w:instrText xml:space="preserve"> PAGEREF _Toc219458190 \h </w:instrText>
            </w:r>
            <w:r>
              <w:rPr>
                <w:noProof/>
                <w:webHidden/>
              </w:rPr>
            </w:r>
            <w:r>
              <w:rPr>
                <w:noProof/>
                <w:webHidden/>
              </w:rPr>
              <w:fldChar w:fldCharType="separate"/>
            </w:r>
            <w:r>
              <w:rPr>
                <w:noProof/>
                <w:webHidden/>
              </w:rPr>
              <w:t>15</w:t>
            </w:r>
            <w:r>
              <w:rPr>
                <w:noProof/>
                <w:webHidden/>
              </w:rPr>
              <w:fldChar w:fldCharType="end"/>
            </w:r>
          </w:hyperlink>
        </w:p>
        <w:p w14:paraId="49DAB988" w14:textId="3572190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91" w:history="1">
            <w:r w:rsidRPr="005E2C1E">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Portrayal Process, Catalogue Elements, and Alerting</w:t>
            </w:r>
            <w:r>
              <w:rPr>
                <w:noProof/>
                <w:webHidden/>
              </w:rPr>
              <w:tab/>
            </w:r>
            <w:r>
              <w:rPr>
                <w:noProof/>
                <w:webHidden/>
              </w:rPr>
              <w:fldChar w:fldCharType="begin"/>
            </w:r>
            <w:r>
              <w:rPr>
                <w:noProof/>
                <w:webHidden/>
              </w:rPr>
              <w:instrText xml:space="preserve"> PAGEREF _Toc219458191 \h </w:instrText>
            </w:r>
            <w:r>
              <w:rPr>
                <w:noProof/>
                <w:webHidden/>
              </w:rPr>
            </w:r>
            <w:r>
              <w:rPr>
                <w:noProof/>
                <w:webHidden/>
              </w:rPr>
              <w:fldChar w:fldCharType="separate"/>
            </w:r>
            <w:r>
              <w:rPr>
                <w:noProof/>
                <w:webHidden/>
              </w:rPr>
              <w:t>15</w:t>
            </w:r>
            <w:r>
              <w:rPr>
                <w:noProof/>
                <w:webHidden/>
              </w:rPr>
              <w:fldChar w:fldCharType="end"/>
            </w:r>
          </w:hyperlink>
        </w:p>
        <w:p w14:paraId="670C72F1" w14:textId="2E697E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2" w:history="1">
            <w:r w:rsidRPr="005E2C1E">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Overview of the portrayal process</w:t>
            </w:r>
            <w:r>
              <w:rPr>
                <w:noProof/>
                <w:webHidden/>
              </w:rPr>
              <w:tab/>
            </w:r>
            <w:r>
              <w:rPr>
                <w:noProof/>
                <w:webHidden/>
              </w:rPr>
              <w:fldChar w:fldCharType="begin"/>
            </w:r>
            <w:r>
              <w:rPr>
                <w:noProof/>
                <w:webHidden/>
              </w:rPr>
              <w:instrText xml:space="preserve"> PAGEREF _Toc219458192 \h </w:instrText>
            </w:r>
            <w:r>
              <w:rPr>
                <w:noProof/>
                <w:webHidden/>
              </w:rPr>
            </w:r>
            <w:r>
              <w:rPr>
                <w:noProof/>
                <w:webHidden/>
              </w:rPr>
              <w:fldChar w:fldCharType="separate"/>
            </w:r>
            <w:r>
              <w:rPr>
                <w:noProof/>
                <w:webHidden/>
              </w:rPr>
              <w:t>15</w:t>
            </w:r>
            <w:r>
              <w:rPr>
                <w:noProof/>
                <w:webHidden/>
              </w:rPr>
              <w:fldChar w:fldCharType="end"/>
            </w:r>
          </w:hyperlink>
        </w:p>
        <w:p w14:paraId="63A26DE7" w14:textId="1DCBDD36"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3" w:history="1">
            <w:r w:rsidRPr="005E2C1E">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of S-100 Portrayal</w:t>
            </w:r>
            <w:r>
              <w:rPr>
                <w:noProof/>
                <w:webHidden/>
              </w:rPr>
              <w:tab/>
            </w:r>
            <w:r>
              <w:rPr>
                <w:noProof/>
                <w:webHidden/>
              </w:rPr>
              <w:fldChar w:fldCharType="begin"/>
            </w:r>
            <w:r>
              <w:rPr>
                <w:noProof/>
                <w:webHidden/>
              </w:rPr>
              <w:instrText xml:space="preserve"> PAGEREF _Toc219458193 \h </w:instrText>
            </w:r>
            <w:r>
              <w:rPr>
                <w:noProof/>
                <w:webHidden/>
              </w:rPr>
            </w:r>
            <w:r>
              <w:rPr>
                <w:noProof/>
                <w:webHidden/>
              </w:rPr>
              <w:fldChar w:fldCharType="separate"/>
            </w:r>
            <w:r>
              <w:rPr>
                <w:noProof/>
                <w:webHidden/>
              </w:rPr>
              <w:t>15</w:t>
            </w:r>
            <w:r>
              <w:rPr>
                <w:noProof/>
                <w:webHidden/>
              </w:rPr>
              <w:fldChar w:fldCharType="end"/>
            </w:r>
          </w:hyperlink>
        </w:p>
        <w:p w14:paraId="695F1566" w14:textId="54A5CF9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4" w:history="1">
            <w:r w:rsidRPr="005E2C1E">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Pixmaps</w:t>
            </w:r>
            <w:r>
              <w:rPr>
                <w:noProof/>
                <w:webHidden/>
              </w:rPr>
              <w:tab/>
            </w:r>
            <w:r>
              <w:rPr>
                <w:noProof/>
                <w:webHidden/>
              </w:rPr>
              <w:fldChar w:fldCharType="begin"/>
            </w:r>
            <w:r>
              <w:rPr>
                <w:noProof/>
                <w:webHidden/>
              </w:rPr>
              <w:instrText xml:space="preserve"> PAGEREF _Toc219458194 \h </w:instrText>
            </w:r>
            <w:r>
              <w:rPr>
                <w:noProof/>
                <w:webHidden/>
              </w:rPr>
            </w:r>
            <w:r>
              <w:rPr>
                <w:noProof/>
                <w:webHidden/>
              </w:rPr>
              <w:fldChar w:fldCharType="separate"/>
            </w:r>
            <w:r>
              <w:rPr>
                <w:noProof/>
                <w:webHidden/>
              </w:rPr>
              <w:t>16</w:t>
            </w:r>
            <w:r>
              <w:rPr>
                <w:noProof/>
                <w:webHidden/>
              </w:rPr>
              <w:fldChar w:fldCharType="end"/>
            </w:r>
          </w:hyperlink>
        </w:p>
        <w:p w14:paraId="7FC4EC20" w14:textId="2B54F05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5" w:history="1">
            <w:r w:rsidRPr="005E2C1E">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coding scheme</w:t>
            </w:r>
            <w:r>
              <w:rPr>
                <w:noProof/>
                <w:webHidden/>
              </w:rPr>
              <w:tab/>
            </w:r>
            <w:r>
              <w:rPr>
                <w:noProof/>
                <w:webHidden/>
              </w:rPr>
              <w:fldChar w:fldCharType="begin"/>
            </w:r>
            <w:r>
              <w:rPr>
                <w:noProof/>
                <w:webHidden/>
              </w:rPr>
              <w:instrText xml:space="preserve"> PAGEREF _Toc219458195 \h </w:instrText>
            </w:r>
            <w:r>
              <w:rPr>
                <w:noProof/>
                <w:webHidden/>
              </w:rPr>
            </w:r>
            <w:r>
              <w:rPr>
                <w:noProof/>
                <w:webHidden/>
              </w:rPr>
              <w:fldChar w:fldCharType="separate"/>
            </w:r>
            <w:r>
              <w:rPr>
                <w:noProof/>
                <w:webHidden/>
              </w:rPr>
              <w:t>16</w:t>
            </w:r>
            <w:r>
              <w:rPr>
                <w:noProof/>
                <w:webHidden/>
              </w:rPr>
              <w:fldChar w:fldCharType="end"/>
            </w:r>
          </w:hyperlink>
        </w:p>
        <w:p w14:paraId="40A3946A" w14:textId="03A222B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6" w:history="1">
            <w:r w:rsidRPr="005E2C1E">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Symbols</w:t>
            </w:r>
            <w:r>
              <w:rPr>
                <w:noProof/>
                <w:webHidden/>
              </w:rPr>
              <w:tab/>
            </w:r>
            <w:r>
              <w:rPr>
                <w:noProof/>
                <w:webHidden/>
              </w:rPr>
              <w:fldChar w:fldCharType="begin"/>
            </w:r>
            <w:r>
              <w:rPr>
                <w:noProof/>
                <w:webHidden/>
              </w:rPr>
              <w:instrText xml:space="preserve"> PAGEREF _Toc219458196 \h </w:instrText>
            </w:r>
            <w:r>
              <w:rPr>
                <w:noProof/>
                <w:webHidden/>
              </w:rPr>
            </w:r>
            <w:r>
              <w:rPr>
                <w:noProof/>
                <w:webHidden/>
              </w:rPr>
              <w:fldChar w:fldCharType="separate"/>
            </w:r>
            <w:r>
              <w:rPr>
                <w:noProof/>
                <w:webHidden/>
              </w:rPr>
              <w:t>16</w:t>
            </w:r>
            <w:r>
              <w:rPr>
                <w:noProof/>
                <w:webHidden/>
              </w:rPr>
              <w:fldChar w:fldCharType="end"/>
            </w:r>
          </w:hyperlink>
        </w:p>
        <w:p w14:paraId="5E818C09" w14:textId="45305F3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7" w:history="1">
            <w:r w:rsidRPr="005E2C1E">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Area fills</w:t>
            </w:r>
            <w:r>
              <w:rPr>
                <w:noProof/>
                <w:webHidden/>
              </w:rPr>
              <w:tab/>
            </w:r>
            <w:r>
              <w:rPr>
                <w:noProof/>
                <w:webHidden/>
              </w:rPr>
              <w:fldChar w:fldCharType="begin"/>
            </w:r>
            <w:r>
              <w:rPr>
                <w:noProof/>
                <w:webHidden/>
              </w:rPr>
              <w:instrText xml:space="preserve"> PAGEREF _Toc219458197 \h </w:instrText>
            </w:r>
            <w:r>
              <w:rPr>
                <w:noProof/>
                <w:webHidden/>
              </w:rPr>
            </w:r>
            <w:r>
              <w:rPr>
                <w:noProof/>
                <w:webHidden/>
              </w:rPr>
              <w:fldChar w:fldCharType="separate"/>
            </w:r>
            <w:r>
              <w:rPr>
                <w:noProof/>
                <w:webHidden/>
              </w:rPr>
              <w:t>16</w:t>
            </w:r>
            <w:r>
              <w:rPr>
                <w:noProof/>
                <w:webHidden/>
              </w:rPr>
              <w:fldChar w:fldCharType="end"/>
            </w:r>
          </w:hyperlink>
        </w:p>
        <w:p w14:paraId="2AE613D5" w14:textId="050B638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8" w:history="1">
            <w:r w:rsidRPr="005E2C1E">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Line styles</w:t>
            </w:r>
            <w:r>
              <w:rPr>
                <w:noProof/>
                <w:webHidden/>
              </w:rPr>
              <w:tab/>
            </w:r>
            <w:r>
              <w:rPr>
                <w:noProof/>
                <w:webHidden/>
              </w:rPr>
              <w:fldChar w:fldCharType="begin"/>
            </w:r>
            <w:r>
              <w:rPr>
                <w:noProof/>
                <w:webHidden/>
              </w:rPr>
              <w:instrText xml:space="preserve"> PAGEREF _Toc219458198 \h </w:instrText>
            </w:r>
            <w:r>
              <w:rPr>
                <w:noProof/>
                <w:webHidden/>
              </w:rPr>
            </w:r>
            <w:r>
              <w:rPr>
                <w:noProof/>
                <w:webHidden/>
              </w:rPr>
              <w:fldChar w:fldCharType="separate"/>
            </w:r>
            <w:r>
              <w:rPr>
                <w:noProof/>
                <w:webHidden/>
              </w:rPr>
              <w:t>16</w:t>
            </w:r>
            <w:r>
              <w:rPr>
                <w:noProof/>
                <w:webHidden/>
              </w:rPr>
              <w:fldChar w:fldCharType="end"/>
            </w:r>
          </w:hyperlink>
        </w:p>
        <w:p w14:paraId="57938EB2" w14:textId="74EB5C2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9" w:history="1">
            <w:r w:rsidRPr="005E2C1E">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Shared Edges.</w:t>
            </w:r>
            <w:r>
              <w:rPr>
                <w:noProof/>
                <w:webHidden/>
              </w:rPr>
              <w:tab/>
            </w:r>
            <w:r>
              <w:rPr>
                <w:noProof/>
                <w:webHidden/>
              </w:rPr>
              <w:fldChar w:fldCharType="begin"/>
            </w:r>
            <w:r>
              <w:rPr>
                <w:noProof/>
                <w:webHidden/>
              </w:rPr>
              <w:instrText xml:space="preserve"> PAGEREF _Toc219458199 \h </w:instrText>
            </w:r>
            <w:r>
              <w:rPr>
                <w:noProof/>
                <w:webHidden/>
              </w:rPr>
            </w:r>
            <w:r>
              <w:rPr>
                <w:noProof/>
                <w:webHidden/>
              </w:rPr>
              <w:fldChar w:fldCharType="separate"/>
            </w:r>
            <w:r>
              <w:rPr>
                <w:noProof/>
                <w:webHidden/>
              </w:rPr>
              <w:t>16</w:t>
            </w:r>
            <w:r>
              <w:rPr>
                <w:noProof/>
                <w:webHidden/>
              </w:rPr>
              <w:fldChar w:fldCharType="end"/>
            </w:r>
          </w:hyperlink>
        </w:p>
        <w:p w14:paraId="52D624F8" w14:textId="51D9E5E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0" w:history="1">
            <w:r w:rsidRPr="005E2C1E">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Text</w:t>
            </w:r>
            <w:r>
              <w:rPr>
                <w:noProof/>
                <w:webHidden/>
              </w:rPr>
              <w:tab/>
            </w:r>
            <w:r>
              <w:rPr>
                <w:noProof/>
                <w:webHidden/>
              </w:rPr>
              <w:fldChar w:fldCharType="begin"/>
            </w:r>
            <w:r>
              <w:rPr>
                <w:noProof/>
                <w:webHidden/>
              </w:rPr>
              <w:instrText xml:space="preserve"> PAGEREF _Toc219458200 \h </w:instrText>
            </w:r>
            <w:r>
              <w:rPr>
                <w:noProof/>
                <w:webHidden/>
              </w:rPr>
            </w:r>
            <w:r>
              <w:rPr>
                <w:noProof/>
                <w:webHidden/>
              </w:rPr>
              <w:fldChar w:fldCharType="separate"/>
            </w:r>
            <w:r>
              <w:rPr>
                <w:noProof/>
                <w:webHidden/>
              </w:rPr>
              <w:t>17</w:t>
            </w:r>
            <w:r>
              <w:rPr>
                <w:noProof/>
                <w:webHidden/>
              </w:rPr>
              <w:fldChar w:fldCharType="end"/>
            </w:r>
          </w:hyperlink>
        </w:p>
        <w:p w14:paraId="7C5523EB" w14:textId="078DA5B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1" w:history="1">
            <w:r w:rsidRPr="005E2C1E">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Style sheets</w:t>
            </w:r>
            <w:r>
              <w:rPr>
                <w:noProof/>
                <w:webHidden/>
              </w:rPr>
              <w:tab/>
            </w:r>
            <w:r>
              <w:rPr>
                <w:noProof/>
                <w:webHidden/>
              </w:rPr>
              <w:fldChar w:fldCharType="begin"/>
            </w:r>
            <w:r>
              <w:rPr>
                <w:noProof/>
                <w:webHidden/>
              </w:rPr>
              <w:instrText xml:space="preserve"> PAGEREF _Toc219458201 \h </w:instrText>
            </w:r>
            <w:r>
              <w:rPr>
                <w:noProof/>
                <w:webHidden/>
              </w:rPr>
            </w:r>
            <w:r>
              <w:rPr>
                <w:noProof/>
                <w:webHidden/>
              </w:rPr>
              <w:fldChar w:fldCharType="separate"/>
            </w:r>
            <w:r>
              <w:rPr>
                <w:noProof/>
                <w:webHidden/>
              </w:rPr>
              <w:t>17</w:t>
            </w:r>
            <w:r>
              <w:rPr>
                <w:noProof/>
                <w:webHidden/>
              </w:rPr>
              <w:fldChar w:fldCharType="end"/>
            </w:r>
          </w:hyperlink>
        </w:p>
        <w:p w14:paraId="694FE8CD" w14:textId="3220239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2" w:history="1">
            <w:r w:rsidRPr="005E2C1E">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planes</w:t>
            </w:r>
            <w:r>
              <w:rPr>
                <w:noProof/>
                <w:webHidden/>
              </w:rPr>
              <w:tab/>
            </w:r>
            <w:r>
              <w:rPr>
                <w:noProof/>
                <w:webHidden/>
              </w:rPr>
              <w:fldChar w:fldCharType="begin"/>
            </w:r>
            <w:r>
              <w:rPr>
                <w:noProof/>
                <w:webHidden/>
              </w:rPr>
              <w:instrText xml:space="preserve"> PAGEREF _Toc219458202 \h </w:instrText>
            </w:r>
            <w:r>
              <w:rPr>
                <w:noProof/>
                <w:webHidden/>
              </w:rPr>
            </w:r>
            <w:r>
              <w:rPr>
                <w:noProof/>
                <w:webHidden/>
              </w:rPr>
              <w:fldChar w:fldCharType="separate"/>
            </w:r>
            <w:r>
              <w:rPr>
                <w:noProof/>
                <w:webHidden/>
              </w:rPr>
              <w:t>17</w:t>
            </w:r>
            <w:r>
              <w:rPr>
                <w:noProof/>
                <w:webHidden/>
              </w:rPr>
              <w:fldChar w:fldCharType="end"/>
            </w:r>
          </w:hyperlink>
        </w:p>
        <w:p w14:paraId="39A2F92F" w14:textId="0C1747D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3" w:history="1">
            <w:r w:rsidRPr="005E2C1E">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(drawing) priorities</w:t>
            </w:r>
            <w:r>
              <w:rPr>
                <w:noProof/>
                <w:webHidden/>
              </w:rPr>
              <w:tab/>
            </w:r>
            <w:r>
              <w:rPr>
                <w:noProof/>
                <w:webHidden/>
              </w:rPr>
              <w:fldChar w:fldCharType="begin"/>
            </w:r>
            <w:r>
              <w:rPr>
                <w:noProof/>
                <w:webHidden/>
              </w:rPr>
              <w:instrText xml:space="preserve"> PAGEREF _Toc219458203 \h </w:instrText>
            </w:r>
            <w:r>
              <w:rPr>
                <w:noProof/>
                <w:webHidden/>
              </w:rPr>
            </w:r>
            <w:r>
              <w:rPr>
                <w:noProof/>
                <w:webHidden/>
              </w:rPr>
              <w:fldChar w:fldCharType="separate"/>
            </w:r>
            <w:r>
              <w:rPr>
                <w:noProof/>
                <w:webHidden/>
              </w:rPr>
              <w:t>18</w:t>
            </w:r>
            <w:r>
              <w:rPr>
                <w:noProof/>
                <w:webHidden/>
              </w:rPr>
              <w:fldChar w:fldCharType="end"/>
            </w:r>
          </w:hyperlink>
        </w:p>
        <w:p w14:paraId="3C3E4B74" w14:textId="333A81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4" w:history="1">
            <w:r w:rsidRPr="005E2C1E">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groups</w:t>
            </w:r>
            <w:r>
              <w:rPr>
                <w:noProof/>
                <w:webHidden/>
              </w:rPr>
              <w:tab/>
            </w:r>
            <w:r>
              <w:rPr>
                <w:noProof/>
                <w:webHidden/>
              </w:rPr>
              <w:fldChar w:fldCharType="begin"/>
            </w:r>
            <w:r>
              <w:rPr>
                <w:noProof/>
                <w:webHidden/>
              </w:rPr>
              <w:instrText xml:space="preserve"> PAGEREF _Toc219458204 \h </w:instrText>
            </w:r>
            <w:r>
              <w:rPr>
                <w:noProof/>
                <w:webHidden/>
              </w:rPr>
            </w:r>
            <w:r>
              <w:rPr>
                <w:noProof/>
                <w:webHidden/>
              </w:rPr>
              <w:fldChar w:fldCharType="separate"/>
            </w:r>
            <w:r>
              <w:rPr>
                <w:noProof/>
                <w:webHidden/>
              </w:rPr>
              <w:t>18</w:t>
            </w:r>
            <w:r>
              <w:rPr>
                <w:noProof/>
                <w:webHidden/>
              </w:rPr>
              <w:fldChar w:fldCharType="end"/>
            </w:r>
          </w:hyperlink>
        </w:p>
        <w:p w14:paraId="3CE170A4" w14:textId="44FE04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5" w:history="1">
            <w:r w:rsidRPr="005E2C1E">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 layers</w:t>
            </w:r>
            <w:r>
              <w:rPr>
                <w:noProof/>
                <w:webHidden/>
              </w:rPr>
              <w:tab/>
            </w:r>
            <w:r>
              <w:rPr>
                <w:noProof/>
                <w:webHidden/>
              </w:rPr>
              <w:fldChar w:fldCharType="begin"/>
            </w:r>
            <w:r>
              <w:rPr>
                <w:noProof/>
                <w:webHidden/>
              </w:rPr>
              <w:instrText xml:space="preserve"> PAGEREF _Toc219458205 \h </w:instrText>
            </w:r>
            <w:r>
              <w:rPr>
                <w:noProof/>
                <w:webHidden/>
              </w:rPr>
            </w:r>
            <w:r>
              <w:rPr>
                <w:noProof/>
                <w:webHidden/>
              </w:rPr>
              <w:fldChar w:fldCharType="separate"/>
            </w:r>
            <w:r>
              <w:rPr>
                <w:noProof/>
                <w:webHidden/>
              </w:rPr>
              <w:t>18</w:t>
            </w:r>
            <w:r>
              <w:rPr>
                <w:noProof/>
                <w:webHidden/>
              </w:rPr>
              <w:fldChar w:fldCharType="end"/>
            </w:r>
          </w:hyperlink>
        </w:p>
        <w:p w14:paraId="2FAB12B4" w14:textId="3B1464D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6" w:history="1">
            <w:r w:rsidRPr="005E2C1E">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modes</w:t>
            </w:r>
            <w:r>
              <w:rPr>
                <w:noProof/>
                <w:webHidden/>
              </w:rPr>
              <w:tab/>
            </w:r>
            <w:r>
              <w:rPr>
                <w:noProof/>
                <w:webHidden/>
              </w:rPr>
              <w:fldChar w:fldCharType="begin"/>
            </w:r>
            <w:r>
              <w:rPr>
                <w:noProof/>
                <w:webHidden/>
              </w:rPr>
              <w:instrText xml:space="preserve"> PAGEREF _Toc219458206 \h </w:instrText>
            </w:r>
            <w:r>
              <w:rPr>
                <w:noProof/>
                <w:webHidden/>
              </w:rPr>
            </w:r>
            <w:r>
              <w:rPr>
                <w:noProof/>
                <w:webHidden/>
              </w:rPr>
              <w:fldChar w:fldCharType="separate"/>
            </w:r>
            <w:r>
              <w:rPr>
                <w:noProof/>
                <w:webHidden/>
              </w:rPr>
              <w:t>18</w:t>
            </w:r>
            <w:r>
              <w:rPr>
                <w:noProof/>
                <w:webHidden/>
              </w:rPr>
              <w:fldChar w:fldCharType="end"/>
            </w:r>
          </w:hyperlink>
        </w:p>
        <w:p w14:paraId="50F95609" w14:textId="1C81426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7" w:history="1">
            <w:r w:rsidRPr="005E2C1E">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Rules</w:t>
            </w:r>
            <w:r>
              <w:rPr>
                <w:noProof/>
                <w:webHidden/>
              </w:rPr>
              <w:tab/>
            </w:r>
            <w:r>
              <w:rPr>
                <w:noProof/>
                <w:webHidden/>
              </w:rPr>
              <w:fldChar w:fldCharType="begin"/>
            </w:r>
            <w:r>
              <w:rPr>
                <w:noProof/>
                <w:webHidden/>
              </w:rPr>
              <w:instrText xml:space="preserve"> PAGEREF _Toc219458207 \h </w:instrText>
            </w:r>
            <w:r>
              <w:rPr>
                <w:noProof/>
                <w:webHidden/>
              </w:rPr>
            </w:r>
            <w:r>
              <w:rPr>
                <w:noProof/>
                <w:webHidden/>
              </w:rPr>
              <w:fldChar w:fldCharType="separate"/>
            </w:r>
            <w:r>
              <w:rPr>
                <w:noProof/>
                <w:webHidden/>
              </w:rPr>
              <w:t>18</w:t>
            </w:r>
            <w:r>
              <w:rPr>
                <w:noProof/>
                <w:webHidden/>
              </w:rPr>
              <w:fldChar w:fldCharType="end"/>
            </w:r>
          </w:hyperlink>
        </w:p>
        <w:p w14:paraId="08667E86" w14:textId="30763A2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8" w:history="1">
            <w:r w:rsidRPr="005E2C1E">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Context</w:t>
            </w:r>
            <w:r>
              <w:rPr>
                <w:noProof/>
                <w:webHidden/>
              </w:rPr>
              <w:tab/>
            </w:r>
            <w:r>
              <w:rPr>
                <w:noProof/>
                <w:webHidden/>
              </w:rPr>
              <w:fldChar w:fldCharType="begin"/>
            </w:r>
            <w:r>
              <w:rPr>
                <w:noProof/>
                <w:webHidden/>
              </w:rPr>
              <w:instrText xml:space="preserve"> PAGEREF _Toc219458208 \h </w:instrText>
            </w:r>
            <w:r>
              <w:rPr>
                <w:noProof/>
                <w:webHidden/>
              </w:rPr>
            </w:r>
            <w:r>
              <w:rPr>
                <w:noProof/>
                <w:webHidden/>
              </w:rPr>
              <w:fldChar w:fldCharType="separate"/>
            </w:r>
            <w:r>
              <w:rPr>
                <w:noProof/>
                <w:webHidden/>
              </w:rPr>
              <w:t>18</w:t>
            </w:r>
            <w:r>
              <w:rPr>
                <w:noProof/>
                <w:webHidden/>
              </w:rPr>
              <w:fldChar w:fldCharType="end"/>
            </w:r>
          </w:hyperlink>
        </w:p>
        <w:p w14:paraId="5F1099B1" w14:textId="6E82D48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9" w:history="1">
            <w:r w:rsidRPr="005E2C1E">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Validity times</w:t>
            </w:r>
            <w:r>
              <w:rPr>
                <w:noProof/>
                <w:webHidden/>
              </w:rPr>
              <w:tab/>
            </w:r>
            <w:r>
              <w:rPr>
                <w:noProof/>
                <w:webHidden/>
              </w:rPr>
              <w:fldChar w:fldCharType="begin"/>
            </w:r>
            <w:r>
              <w:rPr>
                <w:noProof/>
                <w:webHidden/>
              </w:rPr>
              <w:instrText xml:space="preserve"> PAGEREF _Toc219458209 \h </w:instrText>
            </w:r>
            <w:r>
              <w:rPr>
                <w:noProof/>
                <w:webHidden/>
              </w:rPr>
            </w:r>
            <w:r>
              <w:rPr>
                <w:noProof/>
                <w:webHidden/>
              </w:rPr>
              <w:fldChar w:fldCharType="separate"/>
            </w:r>
            <w:r>
              <w:rPr>
                <w:noProof/>
                <w:webHidden/>
              </w:rPr>
              <w:t>18</w:t>
            </w:r>
            <w:r>
              <w:rPr>
                <w:noProof/>
                <w:webHidden/>
              </w:rPr>
              <w:fldChar w:fldCharType="end"/>
            </w:r>
          </w:hyperlink>
        </w:p>
        <w:p w14:paraId="1AE5124A" w14:textId="54D7B21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0" w:history="1">
            <w:r w:rsidRPr="005E2C1E">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Alerts and Indications Catalogue</w:t>
            </w:r>
            <w:r>
              <w:rPr>
                <w:noProof/>
                <w:webHidden/>
              </w:rPr>
              <w:tab/>
            </w:r>
            <w:r>
              <w:rPr>
                <w:noProof/>
                <w:webHidden/>
              </w:rPr>
              <w:fldChar w:fldCharType="begin"/>
            </w:r>
            <w:r>
              <w:rPr>
                <w:noProof/>
                <w:webHidden/>
              </w:rPr>
              <w:instrText xml:space="preserve"> PAGEREF _Toc219458210 \h </w:instrText>
            </w:r>
            <w:r>
              <w:rPr>
                <w:noProof/>
                <w:webHidden/>
              </w:rPr>
            </w:r>
            <w:r>
              <w:rPr>
                <w:noProof/>
                <w:webHidden/>
              </w:rPr>
              <w:fldChar w:fldCharType="separate"/>
            </w:r>
            <w:r>
              <w:rPr>
                <w:noProof/>
                <w:webHidden/>
              </w:rPr>
              <w:t>18</w:t>
            </w:r>
            <w:r>
              <w:rPr>
                <w:noProof/>
                <w:webHidden/>
              </w:rPr>
              <w:fldChar w:fldCharType="end"/>
            </w:r>
          </w:hyperlink>
        </w:p>
        <w:p w14:paraId="60FB6571" w14:textId="2890B4C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11" w:history="1">
            <w:r w:rsidRPr="005E2C1E">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Organisation and Operation</w:t>
            </w:r>
            <w:r>
              <w:rPr>
                <w:noProof/>
                <w:webHidden/>
              </w:rPr>
              <w:tab/>
            </w:r>
            <w:r>
              <w:rPr>
                <w:noProof/>
                <w:webHidden/>
              </w:rPr>
              <w:fldChar w:fldCharType="begin"/>
            </w:r>
            <w:r>
              <w:rPr>
                <w:noProof/>
                <w:webHidden/>
              </w:rPr>
              <w:instrText xml:space="preserve"> PAGEREF _Toc219458211 \h </w:instrText>
            </w:r>
            <w:r>
              <w:rPr>
                <w:noProof/>
                <w:webHidden/>
              </w:rPr>
            </w:r>
            <w:r>
              <w:rPr>
                <w:noProof/>
                <w:webHidden/>
              </w:rPr>
              <w:fldChar w:fldCharType="separate"/>
            </w:r>
            <w:r>
              <w:rPr>
                <w:noProof/>
                <w:webHidden/>
              </w:rPr>
              <w:t>19</w:t>
            </w:r>
            <w:r>
              <w:rPr>
                <w:noProof/>
                <w:webHidden/>
              </w:rPr>
              <w:fldChar w:fldCharType="end"/>
            </w:r>
          </w:hyperlink>
        </w:p>
        <w:p w14:paraId="276F819C" w14:textId="4AD7EBC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2" w:history="1">
            <w:r w:rsidRPr="005E2C1E">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non-S-100 information</w:t>
            </w:r>
            <w:r>
              <w:rPr>
                <w:noProof/>
                <w:webHidden/>
              </w:rPr>
              <w:tab/>
            </w:r>
            <w:r>
              <w:rPr>
                <w:noProof/>
                <w:webHidden/>
              </w:rPr>
              <w:fldChar w:fldCharType="begin"/>
            </w:r>
            <w:r>
              <w:rPr>
                <w:noProof/>
                <w:webHidden/>
              </w:rPr>
              <w:instrText xml:space="preserve"> PAGEREF _Toc219458212 \h </w:instrText>
            </w:r>
            <w:r>
              <w:rPr>
                <w:noProof/>
                <w:webHidden/>
              </w:rPr>
            </w:r>
            <w:r>
              <w:rPr>
                <w:noProof/>
                <w:webHidden/>
              </w:rPr>
              <w:fldChar w:fldCharType="separate"/>
            </w:r>
            <w:r>
              <w:rPr>
                <w:noProof/>
                <w:webHidden/>
              </w:rPr>
              <w:t>19</w:t>
            </w:r>
            <w:r>
              <w:rPr>
                <w:noProof/>
                <w:webHidden/>
              </w:rPr>
              <w:fldChar w:fldCharType="end"/>
            </w:r>
          </w:hyperlink>
        </w:p>
        <w:p w14:paraId="7BCC042D" w14:textId="6DDC92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3" w:history="1">
            <w:r w:rsidRPr="005E2C1E">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_Toc219458213 \h </w:instrText>
            </w:r>
            <w:r>
              <w:rPr>
                <w:noProof/>
                <w:webHidden/>
              </w:rPr>
            </w:r>
            <w:r>
              <w:rPr>
                <w:noProof/>
                <w:webHidden/>
              </w:rPr>
              <w:fldChar w:fldCharType="separate"/>
            </w:r>
            <w:r>
              <w:rPr>
                <w:noProof/>
                <w:webHidden/>
              </w:rPr>
              <w:t>19</w:t>
            </w:r>
            <w:r>
              <w:rPr>
                <w:noProof/>
                <w:webHidden/>
              </w:rPr>
              <w:fldChar w:fldCharType="end"/>
            </w:r>
          </w:hyperlink>
        </w:p>
        <w:p w14:paraId="5CC92FA0" w14:textId="23B49C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4" w:history="1">
            <w:r w:rsidRPr="005E2C1E">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Supplemental display items</w:t>
            </w:r>
            <w:r>
              <w:rPr>
                <w:noProof/>
                <w:webHidden/>
              </w:rPr>
              <w:tab/>
            </w:r>
            <w:r>
              <w:rPr>
                <w:noProof/>
                <w:webHidden/>
              </w:rPr>
              <w:fldChar w:fldCharType="begin"/>
            </w:r>
            <w:r>
              <w:rPr>
                <w:noProof/>
                <w:webHidden/>
              </w:rPr>
              <w:instrText xml:space="preserve"> PAGEREF _Toc219458214 \h </w:instrText>
            </w:r>
            <w:r>
              <w:rPr>
                <w:noProof/>
                <w:webHidden/>
              </w:rPr>
            </w:r>
            <w:r>
              <w:rPr>
                <w:noProof/>
                <w:webHidden/>
              </w:rPr>
              <w:fldChar w:fldCharType="separate"/>
            </w:r>
            <w:r>
              <w:rPr>
                <w:noProof/>
                <w:webHidden/>
              </w:rPr>
              <w:t>20</w:t>
            </w:r>
            <w:r>
              <w:rPr>
                <w:noProof/>
                <w:webHidden/>
              </w:rPr>
              <w:fldChar w:fldCharType="end"/>
            </w:r>
          </w:hyperlink>
        </w:p>
        <w:p w14:paraId="2D3501F1" w14:textId="2072B5A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5" w:history="1">
            <w:r w:rsidRPr="005E2C1E">
              <w:rPr>
                <w:rStyle w:val="Hyperlink"/>
                <w:noProof/>
              </w:rPr>
              <w:t>8.1.3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Navigational Warning functions</w:t>
            </w:r>
            <w:r>
              <w:rPr>
                <w:noProof/>
                <w:webHidden/>
              </w:rPr>
              <w:tab/>
            </w:r>
            <w:r>
              <w:rPr>
                <w:noProof/>
                <w:webHidden/>
              </w:rPr>
              <w:fldChar w:fldCharType="begin"/>
            </w:r>
            <w:r>
              <w:rPr>
                <w:noProof/>
                <w:webHidden/>
              </w:rPr>
              <w:instrText xml:space="preserve"> PAGEREF _Toc219458215 \h </w:instrText>
            </w:r>
            <w:r>
              <w:rPr>
                <w:noProof/>
                <w:webHidden/>
              </w:rPr>
            </w:r>
            <w:r>
              <w:rPr>
                <w:noProof/>
                <w:webHidden/>
              </w:rPr>
              <w:fldChar w:fldCharType="separate"/>
            </w:r>
            <w:r>
              <w:rPr>
                <w:noProof/>
                <w:webHidden/>
              </w:rPr>
              <w:t>20</w:t>
            </w:r>
            <w:r>
              <w:rPr>
                <w:noProof/>
                <w:webHidden/>
              </w:rPr>
              <w:fldChar w:fldCharType="end"/>
            </w:r>
          </w:hyperlink>
        </w:p>
        <w:p w14:paraId="659834D8" w14:textId="266718F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6" w:history="1">
            <w:r w:rsidRPr="005E2C1E">
              <w:rPr>
                <w:rStyle w:val="Hyperlink"/>
                <w:noProof/>
              </w:rPr>
              <w:t>8.1.4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_Toc219458226 \h </w:instrText>
            </w:r>
            <w:r>
              <w:rPr>
                <w:noProof/>
                <w:webHidden/>
              </w:rPr>
            </w:r>
            <w:r>
              <w:rPr>
                <w:noProof/>
                <w:webHidden/>
              </w:rPr>
              <w:fldChar w:fldCharType="separate"/>
            </w:r>
            <w:r>
              <w:rPr>
                <w:noProof/>
                <w:webHidden/>
              </w:rPr>
              <w:t>20</w:t>
            </w:r>
            <w:r>
              <w:rPr>
                <w:noProof/>
                <w:webHidden/>
              </w:rPr>
              <w:fldChar w:fldCharType="end"/>
            </w:r>
          </w:hyperlink>
        </w:p>
        <w:p w14:paraId="1B302873" w14:textId="6C619F3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27" w:history="1">
            <w:r w:rsidRPr="005E2C1E">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Priority of information [Informative]</w:t>
            </w:r>
            <w:r>
              <w:rPr>
                <w:noProof/>
                <w:webHidden/>
              </w:rPr>
              <w:tab/>
            </w:r>
            <w:r>
              <w:rPr>
                <w:noProof/>
                <w:webHidden/>
              </w:rPr>
              <w:fldChar w:fldCharType="begin"/>
            </w:r>
            <w:r>
              <w:rPr>
                <w:noProof/>
                <w:webHidden/>
              </w:rPr>
              <w:instrText xml:space="preserve"> PAGEREF _Toc219458227 \h </w:instrText>
            </w:r>
            <w:r>
              <w:rPr>
                <w:noProof/>
                <w:webHidden/>
              </w:rPr>
            </w:r>
            <w:r>
              <w:rPr>
                <w:noProof/>
                <w:webHidden/>
              </w:rPr>
              <w:fldChar w:fldCharType="separate"/>
            </w:r>
            <w:r>
              <w:rPr>
                <w:noProof/>
                <w:webHidden/>
              </w:rPr>
              <w:t>20</w:t>
            </w:r>
            <w:r>
              <w:rPr>
                <w:noProof/>
                <w:webHidden/>
              </w:rPr>
              <w:fldChar w:fldCharType="end"/>
            </w:r>
          </w:hyperlink>
        </w:p>
        <w:p w14:paraId="218C7F6C" w14:textId="39D32B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8" w:history="1">
            <w:r w:rsidRPr="005E2C1E">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Priority layers</w:t>
            </w:r>
            <w:r>
              <w:rPr>
                <w:noProof/>
                <w:webHidden/>
              </w:rPr>
              <w:tab/>
            </w:r>
            <w:r>
              <w:rPr>
                <w:noProof/>
                <w:webHidden/>
              </w:rPr>
              <w:fldChar w:fldCharType="begin"/>
            </w:r>
            <w:r>
              <w:rPr>
                <w:noProof/>
                <w:webHidden/>
              </w:rPr>
              <w:instrText xml:space="preserve"> PAGEREF _Toc219458228 \h </w:instrText>
            </w:r>
            <w:r>
              <w:rPr>
                <w:noProof/>
                <w:webHidden/>
              </w:rPr>
            </w:r>
            <w:r>
              <w:rPr>
                <w:noProof/>
                <w:webHidden/>
              </w:rPr>
              <w:fldChar w:fldCharType="separate"/>
            </w:r>
            <w:r>
              <w:rPr>
                <w:noProof/>
                <w:webHidden/>
              </w:rPr>
              <w:t>20</w:t>
            </w:r>
            <w:r>
              <w:rPr>
                <w:noProof/>
                <w:webHidden/>
              </w:rPr>
              <w:fldChar w:fldCharType="end"/>
            </w:r>
          </w:hyperlink>
        </w:p>
        <w:p w14:paraId="26011C31" w14:textId="68C8B70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9" w:history="1">
            <w:r w:rsidRPr="005E2C1E">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Radar priority</w:t>
            </w:r>
            <w:r>
              <w:rPr>
                <w:noProof/>
                <w:webHidden/>
              </w:rPr>
              <w:tab/>
            </w:r>
            <w:r>
              <w:rPr>
                <w:noProof/>
                <w:webHidden/>
              </w:rPr>
              <w:fldChar w:fldCharType="begin"/>
            </w:r>
            <w:r>
              <w:rPr>
                <w:noProof/>
                <w:webHidden/>
              </w:rPr>
              <w:instrText xml:space="preserve"> PAGEREF _Toc219458229 \h </w:instrText>
            </w:r>
            <w:r>
              <w:rPr>
                <w:noProof/>
                <w:webHidden/>
              </w:rPr>
            </w:r>
            <w:r>
              <w:rPr>
                <w:noProof/>
                <w:webHidden/>
              </w:rPr>
              <w:fldChar w:fldCharType="separate"/>
            </w:r>
            <w:r>
              <w:rPr>
                <w:noProof/>
                <w:webHidden/>
              </w:rPr>
              <w:t>21</w:t>
            </w:r>
            <w:r>
              <w:rPr>
                <w:noProof/>
                <w:webHidden/>
              </w:rPr>
              <w:fldChar w:fldCharType="end"/>
            </w:r>
          </w:hyperlink>
        </w:p>
        <w:p w14:paraId="13A341FF" w14:textId="0730C8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0" w:history="1">
            <w:r w:rsidRPr="005E2C1E">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ECDIS updates</w:t>
            </w:r>
            <w:r>
              <w:rPr>
                <w:noProof/>
                <w:webHidden/>
              </w:rPr>
              <w:tab/>
            </w:r>
            <w:r>
              <w:rPr>
                <w:noProof/>
                <w:webHidden/>
              </w:rPr>
              <w:fldChar w:fldCharType="begin"/>
            </w:r>
            <w:r>
              <w:rPr>
                <w:noProof/>
                <w:webHidden/>
              </w:rPr>
              <w:instrText xml:space="preserve"> PAGEREF _Toc219458230 \h </w:instrText>
            </w:r>
            <w:r>
              <w:rPr>
                <w:noProof/>
                <w:webHidden/>
              </w:rPr>
            </w:r>
            <w:r>
              <w:rPr>
                <w:noProof/>
                <w:webHidden/>
              </w:rPr>
              <w:fldChar w:fldCharType="separate"/>
            </w:r>
            <w:r>
              <w:rPr>
                <w:noProof/>
                <w:webHidden/>
              </w:rPr>
              <w:t>21</w:t>
            </w:r>
            <w:r>
              <w:rPr>
                <w:noProof/>
                <w:webHidden/>
              </w:rPr>
              <w:fldChar w:fldCharType="end"/>
            </w:r>
          </w:hyperlink>
        </w:p>
        <w:p w14:paraId="79277DF8" w14:textId="1465EA5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1" w:history="1">
            <w:r w:rsidRPr="005E2C1E">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functions</w:t>
            </w:r>
            <w:r>
              <w:rPr>
                <w:noProof/>
                <w:webHidden/>
              </w:rPr>
              <w:tab/>
            </w:r>
            <w:r>
              <w:rPr>
                <w:noProof/>
                <w:webHidden/>
              </w:rPr>
              <w:fldChar w:fldCharType="begin"/>
            </w:r>
            <w:r>
              <w:rPr>
                <w:noProof/>
                <w:webHidden/>
              </w:rPr>
              <w:instrText xml:space="preserve"> PAGEREF _Toc219458231 \h </w:instrText>
            </w:r>
            <w:r>
              <w:rPr>
                <w:noProof/>
                <w:webHidden/>
              </w:rPr>
            </w:r>
            <w:r>
              <w:rPr>
                <w:noProof/>
                <w:webHidden/>
              </w:rPr>
              <w:fldChar w:fldCharType="separate"/>
            </w:r>
            <w:r>
              <w:rPr>
                <w:noProof/>
                <w:webHidden/>
              </w:rPr>
              <w:t>21</w:t>
            </w:r>
            <w:r>
              <w:rPr>
                <w:noProof/>
                <w:webHidden/>
              </w:rPr>
              <w:fldChar w:fldCharType="end"/>
            </w:r>
          </w:hyperlink>
        </w:p>
        <w:p w14:paraId="7B1884FB" w14:textId="4BA3C3E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32" w:history="1">
            <w:r w:rsidRPr="005E2C1E">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General Rules for Symbols and Text</w:t>
            </w:r>
            <w:r>
              <w:rPr>
                <w:noProof/>
                <w:webHidden/>
              </w:rPr>
              <w:tab/>
            </w:r>
            <w:r>
              <w:rPr>
                <w:noProof/>
                <w:webHidden/>
              </w:rPr>
              <w:fldChar w:fldCharType="begin"/>
            </w:r>
            <w:r>
              <w:rPr>
                <w:noProof/>
                <w:webHidden/>
              </w:rPr>
              <w:instrText xml:space="preserve"> PAGEREF _Toc219458232 \h </w:instrText>
            </w:r>
            <w:r>
              <w:rPr>
                <w:noProof/>
                <w:webHidden/>
              </w:rPr>
            </w:r>
            <w:r>
              <w:rPr>
                <w:noProof/>
                <w:webHidden/>
              </w:rPr>
              <w:fldChar w:fldCharType="separate"/>
            </w:r>
            <w:r>
              <w:rPr>
                <w:noProof/>
                <w:webHidden/>
              </w:rPr>
              <w:t>21</w:t>
            </w:r>
            <w:r>
              <w:rPr>
                <w:noProof/>
                <w:webHidden/>
              </w:rPr>
              <w:fldChar w:fldCharType="end"/>
            </w:r>
          </w:hyperlink>
        </w:p>
        <w:p w14:paraId="76B294FB" w14:textId="71CDE4D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3" w:history="1">
            <w:r w:rsidRPr="005E2C1E">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Symbol Specifications</w:t>
            </w:r>
            <w:r>
              <w:rPr>
                <w:noProof/>
                <w:webHidden/>
              </w:rPr>
              <w:tab/>
            </w:r>
            <w:r>
              <w:rPr>
                <w:noProof/>
                <w:webHidden/>
              </w:rPr>
              <w:fldChar w:fldCharType="begin"/>
            </w:r>
            <w:r>
              <w:rPr>
                <w:noProof/>
                <w:webHidden/>
              </w:rPr>
              <w:instrText xml:space="preserve"> PAGEREF _Toc219458233 \h </w:instrText>
            </w:r>
            <w:r>
              <w:rPr>
                <w:noProof/>
                <w:webHidden/>
              </w:rPr>
            </w:r>
            <w:r>
              <w:rPr>
                <w:noProof/>
                <w:webHidden/>
              </w:rPr>
              <w:fldChar w:fldCharType="separate"/>
            </w:r>
            <w:r>
              <w:rPr>
                <w:noProof/>
                <w:webHidden/>
              </w:rPr>
              <w:t>21</w:t>
            </w:r>
            <w:r>
              <w:rPr>
                <w:noProof/>
                <w:webHidden/>
              </w:rPr>
              <w:fldChar w:fldCharType="end"/>
            </w:r>
          </w:hyperlink>
        </w:p>
        <w:p w14:paraId="3C0A4E81" w14:textId="24F530F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4" w:history="1">
            <w:r w:rsidRPr="005E2C1E">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Reproduction of lines, symbols and text</w:t>
            </w:r>
            <w:r>
              <w:rPr>
                <w:noProof/>
                <w:webHidden/>
              </w:rPr>
              <w:tab/>
            </w:r>
            <w:r>
              <w:rPr>
                <w:noProof/>
                <w:webHidden/>
              </w:rPr>
              <w:fldChar w:fldCharType="begin"/>
            </w:r>
            <w:r>
              <w:rPr>
                <w:noProof/>
                <w:webHidden/>
              </w:rPr>
              <w:instrText xml:space="preserve"> PAGEREF _Toc219458234 \h </w:instrText>
            </w:r>
            <w:r>
              <w:rPr>
                <w:noProof/>
                <w:webHidden/>
              </w:rPr>
            </w:r>
            <w:r>
              <w:rPr>
                <w:noProof/>
                <w:webHidden/>
              </w:rPr>
              <w:fldChar w:fldCharType="separate"/>
            </w:r>
            <w:r>
              <w:rPr>
                <w:noProof/>
                <w:webHidden/>
              </w:rPr>
              <w:t>21</w:t>
            </w:r>
            <w:r>
              <w:rPr>
                <w:noProof/>
                <w:webHidden/>
              </w:rPr>
              <w:fldChar w:fldCharType="end"/>
            </w:r>
          </w:hyperlink>
        </w:p>
        <w:p w14:paraId="7272854D" w14:textId="0EB7EC4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5" w:history="1">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_Toc219458235 \h </w:instrText>
            </w:r>
            <w:r>
              <w:rPr>
                <w:noProof/>
                <w:webHidden/>
              </w:rPr>
            </w:r>
            <w:r>
              <w:rPr>
                <w:noProof/>
                <w:webHidden/>
              </w:rPr>
              <w:fldChar w:fldCharType="separate"/>
            </w:r>
            <w:r>
              <w:rPr>
                <w:noProof/>
                <w:webHidden/>
              </w:rPr>
              <w:t>21</w:t>
            </w:r>
            <w:r>
              <w:rPr>
                <w:noProof/>
                <w:webHidden/>
              </w:rPr>
              <w:fldChar w:fldCharType="end"/>
            </w:r>
          </w:hyperlink>
        </w:p>
        <w:p w14:paraId="2E70BE07" w14:textId="66484A2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9" w:history="1">
            <w:r w:rsidRPr="005E2C1E">
              <w:rPr>
                <w:rStyle w:val="Hyperlink"/>
                <w:noProof/>
              </w:rPr>
              <w:t>9.2.1</w:t>
            </w:r>
            <w:r>
              <w:rPr>
                <w:noProof/>
                <w:webHidden/>
              </w:rPr>
              <w:tab/>
            </w:r>
            <w:r>
              <w:rPr>
                <w:noProof/>
                <w:webHidden/>
              </w:rPr>
              <w:fldChar w:fldCharType="begin"/>
            </w:r>
            <w:r>
              <w:rPr>
                <w:noProof/>
                <w:webHidden/>
              </w:rPr>
              <w:instrText xml:space="preserve"> PAGEREF _Toc219458239 \h </w:instrText>
            </w:r>
            <w:r>
              <w:rPr>
                <w:noProof/>
                <w:webHidden/>
              </w:rPr>
            </w:r>
            <w:r>
              <w:rPr>
                <w:noProof/>
                <w:webHidden/>
              </w:rPr>
              <w:fldChar w:fldCharType="separate"/>
            </w:r>
            <w:r>
              <w:rPr>
                <w:noProof/>
                <w:webHidden/>
              </w:rPr>
              <w:t>21</w:t>
            </w:r>
            <w:r>
              <w:rPr>
                <w:noProof/>
                <w:webHidden/>
              </w:rPr>
              <w:fldChar w:fldCharType="end"/>
            </w:r>
          </w:hyperlink>
        </w:p>
        <w:p w14:paraId="3636F17A" w14:textId="774939C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0" w:history="1">
            <w:r w:rsidRPr="005E2C1E">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Minimum Requirement for size and resolution</w:t>
            </w:r>
            <w:r>
              <w:rPr>
                <w:noProof/>
                <w:webHidden/>
              </w:rPr>
              <w:tab/>
            </w:r>
            <w:r>
              <w:rPr>
                <w:noProof/>
                <w:webHidden/>
              </w:rPr>
              <w:fldChar w:fldCharType="begin"/>
            </w:r>
            <w:r>
              <w:rPr>
                <w:noProof/>
                <w:webHidden/>
              </w:rPr>
              <w:instrText xml:space="preserve"> PAGEREF _Toc219458240 \h </w:instrText>
            </w:r>
            <w:r>
              <w:rPr>
                <w:noProof/>
                <w:webHidden/>
              </w:rPr>
            </w:r>
            <w:r>
              <w:rPr>
                <w:noProof/>
                <w:webHidden/>
              </w:rPr>
              <w:fldChar w:fldCharType="separate"/>
            </w:r>
            <w:r>
              <w:rPr>
                <w:noProof/>
                <w:webHidden/>
              </w:rPr>
              <w:t>22</w:t>
            </w:r>
            <w:r>
              <w:rPr>
                <w:noProof/>
                <w:webHidden/>
              </w:rPr>
              <w:fldChar w:fldCharType="end"/>
            </w:r>
          </w:hyperlink>
        </w:p>
        <w:p w14:paraId="74DAB47A" w14:textId="0A09D10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1" w:history="1">
            <w:r w:rsidRPr="005E2C1E">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Zooming</w:t>
            </w:r>
            <w:r>
              <w:rPr>
                <w:noProof/>
                <w:webHidden/>
              </w:rPr>
              <w:tab/>
            </w:r>
            <w:r>
              <w:rPr>
                <w:noProof/>
                <w:webHidden/>
              </w:rPr>
              <w:fldChar w:fldCharType="begin"/>
            </w:r>
            <w:r>
              <w:rPr>
                <w:noProof/>
                <w:webHidden/>
              </w:rPr>
              <w:instrText xml:space="preserve"> PAGEREF _Toc219458241 \h </w:instrText>
            </w:r>
            <w:r>
              <w:rPr>
                <w:noProof/>
                <w:webHidden/>
              </w:rPr>
            </w:r>
            <w:r>
              <w:rPr>
                <w:noProof/>
                <w:webHidden/>
              </w:rPr>
              <w:fldChar w:fldCharType="separate"/>
            </w:r>
            <w:r>
              <w:rPr>
                <w:noProof/>
                <w:webHidden/>
              </w:rPr>
              <w:t>22</w:t>
            </w:r>
            <w:r>
              <w:rPr>
                <w:noProof/>
                <w:webHidden/>
              </w:rPr>
              <w:fldChar w:fldCharType="end"/>
            </w:r>
          </w:hyperlink>
        </w:p>
        <w:p w14:paraId="054AA063" w14:textId="66EA997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2" w:history="1">
            <w:r w:rsidRPr="005E2C1E">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Common text and information attributes</w:t>
            </w:r>
            <w:r>
              <w:rPr>
                <w:noProof/>
                <w:webHidden/>
              </w:rPr>
              <w:tab/>
            </w:r>
            <w:r>
              <w:rPr>
                <w:noProof/>
                <w:webHidden/>
              </w:rPr>
              <w:fldChar w:fldCharType="begin"/>
            </w:r>
            <w:r>
              <w:rPr>
                <w:noProof/>
                <w:webHidden/>
              </w:rPr>
              <w:instrText xml:space="preserve"> PAGEREF _Toc219458242 \h </w:instrText>
            </w:r>
            <w:r>
              <w:rPr>
                <w:noProof/>
                <w:webHidden/>
              </w:rPr>
            </w:r>
            <w:r>
              <w:rPr>
                <w:noProof/>
                <w:webHidden/>
              </w:rPr>
              <w:fldChar w:fldCharType="separate"/>
            </w:r>
            <w:r>
              <w:rPr>
                <w:noProof/>
                <w:webHidden/>
              </w:rPr>
              <w:t>22</w:t>
            </w:r>
            <w:r>
              <w:rPr>
                <w:noProof/>
                <w:webHidden/>
              </w:rPr>
              <w:fldChar w:fldCharType="end"/>
            </w:r>
          </w:hyperlink>
        </w:p>
        <w:p w14:paraId="1AF7B761" w14:textId="220D03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3" w:history="1">
            <w:r w:rsidRPr="005E2C1E">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Text and Graphics</w:t>
            </w:r>
            <w:r>
              <w:rPr>
                <w:noProof/>
                <w:webHidden/>
              </w:rPr>
              <w:tab/>
            </w:r>
            <w:r>
              <w:rPr>
                <w:noProof/>
                <w:webHidden/>
              </w:rPr>
              <w:fldChar w:fldCharType="begin"/>
            </w:r>
            <w:r>
              <w:rPr>
                <w:noProof/>
                <w:webHidden/>
              </w:rPr>
              <w:instrText xml:space="preserve"> PAGEREF _Toc219458243 \h </w:instrText>
            </w:r>
            <w:r>
              <w:rPr>
                <w:noProof/>
                <w:webHidden/>
              </w:rPr>
            </w:r>
            <w:r>
              <w:rPr>
                <w:noProof/>
                <w:webHidden/>
              </w:rPr>
              <w:fldChar w:fldCharType="separate"/>
            </w:r>
            <w:r>
              <w:rPr>
                <w:noProof/>
                <w:webHidden/>
              </w:rPr>
              <w:t>23</w:t>
            </w:r>
            <w:r>
              <w:rPr>
                <w:noProof/>
                <w:webHidden/>
              </w:rPr>
              <w:fldChar w:fldCharType="end"/>
            </w:r>
          </w:hyperlink>
        </w:p>
        <w:p w14:paraId="2C42CDAB" w14:textId="5BF1884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4" w:history="1">
            <w:r w:rsidRPr="005E2C1E">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Arrangement of viewing group layers.</w:t>
            </w:r>
            <w:r>
              <w:rPr>
                <w:noProof/>
                <w:webHidden/>
              </w:rPr>
              <w:tab/>
            </w:r>
            <w:r>
              <w:rPr>
                <w:noProof/>
                <w:webHidden/>
              </w:rPr>
              <w:fldChar w:fldCharType="begin"/>
            </w:r>
            <w:r>
              <w:rPr>
                <w:noProof/>
                <w:webHidden/>
              </w:rPr>
              <w:instrText xml:space="preserve"> PAGEREF _Toc219458244 \h </w:instrText>
            </w:r>
            <w:r>
              <w:rPr>
                <w:noProof/>
                <w:webHidden/>
              </w:rPr>
            </w:r>
            <w:r>
              <w:rPr>
                <w:noProof/>
                <w:webHidden/>
              </w:rPr>
              <w:fldChar w:fldCharType="separate"/>
            </w:r>
            <w:r>
              <w:rPr>
                <w:noProof/>
                <w:webHidden/>
              </w:rPr>
              <w:t>23</w:t>
            </w:r>
            <w:r>
              <w:rPr>
                <w:noProof/>
                <w:webHidden/>
              </w:rPr>
              <w:fldChar w:fldCharType="end"/>
            </w:r>
          </w:hyperlink>
        </w:p>
        <w:p w14:paraId="19D8F343" w14:textId="55700E0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5" w:history="1">
            <w:r w:rsidRPr="005E2C1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Elements</w:t>
            </w:r>
            <w:r>
              <w:rPr>
                <w:noProof/>
                <w:webHidden/>
              </w:rPr>
              <w:tab/>
            </w:r>
            <w:r>
              <w:rPr>
                <w:noProof/>
                <w:webHidden/>
              </w:rPr>
              <w:fldChar w:fldCharType="begin"/>
            </w:r>
            <w:r>
              <w:rPr>
                <w:noProof/>
                <w:webHidden/>
              </w:rPr>
              <w:instrText xml:space="preserve"> PAGEREF _Toc219458245 \h </w:instrText>
            </w:r>
            <w:r>
              <w:rPr>
                <w:noProof/>
                <w:webHidden/>
              </w:rPr>
            </w:r>
            <w:r>
              <w:rPr>
                <w:noProof/>
                <w:webHidden/>
              </w:rPr>
              <w:fldChar w:fldCharType="separate"/>
            </w:r>
            <w:r>
              <w:rPr>
                <w:noProof/>
                <w:webHidden/>
              </w:rPr>
              <w:t>23</w:t>
            </w:r>
            <w:r>
              <w:rPr>
                <w:noProof/>
                <w:webHidden/>
              </w:rPr>
              <w:fldChar w:fldCharType="end"/>
            </w:r>
          </w:hyperlink>
        </w:p>
        <w:p w14:paraId="32F91886" w14:textId="5679B1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6" w:history="1">
            <w:r w:rsidRPr="005E2C1E">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related to data and display scales</w:t>
            </w:r>
            <w:r>
              <w:rPr>
                <w:noProof/>
                <w:webHidden/>
              </w:rPr>
              <w:tab/>
            </w:r>
            <w:r>
              <w:rPr>
                <w:noProof/>
                <w:webHidden/>
              </w:rPr>
              <w:fldChar w:fldCharType="begin"/>
            </w:r>
            <w:r>
              <w:rPr>
                <w:noProof/>
                <w:webHidden/>
              </w:rPr>
              <w:instrText xml:space="preserve"> PAGEREF _Toc219458246 \h </w:instrText>
            </w:r>
            <w:r>
              <w:rPr>
                <w:noProof/>
                <w:webHidden/>
              </w:rPr>
            </w:r>
            <w:r>
              <w:rPr>
                <w:noProof/>
                <w:webHidden/>
              </w:rPr>
              <w:fldChar w:fldCharType="separate"/>
            </w:r>
            <w:r>
              <w:rPr>
                <w:noProof/>
                <w:webHidden/>
              </w:rPr>
              <w:t>23</w:t>
            </w:r>
            <w:r>
              <w:rPr>
                <w:noProof/>
                <w:webHidden/>
              </w:rPr>
              <w:fldChar w:fldCharType="end"/>
            </w:r>
          </w:hyperlink>
        </w:p>
        <w:p w14:paraId="192E9596" w14:textId="5FB8B44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7" w:history="1">
            <w:r w:rsidRPr="005E2C1E">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scale</w:t>
            </w:r>
            <w:r>
              <w:rPr>
                <w:noProof/>
                <w:webHidden/>
              </w:rPr>
              <w:tab/>
            </w:r>
            <w:r>
              <w:rPr>
                <w:noProof/>
                <w:webHidden/>
              </w:rPr>
              <w:fldChar w:fldCharType="begin"/>
            </w:r>
            <w:r>
              <w:rPr>
                <w:noProof/>
                <w:webHidden/>
              </w:rPr>
              <w:instrText xml:space="preserve"> PAGEREF _Toc219458247 \h </w:instrText>
            </w:r>
            <w:r>
              <w:rPr>
                <w:noProof/>
                <w:webHidden/>
              </w:rPr>
            </w:r>
            <w:r>
              <w:rPr>
                <w:noProof/>
                <w:webHidden/>
              </w:rPr>
              <w:fldChar w:fldCharType="separate"/>
            </w:r>
            <w:r>
              <w:rPr>
                <w:noProof/>
                <w:webHidden/>
              </w:rPr>
              <w:t>23</w:t>
            </w:r>
            <w:r>
              <w:rPr>
                <w:noProof/>
                <w:webHidden/>
              </w:rPr>
              <w:fldChar w:fldCharType="end"/>
            </w:r>
          </w:hyperlink>
        </w:p>
        <w:p w14:paraId="2B2D6B38" w14:textId="62166E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8" w:history="1">
            <w:r w:rsidRPr="005E2C1E">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Non-ENC data layers</w:t>
            </w:r>
            <w:r>
              <w:rPr>
                <w:noProof/>
                <w:webHidden/>
              </w:rPr>
              <w:tab/>
            </w:r>
            <w:r>
              <w:rPr>
                <w:noProof/>
                <w:webHidden/>
              </w:rPr>
              <w:fldChar w:fldCharType="begin"/>
            </w:r>
            <w:r>
              <w:rPr>
                <w:noProof/>
                <w:webHidden/>
              </w:rPr>
              <w:instrText xml:space="preserve"> PAGEREF _Toc219458248 \h </w:instrText>
            </w:r>
            <w:r>
              <w:rPr>
                <w:noProof/>
                <w:webHidden/>
              </w:rPr>
            </w:r>
            <w:r>
              <w:rPr>
                <w:noProof/>
                <w:webHidden/>
              </w:rPr>
              <w:fldChar w:fldCharType="separate"/>
            </w:r>
            <w:r>
              <w:rPr>
                <w:noProof/>
                <w:webHidden/>
              </w:rPr>
              <w:t>24</w:t>
            </w:r>
            <w:r>
              <w:rPr>
                <w:noProof/>
                <w:webHidden/>
              </w:rPr>
              <w:fldChar w:fldCharType="end"/>
            </w:r>
          </w:hyperlink>
        </w:p>
        <w:p w14:paraId="08770103" w14:textId="44AD48B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9" w:history="1">
            <w:r w:rsidRPr="005E2C1E">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Overscale</w:t>
            </w:r>
            <w:r>
              <w:rPr>
                <w:noProof/>
                <w:webHidden/>
              </w:rPr>
              <w:tab/>
            </w:r>
            <w:r>
              <w:rPr>
                <w:noProof/>
                <w:webHidden/>
              </w:rPr>
              <w:fldChar w:fldCharType="begin"/>
            </w:r>
            <w:r>
              <w:rPr>
                <w:noProof/>
                <w:webHidden/>
              </w:rPr>
              <w:instrText xml:space="preserve"> PAGEREF _Toc219458249 \h </w:instrText>
            </w:r>
            <w:r>
              <w:rPr>
                <w:noProof/>
                <w:webHidden/>
              </w:rPr>
            </w:r>
            <w:r>
              <w:rPr>
                <w:noProof/>
                <w:webHidden/>
              </w:rPr>
              <w:fldChar w:fldCharType="separate"/>
            </w:r>
            <w:r>
              <w:rPr>
                <w:noProof/>
                <w:webHidden/>
              </w:rPr>
              <w:t>24</w:t>
            </w:r>
            <w:r>
              <w:rPr>
                <w:noProof/>
                <w:webHidden/>
              </w:rPr>
              <w:fldChar w:fldCharType="end"/>
            </w:r>
          </w:hyperlink>
        </w:p>
        <w:p w14:paraId="586E965F" w14:textId="1753E2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0" w:history="1">
            <w:r w:rsidRPr="005E2C1E">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Chart Scale boundary</w:t>
            </w:r>
            <w:r>
              <w:rPr>
                <w:noProof/>
                <w:webHidden/>
              </w:rPr>
              <w:tab/>
            </w:r>
            <w:r>
              <w:rPr>
                <w:noProof/>
                <w:webHidden/>
              </w:rPr>
              <w:fldChar w:fldCharType="begin"/>
            </w:r>
            <w:r>
              <w:rPr>
                <w:noProof/>
                <w:webHidden/>
              </w:rPr>
              <w:instrText xml:space="preserve"> PAGEREF _Toc219458250 \h </w:instrText>
            </w:r>
            <w:r>
              <w:rPr>
                <w:noProof/>
                <w:webHidden/>
              </w:rPr>
            </w:r>
            <w:r>
              <w:rPr>
                <w:noProof/>
                <w:webHidden/>
              </w:rPr>
              <w:fldChar w:fldCharType="separate"/>
            </w:r>
            <w:r>
              <w:rPr>
                <w:noProof/>
                <w:webHidden/>
              </w:rPr>
              <w:t>25</w:t>
            </w:r>
            <w:r>
              <w:rPr>
                <w:noProof/>
                <w:webHidden/>
              </w:rPr>
              <w:fldChar w:fldCharType="end"/>
            </w:r>
          </w:hyperlink>
        </w:p>
        <w:p w14:paraId="258BA2E4" w14:textId="12C6A83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1" w:history="1">
            <w:r w:rsidRPr="005E2C1E">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Overscale Pattern</w:t>
            </w:r>
            <w:r>
              <w:rPr>
                <w:noProof/>
                <w:webHidden/>
              </w:rPr>
              <w:tab/>
            </w:r>
            <w:r>
              <w:rPr>
                <w:noProof/>
                <w:webHidden/>
              </w:rPr>
              <w:fldChar w:fldCharType="begin"/>
            </w:r>
            <w:r>
              <w:rPr>
                <w:noProof/>
                <w:webHidden/>
              </w:rPr>
              <w:instrText xml:space="preserve"> PAGEREF _Toc219458251 \h </w:instrText>
            </w:r>
            <w:r>
              <w:rPr>
                <w:noProof/>
                <w:webHidden/>
              </w:rPr>
            </w:r>
            <w:r>
              <w:rPr>
                <w:noProof/>
                <w:webHidden/>
              </w:rPr>
              <w:fldChar w:fldCharType="separate"/>
            </w:r>
            <w:r>
              <w:rPr>
                <w:noProof/>
                <w:webHidden/>
              </w:rPr>
              <w:t>25</w:t>
            </w:r>
            <w:r>
              <w:rPr>
                <w:noProof/>
                <w:webHidden/>
              </w:rPr>
              <w:fldChar w:fldCharType="end"/>
            </w:r>
          </w:hyperlink>
        </w:p>
        <w:p w14:paraId="78F4B946" w14:textId="72C641F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2" w:history="1">
            <w:r w:rsidRPr="005E2C1E">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Larger scale data available</w:t>
            </w:r>
            <w:r>
              <w:rPr>
                <w:noProof/>
                <w:webHidden/>
              </w:rPr>
              <w:tab/>
            </w:r>
            <w:r>
              <w:rPr>
                <w:noProof/>
                <w:webHidden/>
              </w:rPr>
              <w:fldChar w:fldCharType="begin"/>
            </w:r>
            <w:r>
              <w:rPr>
                <w:noProof/>
                <w:webHidden/>
              </w:rPr>
              <w:instrText xml:space="preserve"> PAGEREF _Toc219458252 \h </w:instrText>
            </w:r>
            <w:r>
              <w:rPr>
                <w:noProof/>
                <w:webHidden/>
              </w:rPr>
            </w:r>
            <w:r>
              <w:rPr>
                <w:noProof/>
                <w:webHidden/>
              </w:rPr>
              <w:fldChar w:fldCharType="separate"/>
            </w:r>
            <w:r>
              <w:rPr>
                <w:noProof/>
                <w:webHidden/>
              </w:rPr>
              <w:t>26</w:t>
            </w:r>
            <w:r>
              <w:rPr>
                <w:noProof/>
                <w:webHidden/>
              </w:rPr>
              <w:fldChar w:fldCharType="end"/>
            </w:r>
          </w:hyperlink>
        </w:p>
        <w:p w14:paraId="5F74B853" w14:textId="3DD353D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3" w:history="1">
            <w:r w:rsidRPr="005E2C1E">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Graphical indexes</w:t>
            </w:r>
            <w:r>
              <w:rPr>
                <w:noProof/>
                <w:webHidden/>
              </w:rPr>
              <w:tab/>
            </w:r>
            <w:r>
              <w:rPr>
                <w:noProof/>
                <w:webHidden/>
              </w:rPr>
              <w:fldChar w:fldCharType="begin"/>
            </w:r>
            <w:r>
              <w:rPr>
                <w:noProof/>
                <w:webHidden/>
              </w:rPr>
              <w:instrText xml:space="preserve"> PAGEREF _Toc219458253 \h </w:instrText>
            </w:r>
            <w:r>
              <w:rPr>
                <w:noProof/>
                <w:webHidden/>
              </w:rPr>
            </w:r>
            <w:r>
              <w:rPr>
                <w:noProof/>
                <w:webHidden/>
              </w:rPr>
              <w:fldChar w:fldCharType="separate"/>
            </w:r>
            <w:r>
              <w:rPr>
                <w:noProof/>
                <w:webHidden/>
              </w:rPr>
              <w:t>26</w:t>
            </w:r>
            <w:r>
              <w:rPr>
                <w:noProof/>
                <w:webHidden/>
              </w:rPr>
              <w:fldChar w:fldCharType="end"/>
            </w:r>
          </w:hyperlink>
        </w:p>
        <w:p w14:paraId="1BD038C6" w14:textId="4F4B40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4" w:history="1">
            <w:r w:rsidRPr="005E2C1E">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ENCs</w:t>
            </w:r>
            <w:r>
              <w:rPr>
                <w:noProof/>
                <w:webHidden/>
              </w:rPr>
              <w:tab/>
            </w:r>
            <w:r>
              <w:rPr>
                <w:noProof/>
                <w:webHidden/>
              </w:rPr>
              <w:fldChar w:fldCharType="begin"/>
            </w:r>
            <w:r>
              <w:rPr>
                <w:noProof/>
                <w:webHidden/>
              </w:rPr>
              <w:instrText xml:space="preserve"> PAGEREF _Toc219458254 \h </w:instrText>
            </w:r>
            <w:r>
              <w:rPr>
                <w:noProof/>
                <w:webHidden/>
              </w:rPr>
            </w:r>
            <w:r>
              <w:rPr>
                <w:noProof/>
                <w:webHidden/>
              </w:rPr>
              <w:fldChar w:fldCharType="separate"/>
            </w:r>
            <w:r>
              <w:rPr>
                <w:noProof/>
                <w:webHidden/>
              </w:rPr>
              <w:t>26</w:t>
            </w:r>
            <w:r>
              <w:rPr>
                <w:noProof/>
                <w:webHidden/>
              </w:rPr>
              <w:fldChar w:fldCharType="end"/>
            </w:r>
          </w:hyperlink>
        </w:p>
        <w:p w14:paraId="1E1EB7A2" w14:textId="7D988AA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5" w:history="1">
            <w:r w:rsidRPr="005E2C1E">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other S-100 products</w:t>
            </w:r>
            <w:r>
              <w:rPr>
                <w:noProof/>
                <w:webHidden/>
              </w:rPr>
              <w:tab/>
            </w:r>
            <w:r>
              <w:rPr>
                <w:noProof/>
                <w:webHidden/>
              </w:rPr>
              <w:fldChar w:fldCharType="begin"/>
            </w:r>
            <w:r>
              <w:rPr>
                <w:noProof/>
                <w:webHidden/>
              </w:rPr>
              <w:instrText xml:space="preserve"> PAGEREF _Toc219458255 \h </w:instrText>
            </w:r>
            <w:r>
              <w:rPr>
                <w:noProof/>
                <w:webHidden/>
              </w:rPr>
            </w:r>
            <w:r>
              <w:rPr>
                <w:noProof/>
                <w:webHidden/>
              </w:rPr>
              <w:fldChar w:fldCharType="separate"/>
            </w:r>
            <w:r>
              <w:rPr>
                <w:noProof/>
                <w:webHidden/>
              </w:rPr>
              <w:t>26</w:t>
            </w:r>
            <w:r>
              <w:rPr>
                <w:noProof/>
                <w:webHidden/>
              </w:rPr>
              <w:fldChar w:fldCharType="end"/>
            </w:r>
          </w:hyperlink>
        </w:p>
        <w:p w14:paraId="1B778211" w14:textId="4A63E8F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6" w:history="1">
            <w:r w:rsidRPr="005E2C1E">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Limits of data</w:t>
            </w:r>
            <w:r>
              <w:rPr>
                <w:noProof/>
                <w:webHidden/>
              </w:rPr>
              <w:tab/>
            </w:r>
            <w:r>
              <w:rPr>
                <w:noProof/>
                <w:webHidden/>
              </w:rPr>
              <w:fldChar w:fldCharType="begin"/>
            </w:r>
            <w:r>
              <w:rPr>
                <w:noProof/>
                <w:webHidden/>
              </w:rPr>
              <w:instrText xml:space="preserve"> PAGEREF _Toc219458256 \h </w:instrText>
            </w:r>
            <w:r>
              <w:rPr>
                <w:noProof/>
                <w:webHidden/>
              </w:rPr>
            </w:r>
            <w:r>
              <w:rPr>
                <w:noProof/>
                <w:webHidden/>
              </w:rPr>
              <w:fldChar w:fldCharType="separate"/>
            </w:r>
            <w:r>
              <w:rPr>
                <w:noProof/>
                <w:webHidden/>
              </w:rPr>
              <w:t>27</w:t>
            </w:r>
            <w:r>
              <w:rPr>
                <w:noProof/>
                <w:webHidden/>
              </w:rPr>
              <w:fldChar w:fldCharType="end"/>
            </w:r>
          </w:hyperlink>
        </w:p>
        <w:p w14:paraId="52C59334" w14:textId="2CF3F11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7" w:history="1">
            <w:r w:rsidRPr="005E2C1E">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No data areas</w:t>
            </w:r>
            <w:r>
              <w:rPr>
                <w:noProof/>
                <w:webHidden/>
              </w:rPr>
              <w:tab/>
            </w:r>
            <w:r>
              <w:rPr>
                <w:noProof/>
                <w:webHidden/>
              </w:rPr>
              <w:fldChar w:fldCharType="begin"/>
            </w:r>
            <w:r>
              <w:rPr>
                <w:noProof/>
                <w:webHidden/>
              </w:rPr>
              <w:instrText xml:space="preserve"> PAGEREF _Toc219458257 \h </w:instrText>
            </w:r>
            <w:r>
              <w:rPr>
                <w:noProof/>
                <w:webHidden/>
              </w:rPr>
            </w:r>
            <w:r>
              <w:rPr>
                <w:noProof/>
                <w:webHidden/>
              </w:rPr>
              <w:fldChar w:fldCharType="separate"/>
            </w:r>
            <w:r>
              <w:rPr>
                <w:noProof/>
                <w:webHidden/>
              </w:rPr>
              <w:t>27</w:t>
            </w:r>
            <w:r>
              <w:rPr>
                <w:noProof/>
                <w:webHidden/>
              </w:rPr>
              <w:fldChar w:fldCharType="end"/>
            </w:r>
          </w:hyperlink>
        </w:p>
        <w:p w14:paraId="00AD013E" w14:textId="73FE18E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8" w:history="1">
            <w:r w:rsidRPr="005E2C1E">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_Toc219458258 \h </w:instrText>
            </w:r>
            <w:r>
              <w:rPr>
                <w:noProof/>
                <w:webHidden/>
              </w:rPr>
            </w:r>
            <w:r>
              <w:rPr>
                <w:noProof/>
                <w:webHidden/>
              </w:rPr>
              <w:fldChar w:fldCharType="separate"/>
            </w:r>
            <w:r>
              <w:rPr>
                <w:noProof/>
                <w:webHidden/>
              </w:rPr>
              <w:t>27</w:t>
            </w:r>
            <w:r>
              <w:rPr>
                <w:noProof/>
                <w:webHidden/>
              </w:rPr>
              <w:fldChar w:fldCharType="end"/>
            </w:r>
          </w:hyperlink>
        </w:p>
        <w:p w14:paraId="081568B7" w14:textId="074846A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9" w:history="1">
            <w:r w:rsidRPr="005E2C1E">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Limits of other S-100 product data</w:t>
            </w:r>
            <w:r>
              <w:rPr>
                <w:noProof/>
                <w:webHidden/>
              </w:rPr>
              <w:tab/>
            </w:r>
            <w:r>
              <w:rPr>
                <w:noProof/>
                <w:webHidden/>
              </w:rPr>
              <w:fldChar w:fldCharType="begin"/>
            </w:r>
            <w:r>
              <w:rPr>
                <w:noProof/>
                <w:webHidden/>
              </w:rPr>
              <w:instrText xml:space="preserve"> PAGEREF _Toc219458259 \h </w:instrText>
            </w:r>
            <w:r>
              <w:rPr>
                <w:noProof/>
                <w:webHidden/>
              </w:rPr>
            </w:r>
            <w:r>
              <w:rPr>
                <w:noProof/>
                <w:webHidden/>
              </w:rPr>
              <w:fldChar w:fldCharType="separate"/>
            </w:r>
            <w:r>
              <w:rPr>
                <w:noProof/>
                <w:webHidden/>
              </w:rPr>
              <w:t>27</w:t>
            </w:r>
            <w:r>
              <w:rPr>
                <w:noProof/>
                <w:webHidden/>
              </w:rPr>
              <w:fldChar w:fldCharType="end"/>
            </w:r>
          </w:hyperlink>
        </w:p>
        <w:p w14:paraId="385EE902" w14:textId="72CC7EE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0" w:history="1">
            <w:r w:rsidRPr="005E2C1E">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_Toc219458260 \h </w:instrText>
            </w:r>
            <w:r>
              <w:rPr>
                <w:noProof/>
                <w:webHidden/>
              </w:rPr>
            </w:r>
            <w:r>
              <w:rPr>
                <w:noProof/>
                <w:webHidden/>
              </w:rPr>
              <w:fldChar w:fldCharType="separate"/>
            </w:r>
            <w:r>
              <w:rPr>
                <w:noProof/>
                <w:webHidden/>
              </w:rPr>
              <w:t>27</w:t>
            </w:r>
            <w:r>
              <w:rPr>
                <w:noProof/>
                <w:webHidden/>
              </w:rPr>
              <w:fldChar w:fldCharType="end"/>
            </w:r>
          </w:hyperlink>
        </w:p>
        <w:p w14:paraId="2C1DBD5E" w14:textId="34A4551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1" w:history="1">
            <w:r w:rsidRPr="005E2C1E">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Safety Contour</w:t>
            </w:r>
            <w:r>
              <w:rPr>
                <w:noProof/>
                <w:webHidden/>
              </w:rPr>
              <w:tab/>
            </w:r>
            <w:r>
              <w:rPr>
                <w:noProof/>
                <w:webHidden/>
              </w:rPr>
              <w:fldChar w:fldCharType="begin"/>
            </w:r>
            <w:r>
              <w:rPr>
                <w:noProof/>
                <w:webHidden/>
              </w:rPr>
              <w:instrText xml:space="preserve"> PAGEREF _Toc219458261 \h </w:instrText>
            </w:r>
            <w:r>
              <w:rPr>
                <w:noProof/>
                <w:webHidden/>
              </w:rPr>
            </w:r>
            <w:r>
              <w:rPr>
                <w:noProof/>
                <w:webHidden/>
              </w:rPr>
              <w:fldChar w:fldCharType="separate"/>
            </w:r>
            <w:r>
              <w:rPr>
                <w:noProof/>
                <w:webHidden/>
              </w:rPr>
              <w:t>27</w:t>
            </w:r>
            <w:r>
              <w:rPr>
                <w:noProof/>
                <w:webHidden/>
              </w:rPr>
              <w:fldChar w:fldCharType="end"/>
            </w:r>
          </w:hyperlink>
        </w:p>
        <w:p w14:paraId="0BF693D2" w14:textId="46F98B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2" w:history="1">
            <w:r w:rsidRPr="005E2C1E">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Date-dependent features</w:t>
            </w:r>
            <w:r>
              <w:rPr>
                <w:noProof/>
                <w:webHidden/>
              </w:rPr>
              <w:tab/>
            </w:r>
            <w:r>
              <w:rPr>
                <w:noProof/>
                <w:webHidden/>
              </w:rPr>
              <w:fldChar w:fldCharType="begin"/>
            </w:r>
            <w:r>
              <w:rPr>
                <w:noProof/>
                <w:webHidden/>
              </w:rPr>
              <w:instrText xml:space="preserve"> PAGEREF _Toc219458262 \h </w:instrText>
            </w:r>
            <w:r>
              <w:rPr>
                <w:noProof/>
                <w:webHidden/>
              </w:rPr>
            </w:r>
            <w:r>
              <w:rPr>
                <w:noProof/>
                <w:webHidden/>
              </w:rPr>
              <w:fldChar w:fldCharType="separate"/>
            </w:r>
            <w:r>
              <w:rPr>
                <w:noProof/>
                <w:webHidden/>
              </w:rPr>
              <w:t>28</w:t>
            </w:r>
            <w:r>
              <w:rPr>
                <w:noProof/>
                <w:webHidden/>
              </w:rPr>
              <w:fldChar w:fldCharType="end"/>
            </w:r>
          </w:hyperlink>
        </w:p>
        <w:p w14:paraId="0D919C82" w14:textId="1DE99BC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3" w:history="1">
            <w:r w:rsidRPr="005E2C1E">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_Toc219458263 \h </w:instrText>
            </w:r>
            <w:r>
              <w:rPr>
                <w:noProof/>
                <w:webHidden/>
              </w:rPr>
            </w:r>
            <w:r>
              <w:rPr>
                <w:noProof/>
                <w:webHidden/>
              </w:rPr>
              <w:fldChar w:fldCharType="separate"/>
            </w:r>
            <w:r>
              <w:rPr>
                <w:noProof/>
                <w:webHidden/>
              </w:rPr>
              <w:t>28</w:t>
            </w:r>
            <w:r>
              <w:rPr>
                <w:noProof/>
                <w:webHidden/>
              </w:rPr>
              <w:fldChar w:fldCharType="end"/>
            </w:r>
          </w:hyperlink>
        </w:p>
        <w:p w14:paraId="262DEA11" w14:textId="3AFE9ED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4" w:history="1">
            <w:r w:rsidRPr="005E2C1E">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 of date adjustment</w:t>
            </w:r>
            <w:r>
              <w:rPr>
                <w:noProof/>
                <w:webHidden/>
              </w:rPr>
              <w:tab/>
            </w:r>
            <w:r>
              <w:rPr>
                <w:noProof/>
                <w:webHidden/>
              </w:rPr>
              <w:fldChar w:fldCharType="begin"/>
            </w:r>
            <w:r>
              <w:rPr>
                <w:noProof/>
                <w:webHidden/>
              </w:rPr>
              <w:instrText xml:space="preserve"> PAGEREF _Toc219458264 \h </w:instrText>
            </w:r>
            <w:r>
              <w:rPr>
                <w:noProof/>
                <w:webHidden/>
              </w:rPr>
            </w:r>
            <w:r>
              <w:rPr>
                <w:noProof/>
                <w:webHidden/>
              </w:rPr>
              <w:fldChar w:fldCharType="separate"/>
            </w:r>
            <w:r>
              <w:rPr>
                <w:noProof/>
                <w:webHidden/>
              </w:rPr>
              <w:t>28</w:t>
            </w:r>
            <w:r>
              <w:rPr>
                <w:noProof/>
                <w:webHidden/>
              </w:rPr>
              <w:fldChar w:fldCharType="end"/>
            </w:r>
          </w:hyperlink>
        </w:p>
        <w:p w14:paraId="4A79428D" w14:textId="600147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5" w:history="1">
            <w:r w:rsidRPr="005E2C1E">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Decluttering the screen</w:t>
            </w:r>
            <w:r>
              <w:rPr>
                <w:noProof/>
                <w:webHidden/>
              </w:rPr>
              <w:tab/>
            </w:r>
            <w:r>
              <w:rPr>
                <w:noProof/>
                <w:webHidden/>
              </w:rPr>
              <w:fldChar w:fldCharType="begin"/>
            </w:r>
            <w:r>
              <w:rPr>
                <w:noProof/>
                <w:webHidden/>
              </w:rPr>
              <w:instrText xml:space="preserve"> PAGEREF _Toc219458265 \h </w:instrText>
            </w:r>
            <w:r>
              <w:rPr>
                <w:noProof/>
                <w:webHidden/>
              </w:rPr>
            </w:r>
            <w:r>
              <w:rPr>
                <w:noProof/>
                <w:webHidden/>
              </w:rPr>
              <w:fldChar w:fldCharType="separate"/>
            </w:r>
            <w:r>
              <w:rPr>
                <w:noProof/>
                <w:webHidden/>
              </w:rPr>
              <w:t>28</w:t>
            </w:r>
            <w:r>
              <w:rPr>
                <w:noProof/>
                <w:webHidden/>
              </w:rPr>
              <w:fldChar w:fldCharType="end"/>
            </w:r>
          </w:hyperlink>
        </w:p>
        <w:p w14:paraId="28FAF3CA" w14:textId="5CB3F6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6" w:history="1">
            <w:r w:rsidRPr="005E2C1E">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IMO presentation elements</w:t>
            </w:r>
            <w:r>
              <w:rPr>
                <w:noProof/>
                <w:webHidden/>
              </w:rPr>
              <w:tab/>
            </w:r>
            <w:r>
              <w:rPr>
                <w:noProof/>
                <w:webHidden/>
              </w:rPr>
              <w:fldChar w:fldCharType="begin"/>
            </w:r>
            <w:r>
              <w:rPr>
                <w:noProof/>
                <w:webHidden/>
              </w:rPr>
              <w:instrText xml:space="preserve"> PAGEREF _Toc219458266 \h </w:instrText>
            </w:r>
            <w:r>
              <w:rPr>
                <w:noProof/>
                <w:webHidden/>
              </w:rPr>
            </w:r>
            <w:r>
              <w:rPr>
                <w:noProof/>
                <w:webHidden/>
              </w:rPr>
              <w:fldChar w:fldCharType="separate"/>
            </w:r>
            <w:r>
              <w:rPr>
                <w:noProof/>
                <w:webHidden/>
              </w:rPr>
              <w:t>28</w:t>
            </w:r>
            <w:r>
              <w:rPr>
                <w:noProof/>
                <w:webHidden/>
              </w:rPr>
              <w:fldChar w:fldCharType="end"/>
            </w:r>
          </w:hyperlink>
        </w:p>
        <w:p w14:paraId="3E675AAF" w14:textId="0F14A5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7" w:history="1">
            <w:r w:rsidRPr="005E2C1E">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Scale bar and latitude scale</w:t>
            </w:r>
            <w:r>
              <w:rPr>
                <w:noProof/>
                <w:webHidden/>
              </w:rPr>
              <w:tab/>
            </w:r>
            <w:r>
              <w:rPr>
                <w:noProof/>
                <w:webHidden/>
              </w:rPr>
              <w:fldChar w:fldCharType="begin"/>
            </w:r>
            <w:r>
              <w:rPr>
                <w:noProof/>
                <w:webHidden/>
              </w:rPr>
              <w:instrText xml:space="preserve"> PAGEREF _Toc219458267 \h </w:instrText>
            </w:r>
            <w:r>
              <w:rPr>
                <w:noProof/>
                <w:webHidden/>
              </w:rPr>
            </w:r>
            <w:r>
              <w:rPr>
                <w:noProof/>
                <w:webHidden/>
              </w:rPr>
              <w:fldChar w:fldCharType="separate"/>
            </w:r>
            <w:r>
              <w:rPr>
                <w:noProof/>
                <w:webHidden/>
              </w:rPr>
              <w:t>28</w:t>
            </w:r>
            <w:r>
              <w:rPr>
                <w:noProof/>
                <w:webHidden/>
              </w:rPr>
              <w:fldChar w:fldCharType="end"/>
            </w:r>
          </w:hyperlink>
        </w:p>
        <w:p w14:paraId="1E0EBE4C" w14:textId="0A4604B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8" w:history="1">
            <w:r w:rsidRPr="005E2C1E">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North arrow</w:t>
            </w:r>
            <w:r>
              <w:rPr>
                <w:noProof/>
                <w:webHidden/>
              </w:rPr>
              <w:tab/>
            </w:r>
            <w:r>
              <w:rPr>
                <w:noProof/>
                <w:webHidden/>
              </w:rPr>
              <w:fldChar w:fldCharType="begin"/>
            </w:r>
            <w:r>
              <w:rPr>
                <w:noProof/>
                <w:webHidden/>
              </w:rPr>
              <w:instrText xml:space="preserve"> PAGEREF _Toc219458268 \h </w:instrText>
            </w:r>
            <w:r>
              <w:rPr>
                <w:noProof/>
                <w:webHidden/>
              </w:rPr>
            </w:r>
            <w:r>
              <w:rPr>
                <w:noProof/>
                <w:webHidden/>
              </w:rPr>
              <w:fldChar w:fldCharType="separate"/>
            </w:r>
            <w:r>
              <w:rPr>
                <w:noProof/>
                <w:webHidden/>
              </w:rPr>
              <w:t>29</w:t>
            </w:r>
            <w:r>
              <w:rPr>
                <w:noProof/>
                <w:webHidden/>
              </w:rPr>
              <w:fldChar w:fldCharType="end"/>
            </w:r>
          </w:hyperlink>
        </w:p>
        <w:p w14:paraId="36A73177" w14:textId="4D0CAAE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9" w:history="1">
            <w:r w:rsidRPr="005E2C1E">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Graticule</w:t>
            </w:r>
            <w:r>
              <w:rPr>
                <w:noProof/>
                <w:webHidden/>
              </w:rPr>
              <w:tab/>
            </w:r>
            <w:r>
              <w:rPr>
                <w:noProof/>
                <w:webHidden/>
              </w:rPr>
              <w:fldChar w:fldCharType="begin"/>
            </w:r>
            <w:r>
              <w:rPr>
                <w:noProof/>
                <w:webHidden/>
              </w:rPr>
              <w:instrText xml:space="preserve"> PAGEREF _Toc219458269 \h </w:instrText>
            </w:r>
            <w:r>
              <w:rPr>
                <w:noProof/>
                <w:webHidden/>
              </w:rPr>
            </w:r>
            <w:r>
              <w:rPr>
                <w:noProof/>
                <w:webHidden/>
              </w:rPr>
              <w:fldChar w:fldCharType="separate"/>
            </w:r>
            <w:r>
              <w:rPr>
                <w:noProof/>
                <w:webHidden/>
              </w:rPr>
              <w:t>29</w:t>
            </w:r>
            <w:r>
              <w:rPr>
                <w:noProof/>
                <w:webHidden/>
              </w:rPr>
              <w:fldChar w:fldCharType="end"/>
            </w:r>
          </w:hyperlink>
        </w:p>
        <w:p w14:paraId="4721837D" w14:textId="52B748E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0" w:history="1">
            <w:r w:rsidRPr="005E2C1E">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w:t>
            </w:r>
            <w:r>
              <w:rPr>
                <w:noProof/>
                <w:webHidden/>
              </w:rPr>
              <w:tab/>
            </w:r>
            <w:r>
              <w:rPr>
                <w:noProof/>
                <w:webHidden/>
              </w:rPr>
              <w:fldChar w:fldCharType="begin"/>
            </w:r>
            <w:r>
              <w:rPr>
                <w:noProof/>
                <w:webHidden/>
              </w:rPr>
              <w:instrText xml:space="preserve"> PAGEREF _Toc219458270 \h </w:instrText>
            </w:r>
            <w:r>
              <w:rPr>
                <w:noProof/>
                <w:webHidden/>
              </w:rPr>
            </w:r>
            <w:r>
              <w:rPr>
                <w:noProof/>
                <w:webHidden/>
              </w:rPr>
              <w:fldChar w:fldCharType="separate"/>
            </w:r>
            <w:r>
              <w:rPr>
                <w:noProof/>
                <w:webHidden/>
              </w:rPr>
              <w:t>29</w:t>
            </w:r>
            <w:r>
              <w:rPr>
                <w:noProof/>
                <w:webHidden/>
              </w:rPr>
              <w:fldChar w:fldCharType="end"/>
            </w:r>
          </w:hyperlink>
        </w:p>
        <w:p w14:paraId="6BBE2368" w14:textId="7F613B5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1" w:history="1">
            <w:r w:rsidRPr="005E2C1E">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Black level adjustment symbol</w:t>
            </w:r>
            <w:r>
              <w:rPr>
                <w:noProof/>
                <w:webHidden/>
              </w:rPr>
              <w:tab/>
            </w:r>
            <w:r>
              <w:rPr>
                <w:noProof/>
                <w:webHidden/>
              </w:rPr>
              <w:fldChar w:fldCharType="begin"/>
            </w:r>
            <w:r>
              <w:rPr>
                <w:noProof/>
                <w:webHidden/>
              </w:rPr>
              <w:instrText xml:space="preserve"> PAGEREF _Toc219458271 \h </w:instrText>
            </w:r>
            <w:r>
              <w:rPr>
                <w:noProof/>
                <w:webHidden/>
              </w:rPr>
            </w:r>
            <w:r>
              <w:rPr>
                <w:noProof/>
                <w:webHidden/>
              </w:rPr>
              <w:fldChar w:fldCharType="separate"/>
            </w:r>
            <w:r>
              <w:rPr>
                <w:noProof/>
                <w:webHidden/>
              </w:rPr>
              <w:t>30</w:t>
            </w:r>
            <w:r>
              <w:rPr>
                <w:noProof/>
                <w:webHidden/>
              </w:rPr>
              <w:fldChar w:fldCharType="end"/>
            </w:r>
          </w:hyperlink>
        </w:p>
        <w:p w14:paraId="7861342E" w14:textId="03A90AD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2" w:history="1">
            <w:r w:rsidRPr="005E2C1E">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and notification of navigational hazards</w:t>
            </w:r>
            <w:r>
              <w:rPr>
                <w:noProof/>
                <w:webHidden/>
              </w:rPr>
              <w:tab/>
            </w:r>
            <w:r>
              <w:rPr>
                <w:noProof/>
                <w:webHidden/>
              </w:rPr>
              <w:fldChar w:fldCharType="begin"/>
            </w:r>
            <w:r>
              <w:rPr>
                <w:noProof/>
                <w:webHidden/>
              </w:rPr>
              <w:instrText xml:space="preserve"> PAGEREF _Toc219458272 \h </w:instrText>
            </w:r>
            <w:r>
              <w:rPr>
                <w:noProof/>
                <w:webHidden/>
              </w:rPr>
            </w:r>
            <w:r>
              <w:rPr>
                <w:noProof/>
                <w:webHidden/>
              </w:rPr>
              <w:fldChar w:fldCharType="separate"/>
            </w:r>
            <w:r>
              <w:rPr>
                <w:noProof/>
                <w:webHidden/>
              </w:rPr>
              <w:t>30</w:t>
            </w:r>
            <w:r>
              <w:rPr>
                <w:noProof/>
                <w:webHidden/>
              </w:rPr>
              <w:fldChar w:fldCharType="end"/>
            </w:r>
          </w:hyperlink>
        </w:p>
        <w:p w14:paraId="441BBC07" w14:textId="4277F8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3" w:history="1">
            <w:r w:rsidRPr="005E2C1E">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_Toc219458273 \h </w:instrText>
            </w:r>
            <w:r>
              <w:rPr>
                <w:noProof/>
                <w:webHidden/>
              </w:rPr>
            </w:r>
            <w:r>
              <w:rPr>
                <w:noProof/>
                <w:webHidden/>
              </w:rPr>
              <w:fldChar w:fldCharType="separate"/>
            </w:r>
            <w:r>
              <w:rPr>
                <w:noProof/>
                <w:webHidden/>
              </w:rPr>
              <w:t>31</w:t>
            </w:r>
            <w:r>
              <w:rPr>
                <w:noProof/>
                <w:webHidden/>
              </w:rPr>
              <w:fldChar w:fldCharType="end"/>
            </w:r>
          </w:hyperlink>
        </w:p>
        <w:p w14:paraId="770920FF" w14:textId="28E19DB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4" w:history="1">
            <w:r w:rsidRPr="005E2C1E">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Definition of safety contour</w:t>
            </w:r>
            <w:r>
              <w:rPr>
                <w:noProof/>
                <w:webHidden/>
              </w:rPr>
              <w:tab/>
            </w:r>
            <w:r>
              <w:rPr>
                <w:noProof/>
                <w:webHidden/>
              </w:rPr>
              <w:fldChar w:fldCharType="begin"/>
            </w:r>
            <w:r>
              <w:rPr>
                <w:noProof/>
                <w:webHidden/>
              </w:rPr>
              <w:instrText xml:space="preserve"> PAGEREF _Toc219458274 \h </w:instrText>
            </w:r>
            <w:r>
              <w:rPr>
                <w:noProof/>
                <w:webHidden/>
              </w:rPr>
            </w:r>
            <w:r>
              <w:rPr>
                <w:noProof/>
                <w:webHidden/>
              </w:rPr>
              <w:fldChar w:fldCharType="separate"/>
            </w:r>
            <w:r>
              <w:rPr>
                <w:noProof/>
                <w:webHidden/>
              </w:rPr>
              <w:t>31</w:t>
            </w:r>
            <w:r>
              <w:rPr>
                <w:noProof/>
                <w:webHidden/>
              </w:rPr>
              <w:fldChar w:fldCharType="end"/>
            </w:r>
          </w:hyperlink>
        </w:p>
        <w:p w14:paraId="3443C947" w14:textId="13E5AC6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5" w:history="1">
            <w:r w:rsidRPr="005E2C1E">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safety contour</w:t>
            </w:r>
            <w:r>
              <w:rPr>
                <w:noProof/>
                <w:webHidden/>
              </w:rPr>
              <w:tab/>
            </w:r>
            <w:r>
              <w:rPr>
                <w:noProof/>
                <w:webHidden/>
              </w:rPr>
              <w:fldChar w:fldCharType="begin"/>
            </w:r>
            <w:r>
              <w:rPr>
                <w:noProof/>
                <w:webHidden/>
              </w:rPr>
              <w:instrText xml:space="preserve"> PAGEREF _Toc219458275 \h </w:instrText>
            </w:r>
            <w:r>
              <w:rPr>
                <w:noProof/>
                <w:webHidden/>
              </w:rPr>
            </w:r>
            <w:r>
              <w:rPr>
                <w:noProof/>
                <w:webHidden/>
              </w:rPr>
              <w:fldChar w:fldCharType="separate"/>
            </w:r>
            <w:r>
              <w:rPr>
                <w:noProof/>
                <w:webHidden/>
              </w:rPr>
              <w:t>31</w:t>
            </w:r>
            <w:r>
              <w:rPr>
                <w:noProof/>
                <w:webHidden/>
              </w:rPr>
              <w:fldChar w:fldCharType="end"/>
            </w:r>
          </w:hyperlink>
        </w:p>
        <w:p w14:paraId="278D7F56" w14:textId="1C7468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6" w:history="1">
            <w:r w:rsidRPr="005E2C1E">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Indications related to ENC accuracy</w:t>
            </w:r>
            <w:r>
              <w:rPr>
                <w:noProof/>
                <w:webHidden/>
              </w:rPr>
              <w:tab/>
            </w:r>
            <w:r>
              <w:rPr>
                <w:noProof/>
                <w:webHidden/>
              </w:rPr>
              <w:fldChar w:fldCharType="begin"/>
            </w:r>
            <w:r>
              <w:rPr>
                <w:noProof/>
                <w:webHidden/>
              </w:rPr>
              <w:instrText xml:space="preserve"> PAGEREF _Toc219458276 \h </w:instrText>
            </w:r>
            <w:r>
              <w:rPr>
                <w:noProof/>
                <w:webHidden/>
              </w:rPr>
            </w:r>
            <w:r>
              <w:rPr>
                <w:noProof/>
                <w:webHidden/>
              </w:rPr>
              <w:fldChar w:fldCharType="separate"/>
            </w:r>
            <w:r>
              <w:rPr>
                <w:noProof/>
                <w:webHidden/>
              </w:rPr>
              <w:t>32</w:t>
            </w:r>
            <w:r>
              <w:rPr>
                <w:noProof/>
                <w:webHidden/>
              </w:rPr>
              <w:fldChar w:fldCharType="end"/>
            </w:r>
          </w:hyperlink>
        </w:p>
        <w:p w14:paraId="7A5AD836" w14:textId="75DF27C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7" w:history="1">
            <w:r w:rsidRPr="005E2C1E">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S-101 only</w:t>
            </w:r>
            <w:r>
              <w:rPr>
                <w:noProof/>
                <w:webHidden/>
              </w:rPr>
              <w:tab/>
            </w:r>
            <w:r>
              <w:rPr>
                <w:noProof/>
                <w:webHidden/>
              </w:rPr>
              <w:fldChar w:fldCharType="begin"/>
            </w:r>
            <w:r>
              <w:rPr>
                <w:noProof/>
                <w:webHidden/>
              </w:rPr>
              <w:instrText xml:space="preserve"> PAGEREF _Toc219458277 \h </w:instrText>
            </w:r>
            <w:r>
              <w:rPr>
                <w:noProof/>
                <w:webHidden/>
              </w:rPr>
            </w:r>
            <w:r>
              <w:rPr>
                <w:noProof/>
                <w:webHidden/>
              </w:rPr>
              <w:fldChar w:fldCharType="separate"/>
            </w:r>
            <w:r>
              <w:rPr>
                <w:noProof/>
                <w:webHidden/>
              </w:rPr>
              <w:t>32</w:t>
            </w:r>
            <w:r>
              <w:rPr>
                <w:noProof/>
                <w:webHidden/>
              </w:rPr>
              <w:fldChar w:fldCharType="end"/>
            </w:r>
          </w:hyperlink>
        </w:p>
        <w:p w14:paraId="0A2584E2" w14:textId="24DB74B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8" w:history="1">
            <w:r w:rsidRPr="005E2C1E">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w:t>
            </w:r>
            <w:r>
              <w:rPr>
                <w:noProof/>
                <w:webHidden/>
              </w:rPr>
              <w:tab/>
            </w:r>
            <w:r>
              <w:rPr>
                <w:noProof/>
                <w:webHidden/>
              </w:rPr>
              <w:fldChar w:fldCharType="begin"/>
            </w:r>
            <w:r>
              <w:rPr>
                <w:noProof/>
                <w:webHidden/>
              </w:rPr>
              <w:instrText xml:space="preserve"> PAGEREF _Toc219458278 \h </w:instrText>
            </w:r>
            <w:r>
              <w:rPr>
                <w:noProof/>
                <w:webHidden/>
              </w:rPr>
            </w:r>
            <w:r>
              <w:rPr>
                <w:noProof/>
                <w:webHidden/>
              </w:rPr>
              <w:fldChar w:fldCharType="separate"/>
            </w:r>
            <w:r>
              <w:rPr>
                <w:noProof/>
                <w:webHidden/>
              </w:rPr>
              <w:t>33</w:t>
            </w:r>
            <w:r>
              <w:rPr>
                <w:noProof/>
                <w:webHidden/>
              </w:rPr>
              <w:fldChar w:fldCharType="end"/>
            </w:r>
          </w:hyperlink>
        </w:p>
        <w:p w14:paraId="5C678FEA" w14:textId="7FD7F5C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9" w:history="1">
            <w:r w:rsidRPr="005E2C1E">
              <w:rPr>
                <w:rStyle w:val="Hyperlink"/>
                <w:noProof/>
                <w:lang w:val="en-US"/>
              </w:rPr>
              <w:t>11.9.10.3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_Toc219458279 \h </w:instrText>
            </w:r>
            <w:r>
              <w:rPr>
                <w:noProof/>
                <w:webHidden/>
              </w:rPr>
            </w:r>
            <w:r>
              <w:rPr>
                <w:noProof/>
                <w:webHidden/>
              </w:rPr>
              <w:fldChar w:fldCharType="separate"/>
            </w:r>
            <w:r>
              <w:rPr>
                <w:noProof/>
                <w:webHidden/>
              </w:rPr>
              <w:t>33</w:t>
            </w:r>
            <w:r>
              <w:rPr>
                <w:noProof/>
                <w:webHidden/>
              </w:rPr>
              <w:fldChar w:fldCharType="end"/>
            </w:r>
          </w:hyperlink>
        </w:p>
        <w:p w14:paraId="0C08FE98" w14:textId="0907040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0" w:history="1">
            <w:r w:rsidRPr="005E2C1E">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Enhanced Safety Contour and Water Level Adjustment.</w:t>
            </w:r>
            <w:r>
              <w:rPr>
                <w:noProof/>
                <w:webHidden/>
              </w:rPr>
              <w:tab/>
            </w:r>
            <w:r>
              <w:rPr>
                <w:noProof/>
                <w:webHidden/>
              </w:rPr>
              <w:fldChar w:fldCharType="begin"/>
            </w:r>
            <w:r>
              <w:rPr>
                <w:noProof/>
                <w:webHidden/>
              </w:rPr>
              <w:instrText xml:space="preserve"> PAGEREF _Toc219458280 \h </w:instrText>
            </w:r>
            <w:r>
              <w:rPr>
                <w:noProof/>
                <w:webHidden/>
              </w:rPr>
            </w:r>
            <w:r>
              <w:rPr>
                <w:noProof/>
                <w:webHidden/>
              </w:rPr>
              <w:fldChar w:fldCharType="separate"/>
            </w:r>
            <w:r>
              <w:rPr>
                <w:noProof/>
                <w:webHidden/>
              </w:rPr>
              <w:t>34</w:t>
            </w:r>
            <w:r>
              <w:rPr>
                <w:noProof/>
                <w:webHidden/>
              </w:rPr>
              <w:fldChar w:fldCharType="end"/>
            </w:r>
          </w:hyperlink>
        </w:p>
        <w:p w14:paraId="501BC6FD" w14:textId="6648978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1" w:history="1">
            <w:r w:rsidRPr="005E2C1E">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Other specified display features</w:t>
            </w:r>
            <w:r>
              <w:rPr>
                <w:noProof/>
                <w:webHidden/>
              </w:rPr>
              <w:tab/>
            </w:r>
            <w:r>
              <w:rPr>
                <w:noProof/>
                <w:webHidden/>
              </w:rPr>
              <w:fldChar w:fldCharType="begin"/>
            </w:r>
            <w:r>
              <w:rPr>
                <w:noProof/>
                <w:webHidden/>
              </w:rPr>
              <w:instrText xml:space="preserve"> PAGEREF _Toc219458281 \h </w:instrText>
            </w:r>
            <w:r>
              <w:rPr>
                <w:noProof/>
                <w:webHidden/>
              </w:rPr>
            </w:r>
            <w:r>
              <w:rPr>
                <w:noProof/>
                <w:webHidden/>
              </w:rPr>
              <w:fldChar w:fldCharType="separate"/>
            </w:r>
            <w:r>
              <w:rPr>
                <w:noProof/>
                <w:webHidden/>
              </w:rPr>
              <w:t>34</w:t>
            </w:r>
            <w:r>
              <w:rPr>
                <w:noProof/>
                <w:webHidden/>
              </w:rPr>
              <w:fldChar w:fldCharType="end"/>
            </w:r>
          </w:hyperlink>
        </w:p>
        <w:p w14:paraId="54ADB379" w14:textId="1955571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2" w:history="1">
            <w:r w:rsidRPr="005E2C1E">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_Toc219458282 \h </w:instrText>
            </w:r>
            <w:r>
              <w:rPr>
                <w:noProof/>
                <w:webHidden/>
              </w:rPr>
            </w:r>
            <w:r>
              <w:rPr>
                <w:noProof/>
                <w:webHidden/>
              </w:rPr>
              <w:fldChar w:fldCharType="separate"/>
            </w:r>
            <w:r>
              <w:rPr>
                <w:noProof/>
                <w:webHidden/>
              </w:rPr>
              <w:t>34</w:t>
            </w:r>
            <w:r>
              <w:rPr>
                <w:noProof/>
                <w:webHidden/>
              </w:rPr>
              <w:fldChar w:fldCharType="end"/>
            </w:r>
          </w:hyperlink>
        </w:p>
        <w:p w14:paraId="26CB0173" w14:textId="15CC9DE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3" w:history="1">
            <w:r w:rsidRPr="005E2C1E">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_Toc219458283 \h </w:instrText>
            </w:r>
            <w:r>
              <w:rPr>
                <w:noProof/>
                <w:webHidden/>
              </w:rPr>
            </w:r>
            <w:r>
              <w:rPr>
                <w:noProof/>
                <w:webHidden/>
              </w:rPr>
              <w:fldChar w:fldCharType="separate"/>
            </w:r>
            <w:r>
              <w:rPr>
                <w:noProof/>
                <w:webHidden/>
              </w:rPr>
              <w:t>35</w:t>
            </w:r>
            <w:r>
              <w:rPr>
                <w:noProof/>
                <w:webHidden/>
              </w:rPr>
              <w:fldChar w:fldCharType="end"/>
            </w:r>
          </w:hyperlink>
        </w:p>
        <w:p w14:paraId="5503601C" w14:textId="03786B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4" w:history="1">
            <w:r w:rsidRPr="005E2C1E">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ECDIS Legend</w:t>
            </w:r>
            <w:r>
              <w:rPr>
                <w:noProof/>
                <w:webHidden/>
              </w:rPr>
              <w:tab/>
            </w:r>
            <w:r>
              <w:rPr>
                <w:noProof/>
                <w:webHidden/>
              </w:rPr>
              <w:fldChar w:fldCharType="begin"/>
            </w:r>
            <w:r>
              <w:rPr>
                <w:noProof/>
                <w:webHidden/>
              </w:rPr>
              <w:instrText xml:space="preserve"> PAGEREF _Toc219458284 \h </w:instrText>
            </w:r>
            <w:r>
              <w:rPr>
                <w:noProof/>
                <w:webHidden/>
              </w:rPr>
            </w:r>
            <w:r>
              <w:rPr>
                <w:noProof/>
                <w:webHidden/>
              </w:rPr>
              <w:fldChar w:fldCharType="separate"/>
            </w:r>
            <w:r>
              <w:rPr>
                <w:noProof/>
                <w:webHidden/>
              </w:rPr>
              <w:t>35</w:t>
            </w:r>
            <w:r>
              <w:rPr>
                <w:noProof/>
                <w:webHidden/>
              </w:rPr>
              <w:fldChar w:fldCharType="end"/>
            </w:r>
          </w:hyperlink>
        </w:p>
        <w:p w14:paraId="7D8AE903" w14:textId="4B8E66F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5" w:history="1">
            <w:r w:rsidRPr="005E2C1E">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_Toc219458285 \h </w:instrText>
            </w:r>
            <w:r>
              <w:rPr>
                <w:noProof/>
                <w:webHidden/>
              </w:rPr>
            </w:r>
            <w:r>
              <w:rPr>
                <w:noProof/>
                <w:webHidden/>
              </w:rPr>
              <w:fldChar w:fldCharType="separate"/>
            </w:r>
            <w:r>
              <w:rPr>
                <w:noProof/>
                <w:webHidden/>
              </w:rPr>
              <w:t>36</w:t>
            </w:r>
            <w:r>
              <w:rPr>
                <w:noProof/>
                <w:webHidden/>
              </w:rPr>
              <w:fldChar w:fldCharType="end"/>
            </w:r>
          </w:hyperlink>
        </w:p>
        <w:p w14:paraId="551A05EF" w14:textId="1523F35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6" w:history="1">
            <w:r w:rsidRPr="005E2C1E">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Manual updates</w:t>
            </w:r>
            <w:r>
              <w:rPr>
                <w:noProof/>
                <w:webHidden/>
              </w:rPr>
              <w:tab/>
            </w:r>
            <w:r>
              <w:rPr>
                <w:noProof/>
                <w:webHidden/>
              </w:rPr>
              <w:fldChar w:fldCharType="begin"/>
            </w:r>
            <w:r>
              <w:rPr>
                <w:noProof/>
                <w:webHidden/>
              </w:rPr>
              <w:instrText xml:space="preserve"> PAGEREF _Toc219458286 \h </w:instrText>
            </w:r>
            <w:r>
              <w:rPr>
                <w:noProof/>
                <w:webHidden/>
              </w:rPr>
            </w:r>
            <w:r>
              <w:rPr>
                <w:noProof/>
                <w:webHidden/>
              </w:rPr>
              <w:fldChar w:fldCharType="separate"/>
            </w:r>
            <w:r>
              <w:rPr>
                <w:noProof/>
                <w:webHidden/>
              </w:rPr>
              <w:t>36</w:t>
            </w:r>
            <w:r>
              <w:rPr>
                <w:noProof/>
                <w:webHidden/>
              </w:rPr>
              <w:fldChar w:fldCharType="end"/>
            </w:r>
          </w:hyperlink>
        </w:p>
        <w:p w14:paraId="626286C0" w14:textId="4BFDAF1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7" w:history="1">
            <w:r w:rsidRPr="005E2C1E">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Mariner’s Information</w:t>
            </w:r>
            <w:r>
              <w:rPr>
                <w:noProof/>
                <w:webHidden/>
              </w:rPr>
              <w:tab/>
            </w:r>
            <w:r>
              <w:rPr>
                <w:noProof/>
                <w:webHidden/>
              </w:rPr>
              <w:fldChar w:fldCharType="begin"/>
            </w:r>
            <w:r>
              <w:rPr>
                <w:noProof/>
                <w:webHidden/>
              </w:rPr>
              <w:instrText xml:space="preserve"> PAGEREF _Toc219458287 \h </w:instrText>
            </w:r>
            <w:r>
              <w:rPr>
                <w:noProof/>
                <w:webHidden/>
              </w:rPr>
            </w:r>
            <w:r>
              <w:rPr>
                <w:noProof/>
                <w:webHidden/>
              </w:rPr>
              <w:fldChar w:fldCharType="separate"/>
            </w:r>
            <w:r>
              <w:rPr>
                <w:noProof/>
                <w:webHidden/>
              </w:rPr>
              <w:t>37</w:t>
            </w:r>
            <w:r>
              <w:rPr>
                <w:noProof/>
                <w:webHidden/>
              </w:rPr>
              <w:fldChar w:fldCharType="end"/>
            </w:r>
          </w:hyperlink>
        </w:p>
        <w:p w14:paraId="78D86749" w14:textId="061EA369"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9" w:history="1">
            <w:r w:rsidRPr="005E2C1E">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Updates</w:t>
            </w:r>
            <w:r>
              <w:rPr>
                <w:noProof/>
                <w:webHidden/>
              </w:rPr>
              <w:tab/>
            </w:r>
            <w:r>
              <w:rPr>
                <w:noProof/>
                <w:webHidden/>
              </w:rPr>
              <w:fldChar w:fldCharType="begin"/>
            </w:r>
            <w:r>
              <w:rPr>
                <w:noProof/>
                <w:webHidden/>
              </w:rPr>
              <w:instrText xml:space="preserve"> PAGEREF _Toc219458289 \h </w:instrText>
            </w:r>
            <w:r>
              <w:rPr>
                <w:noProof/>
                <w:webHidden/>
              </w:rPr>
            </w:r>
            <w:r>
              <w:rPr>
                <w:noProof/>
                <w:webHidden/>
              </w:rPr>
              <w:fldChar w:fldCharType="separate"/>
            </w:r>
            <w:r>
              <w:rPr>
                <w:noProof/>
                <w:webHidden/>
              </w:rPr>
              <w:t>37</w:t>
            </w:r>
            <w:r>
              <w:rPr>
                <w:noProof/>
                <w:webHidden/>
              </w:rPr>
              <w:fldChar w:fldCharType="end"/>
            </w:r>
          </w:hyperlink>
        </w:p>
        <w:p w14:paraId="20FF5F2C" w14:textId="3435CC0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0" w:history="1">
            <w:r w:rsidRPr="005E2C1E">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Identifying automatic chart corrections on demand</w:t>
            </w:r>
            <w:r>
              <w:rPr>
                <w:noProof/>
                <w:webHidden/>
              </w:rPr>
              <w:tab/>
            </w:r>
            <w:r>
              <w:rPr>
                <w:noProof/>
                <w:webHidden/>
              </w:rPr>
              <w:fldChar w:fldCharType="begin"/>
            </w:r>
            <w:r>
              <w:rPr>
                <w:noProof/>
                <w:webHidden/>
              </w:rPr>
              <w:instrText xml:space="preserve"> PAGEREF _Toc219458290 \h </w:instrText>
            </w:r>
            <w:r>
              <w:rPr>
                <w:noProof/>
                <w:webHidden/>
              </w:rPr>
            </w:r>
            <w:r>
              <w:rPr>
                <w:noProof/>
                <w:webHidden/>
              </w:rPr>
              <w:fldChar w:fldCharType="separate"/>
            </w:r>
            <w:r>
              <w:rPr>
                <w:noProof/>
                <w:webHidden/>
              </w:rPr>
              <w:t>37</w:t>
            </w:r>
            <w:r>
              <w:rPr>
                <w:noProof/>
                <w:webHidden/>
              </w:rPr>
              <w:fldChar w:fldCharType="end"/>
            </w:r>
          </w:hyperlink>
        </w:p>
        <w:p w14:paraId="7FF2D400" w14:textId="48F12E2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1" w:history="1">
            <w:r w:rsidRPr="005E2C1E">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Update Information</w:t>
            </w:r>
            <w:r>
              <w:rPr>
                <w:noProof/>
                <w:webHidden/>
              </w:rPr>
              <w:tab/>
            </w:r>
            <w:r>
              <w:rPr>
                <w:noProof/>
                <w:webHidden/>
              </w:rPr>
              <w:fldChar w:fldCharType="begin"/>
            </w:r>
            <w:r>
              <w:rPr>
                <w:noProof/>
                <w:webHidden/>
              </w:rPr>
              <w:instrText xml:space="preserve"> PAGEREF _Toc219458291 \h </w:instrText>
            </w:r>
            <w:r>
              <w:rPr>
                <w:noProof/>
                <w:webHidden/>
              </w:rPr>
            </w:r>
            <w:r>
              <w:rPr>
                <w:noProof/>
                <w:webHidden/>
              </w:rPr>
              <w:fldChar w:fldCharType="separate"/>
            </w:r>
            <w:r>
              <w:rPr>
                <w:noProof/>
                <w:webHidden/>
              </w:rPr>
              <w:t>38</w:t>
            </w:r>
            <w:r>
              <w:rPr>
                <w:noProof/>
                <w:webHidden/>
              </w:rPr>
              <w:fldChar w:fldCharType="end"/>
            </w:r>
          </w:hyperlink>
        </w:p>
        <w:p w14:paraId="21BC0CF9" w14:textId="064251F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2" w:history="1">
            <w:r w:rsidRPr="005E2C1E">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Non-official (Non-ENC) Chart Information</w:t>
            </w:r>
            <w:r>
              <w:rPr>
                <w:noProof/>
                <w:webHidden/>
              </w:rPr>
              <w:tab/>
            </w:r>
            <w:r>
              <w:rPr>
                <w:noProof/>
                <w:webHidden/>
              </w:rPr>
              <w:fldChar w:fldCharType="begin"/>
            </w:r>
            <w:r>
              <w:rPr>
                <w:noProof/>
                <w:webHidden/>
              </w:rPr>
              <w:instrText xml:space="preserve"> PAGEREF _Toc219458292 \h </w:instrText>
            </w:r>
            <w:r>
              <w:rPr>
                <w:noProof/>
                <w:webHidden/>
              </w:rPr>
            </w:r>
            <w:r>
              <w:rPr>
                <w:noProof/>
                <w:webHidden/>
              </w:rPr>
              <w:fldChar w:fldCharType="separate"/>
            </w:r>
            <w:r>
              <w:rPr>
                <w:noProof/>
                <w:webHidden/>
              </w:rPr>
              <w:t>38</w:t>
            </w:r>
            <w:r>
              <w:rPr>
                <w:noProof/>
                <w:webHidden/>
              </w:rPr>
              <w:fldChar w:fldCharType="end"/>
            </w:r>
          </w:hyperlink>
        </w:p>
        <w:p w14:paraId="464A616E" w14:textId="4861920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93" w:history="1">
            <w:r w:rsidRPr="005E2C1E">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and Management of Navigational Warnings</w:t>
            </w:r>
            <w:r>
              <w:rPr>
                <w:noProof/>
                <w:webHidden/>
              </w:rPr>
              <w:tab/>
            </w:r>
            <w:r>
              <w:rPr>
                <w:noProof/>
                <w:webHidden/>
              </w:rPr>
              <w:fldChar w:fldCharType="begin"/>
            </w:r>
            <w:r>
              <w:rPr>
                <w:noProof/>
                <w:webHidden/>
              </w:rPr>
              <w:instrText xml:space="preserve"> PAGEREF _Toc219458293 \h </w:instrText>
            </w:r>
            <w:r>
              <w:rPr>
                <w:noProof/>
                <w:webHidden/>
              </w:rPr>
            </w:r>
            <w:r>
              <w:rPr>
                <w:noProof/>
                <w:webHidden/>
              </w:rPr>
              <w:fldChar w:fldCharType="separate"/>
            </w:r>
            <w:r>
              <w:rPr>
                <w:noProof/>
                <w:webHidden/>
              </w:rPr>
              <w:t>38</w:t>
            </w:r>
            <w:r>
              <w:rPr>
                <w:noProof/>
                <w:webHidden/>
              </w:rPr>
              <w:fldChar w:fldCharType="end"/>
            </w:r>
          </w:hyperlink>
        </w:p>
        <w:p w14:paraId="2E88A2E9" w14:textId="798455F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5" w:history="1">
            <w:r w:rsidRPr="005E2C1E">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_Toc219458295 \h </w:instrText>
            </w:r>
            <w:r>
              <w:rPr>
                <w:noProof/>
                <w:webHidden/>
              </w:rPr>
            </w:r>
            <w:r>
              <w:rPr>
                <w:noProof/>
                <w:webHidden/>
              </w:rPr>
              <w:fldChar w:fldCharType="separate"/>
            </w:r>
            <w:r>
              <w:rPr>
                <w:noProof/>
                <w:webHidden/>
              </w:rPr>
              <w:t>38</w:t>
            </w:r>
            <w:r>
              <w:rPr>
                <w:noProof/>
                <w:webHidden/>
              </w:rPr>
              <w:fldChar w:fldCharType="end"/>
            </w:r>
          </w:hyperlink>
        </w:p>
        <w:p w14:paraId="4ADE9857" w14:textId="06ADEB2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05" w:history="1">
            <w:r w:rsidRPr="005E2C1E">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Classifying Navigational Warning information</w:t>
            </w:r>
            <w:r>
              <w:rPr>
                <w:noProof/>
                <w:webHidden/>
              </w:rPr>
              <w:tab/>
            </w:r>
            <w:r>
              <w:rPr>
                <w:noProof/>
                <w:webHidden/>
              </w:rPr>
              <w:fldChar w:fldCharType="begin"/>
            </w:r>
            <w:r>
              <w:rPr>
                <w:noProof/>
                <w:webHidden/>
              </w:rPr>
              <w:instrText xml:space="preserve"> PAGEREF _Toc219458305 \h </w:instrText>
            </w:r>
            <w:r>
              <w:rPr>
                <w:noProof/>
                <w:webHidden/>
              </w:rPr>
            </w:r>
            <w:r>
              <w:rPr>
                <w:noProof/>
                <w:webHidden/>
              </w:rPr>
              <w:fldChar w:fldCharType="separate"/>
            </w:r>
            <w:r>
              <w:rPr>
                <w:noProof/>
                <w:webHidden/>
              </w:rPr>
              <w:t>39</w:t>
            </w:r>
            <w:r>
              <w:rPr>
                <w:noProof/>
                <w:webHidden/>
              </w:rPr>
              <w:fldChar w:fldCharType="end"/>
            </w:r>
          </w:hyperlink>
        </w:p>
        <w:p w14:paraId="58871752" w14:textId="0931B9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29" w:history="1">
            <w:r w:rsidRPr="005E2C1E">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Cancelled datasets</w:t>
            </w:r>
            <w:r>
              <w:rPr>
                <w:noProof/>
                <w:webHidden/>
              </w:rPr>
              <w:tab/>
            </w:r>
            <w:r>
              <w:rPr>
                <w:noProof/>
                <w:webHidden/>
              </w:rPr>
              <w:fldChar w:fldCharType="begin"/>
            </w:r>
            <w:r>
              <w:rPr>
                <w:noProof/>
                <w:webHidden/>
              </w:rPr>
              <w:instrText xml:space="preserve"> PAGEREF _Toc219458329 \h </w:instrText>
            </w:r>
            <w:r>
              <w:rPr>
                <w:noProof/>
                <w:webHidden/>
              </w:rPr>
            </w:r>
            <w:r>
              <w:rPr>
                <w:noProof/>
                <w:webHidden/>
              </w:rPr>
              <w:fldChar w:fldCharType="separate"/>
            </w:r>
            <w:r>
              <w:rPr>
                <w:noProof/>
                <w:webHidden/>
              </w:rPr>
              <w:t>39</w:t>
            </w:r>
            <w:r>
              <w:rPr>
                <w:noProof/>
                <w:webHidden/>
              </w:rPr>
              <w:fldChar w:fldCharType="end"/>
            </w:r>
          </w:hyperlink>
        </w:p>
        <w:p w14:paraId="51969D33" w14:textId="0DB0BC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0" w:history="1">
            <w:r w:rsidRPr="005E2C1E">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Retention of datasets</w:t>
            </w:r>
            <w:r>
              <w:rPr>
                <w:noProof/>
                <w:webHidden/>
              </w:rPr>
              <w:tab/>
            </w:r>
            <w:r>
              <w:rPr>
                <w:noProof/>
                <w:webHidden/>
              </w:rPr>
              <w:fldChar w:fldCharType="begin"/>
            </w:r>
            <w:r>
              <w:rPr>
                <w:noProof/>
                <w:webHidden/>
              </w:rPr>
              <w:instrText xml:space="preserve"> PAGEREF _Toc219458330 \h </w:instrText>
            </w:r>
            <w:r>
              <w:rPr>
                <w:noProof/>
                <w:webHidden/>
              </w:rPr>
            </w:r>
            <w:r>
              <w:rPr>
                <w:noProof/>
                <w:webHidden/>
              </w:rPr>
              <w:fldChar w:fldCharType="separate"/>
            </w:r>
            <w:r>
              <w:rPr>
                <w:noProof/>
                <w:webHidden/>
              </w:rPr>
              <w:t>39</w:t>
            </w:r>
            <w:r>
              <w:rPr>
                <w:noProof/>
                <w:webHidden/>
              </w:rPr>
              <w:fldChar w:fldCharType="end"/>
            </w:r>
          </w:hyperlink>
        </w:p>
        <w:p w14:paraId="1A198366" w14:textId="39685B2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2" w:history="1">
            <w:r w:rsidRPr="005E2C1E">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feature types</w:t>
            </w:r>
            <w:r>
              <w:rPr>
                <w:noProof/>
                <w:webHidden/>
              </w:rPr>
              <w:tab/>
            </w:r>
            <w:r>
              <w:rPr>
                <w:noProof/>
                <w:webHidden/>
              </w:rPr>
              <w:fldChar w:fldCharType="begin"/>
            </w:r>
            <w:r>
              <w:rPr>
                <w:noProof/>
                <w:webHidden/>
              </w:rPr>
              <w:instrText xml:space="preserve"> PAGEREF _Toc219458332 \h </w:instrText>
            </w:r>
            <w:r>
              <w:rPr>
                <w:noProof/>
                <w:webHidden/>
              </w:rPr>
            </w:r>
            <w:r>
              <w:rPr>
                <w:noProof/>
                <w:webHidden/>
              </w:rPr>
              <w:fldChar w:fldCharType="separate"/>
            </w:r>
            <w:r>
              <w:rPr>
                <w:noProof/>
                <w:webHidden/>
              </w:rPr>
              <w:t>39</w:t>
            </w:r>
            <w:r>
              <w:rPr>
                <w:noProof/>
                <w:webHidden/>
              </w:rPr>
              <w:fldChar w:fldCharType="end"/>
            </w:r>
          </w:hyperlink>
        </w:p>
        <w:p w14:paraId="5FD299AC" w14:textId="2D47B25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3" w:history="1">
            <w:r w:rsidRPr="005E2C1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_Toc219458333 \h </w:instrText>
            </w:r>
            <w:r>
              <w:rPr>
                <w:noProof/>
                <w:webHidden/>
              </w:rPr>
            </w:r>
            <w:r>
              <w:rPr>
                <w:noProof/>
                <w:webHidden/>
              </w:rPr>
              <w:fldChar w:fldCharType="separate"/>
            </w:r>
            <w:r>
              <w:rPr>
                <w:noProof/>
                <w:webHidden/>
              </w:rPr>
              <w:t>40</w:t>
            </w:r>
            <w:r>
              <w:rPr>
                <w:noProof/>
                <w:webHidden/>
              </w:rPr>
              <w:fldChar w:fldCharType="end"/>
            </w:r>
          </w:hyperlink>
        </w:p>
        <w:p w14:paraId="2D5E4F7A" w14:textId="7A32D3E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4" w:history="1">
            <w:r w:rsidRPr="005E2C1E">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Thinning</w:t>
            </w:r>
            <w:r>
              <w:rPr>
                <w:noProof/>
                <w:webHidden/>
              </w:rPr>
              <w:tab/>
            </w:r>
            <w:r>
              <w:rPr>
                <w:noProof/>
                <w:webHidden/>
              </w:rPr>
              <w:fldChar w:fldCharType="begin"/>
            </w:r>
            <w:r>
              <w:rPr>
                <w:noProof/>
                <w:webHidden/>
              </w:rPr>
              <w:instrText xml:space="preserve"> PAGEREF _Toc219458334 \h </w:instrText>
            </w:r>
            <w:r>
              <w:rPr>
                <w:noProof/>
                <w:webHidden/>
              </w:rPr>
            </w:r>
            <w:r>
              <w:rPr>
                <w:noProof/>
                <w:webHidden/>
              </w:rPr>
              <w:fldChar w:fldCharType="separate"/>
            </w:r>
            <w:r>
              <w:rPr>
                <w:noProof/>
                <w:webHidden/>
              </w:rPr>
              <w:t>40</w:t>
            </w:r>
            <w:r>
              <w:rPr>
                <w:noProof/>
                <w:webHidden/>
              </w:rPr>
              <w:fldChar w:fldCharType="end"/>
            </w:r>
          </w:hyperlink>
        </w:p>
        <w:p w14:paraId="161BB5B1" w14:textId="4D026C5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5" w:history="1">
            <w:r w:rsidRPr="005E2C1E">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Temporal variation</w:t>
            </w:r>
            <w:r>
              <w:rPr>
                <w:noProof/>
                <w:webHidden/>
              </w:rPr>
              <w:tab/>
            </w:r>
            <w:r>
              <w:rPr>
                <w:noProof/>
                <w:webHidden/>
              </w:rPr>
              <w:fldChar w:fldCharType="begin"/>
            </w:r>
            <w:r>
              <w:rPr>
                <w:noProof/>
                <w:webHidden/>
              </w:rPr>
              <w:instrText xml:space="preserve"> PAGEREF _Toc219458335 \h </w:instrText>
            </w:r>
            <w:r>
              <w:rPr>
                <w:noProof/>
                <w:webHidden/>
              </w:rPr>
            </w:r>
            <w:r>
              <w:rPr>
                <w:noProof/>
                <w:webHidden/>
              </w:rPr>
              <w:fldChar w:fldCharType="separate"/>
            </w:r>
            <w:r>
              <w:rPr>
                <w:noProof/>
                <w:webHidden/>
              </w:rPr>
              <w:t>40</w:t>
            </w:r>
            <w:r>
              <w:rPr>
                <w:noProof/>
                <w:webHidden/>
              </w:rPr>
              <w:fldChar w:fldCharType="end"/>
            </w:r>
          </w:hyperlink>
        </w:p>
        <w:p w14:paraId="40160DE2" w14:textId="7F08041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6" w:history="1">
            <w:r w:rsidRPr="005E2C1E">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Colours</w:t>
            </w:r>
            <w:r>
              <w:rPr>
                <w:noProof/>
                <w:webHidden/>
              </w:rPr>
              <w:tab/>
            </w:r>
            <w:r>
              <w:rPr>
                <w:noProof/>
                <w:webHidden/>
              </w:rPr>
              <w:fldChar w:fldCharType="begin"/>
            </w:r>
            <w:r>
              <w:rPr>
                <w:noProof/>
                <w:webHidden/>
              </w:rPr>
              <w:instrText xml:space="preserve"> PAGEREF _Toc219458336 \h </w:instrText>
            </w:r>
            <w:r>
              <w:rPr>
                <w:noProof/>
                <w:webHidden/>
              </w:rPr>
            </w:r>
            <w:r>
              <w:rPr>
                <w:noProof/>
                <w:webHidden/>
              </w:rPr>
              <w:fldChar w:fldCharType="separate"/>
            </w:r>
            <w:r>
              <w:rPr>
                <w:noProof/>
                <w:webHidden/>
              </w:rPr>
              <w:t>40</w:t>
            </w:r>
            <w:r>
              <w:rPr>
                <w:noProof/>
                <w:webHidden/>
              </w:rPr>
              <w:fldChar w:fldCharType="end"/>
            </w:r>
          </w:hyperlink>
        </w:p>
        <w:p w14:paraId="291F74FD" w14:textId="166F08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7" w:history="1">
            <w:r w:rsidRPr="005E2C1E">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_Toc219458337 \h </w:instrText>
            </w:r>
            <w:r>
              <w:rPr>
                <w:noProof/>
                <w:webHidden/>
              </w:rPr>
            </w:r>
            <w:r>
              <w:rPr>
                <w:noProof/>
                <w:webHidden/>
              </w:rPr>
              <w:fldChar w:fldCharType="separate"/>
            </w:r>
            <w:r>
              <w:rPr>
                <w:noProof/>
                <w:webHidden/>
              </w:rPr>
              <w:t>40</w:t>
            </w:r>
            <w:r>
              <w:rPr>
                <w:noProof/>
                <w:webHidden/>
              </w:rPr>
              <w:fldChar w:fldCharType="end"/>
            </w:r>
          </w:hyperlink>
        </w:p>
        <w:p w14:paraId="36D7D83D" w14:textId="63CB73F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8" w:history="1">
            <w:r w:rsidRPr="005E2C1E">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_Toc219458338 \h </w:instrText>
            </w:r>
            <w:r>
              <w:rPr>
                <w:noProof/>
                <w:webHidden/>
              </w:rPr>
            </w:r>
            <w:r>
              <w:rPr>
                <w:noProof/>
                <w:webHidden/>
              </w:rPr>
              <w:fldChar w:fldCharType="separate"/>
            </w:r>
            <w:r>
              <w:rPr>
                <w:noProof/>
                <w:webHidden/>
              </w:rPr>
              <w:t>41</w:t>
            </w:r>
            <w:r>
              <w:rPr>
                <w:noProof/>
                <w:webHidden/>
              </w:rPr>
              <w:fldChar w:fldCharType="end"/>
            </w:r>
          </w:hyperlink>
        </w:p>
        <w:p w14:paraId="118F7D32" w14:textId="573DEC0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9" w:history="1">
            <w:r w:rsidRPr="005E2C1E">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Cursor pick rules</w:t>
            </w:r>
            <w:r>
              <w:rPr>
                <w:noProof/>
                <w:webHidden/>
              </w:rPr>
              <w:tab/>
            </w:r>
            <w:r>
              <w:rPr>
                <w:noProof/>
                <w:webHidden/>
              </w:rPr>
              <w:fldChar w:fldCharType="begin"/>
            </w:r>
            <w:r>
              <w:rPr>
                <w:noProof/>
                <w:webHidden/>
              </w:rPr>
              <w:instrText xml:space="preserve"> PAGEREF _Toc219458339 \h </w:instrText>
            </w:r>
            <w:r>
              <w:rPr>
                <w:noProof/>
                <w:webHidden/>
              </w:rPr>
            </w:r>
            <w:r>
              <w:rPr>
                <w:noProof/>
                <w:webHidden/>
              </w:rPr>
              <w:fldChar w:fldCharType="separate"/>
            </w:r>
            <w:r>
              <w:rPr>
                <w:noProof/>
                <w:webHidden/>
              </w:rPr>
              <w:t>41</w:t>
            </w:r>
            <w:r>
              <w:rPr>
                <w:noProof/>
                <w:webHidden/>
              </w:rPr>
              <w:fldChar w:fldCharType="end"/>
            </w:r>
          </w:hyperlink>
        </w:p>
        <w:p w14:paraId="48C2A342" w14:textId="28995DB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0" w:history="1">
            <w:r w:rsidRPr="005E2C1E">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dataset support files</w:t>
            </w:r>
            <w:r>
              <w:rPr>
                <w:noProof/>
                <w:webHidden/>
              </w:rPr>
              <w:tab/>
            </w:r>
            <w:r>
              <w:rPr>
                <w:noProof/>
                <w:webHidden/>
              </w:rPr>
              <w:fldChar w:fldCharType="begin"/>
            </w:r>
            <w:r>
              <w:rPr>
                <w:noProof/>
                <w:webHidden/>
              </w:rPr>
              <w:instrText xml:space="preserve"> PAGEREF _Toc219458340 \h </w:instrText>
            </w:r>
            <w:r>
              <w:rPr>
                <w:noProof/>
                <w:webHidden/>
              </w:rPr>
            </w:r>
            <w:r>
              <w:rPr>
                <w:noProof/>
                <w:webHidden/>
              </w:rPr>
              <w:fldChar w:fldCharType="separate"/>
            </w:r>
            <w:r>
              <w:rPr>
                <w:noProof/>
                <w:webHidden/>
              </w:rPr>
              <w:t>41</w:t>
            </w:r>
            <w:r>
              <w:rPr>
                <w:noProof/>
                <w:webHidden/>
              </w:rPr>
              <w:fldChar w:fldCharType="end"/>
            </w:r>
          </w:hyperlink>
        </w:p>
        <w:p w14:paraId="6DFDE860" w14:textId="590499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1" w:history="1">
            <w:r w:rsidRPr="005E2C1E">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Pick report organisation.</w:t>
            </w:r>
            <w:r>
              <w:rPr>
                <w:noProof/>
                <w:webHidden/>
              </w:rPr>
              <w:tab/>
            </w:r>
            <w:r>
              <w:rPr>
                <w:noProof/>
                <w:webHidden/>
              </w:rPr>
              <w:fldChar w:fldCharType="begin"/>
            </w:r>
            <w:r>
              <w:rPr>
                <w:noProof/>
                <w:webHidden/>
              </w:rPr>
              <w:instrText xml:space="preserve"> PAGEREF _Toc219458341 \h </w:instrText>
            </w:r>
            <w:r>
              <w:rPr>
                <w:noProof/>
                <w:webHidden/>
              </w:rPr>
            </w:r>
            <w:r>
              <w:rPr>
                <w:noProof/>
                <w:webHidden/>
              </w:rPr>
              <w:fldChar w:fldCharType="separate"/>
            </w:r>
            <w:r>
              <w:rPr>
                <w:noProof/>
                <w:webHidden/>
              </w:rPr>
              <w:t>42</w:t>
            </w:r>
            <w:r>
              <w:rPr>
                <w:noProof/>
                <w:webHidden/>
              </w:rPr>
              <w:fldChar w:fldCharType="end"/>
            </w:r>
          </w:hyperlink>
        </w:p>
        <w:p w14:paraId="40C89D11" w14:textId="04D5F5B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2" w:history="1">
            <w:r w:rsidRPr="005E2C1E">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Sorting order of results</w:t>
            </w:r>
            <w:r>
              <w:rPr>
                <w:noProof/>
                <w:webHidden/>
              </w:rPr>
              <w:tab/>
            </w:r>
            <w:r>
              <w:rPr>
                <w:noProof/>
                <w:webHidden/>
              </w:rPr>
              <w:fldChar w:fldCharType="begin"/>
            </w:r>
            <w:r>
              <w:rPr>
                <w:noProof/>
                <w:webHidden/>
              </w:rPr>
              <w:instrText xml:space="preserve"> PAGEREF _Toc219458342 \h </w:instrText>
            </w:r>
            <w:r>
              <w:rPr>
                <w:noProof/>
                <w:webHidden/>
              </w:rPr>
            </w:r>
            <w:r>
              <w:rPr>
                <w:noProof/>
                <w:webHidden/>
              </w:rPr>
              <w:fldChar w:fldCharType="separate"/>
            </w:r>
            <w:r>
              <w:rPr>
                <w:noProof/>
                <w:webHidden/>
              </w:rPr>
              <w:t>42</w:t>
            </w:r>
            <w:r>
              <w:rPr>
                <w:noProof/>
                <w:webHidden/>
              </w:rPr>
              <w:fldChar w:fldCharType="end"/>
            </w:r>
          </w:hyperlink>
        </w:p>
        <w:p w14:paraId="6B3E681E" w14:textId="5E13ED0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3" w:history="1">
            <w:r w:rsidRPr="005E2C1E">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Hover-over function</w:t>
            </w:r>
            <w:r>
              <w:rPr>
                <w:noProof/>
                <w:webHidden/>
              </w:rPr>
              <w:tab/>
            </w:r>
            <w:r>
              <w:rPr>
                <w:noProof/>
                <w:webHidden/>
              </w:rPr>
              <w:fldChar w:fldCharType="begin"/>
            </w:r>
            <w:r>
              <w:rPr>
                <w:noProof/>
                <w:webHidden/>
              </w:rPr>
              <w:instrText xml:space="preserve"> PAGEREF _Toc219458343 \h </w:instrText>
            </w:r>
            <w:r>
              <w:rPr>
                <w:noProof/>
                <w:webHidden/>
              </w:rPr>
            </w:r>
            <w:r>
              <w:rPr>
                <w:noProof/>
                <w:webHidden/>
              </w:rPr>
              <w:fldChar w:fldCharType="separate"/>
            </w:r>
            <w:r>
              <w:rPr>
                <w:noProof/>
                <w:webHidden/>
              </w:rPr>
              <w:t>42</w:t>
            </w:r>
            <w:r>
              <w:rPr>
                <w:noProof/>
                <w:webHidden/>
              </w:rPr>
              <w:fldChar w:fldCharType="end"/>
            </w:r>
          </w:hyperlink>
        </w:p>
        <w:p w14:paraId="542D4A06" w14:textId="627A8BD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4" w:history="1">
            <w:r w:rsidRPr="005E2C1E">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Tidal stream data panels</w:t>
            </w:r>
            <w:r>
              <w:rPr>
                <w:noProof/>
                <w:webHidden/>
              </w:rPr>
              <w:tab/>
            </w:r>
            <w:r>
              <w:rPr>
                <w:noProof/>
                <w:webHidden/>
              </w:rPr>
              <w:fldChar w:fldCharType="begin"/>
            </w:r>
            <w:r>
              <w:rPr>
                <w:noProof/>
                <w:webHidden/>
              </w:rPr>
              <w:instrText xml:space="preserve"> PAGEREF _Toc219458344 \h </w:instrText>
            </w:r>
            <w:r>
              <w:rPr>
                <w:noProof/>
                <w:webHidden/>
              </w:rPr>
            </w:r>
            <w:r>
              <w:rPr>
                <w:noProof/>
                <w:webHidden/>
              </w:rPr>
              <w:fldChar w:fldCharType="separate"/>
            </w:r>
            <w:r>
              <w:rPr>
                <w:noProof/>
                <w:webHidden/>
              </w:rPr>
              <w:t>42</w:t>
            </w:r>
            <w:r>
              <w:rPr>
                <w:noProof/>
                <w:webHidden/>
              </w:rPr>
              <w:fldChar w:fldCharType="end"/>
            </w:r>
          </w:hyperlink>
        </w:p>
        <w:p w14:paraId="687D9D39" w14:textId="359CEA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5" w:history="1">
            <w:r w:rsidRPr="005E2C1E">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Alerts and Indications</w:t>
            </w:r>
            <w:r>
              <w:rPr>
                <w:noProof/>
                <w:webHidden/>
              </w:rPr>
              <w:tab/>
            </w:r>
            <w:r>
              <w:rPr>
                <w:noProof/>
                <w:webHidden/>
              </w:rPr>
              <w:fldChar w:fldCharType="begin"/>
            </w:r>
            <w:r>
              <w:rPr>
                <w:noProof/>
                <w:webHidden/>
              </w:rPr>
              <w:instrText xml:space="preserve"> PAGEREF _Toc219458345 \h </w:instrText>
            </w:r>
            <w:r>
              <w:rPr>
                <w:noProof/>
                <w:webHidden/>
              </w:rPr>
            </w:r>
            <w:r>
              <w:rPr>
                <w:noProof/>
                <w:webHidden/>
              </w:rPr>
              <w:fldChar w:fldCharType="separate"/>
            </w:r>
            <w:r>
              <w:rPr>
                <w:noProof/>
                <w:webHidden/>
              </w:rPr>
              <w:t>43</w:t>
            </w:r>
            <w:r>
              <w:rPr>
                <w:noProof/>
                <w:webHidden/>
              </w:rPr>
              <w:fldChar w:fldCharType="end"/>
            </w:r>
          </w:hyperlink>
        </w:p>
        <w:p w14:paraId="360573C4" w14:textId="0E4C61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6" w:history="1">
            <w:r w:rsidRPr="005E2C1E">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spatial objects.</w:t>
            </w:r>
            <w:r>
              <w:rPr>
                <w:noProof/>
                <w:webHidden/>
              </w:rPr>
              <w:tab/>
            </w:r>
            <w:r>
              <w:rPr>
                <w:noProof/>
                <w:webHidden/>
              </w:rPr>
              <w:fldChar w:fldCharType="begin"/>
            </w:r>
            <w:r>
              <w:rPr>
                <w:noProof/>
                <w:webHidden/>
              </w:rPr>
              <w:instrText xml:space="preserve"> PAGEREF _Toc219458346 \h </w:instrText>
            </w:r>
            <w:r>
              <w:rPr>
                <w:noProof/>
                <w:webHidden/>
              </w:rPr>
            </w:r>
            <w:r>
              <w:rPr>
                <w:noProof/>
                <w:webHidden/>
              </w:rPr>
              <w:fldChar w:fldCharType="separate"/>
            </w:r>
            <w:r>
              <w:rPr>
                <w:noProof/>
                <w:webHidden/>
              </w:rPr>
              <w:t>43</w:t>
            </w:r>
            <w:r>
              <w:rPr>
                <w:noProof/>
                <w:webHidden/>
              </w:rPr>
              <w:fldChar w:fldCharType="end"/>
            </w:r>
          </w:hyperlink>
        </w:p>
        <w:p w14:paraId="0A36FACD" w14:textId="65EFABF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7" w:history="1">
            <w:r w:rsidRPr="005E2C1E">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 of Context Parameters</w:t>
            </w:r>
            <w:r>
              <w:rPr>
                <w:noProof/>
                <w:webHidden/>
              </w:rPr>
              <w:tab/>
            </w:r>
            <w:r>
              <w:rPr>
                <w:noProof/>
                <w:webHidden/>
              </w:rPr>
              <w:fldChar w:fldCharType="begin"/>
            </w:r>
            <w:r>
              <w:rPr>
                <w:noProof/>
                <w:webHidden/>
              </w:rPr>
              <w:instrText xml:space="preserve"> PAGEREF _Toc219458347 \h </w:instrText>
            </w:r>
            <w:r>
              <w:rPr>
                <w:noProof/>
                <w:webHidden/>
              </w:rPr>
            </w:r>
            <w:r>
              <w:rPr>
                <w:noProof/>
                <w:webHidden/>
              </w:rPr>
              <w:fldChar w:fldCharType="separate"/>
            </w:r>
            <w:r>
              <w:rPr>
                <w:noProof/>
                <w:webHidden/>
              </w:rPr>
              <w:t>43</w:t>
            </w:r>
            <w:r>
              <w:rPr>
                <w:noProof/>
                <w:webHidden/>
              </w:rPr>
              <w:fldChar w:fldCharType="end"/>
            </w:r>
          </w:hyperlink>
        </w:p>
        <w:p w14:paraId="7A4040B8" w14:textId="01D0CE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8" w:history="1">
            <w:r w:rsidRPr="005E2C1E">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Dual-fuel systems</w:t>
            </w:r>
            <w:r>
              <w:rPr>
                <w:noProof/>
                <w:webHidden/>
              </w:rPr>
              <w:tab/>
            </w:r>
            <w:r>
              <w:rPr>
                <w:noProof/>
                <w:webHidden/>
              </w:rPr>
              <w:fldChar w:fldCharType="begin"/>
            </w:r>
            <w:r>
              <w:rPr>
                <w:noProof/>
                <w:webHidden/>
              </w:rPr>
              <w:instrText xml:space="preserve"> PAGEREF _Toc219458348 \h </w:instrText>
            </w:r>
            <w:r>
              <w:rPr>
                <w:noProof/>
                <w:webHidden/>
              </w:rPr>
            </w:r>
            <w:r>
              <w:rPr>
                <w:noProof/>
                <w:webHidden/>
              </w:rPr>
              <w:fldChar w:fldCharType="separate"/>
            </w:r>
            <w:r>
              <w:rPr>
                <w:noProof/>
                <w:webHidden/>
              </w:rPr>
              <w:t>43</w:t>
            </w:r>
            <w:r>
              <w:rPr>
                <w:noProof/>
                <w:webHidden/>
              </w:rPr>
              <w:fldChar w:fldCharType="end"/>
            </w:r>
          </w:hyperlink>
        </w:p>
        <w:p w14:paraId="0DFFC02B" w14:textId="6A422F6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9" w:history="1">
            <w:r w:rsidRPr="005E2C1E">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Concurrent applicability of S-52 and S-57</w:t>
            </w:r>
            <w:r>
              <w:rPr>
                <w:noProof/>
                <w:webHidden/>
              </w:rPr>
              <w:tab/>
            </w:r>
            <w:r>
              <w:rPr>
                <w:noProof/>
                <w:webHidden/>
              </w:rPr>
              <w:fldChar w:fldCharType="begin"/>
            </w:r>
            <w:r>
              <w:rPr>
                <w:noProof/>
                <w:webHidden/>
              </w:rPr>
              <w:instrText xml:space="preserve"> PAGEREF _Toc219458349 \h </w:instrText>
            </w:r>
            <w:r>
              <w:rPr>
                <w:noProof/>
                <w:webHidden/>
              </w:rPr>
            </w:r>
            <w:r>
              <w:rPr>
                <w:noProof/>
                <w:webHidden/>
              </w:rPr>
              <w:fldChar w:fldCharType="separate"/>
            </w:r>
            <w:r>
              <w:rPr>
                <w:noProof/>
                <w:webHidden/>
              </w:rPr>
              <w:t>43</w:t>
            </w:r>
            <w:r>
              <w:rPr>
                <w:noProof/>
                <w:webHidden/>
              </w:rPr>
              <w:fldChar w:fldCharType="end"/>
            </w:r>
          </w:hyperlink>
        </w:p>
        <w:p w14:paraId="277BE5B3" w14:textId="2FEC7AA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50" w:history="1">
            <w:r w:rsidRPr="005E2C1E">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Specifications for the display screen</w:t>
            </w:r>
            <w:r>
              <w:rPr>
                <w:noProof/>
                <w:webHidden/>
              </w:rPr>
              <w:tab/>
            </w:r>
            <w:r>
              <w:rPr>
                <w:noProof/>
                <w:webHidden/>
              </w:rPr>
              <w:fldChar w:fldCharType="begin"/>
            </w:r>
            <w:r>
              <w:rPr>
                <w:noProof/>
                <w:webHidden/>
              </w:rPr>
              <w:instrText xml:space="preserve"> PAGEREF _Toc219458350 \h </w:instrText>
            </w:r>
            <w:r>
              <w:rPr>
                <w:noProof/>
                <w:webHidden/>
              </w:rPr>
            </w:r>
            <w:r>
              <w:rPr>
                <w:noProof/>
                <w:webHidden/>
              </w:rPr>
              <w:fldChar w:fldCharType="separate"/>
            </w:r>
            <w:r>
              <w:rPr>
                <w:noProof/>
                <w:webHidden/>
              </w:rPr>
              <w:t>44</w:t>
            </w:r>
            <w:r>
              <w:rPr>
                <w:noProof/>
                <w:webHidden/>
              </w:rPr>
              <w:fldChar w:fldCharType="end"/>
            </w:r>
          </w:hyperlink>
        </w:p>
        <w:p w14:paraId="5727C0B8" w14:textId="6492D69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1" w:history="1">
            <w:r w:rsidRPr="005E2C1E">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Physical display requirements</w:t>
            </w:r>
            <w:r>
              <w:rPr>
                <w:noProof/>
                <w:webHidden/>
              </w:rPr>
              <w:tab/>
            </w:r>
            <w:r>
              <w:rPr>
                <w:noProof/>
                <w:webHidden/>
              </w:rPr>
              <w:fldChar w:fldCharType="begin"/>
            </w:r>
            <w:r>
              <w:rPr>
                <w:noProof/>
                <w:webHidden/>
              </w:rPr>
              <w:instrText xml:space="preserve"> PAGEREF _Toc219458351 \h </w:instrText>
            </w:r>
            <w:r>
              <w:rPr>
                <w:noProof/>
                <w:webHidden/>
              </w:rPr>
            </w:r>
            <w:r>
              <w:rPr>
                <w:noProof/>
                <w:webHidden/>
              </w:rPr>
              <w:fldChar w:fldCharType="separate"/>
            </w:r>
            <w:r>
              <w:rPr>
                <w:noProof/>
                <w:webHidden/>
              </w:rPr>
              <w:t>44</w:t>
            </w:r>
            <w:r>
              <w:rPr>
                <w:noProof/>
                <w:webHidden/>
              </w:rPr>
              <w:fldChar w:fldCharType="end"/>
            </w:r>
          </w:hyperlink>
        </w:p>
        <w:p w14:paraId="2B1931A1" w14:textId="45E1A5A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2" w:history="1">
            <w:r w:rsidRPr="005E2C1E">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reproduction</w:t>
            </w:r>
            <w:r>
              <w:rPr>
                <w:noProof/>
                <w:webHidden/>
              </w:rPr>
              <w:tab/>
            </w:r>
            <w:r>
              <w:rPr>
                <w:noProof/>
                <w:webHidden/>
              </w:rPr>
              <w:fldChar w:fldCharType="begin"/>
            </w:r>
            <w:r>
              <w:rPr>
                <w:noProof/>
                <w:webHidden/>
              </w:rPr>
              <w:instrText xml:space="preserve"> PAGEREF _Toc219458352 \h </w:instrText>
            </w:r>
            <w:r>
              <w:rPr>
                <w:noProof/>
                <w:webHidden/>
              </w:rPr>
            </w:r>
            <w:r>
              <w:rPr>
                <w:noProof/>
                <w:webHidden/>
              </w:rPr>
              <w:fldChar w:fldCharType="separate"/>
            </w:r>
            <w:r>
              <w:rPr>
                <w:noProof/>
                <w:webHidden/>
              </w:rPr>
              <w:t>44</w:t>
            </w:r>
            <w:r>
              <w:rPr>
                <w:noProof/>
                <w:webHidden/>
              </w:rPr>
              <w:fldChar w:fldCharType="end"/>
            </w:r>
          </w:hyperlink>
        </w:p>
        <w:p w14:paraId="0091BEB7" w14:textId="27E1B11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3" w:history="1">
            <w:r w:rsidRPr="005E2C1E">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requirements for colours</w:t>
            </w:r>
            <w:r>
              <w:rPr>
                <w:noProof/>
                <w:webHidden/>
              </w:rPr>
              <w:tab/>
            </w:r>
            <w:r>
              <w:rPr>
                <w:noProof/>
                <w:webHidden/>
              </w:rPr>
              <w:fldChar w:fldCharType="begin"/>
            </w:r>
            <w:r>
              <w:rPr>
                <w:noProof/>
                <w:webHidden/>
              </w:rPr>
              <w:instrText xml:space="preserve"> PAGEREF _Toc219458353 \h </w:instrText>
            </w:r>
            <w:r>
              <w:rPr>
                <w:noProof/>
                <w:webHidden/>
              </w:rPr>
            </w:r>
            <w:r>
              <w:rPr>
                <w:noProof/>
                <w:webHidden/>
              </w:rPr>
              <w:fldChar w:fldCharType="separate"/>
            </w:r>
            <w:r>
              <w:rPr>
                <w:noProof/>
                <w:webHidden/>
              </w:rPr>
              <w:t>44</w:t>
            </w:r>
            <w:r>
              <w:rPr>
                <w:noProof/>
                <w:webHidden/>
              </w:rPr>
              <w:fldChar w:fldCharType="end"/>
            </w:r>
          </w:hyperlink>
        </w:p>
        <w:p w14:paraId="724E220F" w14:textId="6F5BF0A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4" w:history="1">
            <w:r w:rsidRPr="005E2C1E">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w:t>
            </w:r>
            <w:r>
              <w:rPr>
                <w:noProof/>
                <w:webHidden/>
              </w:rPr>
              <w:tab/>
            </w:r>
            <w:r>
              <w:rPr>
                <w:noProof/>
                <w:webHidden/>
              </w:rPr>
              <w:fldChar w:fldCharType="begin"/>
            </w:r>
            <w:r>
              <w:rPr>
                <w:noProof/>
                <w:webHidden/>
              </w:rPr>
              <w:instrText xml:space="preserve"> PAGEREF _Toc219458354 \h </w:instrText>
            </w:r>
            <w:r>
              <w:rPr>
                <w:noProof/>
                <w:webHidden/>
              </w:rPr>
            </w:r>
            <w:r>
              <w:rPr>
                <w:noProof/>
                <w:webHidden/>
              </w:rPr>
              <w:fldChar w:fldCharType="separate"/>
            </w:r>
            <w:r>
              <w:rPr>
                <w:noProof/>
                <w:webHidden/>
              </w:rPr>
              <w:t>44</w:t>
            </w:r>
            <w:r>
              <w:rPr>
                <w:noProof/>
                <w:webHidden/>
              </w:rPr>
              <w:fldChar w:fldCharType="end"/>
            </w:r>
          </w:hyperlink>
        </w:p>
        <w:p w14:paraId="3A7D8067" w14:textId="0E83C87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5" w:history="1">
            <w:r w:rsidRPr="005E2C1E">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calibration and verification</w:t>
            </w:r>
            <w:r>
              <w:rPr>
                <w:noProof/>
                <w:webHidden/>
              </w:rPr>
              <w:tab/>
            </w:r>
            <w:r>
              <w:rPr>
                <w:noProof/>
                <w:webHidden/>
              </w:rPr>
              <w:fldChar w:fldCharType="begin"/>
            </w:r>
            <w:r>
              <w:rPr>
                <w:noProof/>
                <w:webHidden/>
              </w:rPr>
              <w:instrText xml:space="preserve"> PAGEREF _Toc219458355 \h </w:instrText>
            </w:r>
            <w:r>
              <w:rPr>
                <w:noProof/>
                <w:webHidden/>
              </w:rPr>
            </w:r>
            <w:r>
              <w:rPr>
                <w:noProof/>
                <w:webHidden/>
              </w:rPr>
              <w:fldChar w:fldCharType="separate"/>
            </w:r>
            <w:r>
              <w:rPr>
                <w:noProof/>
                <w:webHidden/>
              </w:rPr>
              <w:t>44</w:t>
            </w:r>
            <w:r>
              <w:rPr>
                <w:noProof/>
                <w:webHidden/>
              </w:rPr>
              <w:fldChar w:fldCharType="end"/>
            </w:r>
          </w:hyperlink>
        </w:p>
        <w:p w14:paraId="7BB3C475" w14:textId="79B1598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6" w:history="1">
            <w:r w:rsidRPr="005E2C1E">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control, contrast and brightness controls</w:t>
            </w:r>
            <w:r>
              <w:rPr>
                <w:noProof/>
                <w:webHidden/>
              </w:rPr>
              <w:tab/>
            </w:r>
            <w:r>
              <w:rPr>
                <w:noProof/>
                <w:webHidden/>
              </w:rPr>
              <w:fldChar w:fldCharType="begin"/>
            </w:r>
            <w:r>
              <w:rPr>
                <w:noProof/>
                <w:webHidden/>
              </w:rPr>
              <w:instrText xml:space="preserve"> PAGEREF _Toc219458356 \h </w:instrText>
            </w:r>
            <w:r>
              <w:rPr>
                <w:noProof/>
                <w:webHidden/>
              </w:rPr>
            </w:r>
            <w:r>
              <w:rPr>
                <w:noProof/>
                <w:webHidden/>
              </w:rPr>
              <w:fldChar w:fldCharType="separate"/>
            </w:r>
            <w:r>
              <w:rPr>
                <w:noProof/>
                <w:webHidden/>
              </w:rPr>
              <w:t>45</w:t>
            </w:r>
            <w:r>
              <w:rPr>
                <w:noProof/>
                <w:webHidden/>
              </w:rPr>
              <w:fldChar w:fldCharType="end"/>
            </w:r>
          </w:hyperlink>
        </w:p>
        <w:p w14:paraId="3A84C2ED" w14:textId="5A5132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7" w:history="1">
            <w:r w:rsidRPr="005E2C1E">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Effect of controls</w:t>
            </w:r>
            <w:r>
              <w:rPr>
                <w:noProof/>
                <w:webHidden/>
              </w:rPr>
              <w:tab/>
            </w:r>
            <w:r>
              <w:rPr>
                <w:noProof/>
                <w:webHidden/>
              </w:rPr>
              <w:fldChar w:fldCharType="begin"/>
            </w:r>
            <w:r>
              <w:rPr>
                <w:noProof/>
                <w:webHidden/>
              </w:rPr>
              <w:instrText xml:space="preserve"> PAGEREF _Toc219458357 \h </w:instrText>
            </w:r>
            <w:r>
              <w:rPr>
                <w:noProof/>
                <w:webHidden/>
              </w:rPr>
            </w:r>
            <w:r>
              <w:rPr>
                <w:noProof/>
                <w:webHidden/>
              </w:rPr>
              <w:fldChar w:fldCharType="separate"/>
            </w:r>
            <w:r>
              <w:rPr>
                <w:noProof/>
                <w:webHidden/>
              </w:rPr>
              <w:t>45</w:t>
            </w:r>
            <w:r>
              <w:rPr>
                <w:noProof/>
                <w:webHidden/>
              </w:rPr>
              <w:fldChar w:fldCharType="end"/>
            </w:r>
          </w:hyperlink>
        </w:p>
        <w:p w14:paraId="1236D2D8" w14:textId="30374DE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8" w:history="1">
            <w:r w:rsidRPr="005E2C1E">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Use of the controls</w:t>
            </w:r>
            <w:r>
              <w:rPr>
                <w:noProof/>
                <w:webHidden/>
              </w:rPr>
              <w:tab/>
            </w:r>
            <w:r>
              <w:rPr>
                <w:noProof/>
                <w:webHidden/>
              </w:rPr>
              <w:fldChar w:fldCharType="begin"/>
            </w:r>
            <w:r>
              <w:rPr>
                <w:noProof/>
                <w:webHidden/>
              </w:rPr>
              <w:instrText xml:space="preserve"> PAGEREF _Toc219458358 \h </w:instrText>
            </w:r>
            <w:r>
              <w:rPr>
                <w:noProof/>
                <w:webHidden/>
              </w:rPr>
            </w:r>
            <w:r>
              <w:rPr>
                <w:noProof/>
                <w:webHidden/>
              </w:rPr>
              <w:fldChar w:fldCharType="separate"/>
            </w:r>
            <w:r>
              <w:rPr>
                <w:noProof/>
                <w:webHidden/>
              </w:rPr>
              <w:t>45</w:t>
            </w:r>
            <w:r>
              <w:rPr>
                <w:noProof/>
                <w:webHidden/>
              </w:rPr>
              <w:fldChar w:fldCharType="end"/>
            </w:r>
          </w:hyperlink>
        </w:p>
        <w:p w14:paraId="5C436CA7" w14:textId="3896248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9" w:history="1">
            <w:r w:rsidRPr="005E2C1E">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Setting the controls for route monitoring</w:t>
            </w:r>
            <w:r>
              <w:rPr>
                <w:noProof/>
                <w:webHidden/>
              </w:rPr>
              <w:tab/>
            </w:r>
            <w:r>
              <w:rPr>
                <w:noProof/>
                <w:webHidden/>
              </w:rPr>
              <w:fldChar w:fldCharType="begin"/>
            </w:r>
            <w:r>
              <w:rPr>
                <w:noProof/>
                <w:webHidden/>
              </w:rPr>
              <w:instrText xml:space="preserve"> PAGEREF _Toc219458359 \h </w:instrText>
            </w:r>
            <w:r>
              <w:rPr>
                <w:noProof/>
                <w:webHidden/>
              </w:rPr>
            </w:r>
            <w:r>
              <w:rPr>
                <w:noProof/>
                <w:webHidden/>
              </w:rPr>
              <w:fldChar w:fldCharType="separate"/>
            </w:r>
            <w:r>
              <w:rPr>
                <w:noProof/>
                <w:webHidden/>
              </w:rPr>
              <w:t>45</w:t>
            </w:r>
            <w:r>
              <w:rPr>
                <w:noProof/>
                <w:webHidden/>
              </w:rPr>
              <w:fldChar w:fldCharType="end"/>
            </w:r>
          </w:hyperlink>
        </w:p>
        <w:p w14:paraId="21AC27C0" w14:textId="7C8272B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0" w:history="1">
            <w:r w:rsidRPr="005E2C1E">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display capability</w:t>
            </w:r>
            <w:r>
              <w:rPr>
                <w:noProof/>
                <w:webHidden/>
              </w:rPr>
              <w:tab/>
            </w:r>
            <w:r>
              <w:rPr>
                <w:noProof/>
                <w:webHidden/>
              </w:rPr>
              <w:fldChar w:fldCharType="begin"/>
            </w:r>
            <w:r>
              <w:rPr>
                <w:noProof/>
                <w:webHidden/>
              </w:rPr>
              <w:instrText xml:space="preserve"> PAGEREF _Toc219458360 \h </w:instrText>
            </w:r>
            <w:r>
              <w:rPr>
                <w:noProof/>
                <w:webHidden/>
              </w:rPr>
            </w:r>
            <w:r>
              <w:rPr>
                <w:noProof/>
                <w:webHidden/>
              </w:rPr>
              <w:fldChar w:fldCharType="separate"/>
            </w:r>
            <w:r>
              <w:rPr>
                <w:noProof/>
                <w:webHidden/>
              </w:rPr>
              <w:t>46</w:t>
            </w:r>
            <w:r>
              <w:rPr>
                <w:noProof/>
                <w:webHidden/>
              </w:rPr>
              <w:fldChar w:fldCharType="end"/>
            </w:r>
          </w:hyperlink>
        </w:p>
        <w:p w14:paraId="647DA57F" w14:textId="3F8F7B5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1" w:history="1">
            <w:r w:rsidRPr="005E2C1E">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conversion tolerances and tests</w:t>
            </w:r>
            <w:r>
              <w:rPr>
                <w:noProof/>
                <w:webHidden/>
              </w:rPr>
              <w:tab/>
            </w:r>
            <w:r>
              <w:rPr>
                <w:noProof/>
                <w:webHidden/>
              </w:rPr>
              <w:fldChar w:fldCharType="begin"/>
            </w:r>
            <w:r>
              <w:rPr>
                <w:noProof/>
                <w:webHidden/>
              </w:rPr>
              <w:instrText xml:space="preserve"> PAGEREF _Toc219458361 \h </w:instrText>
            </w:r>
            <w:r>
              <w:rPr>
                <w:noProof/>
                <w:webHidden/>
              </w:rPr>
            </w:r>
            <w:r>
              <w:rPr>
                <w:noProof/>
                <w:webHidden/>
              </w:rPr>
              <w:fldChar w:fldCharType="separate"/>
            </w:r>
            <w:r>
              <w:rPr>
                <w:noProof/>
                <w:webHidden/>
              </w:rPr>
              <w:t>46</w:t>
            </w:r>
            <w:r>
              <w:rPr>
                <w:noProof/>
                <w:webHidden/>
              </w:rPr>
              <w:fldChar w:fldCharType="end"/>
            </w:r>
          </w:hyperlink>
        </w:p>
        <w:p w14:paraId="4342F48B" w14:textId="108FA33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2" w:history="1">
            <w:r w:rsidRPr="005E2C1E">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_Toc219458362 \h </w:instrText>
            </w:r>
            <w:r>
              <w:rPr>
                <w:noProof/>
                <w:webHidden/>
              </w:rPr>
            </w:r>
            <w:r>
              <w:rPr>
                <w:noProof/>
                <w:webHidden/>
              </w:rPr>
              <w:fldChar w:fldCharType="separate"/>
            </w:r>
            <w:r>
              <w:rPr>
                <w:noProof/>
                <w:webHidden/>
              </w:rPr>
              <w:t>48</w:t>
            </w:r>
            <w:r>
              <w:rPr>
                <w:noProof/>
                <w:webHidden/>
              </w:rPr>
              <w:fldChar w:fldCharType="end"/>
            </w:r>
          </w:hyperlink>
        </w:p>
        <w:p w14:paraId="7AAC588D" w14:textId="18697E1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3" w:history="1">
            <w:r w:rsidRPr="005E2C1E">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Use of ECDIS Chart 1 and Colour Test Diagram</w:t>
            </w:r>
            <w:r>
              <w:rPr>
                <w:noProof/>
                <w:webHidden/>
              </w:rPr>
              <w:tab/>
            </w:r>
            <w:r>
              <w:rPr>
                <w:noProof/>
                <w:webHidden/>
              </w:rPr>
              <w:fldChar w:fldCharType="begin"/>
            </w:r>
            <w:r>
              <w:rPr>
                <w:noProof/>
                <w:webHidden/>
              </w:rPr>
              <w:instrText xml:space="preserve"> PAGEREF _Toc219458363 \h </w:instrText>
            </w:r>
            <w:r>
              <w:rPr>
                <w:noProof/>
                <w:webHidden/>
              </w:rPr>
            </w:r>
            <w:r>
              <w:rPr>
                <w:noProof/>
                <w:webHidden/>
              </w:rPr>
              <w:fldChar w:fldCharType="separate"/>
            </w:r>
            <w:r>
              <w:rPr>
                <w:noProof/>
                <w:webHidden/>
              </w:rPr>
              <w:t>48</w:t>
            </w:r>
            <w:r>
              <w:rPr>
                <w:noProof/>
                <w:webHidden/>
              </w:rPr>
              <w:fldChar w:fldCharType="end"/>
            </w:r>
          </w:hyperlink>
        </w:p>
        <w:p w14:paraId="40CE142E" w14:textId="419EAC7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4" w:history="1">
            <w:r w:rsidRPr="005E2C1E">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_Toc219458364 \h </w:instrText>
            </w:r>
            <w:r>
              <w:rPr>
                <w:noProof/>
                <w:webHidden/>
              </w:rPr>
            </w:r>
            <w:r>
              <w:rPr>
                <w:noProof/>
                <w:webHidden/>
              </w:rPr>
              <w:fldChar w:fldCharType="separate"/>
            </w:r>
            <w:r>
              <w:rPr>
                <w:noProof/>
                <w:webHidden/>
              </w:rPr>
              <w:t>48</w:t>
            </w:r>
            <w:r>
              <w:rPr>
                <w:noProof/>
                <w:webHidden/>
              </w:rPr>
              <w:fldChar w:fldCharType="end"/>
            </w:r>
          </w:hyperlink>
        </w:p>
        <w:p w14:paraId="3CE90566" w14:textId="62834AF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5" w:history="1">
            <w:r w:rsidRPr="005E2C1E">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Colour Test Diagram</w:t>
            </w:r>
            <w:r>
              <w:rPr>
                <w:noProof/>
                <w:webHidden/>
              </w:rPr>
              <w:tab/>
            </w:r>
            <w:r>
              <w:rPr>
                <w:noProof/>
                <w:webHidden/>
              </w:rPr>
              <w:fldChar w:fldCharType="begin"/>
            </w:r>
            <w:r>
              <w:rPr>
                <w:noProof/>
                <w:webHidden/>
              </w:rPr>
              <w:instrText xml:space="preserve"> PAGEREF _Toc219458365 \h </w:instrText>
            </w:r>
            <w:r>
              <w:rPr>
                <w:noProof/>
                <w:webHidden/>
              </w:rPr>
            </w:r>
            <w:r>
              <w:rPr>
                <w:noProof/>
                <w:webHidden/>
              </w:rPr>
              <w:fldChar w:fldCharType="separate"/>
            </w:r>
            <w:r>
              <w:rPr>
                <w:noProof/>
                <w:webHidden/>
              </w:rPr>
              <w:t>49</w:t>
            </w:r>
            <w:r>
              <w:rPr>
                <w:noProof/>
                <w:webHidden/>
              </w:rPr>
              <w:fldChar w:fldCharType="end"/>
            </w:r>
          </w:hyperlink>
        </w:p>
        <w:p w14:paraId="5280E7FB" w14:textId="0CD18ED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6" w:history="1">
            <w:r w:rsidRPr="005E2C1E">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Relationship to S-57 Chart 1</w:t>
            </w:r>
            <w:r>
              <w:rPr>
                <w:noProof/>
                <w:webHidden/>
              </w:rPr>
              <w:tab/>
            </w:r>
            <w:r>
              <w:rPr>
                <w:noProof/>
                <w:webHidden/>
              </w:rPr>
              <w:fldChar w:fldCharType="begin"/>
            </w:r>
            <w:r>
              <w:rPr>
                <w:noProof/>
                <w:webHidden/>
              </w:rPr>
              <w:instrText xml:space="preserve"> PAGEREF _Toc219458366 \h </w:instrText>
            </w:r>
            <w:r>
              <w:rPr>
                <w:noProof/>
                <w:webHidden/>
              </w:rPr>
            </w:r>
            <w:r>
              <w:rPr>
                <w:noProof/>
                <w:webHidden/>
              </w:rPr>
              <w:fldChar w:fldCharType="separate"/>
            </w:r>
            <w:r>
              <w:rPr>
                <w:noProof/>
                <w:webHidden/>
              </w:rPr>
              <w:t>51</w:t>
            </w:r>
            <w:r>
              <w:rPr>
                <w:noProof/>
                <w:webHidden/>
              </w:rPr>
              <w:fldChar w:fldCharType="end"/>
            </w:r>
          </w:hyperlink>
        </w:p>
        <w:p w14:paraId="36505E6D" w14:textId="7A84F6F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7" w:history="1">
            <w:r w:rsidRPr="005E2C1E">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Black-adjust symbol</w:t>
            </w:r>
            <w:r>
              <w:rPr>
                <w:noProof/>
                <w:webHidden/>
              </w:rPr>
              <w:tab/>
            </w:r>
            <w:r>
              <w:rPr>
                <w:noProof/>
                <w:webHidden/>
              </w:rPr>
              <w:fldChar w:fldCharType="begin"/>
            </w:r>
            <w:r>
              <w:rPr>
                <w:noProof/>
                <w:webHidden/>
              </w:rPr>
              <w:instrText xml:space="preserve"> PAGEREF _Toc219458367 \h </w:instrText>
            </w:r>
            <w:r>
              <w:rPr>
                <w:noProof/>
                <w:webHidden/>
              </w:rPr>
            </w:r>
            <w:r>
              <w:rPr>
                <w:noProof/>
                <w:webHidden/>
              </w:rPr>
              <w:fldChar w:fldCharType="separate"/>
            </w:r>
            <w:r>
              <w:rPr>
                <w:noProof/>
                <w:webHidden/>
              </w:rPr>
              <w:t>51</w:t>
            </w:r>
            <w:r>
              <w:rPr>
                <w:noProof/>
                <w:webHidden/>
              </w:rPr>
              <w:fldChar w:fldCharType="end"/>
            </w:r>
          </w:hyperlink>
        </w:p>
        <w:p w14:paraId="4443580F" w14:textId="340C13E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68" w:history="1">
            <w:r w:rsidRPr="005E2C1E">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Management</w:t>
            </w:r>
            <w:r>
              <w:rPr>
                <w:noProof/>
                <w:webHidden/>
              </w:rPr>
              <w:tab/>
            </w:r>
            <w:r>
              <w:rPr>
                <w:noProof/>
                <w:webHidden/>
              </w:rPr>
              <w:fldChar w:fldCharType="begin"/>
            </w:r>
            <w:r>
              <w:rPr>
                <w:noProof/>
                <w:webHidden/>
              </w:rPr>
              <w:instrText xml:space="preserve"> PAGEREF _Toc219458368 \h </w:instrText>
            </w:r>
            <w:r>
              <w:rPr>
                <w:noProof/>
                <w:webHidden/>
              </w:rPr>
            </w:r>
            <w:r>
              <w:rPr>
                <w:noProof/>
                <w:webHidden/>
              </w:rPr>
              <w:fldChar w:fldCharType="separate"/>
            </w:r>
            <w:r>
              <w:rPr>
                <w:noProof/>
                <w:webHidden/>
              </w:rPr>
              <w:t>51</w:t>
            </w:r>
            <w:r>
              <w:rPr>
                <w:noProof/>
                <w:webHidden/>
              </w:rPr>
              <w:fldChar w:fldCharType="end"/>
            </w:r>
          </w:hyperlink>
        </w:p>
        <w:p w14:paraId="669616D5" w14:textId="605963C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9" w:history="1">
            <w:r w:rsidRPr="005E2C1E">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Feature and Portrayal Catalogues</w:t>
            </w:r>
            <w:r>
              <w:rPr>
                <w:noProof/>
                <w:webHidden/>
              </w:rPr>
              <w:tab/>
            </w:r>
            <w:r>
              <w:rPr>
                <w:noProof/>
                <w:webHidden/>
              </w:rPr>
              <w:fldChar w:fldCharType="begin"/>
            </w:r>
            <w:r>
              <w:rPr>
                <w:noProof/>
                <w:webHidden/>
              </w:rPr>
              <w:instrText xml:space="preserve"> PAGEREF _Toc219458369 \h </w:instrText>
            </w:r>
            <w:r>
              <w:rPr>
                <w:noProof/>
                <w:webHidden/>
              </w:rPr>
            </w:r>
            <w:r>
              <w:rPr>
                <w:noProof/>
                <w:webHidden/>
              </w:rPr>
              <w:fldChar w:fldCharType="separate"/>
            </w:r>
            <w:r>
              <w:rPr>
                <w:noProof/>
                <w:webHidden/>
              </w:rPr>
              <w:t>51</w:t>
            </w:r>
            <w:r>
              <w:rPr>
                <w:noProof/>
                <w:webHidden/>
              </w:rPr>
              <w:fldChar w:fldCharType="end"/>
            </w:r>
          </w:hyperlink>
        </w:p>
        <w:p w14:paraId="26F6CBFD" w14:textId="3C2CE9A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0" w:history="1">
            <w:r w:rsidRPr="005E2C1E">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Portrayal and feature catalogue compatibility</w:t>
            </w:r>
            <w:r>
              <w:rPr>
                <w:noProof/>
                <w:webHidden/>
              </w:rPr>
              <w:tab/>
            </w:r>
            <w:r>
              <w:rPr>
                <w:noProof/>
                <w:webHidden/>
              </w:rPr>
              <w:fldChar w:fldCharType="begin"/>
            </w:r>
            <w:r>
              <w:rPr>
                <w:noProof/>
                <w:webHidden/>
              </w:rPr>
              <w:instrText xml:space="preserve"> PAGEREF _Toc219458370 \h </w:instrText>
            </w:r>
            <w:r>
              <w:rPr>
                <w:noProof/>
                <w:webHidden/>
              </w:rPr>
            </w:r>
            <w:r>
              <w:rPr>
                <w:noProof/>
                <w:webHidden/>
              </w:rPr>
              <w:fldChar w:fldCharType="separate"/>
            </w:r>
            <w:r>
              <w:rPr>
                <w:noProof/>
                <w:webHidden/>
              </w:rPr>
              <w:t>52</w:t>
            </w:r>
            <w:r>
              <w:rPr>
                <w:noProof/>
                <w:webHidden/>
              </w:rPr>
              <w:fldChar w:fldCharType="end"/>
            </w:r>
          </w:hyperlink>
        </w:p>
        <w:p w14:paraId="64FC5DE2" w14:textId="7F0A5E7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1" w:history="1">
            <w:r w:rsidRPr="005E2C1E">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overlaps and gaps</w:t>
            </w:r>
            <w:r>
              <w:rPr>
                <w:noProof/>
                <w:webHidden/>
              </w:rPr>
              <w:tab/>
            </w:r>
            <w:r>
              <w:rPr>
                <w:noProof/>
                <w:webHidden/>
              </w:rPr>
              <w:fldChar w:fldCharType="begin"/>
            </w:r>
            <w:r>
              <w:rPr>
                <w:noProof/>
                <w:webHidden/>
              </w:rPr>
              <w:instrText xml:space="preserve"> PAGEREF _Toc219458371 \h </w:instrText>
            </w:r>
            <w:r>
              <w:rPr>
                <w:noProof/>
                <w:webHidden/>
              </w:rPr>
            </w:r>
            <w:r>
              <w:rPr>
                <w:noProof/>
                <w:webHidden/>
              </w:rPr>
              <w:fldChar w:fldCharType="separate"/>
            </w:r>
            <w:r>
              <w:rPr>
                <w:noProof/>
                <w:webHidden/>
              </w:rPr>
              <w:t>53</w:t>
            </w:r>
            <w:r>
              <w:rPr>
                <w:noProof/>
                <w:webHidden/>
              </w:rPr>
              <w:fldChar w:fldCharType="end"/>
            </w:r>
          </w:hyperlink>
        </w:p>
        <w:p w14:paraId="40AA910D" w14:textId="2CECC6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2" w:history="1">
            <w:r w:rsidRPr="005E2C1E">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in ENC coverage</w:t>
            </w:r>
            <w:r>
              <w:rPr>
                <w:noProof/>
                <w:webHidden/>
              </w:rPr>
              <w:tab/>
            </w:r>
            <w:r>
              <w:rPr>
                <w:noProof/>
                <w:webHidden/>
              </w:rPr>
              <w:fldChar w:fldCharType="begin"/>
            </w:r>
            <w:r>
              <w:rPr>
                <w:noProof/>
                <w:webHidden/>
              </w:rPr>
              <w:instrText xml:space="preserve"> PAGEREF _Toc219458372 \h </w:instrText>
            </w:r>
            <w:r>
              <w:rPr>
                <w:noProof/>
                <w:webHidden/>
              </w:rPr>
            </w:r>
            <w:r>
              <w:rPr>
                <w:noProof/>
                <w:webHidden/>
              </w:rPr>
              <w:fldChar w:fldCharType="separate"/>
            </w:r>
            <w:r>
              <w:rPr>
                <w:noProof/>
                <w:webHidden/>
              </w:rPr>
              <w:t>53</w:t>
            </w:r>
            <w:r>
              <w:rPr>
                <w:noProof/>
                <w:webHidden/>
              </w:rPr>
              <w:fldChar w:fldCharType="end"/>
            </w:r>
          </w:hyperlink>
        </w:p>
        <w:p w14:paraId="6A8B736A" w14:textId="3625DC8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3" w:history="1">
            <w:r w:rsidRPr="005E2C1E">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between other data products</w:t>
            </w:r>
            <w:r>
              <w:rPr>
                <w:noProof/>
                <w:webHidden/>
              </w:rPr>
              <w:tab/>
            </w:r>
            <w:r>
              <w:rPr>
                <w:noProof/>
                <w:webHidden/>
              </w:rPr>
              <w:fldChar w:fldCharType="begin"/>
            </w:r>
            <w:r>
              <w:rPr>
                <w:noProof/>
                <w:webHidden/>
              </w:rPr>
              <w:instrText xml:space="preserve"> PAGEREF _Toc219458373 \h </w:instrText>
            </w:r>
            <w:r>
              <w:rPr>
                <w:noProof/>
                <w:webHidden/>
              </w:rPr>
            </w:r>
            <w:r>
              <w:rPr>
                <w:noProof/>
                <w:webHidden/>
              </w:rPr>
              <w:fldChar w:fldCharType="separate"/>
            </w:r>
            <w:r>
              <w:rPr>
                <w:noProof/>
                <w:webHidden/>
              </w:rPr>
              <w:t>53</w:t>
            </w:r>
            <w:r>
              <w:rPr>
                <w:noProof/>
                <w:webHidden/>
              </w:rPr>
              <w:fldChar w:fldCharType="end"/>
            </w:r>
          </w:hyperlink>
        </w:p>
        <w:p w14:paraId="02D7A598" w14:textId="012741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4" w:history="1">
            <w:r w:rsidRPr="005E2C1E">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Updating Datasets on ECDIS</w:t>
            </w:r>
            <w:r>
              <w:rPr>
                <w:noProof/>
                <w:webHidden/>
              </w:rPr>
              <w:tab/>
            </w:r>
            <w:r>
              <w:rPr>
                <w:noProof/>
                <w:webHidden/>
              </w:rPr>
              <w:fldChar w:fldCharType="begin"/>
            </w:r>
            <w:r>
              <w:rPr>
                <w:noProof/>
                <w:webHidden/>
              </w:rPr>
              <w:instrText xml:space="preserve"> PAGEREF _Toc219458374 \h </w:instrText>
            </w:r>
            <w:r>
              <w:rPr>
                <w:noProof/>
                <w:webHidden/>
              </w:rPr>
            </w:r>
            <w:r>
              <w:rPr>
                <w:noProof/>
                <w:webHidden/>
              </w:rPr>
              <w:fldChar w:fldCharType="separate"/>
            </w:r>
            <w:r>
              <w:rPr>
                <w:noProof/>
                <w:webHidden/>
              </w:rPr>
              <w:t>53</w:t>
            </w:r>
            <w:r>
              <w:rPr>
                <w:noProof/>
                <w:webHidden/>
              </w:rPr>
              <w:fldChar w:fldCharType="end"/>
            </w:r>
          </w:hyperlink>
        </w:p>
        <w:p w14:paraId="25F863E7" w14:textId="4D609B8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5" w:history="1">
            <w:r w:rsidRPr="005E2C1E">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_Toc219458375 \h </w:instrText>
            </w:r>
            <w:r>
              <w:rPr>
                <w:noProof/>
                <w:webHidden/>
              </w:rPr>
            </w:r>
            <w:r>
              <w:rPr>
                <w:noProof/>
                <w:webHidden/>
              </w:rPr>
              <w:fldChar w:fldCharType="separate"/>
            </w:r>
            <w:r>
              <w:rPr>
                <w:noProof/>
                <w:webHidden/>
              </w:rPr>
              <w:t>53</w:t>
            </w:r>
            <w:r>
              <w:rPr>
                <w:noProof/>
                <w:webHidden/>
              </w:rPr>
              <w:fldChar w:fldCharType="end"/>
            </w:r>
          </w:hyperlink>
        </w:p>
        <w:p w14:paraId="451D6ACA" w14:textId="6F5DB47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6" w:history="1">
            <w:r w:rsidRPr="005E2C1E">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 requirements</w:t>
            </w:r>
            <w:r>
              <w:rPr>
                <w:noProof/>
                <w:webHidden/>
              </w:rPr>
              <w:tab/>
            </w:r>
            <w:r>
              <w:rPr>
                <w:noProof/>
                <w:webHidden/>
              </w:rPr>
              <w:fldChar w:fldCharType="begin"/>
            </w:r>
            <w:r>
              <w:rPr>
                <w:noProof/>
                <w:webHidden/>
              </w:rPr>
              <w:instrText xml:space="preserve"> PAGEREF _Toc219458376 \h </w:instrText>
            </w:r>
            <w:r>
              <w:rPr>
                <w:noProof/>
                <w:webHidden/>
              </w:rPr>
            </w:r>
            <w:r>
              <w:rPr>
                <w:noProof/>
                <w:webHidden/>
              </w:rPr>
              <w:fldChar w:fldCharType="separate"/>
            </w:r>
            <w:r>
              <w:rPr>
                <w:noProof/>
                <w:webHidden/>
              </w:rPr>
              <w:t>53</w:t>
            </w:r>
            <w:r>
              <w:rPr>
                <w:noProof/>
                <w:webHidden/>
              </w:rPr>
              <w:fldChar w:fldCharType="end"/>
            </w:r>
          </w:hyperlink>
        </w:p>
        <w:p w14:paraId="14969802" w14:textId="706E4B3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7" w:history="1">
            <w:r w:rsidRPr="005E2C1E">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w:t>
            </w:r>
            <w:r>
              <w:rPr>
                <w:noProof/>
                <w:webHidden/>
              </w:rPr>
              <w:tab/>
            </w:r>
            <w:r>
              <w:rPr>
                <w:noProof/>
                <w:webHidden/>
              </w:rPr>
              <w:fldChar w:fldCharType="begin"/>
            </w:r>
            <w:r>
              <w:rPr>
                <w:noProof/>
                <w:webHidden/>
              </w:rPr>
              <w:instrText xml:space="preserve"> PAGEREF _Toc219458377 \h </w:instrText>
            </w:r>
            <w:r>
              <w:rPr>
                <w:noProof/>
                <w:webHidden/>
              </w:rPr>
            </w:r>
            <w:r>
              <w:rPr>
                <w:noProof/>
                <w:webHidden/>
              </w:rPr>
              <w:fldChar w:fldCharType="separate"/>
            </w:r>
            <w:r>
              <w:rPr>
                <w:noProof/>
                <w:webHidden/>
              </w:rPr>
              <w:t>54</w:t>
            </w:r>
            <w:r>
              <w:rPr>
                <w:noProof/>
                <w:webHidden/>
              </w:rPr>
              <w:fldChar w:fldCharType="end"/>
            </w:r>
          </w:hyperlink>
        </w:p>
        <w:p w14:paraId="70524949" w14:textId="3985A71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8" w:history="1">
            <w:r w:rsidRPr="005E2C1E">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_Toc219458378 \h </w:instrText>
            </w:r>
            <w:r>
              <w:rPr>
                <w:noProof/>
                <w:webHidden/>
              </w:rPr>
            </w:r>
            <w:r>
              <w:rPr>
                <w:noProof/>
                <w:webHidden/>
              </w:rPr>
              <w:fldChar w:fldCharType="separate"/>
            </w:r>
            <w:r>
              <w:rPr>
                <w:noProof/>
                <w:webHidden/>
              </w:rPr>
              <w:t>54</w:t>
            </w:r>
            <w:r>
              <w:rPr>
                <w:noProof/>
                <w:webHidden/>
              </w:rPr>
              <w:fldChar w:fldCharType="end"/>
            </w:r>
          </w:hyperlink>
        </w:p>
        <w:p w14:paraId="1FD25714" w14:textId="333C36E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79" w:history="1">
            <w:r w:rsidRPr="005E2C1E">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Support Files</w:t>
            </w:r>
            <w:r>
              <w:rPr>
                <w:noProof/>
                <w:webHidden/>
              </w:rPr>
              <w:tab/>
            </w:r>
            <w:r>
              <w:rPr>
                <w:noProof/>
                <w:webHidden/>
              </w:rPr>
              <w:fldChar w:fldCharType="begin"/>
            </w:r>
            <w:r>
              <w:rPr>
                <w:noProof/>
                <w:webHidden/>
              </w:rPr>
              <w:instrText xml:space="preserve"> PAGEREF _Toc219458379 \h </w:instrText>
            </w:r>
            <w:r>
              <w:rPr>
                <w:noProof/>
                <w:webHidden/>
              </w:rPr>
            </w:r>
            <w:r>
              <w:rPr>
                <w:noProof/>
                <w:webHidden/>
              </w:rPr>
              <w:fldChar w:fldCharType="separate"/>
            </w:r>
            <w:r>
              <w:rPr>
                <w:noProof/>
                <w:webHidden/>
              </w:rPr>
              <w:t>55</w:t>
            </w:r>
            <w:r>
              <w:rPr>
                <w:noProof/>
                <w:webHidden/>
              </w:rPr>
              <w:fldChar w:fldCharType="end"/>
            </w:r>
          </w:hyperlink>
        </w:p>
        <w:p w14:paraId="636360EC" w14:textId="2594AB3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0" w:history="1">
            <w:r w:rsidRPr="005E2C1E">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delivery</w:t>
            </w:r>
            <w:r>
              <w:rPr>
                <w:noProof/>
                <w:webHidden/>
              </w:rPr>
              <w:tab/>
            </w:r>
            <w:r>
              <w:rPr>
                <w:noProof/>
                <w:webHidden/>
              </w:rPr>
              <w:fldChar w:fldCharType="begin"/>
            </w:r>
            <w:r>
              <w:rPr>
                <w:noProof/>
                <w:webHidden/>
              </w:rPr>
              <w:instrText xml:space="preserve"> PAGEREF _Toc219458380 \h </w:instrText>
            </w:r>
            <w:r>
              <w:rPr>
                <w:noProof/>
                <w:webHidden/>
              </w:rPr>
            </w:r>
            <w:r>
              <w:rPr>
                <w:noProof/>
                <w:webHidden/>
              </w:rPr>
              <w:fldChar w:fldCharType="separate"/>
            </w:r>
            <w:r>
              <w:rPr>
                <w:noProof/>
                <w:webHidden/>
              </w:rPr>
              <w:t>55</w:t>
            </w:r>
            <w:r>
              <w:rPr>
                <w:noProof/>
                <w:webHidden/>
              </w:rPr>
              <w:fldChar w:fldCharType="end"/>
            </w:r>
          </w:hyperlink>
        </w:p>
        <w:p w14:paraId="768A2296" w14:textId="140CBD3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1" w:history="1">
            <w:r w:rsidRPr="005E2C1E">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_Toc219458381 \h </w:instrText>
            </w:r>
            <w:r>
              <w:rPr>
                <w:noProof/>
                <w:webHidden/>
              </w:rPr>
            </w:r>
            <w:r>
              <w:rPr>
                <w:noProof/>
                <w:webHidden/>
              </w:rPr>
              <w:fldChar w:fldCharType="separate"/>
            </w:r>
            <w:r>
              <w:rPr>
                <w:noProof/>
                <w:webHidden/>
              </w:rPr>
              <w:t>55</w:t>
            </w:r>
            <w:r>
              <w:rPr>
                <w:noProof/>
                <w:webHidden/>
              </w:rPr>
              <w:fldChar w:fldCharType="end"/>
            </w:r>
          </w:hyperlink>
        </w:p>
        <w:p w14:paraId="2C5DC111" w14:textId="63D09CE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2" w:history="1">
            <w:r w:rsidRPr="005E2C1E">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Support File formats.</w:t>
            </w:r>
            <w:r>
              <w:rPr>
                <w:noProof/>
                <w:webHidden/>
              </w:rPr>
              <w:tab/>
            </w:r>
            <w:r>
              <w:rPr>
                <w:noProof/>
                <w:webHidden/>
              </w:rPr>
              <w:fldChar w:fldCharType="begin"/>
            </w:r>
            <w:r>
              <w:rPr>
                <w:noProof/>
                <w:webHidden/>
              </w:rPr>
              <w:instrText xml:space="preserve"> PAGEREF _Toc219458382 \h </w:instrText>
            </w:r>
            <w:r>
              <w:rPr>
                <w:noProof/>
                <w:webHidden/>
              </w:rPr>
            </w:r>
            <w:r>
              <w:rPr>
                <w:noProof/>
                <w:webHidden/>
              </w:rPr>
              <w:fldChar w:fldCharType="separate"/>
            </w:r>
            <w:r>
              <w:rPr>
                <w:noProof/>
                <w:webHidden/>
              </w:rPr>
              <w:t>56</w:t>
            </w:r>
            <w:r>
              <w:rPr>
                <w:noProof/>
                <w:webHidden/>
              </w:rPr>
              <w:fldChar w:fldCharType="end"/>
            </w:r>
          </w:hyperlink>
        </w:p>
        <w:p w14:paraId="23C4644C" w14:textId="5E72F29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3" w:history="1">
            <w:r w:rsidRPr="005E2C1E">
              <w:rPr>
                <w:rStyle w:val="Hyperlink"/>
                <w:noProof/>
              </w:rPr>
              <w:t>Appendix A – Manual Updates</w:t>
            </w:r>
            <w:r>
              <w:rPr>
                <w:noProof/>
                <w:webHidden/>
              </w:rPr>
              <w:tab/>
            </w:r>
            <w:r>
              <w:rPr>
                <w:noProof/>
                <w:webHidden/>
              </w:rPr>
              <w:fldChar w:fldCharType="begin"/>
            </w:r>
            <w:r>
              <w:rPr>
                <w:noProof/>
                <w:webHidden/>
              </w:rPr>
              <w:instrText xml:space="preserve"> PAGEREF _Toc219458383 \h </w:instrText>
            </w:r>
            <w:r>
              <w:rPr>
                <w:noProof/>
                <w:webHidden/>
              </w:rPr>
            </w:r>
            <w:r>
              <w:rPr>
                <w:noProof/>
                <w:webHidden/>
              </w:rPr>
              <w:fldChar w:fldCharType="separate"/>
            </w:r>
            <w:r>
              <w:rPr>
                <w:noProof/>
                <w:webHidden/>
              </w:rPr>
              <w:t>58</w:t>
            </w:r>
            <w:r>
              <w:rPr>
                <w:noProof/>
                <w:webHidden/>
              </w:rPr>
              <w:fldChar w:fldCharType="end"/>
            </w:r>
          </w:hyperlink>
        </w:p>
        <w:p w14:paraId="40487726" w14:textId="27FD68E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4" w:history="1">
            <w:r w:rsidRPr="005E2C1E">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_Toc219458384 \h </w:instrText>
            </w:r>
            <w:r>
              <w:rPr>
                <w:noProof/>
                <w:webHidden/>
              </w:rPr>
            </w:r>
            <w:r>
              <w:rPr>
                <w:noProof/>
                <w:webHidden/>
              </w:rPr>
              <w:fldChar w:fldCharType="separate"/>
            </w:r>
            <w:r>
              <w:rPr>
                <w:noProof/>
                <w:webHidden/>
              </w:rPr>
              <w:t>58</w:t>
            </w:r>
            <w:r>
              <w:rPr>
                <w:noProof/>
                <w:webHidden/>
              </w:rPr>
              <w:fldChar w:fldCharType="end"/>
            </w:r>
          </w:hyperlink>
        </w:p>
        <w:p w14:paraId="370FC7D8" w14:textId="79CDC3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5" w:history="1">
            <w:r w:rsidRPr="005E2C1E">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Attribution of Manual Update Features</w:t>
            </w:r>
            <w:r>
              <w:rPr>
                <w:noProof/>
                <w:webHidden/>
              </w:rPr>
              <w:tab/>
            </w:r>
            <w:r>
              <w:rPr>
                <w:noProof/>
                <w:webHidden/>
              </w:rPr>
              <w:fldChar w:fldCharType="begin"/>
            </w:r>
            <w:r>
              <w:rPr>
                <w:noProof/>
                <w:webHidden/>
              </w:rPr>
              <w:instrText xml:space="preserve"> PAGEREF _Toc219458385 \h </w:instrText>
            </w:r>
            <w:r>
              <w:rPr>
                <w:noProof/>
                <w:webHidden/>
              </w:rPr>
            </w:r>
            <w:r>
              <w:rPr>
                <w:noProof/>
                <w:webHidden/>
              </w:rPr>
              <w:fldChar w:fldCharType="separate"/>
            </w:r>
            <w:r>
              <w:rPr>
                <w:noProof/>
                <w:webHidden/>
              </w:rPr>
              <w:t>60</w:t>
            </w:r>
            <w:r>
              <w:rPr>
                <w:noProof/>
                <w:webHidden/>
              </w:rPr>
              <w:fldChar w:fldCharType="end"/>
            </w:r>
          </w:hyperlink>
        </w:p>
        <w:p w14:paraId="7372778B" w14:textId="7AE0F65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6" w:history="1">
            <w:r w:rsidRPr="005E2C1E">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_Toc219458386 \h </w:instrText>
            </w:r>
            <w:r>
              <w:rPr>
                <w:noProof/>
                <w:webHidden/>
              </w:rPr>
            </w:r>
            <w:r>
              <w:rPr>
                <w:noProof/>
                <w:webHidden/>
              </w:rPr>
              <w:fldChar w:fldCharType="separate"/>
            </w:r>
            <w:r>
              <w:rPr>
                <w:noProof/>
                <w:webHidden/>
              </w:rPr>
              <w:t>61</w:t>
            </w:r>
            <w:r>
              <w:rPr>
                <w:noProof/>
                <w:webHidden/>
              </w:rPr>
              <w:fldChar w:fldCharType="end"/>
            </w:r>
          </w:hyperlink>
        </w:p>
        <w:p w14:paraId="0960F3AE" w14:textId="58397C8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7" w:history="1">
            <w:r w:rsidRPr="005E2C1E">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_Toc219458387 \h </w:instrText>
            </w:r>
            <w:r>
              <w:rPr>
                <w:noProof/>
                <w:webHidden/>
              </w:rPr>
            </w:r>
            <w:r>
              <w:rPr>
                <w:noProof/>
                <w:webHidden/>
              </w:rPr>
              <w:fldChar w:fldCharType="separate"/>
            </w:r>
            <w:r>
              <w:rPr>
                <w:noProof/>
                <w:webHidden/>
              </w:rPr>
              <w:t>61</w:t>
            </w:r>
            <w:r>
              <w:rPr>
                <w:noProof/>
                <w:webHidden/>
              </w:rPr>
              <w:fldChar w:fldCharType="end"/>
            </w:r>
          </w:hyperlink>
        </w:p>
        <w:p w14:paraId="67710824" w14:textId="4A8333C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8" w:history="1">
            <w:r w:rsidRPr="005E2C1E">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Error code descriptions.</w:t>
            </w:r>
            <w:r>
              <w:rPr>
                <w:noProof/>
                <w:webHidden/>
              </w:rPr>
              <w:tab/>
            </w:r>
            <w:r>
              <w:rPr>
                <w:noProof/>
                <w:webHidden/>
              </w:rPr>
              <w:fldChar w:fldCharType="begin"/>
            </w:r>
            <w:r>
              <w:rPr>
                <w:noProof/>
                <w:webHidden/>
              </w:rPr>
              <w:instrText xml:space="preserve"> PAGEREF _Toc219458388 \h </w:instrText>
            </w:r>
            <w:r>
              <w:rPr>
                <w:noProof/>
                <w:webHidden/>
              </w:rPr>
            </w:r>
            <w:r>
              <w:rPr>
                <w:noProof/>
                <w:webHidden/>
              </w:rPr>
              <w:fldChar w:fldCharType="separate"/>
            </w:r>
            <w:r>
              <w:rPr>
                <w:noProof/>
                <w:webHidden/>
              </w:rPr>
              <w:t>62</w:t>
            </w:r>
            <w:r>
              <w:rPr>
                <w:noProof/>
                <w:webHidden/>
              </w:rPr>
              <w:fldChar w:fldCharType="end"/>
            </w:r>
          </w:hyperlink>
        </w:p>
        <w:p w14:paraId="7652342D" w14:textId="27B920D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90" w:history="1">
            <w:r w:rsidRPr="005E2C1E">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Installation on ECDIS</w:t>
            </w:r>
            <w:r>
              <w:rPr>
                <w:noProof/>
                <w:webHidden/>
              </w:rPr>
              <w:tab/>
            </w:r>
            <w:r>
              <w:rPr>
                <w:noProof/>
                <w:webHidden/>
              </w:rPr>
              <w:fldChar w:fldCharType="begin"/>
            </w:r>
            <w:r>
              <w:rPr>
                <w:noProof/>
                <w:webHidden/>
              </w:rPr>
              <w:instrText xml:space="preserve"> PAGEREF _Toc219458390 \h </w:instrText>
            </w:r>
            <w:r>
              <w:rPr>
                <w:noProof/>
                <w:webHidden/>
              </w:rPr>
            </w:r>
            <w:r>
              <w:rPr>
                <w:noProof/>
                <w:webHidden/>
              </w:rPr>
              <w:fldChar w:fldCharType="separate"/>
            </w:r>
            <w:r>
              <w:rPr>
                <w:noProof/>
                <w:webHidden/>
              </w:rPr>
              <w:t>63</w:t>
            </w:r>
            <w:r>
              <w:rPr>
                <w:noProof/>
                <w:webHidden/>
              </w:rPr>
              <w:fldChar w:fldCharType="end"/>
            </w:r>
          </w:hyperlink>
        </w:p>
        <w:p w14:paraId="4AA8A027" w14:textId="7719556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1" w:history="1">
            <w:r w:rsidRPr="005E2C1E">
              <w:rPr>
                <w:rStyle w:val="Hyperlink"/>
                <w:noProof/>
              </w:rPr>
              <w:t>Appendix C  -  ECDIS Update Status Reports</w:t>
            </w:r>
            <w:r>
              <w:rPr>
                <w:noProof/>
                <w:webHidden/>
              </w:rPr>
              <w:tab/>
            </w:r>
            <w:r>
              <w:rPr>
                <w:noProof/>
                <w:webHidden/>
              </w:rPr>
              <w:fldChar w:fldCharType="begin"/>
            </w:r>
            <w:r>
              <w:rPr>
                <w:noProof/>
                <w:webHidden/>
              </w:rPr>
              <w:instrText xml:space="preserve"> PAGEREF _Toc219458391 \h </w:instrText>
            </w:r>
            <w:r>
              <w:rPr>
                <w:noProof/>
                <w:webHidden/>
              </w:rPr>
            </w:r>
            <w:r>
              <w:rPr>
                <w:noProof/>
                <w:webHidden/>
              </w:rPr>
              <w:fldChar w:fldCharType="separate"/>
            </w:r>
            <w:r>
              <w:rPr>
                <w:noProof/>
                <w:webHidden/>
              </w:rPr>
              <w:t>67</w:t>
            </w:r>
            <w:r>
              <w:rPr>
                <w:noProof/>
                <w:webHidden/>
              </w:rPr>
              <w:fldChar w:fldCharType="end"/>
            </w:r>
          </w:hyperlink>
        </w:p>
        <w:p w14:paraId="4214D11C" w14:textId="60B444D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2" w:history="1">
            <w:r w:rsidRPr="005E2C1E">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Purpose</w:t>
            </w:r>
            <w:r>
              <w:rPr>
                <w:noProof/>
                <w:webHidden/>
              </w:rPr>
              <w:tab/>
            </w:r>
            <w:r>
              <w:rPr>
                <w:noProof/>
                <w:webHidden/>
              </w:rPr>
              <w:fldChar w:fldCharType="begin"/>
            </w:r>
            <w:r>
              <w:rPr>
                <w:noProof/>
                <w:webHidden/>
              </w:rPr>
              <w:instrText xml:space="preserve"> PAGEREF _Toc219458392 \h </w:instrText>
            </w:r>
            <w:r>
              <w:rPr>
                <w:noProof/>
                <w:webHidden/>
              </w:rPr>
            </w:r>
            <w:r>
              <w:rPr>
                <w:noProof/>
                <w:webHidden/>
              </w:rPr>
              <w:fldChar w:fldCharType="separate"/>
            </w:r>
            <w:r>
              <w:rPr>
                <w:noProof/>
                <w:webHidden/>
              </w:rPr>
              <w:t>67</w:t>
            </w:r>
            <w:r>
              <w:rPr>
                <w:noProof/>
                <w:webHidden/>
              </w:rPr>
              <w:fldChar w:fldCharType="end"/>
            </w:r>
          </w:hyperlink>
        </w:p>
        <w:p w14:paraId="33A6E9F4" w14:textId="5DB35DC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3" w:history="1">
            <w:r w:rsidRPr="005E2C1E">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_Toc219458393 \h </w:instrText>
            </w:r>
            <w:r>
              <w:rPr>
                <w:noProof/>
                <w:webHidden/>
              </w:rPr>
            </w:r>
            <w:r>
              <w:rPr>
                <w:noProof/>
                <w:webHidden/>
              </w:rPr>
              <w:fldChar w:fldCharType="separate"/>
            </w:r>
            <w:r>
              <w:rPr>
                <w:noProof/>
                <w:webHidden/>
              </w:rPr>
              <w:t>74</w:t>
            </w:r>
            <w:r>
              <w:rPr>
                <w:noProof/>
                <w:webHidden/>
              </w:rPr>
              <w:fldChar w:fldCharType="end"/>
            </w:r>
          </w:hyperlink>
        </w:p>
        <w:p w14:paraId="2569F3C2" w14:textId="2199CC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4" w:history="1">
            <w:r w:rsidRPr="005E2C1E">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w:t>
            </w:r>
            <w:r>
              <w:rPr>
                <w:noProof/>
                <w:webHidden/>
              </w:rPr>
              <w:tab/>
            </w:r>
            <w:r>
              <w:rPr>
                <w:noProof/>
                <w:webHidden/>
              </w:rPr>
              <w:fldChar w:fldCharType="begin"/>
            </w:r>
            <w:r>
              <w:rPr>
                <w:noProof/>
                <w:webHidden/>
              </w:rPr>
              <w:instrText xml:space="preserve"> PAGEREF _Toc219458394 \h </w:instrText>
            </w:r>
            <w:r>
              <w:rPr>
                <w:noProof/>
                <w:webHidden/>
              </w:rPr>
            </w:r>
            <w:r>
              <w:rPr>
                <w:noProof/>
                <w:webHidden/>
              </w:rPr>
              <w:fldChar w:fldCharType="separate"/>
            </w:r>
            <w:r>
              <w:rPr>
                <w:noProof/>
                <w:webHidden/>
              </w:rPr>
              <w:t>74</w:t>
            </w:r>
            <w:r>
              <w:rPr>
                <w:noProof/>
                <w:webHidden/>
              </w:rPr>
              <w:fldChar w:fldCharType="end"/>
            </w:r>
          </w:hyperlink>
        </w:p>
        <w:p w14:paraId="6CB92334" w14:textId="68EEB89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5" w:history="1">
            <w:r w:rsidRPr="005E2C1E">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Provision of Sun Illumination</w:t>
            </w:r>
            <w:r>
              <w:rPr>
                <w:noProof/>
                <w:webHidden/>
              </w:rPr>
              <w:tab/>
            </w:r>
            <w:r>
              <w:rPr>
                <w:noProof/>
                <w:webHidden/>
              </w:rPr>
              <w:fldChar w:fldCharType="begin"/>
            </w:r>
            <w:r>
              <w:rPr>
                <w:noProof/>
                <w:webHidden/>
              </w:rPr>
              <w:instrText xml:space="preserve"> PAGEREF _Toc219458395 \h </w:instrText>
            </w:r>
            <w:r>
              <w:rPr>
                <w:noProof/>
                <w:webHidden/>
              </w:rPr>
            </w:r>
            <w:r>
              <w:rPr>
                <w:noProof/>
                <w:webHidden/>
              </w:rPr>
              <w:fldChar w:fldCharType="separate"/>
            </w:r>
            <w:r>
              <w:rPr>
                <w:noProof/>
                <w:webHidden/>
              </w:rPr>
              <w:t>75</w:t>
            </w:r>
            <w:r>
              <w:rPr>
                <w:noProof/>
                <w:webHidden/>
              </w:rPr>
              <w:fldChar w:fldCharType="end"/>
            </w:r>
          </w:hyperlink>
        </w:p>
        <w:p w14:paraId="158877E8" w14:textId="4CBCB8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6" w:history="1">
            <w:r w:rsidRPr="005E2C1E">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Constraints</w:t>
            </w:r>
            <w:r>
              <w:rPr>
                <w:noProof/>
                <w:webHidden/>
              </w:rPr>
              <w:tab/>
            </w:r>
            <w:r>
              <w:rPr>
                <w:noProof/>
                <w:webHidden/>
              </w:rPr>
              <w:fldChar w:fldCharType="begin"/>
            </w:r>
            <w:r>
              <w:rPr>
                <w:noProof/>
                <w:webHidden/>
              </w:rPr>
              <w:instrText xml:space="preserve"> PAGEREF _Toc219458396 \h </w:instrText>
            </w:r>
            <w:r>
              <w:rPr>
                <w:noProof/>
                <w:webHidden/>
              </w:rPr>
            </w:r>
            <w:r>
              <w:rPr>
                <w:noProof/>
                <w:webHidden/>
              </w:rPr>
              <w:fldChar w:fldCharType="separate"/>
            </w:r>
            <w:r>
              <w:rPr>
                <w:noProof/>
                <w:webHidden/>
              </w:rPr>
              <w:t>75</w:t>
            </w:r>
            <w:r>
              <w:rPr>
                <w:noProof/>
                <w:webHidden/>
              </w:rPr>
              <w:fldChar w:fldCharType="end"/>
            </w:r>
          </w:hyperlink>
        </w:p>
        <w:p w14:paraId="2F6CB60E" w14:textId="0588A10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7" w:history="1">
            <w:r w:rsidRPr="005E2C1E">
              <w:rPr>
                <w:rStyle w:val="Hyperlink"/>
                <w:noProof/>
              </w:rPr>
              <w:t>D-1.3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_Toc219458397 \h </w:instrText>
            </w:r>
            <w:r>
              <w:rPr>
                <w:noProof/>
                <w:webHidden/>
              </w:rPr>
            </w:r>
            <w:r>
              <w:rPr>
                <w:noProof/>
                <w:webHidden/>
              </w:rPr>
              <w:fldChar w:fldCharType="separate"/>
            </w:r>
            <w:r>
              <w:rPr>
                <w:noProof/>
                <w:webHidden/>
              </w:rPr>
              <w:t>76</w:t>
            </w:r>
            <w:r>
              <w:rPr>
                <w:noProof/>
                <w:webHidden/>
              </w:rPr>
              <w:fldChar w:fldCharType="end"/>
            </w:r>
          </w:hyperlink>
        </w:p>
        <w:p w14:paraId="78910874" w14:textId="392F3DA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8" w:history="1">
            <w:r w:rsidRPr="005E2C1E">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_Toc219458398 \h </w:instrText>
            </w:r>
            <w:r>
              <w:rPr>
                <w:noProof/>
                <w:webHidden/>
              </w:rPr>
            </w:r>
            <w:r>
              <w:rPr>
                <w:noProof/>
                <w:webHidden/>
              </w:rPr>
              <w:fldChar w:fldCharType="separate"/>
            </w:r>
            <w:r>
              <w:rPr>
                <w:noProof/>
                <w:webHidden/>
              </w:rPr>
              <w:t>77</w:t>
            </w:r>
            <w:r>
              <w:rPr>
                <w:noProof/>
                <w:webHidden/>
              </w:rPr>
              <w:fldChar w:fldCharType="end"/>
            </w:r>
          </w:hyperlink>
        </w:p>
        <w:p w14:paraId="6EFE5461" w14:textId="67837E5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9" w:history="1">
            <w:r w:rsidRPr="005E2C1E">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Water Level Adjustment (WLA)</w:t>
            </w:r>
            <w:r>
              <w:rPr>
                <w:noProof/>
                <w:webHidden/>
              </w:rPr>
              <w:tab/>
            </w:r>
            <w:r>
              <w:rPr>
                <w:noProof/>
                <w:webHidden/>
              </w:rPr>
              <w:fldChar w:fldCharType="begin"/>
            </w:r>
            <w:r>
              <w:rPr>
                <w:noProof/>
                <w:webHidden/>
              </w:rPr>
              <w:instrText xml:space="preserve"> PAGEREF _Toc219458399 \h </w:instrText>
            </w:r>
            <w:r>
              <w:rPr>
                <w:noProof/>
                <w:webHidden/>
              </w:rPr>
            </w:r>
            <w:r>
              <w:rPr>
                <w:noProof/>
                <w:webHidden/>
              </w:rPr>
              <w:fldChar w:fldCharType="separate"/>
            </w:r>
            <w:r>
              <w:rPr>
                <w:noProof/>
                <w:webHidden/>
              </w:rPr>
              <w:t>79</w:t>
            </w:r>
            <w:r>
              <w:rPr>
                <w:noProof/>
                <w:webHidden/>
              </w:rPr>
              <w:fldChar w:fldCharType="end"/>
            </w:r>
          </w:hyperlink>
        </w:p>
        <w:p w14:paraId="2DF81263" w14:textId="3C245E2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0" w:history="1">
            <w:r w:rsidRPr="005E2C1E">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Scope</w:t>
            </w:r>
            <w:r>
              <w:rPr>
                <w:noProof/>
                <w:webHidden/>
              </w:rPr>
              <w:tab/>
            </w:r>
            <w:r>
              <w:rPr>
                <w:noProof/>
                <w:webHidden/>
              </w:rPr>
              <w:fldChar w:fldCharType="begin"/>
            </w:r>
            <w:r>
              <w:rPr>
                <w:noProof/>
                <w:webHidden/>
              </w:rPr>
              <w:instrText xml:space="preserve"> PAGEREF _Toc219458400 \h </w:instrText>
            </w:r>
            <w:r>
              <w:rPr>
                <w:noProof/>
                <w:webHidden/>
              </w:rPr>
            </w:r>
            <w:r>
              <w:rPr>
                <w:noProof/>
                <w:webHidden/>
              </w:rPr>
              <w:fldChar w:fldCharType="separate"/>
            </w:r>
            <w:r>
              <w:rPr>
                <w:noProof/>
                <w:webHidden/>
              </w:rPr>
              <w:t>79</w:t>
            </w:r>
            <w:r>
              <w:rPr>
                <w:noProof/>
                <w:webHidden/>
              </w:rPr>
              <w:fldChar w:fldCharType="end"/>
            </w:r>
          </w:hyperlink>
        </w:p>
        <w:p w14:paraId="20E63144" w14:textId="44E20FE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1" w:history="1">
            <w:r w:rsidRPr="005E2C1E">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Constraints on input data</w:t>
            </w:r>
            <w:r>
              <w:rPr>
                <w:noProof/>
                <w:webHidden/>
              </w:rPr>
              <w:tab/>
            </w:r>
            <w:r>
              <w:rPr>
                <w:noProof/>
                <w:webHidden/>
              </w:rPr>
              <w:fldChar w:fldCharType="begin"/>
            </w:r>
            <w:r>
              <w:rPr>
                <w:noProof/>
                <w:webHidden/>
              </w:rPr>
              <w:instrText xml:space="preserve"> PAGEREF _Toc219458401 \h </w:instrText>
            </w:r>
            <w:r>
              <w:rPr>
                <w:noProof/>
                <w:webHidden/>
              </w:rPr>
            </w:r>
            <w:r>
              <w:rPr>
                <w:noProof/>
                <w:webHidden/>
              </w:rPr>
              <w:fldChar w:fldCharType="separate"/>
            </w:r>
            <w:r>
              <w:rPr>
                <w:noProof/>
                <w:webHidden/>
              </w:rPr>
              <w:t>79</w:t>
            </w:r>
            <w:r>
              <w:rPr>
                <w:noProof/>
                <w:webHidden/>
              </w:rPr>
              <w:fldChar w:fldCharType="end"/>
            </w:r>
          </w:hyperlink>
        </w:p>
        <w:p w14:paraId="39FCB440" w14:textId="480F6F6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2" w:history="1">
            <w:r w:rsidRPr="005E2C1E">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Inputs</w:t>
            </w:r>
            <w:r>
              <w:rPr>
                <w:noProof/>
                <w:webHidden/>
              </w:rPr>
              <w:tab/>
            </w:r>
            <w:r>
              <w:rPr>
                <w:noProof/>
                <w:webHidden/>
              </w:rPr>
              <w:fldChar w:fldCharType="begin"/>
            </w:r>
            <w:r>
              <w:rPr>
                <w:noProof/>
                <w:webHidden/>
              </w:rPr>
              <w:instrText xml:space="preserve"> PAGEREF _Toc219458402 \h </w:instrText>
            </w:r>
            <w:r>
              <w:rPr>
                <w:noProof/>
                <w:webHidden/>
              </w:rPr>
            </w:r>
            <w:r>
              <w:rPr>
                <w:noProof/>
                <w:webHidden/>
              </w:rPr>
              <w:fldChar w:fldCharType="separate"/>
            </w:r>
            <w:r>
              <w:rPr>
                <w:noProof/>
                <w:webHidden/>
              </w:rPr>
              <w:t>80</w:t>
            </w:r>
            <w:r>
              <w:rPr>
                <w:noProof/>
                <w:webHidden/>
              </w:rPr>
              <w:fldChar w:fldCharType="end"/>
            </w:r>
          </w:hyperlink>
        </w:p>
        <w:p w14:paraId="2E9BDE15" w14:textId="65ED244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3" w:history="1">
            <w:r w:rsidRPr="005E2C1E">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 general</w:t>
            </w:r>
            <w:r>
              <w:rPr>
                <w:noProof/>
                <w:webHidden/>
              </w:rPr>
              <w:tab/>
            </w:r>
            <w:r>
              <w:rPr>
                <w:noProof/>
                <w:webHidden/>
              </w:rPr>
              <w:fldChar w:fldCharType="begin"/>
            </w:r>
            <w:r>
              <w:rPr>
                <w:noProof/>
                <w:webHidden/>
              </w:rPr>
              <w:instrText xml:space="preserve"> PAGEREF _Toc219458403 \h </w:instrText>
            </w:r>
            <w:r>
              <w:rPr>
                <w:noProof/>
                <w:webHidden/>
              </w:rPr>
            </w:r>
            <w:r>
              <w:rPr>
                <w:noProof/>
                <w:webHidden/>
              </w:rPr>
              <w:fldChar w:fldCharType="separate"/>
            </w:r>
            <w:r>
              <w:rPr>
                <w:noProof/>
                <w:webHidden/>
              </w:rPr>
              <w:t>80</w:t>
            </w:r>
            <w:r>
              <w:rPr>
                <w:noProof/>
                <w:webHidden/>
              </w:rPr>
              <w:fldChar w:fldCharType="end"/>
            </w:r>
          </w:hyperlink>
        </w:p>
        <w:p w14:paraId="2CA39582" w14:textId="578A6C1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4" w:history="1">
            <w:r w:rsidRPr="005E2C1E">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_Toc219458404 \h </w:instrText>
            </w:r>
            <w:r>
              <w:rPr>
                <w:noProof/>
                <w:webHidden/>
              </w:rPr>
            </w:r>
            <w:r>
              <w:rPr>
                <w:noProof/>
                <w:webHidden/>
              </w:rPr>
              <w:fldChar w:fldCharType="separate"/>
            </w:r>
            <w:r>
              <w:rPr>
                <w:noProof/>
                <w:webHidden/>
              </w:rPr>
              <w:t>81</w:t>
            </w:r>
            <w:r>
              <w:rPr>
                <w:noProof/>
                <w:webHidden/>
              </w:rPr>
              <w:fldChar w:fldCharType="end"/>
            </w:r>
          </w:hyperlink>
        </w:p>
        <w:p w14:paraId="1AAB79D1" w14:textId="64721E9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5" w:history="1">
            <w:r w:rsidRPr="005E2C1E">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_Toc219458405 \h </w:instrText>
            </w:r>
            <w:r>
              <w:rPr>
                <w:noProof/>
                <w:webHidden/>
              </w:rPr>
            </w:r>
            <w:r>
              <w:rPr>
                <w:noProof/>
                <w:webHidden/>
              </w:rPr>
              <w:fldChar w:fldCharType="separate"/>
            </w:r>
            <w:r>
              <w:rPr>
                <w:noProof/>
                <w:webHidden/>
              </w:rPr>
              <w:t>82</w:t>
            </w:r>
            <w:r>
              <w:rPr>
                <w:noProof/>
                <w:webHidden/>
              </w:rPr>
              <w:fldChar w:fldCharType="end"/>
            </w:r>
          </w:hyperlink>
        </w:p>
        <w:p w14:paraId="3F6CF562" w14:textId="4B62207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6" w:history="1">
            <w:r w:rsidRPr="005E2C1E">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_Toc219458406 \h </w:instrText>
            </w:r>
            <w:r>
              <w:rPr>
                <w:noProof/>
                <w:webHidden/>
              </w:rPr>
            </w:r>
            <w:r>
              <w:rPr>
                <w:noProof/>
                <w:webHidden/>
              </w:rPr>
              <w:fldChar w:fldCharType="separate"/>
            </w:r>
            <w:r>
              <w:rPr>
                <w:noProof/>
                <w:webHidden/>
              </w:rPr>
              <w:t>83</w:t>
            </w:r>
            <w:r>
              <w:rPr>
                <w:noProof/>
                <w:webHidden/>
              </w:rPr>
              <w:fldChar w:fldCharType="end"/>
            </w:r>
          </w:hyperlink>
        </w:p>
        <w:p w14:paraId="520E7BC1" w14:textId="234818B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7" w:history="1">
            <w:r w:rsidRPr="005E2C1E">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_Toc219458407 \h </w:instrText>
            </w:r>
            <w:r>
              <w:rPr>
                <w:noProof/>
                <w:webHidden/>
              </w:rPr>
            </w:r>
            <w:r>
              <w:rPr>
                <w:noProof/>
                <w:webHidden/>
              </w:rPr>
              <w:fldChar w:fldCharType="separate"/>
            </w:r>
            <w:r>
              <w:rPr>
                <w:noProof/>
                <w:webHidden/>
              </w:rPr>
              <w:t>88</w:t>
            </w:r>
            <w:r>
              <w:rPr>
                <w:noProof/>
                <w:webHidden/>
              </w:rPr>
              <w:fldChar w:fldCharType="end"/>
            </w:r>
          </w:hyperlink>
        </w:p>
        <w:p w14:paraId="10AE7C13" w14:textId="6A37DC7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8" w:history="1">
            <w:r w:rsidRPr="005E2C1E">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Substitution and adjustment of depth values</w:t>
            </w:r>
            <w:r>
              <w:rPr>
                <w:noProof/>
                <w:webHidden/>
              </w:rPr>
              <w:tab/>
            </w:r>
            <w:r>
              <w:rPr>
                <w:noProof/>
                <w:webHidden/>
              </w:rPr>
              <w:fldChar w:fldCharType="begin"/>
            </w:r>
            <w:r>
              <w:rPr>
                <w:noProof/>
                <w:webHidden/>
              </w:rPr>
              <w:instrText xml:space="preserve"> PAGEREF _Toc219458408 \h </w:instrText>
            </w:r>
            <w:r>
              <w:rPr>
                <w:noProof/>
                <w:webHidden/>
              </w:rPr>
            </w:r>
            <w:r>
              <w:rPr>
                <w:noProof/>
                <w:webHidden/>
              </w:rPr>
              <w:fldChar w:fldCharType="separate"/>
            </w:r>
            <w:r>
              <w:rPr>
                <w:noProof/>
                <w:webHidden/>
              </w:rPr>
              <w:t>88</w:t>
            </w:r>
            <w:r>
              <w:rPr>
                <w:noProof/>
                <w:webHidden/>
              </w:rPr>
              <w:fldChar w:fldCharType="end"/>
            </w:r>
          </w:hyperlink>
        </w:p>
        <w:p w14:paraId="10DA9A08" w14:textId="32AEA52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9" w:history="1">
            <w:r w:rsidRPr="005E2C1E">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Areas covered by S-102 only or by both S-102 and S-104</w:t>
            </w:r>
            <w:r>
              <w:rPr>
                <w:noProof/>
                <w:webHidden/>
              </w:rPr>
              <w:tab/>
            </w:r>
            <w:r>
              <w:rPr>
                <w:noProof/>
                <w:webHidden/>
              </w:rPr>
              <w:fldChar w:fldCharType="begin"/>
            </w:r>
            <w:r>
              <w:rPr>
                <w:noProof/>
                <w:webHidden/>
              </w:rPr>
              <w:instrText xml:space="preserve"> PAGEREF _Toc219458409 \h </w:instrText>
            </w:r>
            <w:r>
              <w:rPr>
                <w:noProof/>
                <w:webHidden/>
              </w:rPr>
            </w:r>
            <w:r>
              <w:rPr>
                <w:noProof/>
                <w:webHidden/>
              </w:rPr>
              <w:fldChar w:fldCharType="separate"/>
            </w:r>
            <w:r>
              <w:rPr>
                <w:noProof/>
                <w:webHidden/>
              </w:rPr>
              <w:t>88</w:t>
            </w:r>
            <w:r>
              <w:rPr>
                <w:noProof/>
                <w:webHidden/>
              </w:rPr>
              <w:fldChar w:fldCharType="end"/>
            </w:r>
          </w:hyperlink>
        </w:p>
        <w:p w14:paraId="2D53D011" w14:textId="6221C57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0" w:history="1">
            <w:r w:rsidRPr="005E2C1E">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Adjustment of heights and vertical clearance values</w:t>
            </w:r>
            <w:r>
              <w:rPr>
                <w:noProof/>
                <w:webHidden/>
              </w:rPr>
              <w:tab/>
            </w:r>
            <w:r>
              <w:rPr>
                <w:noProof/>
                <w:webHidden/>
              </w:rPr>
              <w:fldChar w:fldCharType="begin"/>
            </w:r>
            <w:r>
              <w:rPr>
                <w:noProof/>
                <w:webHidden/>
              </w:rPr>
              <w:instrText xml:space="preserve"> PAGEREF _Toc219458410 \h </w:instrText>
            </w:r>
            <w:r>
              <w:rPr>
                <w:noProof/>
                <w:webHidden/>
              </w:rPr>
            </w:r>
            <w:r>
              <w:rPr>
                <w:noProof/>
                <w:webHidden/>
              </w:rPr>
              <w:fldChar w:fldCharType="separate"/>
            </w:r>
            <w:r>
              <w:rPr>
                <w:noProof/>
                <w:webHidden/>
              </w:rPr>
              <w:t>90</w:t>
            </w:r>
            <w:r>
              <w:rPr>
                <w:noProof/>
                <w:webHidden/>
              </w:rPr>
              <w:fldChar w:fldCharType="end"/>
            </w:r>
          </w:hyperlink>
        </w:p>
        <w:p w14:paraId="0361E7A2" w14:textId="21BDF0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1" w:history="1">
            <w:r w:rsidRPr="005E2C1E">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Alerts and indication details</w:t>
            </w:r>
            <w:r>
              <w:rPr>
                <w:noProof/>
                <w:webHidden/>
              </w:rPr>
              <w:tab/>
            </w:r>
            <w:r>
              <w:rPr>
                <w:noProof/>
                <w:webHidden/>
              </w:rPr>
              <w:fldChar w:fldCharType="begin"/>
            </w:r>
            <w:r>
              <w:rPr>
                <w:noProof/>
                <w:webHidden/>
              </w:rPr>
              <w:instrText xml:space="preserve"> PAGEREF _Toc219458411 \h </w:instrText>
            </w:r>
            <w:r>
              <w:rPr>
                <w:noProof/>
                <w:webHidden/>
              </w:rPr>
            </w:r>
            <w:r>
              <w:rPr>
                <w:noProof/>
                <w:webHidden/>
              </w:rPr>
              <w:fldChar w:fldCharType="separate"/>
            </w:r>
            <w:r>
              <w:rPr>
                <w:noProof/>
                <w:webHidden/>
              </w:rPr>
              <w:t>90</w:t>
            </w:r>
            <w:r>
              <w:rPr>
                <w:noProof/>
                <w:webHidden/>
              </w:rPr>
              <w:fldChar w:fldCharType="end"/>
            </w:r>
          </w:hyperlink>
        </w:p>
        <w:p w14:paraId="5DFFE1F4" w14:textId="6424692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2" w:history="1">
            <w:r w:rsidRPr="005E2C1E">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_Toc219458412 \h </w:instrText>
            </w:r>
            <w:r>
              <w:rPr>
                <w:noProof/>
                <w:webHidden/>
              </w:rPr>
            </w:r>
            <w:r>
              <w:rPr>
                <w:noProof/>
                <w:webHidden/>
              </w:rPr>
              <w:fldChar w:fldCharType="separate"/>
            </w:r>
            <w:r>
              <w:rPr>
                <w:noProof/>
                <w:webHidden/>
              </w:rPr>
              <w:t>91</w:t>
            </w:r>
            <w:r>
              <w:rPr>
                <w:noProof/>
                <w:webHidden/>
              </w:rPr>
              <w:fldChar w:fldCharType="end"/>
            </w:r>
          </w:hyperlink>
        </w:p>
        <w:p w14:paraId="3C8C3F02" w14:textId="145E8B5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3" w:history="1">
            <w:r w:rsidRPr="005E2C1E">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_Toc219458413 \h </w:instrText>
            </w:r>
            <w:r>
              <w:rPr>
                <w:noProof/>
                <w:webHidden/>
              </w:rPr>
            </w:r>
            <w:r>
              <w:rPr>
                <w:noProof/>
                <w:webHidden/>
              </w:rPr>
              <w:fldChar w:fldCharType="separate"/>
            </w:r>
            <w:r>
              <w:rPr>
                <w:noProof/>
                <w:webHidden/>
              </w:rPr>
              <w:t>93</w:t>
            </w:r>
            <w:r>
              <w:rPr>
                <w:noProof/>
                <w:webHidden/>
              </w:rPr>
              <w:fldChar w:fldCharType="end"/>
            </w:r>
          </w:hyperlink>
        </w:p>
        <w:p w14:paraId="6B5A02BF" w14:textId="665A86D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4" w:history="1">
            <w:r w:rsidRPr="005E2C1E">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_Toc219458414 \h </w:instrText>
            </w:r>
            <w:r>
              <w:rPr>
                <w:noProof/>
                <w:webHidden/>
              </w:rPr>
            </w:r>
            <w:r>
              <w:rPr>
                <w:noProof/>
                <w:webHidden/>
              </w:rPr>
              <w:fldChar w:fldCharType="separate"/>
            </w:r>
            <w:r>
              <w:rPr>
                <w:noProof/>
                <w:webHidden/>
              </w:rPr>
              <w:t>93</w:t>
            </w:r>
            <w:r>
              <w:rPr>
                <w:noProof/>
                <w:webHidden/>
              </w:rPr>
              <w:fldChar w:fldCharType="end"/>
            </w:r>
          </w:hyperlink>
        </w:p>
        <w:p w14:paraId="77283D1D" w14:textId="3FD3848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415" w:history="1">
            <w:r w:rsidRPr="005E2C1E">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lang w:eastAsia="en-US"/>
              </w:rPr>
              <w:t>Prerequisites</w:t>
            </w:r>
            <w:r>
              <w:rPr>
                <w:noProof/>
                <w:webHidden/>
              </w:rPr>
              <w:tab/>
            </w:r>
            <w:r>
              <w:rPr>
                <w:noProof/>
                <w:webHidden/>
              </w:rPr>
              <w:fldChar w:fldCharType="begin"/>
            </w:r>
            <w:r>
              <w:rPr>
                <w:noProof/>
                <w:webHidden/>
              </w:rPr>
              <w:instrText xml:space="preserve"> PAGEREF _Toc219458415 \h </w:instrText>
            </w:r>
            <w:r>
              <w:rPr>
                <w:noProof/>
                <w:webHidden/>
              </w:rPr>
            </w:r>
            <w:r>
              <w:rPr>
                <w:noProof/>
                <w:webHidden/>
              </w:rPr>
              <w:fldChar w:fldCharType="separate"/>
            </w:r>
            <w:r>
              <w:rPr>
                <w:noProof/>
                <w:webHidden/>
              </w:rPr>
              <w:t>93</w:t>
            </w:r>
            <w:r>
              <w:rPr>
                <w:noProof/>
                <w:webHidden/>
              </w:rPr>
              <w:fldChar w:fldCharType="end"/>
            </w:r>
          </w:hyperlink>
        </w:p>
        <w:p w14:paraId="5DBD78BF" w14:textId="40B1E73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6" w:history="1">
            <w:r w:rsidRPr="005E2C1E">
              <w:rPr>
                <w:rStyle w:val="Hyperlink"/>
                <w:noProof/>
              </w:rPr>
              <w:t>Appendix F – GML Coverage Polygons</w:t>
            </w:r>
            <w:r>
              <w:rPr>
                <w:noProof/>
                <w:webHidden/>
              </w:rPr>
              <w:tab/>
            </w:r>
            <w:r>
              <w:rPr>
                <w:noProof/>
                <w:webHidden/>
              </w:rPr>
              <w:fldChar w:fldCharType="begin"/>
            </w:r>
            <w:r>
              <w:rPr>
                <w:noProof/>
                <w:webHidden/>
              </w:rPr>
              <w:instrText xml:space="preserve"> PAGEREF _Toc219458416 \h </w:instrText>
            </w:r>
            <w:r>
              <w:rPr>
                <w:noProof/>
                <w:webHidden/>
              </w:rPr>
            </w:r>
            <w:r>
              <w:rPr>
                <w:noProof/>
                <w:webHidden/>
              </w:rPr>
              <w:fldChar w:fldCharType="separate"/>
            </w:r>
            <w:r>
              <w:rPr>
                <w:noProof/>
                <w:webHidden/>
              </w:rPr>
              <w:t>99</w:t>
            </w:r>
            <w:r>
              <w:rPr>
                <w:noProof/>
                <w:webHidden/>
              </w:rPr>
              <w:fldChar w:fldCharType="end"/>
            </w:r>
          </w:hyperlink>
        </w:p>
        <w:p w14:paraId="48CE10ED" w14:textId="71C8D9E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7" w:history="1">
            <w:r w:rsidRPr="005E2C1E">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GML Coverage Polygons</w:t>
            </w:r>
            <w:r>
              <w:rPr>
                <w:noProof/>
                <w:webHidden/>
              </w:rPr>
              <w:tab/>
            </w:r>
            <w:r>
              <w:rPr>
                <w:noProof/>
                <w:webHidden/>
              </w:rPr>
              <w:fldChar w:fldCharType="begin"/>
            </w:r>
            <w:r>
              <w:rPr>
                <w:noProof/>
                <w:webHidden/>
              </w:rPr>
              <w:instrText xml:space="preserve"> PAGEREF _Toc219458417 \h </w:instrText>
            </w:r>
            <w:r>
              <w:rPr>
                <w:noProof/>
                <w:webHidden/>
              </w:rPr>
            </w:r>
            <w:r>
              <w:rPr>
                <w:noProof/>
                <w:webHidden/>
              </w:rPr>
              <w:fldChar w:fldCharType="separate"/>
            </w:r>
            <w:r>
              <w:rPr>
                <w:noProof/>
                <w:webHidden/>
              </w:rPr>
              <w:t>99</w:t>
            </w:r>
            <w:r>
              <w:rPr>
                <w:noProof/>
                <w:webHidden/>
              </w:rPr>
              <w:fldChar w:fldCharType="end"/>
            </w:r>
          </w:hyperlink>
        </w:p>
        <w:p w14:paraId="246C3043" w14:textId="074B01A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8" w:history="1">
            <w:r w:rsidRPr="005E2C1E">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_Toc219458418 \h </w:instrText>
            </w:r>
            <w:r>
              <w:rPr>
                <w:noProof/>
                <w:webHidden/>
              </w:rPr>
            </w:r>
            <w:r>
              <w:rPr>
                <w:noProof/>
                <w:webHidden/>
              </w:rPr>
              <w:fldChar w:fldCharType="separate"/>
            </w:r>
            <w:r>
              <w:rPr>
                <w:noProof/>
                <w:webHidden/>
              </w:rPr>
              <w:t>99</w:t>
            </w:r>
            <w:r>
              <w:rPr>
                <w:noProof/>
                <w:webHidden/>
              </w:rPr>
              <w:fldChar w:fldCharType="end"/>
            </w:r>
          </w:hyperlink>
        </w:p>
        <w:p w14:paraId="65843DD9" w14:textId="7E482EA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9" w:history="1">
            <w:r w:rsidRPr="005E2C1E">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Specification</w:t>
            </w:r>
            <w:r>
              <w:rPr>
                <w:noProof/>
                <w:webHidden/>
              </w:rPr>
              <w:tab/>
            </w:r>
            <w:r>
              <w:rPr>
                <w:noProof/>
                <w:webHidden/>
              </w:rPr>
              <w:fldChar w:fldCharType="begin"/>
            </w:r>
            <w:r>
              <w:rPr>
                <w:noProof/>
                <w:webHidden/>
              </w:rPr>
              <w:instrText xml:space="preserve"> PAGEREF _Toc219458419 \h </w:instrText>
            </w:r>
            <w:r>
              <w:rPr>
                <w:noProof/>
                <w:webHidden/>
              </w:rPr>
            </w:r>
            <w:r>
              <w:rPr>
                <w:noProof/>
                <w:webHidden/>
              </w:rPr>
              <w:fldChar w:fldCharType="separate"/>
            </w:r>
            <w:r>
              <w:rPr>
                <w:noProof/>
                <w:webHidden/>
              </w:rPr>
              <w:t>99</w:t>
            </w:r>
            <w:r>
              <w:rPr>
                <w:noProof/>
                <w:webHidden/>
              </w:rPr>
              <w:fldChar w:fldCharType="end"/>
            </w:r>
          </w:hyperlink>
        </w:p>
        <w:p w14:paraId="1D45A0ED" w14:textId="028A15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0" w:history="1">
            <w:r w:rsidRPr="005E2C1E">
              <w:rPr>
                <w:rStyle w:val="Hyperlink"/>
                <w:noProof/>
              </w:rPr>
              <w:t>Appendix G - Thinning Algorithms</w:t>
            </w:r>
            <w:r>
              <w:rPr>
                <w:noProof/>
                <w:webHidden/>
              </w:rPr>
              <w:tab/>
            </w:r>
            <w:r>
              <w:rPr>
                <w:noProof/>
                <w:webHidden/>
              </w:rPr>
              <w:fldChar w:fldCharType="begin"/>
            </w:r>
            <w:r>
              <w:rPr>
                <w:noProof/>
                <w:webHidden/>
              </w:rPr>
              <w:instrText xml:space="preserve"> PAGEREF _Toc219458420 \h </w:instrText>
            </w:r>
            <w:r>
              <w:rPr>
                <w:noProof/>
                <w:webHidden/>
              </w:rPr>
            </w:r>
            <w:r>
              <w:rPr>
                <w:noProof/>
                <w:webHidden/>
              </w:rPr>
              <w:fldChar w:fldCharType="separate"/>
            </w:r>
            <w:r>
              <w:rPr>
                <w:noProof/>
                <w:webHidden/>
              </w:rPr>
              <w:t>100</w:t>
            </w:r>
            <w:r>
              <w:rPr>
                <w:noProof/>
                <w:webHidden/>
              </w:rPr>
              <w:fldChar w:fldCharType="end"/>
            </w:r>
          </w:hyperlink>
        </w:p>
        <w:p w14:paraId="133B5794" w14:textId="1FD8202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1" w:history="1">
            <w:r w:rsidRPr="005E2C1E">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_Toc219458421 \h </w:instrText>
            </w:r>
            <w:r>
              <w:rPr>
                <w:noProof/>
                <w:webHidden/>
              </w:rPr>
            </w:r>
            <w:r>
              <w:rPr>
                <w:noProof/>
                <w:webHidden/>
              </w:rPr>
              <w:fldChar w:fldCharType="separate"/>
            </w:r>
            <w:r>
              <w:rPr>
                <w:noProof/>
                <w:webHidden/>
              </w:rPr>
              <w:t>100</w:t>
            </w:r>
            <w:r>
              <w:rPr>
                <w:noProof/>
                <w:webHidden/>
              </w:rPr>
              <w:fldChar w:fldCharType="end"/>
            </w:r>
          </w:hyperlink>
        </w:p>
        <w:p w14:paraId="669B7412" w14:textId="3E3787B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2" w:history="1">
            <w:r w:rsidRPr="005E2C1E">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Regularly gridded data</w:t>
            </w:r>
            <w:r>
              <w:rPr>
                <w:noProof/>
                <w:webHidden/>
              </w:rPr>
              <w:tab/>
            </w:r>
            <w:r>
              <w:rPr>
                <w:noProof/>
                <w:webHidden/>
              </w:rPr>
              <w:fldChar w:fldCharType="begin"/>
            </w:r>
            <w:r>
              <w:rPr>
                <w:noProof/>
                <w:webHidden/>
              </w:rPr>
              <w:instrText xml:space="preserve"> PAGEREF _Toc219458422 \h </w:instrText>
            </w:r>
            <w:r>
              <w:rPr>
                <w:noProof/>
                <w:webHidden/>
              </w:rPr>
            </w:r>
            <w:r>
              <w:rPr>
                <w:noProof/>
                <w:webHidden/>
              </w:rPr>
              <w:fldChar w:fldCharType="separate"/>
            </w:r>
            <w:r>
              <w:rPr>
                <w:noProof/>
                <w:webHidden/>
              </w:rPr>
              <w:t>100</w:t>
            </w:r>
            <w:r>
              <w:rPr>
                <w:noProof/>
                <w:webHidden/>
              </w:rPr>
              <w:fldChar w:fldCharType="end"/>
            </w:r>
          </w:hyperlink>
        </w:p>
        <w:p w14:paraId="74C0D64A" w14:textId="72ECB18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3" w:history="1">
            <w:r w:rsidRPr="005E2C1E">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_Toc219458423 \h </w:instrText>
            </w:r>
            <w:r>
              <w:rPr>
                <w:noProof/>
                <w:webHidden/>
              </w:rPr>
            </w:r>
            <w:r>
              <w:rPr>
                <w:noProof/>
                <w:webHidden/>
              </w:rPr>
              <w:fldChar w:fldCharType="separate"/>
            </w:r>
            <w:r>
              <w:rPr>
                <w:noProof/>
                <w:webHidden/>
              </w:rPr>
              <w:t>104</w:t>
            </w:r>
            <w:r>
              <w:rPr>
                <w:noProof/>
                <w:webHidden/>
              </w:rPr>
              <w:fldChar w:fldCharType="end"/>
            </w:r>
          </w:hyperlink>
        </w:p>
        <w:p w14:paraId="24E9C979" w14:textId="1C9A96D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4" w:history="1">
            <w:r w:rsidRPr="005E2C1E">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_Toc219458424 \h </w:instrText>
            </w:r>
            <w:r>
              <w:rPr>
                <w:noProof/>
                <w:webHidden/>
              </w:rPr>
            </w:r>
            <w:r>
              <w:rPr>
                <w:noProof/>
                <w:webHidden/>
              </w:rPr>
              <w:fldChar w:fldCharType="separate"/>
            </w:r>
            <w:r>
              <w:rPr>
                <w:noProof/>
                <w:webHidden/>
              </w:rPr>
              <w:t>104</w:t>
            </w:r>
            <w:r>
              <w:rPr>
                <w:noProof/>
                <w:webHidden/>
              </w:rPr>
              <w:fldChar w:fldCharType="end"/>
            </w:r>
          </w:hyperlink>
        </w:p>
        <w:p w14:paraId="37E2F2B6" w14:textId="338EA85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5" w:history="1">
            <w:r w:rsidRPr="005E2C1E">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UTM to WGS 84</w:t>
            </w:r>
            <w:r>
              <w:rPr>
                <w:noProof/>
                <w:webHidden/>
              </w:rPr>
              <w:tab/>
            </w:r>
            <w:r>
              <w:rPr>
                <w:noProof/>
                <w:webHidden/>
              </w:rPr>
              <w:fldChar w:fldCharType="begin"/>
            </w:r>
            <w:r>
              <w:rPr>
                <w:noProof/>
                <w:webHidden/>
              </w:rPr>
              <w:instrText xml:space="preserve"> PAGEREF _Toc219458425 \h </w:instrText>
            </w:r>
            <w:r>
              <w:rPr>
                <w:noProof/>
                <w:webHidden/>
              </w:rPr>
            </w:r>
            <w:r>
              <w:rPr>
                <w:noProof/>
                <w:webHidden/>
              </w:rPr>
              <w:fldChar w:fldCharType="separate"/>
            </w:r>
            <w:r>
              <w:rPr>
                <w:noProof/>
                <w:webHidden/>
              </w:rPr>
              <w:t>104</w:t>
            </w:r>
            <w:r>
              <w:rPr>
                <w:noProof/>
                <w:webHidden/>
              </w:rPr>
              <w:fldChar w:fldCharType="end"/>
            </w:r>
          </w:hyperlink>
        </w:p>
        <w:p w14:paraId="1885FC19" w14:textId="18E6F1E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6" w:history="1">
            <w:r w:rsidRPr="005E2C1E">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North to WGS 84</w:t>
            </w:r>
            <w:r>
              <w:rPr>
                <w:noProof/>
                <w:webHidden/>
              </w:rPr>
              <w:tab/>
            </w:r>
            <w:r>
              <w:rPr>
                <w:noProof/>
                <w:webHidden/>
              </w:rPr>
              <w:fldChar w:fldCharType="begin"/>
            </w:r>
            <w:r>
              <w:rPr>
                <w:noProof/>
                <w:webHidden/>
              </w:rPr>
              <w:instrText xml:space="preserve"> PAGEREF _Toc219458426 \h </w:instrText>
            </w:r>
            <w:r>
              <w:rPr>
                <w:noProof/>
                <w:webHidden/>
              </w:rPr>
            </w:r>
            <w:r>
              <w:rPr>
                <w:noProof/>
                <w:webHidden/>
              </w:rPr>
              <w:fldChar w:fldCharType="separate"/>
            </w:r>
            <w:r>
              <w:rPr>
                <w:noProof/>
                <w:webHidden/>
              </w:rPr>
              <w:t>106</w:t>
            </w:r>
            <w:r>
              <w:rPr>
                <w:noProof/>
                <w:webHidden/>
              </w:rPr>
              <w:fldChar w:fldCharType="end"/>
            </w:r>
          </w:hyperlink>
        </w:p>
        <w:p w14:paraId="67250599" w14:textId="068319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7" w:history="1">
            <w:r w:rsidRPr="005E2C1E">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South to WGS 84</w:t>
            </w:r>
            <w:r>
              <w:rPr>
                <w:noProof/>
                <w:webHidden/>
              </w:rPr>
              <w:tab/>
            </w:r>
            <w:r>
              <w:rPr>
                <w:noProof/>
                <w:webHidden/>
              </w:rPr>
              <w:fldChar w:fldCharType="begin"/>
            </w:r>
            <w:r>
              <w:rPr>
                <w:noProof/>
                <w:webHidden/>
              </w:rPr>
              <w:instrText xml:space="preserve"> PAGEREF _Toc219458427 \h </w:instrText>
            </w:r>
            <w:r>
              <w:rPr>
                <w:noProof/>
                <w:webHidden/>
              </w:rPr>
            </w:r>
            <w:r>
              <w:rPr>
                <w:noProof/>
                <w:webHidden/>
              </w:rPr>
              <w:fldChar w:fldCharType="separate"/>
            </w:r>
            <w:r>
              <w:rPr>
                <w:noProof/>
                <w:webHidden/>
              </w:rPr>
              <w:t>107</w:t>
            </w:r>
            <w:r>
              <w:rPr>
                <w:noProof/>
                <w:webHidden/>
              </w:rPr>
              <w:fldChar w:fldCharType="end"/>
            </w:r>
          </w:hyperlink>
        </w:p>
        <w:p w14:paraId="1254B978" w14:textId="3EC39B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8" w:history="1">
            <w:r w:rsidRPr="005E2C1E">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References [Informative]</w:t>
            </w:r>
            <w:r>
              <w:rPr>
                <w:noProof/>
                <w:webHidden/>
              </w:rPr>
              <w:tab/>
            </w:r>
            <w:r>
              <w:rPr>
                <w:noProof/>
                <w:webHidden/>
              </w:rPr>
              <w:fldChar w:fldCharType="begin"/>
            </w:r>
            <w:r>
              <w:rPr>
                <w:noProof/>
                <w:webHidden/>
              </w:rPr>
              <w:instrText xml:space="preserve"> PAGEREF _Toc219458428 \h </w:instrText>
            </w:r>
            <w:r>
              <w:rPr>
                <w:noProof/>
                <w:webHidden/>
              </w:rPr>
            </w:r>
            <w:r>
              <w:rPr>
                <w:noProof/>
                <w:webHidden/>
              </w:rPr>
              <w:fldChar w:fldCharType="separate"/>
            </w:r>
            <w:r>
              <w:rPr>
                <w:noProof/>
                <w:webHidden/>
              </w:rPr>
              <w:t>108</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proofErr w:type="spellStart"/>
            <w:r w:rsidRPr="0062074F">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proofErr w:type="spellStart"/>
            <w:r>
              <w:rPr>
                <w:rFonts w:cs="Arial"/>
              </w:rPr>
              <w:t>J.Pritchard</w:t>
            </w:r>
            <w:proofErr w:type="spellEnd"/>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23" w:name="_Toc219458166"/>
      <w:bookmarkEnd w:id="0"/>
      <w:bookmarkEnd w:id="1"/>
      <w:bookmarkEnd w:id="2"/>
      <w:r w:rsidRPr="0062074F">
        <w:rPr>
          <w:rFonts w:eastAsia="MS Mincho"/>
        </w:rPr>
        <w:lastRenderedPageBreak/>
        <w:t>Introduction</w:t>
      </w:r>
      <w:bookmarkEnd w:id="23"/>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66959D7"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ins w:id="24" w:author="jon pritchard" w:date="2026-03-07T05:03:00Z" w16du:dateUtc="2026-03-06T16:03:00Z">
        <w:r w:rsidR="008303AC">
          <w:t xml:space="preserve"> and</w:t>
        </w:r>
      </w:ins>
      <w:del w:id="25" w:author="jon pritchard" w:date="2026-03-07T05:03:00Z" w16du:dateUtc="2026-03-06T16:03:00Z">
        <w:r w:rsidR="00E558AF" w:rsidRPr="0062074F" w:rsidDel="008303AC">
          <w:delText>,</w:delText>
        </w:r>
      </w:del>
      <w:r w:rsidR="00E558AF" w:rsidRPr="0062074F">
        <w:t xml:space="preserve"> </w:t>
      </w:r>
      <w:r w:rsidR="00BA654F" w:rsidRPr="0062074F">
        <w:t>services</w:t>
      </w:r>
      <w:r w:rsidR="00C4067C" w:rsidRPr="0062074F">
        <w:t xml:space="preserve"> </w:t>
      </w:r>
      <w:del w:id="26" w:author="jon pritchard" w:date="2026-03-07T05:03:00Z" w16du:dateUtc="2026-03-06T16:03:00Z">
        <w:r w:rsidR="00C4067C" w:rsidRPr="0062074F" w:rsidDel="008303AC">
          <w:delText>and</w:delText>
        </w:r>
        <w:r w:rsidR="00E558AF" w:rsidRPr="0062074F" w:rsidDel="008303AC">
          <w:delText xml:space="preserve"> weather</w:delText>
        </w:r>
      </w:del>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rPr>
          <w:ins w:id="27" w:author="jon pritchard" w:date="2026-03-19T15:21:00Z" w16du:dateUtc="2026-03-19T14:21:00Z"/>
        </w:rPr>
      </w:pPr>
      <w:bookmarkStart w:id="28" w:name="_Toc38829536"/>
      <w:bookmarkStart w:id="29" w:name="_Toc38830039"/>
      <w:bookmarkStart w:id="30" w:name="_Toc38936204"/>
      <w:bookmarkStart w:id="31" w:name="_Toc40990380"/>
      <w:bookmarkStart w:id="32" w:name="_Toc484523815"/>
      <w:bookmarkEnd w:id="28"/>
      <w:bookmarkEnd w:id="29"/>
      <w:bookmarkEnd w:id="30"/>
      <w:bookmarkEnd w:id="31"/>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21B696C9" w14:textId="77777777" w:rsidR="00BD5CCF" w:rsidRPr="00BD5CCF" w:rsidRDefault="00BD5CCF" w:rsidP="00BD5CCF">
      <w:pPr>
        <w:spacing w:after="120"/>
        <w:jc w:val="both"/>
        <w:rPr>
          <w:ins w:id="33" w:author="jon pritchard" w:date="2026-03-19T15:22:00Z"/>
          <w:highlight w:val="yellow"/>
          <w:rPrChange w:id="34" w:author="jon pritchard" w:date="2026-03-19T15:23:00Z" w16du:dateUtc="2026-03-19T14:23:00Z">
            <w:rPr>
              <w:ins w:id="35" w:author="jon pritchard" w:date="2026-03-19T15:22:00Z"/>
            </w:rPr>
          </w:rPrChange>
        </w:rPr>
      </w:pPr>
      <w:ins w:id="36" w:author="jon pritchard" w:date="2026-03-19T15:22:00Z">
        <w:r w:rsidRPr="00BD5CCF">
          <w:rPr>
            <w:highlight w:val="yellow"/>
            <w:rPrChange w:id="37" w:author="jon pritchard" w:date="2026-03-19T15:23:00Z" w16du:dateUtc="2026-03-19T14:23:00Z">
              <w:rPr/>
            </w:rPrChange>
          </w:rPr>
          <w:t>IHO Standards are maintained under a formal, ongoing maintenance regime and are subject to periodic review and revision. They are intended to evolve in response to operational experience, technological developments, and user requirements.</w:t>
        </w:r>
      </w:ins>
    </w:p>
    <w:p w14:paraId="74C356C9" w14:textId="77777777" w:rsidR="00BD5CCF" w:rsidRPr="00BD5CCF" w:rsidRDefault="00BD5CCF" w:rsidP="00BD5CCF">
      <w:pPr>
        <w:spacing w:after="120"/>
        <w:jc w:val="both"/>
        <w:rPr>
          <w:ins w:id="38" w:author="jon pritchard" w:date="2026-03-19T15:22:00Z"/>
          <w:highlight w:val="yellow"/>
          <w:rPrChange w:id="39" w:author="jon pritchard" w:date="2026-03-19T15:23:00Z" w16du:dateUtc="2026-03-19T14:23:00Z">
            <w:rPr>
              <w:ins w:id="40" w:author="jon pritchard" w:date="2026-03-19T15:22:00Z"/>
            </w:rPr>
          </w:rPrChange>
        </w:rPr>
      </w:pPr>
      <w:ins w:id="41" w:author="jon pritchard" w:date="2026-03-19T15:22:00Z">
        <w:r w:rsidRPr="00BD5CCF">
          <w:rPr>
            <w:highlight w:val="yellow"/>
            <w:rPrChange w:id="42" w:author="jon pritchard" w:date="2026-03-19T15:23:00Z" w16du:dateUtc="2026-03-19T14:23:00Z">
              <w:rPr/>
            </w:rPrChange>
          </w:rPr>
          <w:lastRenderedPageBreak/>
          <w:t>Consequently, future editions of an IHO Standard may add, modify, or remove requirements. Provisions identified as optional, conditional, or informative in one edition may be reclassified as mandatory in later editions, and vice versa. Conformance claims shall therefore always reference a specific edition of the Standard, and compliance with earlier editions does not imply compliance with subsequent ones.</w:t>
        </w:r>
      </w:ins>
    </w:p>
    <w:p w14:paraId="21B42A89" w14:textId="5D62E606" w:rsidR="00BD5CCF" w:rsidRDefault="00BD5CCF" w:rsidP="004554DE">
      <w:pPr>
        <w:spacing w:after="120"/>
        <w:jc w:val="both"/>
      </w:pPr>
      <w:ins w:id="43" w:author="jon pritchard" w:date="2026-03-19T15:22:00Z" w16du:dateUtc="2026-03-19T14:22:00Z">
        <w:r w:rsidRPr="00BD5CCF">
          <w:rPr>
            <w:highlight w:val="yellow"/>
            <w:rPrChange w:id="44" w:author="jon pritchard" w:date="2026-03-19T15:23:00Z" w16du:dateUtc="2026-03-19T14:23:00Z">
              <w:rPr/>
            </w:rPrChange>
          </w:rPr>
          <w:t>Implementers</w:t>
        </w:r>
      </w:ins>
      <w:ins w:id="45" w:author="jon pritchard" w:date="2026-03-19T15:22:00Z">
        <w:r w:rsidRPr="00BD5CCF">
          <w:rPr>
            <w:highlight w:val="yellow"/>
            <w:rPrChange w:id="46" w:author="jon pritchard" w:date="2026-03-19T15:23:00Z" w16du:dateUtc="2026-03-19T14:23:00Z">
              <w:rPr/>
            </w:rPrChange>
          </w:rPr>
          <w:t xml:space="preserve"> are advised to ensure they are using the current edition of the Standard and to consider the potential impact of future revisions in system design and implementation.</w:t>
        </w:r>
      </w:ins>
    </w:p>
    <w:p w14:paraId="7289ED63" w14:textId="4E813EF3" w:rsidR="00CD3CA0" w:rsidRPr="0062074F" w:rsidRDefault="00CD3CA0" w:rsidP="004554DE">
      <w:pPr>
        <w:spacing w:after="120"/>
        <w:jc w:val="both"/>
      </w:pPr>
      <w:r>
        <w:t>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Annex A thus contains no requirements for ECDIS over and above those contained in the main document of S-98.</w:t>
      </w:r>
    </w:p>
    <w:p w14:paraId="697FD68D" w14:textId="15B01C10" w:rsidR="0064639B" w:rsidRPr="0062074F" w:rsidRDefault="0064639B" w:rsidP="00AE3E22">
      <w:pPr>
        <w:pStyle w:val="Heading1"/>
      </w:pPr>
      <w:bookmarkStart w:id="47" w:name="_Toc219458167"/>
      <w:bookmarkStart w:id="48" w:name="_Toc219458168"/>
      <w:bookmarkStart w:id="49" w:name="_Toc219458169"/>
      <w:bookmarkStart w:id="50" w:name="_Toc219458170"/>
      <w:bookmarkEnd w:id="32"/>
      <w:bookmarkEnd w:id="47"/>
      <w:bookmarkEnd w:id="48"/>
      <w:bookmarkEnd w:id="49"/>
      <w:r w:rsidRPr="0062074F">
        <w:t>References</w:t>
      </w:r>
      <w:bookmarkEnd w:id="50"/>
    </w:p>
    <w:p w14:paraId="263D91F4" w14:textId="7B06BD9B" w:rsidR="0096295A" w:rsidRPr="0062074F" w:rsidRDefault="0096295A" w:rsidP="00DB7CFE">
      <w:pPr>
        <w:pStyle w:val="Heading2"/>
      </w:pPr>
      <w:bookmarkStart w:id="51" w:name="_Toc219458171"/>
      <w:r w:rsidRPr="0062074F">
        <w:t>Normative references</w:t>
      </w:r>
      <w:bookmarkEnd w:id="51"/>
    </w:p>
    <w:p w14:paraId="6BD7343C" w14:textId="3530E47E" w:rsidR="00B727EB" w:rsidRPr="0062074F" w:rsidRDefault="00B727EB" w:rsidP="004E61EE">
      <w:pPr>
        <w:spacing w:after="120" w:line="240" w:lineRule="auto"/>
        <w:ind w:left="1418" w:hanging="1418"/>
        <w:jc w:val="both"/>
        <w:rPr>
          <w:lang w:eastAsia="en-GB"/>
        </w:rPr>
      </w:pPr>
      <w:bookmarkStart w:id="52"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52"/>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53"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46A0A45" w:rsidR="0081373B" w:rsidRPr="0062074F" w:rsidRDefault="0056040E" w:rsidP="0081373B">
      <w:pPr>
        <w:spacing w:after="120" w:line="240" w:lineRule="auto"/>
        <w:ind w:left="1418" w:hanging="1418"/>
        <w:jc w:val="both"/>
        <w:rPr>
          <w:lang w:eastAsia="en-GB"/>
        </w:rPr>
      </w:pPr>
      <w:r w:rsidRPr="0062074F">
        <w:rPr>
          <w:lang w:eastAsia="en-GB"/>
        </w:rPr>
        <w:t>MSC.530(106)</w:t>
      </w:r>
      <w:r w:rsidRPr="00BF09B8">
        <w:rPr>
          <w:strike/>
          <w:lang w:eastAsia="en-GB"/>
          <w:rPrChange w:id="54" w:author="jonathan pritchard" w:date="2026-03-05T07:12:00Z" w16du:dateUtc="2026-03-05T07:12:00Z">
            <w:rPr>
              <w:lang w:eastAsia="en-GB"/>
            </w:rPr>
          </w:rPrChange>
        </w:rPr>
        <w:t>/</w:t>
      </w:r>
      <w:r w:rsidR="008D6C94" w:rsidRPr="008303AC">
        <w:rPr>
          <w:lang w:eastAsia="en-GB"/>
        </w:rPr>
        <w:t>Rev</w:t>
      </w:r>
      <w:ins w:id="55" w:author="jon pritchard" w:date="2026-03-07T05:08:00Z" w16du:dateUtc="2026-03-06T16:08:00Z">
        <w:r w:rsidR="008303AC">
          <w:rPr>
            <w:lang w:eastAsia="en-GB"/>
          </w:rPr>
          <w:t>.</w:t>
        </w:r>
      </w:ins>
      <w:del w:id="56" w:author="jon pritchard" w:date="2026-03-07T05:08:00Z" w16du:dateUtc="2026-03-06T16:08:00Z">
        <w:r w:rsidR="008D6C94" w:rsidRPr="008303AC" w:rsidDel="008303AC">
          <w:rPr>
            <w:lang w:eastAsia="en-GB"/>
          </w:rPr>
          <w:delText xml:space="preserve">. </w:delText>
        </w:r>
      </w:del>
      <w:r w:rsidR="008D6C94" w:rsidRPr="008303AC">
        <w:rPr>
          <w:lang w:eastAsia="en-GB"/>
        </w:rPr>
        <w:t>1</w:t>
      </w:r>
      <w:r w:rsidR="0081373B" w:rsidRPr="0062074F">
        <w:rPr>
          <w:lang w:eastAsia="en-GB"/>
        </w:rPr>
        <w:tab/>
        <w:t>Performance Standards for Electronic Chart Display and</w:t>
      </w:r>
      <w:del w:id="57" w:author="jon pritchard" w:date="2026-03-07T12:32:00Z" w16du:dateUtc="2026-03-06T23:32:00Z">
        <w:r w:rsidR="0081373B" w:rsidRPr="0062074F" w:rsidDel="003C1749">
          <w:rPr>
            <w:lang w:eastAsia="en-GB"/>
          </w:rPr>
          <w:delText xml:space="preserve">  </w:delText>
        </w:r>
      </w:del>
      <w:ins w:id="58" w:author="jon pritchard" w:date="2026-03-07T12:32:00Z" w16du:dateUtc="2026-03-06T23:32:00Z">
        <w:r w:rsidR="003C1749">
          <w:rPr>
            <w:lang w:eastAsia="en-GB"/>
          </w:rPr>
          <w:t xml:space="preserve"> </w:t>
        </w:r>
      </w:ins>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w:t>
      </w:r>
      <w:proofErr w:type="spellStart"/>
      <w:r w:rsidR="003B43E6" w:rsidRPr="0062074F">
        <w:rPr>
          <w:lang w:eastAsia="en-GB"/>
        </w:rPr>
        <w:t>Circ</w:t>
      </w:r>
      <w:proofErr w:type="spellEnd"/>
      <w:r w:rsidR="003B43E6" w:rsidRPr="0062074F">
        <w:rPr>
          <w:lang w:eastAsia="en-GB"/>
        </w:rPr>
        <w:t xml:space="preserve">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44D7CCFF"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del w:id="59" w:author="jonathan pritchard" w:date="2026-03-12T09:57:00Z" w16du:dateUtc="2026-03-12T09:57:00Z">
        <w:r w:rsidR="00D453BA" w:rsidRPr="0062074F" w:rsidDel="00727F57">
          <w:rPr>
            <w:lang w:eastAsia="en-GB"/>
          </w:rPr>
          <w:delText>.</w:delText>
        </w:r>
        <w:r w:rsidR="000A7EC5" w:rsidDel="00727F57">
          <w:rPr>
            <w:lang w:eastAsia="en-GB"/>
          </w:rPr>
          <w:delText>1</w:delText>
        </w:r>
      </w:del>
      <w:r w:rsidR="00D453BA" w:rsidRPr="0062074F">
        <w:rPr>
          <w:lang w:eastAsia="en-GB"/>
        </w:rPr>
        <w:t xml:space="preserve"> (</w:t>
      </w:r>
      <w:del w:id="60" w:author="jonathan pritchard" w:date="2026-03-12T15:38:00Z" w16du:dateUtc="2026-03-12T15:38:00Z">
        <w:r w:rsidR="00B840E1" w:rsidRPr="0062074F" w:rsidDel="00FD236E">
          <w:rPr>
            <w:lang w:eastAsia="en-GB"/>
          </w:rPr>
          <w:delText xml:space="preserve"> </w:delText>
        </w:r>
      </w:del>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1DB8AC45" w:rsidR="00395724" w:rsidRPr="0062074F" w:rsidRDefault="005A72AB" w:rsidP="00B812CA">
      <w:r w:rsidRPr="0062074F">
        <w:t xml:space="preserve">All </w:t>
      </w:r>
      <w:ins w:id="61" w:author="jonathan pritchard" w:date="2026-03-12T15:42:00Z" w16du:dateUtc="2026-03-12T15:42:00Z">
        <w:r w:rsidR="00FD236E">
          <w:t>undated</w:t>
        </w:r>
      </w:ins>
      <w:ins w:id="62" w:author="jon pritchard" w:date="2026-03-18T13:19:00Z" w16du:dateUtc="2026-03-18T12:19:00Z">
        <w:r w:rsidR="006336DC">
          <w:t xml:space="preserve"> or unnumbered</w:t>
        </w:r>
      </w:ins>
      <w:ins w:id="63" w:author="jonathan pritchard" w:date="2026-03-12T15:42:00Z" w16du:dateUtc="2026-03-12T15:42:00Z">
        <w:r w:rsidR="00FD236E">
          <w:t xml:space="preserve"> </w:t>
        </w:r>
      </w:ins>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64" w:name="_Toc219458172"/>
      <w:bookmarkEnd w:id="53"/>
      <w:r w:rsidRPr="0062074F">
        <w:rPr>
          <w:lang w:eastAsia="en-GB"/>
        </w:rPr>
        <w:lastRenderedPageBreak/>
        <w:t>Informative references</w:t>
      </w:r>
      <w:bookmarkEnd w:id="64"/>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t xml:space="preserve"> </w:t>
      </w:r>
      <w:bookmarkStart w:id="65" w:name="_Toc219458173"/>
      <w:r w:rsidRPr="0062074F">
        <w:rPr>
          <w:lang w:eastAsia="en-GB"/>
        </w:rPr>
        <w:t>Abbreviations and Notation</w:t>
      </w:r>
      <w:bookmarkEnd w:id="65"/>
    </w:p>
    <w:p w14:paraId="672C963E" w14:textId="6BCD1D62" w:rsidR="003E7D16" w:rsidRPr="0062074F" w:rsidRDefault="003E7D16" w:rsidP="00DB7CFE">
      <w:pPr>
        <w:pStyle w:val="Heading2"/>
        <w:rPr>
          <w:lang w:eastAsia="en-GB"/>
        </w:rPr>
      </w:pPr>
      <w:bookmarkStart w:id="66" w:name="_Toc99104495"/>
      <w:bookmarkStart w:id="67" w:name="_Toc99104948"/>
      <w:bookmarkStart w:id="68" w:name="_Toc219458174"/>
      <w:bookmarkEnd w:id="66"/>
      <w:bookmarkEnd w:id="67"/>
      <w:r w:rsidRPr="0062074F">
        <w:rPr>
          <w:lang w:eastAsia="en-GB"/>
        </w:rPr>
        <w:t>Abbreviations</w:t>
      </w:r>
      <w:bookmarkEnd w:id="68"/>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4DC745A9" w:rsidR="001243D7" w:rsidRPr="0062074F" w:rsidDel="003B29CE" w:rsidRDefault="001243D7" w:rsidP="004E61EE">
      <w:pPr>
        <w:spacing w:after="120" w:line="240" w:lineRule="auto"/>
        <w:rPr>
          <w:del w:id="69" w:author="jon pritchard" w:date="2026-03-07T21:04:00Z" w16du:dateUtc="2026-03-07T08:04:00Z"/>
          <w:lang w:eastAsia="en-GB"/>
        </w:rPr>
      </w:pPr>
      <w:del w:id="70" w:author="jon pritchard" w:date="2026-03-07T21:04:00Z" w16du:dateUtc="2026-03-07T08:04:00Z">
        <w:r w:rsidRPr="0062074F" w:rsidDel="003B29CE">
          <w:rPr>
            <w:lang w:eastAsia="en-GB"/>
          </w:rPr>
          <w:delText>EBL</w:delText>
        </w:r>
        <w:r w:rsidRPr="0062074F" w:rsidDel="003B29CE">
          <w:rPr>
            <w:lang w:eastAsia="en-GB"/>
          </w:rPr>
          <w:tab/>
          <w:delText>Electronic Bearing Line</w:delText>
        </w:r>
      </w:del>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ins w:id="71" w:author="jon pritchard" w:date="2026-03-07T12:00:00Z" w16du:dateUtc="2026-03-06T23:00:00Z"/>
          <w:lang w:eastAsia="en-GB"/>
        </w:rPr>
      </w:pPr>
      <w:r w:rsidRPr="0062074F">
        <w:rPr>
          <w:lang w:eastAsia="en-GB"/>
        </w:rPr>
        <w:t>IMO</w:t>
      </w:r>
      <w:r w:rsidR="00815769" w:rsidRPr="0062074F">
        <w:rPr>
          <w:lang w:eastAsia="en-GB"/>
        </w:rPr>
        <w:tab/>
        <w:t>International Maritime Organization</w:t>
      </w:r>
    </w:p>
    <w:p w14:paraId="384F3B5C" w14:textId="2D24D6D3" w:rsidR="007435CC" w:rsidDel="006F00D6" w:rsidRDefault="007435CC" w:rsidP="004E61EE">
      <w:pPr>
        <w:spacing w:after="120" w:line="240" w:lineRule="auto"/>
        <w:rPr>
          <w:ins w:id="72" w:author="jon pritchard" w:date="2026-03-07T12:00:00Z" w16du:dateUtc="2026-03-06T23:00:00Z"/>
          <w:del w:id="73" w:author="jonathan pritchard" w:date="2026-03-11T14:50:00Z" w16du:dateUtc="2026-03-11T14:50:00Z"/>
          <w:lang w:eastAsia="en-GB"/>
        </w:rPr>
      </w:pPr>
      <w:ins w:id="74" w:author="jon pritchard" w:date="2026-03-07T12:00:00Z" w16du:dateUtc="2026-03-06T23:00:00Z">
        <w:del w:id="75" w:author="jonathan pritchard" w:date="2026-03-11T14:50:00Z" w16du:dateUtc="2026-03-11T14:50:00Z">
          <w:r w:rsidDel="006F00D6">
            <w:rPr>
              <w:lang w:eastAsia="en-GB"/>
            </w:rPr>
            <w:delText>IMS</w:delText>
          </w:r>
          <w:r w:rsidDel="006F00D6">
            <w:rPr>
              <w:lang w:eastAsia="en-GB"/>
            </w:rPr>
            <w:tab/>
            <w:delText>Independent Mariner Selection</w:delText>
          </w:r>
        </w:del>
      </w:ins>
    </w:p>
    <w:p w14:paraId="5D1DDE83" w14:textId="2A715AAC" w:rsidR="007435CC" w:rsidRPr="0062074F" w:rsidRDefault="007435CC" w:rsidP="004E61EE">
      <w:pPr>
        <w:spacing w:after="120" w:line="240" w:lineRule="auto"/>
        <w:rPr>
          <w:lang w:eastAsia="en-GB"/>
        </w:rPr>
      </w:pPr>
      <w:ins w:id="76" w:author="jon pritchard" w:date="2026-03-07T12:00:00Z" w16du:dateUtc="2026-03-06T23:00:00Z">
        <w:r>
          <w:rPr>
            <w:lang w:eastAsia="en-GB"/>
          </w:rPr>
          <w:t>MSVS</w:t>
        </w:r>
        <w:r>
          <w:rPr>
            <w:lang w:eastAsia="en-GB"/>
          </w:rPr>
          <w:tab/>
          <w:t>Mariner Selected Viewing Scale</w:t>
        </w:r>
      </w:ins>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0BA101A6" w:rsidR="001243D7" w:rsidRPr="0062074F" w:rsidDel="003B29CE" w:rsidRDefault="001243D7" w:rsidP="004E61EE">
      <w:pPr>
        <w:spacing w:after="120" w:line="240" w:lineRule="auto"/>
        <w:rPr>
          <w:del w:id="77" w:author="jon pritchard" w:date="2026-03-07T21:04:00Z" w16du:dateUtc="2026-03-07T08:04:00Z"/>
          <w:lang w:eastAsia="en-GB"/>
        </w:rPr>
      </w:pPr>
      <w:del w:id="78" w:author="jon pritchard" w:date="2026-03-07T21:04:00Z" w16du:dateUtc="2026-03-07T08:04:00Z">
        <w:r w:rsidRPr="0062074F" w:rsidDel="003B29CE">
          <w:rPr>
            <w:lang w:eastAsia="en-GB"/>
          </w:rPr>
          <w:delText>VRM</w:delText>
        </w:r>
        <w:r w:rsidRPr="0062074F" w:rsidDel="003B29CE">
          <w:rPr>
            <w:lang w:eastAsia="en-GB"/>
          </w:rPr>
          <w:tab/>
          <w:delText>Variable Range Marker</w:delText>
        </w:r>
      </w:del>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proofErr w:type="spellStart"/>
      <w:r w:rsidR="004C74B2" w:rsidRPr="0062074F">
        <w:rPr>
          <w:lang w:eastAsia="en-GB"/>
        </w:rPr>
        <w:t>e</w:t>
      </w:r>
      <w:r w:rsidR="00815769" w:rsidRPr="0062074F">
        <w:rPr>
          <w:lang w:eastAsia="en-GB"/>
        </w:rPr>
        <w:t>Xtensible</w:t>
      </w:r>
      <w:proofErr w:type="spellEnd"/>
      <w:r w:rsidR="00815769" w:rsidRPr="0062074F">
        <w:rPr>
          <w:lang w:eastAsia="en-GB"/>
        </w:rPr>
        <w:t xml:space="preserv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proofErr w:type="spellStart"/>
      <w:r w:rsidR="004C74B2" w:rsidRPr="0062074F">
        <w:rPr>
          <w:lang w:eastAsia="en-GB"/>
        </w:rPr>
        <w:t>e</w:t>
      </w:r>
      <w:r w:rsidRPr="0062074F">
        <w:rPr>
          <w:lang w:eastAsia="en-GB"/>
        </w:rPr>
        <w:t>Xtensible</w:t>
      </w:r>
      <w:proofErr w:type="spellEnd"/>
      <w:r w:rsidRPr="0062074F">
        <w:rPr>
          <w:lang w:eastAsia="en-GB"/>
        </w:rPr>
        <w:t xml:space="preserv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79" w:name="_Toc219458175"/>
      <w:r w:rsidRPr="0062074F">
        <w:rPr>
          <w:lang w:eastAsia="en-GB"/>
        </w:rPr>
        <w:t>Notation</w:t>
      </w:r>
      <w:bookmarkEnd w:id="79"/>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3575B" w:rsidRDefault="007F21D9" w:rsidP="004E61EE">
      <w:pPr>
        <w:pStyle w:val="dl"/>
        <w:spacing w:after="120" w:line="240" w:lineRule="auto"/>
        <w:ind w:left="431" w:hanging="28"/>
        <w:jc w:val="both"/>
        <w:rPr>
          <w:b/>
          <w:bCs/>
          <w:lang w:eastAsia="en-GB"/>
          <w:rPrChange w:id="80" w:author="jon pritchard" w:date="2026-03-08T00:25:00Z" w16du:dateUtc="2026-03-08T08:25:00Z">
            <w:rPr>
              <w:lang w:eastAsia="en-GB"/>
            </w:rPr>
          </w:rPrChange>
        </w:rPr>
      </w:pPr>
      <w:r w:rsidRPr="0062074F">
        <w:rPr>
          <w:lang w:eastAsia="en-GB"/>
        </w:rPr>
        <w:t>Features and information types are referenced by their names in camel-case or space-separated names in initial capitals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LandArea</w:t>
      </w:r>
      <w:proofErr w:type="spellEnd"/>
      <w:r w:rsidRPr="0062074F">
        <w:rPr>
          <w:lang w:eastAsia="en-GB"/>
        </w:rPr>
        <w:t>” or “Land</w:t>
      </w:r>
      <w:r w:rsidR="00CE08C7" w:rsidRPr="0062074F">
        <w:rPr>
          <w:lang w:eastAsia="en-GB"/>
        </w:rPr>
        <w:t xml:space="preserve"> </w:t>
      </w:r>
      <w:r w:rsidRPr="0062074F">
        <w:rPr>
          <w:lang w:eastAsia="en-GB"/>
        </w:rPr>
        <w:t>Area”)</w:t>
      </w:r>
      <w:r w:rsidR="00CE08C7" w:rsidRPr="0062074F">
        <w:rPr>
          <w:lang w:eastAsia="en-GB"/>
        </w:rPr>
        <w:t>.</w:t>
      </w:r>
      <w:ins w:id="81" w:author="jon pritchard" w:date="2026-03-08T00:24:00Z" w16du:dateUtc="2026-03-08T08:24:00Z">
        <w:r w:rsidR="0053575B">
          <w:rPr>
            <w:lang w:eastAsia="en-GB"/>
          </w:rPr>
          <w:t xml:space="preserve"> These names will be in </w:t>
        </w:r>
        <w:r w:rsidR="0053575B">
          <w:rPr>
            <w:b/>
            <w:bCs/>
            <w:lang w:eastAsia="en-GB"/>
          </w:rPr>
          <w:t>bold</w:t>
        </w:r>
        <w:r w:rsidR="0053575B">
          <w:rPr>
            <w:lang w:eastAsia="en-GB"/>
          </w:rPr>
          <w:t xml:space="preserve"> text to differentiate them from other text</w:t>
        </w:r>
      </w:ins>
      <w:ins w:id="82" w:author="jon pritchard" w:date="2026-03-08T00:25:00Z" w16du:dateUtc="2026-03-08T08:25:00Z">
        <w:r w:rsidR="0053575B">
          <w:rPr>
            <w:lang w:eastAsia="en-GB"/>
          </w:rPr>
          <w:t xml:space="preserve">, </w:t>
        </w:r>
        <w:proofErr w:type="spellStart"/>
        <w:r w:rsidR="0053575B">
          <w:rPr>
            <w:lang w:eastAsia="en-GB"/>
          </w:rPr>
          <w:t>e.g</w:t>
        </w:r>
        <w:proofErr w:type="spellEnd"/>
        <w:r w:rsidR="0053575B">
          <w:rPr>
            <w:lang w:eastAsia="en-GB"/>
          </w:rPr>
          <w:t xml:space="preserve"> “</w:t>
        </w:r>
        <w:proofErr w:type="spellStart"/>
        <w:r w:rsidR="0053575B">
          <w:rPr>
            <w:b/>
            <w:bCs/>
            <w:lang w:eastAsia="en-GB"/>
          </w:rPr>
          <w:t>LandArea</w:t>
        </w:r>
        <w:proofErr w:type="spellEnd"/>
        <w:r w:rsidR="0053575B">
          <w:rPr>
            <w:b/>
            <w:bCs/>
            <w:lang w:eastAsia="en-GB"/>
          </w:rPr>
          <w:t>”</w:t>
        </w:r>
      </w:ins>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83" w:name="_Hlk87453078"/>
      <w:r w:rsidRPr="0062074F">
        <w:rPr>
          <w:lang w:eastAsia="en-GB"/>
        </w:rPr>
        <w:t>Attributes are referenced by their names in camel-case with initial letters in lower case, or space-separated names in all lower case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visuallyConspicuous</w:t>
      </w:r>
      <w:proofErr w:type="spellEnd"/>
      <w:r w:rsidRPr="0062074F">
        <w:rPr>
          <w:lang w:eastAsia="en-GB"/>
        </w:rPr>
        <w:t>” or “visually conspicuous”).</w:t>
      </w:r>
      <w:bookmarkEnd w:id="83"/>
      <w:ins w:id="84" w:author="jon pritchard" w:date="2026-03-08T00:24:00Z" w16du:dateUtc="2026-03-08T08:24:00Z">
        <w:r w:rsidR="0053575B">
          <w:rPr>
            <w:lang w:eastAsia="en-GB"/>
          </w:rPr>
          <w:t xml:space="preserve"> These names will be </w:t>
        </w:r>
      </w:ins>
      <w:ins w:id="85" w:author="jon pritchard" w:date="2026-03-08T00:25:00Z" w16du:dateUtc="2026-03-08T08:25:00Z">
        <w:r w:rsidR="0053575B">
          <w:rPr>
            <w:lang w:eastAsia="en-GB"/>
          </w:rPr>
          <w:t xml:space="preserve">in </w:t>
        </w:r>
        <w:r w:rsidR="0053575B" w:rsidRPr="006E1A3A">
          <w:rPr>
            <w:i/>
            <w:iCs/>
            <w:lang w:eastAsia="en-GB"/>
          </w:rPr>
          <w:t>italics</w:t>
        </w:r>
        <w:r w:rsidR="0053575B">
          <w:rPr>
            <w:lang w:eastAsia="en-GB"/>
          </w:rPr>
          <w:t>, e.g. “</w:t>
        </w:r>
        <w:proofErr w:type="spellStart"/>
        <w:r w:rsidR="0053575B" w:rsidRPr="003D72A2">
          <w:rPr>
            <w:i/>
            <w:iCs/>
            <w:lang w:eastAsia="en-GB"/>
            <w:rPrChange w:id="86" w:author="jon pritchard" w:date="2026-03-16T10:00:00Z" w16du:dateUtc="2026-03-16T09:00:00Z">
              <w:rPr>
                <w:lang w:eastAsia="en-GB"/>
              </w:rPr>
            </w:rPrChange>
          </w:rPr>
          <w:t>visuallyConspicuous</w:t>
        </w:r>
        <w:proofErr w:type="spellEnd"/>
        <w:r w:rsidR="0053575B">
          <w:rPr>
            <w:lang w:eastAsia="en-GB"/>
          </w:rPr>
          <w:t>”</w:t>
        </w:r>
      </w:ins>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lastRenderedPageBreak/>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ins w:id="87" w:author="jon pritchard" w:date="2026-03-16T09:28:00Z" w16du:dateUtc="2026-03-16T08:28:00Z"/>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ins w:id="88" w:author="jon pritchard" w:date="2026-03-16T09:28:00Z" w16du:dateUtc="2026-03-16T08:28:00Z"/>
          <w:lang w:eastAsia="en-GB"/>
        </w:rPr>
      </w:pPr>
      <w:ins w:id="89" w:author="jon pritchard" w:date="2026-03-16T09:28:00Z" w16du:dateUtc="2026-03-16T08:28:00Z">
        <w:r>
          <w:rPr>
            <w:lang w:eastAsia="en-GB"/>
          </w:rPr>
          <w:t xml:space="preserve">Other </w:t>
        </w:r>
      </w:ins>
      <w:ins w:id="90" w:author="jon pritchard" w:date="2026-03-16T09:29:00Z" w16du:dateUtc="2026-03-16T08:29:00Z">
        <w:r>
          <w:rPr>
            <w:lang w:eastAsia="en-GB"/>
          </w:rPr>
          <w:t>i</w:t>
        </w:r>
      </w:ins>
      <w:ins w:id="91" w:author="jon pritchard" w:date="2026-03-16T09:28:00Z" w16du:dateUtc="2026-03-16T08:28:00Z">
        <w:r>
          <w:rPr>
            <w:lang w:eastAsia="en-GB"/>
          </w:rPr>
          <w:t>tems</w:t>
        </w:r>
      </w:ins>
      <w:ins w:id="92" w:author="jon pritchard" w:date="2026-03-16T09:29:00Z" w16du:dateUtc="2026-03-16T08:29:00Z">
        <w:r>
          <w:rPr>
            <w:lang w:eastAsia="en-GB"/>
          </w:rPr>
          <w:t xml:space="preserve"> </w:t>
        </w:r>
      </w:ins>
      <w:ins w:id="93" w:author="jon pritchard" w:date="2026-03-16T09:35:00Z" w16du:dateUtc="2026-03-16T08:35:00Z">
        <w:r>
          <w:rPr>
            <w:lang w:eastAsia="en-GB"/>
          </w:rPr>
          <w:t xml:space="preserve">of a technical nature, for example context parameters, are </w:t>
        </w:r>
      </w:ins>
      <w:ins w:id="94" w:author="jon pritchard" w:date="2026-03-16T09:37:00Z" w16du:dateUtc="2026-03-16T08:37:00Z">
        <w:r>
          <w:rPr>
            <w:lang w:eastAsia="en-GB"/>
          </w:rPr>
          <w:t xml:space="preserve">referenced by their names in </w:t>
        </w:r>
      </w:ins>
      <w:ins w:id="95" w:author="jon pritchard" w:date="2026-03-16T09:38:00Z" w16du:dateUtc="2026-03-16T08:38:00Z">
        <w:r>
          <w:rPr>
            <w:i/>
            <w:iCs/>
            <w:lang w:eastAsia="en-GB"/>
          </w:rPr>
          <w:t>italics</w:t>
        </w:r>
        <w:r>
          <w:rPr>
            <w:lang w:eastAsia="en-GB"/>
          </w:rPr>
          <w:t xml:space="preserve">. </w:t>
        </w:r>
      </w:ins>
    </w:p>
    <w:p w14:paraId="4724F14A" w14:textId="65DB1DA0" w:rsidR="006E1A3A" w:rsidRPr="0062074F" w:rsidRDefault="006E1A3A">
      <w:pPr>
        <w:pStyle w:val="dl"/>
        <w:spacing w:after="120" w:line="240" w:lineRule="auto"/>
        <w:ind w:left="0" w:firstLine="0"/>
        <w:jc w:val="both"/>
        <w:rPr>
          <w:lang w:eastAsia="en-GB"/>
        </w:rPr>
        <w:pPrChange w:id="96" w:author="jon pritchard" w:date="2026-03-16T09:28:00Z" w16du:dateUtc="2026-03-16T08:28:00Z">
          <w:pPr>
            <w:pStyle w:val="dl"/>
            <w:spacing w:after="120" w:line="240" w:lineRule="auto"/>
            <w:ind w:left="426" w:hanging="26"/>
            <w:jc w:val="both"/>
          </w:pPr>
        </w:pPrChange>
      </w:pPr>
    </w:p>
    <w:p w14:paraId="6F71C654" w14:textId="4D44BAED" w:rsidR="00480BC0" w:rsidRPr="0062074F" w:rsidRDefault="00480BC0" w:rsidP="00DB7CFE">
      <w:pPr>
        <w:pStyle w:val="Heading2"/>
        <w:rPr>
          <w:lang w:eastAsia="en-GB"/>
        </w:rPr>
      </w:pPr>
      <w:bookmarkStart w:id="97" w:name="_Toc219458176"/>
      <w:r w:rsidRPr="0062074F">
        <w:rPr>
          <w:lang w:eastAsia="en-GB"/>
        </w:rPr>
        <w:t>Normative vs Informative</w:t>
      </w:r>
      <w:r w:rsidR="00B6123E" w:rsidRPr="0062074F">
        <w:rPr>
          <w:lang w:eastAsia="en-GB"/>
        </w:rPr>
        <w:t xml:space="preserve"> within this document</w:t>
      </w:r>
      <w:r w:rsidRPr="0062074F">
        <w:rPr>
          <w:lang w:eastAsia="en-GB"/>
        </w:rPr>
        <w:t>.</w:t>
      </w:r>
      <w:bookmarkEnd w:id="97"/>
    </w:p>
    <w:p w14:paraId="2FE3184A" w14:textId="7A9F0331"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del w:id="98" w:author="jon pritchard" w:date="2026-03-08T00:19:00Z" w16du:dateUtc="2026-03-08T08:19:00Z">
        <w:r w:rsidR="00AD2F07" w:rsidRPr="0062074F" w:rsidDel="00E934DF">
          <w:rPr>
            <w:lang w:eastAsia="en-GB"/>
          </w:rPr>
          <w:delText xml:space="preserve">sections </w:delText>
        </w:r>
      </w:del>
      <w:ins w:id="99" w:author="jon pritchard" w:date="2026-03-08T00:19:00Z" w16du:dateUtc="2026-03-08T08:19:00Z">
        <w:r w:rsidR="00E934DF">
          <w:rPr>
            <w:lang w:eastAsia="en-GB"/>
          </w:rPr>
          <w:t>clauses</w:t>
        </w:r>
        <w:r w:rsidR="00E934DF" w:rsidRPr="0062074F">
          <w:rPr>
            <w:lang w:eastAsia="en-GB"/>
          </w:rPr>
          <w:t xml:space="preserve"> </w:t>
        </w:r>
      </w:ins>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7450636F"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 xml:space="preserve">word </w:t>
      </w:r>
      <w:del w:id="100" w:author="jon pritchard" w:date="2026-03-16T09:27:00Z" w16du:dateUtc="2026-03-16T08:27:00Z">
        <w:r w:rsidRPr="001C1CAB" w:rsidDel="006E1A3A">
          <w:rPr>
            <w:strike/>
            <w:lang w:eastAsia="en-GB"/>
          </w:rPr>
          <w:delText>“shall” or</w:delText>
        </w:r>
      </w:del>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101" w:name="_Toc40990386"/>
      <w:bookmarkStart w:id="102" w:name="_Toc40990387"/>
      <w:bookmarkStart w:id="103" w:name="_Toc40990388"/>
      <w:bookmarkStart w:id="104" w:name="_Toc40990389"/>
      <w:bookmarkStart w:id="105" w:name="_Toc40990390"/>
      <w:bookmarkStart w:id="106" w:name="_Toc40990391"/>
      <w:bookmarkStart w:id="107" w:name="_Toc40990392"/>
      <w:bookmarkStart w:id="108" w:name="_Toc40990393"/>
      <w:bookmarkStart w:id="109" w:name="_Toc40990394"/>
      <w:bookmarkStart w:id="110" w:name="_Toc40990395"/>
      <w:bookmarkStart w:id="111" w:name="_Toc40990396"/>
      <w:bookmarkStart w:id="112" w:name="_Toc40990397"/>
      <w:bookmarkStart w:id="113" w:name="_Toc40990398"/>
      <w:bookmarkStart w:id="114" w:name="_Toc40990399"/>
      <w:bookmarkStart w:id="115" w:name="_Toc40990400"/>
      <w:bookmarkStart w:id="116" w:name="_Toc40990401"/>
      <w:bookmarkStart w:id="117" w:name="_Toc38829544"/>
      <w:bookmarkStart w:id="118" w:name="_Toc38830047"/>
      <w:bookmarkStart w:id="119" w:name="_Toc219458177"/>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119"/>
      <w:r w:rsidR="00411D24" w:rsidRPr="0062074F">
        <w:t xml:space="preserve"> </w:t>
      </w:r>
    </w:p>
    <w:p w14:paraId="72A69B43" w14:textId="29666087" w:rsidR="00826285" w:rsidRPr="0062074F" w:rsidRDefault="00826285" w:rsidP="00DB7CFE">
      <w:pPr>
        <w:pStyle w:val="Heading2"/>
      </w:pPr>
      <w:bookmarkStart w:id="120" w:name="_Toc219458178"/>
      <w:r w:rsidRPr="0062074F">
        <w:t>The concepts of ENC</w:t>
      </w:r>
      <w:r w:rsidR="00C64C79" w:rsidRPr="0062074F">
        <w:t>, ENDS and System Database</w:t>
      </w:r>
      <w:bookmarkEnd w:id="120"/>
    </w:p>
    <w:p w14:paraId="7C9F4ED3" w14:textId="2FCC945D"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ins w:id="121" w:author="jon pritchard" w:date="2026-03-07T05:07:00Z" w16du:dateUtc="2026-03-06T16:07: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22" w:author="jon pritchard" w:date="2026-03-07T05:07:00Z" w16du:dateUtc="2026-03-06T16:07:00Z">
        <w:r w:rsidR="0007117E" w:rsidRPr="0062074F" w:rsidDel="008303AC">
          <w:delText xml:space="preserve">MSC 530(106) </w:delText>
        </w:r>
      </w:del>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123"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123"/>
      <w:r w:rsidR="0007117E" w:rsidRPr="0062074F">
        <w:rPr>
          <w:i w:val="0"/>
          <w:iCs w:val="0"/>
        </w:rPr>
        <w:t>.</w:t>
      </w:r>
    </w:p>
    <w:p w14:paraId="11B34173" w14:textId="77777777" w:rsidR="00826285" w:rsidRPr="0062074F" w:rsidRDefault="00826285" w:rsidP="00DB7CFE">
      <w:pPr>
        <w:pStyle w:val="Heading2"/>
      </w:pPr>
      <w:bookmarkStart w:id="124" w:name="_Ref98329076"/>
      <w:bookmarkStart w:id="125" w:name="_Ref98339151"/>
      <w:bookmarkStart w:id="126" w:name="_Ref98339270"/>
      <w:bookmarkStart w:id="127" w:name="_Toc219458179"/>
      <w:r w:rsidRPr="0062074F">
        <w:t>ECDIS concept, limitations, and challenges</w:t>
      </w:r>
      <w:bookmarkEnd w:id="124"/>
      <w:bookmarkEnd w:id="125"/>
      <w:bookmarkEnd w:id="126"/>
      <w:bookmarkEnd w:id="127"/>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1E3264BA"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del w:id="128" w:author="jon pritchard" w:date="2026-03-07T12:32:00Z" w16du:dateUtc="2026-03-06T23:32:00Z">
        <w:r w:rsidRPr="0062074F" w:rsidDel="003C1749">
          <w:delText xml:space="preserve">  </w:delText>
        </w:r>
      </w:del>
      <w:ins w:id="129" w:author="jon pritchard" w:date="2026-03-07T12:32:00Z" w16du:dateUtc="2026-03-06T23:32:00Z">
        <w:r w:rsidR="003C1749">
          <w:t xml:space="preserve"> </w:t>
        </w:r>
      </w:ins>
      <w:r w:rsidRPr="0062074F">
        <w:t xml:space="preserve">with the up-to-date nautical chart and nautical publications required by </w:t>
      </w:r>
      <w:r w:rsidRPr="0062074F">
        <w:lastRenderedPageBreak/>
        <w:t>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7B1C8941"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ins w:id="130" w:author="jon pritchard" w:date="2026-03-07T09:21:00Z" w16du:dateUtc="2026-03-06T20:21:00Z">
        <w:r w:rsidR="00413BA8">
          <w:t>2</w:t>
        </w:r>
      </w:ins>
      <w:del w:id="131" w:author="jon pritchard" w:date="2026-03-07T09:21:00Z" w16du:dateUtc="2026-03-06T20:21:00Z">
        <w:r w:rsidR="00C0149A" w:rsidRPr="0062074F" w:rsidDel="00413BA8">
          <w:delText>1</w:delText>
        </w:r>
      </w:del>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proofErr w:type="spellStart"/>
      <w:r w:rsidR="00CF6F82" w:rsidRPr="0062074F">
        <w:t>non official</w:t>
      </w:r>
      <w:proofErr w:type="spellEnd"/>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rsidP="00AE2737">
      <w:pPr>
        <w:pStyle w:val="ListParagraph"/>
        <w:numPr>
          <w:ilvl w:val="0"/>
          <w:numId w:val="14"/>
        </w:numPr>
        <w:spacing w:after="60" w:line="240" w:lineRule="auto"/>
        <w:jc w:val="both"/>
      </w:pPr>
      <w:r w:rsidRPr="0062074F">
        <w:t>own ship's position and velocity vector; ship's head</w:t>
      </w:r>
      <w:ins w:id="132" w:author="jon pritchard" w:date="2026-03-07T09:21:00Z" w16du:dateUtc="2026-03-06T20:21:00Z">
        <w:r w:rsidR="00413BA8">
          <w:t>ing</w:t>
        </w:r>
      </w:ins>
      <w:r w:rsidRPr="0062074F">
        <w:t xml:space="preserve">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lastRenderedPageBreak/>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133" w:name="_Toc219458180"/>
      <w:r w:rsidRPr="0062074F">
        <w:t>Depth Related Functionality</w:t>
      </w:r>
      <w:bookmarkEnd w:id="133"/>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134" w:name="_Toc219458181"/>
      <w:r w:rsidRPr="0062074F">
        <w:t>I</w:t>
      </w:r>
      <w:r w:rsidR="000F49BE" w:rsidRPr="0062074F">
        <w:t>ntegrated Navigation System (INS)</w:t>
      </w:r>
      <w:r w:rsidR="004C242A" w:rsidRPr="0062074F">
        <w:t xml:space="preserve"> concept, limitations and challenges</w:t>
      </w:r>
      <w:bookmarkEnd w:id="134"/>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6401BC7A"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ins w:id="135"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ins>
      <w:del w:id="136" w:author="jon pritchard" w:date="2026-03-07T05:08:00Z" w16du:dateUtc="2026-03-06T16:08:00Z">
        <w:r w:rsidR="002C5B24" w:rsidRPr="0062074F" w:rsidDel="008303AC">
          <w:delText xml:space="preserve">MSC </w:delText>
        </w:r>
        <w:r w:rsidR="00F00C10" w:rsidRPr="0062074F" w:rsidDel="008303AC">
          <w:delText>530(106)</w:delText>
        </w:r>
      </w:del>
      <w:r w:rsidR="002C5B24" w:rsidRPr="0062074F">
        <w:t>. This means that</w:t>
      </w:r>
      <w:r w:rsidR="001861CA" w:rsidRPr="0062074F">
        <w:t xml:space="preserve"> </w:t>
      </w:r>
      <w:r w:rsidR="00616CF7" w:rsidRPr="0062074F">
        <w:lastRenderedPageBreak/>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137" w:name="_Toc38936212"/>
      <w:bookmarkStart w:id="138" w:name="_Toc40990404"/>
      <w:bookmarkStart w:id="139" w:name="_Toc41235015"/>
      <w:bookmarkStart w:id="140" w:name="_Toc41235059"/>
      <w:bookmarkStart w:id="141" w:name="_Toc38936213"/>
      <w:bookmarkStart w:id="142" w:name="_Toc40990405"/>
      <w:bookmarkStart w:id="143" w:name="_Toc41235016"/>
      <w:bookmarkStart w:id="144" w:name="_Toc41235060"/>
      <w:bookmarkStart w:id="145" w:name="_Toc219458182"/>
      <w:bookmarkEnd w:id="137"/>
      <w:bookmarkEnd w:id="138"/>
      <w:bookmarkEnd w:id="139"/>
      <w:bookmarkEnd w:id="140"/>
      <w:bookmarkEnd w:id="141"/>
      <w:bookmarkEnd w:id="142"/>
      <w:bookmarkEnd w:id="143"/>
      <w:bookmarkEnd w:id="144"/>
      <w:r w:rsidRPr="0062074F">
        <w:t>User Interface Design</w:t>
      </w:r>
      <w:bookmarkEnd w:id="145"/>
    </w:p>
    <w:p w14:paraId="5681FAC0" w14:textId="00D054DE" w:rsidR="00793684" w:rsidRPr="0062074F" w:rsidRDefault="00793684" w:rsidP="00DB7CFE">
      <w:pPr>
        <w:pStyle w:val="Heading2"/>
      </w:pPr>
      <w:bookmarkStart w:id="146" w:name="_Toc219458183"/>
      <w:r w:rsidRPr="0062074F">
        <w:t>General principles</w:t>
      </w:r>
      <w:bookmarkEnd w:id="146"/>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147" w:name="_Toc47708006"/>
      <w:bookmarkStart w:id="148" w:name="_Ref188951485"/>
      <w:bookmarkStart w:id="149" w:name="_Toc219458184"/>
      <w:bookmarkEnd w:id="147"/>
      <w:r w:rsidRPr="0062074F">
        <w:t>Data</w:t>
      </w:r>
      <w:r w:rsidR="00E12CDB" w:rsidRPr="0062074F">
        <w:t xml:space="preserve"> </w:t>
      </w:r>
      <w:r w:rsidRPr="0062074F">
        <w:t>L</w:t>
      </w:r>
      <w:r w:rsidR="00E12CDB" w:rsidRPr="0062074F">
        <w:t>ayers</w:t>
      </w:r>
      <w:bookmarkEnd w:id="148"/>
      <w:bookmarkEnd w:id="149"/>
    </w:p>
    <w:p w14:paraId="77DB75E3" w14:textId="39CA3488" w:rsidR="00D60E7E" w:rsidRPr="0062074F" w:rsidRDefault="00B55D04" w:rsidP="00DB7CFE">
      <w:pPr>
        <w:pStyle w:val="Heading2"/>
      </w:pPr>
      <w:bookmarkStart w:id="150" w:name="_Toc175130107"/>
      <w:bookmarkStart w:id="151" w:name="_Toc178784314"/>
      <w:bookmarkStart w:id="152" w:name="_Ref45143574"/>
      <w:bookmarkStart w:id="153" w:name="_Toc219458185"/>
      <w:bookmarkEnd w:id="150"/>
      <w:bookmarkEnd w:id="151"/>
      <w:r w:rsidRPr="0062074F">
        <w:t>D</w:t>
      </w:r>
      <w:r w:rsidR="00960834" w:rsidRPr="0062074F">
        <w:t xml:space="preserve">ata </w:t>
      </w:r>
      <w:r w:rsidR="008549AF" w:rsidRPr="0062074F">
        <w:t>products and information layers</w:t>
      </w:r>
      <w:bookmarkEnd w:id="152"/>
      <w:bookmarkEnd w:id="153"/>
    </w:p>
    <w:p w14:paraId="130C22D9" w14:textId="0D0BF85D" w:rsidR="00B55D04" w:rsidRPr="0062074F" w:rsidRDefault="00B55D04" w:rsidP="00F2390C">
      <w:pPr>
        <w:pStyle w:val="Heading3"/>
      </w:pPr>
      <w:bookmarkStart w:id="154" w:name="_Ref45055302"/>
      <w:bookmarkStart w:id="155" w:name="_Ref45211567"/>
      <w:bookmarkStart w:id="156" w:name="_Toc219458186"/>
      <w:r w:rsidRPr="0062074F">
        <w:t>Basic product</w:t>
      </w:r>
      <w:r w:rsidR="00FD4A8D" w:rsidRPr="0062074F">
        <w:t xml:space="preserve"> specifications</w:t>
      </w:r>
      <w:r w:rsidRPr="0062074F">
        <w:t xml:space="preserve"> and layers</w:t>
      </w:r>
      <w:bookmarkEnd w:id="154"/>
      <w:bookmarkEnd w:id="155"/>
      <w:bookmarkEnd w:id="156"/>
    </w:p>
    <w:p w14:paraId="431C6DD0" w14:textId="53CD9C00" w:rsidR="0083356D" w:rsidRPr="0062074F" w:rsidRDefault="00E73F38" w:rsidP="00AA0332">
      <w:pPr>
        <w:spacing w:after="60" w:line="240" w:lineRule="auto"/>
        <w:jc w:val="both"/>
      </w:pPr>
      <w:ins w:id="157" w:author="jon pritchard" w:date="2026-03-16T14:00:00Z" w16du:dateUtc="2026-03-16T13:00:00Z">
        <w:r>
          <w:t>T</w:t>
        </w:r>
      </w:ins>
      <w:del w:id="158" w:author="jon pritchard" w:date="2026-03-16T14:00:00Z" w16du:dateUtc="2026-03-16T13:00:00Z">
        <w:r w:rsidR="00C8199B" w:rsidRPr="0062074F" w:rsidDel="00E73F38">
          <w:delText>Navigation displays such as t</w:delText>
        </w:r>
      </w:del>
      <w:r w:rsidR="00C8199B" w:rsidRPr="0062074F">
        <w:t>he ECDIS</w:t>
      </w:r>
      <w:del w:id="159" w:author="jon pritchard" w:date="2026-03-16T14:00:00Z" w16du:dateUtc="2026-03-16T13:00:00Z">
        <w:r w:rsidR="00C8199B" w:rsidRPr="0062074F" w:rsidDel="00E73F38">
          <w:delText xml:space="preserve"> main screen</w:delText>
        </w:r>
      </w:del>
      <w:r w:rsidR="00C8199B" w:rsidRPr="0062074F">
        <w:t xml:space="preserve"> </w:t>
      </w:r>
      <w:r w:rsidR="00960834" w:rsidRPr="004B50D9">
        <w:rPr>
          <w:rPrChange w:id="160" w:author="jonathan pritchard" w:date="2026-03-11T14:39:00Z" w16du:dateUtc="2026-03-11T14:39:00Z">
            <w:rPr>
              <w:b/>
              <w:bCs/>
            </w:rPr>
          </w:rPrChange>
        </w:rPr>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539E4B4C"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del w:id="161" w:author="jon pritchard" w:date="2026-03-08T00:19:00Z" w16du:dateUtc="2026-03-08T08:19:00Z">
        <w:r w:rsidR="00C470C5" w:rsidRPr="0062074F" w:rsidDel="00E934DF">
          <w:delText xml:space="preserve">Section </w:delText>
        </w:r>
      </w:del>
      <w:ins w:id="162" w:author="jon pritchard" w:date="2026-03-08T00:19:00Z" w16du:dateUtc="2026-03-08T08:19:00Z">
        <w:r w:rsidR="00E934DF">
          <w:t>Clause</w:t>
        </w:r>
        <w:r w:rsidR="00E934DF" w:rsidRPr="0062074F">
          <w:t xml:space="preserve"> </w:t>
        </w:r>
      </w:ins>
      <w:del w:id="163" w:author="jonathan pritchard" w:date="2026-03-11T11:00:00Z" w16du:dateUtc="2026-03-11T11:00:00Z">
        <w:r w:rsidR="00C470C5" w:rsidRPr="0062074F" w:rsidDel="00EC7CA3">
          <w:delText>13.1</w:delText>
        </w:r>
      </w:del>
      <w:ins w:id="164" w:author="jonathan pritchard" w:date="2026-03-11T11:00:00Z" w16du:dateUtc="2026-03-11T11:00:00Z">
        <w:r w:rsidR="00EC7CA3">
          <w:fldChar w:fldCharType="begin"/>
        </w:r>
        <w:r w:rsidR="00EC7CA3">
          <w:instrText xml:space="preserve"> REF _Ref224119248 \r \h </w:instrText>
        </w:r>
      </w:ins>
      <w:ins w:id="165" w:author="jonathan pritchard" w:date="2026-03-11T11:00:00Z" w16du:dateUtc="2026-03-11T11:00:00Z">
        <w:r w:rsidR="00EC7CA3">
          <w:fldChar w:fldCharType="separate"/>
        </w:r>
        <w:r w:rsidR="00EC7CA3">
          <w:t>12.1</w:t>
        </w:r>
        <w:r w:rsidR="00EC7CA3">
          <w:fldChar w:fldCharType="end"/>
        </w:r>
      </w:ins>
      <w:r w:rsidR="00C470C5" w:rsidRPr="0062074F">
        <w:t xml:space="preserve">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1EA98779" w14:textId="51FFED1D" w:rsidR="007435CC" w:rsidRPr="0062074F" w:rsidRDefault="007435CC" w:rsidP="007435CC">
      <w:pPr>
        <w:pStyle w:val="ListParagraph"/>
        <w:numPr>
          <w:ilvl w:val="0"/>
          <w:numId w:val="16"/>
        </w:numPr>
        <w:spacing w:after="60" w:line="240" w:lineRule="auto"/>
        <w:jc w:val="both"/>
        <w:rPr>
          <w:moveTo w:id="166" w:author="jon pritchard" w:date="2026-03-07T12:01:00Z" w16du:dateUtc="2026-03-06T23:01:00Z"/>
        </w:rPr>
      </w:pPr>
      <w:moveToRangeStart w:id="167" w:author="jon pritchard" w:date="2026-03-07T12:01:00Z" w:name="move223777288"/>
      <w:moveTo w:id="168" w:author="jon pritchard" w:date="2026-03-07T12:01:00Z" w16du:dateUtc="2026-03-06T23:01:00Z">
        <w:r w:rsidRPr="0062074F">
          <w:t>S-124 Navigational Warnings, additional requirements also apply (</w:t>
        </w:r>
        <w:del w:id="169" w:author="jon pritchard" w:date="2026-03-08T00:19:00Z" w16du:dateUtc="2026-03-08T08:19:00Z">
          <w:r w:rsidRPr="0062074F" w:rsidDel="00E934DF">
            <w:delText>Section</w:delText>
          </w:r>
        </w:del>
      </w:moveTo>
      <w:ins w:id="170" w:author="jon pritchard" w:date="2026-03-08T00:19:00Z" w16du:dateUtc="2026-03-08T08:19:00Z">
        <w:r w:rsidR="00E934DF">
          <w:t>Clause</w:t>
        </w:r>
      </w:ins>
      <w:moveTo w:id="171" w:author="jon pritchard" w:date="2026-03-07T12:01:00Z" w16du:dateUtc="2026-03-06T23:01:00Z">
        <w:del w:id="172" w:author="jonathan pritchard" w:date="2026-03-11T10:58:00Z" w16du:dateUtc="2026-03-11T10:58:00Z">
          <w:r w:rsidRPr="0062074F" w:rsidDel="00EC7CA3">
            <w:delText xml:space="preserve"> </w:delText>
          </w:r>
        </w:del>
      </w:moveTo>
      <w:ins w:id="173" w:author="jonathan pritchard" w:date="2026-03-11T10:58:00Z" w16du:dateUtc="2026-03-11T10:58:00Z">
        <w:r w:rsidR="00EC7CA3">
          <w:t xml:space="preserve"> </w:t>
        </w:r>
      </w:ins>
      <w:ins w:id="174" w:author="jonathan pritchard" w:date="2026-03-11T10:59:00Z" w16du:dateUtc="2026-03-11T10:59:00Z">
        <w:r w:rsidR="00EC7CA3">
          <w:fldChar w:fldCharType="begin"/>
        </w:r>
        <w:r w:rsidR="00EC7CA3">
          <w:instrText xml:space="preserve"> REF _Ref224119179 \r \h </w:instrText>
        </w:r>
      </w:ins>
      <w:ins w:id="175" w:author="jonathan pritchard" w:date="2026-03-11T10:59:00Z" w16du:dateUtc="2026-03-11T10:59:00Z">
        <w:r w:rsidR="00EC7CA3">
          <w:fldChar w:fldCharType="separate"/>
        </w:r>
        <w:r w:rsidR="00EC7CA3">
          <w:t>11.12</w:t>
        </w:r>
        <w:r w:rsidR="00EC7CA3">
          <w:fldChar w:fldCharType="end"/>
        </w:r>
      </w:ins>
      <w:moveTo w:id="176" w:author="jon pritchard" w:date="2026-03-07T12:01:00Z" w16du:dateUtc="2026-03-06T23:01:00Z">
        <w:del w:id="177" w:author="jonathan pritchard" w:date="2026-03-11T10:58:00Z" w16du:dateUtc="2026-03-11T10:58:00Z">
          <w:r w:rsidRPr="0062074F" w:rsidDel="00EC7CA3">
            <w:delText xml:space="preserve">12.12 </w:delText>
          </w:r>
        </w:del>
        <w:r w:rsidRPr="0062074F">
          <w:t>);</w:t>
        </w:r>
      </w:moveTo>
    </w:p>
    <w:moveToRangeEnd w:id="167"/>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1FB9B1EB" w14:textId="3D15681A" w:rsidR="007435CC" w:rsidRPr="0062074F" w:rsidRDefault="007435CC" w:rsidP="007435CC">
      <w:pPr>
        <w:pStyle w:val="ListParagraph"/>
        <w:numPr>
          <w:ilvl w:val="0"/>
          <w:numId w:val="16"/>
        </w:numPr>
        <w:spacing w:after="120" w:line="240" w:lineRule="auto"/>
        <w:jc w:val="both"/>
        <w:rPr>
          <w:ins w:id="178" w:author="jon pritchard" w:date="2026-03-07T12:01:00Z" w16du:dateUtc="2026-03-06T23:01:00Z"/>
        </w:rPr>
      </w:pPr>
      <w:ins w:id="179" w:author="jon pritchard" w:date="2026-03-07T12:01:00Z" w16du:dateUtc="2026-03-06T23:01:00Z">
        <w:r w:rsidRPr="0062074F">
          <w:t>S-128 Catalogue of Nautical Products, only within Update Status Reports (Appendix C) and graphical indexes (</w:t>
        </w:r>
      </w:ins>
      <w:ins w:id="180" w:author="jon pritchard" w:date="2026-03-08T00:19:00Z" w16du:dateUtc="2026-03-08T08:19:00Z">
        <w:r w:rsidR="00E934DF">
          <w:t>Clause</w:t>
        </w:r>
      </w:ins>
      <w:ins w:id="181" w:author="jon pritchard" w:date="2026-03-07T12:01:00Z" w16du:dateUtc="2026-03-06T23:01:00Z">
        <w:r w:rsidRPr="0062074F">
          <w:t xml:space="preserve"> </w:t>
        </w:r>
        <w:del w:id="182" w:author="jonathan pritchard" w:date="2026-03-11T10:59:00Z" w16du:dateUtc="2026-03-11T10:59:00Z">
          <w:r w:rsidRPr="0062074F" w:rsidDel="00EC7CA3">
            <w:delText>12.4</w:delText>
          </w:r>
        </w:del>
      </w:ins>
      <w:ins w:id="183" w:author="jonathan pritchard" w:date="2026-03-11T11:00:00Z" w16du:dateUtc="2026-03-11T11:00:00Z">
        <w:r w:rsidR="00EC7CA3">
          <w:fldChar w:fldCharType="begin"/>
        </w:r>
        <w:r w:rsidR="00EC7CA3">
          <w:instrText xml:space="preserve"> REF _Ref49376543 \r \h </w:instrText>
        </w:r>
      </w:ins>
      <w:ins w:id="184" w:author="jonathan pritchard" w:date="2026-03-11T11:00:00Z" w16du:dateUtc="2026-03-11T11:00:00Z">
        <w:r w:rsidR="00EC7CA3">
          <w:fldChar w:fldCharType="separate"/>
        </w:r>
        <w:r w:rsidR="00EC7CA3">
          <w:t>11.4</w:t>
        </w:r>
        <w:r w:rsidR="00EC7CA3">
          <w:fldChar w:fldCharType="end"/>
        </w:r>
      </w:ins>
      <w:ins w:id="185" w:author="jon pritchard" w:date="2026-03-07T12:01:00Z" w16du:dateUtc="2026-03-06T23:01:00Z">
        <w:r w:rsidRPr="0062074F">
          <w:t>)</w:t>
        </w:r>
        <w:r>
          <w:t>;</w:t>
        </w:r>
      </w:ins>
    </w:p>
    <w:p w14:paraId="7D02B5E1" w14:textId="77777777" w:rsidR="007435CC" w:rsidRPr="0062074F" w:rsidRDefault="007435CC" w:rsidP="007435CC">
      <w:pPr>
        <w:pStyle w:val="ListParagraph"/>
        <w:numPr>
          <w:ilvl w:val="0"/>
          <w:numId w:val="16"/>
        </w:numPr>
        <w:spacing w:after="60" w:line="240" w:lineRule="auto"/>
        <w:jc w:val="both"/>
        <w:rPr>
          <w:ins w:id="186" w:author="jon pritchard" w:date="2026-03-07T12:01:00Z" w16du:dateUtc="2026-03-06T23:01:00Z"/>
        </w:rPr>
      </w:pPr>
      <w:ins w:id="187" w:author="jon pritchard" w:date="2026-03-07T12:01:00Z" w16du:dateUtc="2026-03-06T23:01:00Z">
        <w:r w:rsidRPr="0062074F">
          <w:t>S-129 Under Keel Clearance Management</w:t>
        </w:r>
        <w:r>
          <w:t>.</w:t>
        </w:r>
      </w:ins>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1802341C" w14:textId="66B66516" w:rsidR="001A3D58" w:rsidRPr="0062074F" w:rsidDel="007435CC" w:rsidRDefault="000F2A6A" w:rsidP="00AE2737">
      <w:pPr>
        <w:pStyle w:val="ListParagraph"/>
        <w:numPr>
          <w:ilvl w:val="0"/>
          <w:numId w:val="16"/>
        </w:numPr>
        <w:spacing w:after="60" w:line="240" w:lineRule="auto"/>
        <w:jc w:val="both"/>
        <w:rPr>
          <w:moveFrom w:id="188" w:author="jon pritchard" w:date="2026-03-07T12:01:00Z" w16du:dateUtc="2026-03-06T23:01:00Z"/>
        </w:rPr>
      </w:pPr>
      <w:moveFromRangeStart w:id="189" w:author="jon pritchard" w:date="2026-03-07T12:01:00Z" w:name="move223777288"/>
      <w:moveFrom w:id="190" w:author="jon pritchard" w:date="2026-03-07T12:01:00Z" w16du:dateUtc="2026-03-06T23:01:00Z">
        <w:r w:rsidRPr="0062074F" w:rsidDel="007435CC">
          <w:t>S-124 Navigational Warnings</w:t>
        </w:r>
        <w:r w:rsidR="00C470C5" w:rsidRPr="0062074F" w:rsidDel="007435CC">
          <w:t>, additional requirements also apply (Section 12.12 )</w:t>
        </w:r>
        <w:r w:rsidRPr="0062074F" w:rsidDel="007435CC">
          <w:t>;</w:t>
        </w:r>
      </w:moveFrom>
    </w:p>
    <w:moveFromRangeEnd w:id="189"/>
    <w:p w14:paraId="43BE239C" w14:textId="3B340928" w:rsidR="00AD2F07" w:rsidRPr="0062074F" w:rsidDel="007435CC" w:rsidRDefault="00AD2F07" w:rsidP="00AD2F07">
      <w:pPr>
        <w:pStyle w:val="ListParagraph"/>
        <w:numPr>
          <w:ilvl w:val="0"/>
          <w:numId w:val="16"/>
        </w:numPr>
        <w:spacing w:after="120" w:line="240" w:lineRule="auto"/>
        <w:jc w:val="both"/>
        <w:rPr>
          <w:del w:id="191" w:author="jon pritchard" w:date="2026-03-07T12:01:00Z" w16du:dateUtc="2026-03-06T23:01:00Z"/>
        </w:rPr>
      </w:pPr>
      <w:del w:id="192" w:author="jon pritchard" w:date="2026-03-07T12:01:00Z" w16du:dateUtc="2026-03-06T23:01:00Z">
        <w:r w:rsidRPr="0062074F" w:rsidDel="007435CC">
          <w:delText>S-128 Catalogue of Nautical Products</w:delText>
        </w:r>
        <w:r w:rsidR="00C470C5" w:rsidRPr="0062074F" w:rsidDel="007435CC">
          <w:delText>, only with</w:delText>
        </w:r>
        <w:r w:rsidR="006779F8" w:rsidRPr="0062074F" w:rsidDel="007435CC">
          <w:delText>in</w:delText>
        </w:r>
        <w:r w:rsidR="00C470C5" w:rsidRPr="0062074F" w:rsidDel="007435CC">
          <w:delText xml:space="preserve"> Update Status Reports</w:delText>
        </w:r>
        <w:r w:rsidR="006779F8" w:rsidRPr="0062074F" w:rsidDel="007435CC">
          <w:delText xml:space="preserve"> (Appendix C)</w:delText>
        </w:r>
        <w:r w:rsidR="00C470C5" w:rsidRPr="0062074F" w:rsidDel="007435CC">
          <w:delText xml:space="preserve"> and graphical indexes</w:delText>
        </w:r>
        <w:r w:rsidR="006779F8" w:rsidRPr="0062074F" w:rsidDel="007435CC">
          <w:delText xml:space="preserve"> (Section 12.4)</w:delText>
        </w:r>
      </w:del>
    </w:p>
    <w:p w14:paraId="521B8F4A" w14:textId="5E39A5EF" w:rsidR="00C470C5" w:rsidRPr="0062074F" w:rsidDel="007435CC" w:rsidRDefault="000F2A6A" w:rsidP="00C470C5">
      <w:pPr>
        <w:pStyle w:val="ListParagraph"/>
        <w:numPr>
          <w:ilvl w:val="0"/>
          <w:numId w:val="16"/>
        </w:numPr>
        <w:spacing w:after="60" w:line="240" w:lineRule="auto"/>
        <w:jc w:val="both"/>
        <w:rPr>
          <w:del w:id="193" w:author="jon pritchard" w:date="2026-03-07T12:01:00Z" w16du:dateUtc="2026-03-06T23:01:00Z"/>
        </w:rPr>
      </w:pPr>
      <w:del w:id="194" w:author="jon pritchard" w:date="2026-03-07T12:01:00Z" w16du:dateUtc="2026-03-06T23:01:00Z">
        <w:r w:rsidRPr="0062074F" w:rsidDel="007435CC">
          <w:delText>S-129 Under</w:delText>
        </w:r>
        <w:r w:rsidR="002128CD" w:rsidRPr="0062074F" w:rsidDel="007435CC">
          <w:delText xml:space="preserve"> </w:delText>
        </w:r>
        <w:r w:rsidR="008972A2" w:rsidRPr="0062074F" w:rsidDel="007435CC">
          <w:delText>K</w:delText>
        </w:r>
        <w:r w:rsidRPr="0062074F" w:rsidDel="007435CC">
          <w:delText>eel Clearance</w:delText>
        </w:r>
        <w:r w:rsidR="008972A2" w:rsidRPr="0062074F" w:rsidDel="007435CC">
          <w:delText xml:space="preserve"> Management</w:delText>
        </w:r>
      </w:del>
      <w:del w:id="195" w:author="jon pritchard" w:date="2026-03-07T09:28:00Z" w16du:dateUtc="2026-03-06T20:28:00Z">
        <w:r w:rsidRPr="0062074F" w:rsidDel="00D56539">
          <w:delText>;</w:delText>
        </w:r>
      </w:del>
    </w:p>
    <w:p w14:paraId="4795731A" w14:textId="77777777" w:rsidR="00C470C5" w:rsidRPr="0062074F" w:rsidRDefault="00C470C5" w:rsidP="00C470C5">
      <w:pPr>
        <w:spacing w:after="60" w:line="240" w:lineRule="auto"/>
        <w:jc w:val="both"/>
      </w:pPr>
    </w:p>
    <w:p w14:paraId="0BF1C0C1" w14:textId="57D6A958" w:rsidR="00C470C5" w:rsidRPr="0062074F" w:rsidRDefault="00725AA2" w:rsidP="00530F27">
      <w:pPr>
        <w:spacing w:after="120" w:line="240" w:lineRule="auto"/>
        <w:jc w:val="both"/>
      </w:pPr>
      <w:bookmarkStart w:id="196"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196"/>
      <w:r w:rsidR="003C0506" w:rsidRPr="0062074F">
        <w:t xml:space="preserve">S-111, </w:t>
      </w:r>
      <w:r w:rsidR="0007559B" w:rsidRPr="0062074F">
        <w:t xml:space="preserve">S-122, </w:t>
      </w:r>
      <w:ins w:id="197" w:author="jonathan pritchard" w:date="2026-03-10T09:37:00Z" w16du:dateUtc="2026-03-10T09:37:00Z">
        <w:r w:rsidR="00797EE6">
          <w:t xml:space="preserve">S-124, </w:t>
        </w:r>
      </w:ins>
      <w:r w:rsidR="0007559B" w:rsidRPr="0062074F">
        <w:t xml:space="preserve">S-123, S-127, </w:t>
      </w:r>
      <w:ins w:id="198" w:author="jonathan pritchard" w:date="2026-03-10T09:37:00Z" w16du:dateUtc="2026-03-10T09:37:00Z">
        <w:r w:rsidR="00797EE6">
          <w:t xml:space="preserve">S-129 and </w:t>
        </w:r>
      </w:ins>
      <w:r w:rsidR="0007559B" w:rsidRPr="0062074F">
        <w:t>S-131</w:t>
      </w:r>
      <w:del w:id="199" w:author="jonathan pritchard" w:date="2026-03-10T09:37:00Z" w16du:dateUtc="2026-03-10T09:37:00Z">
        <w:r w:rsidR="0007559B" w:rsidRPr="0062074F" w:rsidDel="00797EE6">
          <w:delText>,</w:delText>
        </w:r>
      </w:del>
      <w:r w:rsidR="0007559B" w:rsidRPr="0062074F">
        <w:t xml:space="preserve"> </w:t>
      </w:r>
      <w:del w:id="200" w:author="jonathan pritchard" w:date="2026-03-10T09:37:00Z" w16du:dateUtc="2026-03-10T09:37:00Z">
        <w:r w:rsidR="003C0506" w:rsidRPr="0062074F" w:rsidDel="00797EE6">
          <w:delText>S-124,</w:delText>
        </w:r>
        <w:r w:rsidR="0007559B" w:rsidRPr="0062074F" w:rsidDel="00797EE6">
          <w:delText xml:space="preserve"> and</w:delText>
        </w:r>
        <w:r w:rsidR="003C0506" w:rsidRPr="0062074F" w:rsidDel="00797EE6">
          <w:delText xml:space="preserve"> S-129</w:delText>
        </w:r>
        <w:r w:rsidR="00C470C5" w:rsidRPr="0062074F" w:rsidDel="00797EE6">
          <w:delText xml:space="preserve"> </w:delText>
        </w:r>
      </w:del>
      <w:r w:rsidR="00C470C5" w:rsidRPr="0062074F">
        <w:t xml:space="preserve">on and off. </w:t>
      </w:r>
      <w:r w:rsidR="00E4615A" w:rsidRPr="0062074F">
        <w:lastRenderedPageBreak/>
        <w:t xml:space="preserve">Graphical display of S-101 is defined in Appendix E. Additional requirements for the graphical display of S-111, </w:t>
      </w:r>
      <w:r w:rsidR="0007559B" w:rsidRPr="0062074F">
        <w:t xml:space="preserve">S-122, S-123, </w:t>
      </w:r>
      <w:ins w:id="201" w:author="jonathan pritchard" w:date="2026-03-10T09:37:00Z" w16du:dateUtc="2026-03-10T09:37:00Z">
        <w:r w:rsidR="00797EE6">
          <w:t xml:space="preserve">S-124, </w:t>
        </w:r>
      </w:ins>
      <w:r w:rsidR="0007559B" w:rsidRPr="0062074F">
        <w:t xml:space="preserve">S-127, </w:t>
      </w:r>
      <w:ins w:id="202" w:author="jonathan pritchard" w:date="2026-03-10T09:38:00Z" w16du:dateUtc="2026-03-10T09:38:00Z">
        <w:r w:rsidR="00797EE6">
          <w:t xml:space="preserve">S-129 and </w:t>
        </w:r>
      </w:ins>
      <w:r w:rsidR="0007559B" w:rsidRPr="0062074F">
        <w:t>S-131</w:t>
      </w:r>
      <w:del w:id="203" w:author="jonathan pritchard" w:date="2026-03-10T09:38:00Z" w16du:dateUtc="2026-03-10T09:38:00Z">
        <w:r w:rsidR="0007559B" w:rsidRPr="0062074F" w:rsidDel="00797EE6">
          <w:delText xml:space="preserve">, </w:delText>
        </w:r>
        <w:r w:rsidR="00E4615A" w:rsidRPr="0062074F" w:rsidDel="00797EE6">
          <w:delText>S-124 and S-129</w:delText>
        </w:r>
      </w:del>
      <w:r w:rsidR="00E4615A" w:rsidRPr="0062074F">
        <w:t xml:space="preserve"> are contained in </w:t>
      </w:r>
      <w:ins w:id="204" w:author="jon pritchard" w:date="2026-03-08T00:19:00Z" w16du:dateUtc="2026-03-08T08:19:00Z">
        <w:r w:rsidR="00E934DF">
          <w:t xml:space="preserve">clause </w:t>
        </w:r>
      </w:ins>
      <w:del w:id="205" w:author="jonathan pritchard" w:date="2026-03-11T11:01:00Z" w16du:dateUtc="2026-03-11T11:01:00Z">
        <w:r w:rsidR="00E4615A" w:rsidRPr="0062074F" w:rsidDel="00EC7CA3">
          <w:delText>12.2</w:delText>
        </w:r>
      </w:del>
      <w:ins w:id="206" w:author="jonathan pritchard" w:date="2026-03-11T11:01:00Z" w16du:dateUtc="2026-03-11T11:01:00Z">
        <w:r w:rsidR="00EC7CA3">
          <w:fldChar w:fldCharType="begin"/>
        </w:r>
        <w:r w:rsidR="00EC7CA3">
          <w:instrText xml:space="preserve"> REF _Ref192503285 \r \h </w:instrText>
        </w:r>
      </w:ins>
      <w:ins w:id="207" w:author="jonathan pritchard" w:date="2026-03-11T11:01:00Z" w16du:dateUtc="2026-03-11T11:01:00Z">
        <w:r w:rsidR="00EC7CA3">
          <w:fldChar w:fldCharType="separate"/>
        </w:r>
        <w:r w:rsidR="00EC7CA3">
          <w:t>11.2</w:t>
        </w:r>
        <w:r w:rsidR="00EC7CA3">
          <w:fldChar w:fldCharType="end"/>
        </w:r>
      </w:ins>
      <w:r w:rsidR="00E4615A" w:rsidRPr="0062074F">
        <w:t>.</w:t>
      </w:r>
      <w:ins w:id="208" w:author="jonathan pritchard" w:date="2026-03-10T08:00:00Z" w16du:dateUtc="2026-03-10T08:00:00Z">
        <w:r w:rsidR="00C679C8">
          <w:t xml:space="preserve"> S-10</w:t>
        </w:r>
      </w:ins>
      <w:ins w:id="209" w:author="jonathan pritchard" w:date="2026-03-10T09:38:00Z" w16du:dateUtc="2026-03-10T09:38:00Z">
        <w:r w:rsidR="00797EE6">
          <w:t>2</w:t>
        </w:r>
      </w:ins>
      <w:ins w:id="210" w:author="jonathan pritchard" w:date="2026-03-10T08:00:00Z" w16du:dateUtc="2026-03-10T08:00:00Z">
        <w:r w:rsidR="00C679C8">
          <w:t xml:space="preserve"> and S-10</w:t>
        </w:r>
      </w:ins>
      <w:ins w:id="211" w:author="jonathan pritchard" w:date="2026-03-10T09:38:00Z" w16du:dateUtc="2026-03-10T09:38:00Z">
        <w:r w:rsidR="00797EE6">
          <w:t>4</w:t>
        </w:r>
      </w:ins>
      <w:ins w:id="212" w:author="jonathan pritchard" w:date="2026-03-10T08:00:00Z" w16du:dateUtc="2026-03-10T08:00:00Z">
        <w:r w:rsidR="00C679C8">
          <w:t xml:space="preserve"> processing is contained in</w:t>
        </w:r>
      </w:ins>
      <w:ins w:id="213" w:author="jonathan pritchard" w:date="2026-03-10T08:01:00Z" w16du:dateUtc="2026-03-10T08:01:00Z">
        <w:r w:rsidR="00C679C8">
          <w:t xml:space="preserve"> Appendix D.</w:t>
        </w:r>
      </w:ins>
    </w:p>
    <w:p w14:paraId="09D5B609" w14:textId="5BF0EFA9" w:rsidR="008C35BD" w:rsidRPr="0062074F" w:rsidRDefault="008C35BD" w:rsidP="00530F27">
      <w:pPr>
        <w:pStyle w:val="Heading3"/>
      </w:pPr>
      <w:bookmarkStart w:id="214" w:name="_Toc219458187"/>
      <w:r w:rsidRPr="0062074F">
        <w:t>Projected Data</w:t>
      </w:r>
      <w:bookmarkEnd w:id="214"/>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215" w:name="_Ref45055480"/>
      <w:bookmarkStart w:id="216" w:name="_Ref45211570"/>
      <w:bookmarkStart w:id="217" w:name="_Toc219458188"/>
      <w:r w:rsidRPr="0062074F">
        <w:t xml:space="preserve">Other </w:t>
      </w:r>
      <w:r w:rsidR="008549AF" w:rsidRPr="0062074F">
        <w:t>data products</w:t>
      </w:r>
      <w:bookmarkEnd w:id="215"/>
      <w:bookmarkEnd w:id="216"/>
      <w:bookmarkEnd w:id="217"/>
    </w:p>
    <w:p w14:paraId="3209FFF3" w14:textId="2DA006BC" w:rsidR="001A3D58" w:rsidRPr="0062074F" w:rsidRDefault="00796161" w:rsidP="00AA0332">
      <w:pPr>
        <w:spacing w:after="60" w:line="240" w:lineRule="auto"/>
        <w:jc w:val="both"/>
      </w:pPr>
      <w:r w:rsidRPr="0062074F">
        <w:t>The intention is that in future editions of this document, when operational product specifications are published</w:t>
      </w:r>
      <w:del w:id="218" w:author="jon pritchard" w:date="2026-03-07T12:13:00Z" w16du:dateUtc="2026-03-06T23:13:00Z">
        <w:r w:rsidRPr="00D8666D" w:rsidDel="00167419">
          <w:rPr>
            <w:strike/>
            <w:rPrChange w:id="219" w:author="jonathan pritchard" w:date="2026-03-05T07:25:00Z" w16du:dateUtc="2026-03-05T07:25:00Z">
              <w:rPr/>
            </w:rPrChange>
          </w:rPr>
          <w:delText xml:space="preserve"> by IHO</w:delText>
        </w:r>
      </w:del>
      <w:r w:rsidRPr="0062074F">
        <w:t xml:space="preserve">,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ins w:id="220" w:author="jonathan pritchard" w:date="2026-03-11T11:01:00Z" w16du:dateUtc="2026-03-11T11:01:00Z">
        <w:r w:rsidR="00EC7CA3">
          <w:t>:</w:t>
        </w:r>
      </w:ins>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5E72742F"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ins w:id="221" w:author="jonathan pritchard" w:date="2026-03-11T11:01:00Z" w16du:dateUtc="2026-03-11T11:01:00Z">
        <w:r w:rsidR="00EC7CA3">
          <w:t>.</w:t>
        </w:r>
      </w:ins>
      <w:del w:id="222" w:author="jonathan pritchard" w:date="2026-03-11T11:01:00Z" w16du:dateUtc="2026-03-11T11:01:00Z">
        <w:r w:rsidR="009109CA" w:rsidRPr="0062074F" w:rsidDel="00EC7CA3">
          <w:delText>;</w:delText>
        </w:r>
      </w:del>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223" w:name="_Toc219458189"/>
      <w:r w:rsidRPr="0062074F">
        <w:t xml:space="preserve">Data layers in Display </w:t>
      </w:r>
      <w:r w:rsidR="00500BB0">
        <w:t>B</w:t>
      </w:r>
      <w:r w:rsidRPr="0062074F">
        <w:t>ase and Standard Display</w:t>
      </w:r>
      <w:bookmarkEnd w:id="223"/>
    </w:p>
    <w:p w14:paraId="66D440FB" w14:textId="64642AA9"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ins w:id="224"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25" w:author="jon pritchard" w:date="2026-03-07T05:08:00Z" w16du:dateUtc="2026-03-06T16:08:00Z">
        <w:r w:rsidRPr="001C1CAB" w:rsidDel="008303AC">
          <w:rPr>
            <w:sz w:val="20"/>
          </w:rPr>
          <w:delText xml:space="preserve">MSC.530(106) </w:delText>
        </w:r>
      </w:del>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rsidP="009109CA">
      <w:pPr>
        <w:pStyle w:val="ListParagraph"/>
        <w:numPr>
          <w:ilvl w:val="0"/>
          <w:numId w:val="252"/>
        </w:numPr>
        <w:spacing w:after="60" w:line="240" w:lineRule="auto"/>
        <w:jc w:val="both"/>
      </w:pPr>
      <w:r w:rsidRPr="0062074F">
        <w:t>User selector settings must be preserved</w:t>
      </w:r>
      <w:ins w:id="226" w:author="jonathan pritchard" w:date="2026-03-11T11:01:00Z" w16du:dateUtc="2026-03-11T11:01:00Z">
        <w:r w:rsidR="00EC7CA3">
          <w:t>;</w:t>
        </w:r>
      </w:ins>
    </w:p>
    <w:p w14:paraId="2C7BB667" w14:textId="5163DE6D"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del w:id="227" w:author="jonathan pritchard" w:date="2026-03-11T11:02:00Z" w16du:dateUtc="2026-03-11T11:02:00Z">
        <w:r w:rsidR="008A4A4B" w:rsidRPr="0062074F" w:rsidDel="00EC7CA3">
          <w:delText xml:space="preserve"> </w:delText>
        </w:r>
      </w:del>
      <w:ins w:id="228" w:author="jonathan pritchard" w:date="2026-03-11T11:01:00Z" w16du:dateUtc="2026-03-11T11:01:00Z">
        <w:r w:rsidR="00EC7CA3">
          <w:t>;</w:t>
        </w:r>
      </w:ins>
    </w:p>
    <w:p w14:paraId="5C1E2C23" w14:textId="45F0B1B2" w:rsidR="008A4A4B" w:rsidRPr="0062074F" w:rsidDel="004F1CC7" w:rsidRDefault="008A4A4B">
      <w:pPr>
        <w:pStyle w:val="ListParagraph"/>
        <w:numPr>
          <w:ilvl w:val="0"/>
          <w:numId w:val="252"/>
        </w:numPr>
        <w:spacing w:after="60" w:line="240" w:lineRule="auto"/>
        <w:jc w:val="both"/>
        <w:rPr>
          <w:del w:id="229" w:author="jon pritchard" w:date="2026-03-19T12:57:00Z" w16du:dateUtc="2026-03-19T11:57:00Z"/>
        </w:rPr>
      </w:pPr>
      <w:del w:id="230" w:author="jon pritchard" w:date="2026-03-19T12:57:00Z" w16du:dateUtc="2026-03-19T11:57:00Z">
        <w:r w:rsidRPr="001C1CAB" w:rsidDel="004F1CC7">
          <w:delText>A</w:delText>
        </w:r>
        <w:r w:rsidRPr="0062074F" w:rsidDel="004F1CC7">
          <w:delText xml:space="preserve">ll other S-100 data products listed in </w:delText>
        </w:r>
        <w:r w:rsidRPr="0062074F" w:rsidDel="004F1CC7">
          <w:fldChar w:fldCharType="begin"/>
        </w:r>
        <w:r w:rsidRPr="0062074F" w:rsidDel="004F1CC7">
          <w:delInstrText xml:space="preserve"> REF _Ref45055302 \r \h </w:delInstrText>
        </w:r>
        <w:r w:rsidR="0062074F" w:rsidDel="004F1CC7">
          <w:delInstrText xml:space="preserve"> \* MERGEFORMAT </w:delInstrText>
        </w:r>
        <w:r w:rsidRPr="0062074F" w:rsidDel="004F1CC7">
          <w:fldChar w:fldCharType="separate"/>
        </w:r>
        <w:r w:rsidRPr="0062074F" w:rsidDel="004F1CC7">
          <w:delText>6.1.1</w:delText>
        </w:r>
        <w:r w:rsidRPr="0062074F" w:rsidDel="004F1CC7">
          <w:fldChar w:fldCharType="end"/>
        </w:r>
        <w:r w:rsidRPr="0062074F" w:rsidDel="004F1CC7">
          <w:delText xml:space="preserve"> must be suppressed.</w:delText>
        </w:r>
      </w:del>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231" w:name="_Ref42642169"/>
      <w:bookmarkStart w:id="232" w:name="_Toc219458190"/>
      <w:r w:rsidRPr="0062074F">
        <w:t>Mitigation of d</w:t>
      </w:r>
      <w:r w:rsidR="00A36C96" w:rsidRPr="0062074F">
        <w:t>ata overload</w:t>
      </w:r>
      <w:bookmarkEnd w:id="231"/>
      <w:bookmarkEnd w:id="232"/>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ins w:id="233" w:author="jon pritchard" w:date="2026-03-07T18:09:00Z" w16du:dateUtc="2026-03-07T05:09:00Z">
        <w:r w:rsidR="00512F7B">
          <w:t>.</w:t>
        </w:r>
      </w:ins>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234" w:name="_Toc219458191"/>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234"/>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561ED69" w:rsidR="00D85A9D" w:rsidRPr="0062074F" w:rsidRDefault="00161C04" w:rsidP="00AA0332">
      <w:pPr>
        <w:spacing w:after="120" w:line="240" w:lineRule="auto"/>
        <w:jc w:val="both"/>
      </w:pPr>
      <w:r w:rsidRPr="0062074F">
        <w:t xml:space="preserve">Later </w:t>
      </w:r>
      <w:del w:id="235" w:author="jon pritchard" w:date="2026-03-08T00:20:00Z" w16du:dateUtc="2026-03-08T08:20:00Z">
        <w:r w:rsidRPr="0062074F" w:rsidDel="00E934DF">
          <w:delText xml:space="preserve">sections </w:delText>
        </w:r>
      </w:del>
      <w:ins w:id="236" w:author="jon pritchard" w:date="2026-03-08T00:20:00Z" w16du:dateUtc="2026-03-08T08:20:00Z">
        <w:r w:rsidR="00E934DF">
          <w:t>clauses</w:t>
        </w:r>
        <w:r w:rsidR="00E934DF" w:rsidRPr="0062074F">
          <w:t xml:space="preserve"> </w:t>
        </w:r>
      </w:ins>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237" w:name="_Toc219458192"/>
      <w:r w:rsidRPr="0062074F">
        <w:lastRenderedPageBreak/>
        <w:t>Overview of the portrayal process</w:t>
      </w:r>
      <w:bookmarkEnd w:id="237"/>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3519EA05" w14:textId="4956AB8A" w:rsidR="003E3619" w:rsidRPr="003E3619" w:rsidRDefault="005543C4" w:rsidP="003E3619">
      <w:pPr>
        <w:rPr>
          <w:ins w:id="238" w:author="jon pritchard" w:date="2026-03-27T08:52:00Z" w16du:dateUtc="2026-03-27T08:52:00Z"/>
        </w:rPr>
      </w:pPr>
      <w:del w:id="239" w:author="jon pritchard" w:date="2026-03-27T08:52:00Z" w16du:dateUtc="2026-03-27T08:52:00Z">
        <w:r w:rsidRPr="0062074F" w:rsidDel="003E3619">
          <w:delText>S-</w:delText>
        </w:r>
        <w:r w:rsidR="00A5400C" w:rsidRPr="0062074F" w:rsidDel="003E3619">
          <w:delText>100 describes</w:delText>
        </w:r>
        <w:r w:rsidRPr="0062074F" w:rsidDel="003E3619">
          <w:delText xml:space="preserve"> </w:delText>
        </w:r>
        <w:r w:rsidR="00653147" w:rsidRPr="0062074F" w:rsidDel="003E3619">
          <w:delText xml:space="preserve">two different portrayal mechanisms, one based on </w:delText>
        </w:r>
        <w:r w:rsidRPr="0062074F" w:rsidDel="003E3619">
          <w:delText xml:space="preserve">XSLT </w:delText>
        </w:r>
        <w:r w:rsidR="00653147" w:rsidRPr="0062074F" w:rsidDel="003E3619">
          <w:delText xml:space="preserve">templates </w:delText>
        </w:r>
        <w:r w:rsidRPr="0062074F" w:rsidDel="003E3619">
          <w:delText xml:space="preserve">and </w:delText>
        </w:r>
        <w:r w:rsidR="00653147" w:rsidRPr="0062074F" w:rsidDel="003E3619">
          <w:delText xml:space="preserve">the other </w:delText>
        </w:r>
        <w:r w:rsidR="00B42BF5" w:rsidRPr="0062074F" w:rsidDel="003E3619">
          <w:delText xml:space="preserve">based </w:delText>
        </w:r>
        <w:r w:rsidR="00653147" w:rsidRPr="0062074F" w:rsidDel="003E3619">
          <w:delText xml:space="preserve">on </w:delText>
        </w:r>
        <w:r w:rsidR="00756C2F" w:rsidRPr="0062074F" w:rsidDel="003E3619">
          <w:delText xml:space="preserve">the </w:delText>
        </w:r>
      </w:del>
      <w:del w:id="240" w:author="jon pritchard" w:date="2026-03-26T11:51:00Z" w16du:dateUtc="2026-03-26T11:51:00Z">
        <w:r w:rsidR="00756C2F" w:rsidRPr="0062074F" w:rsidDel="00424790">
          <w:delText xml:space="preserve">scripting </w:delText>
        </w:r>
      </w:del>
      <w:del w:id="241" w:author="jon pritchard" w:date="2026-03-27T08:52:00Z" w16du:dateUtc="2026-03-27T08:52:00Z">
        <w:r w:rsidR="00E75DD4" w:rsidRPr="0062074F" w:rsidDel="003E3619">
          <w:delText>capability described in S-100 Part 13</w:delText>
        </w:r>
        <w:r w:rsidRPr="0062074F" w:rsidDel="003E3619">
          <w:delText xml:space="preserve">. </w:delText>
        </w:r>
        <w:r w:rsidR="00D5076B" w:rsidRPr="0062074F" w:rsidDel="003E3619">
          <w:delText xml:space="preserve">The </w:delText>
        </w:r>
        <w:r w:rsidR="00653147" w:rsidRPr="0062074F" w:rsidDel="003E3619">
          <w:delText>basic</w:delText>
        </w:r>
        <w:r w:rsidR="00D5076B" w:rsidRPr="0062074F" w:rsidDel="003E3619">
          <w:delText xml:space="preserve"> portrayal process is </w:delText>
        </w:r>
        <w:r w:rsidR="00653147" w:rsidRPr="0062074F" w:rsidDel="003E3619">
          <w:delText xml:space="preserve">the same for both, and is </w:delText>
        </w:r>
        <w:r w:rsidR="00D5076B" w:rsidRPr="0062074F" w:rsidDel="003E3619">
          <w:delText>described in S-100 Part 9</w:delText>
        </w:r>
        <w:r w:rsidR="0081247B" w:rsidRPr="0062074F" w:rsidDel="003E3619">
          <w:delText xml:space="preserve"> and 9a</w:delText>
        </w:r>
        <w:r w:rsidR="00D5076B" w:rsidRPr="0062074F" w:rsidDel="003E3619">
          <w:delText>.</w:delText>
        </w:r>
        <w:r w:rsidR="00F42EC6" w:rsidRPr="0062074F" w:rsidDel="003E3619">
          <w:delText xml:space="preserve"> </w:delText>
        </w:r>
      </w:del>
      <w:ins w:id="242" w:author="jon pritchard" w:date="2026-03-27T08:52:00Z" w16du:dateUtc="2026-03-27T08:52:00Z">
        <w:r w:rsidR="003E3619" w:rsidRPr="003E3619">
          <w:t>S-100 defines two different portrayal mechanisms, one based on XSLT templates and the other based on Lua programming. The basic portrayal process is the same for both, and is described in S-100 Part 9. For the S-100 product specifications listed in 6.1.1, the ECDIS must at least support Lua based portrayal catalogues in accordance with Part 9a and Part 13</w:t>
        </w:r>
      </w:ins>
    </w:p>
    <w:p w14:paraId="619AFB75" w14:textId="77777777" w:rsidR="003E3619" w:rsidRPr="0062074F" w:rsidRDefault="003E3619" w:rsidP="00AA0332">
      <w:pPr>
        <w:spacing w:after="120" w:line="240" w:lineRule="auto"/>
        <w:jc w:val="both"/>
      </w:pPr>
    </w:p>
    <w:p w14:paraId="2268938B" w14:textId="63C99BC0" w:rsidR="00EE220D" w:rsidRPr="0062074F" w:rsidRDefault="00EE220D" w:rsidP="00DB7CFE">
      <w:pPr>
        <w:pStyle w:val="Heading2"/>
      </w:pPr>
      <w:bookmarkStart w:id="243" w:name="_Toc219458193"/>
      <w:r w:rsidRPr="0062074F">
        <w:t xml:space="preserve">Elements of </w:t>
      </w:r>
      <w:r w:rsidR="00AD2F07" w:rsidRPr="0062074F">
        <w:t>S-100 P</w:t>
      </w:r>
      <w:r w:rsidRPr="0062074F">
        <w:t>ortrayal</w:t>
      </w:r>
      <w:bookmarkEnd w:id="243"/>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244" w:name="_Toc219458194"/>
      <w:proofErr w:type="spellStart"/>
      <w:r w:rsidRPr="0062074F">
        <w:t>Pixmaps</w:t>
      </w:r>
      <w:bookmarkEnd w:id="244"/>
      <w:proofErr w:type="spellEnd"/>
    </w:p>
    <w:p w14:paraId="30373C0E" w14:textId="6F92C22F" w:rsidR="00EE62F6" w:rsidRPr="0062074F" w:rsidRDefault="0016682D" w:rsidP="00A52928">
      <w:pPr>
        <w:spacing w:after="120" w:line="240" w:lineRule="auto"/>
        <w:jc w:val="both"/>
      </w:pPr>
      <w:proofErr w:type="spellStart"/>
      <w:r w:rsidRPr="0062074F">
        <w:t>Pixmaps</w:t>
      </w:r>
      <w:proofErr w:type="spellEnd"/>
      <w:r w:rsidRPr="0062074F">
        <w:t xml:space="preserve">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245" w:name="_Toc219458195"/>
      <w:r w:rsidRPr="0062074F">
        <w:t xml:space="preserve">Colour </w:t>
      </w:r>
      <w:r w:rsidR="00E75C72" w:rsidRPr="0062074F">
        <w:t>c</w:t>
      </w:r>
      <w:r w:rsidRPr="0062074F">
        <w:t xml:space="preserve">oding </w:t>
      </w:r>
      <w:r w:rsidR="00E75C72" w:rsidRPr="0062074F">
        <w:t>s</w:t>
      </w:r>
      <w:r w:rsidRPr="0062074F">
        <w:t>cheme</w:t>
      </w:r>
      <w:bookmarkEnd w:id="245"/>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0D116B0E"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ins w:id="246" w:author="jon pritchard" w:date="2026-03-07T05:09:00Z" w16du:dateUtc="2026-03-06T16:09: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47" w:author="jon pritchard" w:date="2026-03-07T05:09:00Z" w16du:dateUtc="2026-03-06T16:09:00Z">
        <w:r w:rsidR="002759B2" w:rsidRPr="0062074F" w:rsidDel="008303AC">
          <w:delText xml:space="preserve">MSC </w:delText>
        </w:r>
        <w:r w:rsidR="00F00C10" w:rsidRPr="0062074F" w:rsidDel="008303AC">
          <w:delText>530(106)</w:delText>
        </w:r>
        <w:r w:rsidR="002759B2" w:rsidRPr="0062074F" w:rsidDel="008303AC">
          <w:delText xml:space="preserve"> </w:delText>
        </w:r>
      </w:del>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248" w:name="_Toc219458196"/>
      <w:r w:rsidRPr="0062074F">
        <w:t>Symbols</w:t>
      </w:r>
      <w:bookmarkEnd w:id="248"/>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249" w:name="_Toc219458197"/>
      <w:r w:rsidRPr="0062074F">
        <w:t xml:space="preserve">Area </w:t>
      </w:r>
      <w:r w:rsidR="00E75C72" w:rsidRPr="0062074F">
        <w:t>f</w:t>
      </w:r>
      <w:r w:rsidRPr="0062074F">
        <w:t>ills</w:t>
      </w:r>
      <w:bookmarkEnd w:id="249"/>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commentRangeStart w:id="250"/>
      <w:commentRangeStart w:id="251"/>
      <w:r w:rsidRPr="00185AA6">
        <w:rPr>
          <w:highlight w:val="yellow"/>
        </w:rPr>
        <w:t xml:space="preserve">Area boundaries </w:t>
      </w:r>
      <w:r w:rsidR="00771A11" w:rsidRPr="00185AA6">
        <w:rPr>
          <w:highlight w:val="yellow"/>
        </w:rPr>
        <w:t>should</w:t>
      </w:r>
      <w:r w:rsidRPr="00185AA6">
        <w:rPr>
          <w:highlight w:val="yellow"/>
        </w:rPr>
        <w:t xml:space="preserve"> not be visible on the edge of the display window when the display window is enclosed by an area</w:t>
      </w:r>
      <w:r w:rsidR="005E0B00" w:rsidRPr="00185AA6">
        <w:rPr>
          <w:highlight w:val="yellow"/>
        </w:rPr>
        <w:t>.</w:t>
      </w:r>
      <w:r w:rsidR="00771A11" w:rsidRPr="00185AA6">
        <w:rPr>
          <w:highlight w:val="yellow"/>
        </w:rPr>
        <w:t xml:space="preserve"> Howeve</w:t>
      </w:r>
      <w:r w:rsidR="00B87412" w:rsidRPr="00185AA6">
        <w:rPr>
          <w:highlight w:val="yellow"/>
        </w:rPr>
        <w:t>r</w:t>
      </w:r>
      <w:r w:rsidR="00771A11" w:rsidRPr="00185AA6">
        <w:rPr>
          <w:highlight w:val="yellow"/>
        </w:rPr>
        <w:t>, if the boundary is actually on the edge of the display window, it should be visible.</w:t>
      </w:r>
      <w:commentRangeEnd w:id="250"/>
      <w:r w:rsidR="00185AA6" w:rsidRPr="0062074F">
        <w:rPr>
          <w:rStyle w:val="CommentReference"/>
          <w:sz w:val="20"/>
          <w:lang w:val="en-GB"/>
        </w:rPr>
        <w:commentReference w:id="250"/>
      </w:r>
      <w:commentRangeEnd w:id="251"/>
      <w:r w:rsidR="00185AA6" w:rsidRPr="0062074F">
        <w:rPr>
          <w:rStyle w:val="CommentReference"/>
          <w:sz w:val="20"/>
          <w:lang w:val="en-GB"/>
        </w:rPr>
        <w:commentReference w:id="251"/>
      </w:r>
    </w:p>
    <w:p w14:paraId="65D15267" w14:textId="5386D25C" w:rsidR="00EE220D" w:rsidRPr="0062074F" w:rsidRDefault="00EE220D" w:rsidP="00A13F5A">
      <w:pPr>
        <w:pStyle w:val="Heading3"/>
      </w:pPr>
      <w:bookmarkStart w:id="252" w:name="_Toc194061679"/>
      <w:bookmarkStart w:id="253" w:name="_Toc194067069"/>
      <w:bookmarkStart w:id="254" w:name="_Toc219458198"/>
      <w:bookmarkEnd w:id="252"/>
      <w:bookmarkEnd w:id="253"/>
      <w:r w:rsidRPr="0062074F">
        <w:t xml:space="preserve">Line </w:t>
      </w:r>
      <w:r w:rsidR="00E75C72" w:rsidRPr="0062074F">
        <w:t>s</w:t>
      </w:r>
      <w:r w:rsidRPr="0062074F">
        <w:t>tyles</w:t>
      </w:r>
      <w:bookmarkEnd w:id="254"/>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lastRenderedPageBreak/>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 xml:space="preserve">Complex </w:t>
      </w:r>
      <w:proofErr w:type="spellStart"/>
      <w:r w:rsidRPr="0062074F">
        <w:t>linestyles</w:t>
      </w:r>
      <w:proofErr w:type="spellEnd"/>
      <w:r w:rsidRPr="0062074F">
        <w:t xml:space="preserve">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255" w:name="_Toc175130120"/>
      <w:bookmarkStart w:id="256" w:name="_Toc219458199"/>
      <w:bookmarkEnd w:id="255"/>
      <w:commentRangeStart w:id="257"/>
      <w:r w:rsidRPr="0062074F">
        <w:t>Portrayal of Shared Edges.</w:t>
      </w:r>
      <w:bookmarkEnd w:id="256"/>
      <w:commentRangeEnd w:id="257"/>
      <w:r w:rsidR="00185AA6" w:rsidRPr="0062074F">
        <w:rPr>
          <w:rStyle w:val="CommentReference"/>
          <w:sz w:val="20"/>
          <w:lang w:val="en-GB"/>
        </w:rPr>
        <w:commentReference w:id="257"/>
      </w:r>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258" w:name="_Toc219458200"/>
      <w:r w:rsidRPr="0062074F">
        <w:t>Text</w:t>
      </w:r>
      <w:bookmarkEnd w:id="258"/>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proofErr w:type="spellStart"/>
      <w:r w:rsidRPr="0062074F">
        <w:rPr>
          <w:b/>
          <w:bCs/>
        </w:rPr>
        <w:t>TextPlacement</w:t>
      </w:r>
      <w:proofErr w:type="spellEnd"/>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259" w:name="_Ref44530594"/>
      <w:bookmarkStart w:id="260" w:name="_Toc219458201"/>
      <w:r w:rsidRPr="0062074F">
        <w:lastRenderedPageBreak/>
        <w:t>Style sheets</w:t>
      </w:r>
      <w:bookmarkEnd w:id="259"/>
      <w:bookmarkEnd w:id="260"/>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261" w:name="_Toc219458202"/>
      <w:r w:rsidRPr="0062074F">
        <w:t>Display planes</w:t>
      </w:r>
      <w:bookmarkEnd w:id="261"/>
    </w:p>
    <w:p w14:paraId="691481A3" w14:textId="38668B8D" w:rsidR="001534DA" w:rsidRPr="0062074F" w:rsidRDefault="001534DA" w:rsidP="00A52928">
      <w:pPr>
        <w:spacing w:after="120" w:line="240" w:lineRule="auto"/>
        <w:jc w:val="both"/>
      </w:pPr>
      <w:r w:rsidRPr="0062074F">
        <w:t xml:space="preserve">Display planes are used to split the output of the portrayal functions into </w:t>
      </w:r>
      <w:del w:id="262" w:author="jonathan pritchard" w:date="2026-03-10T10:24:00Z" w16du:dateUtc="2026-03-10T10:24:00Z">
        <w:r w:rsidR="002C40AA" w:rsidRPr="0062074F" w:rsidDel="00175BA0">
          <w:delText xml:space="preserve">mutually exclusive </w:delText>
        </w:r>
      </w:del>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263" w:name="_Toc219458203"/>
      <w:r w:rsidRPr="0062074F">
        <w:t xml:space="preserve">Display </w:t>
      </w:r>
      <w:r w:rsidR="001949CA" w:rsidRPr="0062074F">
        <w:t xml:space="preserve">(drawing) </w:t>
      </w:r>
      <w:r w:rsidR="00E75C72" w:rsidRPr="0062074F">
        <w:t>p</w:t>
      </w:r>
      <w:r w:rsidRPr="0062074F">
        <w:t>riorities</w:t>
      </w:r>
      <w:bookmarkEnd w:id="263"/>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264" w:name="_Toc219458204"/>
      <w:r w:rsidRPr="0062074F">
        <w:t>Viewing groups</w:t>
      </w:r>
      <w:bookmarkEnd w:id="264"/>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265" w:name="_Toc219458205"/>
      <w:r w:rsidRPr="0062074F">
        <w:t>Viewing group layers</w:t>
      </w:r>
      <w:bookmarkEnd w:id="265"/>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266" w:name="_Toc219458206"/>
      <w:r w:rsidRPr="0062074F">
        <w:t>Display modes</w:t>
      </w:r>
      <w:bookmarkEnd w:id="266"/>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267" w:name="_Toc188368609"/>
      <w:bookmarkStart w:id="268" w:name="_Toc188621811"/>
      <w:bookmarkStart w:id="269" w:name="_Toc188950392"/>
      <w:bookmarkStart w:id="270" w:name="_Toc188968308"/>
      <w:bookmarkStart w:id="271" w:name="_Toc188968533"/>
      <w:bookmarkStart w:id="272" w:name="_Toc188368610"/>
      <w:bookmarkStart w:id="273" w:name="_Toc188621812"/>
      <w:bookmarkStart w:id="274" w:name="_Toc188950393"/>
      <w:bookmarkStart w:id="275" w:name="_Toc188968309"/>
      <w:bookmarkStart w:id="276" w:name="_Toc188968534"/>
      <w:bookmarkStart w:id="277" w:name="_Toc219458207"/>
      <w:bookmarkEnd w:id="267"/>
      <w:bookmarkEnd w:id="268"/>
      <w:bookmarkEnd w:id="269"/>
      <w:bookmarkEnd w:id="270"/>
      <w:bookmarkEnd w:id="271"/>
      <w:bookmarkEnd w:id="272"/>
      <w:bookmarkEnd w:id="273"/>
      <w:bookmarkEnd w:id="274"/>
      <w:bookmarkEnd w:id="275"/>
      <w:bookmarkEnd w:id="276"/>
      <w:r w:rsidRPr="0062074F">
        <w:t>Rules</w:t>
      </w:r>
      <w:bookmarkEnd w:id="277"/>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278" w:name="_Ref44796990"/>
      <w:bookmarkStart w:id="279" w:name="_Toc219458208"/>
      <w:r w:rsidRPr="0062074F">
        <w:t>Context</w:t>
      </w:r>
      <w:bookmarkEnd w:id="278"/>
      <w:bookmarkEnd w:id="279"/>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280" w:name="_Toc219458209"/>
      <w:r w:rsidRPr="0062074F">
        <w:t>Validity times</w:t>
      </w:r>
      <w:bookmarkEnd w:id="280"/>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proofErr w:type="spellStart"/>
      <w:r w:rsidR="00BA119C" w:rsidRPr="003D72A2">
        <w:rPr>
          <w:i/>
          <w:iCs/>
        </w:rPr>
        <w:t>dateStart</w:t>
      </w:r>
      <w:proofErr w:type="spellEnd"/>
      <w:r w:rsidR="00BA119C" w:rsidRPr="0062074F">
        <w:t xml:space="preserve"> and </w:t>
      </w:r>
      <w:proofErr w:type="spellStart"/>
      <w:r w:rsidR="00BA119C" w:rsidRPr="003D72A2">
        <w:rPr>
          <w:i/>
          <w:iCs/>
        </w:rPr>
        <w:t>dateEnd</w:t>
      </w:r>
      <w:proofErr w:type="spellEnd"/>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lastRenderedPageBreak/>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4C20F3CF" w:rsidR="0018654C" w:rsidRPr="0062074F" w:rsidRDefault="00172E40" w:rsidP="00DB7CFE">
      <w:pPr>
        <w:pStyle w:val="Heading2"/>
      </w:pPr>
      <w:bookmarkStart w:id="281" w:name="_Toc219458210"/>
      <w:r w:rsidRPr="0062074F">
        <w:t xml:space="preserve">The </w:t>
      </w:r>
      <w:r w:rsidR="00EA650D" w:rsidRPr="0062074F">
        <w:t>Aler</w:t>
      </w:r>
      <w:ins w:id="282" w:author="jon pritchard" w:date="2026-03-07T08:51:00Z" w16du:dateUtc="2026-03-06T19:51:00Z">
        <w:r w:rsidR="007E60A6">
          <w:t xml:space="preserve">t </w:t>
        </w:r>
      </w:ins>
      <w:del w:id="283" w:author="jon pritchard" w:date="2026-03-07T08:51:00Z" w16du:dateUtc="2026-03-06T19:51:00Z">
        <w:r w:rsidR="00EA650D" w:rsidRPr="0062074F" w:rsidDel="007E60A6">
          <w:delText>ts</w:delText>
        </w:r>
        <w:r w:rsidRPr="0062074F" w:rsidDel="007E60A6">
          <w:delText xml:space="preserve"> </w:delText>
        </w:r>
        <w:r w:rsidR="00D90794" w:rsidRPr="0062074F" w:rsidDel="007E60A6">
          <w:delText xml:space="preserve">and Indications </w:delText>
        </w:r>
      </w:del>
      <w:r w:rsidRPr="0062074F">
        <w:t>Catalogue</w:t>
      </w:r>
      <w:bookmarkEnd w:id="281"/>
    </w:p>
    <w:p w14:paraId="72134CB6" w14:textId="43F3D338"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del w:id="284" w:author="jon pritchard" w:date="2026-03-07T08:51:00Z" w16du:dateUtc="2026-03-06T19:51:00Z">
        <w:r w:rsidRPr="0062074F" w:rsidDel="007E60A6">
          <w:rPr>
            <w:sz w:val="20"/>
          </w:rPr>
          <w:delText xml:space="preserve">s </w:delText>
        </w:r>
        <w:r w:rsidR="00D90794" w:rsidRPr="0062074F" w:rsidDel="007E60A6">
          <w:rPr>
            <w:sz w:val="20"/>
          </w:rPr>
          <w:delText>and Indications</w:delText>
        </w:r>
      </w:del>
      <w:r w:rsidR="00D90794" w:rsidRPr="0062074F">
        <w:rPr>
          <w:sz w:val="20"/>
        </w:rPr>
        <w:t xml:space="preserve"> </w:t>
      </w:r>
      <w:r w:rsidR="003B3F16" w:rsidRPr="0062074F">
        <w:rPr>
          <w:sz w:val="20"/>
        </w:rPr>
        <w:t>C</w:t>
      </w:r>
      <w:r w:rsidRPr="0062074F">
        <w:rPr>
          <w:sz w:val="20"/>
        </w:rPr>
        <w:t>atalogue</w:t>
      </w:r>
      <w:ins w:id="285" w:author="jon pritchard" w:date="2026-03-07T08:52:00Z" w16du:dateUtc="2026-03-06T19:52:00Z">
        <w:r w:rsidR="007E60A6">
          <w:rPr>
            <w:sz w:val="20"/>
          </w:rPr>
          <w:t xml:space="preserve"> (S-100 9-13.4)</w:t>
        </w:r>
      </w:ins>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286" w:name="_Ref49380568"/>
    </w:p>
    <w:p w14:paraId="6D762915" w14:textId="43B75661" w:rsidR="00BC555A" w:rsidRPr="0062074F" w:rsidRDefault="00FD648E" w:rsidP="00A13F5A">
      <w:pPr>
        <w:pStyle w:val="Heading1"/>
      </w:pPr>
      <w:bookmarkStart w:id="287" w:name="_Toc219458211"/>
      <w:r w:rsidRPr="0062074F">
        <w:t>Display Organisation</w:t>
      </w:r>
      <w:r w:rsidR="00A80530" w:rsidRPr="0062074F">
        <w:t xml:space="preserve"> and Operation</w:t>
      </w:r>
      <w:bookmarkEnd w:id="286"/>
      <w:bookmarkEnd w:id="287"/>
    </w:p>
    <w:p w14:paraId="501C6929" w14:textId="7DAEDB8F" w:rsidR="00D37328" w:rsidRPr="0062074F" w:rsidRDefault="00D37328" w:rsidP="00DB7CFE">
      <w:pPr>
        <w:pStyle w:val="Heading2"/>
      </w:pPr>
      <w:bookmarkStart w:id="288" w:name="_Toc38829553"/>
      <w:bookmarkStart w:id="289" w:name="_Toc38830056"/>
      <w:bookmarkStart w:id="290" w:name="_Ref49480223"/>
      <w:bookmarkStart w:id="291" w:name="_Ref49480231"/>
      <w:bookmarkStart w:id="292" w:name="_Toc219458212"/>
      <w:bookmarkStart w:id="293" w:name="_Hlk167438924"/>
      <w:bookmarkEnd w:id="288"/>
      <w:bookmarkEnd w:id="289"/>
      <w:r w:rsidRPr="0062074F">
        <w:t xml:space="preserve">Display of </w:t>
      </w:r>
      <w:r w:rsidR="00950DDE" w:rsidRPr="0062074F">
        <w:t>non-</w:t>
      </w:r>
      <w:r w:rsidR="00716B39" w:rsidRPr="0062074F">
        <w:t>S-100</w:t>
      </w:r>
      <w:r w:rsidR="00950DDE" w:rsidRPr="0062074F">
        <w:t xml:space="preserve"> </w:t>
      </w:r>
      <w:r w:rsidRPr="0062074F">
        <w:t>information</w:t>
      </w:r>
      <w:bookmarkEnd w:id="290"/>
      <w:bookmarkEnd w:id="291"/>
      <w:bookmarkEnd w:id="292"/>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294" w:name="_Ref49482794"/>
      <w:bookmarkStart w:id="295" w:name="_Ref178773055"/>
      <w:bookmarkStart w:id="296" w:name="_Ref179768848"/>
      <w:bookmarkStart w:id="297" w:name="_Toc219458213"/>
      <w:r w:rsidRPr="0062074F">
        <w:t xml:space="preserve">Distinguishing between </w:t>
      </w:r>
      <w:r w:rsidR="0052443F" w:rsidRPr="0062074F">
        <w:t xml:space="preserve">official </w:t>
      </w:r>
      <w:r w:rsidR="000F4DF4" w:rsidRPr="0062074F">
        <w:t xml:space="preserve">S-100 </w:t>
      </w:r>
      <w:r w:rsidRPr="0062074F">
        <w:t>data and additional data</w:t>
      </w:r>
      <w:bookmarkEnd w:id="294"/>
      <w:bookmarkEnd w:id="295"/>
      <w:bookmarkEnd w:id="296"/>
      <w:bookmarkEnd w:id="297"/>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lastRenderedPageBreak/>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293"/>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298" w:name="_Toc175130138"/>
      <w:bookmarkStart w:id="299" w:name="_Toc175130139"/>
      <w:bookmarkStart w:id="300" w:name="_Ref49484794"/>
      <w:bookmarkStart w:id="301" w:name="_Toc219458214"/>
      <w:bookmarkEnd w:id="298"/>
      <w:bookmarkEnd w:id="299"/>
      <w:r w:rsidRPr="0062074F">
        <w:t>Supplemental display items</w:t>
      </w:r>
      <w:bookmarkEnd w:id="300"/>
      <w:bookmarkEnd w:id="301"/>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541ADA31"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w:t>
      </w:r>
      <w:del w:id="302" w:author="jon pritchard" w:date="2026-03-17T09:07:00Z" w16du:dateUtc="2026-03-17T08:07:00Z">
        <w:r w:rsidR="008C77AA" w:rsidRPr="0062074F" w:rsidDel="005F4566">
          <w:delText xml:space="preserve"> </w:delText>
        </w:r>
        <w:r w:rsidR="008C77AA" w:rsidRPr="005F4566" w:rsidDel="005F4566">
          <w:fldChar w:fldCharType="begin"/>
        </w:r>
        <w:r w:rsidR="008C77AA" w:rsidRPr="005F4566" w:rsidDel="005F4566">
          <w:delInstrText xml:space="preserve"> REF _Ref167188547 \r \h </w:delInstrText>
        </w:r>
        <w:r w:rsidR="0062074F" w:rsidRPr="005F4566" w:rsidDel="005F4566">
          <w:delInstrText xml:space="preserve"> \* MERGEFORMAT </w:delInstrText>
        </w:r>
        <w:r w:rsidR="008C77AA" w:rsidRPr="005F4566" w:rsidDel="005F4566">
          <w:fldChar w:fldCharType="separate"/>
        </w:r>
      </w:del>
      <w:ins w:id="303" w:author="jonathan pritchard" w:date="2026-03-11T14:48:00Z" w16du:dateUtc="2026-03-11T14:48:00Z">
        <w:del w:id="304" w:author="jon pritchard" w:date="2026-03-17T09:07:00Z" w16du:dateUtc="2026-03-17T08:07:00Z">
          <w:r w:rsidR="004B50D9" w:rsidRPr="005F4566" w:rsidDel="005F4566">
            <w:delText>8.1.4</w:delText>
          </w:r>
        </w:del>
      </w:ins>
      <w:del w:id="305" w:author="jon pritchard" w:date="2026-03-17T09:07:00Z" w16du:dateUtc="2026-03-17T08:07:00Z">
        <w:r w:rsidR="00A74A4F" w:rsidRPr="005F4566" w:rsidDel="005F4566">
          <w:delText>9.1.5</w:delText>
        </w:r>
        <w:r w:rsidR="008C77AA" w:rsidRPr="005F4566" w:rsidDel="005F4566">
          <w:fldChar w:fldCharType="end"/>
        </w:r>
      </w:del>
      <w:ins w:id="306" w:author="jon pritchard" w:date="2026-03-17T09:07:00Z" w16du:dateUtc="2026-03-17T08:07:00Z">
        <w:r w:rsidR="005F4566" w:rsidRPr="005F4566">
          <w:t xml:space="preserve"> </w:t>
        </w:r>
        <w:r w:rsidR="005F4566" w:rsidRPr="005F4566">
          <w:rPr>
            <w:rPrChange w:id="307" w:author="jon pritchard" w:date="2026-03-17T09:07:00Z" w16du:dateUtc="2026-03-17T08:07:00Z">
              <w:rPr>
                <w:strike/>
              </w:rPr>
            </w:rPrChange>
          </w:rPr>
          <w:fldChar w:fldCharType="begin"/>
        </w:r>
        <w:r w:rsidR="005F4566" w:rsidRPr="005F4566">
          <w:rPr>
            <w:rPrChange w:id="308" w:author="jon pritchard" w:date="2026-03-17T09:07:00Z" w16du:dateUtc="2026-03-17T08:07:00Z">
              <w:rPr>
                <w:strike/>
              </w:rPr>
            </w:rPrChange>
          </w:rPr>
          <w:instrText xml:space="preserve"> REF _Ref48912766 \r \h  \* MERGEFORMAT </w:instrText>
        </w:r>
      </w:ins>
      <w:ins w:id="309" w:author="jon pritchard" w:date="2026-03-17T09:07:00Z" w16du:dateUtc="2026-03-17T08:07:00Z">
        <w:r w:rsidR="005F4566" w:rsidRPr="005F4566">
          <w:rPr>
            <w:rPrChange w:id="310" w:author="jon pritchard" w:date="2026-03-17T09:07:00Z" w16du:dateUtc="2026-03-17T08:07:00Z">
              <w:rPr>
                <w:strike/>
              </w:rPr>
            </w:rPrChange>
          </w:rPr>
          <w:fldChar w:fldCharType="separate"/>
        </w:r>
        <w:r w:rsidR="005F4566" w:rsidRPr="005F4566">
          <w:rPr>
            <w:rPrChange w:id="311" w:author="jon pritchard" w:date="2026-03-17T09:07:00Z" w16du:dateUtc="2026-03-17T08:07:00Z">
              <w:rPr>
                <w:strike/>
              </w:rPr>
            </w:rPrChange>
          </w:rPr>
          <w:t>11.10.1</w:t>
        </w:r>
        <w:r w:rsidR="005F4566" w:rsidRPr="005F4566">
          <w:rPr>
            <w:rPrChange w:id="312" w:author="jon pritchard" w:date="2026-03-17T09:07:00Z" w16du:dateUtc="2026-03-17T08:07:00Z">
              <w:rPr>
                <w:strike/>
              </w:rPr>
            </w:rPrChange>
          </w:rPr>
          <w:fldChar w:fldCharType="end"/>
        </w:r>
      </w:ins>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7348C22D" w:rsidR="00282925" w:rsidRPr="0062074F" w:rsidRDefault="005F4566" w:rsidP="00AE2737">
      <w:pPr>
        <w:pStyle w:val="ListParagraph"/>
        <w:numPr>
          <w:ilvl w:val="0"/>
          <w:numId w:val="25"/>
        </w:numPr>
        <w:spacing w:after="60" w:line="240" w:lineRule="auto"/>
        <w:jc w:val="both"/>
      </w:pPr>
      <w:ins w:id="313" w:author="jon pritchard" w:date="2026-03-17T09:07:00Z" w16du:dateUtc="2026-03-17T08:07:00Z">
        <w:r>
          <w:t>T</w:t>
        </w:r>
      </w:ins>
      <w:del w:id="314" w:author="jon pritchard" w:date="2026-03-17T09:07:00Z" w16du:dateUtc="2026-03-17T08:07:00Z">
        <w:r w:rsidR="00282925" w:rsidRPr="0062074F" w:rsidDel="005F4566">
          <w:delText>t</w:delText>
        </w:r>
      </w:del>
      <w:r w:rsidR="00282925" w:rsidRPr="0062074F">
        <w: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5356FA5B" w:rsidR="00D755A5" w:rsidRPr="0062074F" w:rsidRDefault="00491401" w:rsidP="00AE2737">
      <w:pPr>
        <w:pStyle w:val="ListParagraph"/>
        <w:numPr>
          <w:ilvl w:val="0"/>
          <w:numId w:val="25"/>
        </w:numPr>
        <w:spacing w:after="60" w:line="240" w:lineRule="auto"/>
        <w:jc w:val="both"/>
      </w:pPr>
      <w:r w:rsidRPr="0062074F">
        <w:t>Black</w:t>
      </w:r>
      <w:ins w:id="315" w:author="jon pritchard" w:date="2026-03-07T12:45:00Z" w16du:dateUtc="2026-03-06T23:45:00Z">
        <w:r w:rsidR="00714B6A">
          <w:t>-</w:t>
        </w:r>
      </w:ins>
      <w:del w:id="316" w:author="jon pritchard" w:date="2026-03-07T12:45:00Z" w16du:dateUtc="2026-03-06T23:45:00Z">
        <w:r w:rsidRPr="0062074F" w:rsidDel="00714B6A">
          <w:delText xml:space="preserve"> </w:delText>
        </w:r>
      </w:del>
      <w:r w:rsidRPr="0062074F">
        <w:t>adjust symbol for contrast adjustment</w:t>
      </w:r>
      <w:r w:rsidR="00D755A5" w:rsidRPr="0062074F">
        <w:t>;</w:t>
      </w:r>
    </w:p>
    <w:p w14:paraId="7D8FF987" w14:textId="53426DB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n diagram</w:t>
      </w:r>
      <w:del w:id="317" w:author="jon pritchard" w:date="2026-03-07T12:32:00Z" w16du:dateUtc="2026-03-06T23:32:00Z">
        <w:r w:rsidR="00330D8D" w:rsidRPr="0062074F" w:rsidDel="003C1749">
          <w:delText xml:space="preserve"> </w:delText>
        </w:r>
        <w:r w:rsidR="003222A6" w:rsidRPr="0062074F" w:rsidDel="003C1749">
          <w:delText xml:space="preserve"> </w:delText>
        </w:r>
      </w:del>
      <w:ins w:id="318" w:author="jon pritchard" w:date="2026-03-07T12:32:00Z" w16du:dateUtc="2026-03-06T23:32:00Z">
        <w:r w:rsidR="003C1749">
          <w:t xml:space="preserve"> </w:t>
        </w:r>
      </w:ins>
      <w:r w:rsidR="003222A6" w:rsidRPr="0062074F">
        <w:t>(available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76307245" w:rsidR="00D755A5" w:rsidRPr="006F00D6" w:rsidDel="005F4566" w:rsidRDefault="00D755A5" w:rsidP="00D755A5">
      <w:pPr>
        <w:pStyle w:val="Heading3"/>
        <w:rPr>
          <w:del w:id="319" w:author="jon pritchard" w:date="2026-03-17T09:07:00Z" w16du:dateUtc="2026-03-17T08:07:00Z"/>
          <w:strike/>
          <w:rPrChange w:id="320" w:author="jonathan pritchard" w:date="2026-03-11T14:51:00Z" w16du:dateUtc="2026-03-11T14:51:00Z">
            <w:rPr>
              <w:del w:id="321" w:author="jon pritchard" w:date="2026-03-17T09:07:00Z" w16du:dateUtc="2026-03-17T08:07:00Z"/>
            </w:rPr>
          </w:rPrChange>
        </w:rPr>
      </w:pPr>
      <w:bookmarkStart w:id="322" w:name="_Toc219458215"/>
      <w:del w:id="323" w:author="jon pritchard" w:date="2026-03-17T09:07:00Z" w16du:dateUtc="2026-03-17T08:07:00Z">
        <w:r w:rsidRPr="006F00D6" w:rsidDel="005F4566">
          <w:rPr>
            <w:b w:val="0"/>
            <w:bCs w:val="0"/>
            <w:strike/>
            <w:rPrChange w:id="324" w:author="jonathan pritchard" w:date="2026-03-11T14:51:00Z" w16du:dateUtc="2026-03-11T14:51:00Z">
              <w:rPr>
                <w:b w:val="0"/>
                <w:bCs w:val="0"/>
              </w:rPr>
            </w:rPrChange>
          </w:rPr>
          <w:delText>Navigational Warning functions</w:delText>
        </w:r>
        <w:bookmarkEnd w:id="322"/>
      </w:del>
    </w:p>
    <w:p w14:paraId="622BFA03" w14:textId="0A4D00B1" w:rsidR="00A13F5A" w:rsidRPr="006F00D6" w:rsidDel="005F4566" w:rsidRDefault="000F4DF4" w:rsidP="00530F27">
      <w:pPr>
        <w:rPr>
          <w:del w:id="325" w:author="jon pritchard" w:date="2026-03-17T09:07:00Z" w16du:dateUtc="2026-03-17T08:07:00Z"/>
          <w:b/>
          <w:bCs/>
          <w:strike/>
          <w:rPrChange w:id="326" w:author="jonathan pritchard" w:date="2026-03-11T14:51:00Z" w16du:dateUtc="2026-03-11T14:51:00Z">
            <w:rPr>
              <w:del w:id="327" w:author="jon pritchard" w:date="2026-03-17T09:07:00Z" w16du:dateUtc="2026-03-17T08:07:00Z"/>
              <w:b/>
              <w:bCs/>
            </w:rPr>
          </w:rPrChange>
        </w:rPr>
      </w:pPr>
      <w:del w:id="328" w:author="jon pritchard" w:date="2026-03-17T09:07:00Z" w16du:dateUtc="2026-03-17T08:07:00Z">
        <w:r w:rsidRPr="006F00D6" w:rsidDel="005F4566">
          <w:rPr>
            <w:strike/>
            <w:rPrChange w:id="329" w:author="jonathan pritchard" w:date="2026-03-11T14:51:00Z" w16du:dateUtc="2026-03-11T14:51:00Z">
              <w:rPr/>
            </w:rPrChange>
          </w:rPr>
          <w:delText xml:space="preserve">Specification for the display of navigational warnings are contained in </w:delText>
        </w:r>
      </w:del>
      <w:del w:id="330" w:author="jon pritchard" w:date="2026-03-08T00:20:00Z" w16du:dateUtc="2026-03-08T08:20:00Z">
        <w:r w:rsidRPr="006F00D6" w:rsidDel="00E934DF">
          <w:rPr>
            <w:strike/>
            <w:rPrChange w:id="331" w:author="jonathan pritchard" w:date="2026-03-11T14:51:00Z" w16du:dateUtc="2026-03-11T14:51:00Z">
              <w:rPr/>
            </w:rPrChange>
          </w:rPr>
          <w:delText xml:space="preserve">section </w:delText>
        </w:r>
      </w:del>
      <w:del w:id="332" w:author="jon pritchard" w:date="2026-03-17T09:07:00Z" w16du:dateUtc="2026-03-17T08:07:00Z">
        <w:r w:rsidR="007750F0" w:rsidRPr="006F00D6" w:rsidDel="005F4566">
          <w:rPr>
            <w:strike/>
            <w:rPrChange w:id="333" w:author="jonathan pritchard" w:date="2026-03-11T14:51:00Z" w16du:dateUtc="2026-03-11T14:51:00Z">
              <w:rPr/>
            </w:rPrChange>
          </w:rPr>
          <w:fldChar w:fldCharType="begin"/>
        </w:r>
        <w:r w:rsidR="007750F0" w:rsidRPr="006F00D6" w:rsidDel="005F4566">
          <w:rPr>
            <w:strike/>
            <w:rPrChange w:id="334" w:author="jonathan pritchard" w:date="2026-03-11T14:51:00Z" w16du:dateUtc="2026-03-11T14:51:00Z">
              <w:rPr/>
            </w:rPrChange>
          </w:rPr>
          <w:delInstrText xml:space="preserve"> REF _Ref189057024 \r \h  \* MERGEFORMAT </w:delInstrText>
        </w:r>
        <w:r w:rsidR="007750F0" w:rsidRPr="001C715E" w:rsidDel="005F4566">
          <w:rPr>
            <w:strike/>
          </w:rPr>
        </w:r>
        <w:r w:rsidR="007750F0" w:rsidRPr="006F00D6" w:rsidDel="005F4566">
          <w:rPr>
            <w:strike/>
            <w:rPrChange w:id="335" w:author="jonathan pritchard" w:date="2026-03-11T14:51:00Z" w16du:dateUtc="2026-03-11T14:51:00Z">
              <w:rPr/>
            </w:rPrChange>
          </w:rPr>
          <w:fldChar w:fldCharType="separate"/>
        </w:r>
        <w:r w:rsidR="007872AD" w:rsidRPr="006F00D6" w:rsidDel="005F4566">
          <w:rPr>
            <w:strike/>
            <w:rPrChange w:id="336" w:author="jonathan pritchard" w:date="2026-03-11T14:51:00Z" w16du:dateUtc="2026-03-11T14:51:00Z">
              <w:rPr/>
            </w:rPrChange>
          </w:rPr>
          <w:delText>11.12</w:delText>
        </w:r>
      </w:del>
      <w:del w:id="337" w:author="jon pritchard" w:date="2026-03-07T21:11:00Z" w16du:dateUtc="2026-03-07T08:11:00Z">
        <w:r w:rsidR="007750F0" w:rsidRPr="006F00D6" w:rsidDel="007872AD">
          <w:rPr>
            <w:strike/>
            <w:rPrChange w:id="338" w:author="jonathan pritchard" w:date="2026-03-11T14:51:00Z" w16du:dateUtc="2026-03-11T14:51:00Z">
              <w:rPr/>
            </w:rPrChange>
          </w:rPr>
          <w:delText>12.13</w:delText>
        </w:r>
      </w:del>
      <w:del w:id="339" w:author="jon pritchard" w:date="2026-03-17T09:07:00Z" w16du:dateUtc="2026-03-17T08:07:00Z">
        <w:r w:rsidR="007750F0" w:rsidRPr="006F00D6" w:rsidDel="005F4566">
          <w:rPr>
            <w:strike/>
            <w:rPrChange w:id="340" w:author="jonathan pritchard" w:date="2026-03-11T14:51:00Z" w16du:dateUtc="2026-03-11T14:51:00Z">
              <w:rPr/>
            </w:rPrChange>
          </w:rPr>
          <w:fldChar w:fldCharType="end"/>
        </w:r>
      </w:del>
    </w:p>
    <w:p w14:paraId="1FA1CC56" w14:textId="4FF187EA" w:rsidR="00282925" w:rsidRPr="006F00D6" w:rsidDel="005F4566" w:rsidRDefault="00282925" w:rsidP="00A13F5A">
      <w:pPr>
        <w:pStyle w:val="Heading3"/>
        <w:rPr>
          <w:del w:id="341" w:author="jon pritchard" w:date="2026-03-17T09:07:00Z" w16du:dateUtc="2026-03-17T08:07:00Z"/>
          <w:strike/>
          <w:rPrChange w:id="342" w:author="jonathan pritchard" w:date="2026-03-11T14:51:00Z" w16du:dateUtc="2026-03-11T14:51:00Z">
            <w:rPr>
              <w:del w:id="343" w:author="jon pritchard" w:date="2026-03-17T09:07:00Z" w16du:dateUtc="2026-03-17T08:07:00Z"/>
            </w:rPr>
          </w:rPrChange>
        </w:rPr>
      </w:pPr>
      <w:bookmarkStart w:id="344" w:name="_Toc219458216"/>
      <w:bookmarkStart w:id="345" w:name="_Toc219458217"/>
      <w:bookmarkStart w:id="346" w:name="_Toc219458218"/>
      <w:bookmarkStart w:id="347" w:name="_Toc219458219"/>
      <w:bookmarkStart w:id="348" w:name="_Toc219458220"/>
      <w:bookmarkStart w:id="349" w:name="_Toc219458221"/>
      <w:bookmarkStart w:id="350" w:name="_Toc219458222"/>
      <w:bookmarkStart w:id="351" w:name="_Toc219458223"/>
      <w:bookmarkStart w:id="352" w:name="_Toc219458224"/>
      <w:bookmarkStart w:id="353" w:name="_Toc219458225"/>
      <w:bookmarkStart w:id="354" w:name="_Ref167188547"/>
      <w:bookmarkStart w:id="355" w:name="_Toc219458226"/>
      <w:bookmarkEnd w:id="344"/>
      <w:bookmarkEnd w:id="345"/>
      <w:bookmarkEnd w:id="346"/>
      <w:bookmarkEnd w:id="347"/>
      <w:bookmarkEnd w:id="348"/>
      <w:bookmarkEnd w:id="349"/>
      <w:bookmarkEnd w:id="350"/>
      <w:bookmarkEnd w:id="351"/>
      <w:bookmarkEnd w:id="352"/>
      <w:bookmarkEnd w:id="353"/>
      <w:del w:id="356" w:author="jon pritchard" w:date="2026-03-17T09:07:00Z" w16du:dateUtc="2026-03-17T08:07:00Z">
        <w:r w:rsidRPr="006F00D6" w:rsidDel="005F4566">
          <w:rPr>
            <w:b w:val="0"/>
            <w:bCs w:val="0"/>
            <w:strike/>
            <w:rPrChange w:id="357" w:author="jonathan pritchard" w:date="2026-03-11T14:51:00Z" w16du:dateUtc="2026-03-11T14:51:00Z">
              <w:rPr>
                <w:b w:val="0"/>
                <w:bCs w:val="0"/>
              </w:rPr>
            </w:rPrChange>
          </w:rPr>
          <w:delText>Legend</w:delText>
        </w:r>
        <w:bookmarkEnd w:id="354"/>
        <w:bookmarkEnd w:id="355"/>
      </w:del>
    </w:p>
    <w:p w14:paraId="0B2C28CA" w14:textId="4A59A5BE" w:rsidR="00143BD1" w:rsidRPr="006F00D6" w:rsidDel="005F4566" w:rsidRDefault="00282925" w:rsidP="00530F27">
      <w:pPr>
        <w:spacing w:after="60" w:line="240" w:lineRule="auto"/>
        <w:jc w:val="both"/>
        <w:rPr>
          <w:del w:id="358" w:author="jon pritchard" w:date="2026-03-17T09:07:00Z" w16du:dateUtc="2026-03-17T08:07:00Z"/>
          <w:strike/>
          <w:rPrChange w:id="359" w:author="jonathan pritchard" w:date="2026-03-11T14:51:00Z" w16du:dateUtc="2026-03-11T14:51:00Z">
            <w:rPr>
              <w:del w:id="360" w:author="jon pritchard" w:date="2026-03-17T09:07:00Z" w16du:dateUtc="2026-03-17T08:07:00Z"/>
            </w:rPr>
          </w:rPrChange>
        </w:rPr>
      </w:pPr>
      <w:del w:id="361" w:author="jon pritchard" w:date="2026-03-17T09:07:00Z" w16du:dateUtc="2026-03-17T08:07:00Z">
        <w:r w:rsidRPr="006F00D6" w:rsidDel="005F4566">
          <w:rPr>
            <w:strike/>
            <w:rPrChange w:id="362" w:author="jonathan pritchard" w:date="2026-03-11T14:51:00Z" w16du:dateUtc="2026-03-11T14:51:00Z">
              <w:rPr/>
            </w:rPrChange>
          </w:rPr>
          <w:delText xml:space="preserve">A standard legend of general information relating to the area displayed, applicable to the position selected by the mariner, </w:delText>
        </w:r>
        <w:r w:rsidR="0023731C" w:rsidRPr="006F00D6" w:rsidDel="005F4566">
          <w:rPr>
            <w:strike/>
            <w:rPrChange w:id="363" w:author="jonathan pritchard" w:date="2026-03-11T14:51:00Z" w16du:dateUtc="2026-03-11T14:51:00Z">
              <w:rPr/>
            </w:rPrChange>
          </w:rPr>
          <w:delText xml:space="preserve">must </w:delText>
        </w:r>
        <w:r w:rsidRPr="006F00D6" w:rsidDel="005F4566">
          <w:rPr>
            <w:strike/>
            <w:rPrChange w:id="364" w:author="jonathan pritchard" w:date="2026-03-11T14:51:00Z" w16du:dateUtc="2026-03-11T14:51:00Z">
              <w:rPr/>
            </w:rPrChange>
          </w:rPr>
          <w:delText xml:space="preserve">be shown on a graphic or text display. </w:delText>
        </w:r>
        <w:r w:rsidR="00C23499" w:rsidRPr="006F00D6" w:rsidDel="005F4566">
          <w:rPr>
            <w:strike/>
            <w:rPrChange w:id="365" w:author="jonathan pritchard" w:date="2026-03-11T14:51:00Z" w16du:dateUtc="2026-03-11T14:51:00Z">
              <w:rPr/>
            </w:rPrChange>
          </w:rPr>
          <w:delText xml:space="preserve">See </w:delText>
        </w:r>
        <w:r w:rsidR="00D21916" w:rsidRPr="006F00D6" w:rsidDel="005F4566">
          <w:rPr>
            <w:strike/>
            <w:rPrChange w:id="366" w:author="jonathan pritchard" w:date="2026-03-11T14:51:00Z" w16du:dateUtc="2026-03-11T14:51:00Z">
              <w:rPr/>
            </w:rPrChange>
          </w:rPr>
          <w:delText xml:space="preserve">clause </w:delText>
        </w:r>
        <w:r w:rsidR="00C23499" w:rsidRPr="006F00D6" w:rsidDel="005F4566">
          <w:rPr>
            <w:strike/>
            <w:rPrChange w:id="367" w:author="jonathan pritchard" w:date="2026-03-11T14:51:00Z" w16du:dateUtc="2026-03-11T14:51:00Z">
              <w:rPr/>
            </w:rPrChange>
          </w:rPr>
          <w:fldChar w:fldCharType="begin"/>
        </w:r>
        <w:r w:rsidR="00C23499" w:rsidRPr="006F00D6" w:rsidDel="005F4566">
          <w:rPr>
            <w:strike/>
            <w:rPrChange w:id="368" w:author="jonathan pritchard" w:date="2026-03-11T14:51:00Z" w16du:dateUtc="2026-03-11T14:51:00Z">
              <w:rPr/>
            </w:rPrChange>
          </w:rPr>
          <w:delInstrText xml:space="preserve"> REF _Ref48912766 \r \h </w:delInstrText>
        </w:r>
        <w:r w:rsidR="000D5648" w:rsidRPr="006F00D6" w:rsidDel="005F4566">
          <w:rPr>
            <w:strike/>
            <w:rPrChange w:id="369" w:author="jonathan pritchard" w:date="2026-03-11T14:51:00Z" w16du:dateUtc="2026-03-11T14:51:00Z">
              <w:rPr/>
            </w:rPrChange>
          </w:rPr>
          <w:delInstrText xml:space="preserve"> \* MERGEFORMAT </w:delInstrText>
        </w:r>
        <w:r w:rsidR="00C23499" w:rsidRPr="001C715E" w:rsidDel="005F4566">
          <w:rPr>
            <w:strike/>
          </w:rPr>
        </w:r>
        <w:r w:rsidR="00C23499" w:rsidRPr="006F00D6" w:rsidDel="005F4566">
          <w:rPr>
            <w:strike/>
            <w:rPrChange w:id="370" w:author="jonathan pritchard" w:date="2026-03-11T14:51:00Z" w16du:dateUtc="2026-03-11T14:51:00Z">
              <w:rPr/>
            </w:rPrChange>
          </w:rPr>
          <w:fldChar w:fldCharType="separate"/>
        </w:r>
      </w:del>
      <w:del w:id="371" w:author="jon pritchard" w:date="2026-03-07T21:12:00Z" w16du:dateUtc="2026-03-07T08:12:00Z">
        <w:r w:rsidR="00315726" w:rsidRPr="006F00D6" w:rsidDel="007872AD">
          <w:rPr>
            <w:strike/>
            <w:rPrChange w:id="372" w:author="jonathan pritchard" w:date="2026-03-11T14:51:00Z" w16du:dateUtc="2026-03-11T14:51:00Z">
              <w:rPr/>
            </w:rPrChange>
          </w:rPr>
          <w:delText>12.10.1</w:delText>
        </w:r>
      </w:del>
      <w:del w:id="373" w:author="jon pritchard" w:date="2026-03-17T09:07:00Z" w16du:dateUtc="2026-03-17T08:07:00Z">
        <w:r w:rsidR="00C23499" w:rsidRPr="006F00D6" w:rsidDel="005F4566">
          <w:rPr>
            <w:strike/>
            <w:rPrChange w:id="374" w:author="jonathan pritchard" w:date="2026-03-11T14:51:00Z" w16du:dateUtc="2026-03-11T14:51:00Z">
              <w:rPr/>
            </w:rPrChange>
          </w:rPr>
          <w:fldChar w:fldCharType="end"/>
        </w:r>
        <w:r w:rsidR="00C23499" w:rsidRPr="006F00D6" w:rsidDel="005F4566">
          <w:rPr>
            <w:strike/>
            <w:rPrChange w:id="375" w:author="jonathan pritchard" w:date="2026-03-11T14:51:00Z" w16du:dateUtc="2026-03-11T14:51:00Z">
              <w:rPr/>
            </w:rPrChange>
          </w:rPr>
          <w:delText xml:space="preserve"> for</w:delText>
        </w:r>
        <w:r w:rsidR="000F4DF4" w:rsidRPr="006F00D6" w:rsidDel="005F4566">
          <w:rPr>
            <w:strike/>
            <w:rPrChange w:id="376" w:author="jonathan pritchard" w:date="2026-03-11T14:51:00Z" w16du:dateUtc="2026-03-11T14:51:00Z">
              <w:rPr/>
            </w:rPrChange>
          </w:rPr>
          <w:delText xml:space="preserve"> </w:delText>
        </w:r>
        <w:r w:rsidR="00560AA4" w:rsidRPr="006F00D6" w:rsidDel="005F4566">
          <w:rPr>
            <w:strike/>
            <w:rPrChange w:id="377" w:author="jonathan pritchard" w:date="2026-03-11T14:51:00Z" w16du:dateUtc="2026-03-11T14:51:00Z">
              <w:rPr/>
            </w:rPrChange>
          </w:rPr>
          <w:delText>detail.</w:delText>
        </w:r>
      </w:del>
    </w:p>
    <w:p w14:paraId="6CE2E102" w14:textId="6C7C63EA" w:rsidR="00145602" w:rsidRPr="0062074F" w:rsidRDefault="00145602" w:rsidP="00DB7CFE">
      <w:pPr>
        <w:pStyle w:val="Heading2"/>
      </w:pPr>
      <w:bookmarkStart w:id="378" w:name="_Toc219458227"/>
      <w:r w:rsidRPr="0062074F">
        <w:t>Priority of information</w:t>
      </w:r>
      <w:del w:id="379" w:author="jon pritchard" w:date="2026-03-07T21:11:00Z" w16du:dateUtc="2026-03-07T08:11:00Z">
        <w:r w:rsidR="009A245C" w:rsidRPr="0062074F" w:rsidDel="00FC6126">
          <w:delText xml:space="preserve"> [</w:delText>
        </w:r>
        <w:commentRangeStart w:id="380"/>
        <w:r w:rsidR="0064471E" w:rsidRPr="00185AA6" w:rsidDel="00FC6126">
          <w:rPr>
            <w:strike/>
          </w:rPr>
          <w:delText>Informative</w:delText>
        </w:r>
        <w:commentRangeEnd w:id="380"/>
        <w:r w:rsidR="00185AA6" w:rsidRPr="0062074F" w:rsidDel="00FC6126">
          <w:rPr>
            <w:rStyle w:val="CommentReference"/>
            <w:position w:val="6"/>
            <w:lang w:val="en-GB"/>
          </w:rPr>
          <w:commentReference w:id="380"/>
        </w:r>
      </w:del>
      <w:r w:rsidR="000F4DF4" w:rsidRPr="0062074F">
        <w:rPr>
          <w:rStyle w:val="FootnoteReference"/>
          <w:noProof w:val="0"/>
          <w:lang w:val="en-GB"/>
        </w:rPr>
        <w:footnoteReference w:id="3"/>
      </w:r>
      <w:del w:id="381" w:author="jon pritchard" w:date="2026-03-07T21:11:00Z" w16du:dateUtc="2026-03-07T08:11:00Z">
        <w:r w:rsidR="009A245C" w:rsidRPr="0062074F" w:rsidDel="00FC6126">
          <w:delText>]</w:delText>
        </w:r>
      </w:del>
      <w:bookmarkEnd w:id="378"/>
    </w:p>
    <w:p w14:paraId="48C6DDC4" w14:textId="7F00C2B6" w:rsidR="00145602" w:rsidRPr="0062074F" w:rsidRDefault="00950DDE" w:rsidP="00214B3A">
      <w:pPr>
        <w:pStyle w:val="Heading3"/>
      </w:pPr>
      <w:bookmarkStart w:id="382" w:name="_Toc219458228"/>
      <w:r w:rsidRPr="0062074F">
        <w:t>Priority layers</w:t>
      </w:r>
      <w:bookmarkEnd w:id="382"/>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ins w:id="383" w:author="jon pritchard" w:date="2026-03-07T08:38:00Z" w16du:dateUtc="2026-03-06T19:38:00Z">
        <w:r w:rsidR="009E7FC0">
          <w:t>s</w:t>
        </w:r>
      </w:ins>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lastRenderedPageBreak/>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384" w:name="_Toc219458229"/>
      <w:r w:rsidRPr="0062074F">
        <w:t>Radar priority</w:t>
      </w:r>
      <w:bookmarkEnd w:id="384"/>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proofErr w:type="spellStart"/>
      <w:r w:rsidR="00F757E9" w:rsidRPr="0062074F">
        <w:rPr>
          <w:i/>
        </w:rPr>
        <w:t>RadarOverlay</w:t>
      </w:r>
      <w:proofErr w:type="spellEnd"/>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385" w:name="_Ref49427616"/>
      <w:bookmarkStart w:id="386" w:name="_Toc219458230"/>
      <w:bookmarkStart w:id="387" w:name="_Ref44795999"/>
      <w:r w:rsidRPr="0062074F">
        <w:t>Displaying ECDIS updates</w:t>
      </w:r>
      <w:bookmarkEnd w:id="385"/>
      <w:bookmarkEnd w:id="386"/>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ins w:id="388" w:author="jon pritchard" w:date="2026-03-07T08:39:00Z" w16du:dateUtc="2026-03-06T19:39:00Z">
        <w:r w:rsidR="009E7FC0">
          <w:t>s</w:t>
        </w:r>
      </w:ins>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60EFB291"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w:t>
      </w:r>
      <w:del w:id="389" w:author="jon pritchard" w:date="2026-03-07T12:46:00Z" w16du:dateUtc="2026-03-06T23:46:00Z">
        <w:r w:rsidR="005D2986" w:rsidRPr="0062074F" w:rsidDel="005F0747">
          <w:delText>12.</w:delText>
        </w:r>
        <w:r w:rsidR="00E40A4B" w:rsidRPr="0062074F" w:rsidDel="005F0747">
          <w:delText>12</w:delText>
        </w:r>
        <w:r w:rsidR="005D2986" w:rsidRPr="0062074F" w:rsidDel="005F0747">
          <w:delText>.</w:delText>
        </w:r>
        <w:r w:rsidR="00036FFD" w:rsidRPr="0062074F" w:rsidDel="005F0747">
          <w:delText>1</w:delText>
        </w:r>
        <w:r w:rsidR="005D2986" w:rsidRPr="0062074F" w:rsidDel="005F0747">
          <w:delText xml:space="preserve"> and </w:delText>
        </w:r>
        <w:r w:rsidR="00E40A4B" w:rsidRPr="0062074F" w:rsidDel="005F0747">
          <w:delText>20.4.4</w:delText>
        </w:r>
      </w:del>
      <w:ins w:id="390" w:author="jon pritchard" w:date="2026-03-07T12:46:00Z" w16du:dateUtc="2026-03-06T23:46:00Z">
        <w:r w:rsidR="005F0747">
          <w:t>11.11.1</w:t>
        </w:r>
      </w:ins>
      <w:r w:rsidR="005D2986" w:rsidRPr="0062074F">
        <w:t>.)</w:t>
      </w:r>
    </w:p>
    <w:p w14:paraId="5C62A24D" w14:textId="22B726E8"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ins w:id="391" w:author="jon pritchard" w:date="2026-03-07T14:59:00Z" w16du:dateUtc="2026-03-07T01:59:00Z">
        <w:r w:rsidR="007244D0">
          <w:fldChar w:fldCharType="begin"/>
        </w:r>
        <w:r w:rsidR="007244D0">
          <w:instrText xml:space="preserve"> REF _Ref223787996 \r \h </w:instrText>
        </w:r>
      </w:ins>
      <w:r w:rsidR="007244D0">
        <w:fldChar w:fldCharType="separate"/>
      </w:r>
      <w:ins w:id="392" w:author="jon pritchard" w:date="2026-03-07T14:59:00Z" w16du:dateUtc="2026-03-07T01:59:00Z">
        <w:r w:rsidR="007244D0">
          <w:t>11.11.5</w:t>
        </w:r>
        <w:r w:rsidR="007244D0">
          <w:fldChar w:fldCharType="end"/>
        </w:r>
      </w:ins>
      <w:del w:id="393" w:author="jon pritchard" w:date="2026-03-07T14:59:00Z" w16du:dateUtc="2026-03-07T01:59:00Z">
        <w:r w:rsidR="005D2986" w:rsidRPr="0062074F" w:rsidDel="007244D0">
          <w:delText>1</w:delText>
        </w:r>
        <w:r w:rsidR="00E40A4B" w:rsidRPr="0062074F" w:rsidDel="007244D0">
          <w:delText>2.12</w:delText>
        </w:r>
        <w:r w:rsidR="005D2986" w:rsidRPr="0062074F" w:rsidDel="007244D0">
          <w:delText>.</w:delText>
        </w:r>
        <w:r w:rsidR="00E40A4B" w:rsidRPr="0062074F" w:rsidDel="007244D0">
          <w:delText>4</w:delText>
        </w:r>
      </w:del>
      <w:r w:rsidR="005D2986" w:rsidRPr="0062074F">
        <w:t>.)</w:t>
      </w:r>
      <w:r w:rsidR="004C64D4" w:rsidRPr="0062074F">
        <w:t>.</w:t>
      </w:r>
    </w:p>
    <w:p w14:paraId="4A3A326D" w14:textId="4604F477" w:rsidR="00CE0733" w:rsidRPr="0062074F" w:rsidRDefault="00CE0733" w:rsidP="00DB7CFE">
      <w:pPr>
        <w:pStyle w:val="Heading2"/>
      </w:pPr>
      <w:bookmarkStart w:id="394" w:name="_Toc187673042"/>
      <w:bookmarkStart w:id="395" w:name="_Toc187673274"/>
      <w:bookmarkStart w:id="396" w:name="_Toc188368627"/>
      <w:bookmarkStart w:id="397" w:name="_Toc188621829"/>
      <w:bookmarkStart w:id="398" w:name="_Toc188950410"/>
      <w:bookmarkStart w:id="399" w:name="_Toc188968326"/>
      <w:bookmarkStart w:id="400" w:name="_Toc188968551"/>
      <w:bookmarkStart w:id="401" w:name="_Toc187673043"/>
      <w:bookmarkStart w:id="402" w:name="_Toc187673275"/>
      <w:bookmarkStart w:id="403" w:name="_Toc188368628"/>
      <w:bookmarkStart w:id="404" w:name="_Toc188621830"/>
      <w:bookmarkStart w:id="405" w:name="_Toc188950411"/>
      <w:bookmarkStart w:id="406" w:name="_Toc188968327"/>
      <w:bookmarkStart w:id="407" w:name="_Toc188968552"/>
      <w:bookmarkStart w:id="408" w:name="_Toc187673044"/>
      <w:bookmarkStart w:id="409" w:name="_Toc187673276"/>
      <w:bookmarkStart w:id="410" w:name="_Toc188368629"/>
      <w:bookmarkStart w:id="411" w:name="_Toc188621831"/>
      <w:bookmarkStart w:id="412" w:name="_Toc188950412"/>
      <w:bookmarkStart w:id="413" w:name="_Toc188968328"/>
      <w:bookmarkStart w:id="414" w:name="_Toc188968553"/>
      <w:bookmarkStart w:id="415" w:name="_Toc187673045"/>
      <w:bookmarkStart w:id="416" w:name="_Toc187673277"/>
      <w:bookmarkStart w:id="417" w:name="_Toc188368630"/>
      <w:bookmarkStart w:id="418" w:name="_Toc188621832"/>
      <w:bookmarkStart w:id="419" w:name="_Toc188950413"/>
      <w:bookmarkStart w:id="420" w:name="_Toc188968329"/>
      <w:bookmarkStart w:id="421" w:name="_Toc188968554"/>
      <w:bookmarkStart w:id="422" w:name="_Toc187673046"/>
      <w:bookmarkStart w:id="423" w:name="_Toc187673278"/>
      <w:bookmarkStart w:id="424" w:name="_Toc188368631"/>
      <w:bookmarkStart w:id="425" w:name="_Toc188621833"/>
      <w:bookmarkStart w:id="426" w:name="_Toc188950414"/>
      <w:bookmarkStart w:id="427" w:name="_Toc188968330"/>
      <w:bookmarkStart w:id="428" w:name="_Toc188968555"/>
      <w:bookmarkStart w:id="429" w:name="_Toc187673047"/>
      <w:bookmarkStart w:id="430" w:name="_Toc187673279"/>
      <w:bookmarkStart w:id="431" w:name="_Toc188368632"/>
      <w:bookmarkStart w:id="432" w:name="_Toc188621834"/>
      <w:bookmarkStart w:id="433" w:name="_Toc188950415"/>
      <w:bookmarkStart w:id="434" w:name="_Toc188968331"/>
      <w:bookmarkStart w:id="435" w:name="_Toc188968556"/>
      <w:bookmarkStart w:id="436" w:name="_Toc187673048"/>
      <w:bookmarkStart w:id="437" w:name="_Toc187673280"/>
      <w:bookmarkStart w:id="438" w:name="_Toc188368633"/>
      <w:bookmarkStart w:id="439" w:name="_Toc188621835"/>
      <w:bookmarkStart w:id="440" w:name="_Toc188950416"/>
      <w:bookmarkStart w:id="441" w:name="_Toc188968332"/>
      <w:bookmarkStart w:id="442" w:name="_Toc188968557"/>
      <w:bookmarkStart w:id="443" w:name="_Ref45240945"/>
      <w:bookmarkStart w:id="444" w:name="_Toc219458231"/>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r w:rsidRPr="0062074F">
        <w:t>Display functions</w:t>
      </w:r>
      <w:bookmarkEnd w:id="387"/>
      <w:bookmarkEnd w:id="443"/>
      <w:bookmarkEnd w:id="444"/>
    </w:p>
    <w:p w14:paraId="5691A282" w14:textId="39E3CE40" w:rsidR="00702918" w:rsidRPr="0062074F" w:rsidRDefault="00AA714E" w:rsidP="00FE0DAE">
      <w:pPr>
        <w:spacing w:after="120" w:line="240" w:lineRule="auto"/>
        <w:jc w:val="both"/>
      </w:pPr>
      <w:r w:rsidRPr="0062074F">
        <w:t xml:space="preserve">The Portrayal Catalogue defines a number of </w:t>
      </w:r>
      <w:del w:id="445" w:author="jon pritchard" w:date="2026-03-16T09:40:00Z" w16du:dateUtc="2026-03-16T08:40:00Z">
        <w:r w:rsidRPr="0062074F" w:rsidDel="00755C6F">
          <w:delText xml:space="preserve">Independent Mariner Selections and </w:delText>
        </w:r>
      </w:del>
      <w:r w:rsidRPr="0062074F">
        <w:t xml:space="preserve">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del w:id="446" w:author="jon pritchard" w:date="2026-03-07T21:13:00Z" w16du:dateUtc="2026-03-07T08:13:00Z">
        <w:r w:rsidRPr="0062074F" w:rsidDel="007872AD">
          <w:delText xml:space="preserve"> </w:delText>
        </w:r>
      </w:del>
    </w:p>
    <w:p w14:paraId="0D05C4BD" w14:textId="36521834" w:rsidR="000002BE" w:rsidRPr="0062074F" w:rsidRDefault="000002BE" w:rsidP="00BE68E8">
      <w:pPr>
        <w:pStyle w:val="Heading1"/>
      </w:pPr>
      <w:bookmarkStart w:id="447" w:name="_Toc46655801"/>
      <w:bookmarkStart w:id="448" w:name="_Toc46659185"/>
      <w:bookmarkStart w:id="449" w:name="_Toc46659364"/>
      <w:bookmarkStart w:id="450" w:name="_Toc47457004"/>
      <w:bookmarkStart w:id="451" w:name="_Toc47574675"/>
      <w:bookmarkStart w:id="452" w:name="_Toc47618735"/>
      <w:bookmarkStart w:id="453" w:name="_Toc47651153"/>
      <w:bookmarkStart w:id="454" w:name="_Toc47708078"/>
      <w:bookmarkStart w:id="455" w:name="_Toc47708340"/>
      <w:bookmarkStart w:id="456" w:name="_Toc47708574"/>
      <w:bookmarkStart w:id="457" w:name="_Toc47711981"/>
      <w:bookmarkStart w:id="458" w:name="_Toc46655802"/>
      <w:bookmarkStart w:id="459" w:name="_Toc46659186"/>
      <w:bookmarkStart w:id="460" w:name="_Toc46659365"/>
      <w:bookmarkStart w:id="461" w:name="_Toc47457005"/>
      <w:bookmarkStart w:id="462" w:name="_Toc47574676"/>
      <w:bookmarkStart w:id="463" w:name="_Toc47618736"/>
      <w:bookmarkStart w:id="464" w:name="_Toc47651154"/>
      <w:bookmarkStart w:id="465" w:name="_Toc47708079"/>
      <w:bookmarkStart w:id="466" w:name="_Toc47708341"/>
      <w:bookmarkStart w:id="467" w:name="_Toc47708575"/>
      <w:bookmarkStart w:id="468" w:name="_Toc47711982"/>
      <w:bookmarkStart w:id="469" w:name="_Toc46655803"/>
      <w:bookmarkStart w:id="470" w:name="_Toc46659187"/>
      <w:bookmarkStart w:id="471" w:name="_Toc46659366"/>
      <w:bookmarkStart w:id="472" w:name="_Toc47457006"/>
      <w:bookmarkStart w:id="473" w:name="_Toc47574677"/>
      <w:bookmarkStart w:id="474" w:name="_Toc47618737"/>
      <w:bookmarkStart w:id="475" w:name="_Toc47651155"/>
      <w:bookmarkStart w:id="476" w:name="_Toc47708080"/>
      <w:bookmarkStart w:id="477" w:name="_Toc47708342"/>
      <w:bookmarkStart w:id="478" w:name="_Toc47708576"/>
      <w:bookmarkStart w:id="479" w:name="_Toc47711983"/>
      <w:bookmarkStart w:id="480" w:name="_Toc219458232"/>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r w:rsidRPr="0062074F">
        <w:t>General Rules for Symbols and Text</w:t>
      </w:r>
      <w:bookmarkEnd w:id="480"/>
    </w:p>
    <w:p w14:paraId="31594813" w14:textId="77777777" w:rsidR="000002BE" w:rsidRPr="0062074F" w:rsidRDefault="000002BE" w:rsidP="00DB7CFE">
      <w:pPr>
        <w:pStyle w:val="Heading2"/>
      </w:pPr>
      <w:bookmarkStart w:id="481" w:name="_Ref49475956"/>
      <w:bookmarkStart w:id="482" w:name="_Toc219458233"/>
      <w:r w:rsidRPr="0062074F">
        <w:t>Symbol Specifications</w:t>
      </w:r>
      <w:bookmarkEnd w:id="481"/>
      <w:bookmarkEnd w:id="482"/>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483" w:name="_Ref49261612"/>
      <w:bookmarkStart w:id="484" w:name="_Toc219458234"/>
      <w:r w:rsidRPr="0062074F">
        <w:lastRenderedPageBreak/>
        <w:t>R</w:t>
      </w:r>
      <w:r w:rsidR="006C24DF" w:rsidRPr="0062074F">
        <w:t xml:space="preserve">eproduction </w:t>
      </w:r>
      <w:r w:rsidR="000002BE" w:rsidRPr="0062074F">
        <w:t>of lines, symbols</w:t>
      </w:r>
      <w:r w:rsidR="006C24DF" w:rsidRPr="0062074F">
        <w:t xml:space="preserve"> and </w:t>
      </w:r>
      <w:r w:rsidR="000002BE" w:rsidRPr="0062074F">
        <w:t>text</w:t>
      </w:r>
      <w:bookmarkEnd w:id="483"/>
      <w:bookmarkEnd w:id="484"/>
      <w:r w:rsidR="003B02BE" w:rsidRPr="0062074F">
        <w:t xml:space="preserve"> </w:t>
      </w:r>
    </w:p>
    <w:p w14:paraId="27621210" w14:textId="3E3E3B58" w:rsidR="008A2A98" w:rsidRPr="0062074F" w:rsidRDefault="0057617F" w:rsidP="001C1CAB">
      <w:pPr>
        <w:pStyle w:val="Heading3"/>
      </w:pPr>
      <w:bookmarkStart w:id="485" w:name="_Toc219458235"/>
      <w:r w:rsidRPr="0062074F">
        <w:t>Introduction</w:t>
      </w:r>
      <w:bookmarkStart w:id="486" w:name="_Toc219458236"/>
      <w:bookmarkStart w:id="487" w:name="_Toc219458237"/>
      <w:bookmarkStart w:id="488" w:name="_Toc219458238"/>
      <w:bookmarkStart w:id="489" w:name="_Toc219458239"/>
      <w:bookmarkEnd w:id="485"/>
      <w:bookmarkEnd w:id="486"/>
      <w:bookmarkEnd w:id="487"/>
      <w:bookmarkEnd w:id="488"/>
      <w:bookmarkEnd w:id="489"/>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ins w:id="490" w:author="jon pritchard" w:date="2026-03-17T08:53:00Z">
        <w:r w:rsidRPr="00373369">
          <w:t>Requirements for additional symbols not yet available in the IEC 62288 are defined in IEC 61174</w:t>
        </w:r>
      </w:ins>
      <w:ins w:id="491" w:author="jon pritchard" w:date="2026-03-17T08:53:00Z" w16du:dateUtc="2026-03-17T07:53:00Z">
        <w:r>
          <w:t xml:space="preserve">. </w:t>
        </w:r>
      </w:ins>
      <w:r w:rsidR="00F06772" w:rsidRPr="0062074F">
        <w:t>The Portrayal Catalogue sets requirements for size of chart symbols</w:t>
      </w:r>
    </w:p>
    <w:p w14:paraId="670F2D6F" w14:textId="611C4FEC" w:rsidR="0057617F" w:rsidRPr="0062074F" w:rsidRDefault="007764D1" w:rsidP="00214B3A">
      <w:pPr>
        <w:pStyle w:val="Heading3"/>
      </w:pPr>
      <w:bookmarkStart w:id="492" w:name="_Ref49150167"/>
      <w:bookmarkStart w:id="493" w:name="_Toc219458240"/>
      <w:r w:rsidRPr="0062074F">
        <w:t xml:space="preserve">Minimum Requirement </w:t>
      </w:r>
      <w:r w:rsidR="0057617F" w:rsidRPr="0062074F">
        <w:t>for size and resolution</w:t>
      </w:r>
      <w:bookmarkEnd w:id="492"/>
      <w:bookmarkEnd w:id="493"/>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commentRangeStart w:id="494"/>
      <w:commentRangeEnd w:id="494"/>
      <w:r w:rsidR="00F06772" w:rsidRPr="0062074F">
        <w:rPr>
          <w:rStyle w:val="CommentReference"/>
          <w:sz w:val="20"/>
          <w:lang w:val="en-GB"/>
        </w:rPr>
        <w:commentReference w:id="494"/>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495" w:name="_Toc219458241"/>
      <w:r w:rsidRPr="0062074F">
        <w:t>Zooming</w:t>
      </w:r>
      <w:bookmarkEnd w:id="495"/>
    </w:p>
    <w:p w14:paraId="334ADDEC" w14:textId="146F7883" w:rsidR="00AA02E7" w:rsidRPr="0062074F" w:rsidRDefault="00F06772" w:rsidP="00AA02E7">
      <w:pPr>
        <w:spacing w:after="120" w:line="240" w:lineRule="auto"/>
        <w:jc w:val="both"/>
      </w:pPr>
      <w:commentRangeStart w:id="496"/>
      <w:commentRangeEnd w:id="496"/>
      <w:r w:rsidRPr="0062074F">
        <w:rPr>
          <w:rStyle w:val="CommentReference"/>
          <w:sz w:val="20"/>
          <w:lang w:val="en-GB"/>
        </w:rPr>
        <w:commentReference w:id="496"/>
      </w: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497" w:name="_Ref189057755"/>
      <w:bookmarkStart w:id="498" w:name="_Toc219458242"/>
      <w:r w:rsidRPr="0062074F">
        <w:t>Common text</w:t>
      </w:r>
      <w:r w:rsidR="00453DD3" w:rsidRPr="0062074F">
        <w:t xml:space="preserve"> and</w:t>
      </w:r>
      <w:r w:rsidRPr="0062074F">
        <w:t xml:space="preserve"> information</w:t>
      </w:r>
      <w:r w:rsidR="0004119A" w:rsidRPr="0062074F">
        <w:t xml:space="preserve"> attributes</w:t>
      </w:r>
      <w:bookmarkEnd w:id="497"/>
      <w:bookmarkEnd w:id="498"/>
    </w:p>
    <w:p w14:paraId="20F5E552" w14:textId="5E41B4B4" w:rsidR="00AC6B03" w:rsidRPr="0062074F" w:rsidRDefault="00F747C8" w:rsidP="002D7DEE">
      <w:pPr>
        <w:spacing w:after="120" w:line="240" w:lineRule="auto"/>
        <w:jc w:val="both"/>
      </w:pPr>
      <w:r w:rsidRPr="0062074F">
        <w:t xml:space="preserve">Several Product Specifications use </w:t>
      </w:r>
      <w:r w:rsidR="00453DD3" w:rsidRPr="0062074F">
        <w:t xml:space="preserve">common </w:t>
      </w:r>
      <w:r w:rsidRPr="0062074F">
        <w:t xml:space="preserve">structures for feature names </w:t>
      </w:r>
      <w:r w:rsidR="00453DD3" w:rsidRPr="0062074F">
        <w:t>(</w:t>
      </w:r>
      <w:proofErr w:type="spellStart"/>
      <w:r w:rsidR="00453DD3" w:rsidRPr="003D72A2">
        <w:rPr>
          <w:rPrChange w:id="499" w:author="jon pritchard" w:date="2026-03-16T10:01:00Z" w16du:dateUtc="2026-03-16T09:01:00Z">
            <w:rPr>
              <w:b/>
              <w:bCs/>
            </w:rPr>
          </w:rPrChange>
        </w:rPr>
        <w:t>featureName</w:t>
      </w:r>
      <w:proofErr w:type="spellEnd"/>
      <w:r w:rsidR="00453DD3" w:rsidRPr="0062074F">
        <w:t>)</w:t>
      </w:r>
      <w:r w:rsidR="00C72695" w:rsidRPr="0062074F">
        <w:t xml:space="preserve"> </w:t>
      </w:r>
      <w:r w:rsidRPr="0062074F">
        <w:t>and information attributes</w:t>
      </w:r>
      <w:r w:rsidR="00453DD3" w:rsidRPr="0062074F">
        <w:t xml:space="preserve"> (</w:t>
      </w:r>
      <w:r w:rsidR="00453DD3" w:rsidRPr="003D72A2">
        <w:rPr>
          <w:rPrChange w:id="500" w:author="jon pritchard" w:date="2026-03-16T10:01:00Z" w16du:dateUtc="2026-03-16T09:01:00Z">
            <w:rPr>
              <w:b/>
              <w:bCs/>
            </w:rPr>
          </w:rPrChange>
        </w:rPr>
        <w:t>information/text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 xml:space="preserve">Preferred Language </w:t>
      </w:r>
      <w:r w:rsidRPr="00755C6F">
        <w:rPr>
          <w:rPrChange w:id="501" w:author="jon pritchard" w:date="2026-03-16T09:41:00Z" w16du:dateUtc="2026-03-16T08:41:00Z">
            <w:rPr>
              <w:b/>
              <w:bCs/>
            </w:rPr>
          </w:rPrChange>
        </w:rPr>
        <w:t>(does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31186F1E" w:rsidR="00AC6B03" w:rsidRPr="0062074F" w:rsidRDefault="00AC6B03" w:rsidP="00AC6B03">
      <w:pPr>
        <w:jc w:val="both"/>
      </w:pPr>
      <w:r w:rsidRPr="003E5FBF">
        <w:rPr>
          <w:highlight w:val="yellow"/>
          <w:rPrChange w:id="502" w:author="jon pritchard" w:date="2026-03-07T21:13:00Z" w16du:dateUtc="2026-03-07T08:13:00Z">
            <w:rPr/>
          </w:rPrChange>
        </w:rPr>
        <w:t>Feature names</w:t>
      </w:r>
      <w:ins w:id="503" w:author="jon pritchard" w:date="2026-03-16T09:41:00Z" w16du:dateUtc="2026-03-16T08:41:00Z">
        <w:r w:rsidR="00755C6F">
          <w:rPr>
            <w:highlight w:val="yellow"/>
          </w:rPr>
          <w:t>:</w:t>
        </w:r>
      </w:ins>
      <w:r w:rsidRPr="003E5FBF">
        <w:rPr>
          <w:highlight w:val="yellow"/>
          <w:rPrChange w:id="504" w:author="jon pritchard" w:date="2026-03-07T21:13:00Z" w16du:dateUtc="2026-03-07T08:13:00Z">
            <w:rPr/>
          </w:rPrChange>
        </w:rPr>
        <w:t xml:space="preserve"> </w:t>
      </w:r>
      <w:ins w:id="505" w:author="jon pritchard" w:date="2026-03-16T09:41:00Z" w16du:dateUtc="2026-03-16T08:41:00Z">
        <w:r w:rsidR="00755C6F">
          <w:rPr>
            <w:highlight w:val="yellow"/>
          </w:rPr>
          <w:t>The a</w:t>
        </w:r>
      </w:ins>
      <w:del w:id="506" w:author="jon pritchard" w:date="2026-03-16T09:41:00Z" w16du:dateUtc="2026-03-16T08:41:00Z">
        <w:r w:rsidRPr="003E5FBF" w:rsidDel="00755C6F">
          <w:rPr>
            <w:highlight w:val="yellow"/>
            <w:rPrChange w:id="507" w:author="jon pritchard" w:date="2026-03-07T21:13:00Z" w16du:dateUtc="2026-03-07T08:13:00Z">
              <w:rPr/>
            </w:rPrChange>
          </w:rPr>
          <w:delText>A</w:delText>
        </w:r>
      </w:del>
      <w:r w:rsidRPr="003E5FBF">
        <w:rPr>
          <w:highlight w:val="yellow"/>
          <w:rPrChange w:id="508" w:author="jon pritchard" w:date="2026-03-07T21:13:00Z" w16du:dateUtc="2026-03-07T08:13:00Z">
            <w:rPr/>
          </w:rPrChange>
        </w:rPr>
        <w:t>ttribute</w:t>
      </w:r>
      <w:r w:rsidRPr="0062074F">
        <w:t xml:space="preserve"> “feature name” (</w:t>
      </w:r>
      <w:proofErr w:type="spellStart"/>
      <w:r w:rsidRPr="003D72A2">
        <w:t>featureName</w:t>
      </w:r>
      <w:proofErr w:type="spellEnd"/>
      <w:r w:rsidRPr="0062074F">
        <w:t>) is a complex attribute consisting of the mandatory sub-attribute “</w:t>
      </w:r>
      <w:r w:rsidRPr="003D72A2">
        <w:t>name</w:t>
      </w:r>
      <w:r w:rsidRPr="0062074F">
        <w:t>” (the actual name of the feature) and sub-attributes “</w:t>
      </w:r>
      <w:r w:rsidRPr="003D72A2">
        <w:t>language</w:t>
      </w:r>
      <w:r w:rsidRPr="0062074F">
        <w:t>” and “</w:t>
      </w:r>
      <w:r w:rsidRPr="003D72A2">
        <w:t>name usage</w:t>
      </w:r>
      <w:r w:rsidRPr="0062074F">
        <w:t>”. The sub-attribute “</w:t>
      </w:r>
      <w:r w:rsidRPr="003D72A2">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If no feature names correspond to the language preferences, then the feature name with name usage=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ms</w:t>
      </w:r>
      <w:proofErr w:type="spellEnd"/>
    </w:p>
    <w:p w14:paraId="44E0657D" w14:textId="47F873DE"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mn</w:t>
      </w:r>
      <w:proofErr w:type="spellEnd"/>
    </w:p>
    <w:p w14:paraId="1A041A45" w14:textId="77777777" w:rsidR="00F62570" w:rsidRPr="0062074F" w:rsidRDefault="00F62570" w:rsidP="00F747C8"/>
    <w:p w14:paraId="6FA24F3D" w14:textId="7987356C" w:rsidR="00F747C8" w:rsidRPr="0062074F" w:rsidRDefault="00F747C8" w:rsidP="00F747C8">
      <w:r w:rsidRPr="0062074F">
        <w:t xml:space="preserve">Then the name </w:t>
      </w:r>
      <w:proofErr w:type="spellStart"/>
      <w:r w:rsidRPr="0062074F">
        <w:t>Lâu'ŋŋsuõllu</w:t>
      </w:r>
      <w:proofErr w:type="spellEnd"/>
      <w:r w:rsidRPr="0062074F">
        <w:t xml:space="preserve"> is displayed</w:t>
      </w:r>
      <w:r w:rsidR="00045787" w:rsidRPr="0062074F">
        <w:t>, because it contains a name with the language “</w:t>
      </w:r>
      <w:proofErr w:type="spellStart"/>
      <w:r w:rsidR="00045787" w:rsidRPr="0062074F">
        <w:t>sms</w:t>
      </w:r>
      <w:proofErr w:type="spellEnd"/>
      <w:r w:rsidR="00045787" w:rsidRPr="0062074F">
        <w:t>”, the highest priority in the language preference list. With no language preference set, the name “</w:t>
      </w:r>
      <w:proofErr w:type="spellStart"/>
      <w:r w:rsidR="00045787" w:rsidRPr="0062074F">
        <w:t>Turvesaaret</w:t>
      </w:r>
      <w:proofErr w:type="spellEnd"/>
      <w:r w:rsidR="00045787" w:rsidRPr="0062074F">
        <w:t xml:space="preserve">” must be displayed because it has </w:t>
      </w:r>
      <w:proofErr w:type="spellStart"/>
      <w:r w:rsidR="00045787" w:rsidRPr="003D72A2">
        <w:rPr>
          <w:i/>
          <w:iCs/>
          <w:rPrChange w:id="509" w:author="jon pritchard" w:date="2026-03-16T10:01:00Z" w16du:dateUtc="2026-03-16T09:01:00Z">
            <w:rPr/>
          </w:rPrChange>
        </w:rPr>
        <w:t>nameUsage</w:t>
      </w:r>
      <w:proofErr w:type="spellEnd"/>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proofErr w:type="spellStart"/>
      <w:r w:rsidRPr="0062074F">
        <w:rPr>
          <w:rFonts w:ascii="Courier New" w:hAnsi="Courier New" w:cs="Courier New"/>
          <w:b/>
          <w:bCs/>
        </w:rPr>
        <w:t>IslandGroup</w:t>
      </w:r>
      <w:proofErr w:type="spellEnd"/>
    </w:p>
    <w:p w14:paraId="24DC9828"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Turvesaaret</w:t>
      </w:r>
      <w:proofErr w:type="spellEnd"/>
    </w:p>
    <w:p w14:paraId="5835FB6F"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1</w:t>
      </w:r>
    </w:p>
    <w:p w14:paraId="29FBA5C5"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smn</w:t>
      </w:r>
      <w:proofErr w:type="spellEnd"/>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Lavŋesuolluuh</w:t>
      </w:r>
      <w:proofErr w:type="spellEnd"/>
    </w:p>
    <w:p w14:paraId="63F7D4D2"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2</w:t>
      </w:r>
    </w:p>
    <w:p w14:paraId="35AC5F6C"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sms</w:t>
      </w:r>
      <w:proofErr w:type="spellEnd"/>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Lâu'ŋŋsuõllu</w:t>
      </w:r>
      <w:proofErr w:type="spellEnd"/>
    </w:p>
    <w:p w14:paraId="27FE8B64" w14:textId="5F7C5D2A"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510" w:name="_Toc175130157"/>
      <w:bookmarkStart w:id="511" w:name="_Toc175130158"/>
      <w:bookmarkStart w:id="512" w:name="_Toc46655819"/>
      <w:bookmarkStart w:id="513" w:name="_Toc46659203"/>
      <w:bookmarkStart w:id="514" w:name="_Toc46659382"/>
      <w:bookmarkStart w:id="515" w:name="_Toc47457023"/>
      <w:bookmarkStart w:id="516" w:name="_Toc47574699"/>
      <w:bookmarkStart w:id="517" w:name="_Toc47618759"/>
      <w:bookmarkStart w:id="518" w:name="_Toc47651177"/>
      <w:bookmarkStart w:id="519" w:name="_Toc47708102"/>
      <w:bookmarkStart w:id="520" w:name="_Toc47708364"/>
      <w:bookmarkStart w:id="521" w:name="_Toc47708598"/>
      <w:bookmarkStart w:id="522" w:name="_Toc219458243"/>
      <w:bookmarkEnd w:id="510"/>
      <w:bookmarkEnd w:id="511"/>
      <w:bookmarkEnd w:id="512"/>
      <w:bookmarkEnd w:id="513"/>
      <w:bookmarkEnd w:id="514"/>
      <w:bookmarkEnd w:id="515"/>
      <w:bookmarkEnd w:id="516"/>
      <w:bookmarkEnd w:id="517"/>
      <w:bookmarkEnd w:id="518"/>
      <w:bookmarkEnd w:id="519"/>
      <w:bookmarkEnd w:id="520"/>
      <w:bookmarkEnd w:id="521"/>
      <w:r w:rsidRPr="0062074F">
        <w:t>Text</w:t>
      </w:r>
      <w:r w:rsidR="00007DC7" w:rsidRPr="0062074F">
        <w:t xml:space="preserve"> and Graphics</w:t>
      </w:r>
      <w:bookmarkEnd w:id="522"/>
    </w:p>
    <w:p w14:paraId="223F4165" w14:textId="215750E5" w:rsidR="001D7E15" w:rsidRPr="0062074F" w:rsidRDefault="001D7E15" w:rsidP="00DB7CFE">
      <w:pPr>
        <w:pStyle w:val="Heading2"/>
      </w:pPr>
      <w:bookmarkStart w:id="523" w:name="_Toc219458244"/>
      <w:r w:rsidRPr="0062074F">
        <w:t>Arrangement of viewing group layers.</w:t>
      </w:r>
      <w:bookmarkEnd w:id="523"/>
    </w:p>
    <w:p w14:paraId="22EDEFDA" w14:textId="03D1CFA5" w:rsidR="001D7E15" w:rsidRPr="0062074F" w:rsidRDefault="00B94DFF" w:rsidP="00B812CA">
      <w:pPr>
        <w:spacing w:after="120" w:line="240" w:lineRule="auto"/>
        <w:jc w:val="both"/>
      </w:pPr>
      <w:bookmarkStart w:id="524" w:name="_Ref44339526"/>
      <w:r w:rsidRPr="0062074F">
        <w:t>V</w:t>
      </w:r>
      <w:bookmarkEnd w:id="524"/>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755C6F">
        <w:rPr>
          <w:i/>
          <w:iCs/>
          <w:rPrChange w:id="525" w:author="jon pritchard" w:date="2026-03-16T09:45:00Z" w16du:dateUtc="2026-03-16T08:45:00Z">
            <w:rPr/>
          </w:rPrChange>
        </w:rPr>
        <w:t>Other text</w:t>
      </w:r>
      <w:r w:rsidR="001D7E15" w:rsidRPr="0062074F">
        <w: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Del="00175BA0" w:rsidRDefault="001D7E15" w:rsidP="00620930">
      <w:pPr>
        <w:spacing w:after="120" w:line="240" w:lineRule="auto"/>
        <w:jc w:val="both"/>
        <w:rPr>
          <w:del w:id="526" w:author="jon pritchard" w:date="2026-03-07T12:33:00Z" w16du:dateUtc="2026-03-06T23:33:00Z"/>
        </w:rPr>
      </w:pPr>
    </w:p>
    <w:p w14:paraId="09AEE4AC" w14:textId="77777777" w:rsidR="00175BA0" w:rsidRDefault="00175BA0" w:rsidP="001F57C8">
      <w:pPr>
        <w:spacing w:after="120" w:line="240" w:lineRule="auto"/>
        <w:rPr>
          <w:ins w:id="527" w:author="jonathan pritchard" w:date="2026-03-10T10:24:00Z" w16du:dateUtc="2026-03-10T10:24:00Z"/>
        </w:rPr>
      </w:pPr>
    </w:p>
    <w:p w14:paraId="51E0DC47" w14:textId="77777777" w:rsidR="00175BA0" w:rsidRPr="0062074F" w:rsidRDefault="00175BA0" w:rsidP="001F57C8">
      <w:pPr>
        <w:spacing w:after="120" w:line="240" w:lineRule="auto"/>
        <w:rPr>
          <w:ins w:id="528" w:author="jonathan pritchard" w:date="2026-03-10T10:24:00Z" w16du:dateUtc="2026-03-10T10:24:00Z"/>
        </w:rPr>
      </w:pPr>
    </w:p>
    <w:p w14:paraId="34C33955" w14:textId="77777777" w:rsidR="0091366D" w:rsidRPr="0062074F" w:rsidRDefault="0091366D" w:rsidP="00620930">
      <w:pPr>
        <w:spacing w:after="120" w:line="240" w:lineRule="auto"/>
        <w:jc w:val="both"/>
      </w:pPr>
      <w:bookmarkStart w:id="529" w:name="_Toc175130161"/>
      <w:bookmarkEnd w:id="529"/>
    </w:p>
    <w:p w14:paraId="44CDD629" w14:textId="38D4CE28" w:rsidR="00AD5025" w:rsidRPr="0062074F" w:rsidRDefault="00EA6515" w:rsidP="00BE68E8">
      <w:pPr>
        <w:pStyle w:val="Heading1"/>
      </w:pPr>
      <w:bookmarkStart w:id="530" w:name="_Toc175130163"/>
      <w:bookmarkStart w:id="531" w:name="_Toc175130164"/>
      <w:bookmarkStart w:id="532" w:name="_Toc175130165"/>
      <w:bookmarkStart w:id="533" w:name="_Toc175130166"/>
      <w:bookmarkStart w:id="534" w:name="_Toc175130167"/>
      <w:bookmarkStart w:id="535" w:name="_Toc175130168"/>
      <w:bookmarkStart w:id="536" w:name="_Toc175130169"/>
      <w:bookmarkStart w:id="537" w:name="_Toc175130170"/>
      <w:bookmarkStart w:id="538" w:name="_Toc175130171"/>
      <w:bookmarkStart w:id="539" w:name="_Toc175130172"/>
      <w:bookmarkStart w:id="540" w:name="_Toc175130173"/>
      <w:bookmarkStart w:id="541" w:name="_Toc175130174"/>
      <w:bookmarkStart w:id="542" w:name="_Toc175130175"/>
      <w:bookmarkStart w:id="543" w:name="_Toc175130176"/>
      <w:bookmarkStart w:id="544" w:name="_Toc175130177"/>
      <w:bookmarkStart w:id="545" w:name="_Toc175130178"/>
      <w:bookmarkStart w:id="546" w:name="_Toc175130179"/>
      <w:bookmarkStart w:id="547" w:name="_Toc175130194"/>
      <w:bookmarkStart w:id="548" w:name="_Toc175130195"/>
      <w:bookmarkStart w:id="549" w:name="_Toc175130196"/>
      <w:bookmarkStart w:id="550" w:name="_Toc175130197"/>
      <w:bookmarkStart w:id="551" w:name="_Toc99104596"/>
      <w:bookmarkStart w:id="552" w:name="_Toc99105049"/>
      <w:bookmarkStart w:id="553" w:name="_Toc175130198"/>
      <w:bookmarkStart w:id="554" w:name="_Toc175130199"/>
      <w:bookmarkStart w:id="555" w:name="_Toc175130200"/>
      <w:bookmarkStart w:id="556" w:name="_Toc175130201"/>
      <w:bookmarkStart w:id="557" w:name="_Toc175130202"/>
      <w:bookmarkStart w:id="558" w:name="_Toc175130203"/>
      <w:bookmarkStart w:id="559" w:name="_Toc175130204"/>
      <w:bookmarkStart w:id="560" w:name="_Toc219458245"/>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r w:rsidRPr="0062074F">
        <w:t>Display Elements</w:t>
      </w:r>
      <w:bookmarkEnd w:id="560"/>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CE18E82"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ins w:id="561" w:author="jon pritchard" w:date="2026-03-07T21:14:00Z" w16du:dateUtc="2026-03-07T08:14:00Z">
        <w:r w:rsidR="003E5FBF">
          <w:t>14</w:t>
        </w:r>
      </w:ins>
      <w:del w:id="562" w:author="jon pritchard" w:date="2026-03-07T21:14:00Z" w16du:dateUtc="2026-03-07T08:14:00Z">
        <w:r w:rsidR="00C72695" w:rsidRPr="0062074F" w:rsidDel="003E5FBF">
          <w:delText>15</w:delText>
        </w:r>
      </w:del>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563" w:name="_Toc219458246"/>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563"/>
      <w:r w:rsidR="002A10D2" w:rsidRPr="0062074F">
        <w:t xml:space="preserve"> </w:t>
      </w:r>
    </w:p>
    <w:p w14:paraId="4A2521A0" w14:textId="2B326E5F" w:rsidR="0010683F" w:rsidRDefault="00CF374E" w:rsidP="001C1CAB">
      <w:pPr>
        <w:jc w:val="both"/>
        <w:rPr>
          <w:ins w:id="564" w:author="jonathan pritchard" w:date="2026-03-10T10:26:00Z" w16du:dateUtc="2026-03-10T10:26:00Z"/>
        </w:rPr>
      </w:pPr>
      <w:r w:rsidRPr="0062074F">
        <w:t xml:space="preserve">ENC Features are </w:t>
      </w:r>
      <w:r w:rsidR="009C0BE1" w:rsidRPr="0062074F">
        <w:t xml:space="preserve">contained within </w:t>
      </w:r>
      <w:proofErr w:type="spellStart"/>
      <w:r w:rsidRPr="00755C6F">
        <w:rPr>
          <w:b/>
          <w:bCs/>
          <w:rPrChange w:id="565" w:author="jon pritchard" w:date="2026-03-16T09:46:00Z" w16du:dateUtc="2026-03-16T08:46:00Z">
            <w:rPr/>
          </w:rPrChange>
        </w:rPr>
        <w:t>DataCoverage</w:t>
      </w:r>
      <w:proofErr w:type="spellEnd"/>
      <w:r w:rsidRPr="0062074F">
        <w:t xml:space="preserve"> features and aggregated into datasets. Each </w:t>
      </w:r>
      <w:proofErr w:type="spellStart"/>
      <w:r w:rsidRPr="00755C6F">
        <w:rPr>
          <w:b/>
          <w:bCs/>
          <w:rPrChange w:id="566" w:author="jon pritchard" w:date="2026-03-16T09:46:00Z" w16du:dateUtc="2026-03-16T08:46:00Z">
            <w:rPr/>
          </w:rPrChange>
        </w:rPr>
        <w:t>DataCoverage</w:t>
      </w:r>
      <w:proofErr w:type="spellEnd"/>
      <w:r w:rsidRPr="0062074F">
        <w:t xml:space="preserve"> feature contains attributes </w:t>
      </w:r>
      <w:proofErr w:type="spellStart"/>
      <w:r w:rsidRPr="003D72A2">
        <w:rPr>
          <w:i/>
          <w:iCs/>
        </w:rPr>
        <w:t>optimumDisplayScale</w:t>
      </w:r>
      <w:proofErr w:type="spellEnd"/>
      <w:r w:rsidRPr="0062074F">
        <w:t xml:space="preserve">, </w:t>
      </w:r>
      <w:proofErr w:type="spellStart"/>
      <w:r w:rsidRPr="003D72A2">
        <w:rPr>
          <w:i/>
          <w:iCs/>
        </w:rPr>
        <w:t>minimumDisplayScale</w:t>
      </w:r>
      <w:proofErr w:type="spellEnd"/>
      <w:r w:rsidRPr="0062074F">
        <w:t xml:space="preserve"> and </w:t>
      </w:r>
      <w:proofErr w:type="spellStart"/>
      <w:r w:rsidR="008F1A27" w:rsidRPr="003D72A2">
        <w:rPr>
          <w:i/>
          <w:iCs/>
        </w:rPr>
        <w:t>m</w:t>
      </w:r>
      <w:r w:rsidRPr="003D72A2">
        <w:rPr>
          <w:i/>
          <w:iCs/>
        </w:rPr>
        <w:t>aximumDisplayScale</w:t>
      </w:r>
      <w:proofErr w:type="spellEnd"/>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ins w:id="567" w:author="jon pritchard" w:date="2026-03-07T18:11:00Z" w16du:dateUtc="2026-03-07T05:11:00Z">
        <w:r w:rsidR="00512F7B" w:rsidRPr="001111B5">
          <w:rPr>
            <w:sz w:val="18"/>
            <w:szCs w:val="18"/>
            <w:rPrChange w:id="568" w:author="jon pritchard" w:date="2026-03-17T11:59:00Z" w16du:dateUtc="2026-03-17T10:59:00Z">
              <w:rPr/>
            </w:rPrChange>
          </w:rPr>
          <w:t xml:space="preserve">in </w:t>
        </w:r>
      </w:ins>
      <w:ins w:id="569" w:author="jon pritchard" w:date="2026-03-07T18:12:00Z" w16du:dateUtc="2026-03-07T05:12:00Z">
        <w:r w:rsidR="00512F7B" w:rsidRPr="001111B5">
          <w:rPr>
            <w:sz w:val="16"/>
            <w:szCs w:val="16"/>
            <w:rPrChange w:id="570" w:author="jon pritchard" w:date="2026-03-17T11:59:00Z" w16du:dateUtc="2026-03-17T10:59:00Z">
              <w:rPr/>
            </w:rPrChange>
          </w:rPr>
          <w:fldChar w:fldCharType="begin"/>
        </w:r>
        <w:r w:rsidR="00512F7B" w:rsidRPr="001111B5">
          <w:rPr>
            <w:sz w:val="16"/>
            <w:szCs w:val="16"/>
            <w:rPrChange w:id="571" w:author="jon pritchard" w:date="2026-03-17T11:59:00Z" w16du:dateUtc="2026-03-17T10:59:00Z">
              <w:rPr/>
            </w:rPrChange>
          </w:rPr>
          <w:instrText xml:space="preserve"> REF _Ref223799592 \h </w:instrText>
        </w:r>
      </w:ins>
      <w:r w:rsidR="00A32525" w:rsidRPr="001111B5">
        <w:rPr>
          <w:sz w:val="16"/>
          <w:szCs w:val="16"/>
          <w:rPrChange w:id="572" w:author="jon pritchard" w:date="2026-03-17T11:59:00Z" w16du:dateUtc="2026-03-17T10:59:00Z">
            <w:rPr>
              <w:sz w:val="18"/>
              <w:szCs w:val="18"/>
            </w:rPr>
          </w:rPrChange>
        </w:rPr>
        <w:instrText xml:space="preserve"> \* MERGEFORMAT </w:instrText>
      </w:r>
      <w:r w:rsidR="00512F7B" w:rsidRPr="001C715E">
        <w:rPr>
          <w:sz w:val="16"/>
          <w:szCs w:val="16"/>
        </w:rPr>
      </w:r>
      <w:r w:rsidR="00512F7B" w:rsidRPr="001111B5">
        <w:rPr>
          <w:sz w:val="16"/>
          <w:szCs w:val="16"/>
          <w:rPrChange w:id="573" w:author="jon pritchard" w:date="2026-03-17T11:59:00Z" w16du:dateUtc="2026-03-17T10:59:00Z">
            <w:rPr/>
          </w:rPrChange>
        </w:rPr>
        <w:fldChar w:fldCharType="separate"/>
      </w:r>
      <w:ins w:id="574" w:author="jon pritchard" w:date="2026-03-07T18:12:00Z" w16du:dateUtc="2026-03-07T05:12:00Z">
        <w:r w:rsidR="00512F7B" w:rsidRPr="001111B5">
          <w:rPr>
            <w:sz w:val="18"/>
            <w:szCs w:val="15"/>
            <w:rPrChange w:id="575" w:author="jon pritchard" w:date="2026-03-17T11:59:00Z" w16du:dateUtc="2026-03-17T10:59:00Z">
              <w:rPr>
                <w:sz w:val="22"/>
                <w:szCs w:val="18"/>
              </w:rPr>
            </w:rPrChange>
          </w:rPr>
          <w:t>Appendix E – Dataset Loading and Display (Rendering) Algorithms</w:t>
        </w:r>
        <w:r w:rsidR="00512F7B" w:rsidRPr="001111B5">
          <w:rPr>
            <w:sz w:val="16"/>
            <w:szCs w:val="16"/>
            <w:rPrChange w:id="576" w:author="jon pritchard" w:date="2026-03-17T11:59:00Z" w16du:dateUtc="2026-03-17T10:59:00Z">
              <w:rPr/>
            </w:rPrChange>
          </w:rPr>
          <w:fldChar w:fldCharType="end"/>
        </w:r>
      </w:ins>
      <w:ins w:id="577" w:author="jon pritchard" w:date="2026-03-07T18:13:00Z" w16du:dateUtc="2026-03-07T05:13:00Z">
        <w:r w:rsidR="00512F7B" w:rsidRPr="00A32525">
          <w:rPr>
            <w:sz w:val="18"/>
            <w:szCs w:val="18"/>
            <w:rPrChange w:id="578" w:author="jonathan pritchard" w:date="2026-03-10T10:43:00Z" w16du:dateUtc="2026-03-10T10:43:00Z">
              <w:rPr/>
            </w:rPrChange>
          </w:rPr>
          <w:t>.</w:t>
        </w:r>
      </w:ins>
      <w:del w:id="579" w:author="jon pritchard" w:date="2026-03-07T18:11:00Z" w16du:dateUtc="2026-03-07T05:11:00Z">
        <w:r w:rsidR="008F1A27" w:rsidRPr="0062074F" w:rsidDel="00512F7B">
          <w:delText xml:space="preserve">in </w:delText>
        </w:r>
        <w:r w:rsidR="00B94DFF" w:rsidRPr="0062074F" w:rsidDel="00512F7B">
          <w:fldChar w:fldCharType="begin"/>
        </w:r>
        <w:r w:rsidR="00B94DFF" w:rsidRPr="0062074F" w:rsidDel="00512F7B">
          <w:delInstrText xml:space="preserve"> REF _Ref188629855 \h </w:delInstrText>
        </w:r>
        <w:r w:rsidR="0082441E" w:rsidRPr="0062074F" w:rsidDel="00512F7B">
          <w:delInstrText xml:space="preserve"> \* MERGEFORMAT </w:delInstrText>
        </w:r>
        <w:r w:rsidR="00B94DFF" w:rsidRPr="0062074F" w:rsidDel="00512F7B">
          <w:fldChar w:fldCharType="separate"/>
        </w:r>
        <w:r w:rsidR="00B94DFF" w:rsidRPr="0062074F" w:rsidDel="00512F7B">
          <w:delText xml:space="preserve">Appendix E – </w:delText>
        </w:r>
        <w:r w:rsidR="00B94DFF" w:rsidRPr="0062074F" w:rsidDel="00512F7B">
          <w:rPr>
            <w:lang w:val="en-US"/>
          </w:rPr>
          <w:delText>Dataset Loading and Display (Rendering) Algorithms</w:delText>
        </w:r>
        <w:r w:rsidR="00B94DFF" w:rsidRPr="0062074F" w:rsidDel="00512F7B">
          <w:fldChar w:fldCharType="end"/>
        </w:r>
      </w:del>
    </w:p>
    <w:p w14:paraId="6DE2CD38" w14:textId="459BFAEB" w:rsidR="00175BA0" w:rsidRPr="003F6075" w:rsidRDefault="00175BA0" w:rsidP="001C1CAB">
      <w:pPr>
        <w:jc w:val="both"/>
        <w:rPr>
          <w:ins w:id="580" w:author="jon pritchard" w:date="2026-03-17T11:57:00Z" w16du:dateUtc="2026-03-17T10:57:00Z"/>
          <w:strike/>
          <w:rPrChange w:id="581" w:author="jon pritchard" w:date="2026-03-17T11:58:00Z" w16du:dateUtc="2026-03-17T10:58:00Z">
            <w:rPr>
              <w:ins w:id="582" w:author="jon pritchard" w:date="2026-03-17T11:57:00Z" w16du:dateUtc="2026-03-17T10:57:00Z"/>
            </w:rPr>
          </w:rPrChange>
        </w:rPr>
      </w:pPr>
      <w:ins w:id="583" w:author="jonathan pritchard" w:date="2026-03-10T10:26:00Z" w16du:dateUtc="2026-03-10T10:26:00Z">
        <w:r w:rsidRPr="003F6075">
          <w:rPr>
            <w:strike/>
            <w:highlight w:val="yellow"/>
            <w:rPrChange w:id="584" w:author="jon pritchard" w:date="2026-03-17T11:58:00Z" w16du:dateUtc="2026-03-17T10:58:00Z">
              <w:rPr/>
            </w:rPrChange>
          </w:rPr>
          <w:lastRenderedPageBreak/>
          <w:t>To ensure seamless presentation of a single intended usage (navigational purpose) all features of same display priority from all datasets must be drawn together.</w:t>
        </w:r>
        <w:del w:id="585" w:author="jon pritchard" w:date="2026-03-17T11:58:00Z" w16du:dateUtc="2026-03-17T10:58:00Z">
          <w:r w:rsidRPr="003F6075" w:rsidDel="003F6075">
            <w:rPr>
              <w:strike/>
              <w:rPrChange w:id="586" w:author="jon pritchard" w:date="2026-03-17T11:58:00Z" w16du:dateUtc="2026-03-17T10:58:00Z">
                <w:rPr/>
              </w:rPrChange>
            </w:rPr>
            <w:delText xml:space="preserve">   </w:delText>
          </w:r>
        </w:del>
      </w:ins>
    </w:p>
    <w:p w14:paraId="783407B3" w14:textId="21A19351" w:rsidR="003F6075" w:rsidRPr="003F6075" w:rsidRDefault="003F6075" w:rsidP="001C1CAB">
      <w:pPr>
        <w:jc w:val="both"/>
        <w:rPr>
          <w:b/>
          <w:bCs/>
          <w:rPrChange w:id="587" w:author="jon pritchard" w:date="2026-03-17T11:58:00Z" w16du:dateUtc="2026-03-17T10:58:00Z">
            <w:rPr/>
          </w:rPrChange>
        </w:rPr>
      </w:pPr>
      <w:ins w:id="588" w:author="jon pritchard" w:date="2026-03-17T11:57:00Z" w16du:dateUtc="2026-03-17T10:57:00Z">
        <w:r w:rsidRPr="003F6075">
          <w:rPr>
            <w:b/>
            <w:bCs/>
            <w:highlight w:val="yellow"/>
            <w:rPrChange w:id="589" w:author="jon pritchard" w:date="2026-03-17T11:58:00Z" w16du:dateUtc="2026-03-17T10:58:00Z">
              <w:rPr>
                <w:highlight w:val="yellow"/>
              </w:rPr>
            </w:rPrChange>
          </w:rPr>
          <w:t xml:space="preserve">To ensure seamless presentation </w:t>
        </w:r>
      </w:ins>
      <w:ins w:id="590" w:author="jon pritchard" w:date="2026-03-17T11:57:00Z">
        <w:r w:rsidRPr="003F6075">
          <w:rPr>
            <w:b/>
            <w:bCs/>
            <w:highlight w:val="yellow"/>
            <w:lang w:val="en-US"/>
            <w:rPrChange w:id="591" w:author="jon pritchard" w:date="2026-03-17T11:58:00Z" w16du:dateUtc="2026-03-17T10:58:00Z">
              <w:rPr>
                <w:b/>
                <w:bCs/>
                <w:lang w:val="en-US"/>
              </w:rPr>
            </w:rPrChange>
          </w:rPr>
          <w:t>all enabled features of same display priority from all datasets must be drawn so as to prevent clipping at the edges of datasets.</w:t>
        </w:r>
        <w:r w:rsidRPr="003F6075">
          <w:rPr>
            <w:b/>
            <w:bCs/>
            <w:lang w:val="en-US"/>
          </w:rPr>
          <w:t xml:space="preserve">  </w:t>
        </w:r>
      </w:ins>
    </w:p>
    <w:p w14:paraId="00620AFF" w14:textId="4436BC53" w:rsidR="002A10D2" w:rsidRPr="0062074F" w:rsidRDefault="002A10D2" w:rsidP="00450770">
      <w:pPr>
        <w:pStyle w:val="Heading3"/>
      </w:pPr>
      <w:bookmarkStart w:id="592" w:name="_Toc188368646"/>
      <w:bookmarkStart w:id="593" w:name="_Toc188621848"/>
      <w:bookmarkStart w:id="594" w:name="_Toc188950429"/>
      <w:bookmarkStart w:id="595" w:name="_Toc188968345"/>
      <w:bookmarkStart w:id="596" w:name="_Toc188968570"/>
      <w:bookmarkStart w:id="597" w:name="_Ref192264106"/>
      <w:bookmarkStart w:id="598" w:name="_Toc219458247"/>
      <w:bookmarkEnd w:id="592"/>
      <w:bookmarkEnd w:id="593"/>
      <w:bookmarkEnd w:id="594"/>
      <w:bookmarkEnd w:id="595"/>
      <w:bookmarkEnd w:id="596"/>
      <w:r w:rsidRPr="0062074F">
        <w:t>ENC scale</w:t>
      </w:r>
      <w:bookmarkEnd w:id="597"/>
      <w:bookmarkEnd w:id="598"/>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proofErr w:type="spellStart"/>
      <w:r w:rsidR="00FF1663" w:rsidRPr="00755C6F">
        <w:rPr>
          <w:b/>
          <w:bCs/>
          <w:rPrChange w:id="599" w:author="jon pritchard" w:date="2026-03-16T09:46:00Z" w16du:dateUtc="2026-03-16T08:46:00Z">
            <w:rPr/>
          </w:rPrChange>
        </w:rPr>
        <w:t>DataCoverage</w:t>
      </w:r>
      <w:proofErr w:type="spellEnd"/>
      <w:r w:rsidR="00FF1663" w:rsidRPr="0062074F">
        <w:t xml:space="preserve"> </w:t>
      </w:r>
      <w:r w:rsidR="00B73DF0" w:rsidRPr="0062074F">
        <w:t xml:space="preserve">attributes </w:t>
      </w:r>
      <w:proofErr w:type="spellStart"/>
      <w:r w:rsidR="00497384" w:rsidRPr="003D72A2">
        <w:rPr>
          <w:i/>
          <w:iCs/>
        </w:rPr>
        <w:t>minimumDisplayScale</w:t>
      </w:r>
      <w:proofErr w:type="spellEnd"/>
      <w:r w:rsidRPr="0062074F">
        <w:t xml:space="preserve">, </w:t>
      </w:r>
      <w:proofErr w:type="spellStart"/>
      <w:r w:rsidRPr="003D72A2">
        <w:rPr>
          <w:i/>
          <w:iCs/>
        </w:rPr>
        <w:t>maximumDisplayScale</w:t>
      </w:r>
      <w:proofErr w:type="spellEnd"/>
      <w:r w:rsidRPr="0062074F">
        <w:t xml:space="preserve">, </w:t>
      </w:r>
      <w:proofErr w:type="spellStart"/>
      <w:r w:rsidRPr="003D72A2">
        <w:rPr>
          <w:i/>
          <w:iCs/>
        </w:rPr>
        <w:t>optimumDisplayScale</w:t>
      </w:r>
      <w:proofErr w:type="spellEnd"/>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proofErr w:type="spellStart"/>
      <w:r w:rsidRPr="003D72A2">
        <w:rPr>
          <w:i/>
          <w:iCs/>
        </w:rPr>
        <w:t>minimumDisplayScale</w:t>
      </w:r>
      <w:proofErr w:type="spellEnd"/>
      <w:r w:rsidRPr="0062074F">
        <w:t xml:space="preserve"> and </w:t>
      </w:r>
      <w:proofErr w:type="spellStart"/>
      <w:r w:rsidRPr="003D72A2">
        <w:rPr>
          <w:i/>
          <w:iCs/>
        </w:rPr>
        <w:t>optimumDisplayScale</w:t>
      </w:r>
      <w:proofErr w:type="spellEnd"/>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proofErr w:type="spellStart"/>
      <w:r w:rsidRPr="00755C6F">
        <w:rPr>
          <w:b/>
          <w:bCs/>
          <w:i/>
          <w:iCs/>
          <w:rPrChange w:id="600" w:author="jon pritchard" w:date="2026-03-16T09:46:00Z" w16du:dateUtc="2026-03-16T08:46:00Z">
            <w:rPr>
              <w:i/>
              <w:iCs/>
            </w:rPr>
          </w:rPrChange>
        </w:rPr>
        <w:t>minimumDisplayScale</w:t>
      </w:r>
      <w:proofErr w:type="spellEnd"/>
      <w:r w:rsidRPr="0062074F">
        <w:t xml:space="preserve"> and </w:t>
      </w:r>
      <w:proofErr w:type="spellStart"/>
      <w:r w:rsidRPr="00755C6F">
        <w:rPr>
          <w:b/>
          <w:bCs/>
          <w:i/>
          <w:iCs/>
          <w:rPrChange w:id="601" w:author="jon pritchard" w:date="2026-03-16T09:46:00Z" w16du:dateUtc="2026-03-16T08:46:00Z">
            <w:rPr>
              <w:i/>
              <w:iCs/>
            </w:rPr>
          </w:rPrChange>
        </w:rPr>
        <w:t>optimumDisplayScale</w:t>
      </w:r>
      <w:proofErr w:type="spellEnd"/>
      <w:r w:rsidRPr="0062074F">
        <w:t xml:space="preserve"> values</w:t>
      </w:r>
    </w:p>
    <w:p w14:paraId="4B3D614C" w14:textId="2DD560E8"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ins w:id="602" w:author="jon pritchard" w:date="2026-03-07T18:13:00Z" w16du:dateUtc="2026-03-07T05:13:00Z">
        <w:r w:rsidR="0070435D">
          <w:rPr>
            <w:bCs/>
            <w:iCs/>
            <w:sz w:val="20"/>
          </w:rPr>
          <w:t xml:space="preserve"> </w:t>
        </w:r>
        <w:r w:rsidR="0070435D">
          <w:t xml:space="preserve">in </w:t>
        </w:r>
        <w:r w:rsidR="0070435D" w:rsidRPr="00755C6F">
          <w:rPr>
            <w:sz w:val="15"/>
            <w:szCs w:val="16"/>
            <w:rPrChange w:id="603" w:author="jon pritchard" w:date="2026-03-16T09:46:00Z" w16du:dateUtc="2026-03-16T08:46:00Z">
              <w:rPr/>
            </w:rPrChange>
          </w:rPr>
          <w:fldChar w:fldCharType="begin"/>
        </w:r>
        <w:r w:rsidR="0070435D" w:rsidRPr="00755C6F">
          <w:rPr>
            <w:sz w:val="15"/>
            <w:szCs w:val="16"/>
            <w:rPrChange w:id="604" w:author="jon pritchard" w:date="2026-03-16T09:46:00Z" w16du:dateUtc="2026-03-16T08:46:00Z">
              <w:rPr/>
            </w:rPrChange>
          </w:rPr>
          <w:instrText xml:space="preserve"> REF _Ref223799592 \h </w:instrText>
        </w:r>
      </w:ins>
      <w:r w:rsidR="00755C6F" w:rsidRPr="00755C6F">
        <w:rPr>
          <w:sz w:val="15"/>
          <w:szCs w:val="16"/>
          <w:rPrChange w:id="605" w:author="jon pritchard" w:date="2026-03-16T09:46:00Z" w16du:dateUtc="2026-03-16T08:46:00Z">
            <w:rPr>
              <w:sz w:val="16"/>
              <w:szCs w:val="18"/>
            </w:rPr>
          </w:rPrChange>
        </w:rPr>
        <w:instrText xml:space="preserve"> \* MERGEFORMAT </w:instrText>
      </w:r>
      <w:r w:rsidR="0070435D" w:rsidRPr="001C715E">
        <w:rPr>
          <w:sz w:val="15"/>
          <w:szCs w:val="16"/>
        </w:rPr>
      </w:r>
      <w:ins w:id="606" w:author="jon pritchard" w:date="2026-03-07T18:13:00Z" w16du:dateUtc="2026-03-07T05:13:00Z">
        <w:r w:rsidR="0070435D" w:rsidRPr="00755C6F">
          <w:rPr>
            <w:sz w:val="15"/>
            <w:szCs w:val="16"/>
            <w:rPrChange w:id="607" w:author="jon pritchard" w:date="2026-03-16T09:46:00Z" w16du:dateUtc="2026-03-16T08:46:00Z">
              <w:rPr/>
            </w:rPrChange>
          </w:rPr>
          <w:fldChar w:fldCharType="separate"/>
        </w:r>
        <w:r w:rsidR="0070435D" w:rsidRPr="00755C6F">
          <w:rPr>
            <w:sz w:val="20"/>
            <w:szCs w:val="15"/>
            <w:rPrChange w:id="608" w:author="jon pritchard" w:date="2026-03-16T09:46:00Z" w16du:dateUtc="2026-03-16T08:46:00Z">
              <w:rPr>
                <w:sz w:val="22"/>
                <w:szCs w:val="18"/>
              </w:rPr>
            </w:rPrChange>
          </w:rPr>
          <w:t>Appendix E – Dataset Loading and Display (Rendering) Algorithms</w:t>
        </w:r>
        <w:r w:rsidR="0070435D" w:rsidRPr="00755C6F">
          <w:rPr>
            <w:sz w:val="15"/>
            <w:szCs w:val="16"/>
            <w:rPrChange w:id="609" w:author="jon pritchard" w:date="2026-03-16T09:46:00Z" w16du:dateUtc="2026-03-16T08:46:00Z">
              <w:rPr/>
            </w:rPrChange>
          </w:rPr>
          <w:fldChar w:fldCharType="end"/>
        </w:r>
      </w:ins>
      <w:del w:id="610" w:author="jon pritchard" w:date="2026-03-07T18:13:00Z" w16du:dateUtc="2026-03-07T05:13:00Z">
        <w:r w:rsidR="00E567B0" w:rsidRPr="00755C6F" w:rsidDel="0070435D">
          <w:rPr>
            <w:bCs/>
            <w:iCs/>
            <w:sz w:val="16"/>
            <w:szCs w:val="16"/>
            <w:rPrChange w:id="611" w:author="jon pritchard" w:date="2026-03-16T09:46:00Z" w16du:dateUtc="2026-03-16T08:46:00Z">
              <w:rPr>
                <w:bCs/>
                <w:iCs/>
                <w:sz w:val="20"/>
              </w:rPr>
            </w:rPrChange>
          </w:rPr>
          <w:delText xml:space="preserve"> </w:delText>
        </w:r>
      </w:del>
      <w:ins w:id="612" w:author="jon pritchard" w:date="2026-03-07T18:14:00Z" w16du:dateUtc="2026-03-07T05:14:00Z">
        <w:r w:rsidR="0070435D" w:rsidRPr="00755C6F">
          <w:rPr>
            <w:bCs/>
            <w:iCs/>
            <w:sz w:val="16"/>
            <w:szCs w:val="16"/>
            <w:rPrChange w:id="613" w:author="jon pritchard" w:date="2026-03-16T09:46:00Z" w16du:dateUtc="2026-03-16T08:46:00Z">
              <w:rPr>
                <w:bCs/>
                <w:iCs/>
                <w:sz w:val="20"/>
              </w:rPr>
            </w:rPrChange>
          </w:rPr>
          <w:t>.</w:t>
        </w:r>
      </w:ins>
      <w:del w:id="614" w:author="jon pritchard" w:date="2026-03-07T18:13:00Z" w16du:dateUtc="2026-03-07T05:13:00Z">
        <w:r w:rsidR="00E567B0" w:rsidRPr="0062074F" w:rsidDel="0070435D">
          <w:rPr>
            <w:bCs/>
            <w:iCs/>
            <w:sz w:val="22"/>
            <w:szCs w:val="22"/>
          </w:rPr>
          <w:fldChar w:fldCharType="begin"/>
        </w:r>
        <w:r w:rsidR="00E567B0" w:rsidRPr="0062074F" w:rsidDel="0070435D">
          <w:rPr>
            <w:bCs/>
            <w:iCs/>
            <w:sz w:val="22"/>
            <w:szCs w:val="22"/>
          </w:rPr>
          <w:delInstrText xml:space="preserve"> REF _Ref188629910 \h  \* MERGEFORMAT </w:delInstrText>
        </w:r>
        <w:r w:rsidR="00E567B0" w:rsidRPr="0062074F" w:rsidDel="0070435D">
          <w:rPr>
            <w:bCs/>
            <w:iCs/>
            <w:sz w:val="22"/>
            <w:szCs w:val="22"/>
          </w:rPr>
        </w:r>
        <w:r w:rsidR="00E567B0" w:rsidRPr="0062074F" w:rsidDel="0070435D">
          <w:rPr>
            <w:bCs/>
            <w:iCs/>
            <w:sz w:val="22"/>
            <w:szCs w:val="22"/>
          </w:rPr>
          <w:fldChar w:fldCharType="separate"/>
        </w:r>
        <w:r w:rsidR="00E567B0" w:rsidRPr="0062074F" w:rsidDel="0070435D">
          <w:rPr>
            <w:sz w:val="20"/>
            <w:szCs w:val="22"/>
          </w:rPr>
          <w:delText xml:space="preserve">Appendix E – </w:delText>
        </w:r>
        <w:r w:rsidR="00E567B0" w:rsidRPr="0062074F" w:rsidDel="0070435D">
          <w:rPr>
            <w:sz w:val="20"/>
            <w:szCs w:val="22"/>
            <w:lang w:val="en-US"/>
          </w:rPr>
          <w:delText>Dataset Loading and Display (Rendering) Algorithms</w:delText>
        </w:r>
        <w:r w:rsidR="00E567B0" w:rsidRPr="0062074F" w:rsidDel="0070435D">
          <w:rPr>
            <w:bCs/>
            <w:iCs/>
            <w:sz w:val="22"/>
            <w:szCs w:val="22"/>
          </w:rPr>
          <w:fldChar w:fldCharType="end"/>
        </w:r>
        <w:r w:rsidR="00931344" w:rsidRPr="0062074F" w:rsidDel="0070435D">
          <w:rPr>
            <w:bCs/>
            <w:iCs/>
            <w:sz w:val="22"/>
            <w:szCs w:val="22"/>
          </w:rPr>
          <w:delText>.</w:delText>
        </w:r>
      </w:del>
    </w:p>
    <w:p w14:paraId="71EEBD7C" w14:textId="543F29A9" w:rsidR="00FF1663" w:rsidRPr="0062074F" w:rsidRDefault="00FF1663" w:rsidP="002D7DEE">
      <w:pPr>
        <w:pStyle w:val="Heading2"/>
      </w:pPr>
      <w:bookmarkStart w:id="615" w:name="_Toc175130208"/>
      <w:bookmarkStart w:id="616" w:name="_Ref192503285"/>
      <w:bookmarkStart w:id="617" w:name="_Toc219458248"/>
      <w:bookmarkStart w:id="618" w:name="_Ref49483442"/>
      <w:bookmarkEnd w:id="615"/>
      <w:r w:rsidRPr="0062074F">
        <w:t>Display of Non-ENC data layers</w:t>
      </w:r>
      <w:bookmarkEnd w:id="616"/>
      <w:bookmarkEnd w:id="617"/>
      <w:r w:rsidRPr="0062074F">
        <w:t xml:space="preserve"> </w:t>
      </w:r>
    </w:p>
    <w:p w14:paraId="2D88D1E3" w14:textId="19F094CF" w:rsidR="00E4615A" w:rsidRPr="0062074F" w:rsidRDefault="00FF1663" w:rsidP="002D7DEE">
      <w:pPr>
        <w:spacing w:after="120" w:line="276" w:lineRule="auto"/>
        <w:jc w:val="both"/>
      </w:pPr>
      <w:r w:rsidRPr="0062074F">
        <w:t xml:space="preserve">Non-ENC data layers </w:t>
      </w:r>
      <w:ins w:id="619" w:author="jon pritchard" w:date="2026-03-18T06:53:00Z" w16du:dateUtc="2026-03-18T05:53:00Z">
        <w:r w:rsidR="004242E6">
          <w:t xml:space="preserve">(as listed in </w:t>
        </w:r>
      </w:ins>
      <w:ins w:id="620" w:author="jon pritchard" w:date="2026-03-18T06:54:00Z" w16du:dateUtc="2026-03-18T05:54:00Z">
        <w:r w:rsidR="004242E6">
          <w:t xml:space="preserve">clause </w:t>
        </w:r>
      </w:ins>
      <w:ins w:id="621" w:author="jon pritchard" w:date="2026-03-18T06:53:00Z" w16du:dateUtc="2026-03-18T05:53:00Z">
        <w:r w:rsidR="004242E6">
          <w:fldChar w:fldCharType="begin"/>
        </w:r>
        <w:r w:rsidR="004242E6">
          <w:instrText xml:space="preserve"> REF _Ref45055302 \r \h </w:instrText>
        </w:r>
      </w:ins>
      <w:r w:rsidR="004242E6">
        <w:fldChar w:fldCharType="separate"/>
      </w:r>
      <w:ins w:id="622" w:author="jon pritchard" w:date="2026-03-18T06:53:00Z" w16du:dateUtc="2026-03-18T05:53:00Z">
        <w:r w:rsidR="004242E6">
          <w:t>6.1.1</w:t>
        </w:r>
        <w:r w:rsidR="004242E6">
          <w:fldChar w:fldCharType="end"/>
        </w:r>
      </w:ins>
      <w:ins w:id="623" w:author="jon pritchard" w:date="2026-03-18T06:54:00Z" w16du:dateUtc="2026-03-18T05:54:00Z">
        <w:r w:rsidR="004242E6">
          <w:t xml:space="preserve">) </w:t>
        </w:r>
      </w:ins>
      <w:r w:rsidRPr="0062074F">
        <w:t xml:space="preserve">may not contain </w:t>
      </w:r>
      <w:proofErr w:type="spellStart"/>
      <w:r w:rsidRPr="00755C6F">
        <w:rPr>
          <w:b/>
          <w:bCs/>
          <w:rPrChange w:id="624" w:author="jon pritchard" w:date="2026-03-16T09:47:00Z" w16du:dateUtc="2026-03-16T08:47:00Z">
            <w:rPr/>
          </w:rPrChange>
        </w:rPr>
        <w:t>DataCoverage</w:t>
      </w:r>
      <w:proofErr w:type="spellEnd"/>
      <w:r w:rsidRPr="0062074F">
        <w:t xml:space="preserve"> features. Where the dataset discovery metadata entries for non-ENC datasets contain values</w:t>
      </w:r>
      <w:r w:rsidR="0007559B" w:rsidRPr="0062074F">
        <w:t xml:space="preserve"> for</w:t>
      </w:r>
      <w:r w:rsidRPr="0062074F">
        <w:t xml:space="preserve"> </w:t>
      </w:r>
      <w:proofErr w:type="spellStart"/>
      <w:r w:rsidR="00461728" w:rsidRPr="003D72A2">
        <w:rPr>
          <w:i/>
          <w:iCs/>
          <w:rPrChange w:id="625" w:author="jon pritchard" w:date="2026-03-16T10:02:00Z" w16du:dateUtc="2026-03-16T09:02:00Z">
            <w:rPr>
              <w:b/>
              <w:bCs/>
              <w:i/>
              <w:iCs/>
            </w:rPr>
          </w:rPrChange>
        </w:rPr>
        <w:t>minimumDisplayScale</w:t>
      </w:r>
      <w:proofErr w:type="spellEnd"/>
      <w:r w:rsidR="00461728" w:rsidRPr="0062074F">
        <w:t xml:space="preserve"> </w:t>
      </w:r>
      <w:r w:rsidRPr="0062074F">
        <w:t xml:space="preserve">and </w:t>
      </w:r>
      <w:proofErr w:type="spellStart"/>
      <w:r w:rsidR="00E567B0" w:rsidRPr="003D72A2">
        <w:rPr>
          <w:i/>
          <w:iCs/>
          <w:rPrChange w:id="626" w:author="jon pritchard" w:date="2026-03-16T10:02:00Z" w16du:dateUtc="2026-03-16T09:02:00Z">
            <w:rPr>
              <w:b/>
              <w:bCs/>
              <w:i/>
              <w:iCs/>
            </w:rPr>
          </w:rPrChange>
        </w:rPr>
        <w:t>m</w:t>
      </w:r>
      <w:r w:rsidRPr="003D72A2">
        <w:rPr>
          <w:i/>
          <w:iCs/>
          <w:rPrChange w:id="627" w:author="jon pritchard" w:date="2026-03-16T10:02:00Z" w16du:dateUtc="2026-03-16T09:02:00Z">
            <w:rPr>
              <w:b/>
              <w:bCs/>
              <w:i/>
              <w:iCs/>
            </w:rPr>
          </w:rPrChange>
        </w:rPr>
        <w:t>aximumDisplayScale</w:t>
      </w:r>
      <w:proofErr w:type="spellEnd"/>
      <w:r w:rsidRPr="0062074F">
        <w:t xml:space="preserve"> these values define the range of display scales for which a non-ENC dataset </w:t>
      </w:r>
      <w:r w:rsidR="00C60E86" w:rsidRPr="0062074F">
        <w:t xml:space="preserve">is intended to </w:t>
      </w:r>
      <w:r w:rsidRPr="0062074F">
        <w:t xml:space="preserve">be displayed. </w:t>
      </w:r>
    </w:p>
    <w:p w14:paraId="3BB770A1" w14:textId="38F12DD3" w:rsidR="00E4615A" w:rsidRPr="0062074F" w:rsidRDefault="00E4615A" w:rsidP="002D7DEE">
      <w:pPr>
        <w:spacing w:after="120" w:line="276" w:lineRule="auto"/>
        <w:jc w:val="both"/>
      </w:pPr>
      <w:r w:rsidRPr="0062074F">
        <w:t xml:space="preserve">Where the dataset discovery metadata do not contain values for </w:t>
      </w:r>
      <w:proofErr w:type="spellStart"/>
      <w:r w:rsidRPr="003D72A2">
        <w:rPr>
          <w:rPrChange w:id="628" w:author="jon pritchard" w:date="2026-03-16T10:02:00Z" w16du:dateUtc="2026-03-16T09:02:00Z">
            <w:rPr>
              <w:b/>
              <w:bCs/>
            </w:rPr>
          </w:rPrChange>
        </w:rPr>
        <w:t>minimumDisplayScale</w:t>
      </w:r>
      <w:proofErr w:type="spellEnd"/>
      <w:r w:rsidRPr="0062074F">
        <w:t xml:space="preserve"> and </w:t>
      </w:r>
      <w:proofErr w:type="spellStart"/>
      <w:r w:rsidRPr="003D72A2">
        <w:rPr>
          <w:rPrChange w:id="629" w:author="jon pritchard" w:date="2026-03-16T10:02:00Z" w16du:dateUtc="2026-03-16T09:02:00Z">
            <w:rPr>
              <w:b/>
              <w:bCs/>
            </w:rPr>
          </w:rPrChange>
        </w:rPr>
        <w:t>maximumDisplayScale</w:t>
      </w:r>
      <w:proofErr w:type="spellEnd"/>
      <w:r w:rsidRPr="0062074F">
        <w:t xml:space="preserve"> </w:t>
      </w:r>
      <w:bookmarkStart w:id="630" w:name="_Hlk211515224"/>
      <w:r w:rsidR="00725AA2" w:rsidRPr="0062074F">
        <w:t xml:space="preserve">and the user has requested data to be displayed/used, </w:t>
      </w:r>
      <w:bookmarkEnd w:id="630"/>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rPr>
          <w:ins w:id="631" w:author="jonathan pritchard" w:date="2026-03-12T09:37:00Z" w16du:dateUtc="2026-03-12T09:37:00Z"/>
        </w:rPr>
      </w:pPr>
      <w:r w:rsidRPr="0062074F">
        <w:t xml:space="preserve">There is no algorithm defined for the selection and rendering of non-ENC </w:t>
      </w:r>
      <w:r w:rsidR="00BB1D20" w:rsidRPr="0062074F">
        <w:t>data</w:t>
      </w:r>
      <w:r w:rsidRPr="0062074F">
        <w:t>.</w:t>
      </w:r>
    </w:p>
    <w:p w14:paraId="6A1211A4" w14:textId="32EF3B25" w:rsidR="004242E6" w:rsidRDefault="004242E6">
      <w:pPr>
        <w:pStyle w:val="Heading3"/>
        <w:rPr>
          <w:ins w:id="632" w:author="jon pritchard" w:date="2026-03-18T06:58:00Z" w16du:dateUtc="2026-03-18T05:58:00Z"/>
        </w:rPr>
        <w:pPrChange w:id="633" w:author="jon pritchard" w:date="2026-03-18T06:59:00Z" w16du:dateUtc="2026-03-18T05:59:00Z">
          <w:pPr>
            <w:spacing w:after="120" w:line="276" w:lineRule="auto"/>
            <w:jc w:val="both"/>
          </w:pPr>
        </w:pPrChange>
      </w:pPr>
      <w:ins w:id="634" w:author="jon pritchard" w:date="2026-03-18T06:58:00Z" w16du:dateUtc="2026-03-18T05:58:00Z">
        <w:r>
          <w:lastRenderedPageBreak/>
          <w:t>Restrictions on display of Non-ENC data layers</w:t>
        </w:r>
      </w:ins>
    </w:p>
    <w:p w14:paraId="383B1056" w14:textId="6265E733" w:rsidR="001C7563" w:rsidDel="000D6FE7" w:rsidRDefault="001C7563" w:rsidP="001C1CAB">
      <w:pPr>
        <w:spacing w:after="120" w:line="276" w:lineRule="auto"/>
        <w:jc w:val="both"/>
        <w:rPr>
          <w:ins w:id="635" w:author="jonathan pritchard" w:date="2026-03-12T09:38:00Z" w16du:dateUtc="2026-03-12T09:38:00Z"/>
          <w:del w:id="636" w:author="jon pritchard" w:date="2026-03-19T12:46:00Z" w16du:dateUtc="2026-03-19T11:46:00Z"/>
        </w:rPr>
      </w:pPr>
      <w:ins w:id="637" w:author="jonathan pritchard" w:date="2026-03-12T09:40:00Z" w16du:dateUtc="2026-03-12T09:40:00Z">
        <w:del w:id="638" w:author="jon pritchard" w:date="2026-03-19T12:46:00Z" w16du:dateUtc="2026-03-19T11:46:00Z">
          <w:r w:rsidDel="000D6FE7">
            <w:delText xml:space="preserve">The ECDIS must only </w:delText>
          </w:r>
        </w:del>
      </w:ins>
      <w:ins w:id="639" w:author="jonathan pritchard" w:date="2026-03-12T09:38:00Z" w16du:dateUtc="2026-03-12T09:38:00Z">
        <w:del w:id="640" w:author="jon pritchard" w:date="2026-03-19T12:46:00Z" w16du:dateUtc="2026-03-19T11:46:00Z">
          <w:r w:rsidDel="000D6FE7">
            <w:delText>display</w:delText>
          </w:r>
        </w:del>
      </w:ins>
      <w:ins w:id="641" w:author="jonathan pritchard" w:date="2026-03-12T09:40:00Z" w16du:dateUtc="2026-03-12T09:40:00Z">
        <w:del w:id="642" w:author="jon pritchard" w:date="2026-03-19T12:46:00Z" w16du:dateUtc="2026-03-19T11:46:00Z">
          <w:r w:rsidDel="000D6FE7">
            <w:delText xml:space="preserve"> non-ENC data</w:delText>
          </w:r>
        </w:del>
      </w:ins>
      <w:ins w:id="643" w:author="jonathan pritchard" w:date="2026-03-12T09:38:00Z" w16du:dateUtc="2026-03-12T09:38:00Z">
        <w:del w:id="644" w:author="jon pritchard" w:date="2026-03-19T12:46:00Z" w16du:dateUtc="2026-03-19T11:46:00Z">
          <w:r w:rsidDel="000D6FE7">
            <w:delText xml:space="preserve"> over ENC if</w:delText>
          </w:r>
        </w:del>
      </w:ins>
      <w:ins w:id="645" w:author="jonathan pritchard" w:date="2026-03-12T09:41:00Z" w16du:dateUtc="2026-03-12T09:41:00Z">
        <w:del w:id="646" w:author="jon pritchard" w:date="2026-03-19T12:46:00Z" w16du:dateUtc="2026-03-19T11:46:00Z">
          <w:r w:rsidDel="000D6FE7">
            <w:delText xml:space="preserve"> at least one of the following conditions is met for the entire spatial and temporal extent of the </w:delText>
          </w:r>
        </w:del>
      </w:ins>
      <w:ins w:id="647" w:author="jonathan pritchard" w:date="2026-03-12T09:42:00Z" w16du:dateUtc="2026-03-12T09:42:00Z">
        <w:del w:id="648" w:author="jon pritchard" w:date="2026-03-19T12:46:00Z" w16du:dateUtc="2026-03-19T11:46:00Z">
          <w:r w:rsidDel="000D6FE7">
            <w:delText>non-ENC data</w:delText>
          </w:r>
        </w:del>
      </w:ins>
      <w:ins w:id="649" w:author="jonathan pritchard" w:date="2026-03-12T09:38:00Z" w16du:dateUtc="2026-03-12T09:38:00Z">
        <w:del w:id="650" w:author="jon pritchard" w:date="2026-03-19T12:46:00Z" w16du:dateUtc="2026-03-19T11:46:00Z">
          <w:r w:rsidDel="000D6FE7">
            <w:delText>:</w:delText>
          </w:r>
        </w:del>
      </w:ins>
    </w:p>
    <w:p w14:paraId="0CEF75FB" w14:textId="7C477922" w:rsidR="001C7563" w:rsidDel="000D6FE7" w:rsidRDefault="001C7563" w:rsidP="001C7563">
      <w:pPr>
        <w:pStyle w:val="ListParagraph"/>
        <w:numPr>
          <w:ilvl w:val="0"/>
          <w:numId w:val="269"/>
        </w:numPr>
        <w:spacing w:after="120" w:line="276" w:lineRule="auto"/>
        <w:jc w:val="both"/>
        <w:rPr>
          <w:ins w:id="651" w:author="jonathan pritchard" w:date="2026-03-12T09:40:00Z" w16du:dateUtc="2026-03-12T09:40:00Z"/>
          <w:del w:id="652" w:author="jon pritchard" w:date="2026-03-19T12:46:00Z" w16du:dateUtc="2026-03-19T11:46:00Z"/>
        </w:rPr>
      </w:pPr>
      <w:ins w:id="653" w:author="jonathan pritchard" w:date="2026-03-12T09:38:00Z" w16du:dateUtc="2026-03-12T09:38:00Z">
        <w:del w:id="654" w:author="jon pritchard" w:date="2026-03-19T12:46:00Z" w16du:dateUtc="2026-03-19T11:46:00Z">
          <w:r w:rsidDel="000D6FE7">
            <w:delText>The data producer o</w:delText>
          </w:r>
        </w:del>
      </w:ins>
      <w:ins w:id="655" w:author="jonathan pritchard" w:date="2026-03-12T09:39:00Z" w16du:dateUtc="2026-03-12T09:39:00Z">
        <w:del w:id="656" w:author="jon pritchard" w:date="2026-03-19T12:46:00Z" w16du:dateUtc="2026-03-19T11:46:00Z">
          <w:r w:rsidDel="000D6FE7">
            <w:delText>f the non-ENC data is the same as the data producer of the ENC data or</w:delText>
          </w:r>
        </w:del>
        <w:del w:id="657" w:author="jon pritchard" w:date="2026-03-18T06:59:00Z" w16du:dateUtc="2026-03-18T05:59:00Z">
          <w:r w:rsidDel="004242E6">
            <w:delText>;</w:delText>
          </w:r>
        </w:del>
      </w:ins>
    </w:p>
    <w:p w14:paraId="0A76E521" w14:textId="2C63DAEC" w:rsidR="001C7563" w:rsidDel="000D6FE7" w:rsidRDefault="001C7563" w:rsidP="001C7563">
      <w:pPr>
        <w:pStyle w:val="ListParagraph"/>
        <w:numPr>
          <w:ilvl w:val="0"/>
          <w:numId w:val="269"/>
        </w:numPr>
        <w:spacing w:after="120" w:line="276" w:lineRule="auto"/>
        <w:jc w:val="both"/>
        <w:rPr>
          <w:ins w:id="658" w:author="jonathan pritchard" w:date="2026-03-12T09:39:00Z" w16du:dateUtc="2026-03-12T09:39:00Z"/>
          <w:del w:id="659" w:author="jon pritchard" w:date="2026-03-19T12:46:00Z" w16du:dateUtc="2026-03-19T11:46:00Z"/>
        </w:rPr>
      </w:pPr>
      <w:ins w:id="660" w:author="jonathan pritchard" w:date="2026-03-12T09:40:00Z" w16du:dateUtc="2026-03-12T09:40:00Z">
        <w:del w:id="661" w:author="jon pritchard" w:date="2026-03-19T12:46:00Z" w16du:dateUtc="2026-03-19T11:46:00Z">
          <w:r w:rsidDel="000D6FE7">
            <w:delText xml:space="preserve">The </w:delText>
          </w:r>
        </w:del>
      </w:ins>
      <w:ins w:id="662" w:author="jonathan pritchard" w:date="2026-03-12T09:42:00Z" w16du:dateUtc="2026-03-12T09:42:00Z">
        <w:del w:id="663" w:author="jon pritchard" w:date="2026-03-19T12:46:00Z" w16du:dateUtc="2026-03-19T11:46:00Z">
          <w:r w:rsidDel="000D6FE7">
            <w:delText>n</w:delText>
          </w:r>
        </w:del>
      </w:ins>
      <w:ins w:id="664" w:author="jonathan pritchard" w:date="2026-03-12T09:40:00Z" w16du:dateUtc="2026-03-12T09:40:00Z">
        <w:del w:id="665" w:author="jon pritchard" w:date="2026-03-19T12:46:00Z" w16du:dateUtc="2026-03-19T11:46:00Z">
          <w:r w:rsidDel="000D6FE7">
            <w:delText>on-ENC dataset has a digital signature issued by the ENC producer or</w:delText>
          </w:r>
        </w:del>
        <w:del w:id="666" w:author="jon pritchard" w:date="2026-03-18T06:59:00Z" w16du:dateUtc="2026-03-18T05:59:00Z">
          <w:r w:rsidDel="004242E6">
            <w:delText>;</w:delText>
          </w:r>
        </w:del>
      </w:ins>
    </w:p>
    <w:p w14:paraId="2C43A845" w14:textId="23AE5AEF" w:rsidR="004242E6" w:rsidDel="004242E6" w:rsidRDefault="001C7563">
      <w:pPr>
        <w:spacing w:after="120" w:line="276" w:lineRule="auto"/>
        <w:ind w:left="360"/>
        <w:jc w:val="both"/>
        <w:rPr>
          <w:ins w:id="667" w:author="jonathan pritchard" w:date="2026-03-12T09:43:00Z" w16du:dateUtc="2026-03-12T09:43:00Z"/>
          <w:del w:id="668" w:author="jon pritchard" w:date="2026-03-18T06:58:00Z" w16du:dateUtc="2026-03-18T05:58:00Z"/>
        </w:rPr>
        <w:pPrChange w:id="669" w:author="jon pritchard" w:date="2026-03-18T06:55:00Z" w16du:dateUtc="2026-03-18T05:55:00Z">
          <w:pPr>
            <w:pStyle w:val="ListParagraph"/>
            <w:numPr>
              <w:numId w:val="269"/>
            </w:numPr>
            <w:spacing w:after="120" w:line="276" w:lineRule="auto"/>
            <w:ind w:hanging="360"/>
            <w:jc w:val="both"/>
          </w:pPr>
        </w:pPrChange>
      </w:pPr>
      <w:ins w:id="670" w:author="jonathan pritchard" w:date="2026-03-12T09:39:00Z" w16du:dateUtc="2026-03-12T09:39:00Z">
        <w:del w:id="671" w:author="jon pritchard" w:date="2026-03-19T12:46:00Z" w16du:dateUtc="2026-03-19T11:46:00Z">
          <w:r w:rsidDel="000D6FE7">
            <w:delText xml:space="preserve">The ECDIS has a certificate issued by the ENC producer with the </w:delText>
          </w:r>
        </w:del>
      </w:ins>
      <w:ins w:id="672" w:author="jonathan pritchard" w:date="2026-03-12T09:42:00Z" w16du:dateUtc="2026-03-12T09:42:00Z">
        <w:del w:id="673" w:author="jon pritchard" w:date="2026-03-19T12:46:00Z" w16du:dateUtc="2026-03-19T11:46:00Z">
          <w:r w:rsidDel="000D6FE7">
            <w:delText>n</w:delText>
          </w:r>
        </w:del>
      </w:ins>
      <w:ins w:id="674" w:author="jonathan pritchard" w:date="2026-03-12T09:39:00Z" w16du:dateUtc="2026-03-12T09:39:00Z">
        <w:del w:id="675" w:author="jon pritchard" w:date="2026-03-19T12:46:00Z" w16du:dateUtc="2026-03-19T11:46:00Z">
          <w:r w:rsidDel="000D6FE7">
            <w:delText>on-ENC data producer as it</w:delText>
          </w:r>
        </w:del>
      </w:ins>
      <w:ins w:id="676" w:author="jonathan pritchard" w:date="2026-03-12T09:40:00Z" w16du:dateUtc="2026-03-12T09:40:00Z">
        <w:del w:id="677" w:author="jon pritchard" w:date="2026-03-19T12:46:00Z" w16du:dateUtc="2026-03-19T11:46:00Z">
          <w:r w:rsidDel="000D6FE7">
            <w:delText>s Subject.</w:delText>
          </w:r>
        </w:del>
      </w:ins>
    </w:p>
    <w:p w14:paraId="52A2A38A" w14:textId="170B3B63" w:rsidR="004242E6" w:rsidRPr="0062074F" w:rsidRDefault="001C7563" w:rsidP="001C7563">
      <w:pPr>
        <w:spacing w:after="120" w:line="276" w:lineRule="auto"/>
        <w:jc w:val="both"/>
      </w:pPr>
      <w:ins w:id="678" w:author="jonathan pritchard" w:date="2026-03-12T09:43:00Z" w16du:dateUtc="2026-03-12T09:43:00Z">
        <w:del w:id="679" w:author="jon pritchard" w:date="2026-03-19T12:46:00Z" w16du:dateUtc="2026-03-19T11:46:00Z">
          <w:r w:rsidDel="000D6FE7">
            <w:delText xml:space="preserve">Where certificates and identities are defined by clause </w:delText>
          </w:r>
        </w:del>
      </w:ins>
      <w:ins w:id="680" w:author="jonathan pritchard" w:date="2026-03-12T09:44:00Z" w16du:dateUtc="2026-03-12T09:44:00Z">
        <w:del w:id="681" w:author="jon pritchard" w:date="2026-03-19T12:46:00Z" w16du:dateUtc="2026-03-19T11:46:00Z">
          <w:r w:rsidDel="000D6FE7">
            <w:fldChar w:fldCharType="begin"/>
          </w:r>
          <w:r w:rsidDel="000D6FE7">
            <w:delInstrText xml:space="preserve"> REF _Ref49482794 \r \h </w:delInstrText>
          </w:r>
        </w:del>
      </w:ins>
      <w:del w:id="682" w:author="jon pritchard" w:date="2026-03-19T12:46:00Z" w16du:dateUtc="2026-03-19T11:46:00Z"/>
      <w:ins w:id="683" w:author="jonathan pritchard" w:date="2026-03-12T09:44:00Z" w16du:dateUtc="2026-03-12T09:44:00Z">
        <w:del w:id="684" w:author="jon pritchard" w:date="2026-03-19T12:46:00Z" w16du:dateUtc="2026-03-19T11:46:00Z">
          <w:r w:rsidDel="000D6FE7">
            <w:fldChar w:fldCharType="separate"/>
          </w:r>
          <w:r w:rsidDel="000D6FE7">
            <w:delText>8.1.1</w:delText>
          </w:r>
          <w:r w:rsidDel="000D6FE7">
            <w:fldChar w:fldCharType="end"/>
          </w:r>
        </w:del>
      </w:ins>
    </w:p>
    <w:p w14:paraId="4B8E4439" w14:textId="444DA639" w:rsidR="002A10D2" w:rsidRPr="0062074F" w:rsidRDefault="002A10D2" w:rsidP="002D7DEE">
      <w:pPr>
        <w:pStyle w:val="Heading2"/>
      </w:pPr>
      <w:bookmarkStart w:id="685" w:name="_Ref188968037"/>
      <w:bookmarkStart w:id="686" w:name="_Toc219458249"/>
      <w:r w:rsidRPr="0062074F">
        <w:t>Overscale</w:t>
      </w:r>
      <w:bookmarkEnd w:id="618"/>
      <w:bookmarkEnd w:id="685"/>
      <w:bookmarkEnd w:id="686"/>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proofErr w:type="spellStart"/>
      <w:r w:rsidR="00045787" w:rsidRPr="003D72A2">
        <w:rPr>
          <w:i/>
          <w:iCs/>
          <w:rPrChange w:id="687" w:author="jon pritchard" w:date="2026-03-16T10:02:00Z" w16du:dateUtc="2026-03-16T09:02:00Z">
            <w:rPr>
              <w:b/>
              <w:bCs/>
              <w:i/>
              <w:iCs/>
            </w:rPr>
          </w:rPrChange>
        </w:rPr>
        <w:t>optimum</w:t>
      </w:r>
      <w:r w:rsidR="002A10D2" w:rsidRPr="003D72A2">
        <w:rPr>
          <w:i/>
          <w:iCs/>
          <w:rPrChange w:id="688" w:author="jon pritchard" w:date="2026-03-16T10:02:00Z" w16du:dateUtc="2026-03-16T09:02:00Z">
            <w:rPr>
              <w:b/>
              <w:bCs/>
              <w:i/>
              <w:iCs/>
            </w:rPr>
          </w:rPrChange>
        </w:rPr>
        <w:t>DisplayScale</w:t>
      </w:r>
      <w:proofErr w:type="spellEnd"/>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proofErr w:type="spellStart"/>
      <w:r w:rsidR="00BB7133" w:rsidRPr="003D72A2">
        <w:rPr>
          <w:i/>
          <w:iCs/>
          <w:rPrChange w:id="689" w:author="jon pritchard" w:date="2026-03-16T10:02:00Z" w16du:dateUtc="2026-03-16T09:02:00Z">
            <w:rPr>
              <w:b/>
              <w:bCs/>
              <w:i/>
              <w:iCs/>
            </w:rPr>
          </w:rPrChange>
        </w:rPr>
        <w:t>optimum</w:t>
      </w:r>
      <w:r w:rsidRPr="003D72A2">
        <w:rPr>
          <w:i/>
          <w:iCs/>
          <w:rPrChange w:id="690" w:author="jon pritchard" w:date="2026-03-16T10:02:00Z" w16du:dateUtc="2026-03-16T09:02:00Z">
            <w:rPr>
              <w:b/>
              <w:bCs/>
              <w:i/>
              <w:iCs/>
            </w:rPr>
          </w:rPrChange>
        </w:rPr>
        <w:t>DisplayScale</w:t>
      </w:r>
      <w:proofErr w:type="spellEnd"/>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54391B22" w:rsidR="002A10D2" w:rsidRPr="0062074F" w:rsidRDefault="002A10D2" w:rsidP="00916A2A">
      <w:pPr>
        <w:spacing w:after="120" w:line="240" w:lineRule="auto"/>
        <w:jc w:val="both"/>
      </w:pPr>
      <w:r w:rsidRPr="0062074F">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del w:id="691" w:author="jon pritchard" w:date="2026-03-07T15:01:00Z" w16du:dateUtc="2026-03-07T02:01:00Z">
        <w:r w:rsidR="00EA2EBA" w:rsidRPr="0062074F" w:rsidDel="007244D0">
          <w:delText>)</w:delText>
        </w:r>
      </w:del>
      <w:r w:rsidRPr="0062074F">
        <w:t xml:space="preserve"> </w:t>
      </w:r>
      <w:ins w:id="692" w:author="jon pritchard" w:date="2026-03-07T15:00:00Z" w16du:dateUtc="2026-03-07T02:00:00Z">
        <w:r w:rsidR="007244D0">
          <w:t>clau</w:t>
        </w:r>
      </w:ins>
      <w:ins w:id="693" w:author="jon pritchard" w:date="2026-03-07T15:01:00Z" w16du:dateUtc="2026-03-07T02:01:00Z">
        <w:r w:rsidR="007244D0">
          <w:t xml:space="preserve">se 6.1.1) </w:t>
        </w:r>
      </w:ins>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694" w:name="_Toc219458250"/>
      <w:r w:rsidRPr="0062074F">
        <w:t xml:space="preserve">Chart </w:t>
      </w:r>
      <w:r w:rsidR="002A10D2" w:rsidRPr="0062074F">
        <w:t>Scale boundary</w:t>
      </w:r>
      <w:bookmarkEnd w:id="694"/>
    </w:p>
    <w:p w14:paraId="7BD61842" w14:textId="2EAF3CD1"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ins w:id="695" w:author="jon pritchard" w:date="2026-03-16T10:02:00Z" w16du:dateUtc="2026-03-16T09:02:00Z">
        <w:r w:rsidR="003D72A2">
          <w:rPr>
            <w:i/>
            <w:iCs/>
          </w:rPr>
          <w:t>O</w:t>
        </w:r>
      </w:ins>
      <w:del w:id="696" w:author="jon pritchard" w:date="2026-03-16T10:02:00Z" w16du:dateUtc="2026-03-16T09:02:00Z">
        <w:r w:rsidRPr="003D72A2" w:rsidDel="003D72A2">
          <w:rPr>
            <w:i/>
            <w:iCs/>
            <w:rPrChange w:id="697" w:author="jon pritchard" w:date="2026-03-16T10:02:00Z" w16du:dateUtc="2026-03-16T09:02:00Z">
              <w:rPr>
                <w:b/>
                <w:bCs/>
                <w:i/>
                <w:iCs/>
              </w:rPr>
            </w:rPrChange>
          </w:rPr>
          <w:delText>o</w:delText>
        </w:r>
      </w:del>
      <w:r w:rsidRPr="003D72A2">
        <w:rPr>
          <w:i/>
          <w:iCs/>
          <w:rPrChange w:id="698" w:author="jon pritchard" w:date="2026-03-16T10:02:00Z" w16du:dateUtc="2026-03-16T09:02:00Z">
            <w:rPr>
              <w:b/>
              <w:bCs/>
              <w:i/>
              <w:iCs/>
            </w:rPr>
          </w:rPrChange>
        </w:rPr>
        <w:t>ptimum</w:t>
      </w:r>
      <w:ins w:id="699" w:author="jon pritchard" w:date="2026-03-16T10:02:00Z" w16du:dateUtc="2026-03-16T09:02:00Z">
        <w:r w:rsidR="003D72A2">
          <w:rPr>
            <w:i/>
            <w:iCs/>
          </w:rPr>
          <w:t xml:space="preserve"> </w:t>
        </w:r>
      </w:ins>
      <w:r w:rsidRPr="003D72A2">
        <w:rPr>
          <w:i/>
          <w:iCs/>
          <w:rPrChange w:id="700" w:author="jon pritchard" w:date="2026-03-16T10:02:00Z" w16du:dateUtc="2026-03-16T09:02:00Z">
            <w:rPr>
              <w:b/>
              <w:bCs/>
              <w:i/>
              <w:iCs/>
            </w:rPr>
          </w:rPrChange>
        </w:rPr>
        <w:t>Display</w:t>
      </w:r>
      <w:ins w:id="701" w:author="jon pritchard" w:date="2026-03-16T10:02:00Z" w16du:dateUtc="2026-03-16T09:02:00Z">
        <w:r w:rsidR="003D72A2">
          <w:rPr>
            <w:i/>
            <w:iCs/>
          </w:rPr>
          <w:t xml:space="preserve"> </w:t>
        </w:r>
      </w:ins>
      <w:r w:rsidRPr="003D72A2">
        <w:rPr>
          <w:i/>
          <w:iCs/>
          <w:rPrChange w:id="702" w:author="jon pritchard" w:date="2026-03-16T10:02:00Z" w16du:dateUtc="2026-03-16T09:02:00Z">
            <w:rPr>
              <w:b/>
              <w:bCs/>
              <w:i/>
              <w:iCs/>
            </w:rPr>
          </w:rPrChange>
        </w:rPr>
        <w:t>Scales</w:t>
      </w:r>
      <w:r w:rsidRPr="001C1CAB">
        <w:rPr>
          <w:b/>
          <w:bCs/>
          <w:i/>
          <w:iCs/>
        </w:rPr>
        <w:t>,</w:t>
      </w:r>
      <w:r w:rsidRPr="001C1CAB">
        <w:t xml:space="preserve"> the “chart scale boundary” must be shown between regions where there are differences in </w:t>
      </w:r>
      <w:proofErr w:type="spellStart"/>
      <w:r w:rsidRPr="003D72A2">
        <w:rPr>
          <w:i/>
          <w:iCs/>
        </w:rPr>
        <w:t>optimumDisplayScale</w:t>
      </w:r>
      <w:proofErr w:type="spellEnd"/>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proofErr w:type="spellStart"/>
      <w:r w:rsidR="009A279C" w:rsidRPr="003D72A2">
        <w:rPr>
          <w:i/>
          <w:iCs/>
          <w:rPrChange w:id="703" w:author="jon pritchard" w:date="2026-03-16T10:02:00Z" w16du:dateUtc="2026-03-16T09:02:00Z">
            <w:rPr>
              <w:b/>
              <w:bCs/>
              <w:i/>
              <w:iCs/>
            </w:rPr>
          </w:rPrChange>
        </w:rPr>
        <w:t>optimumDisplayScale</w:t>
      </w:r>
      <w:proofErr w:type="spellEnd"/>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w:t>
      </w:r>
      <w:proofErr w:type="spellStart"/>
      <w:r w:rsidRPr="0062074F">
        <w:t>linestyle</w:t>
      </w:r>
      <w:proofErr w:type="spellEnd"/>
      <w:r w:rsidRPr="0062074F">
        <w:t xml:space="preserv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704" w:name="_Toc219458251"/>
      <w:bookmarkStart w:id="705" w:name="_Ref223809525"/>
      <w:r w:rsidRPr="0062074F">
        <w:t>Overscale Pattern</w:t>
      </w:r>
      <w:bookmarkEnd w:id="704"/>
      <w:bookmarkEnd w:id="705"/>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proofErr w:type="spellStart"/>
      <w:r w:rsidR="009A279C" w:rsidRPr="003D72A2">
        <w:rPr>
          <w:i/>
          <w:iCs/>
          <w:rPrChange w:id="706" w:author="jon pritchard" w:date="2026-03-16T10:02:00Z" w16du:dateUtc="2026-03-16T09:02:00Z">
            <w:rPr>
              <w:b/>
              <w:bCs/>
              <w:i/>
              <w:iCs/>
            </w:rPr>
          </w:rPrChange>
        </w:rPr>
        <w:t>optimumDisplayScale</w:t>
      </w:r>
      <w:proofErr w:type="spellEnd"/>
      <w:r w:rsidRPr="0062074F">
        <w:t>.</w:t>
      </w:r>
    </w:p>
    <w:p w14:paraId="08042A4C" w14:textId="226BF42E"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proofErr w:type="spellStart"/>
      <w:r w:rsidR="0017170A" w:rsidRPr="003D72A2">
        <w:rPr>
          <w:i/>
          <w:iCs/>
          <w:rPrChange w:id="707" w:author="jon pritchard" w:date="2026-03-16T10:02:00Z" w16du:dateUtc="2026-03-16T09:02:00Z">
            <w:rPr>
              <w:b/>
              <w:bCs/>
              <w:i/>
              <w:iCs/>
            </w:rPr>
          </w:rPrChange>
        </w:rPr>
        <w:t>m</w:t>
      </w:r>
      <w:r w:rsidR="004857B7" w:rsidRPr="003D72A2">
        <w:rPr>
          <w:i/>
          <w:iCs/>
          <w:rPrChange w:id="708" w:author="jon pritchard" w:date="2026-03-16T10:02:00Z" w16du:dateUtc="2026-03-16T09:02:00Z">
            <w:rPr>
              <w:b/>
              <w:bCs/>
              <w:i/>
              <w:iCs/>
            </w:rPr>
          </w:rPrChange>
        </w:rPr>
        <w:t>aximumDisplayScale</w:t>
      </w:r>
      <w:proofErr w:type="spellEnd"/>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ins w:id="709" w:author="jon pritchard" w:date="2026-03-07T15:04:00Z" w16du:dateUtc="2026-03-07T02:04:00Z">
        <w:r w:rsidR="007244D0">
          <w:t>Row</w:t>
        </w:r>
      </w:ins>
      <w:del w:id="710" w:author="jon pritchard" w:date="2026-03-07T15:04:00Z" w16du:dateUtc="2026-03-07T02:04:00Z">
        <w:r w:rsidR="00587BD5" w:rsidRPr="0062074F" w:rsidDel="007244D0">
          <w:delText>stage</w:delText>
        </w:r>
      </w:del>
      <w:r w:rsidR="00587BD5" w:rsidRPr="0062074F">
        <w:t xml:space="preserve"> 3.b</w:t>
      </w:r>
      <w:ins w:id="711" w:author="jon pritchard" w:date="2026-03-07T15:04:00Z" w16du:dateUtc="2026-03-07T02:04:00Z">
        <w:r w:rsidR="007244D0">
          <w:t xml:space="preserve">, </w:t>
        </w:r>
      </w:ins>
      <w:del w:id="712" w:author="jon pritchard" w:date="2026-03-07T15:05:00Z" w16du:dateUtc="2026-03-07T02:05:00Z">
        <w:r w:rsidR="00587BD5" w:rsidRPr="0062074F" w:rsidDel="007244D0">
          <w:delText xml:space="preserve"> </w:delText>
        </w:r>
      </w:del>
      <w:r w:rsidR="00C72695" w:rsidRPr="0062074F">
        <w:t xml:space="preserve">is reached </w:t>
      </w:r>
      <w:r w:rsidR="00587BD5" w:rsidRPr="0062074F">
        <w:t xml:space="preserve">in the </w:t>
      </w:r>
      <w:proofErr w:type="spellStart"/>
      <w:r w:rsidR="00587BD5" w:rsidRPr="0062074F">
        <w:t>SelectDataCoverages</w:t>
      </w:r>
      <w:proofErr w:type="spellEnd"/>
      <w:r w:rsidR="00587BD5" w:rsidRPr="0062074F">
        <w:t xml:space="preserve"> function</w:t>
      </w:r>
      <w:r w:rsidR="00E567B0" w:rsidRPr="0062074F">
        <w:rPr>
          <w:bCs/>
          <w:iCs/>
        </w:rPr>
        <w:t xml:space="preserve"> in</w:t>
      </w:r>
      <w:ins w:id="713" w:author="jon pritchard" w:date="2026-03-07T15:05:00Z" w16du:dateUtc="2026-03-07T02:05:00Z">
        <w:r w:rsidR="007244D0">
          <w:rPr>
            <w:bCs/>
            <w:iCs/>
          </w:rPr>
          <w:t xml:space="preserve"> claus</w:t>
        </w:r>
        <w:r w:rsidR="007244D0" w:rsidRPr="006A79F7">
          <w:rPr>
            <w:bCs/>
            <w:iCs/>
            <w:sz w:val="18"/>
            <w:szCs w:val="18"/>
            <w:rPrChange w:id="714" w:author="jonathan pritchard" w:date="2026-03-10T10:54:00Z" w16du:dateUtc="2026-03-10T10:54:00Z">
              <w:rPr>
                <w:bCs/>
                <w:iCs/>
              </w:rPr>
            </w:rPrChange>
          </w:rPr>
          <w:t>e</w:t>
        </w:r>
      </w:ins>
      <w:ins w:id="715" w:author="jon pritchard" w:date="2026-03-07T18:14:00Z" w16du:dateUtc="2026-03-07T05:14:00Z">
        <w:r w:rsidR="004211FA" w:rsidRPr="006A79F7">
          <w:rPr>
            <w:bCs/>
            <w:iCs/>
            <w:sz w:val="18"/>
            <w:szCs w:val="18"/>
            <w:rPrChange w:id="716" w:author="jonathan pritchard" w:date="2026-03-10T10:54:00Z" w16du:dateUtc="2026-03-10T10:54:00Z">
              <w:rPr>
                <w:bCs/>
                <w:iCs/>
              </w:rPr>
            </w:rPrChange>
          </w:rPr>
          <w:t xml:space="preserve"> </w:t>
        </w:r>
      </w:ins>
      <w:ins w:id="717" w:author="jon pritchard" w:date="2026-03-07T18:15:00Z" w16du:dateUtc="2026-03-07T05:15:00Z">
        <w:r w:rsidR="004211FA" w:rsidRPr="006A79F7">
          <w:rPr>
            <w:bCs/>
            <w:iCs/>
            <w:sz w:val="18"/>
            <w:szCs w:val="18"/>
            <w:rPrChange w:id="718" w:author="jonathan pritchard" w:date="2026-03-10T10:54:00Z" w16du:dateUtc="2026-03-10T10:54:00Z">
              <w:rPr>
                <w:bCs/>
                <w:iCs/>
              </w:rPr>
            </w:rPrChange>
          </w:rPr>
          <w:fldChar w:fldCharType="begin"/>
        </w:r>
        <w:r w:rsidR="004211FA" w:rsidRPr="006A79F7">
          <w:rPr>
            <w:bCs/>
            <w:iCs/>
            <w:sz w:val="18"/>
            <w:szCs w:val="18"/>
            <w:rPrChange w:id="719" w:author="jonathan pritchard" w:date="2026-03-10T10:54:00Z" w16du:dateUtc="2026-03-10T10:54:00Z">
              <w:rPr>
                <w:bCs/>
                <w:iCs/>
              </w:rPr>
            </w:rPrChange>
          </w:rPr>
          <w:instrText xml:space="preserve"> REF _Ref223799748 \r \h </w:instrText>
        </w:r>
      </w:ins>
      <w:r w:rsidR="006A79F7" w:rsidRPr="006A79F7">
        <w:rPr>
          <w:bCs/>
          <w:iCs/>
          <w:sz w:val="18"/>
          <w:szCs w:val="18"/>
        </w:rPr>
        <w:instrText xml:space="preserve"> \* MERGEFORMAT </w:instrText>
      </w:r>
      <w:r w:rsidR="004211FA" w:rsidRPr="001C715E">
        <w:rPr>
          <w:bCs/>
          <w:iCs/>
          <w:sz w:val="18"/>
          <w:szCs w:val="18"/>
        </w:rPr>
      </w:r>
      <w:r w:rsidR="004211FA" w:rsidRPr="006A79F7">
        <w:rPr>
          <w:bCs/>
          <w:iCs/>
          <w:sz w:val="18"/>
          <w:szCs w:val="18"/>
          <w:rPrChange w:id="720" w:author="jonathan pritchard" w:date="2026-03-10T10:54:00Z" w16du:dateUtc="2026-03-10T10:54:00Z">
            <w:rPr>
              <w:bCs/>
              <w:iCs/>
            </w:rPr>
          </w:rPrChange>
        </w:rPr>
        <w:fldChar w:fldCharType="separate"/>
      </w:r>
      <w:ins w:id="721" w:author="jon pritchard" w:date="2026-03-07T18:15:00Z" w16du:dateUtc="2026-03-07T05:15:00Z">
        <w:r w:rsidR="004211FA" w:rsidRPr="006A79F7">
          <w:rPr>
            <w:bCs/>
            <w:iCs/>
            <w:sz w:val="18"/>
            <w:szCs w:val="18"/>
            <w:rPrChange w:id="722" w:author="jonathan pritchard" w:date="2026-03-10T10:54:00Z" w16du:dateUtc="2026-03-10T10:54:00Z">
              <w:rPr>
                <w:bCs/>
                <w:iCs/>
              </w:rPr>
            </w:rPrChange>
          </w:rPr>
          <w:t>E-1.3</w:t>
        </w:r>
        <w:r w:rsidR="004211FA" w:rsidRPr="006A79F7">
          <w:rPr>
            <w:bCs/>
            <w:iCs/>
            <w:sz w:val="18"/>
            <w:szCs w:val="18"/>
            <w:rPrChange w:id="723" w:author="jonathan pritchard" w:date="2026-03-10T10:54:00Z" w16du:dateUtc="2026-03-10T10:54:00Z">
              <w:rPr>
                <w:bCs/>
                <w:iCs/>
              </w:rPr>
            </w:rPrChange>
          </w:rPr>
          <w:fldChar w:fldCharType="end"/>
        </w:r>
        <w:r w:rsidR="004211FA" w:rsidRPr="006A79F7">
          <w:rPr>
            <w:bCs/>
            <w:iCs/>
            <w:sz w:val="18"/>
            <w:szCs w:val="18"/>
            <w:rPrChange w:id="724" w:author="jonathan pritchard" w:date="2026-03-10T10:54:00Z" w16du:dateUtc="2026-03-10T10:54:00Z">
              <w:rPr>
                <w:bCs/>
                <w:iCs/>
              </w:rPr>
            </w:rPrChange>
          </w:rPr>
          <w:t xml:space="preserve"> of </w:t>
        </w:r>
        <w:r w:rsidR="004211FA" w:rsidRPr="006A79F7">
          <w:rPr>
            <w:sz w:val="18"/>
            <w:szCs w:val="18"/>
            <w:rPrChange w:id="725" w:author="jonathan pritchard" w:date="2026-03-10T10:54:00Z" w16du:dateUtc="2026-03-10T10:54:00Z">
              <w:rPr/>
            </w:rPrChange>
          </w:rPr>
          <w:fldChar w:fldCharType="begin"/>
        </w:r>
        <w:r w:rsidR="004211FA" w:rsidRPr="006A79F7">
          <w:rPr>
            <w:sz w:val="18"/>
            <w:szCs w:val="18"/>
            <w:rPrChange w:id="726" w:author="jonathan pritchard" w:date="2026-03-10T10:54:00Z" w16du:dateUtc="2026-03-10T10:54:00Z">
              <w:rPr/>
            </w:rPrChange>
          </w:rPr>
          <w:instrText xml:space="preserve"> REF _Ref223799592 \h </w:instrText>
        </w:r>
      </w:ins>
      <w:r w:rsidR="006A79F7" w:rsidRPr="006A79F7">
        <w:rPr>
          <w:sz w:val="18"/>
          <w:szCs w:val="18"/>
        </w:rPr>
        <w:instrText xml:space="preserve"> \* MERGEFORMAT </w:instrText>
      </w:r>
      <w:r w:rsidR="004211FA" w:rsidRPr="001C715E">
        <w:rPr>
          <w:sz w:val="18"/>
          <w:szCs w:val="18"/>
        </w:rPr>
      </w:r>
      <w:ins w:id="727" w:author="jon pritchard" w:date="2026-03-07T18:15:00Z" w16du:dateUtc="2026-03-07T05:15:00Z">
        <w:r w:rsidR="004211FA" w:rsidRPr="006A79F7">
          <w:rPr>
            <w:sz w:val="18"/>
            <w:szCs w:val="18"/>
            <w:rPrChange w:id="728" w:author="jonathan pritchard" w:date="2026-03-10T10:54:00Z" w16du:dateUtc="2026-03-10T10:54:00Z">
              <w:rPr/>
            </w:rPrChange>
          </w:rPr>
          <w:fldChar w:fldCharType="separate"/>
        </w:r>
        <w:r w:rsidR="004211FA" w:rsidRPr="006A79F7">
          <w:rPr>
            <w:szCs w:val="16"/>
            <w:rPrChange w:id="729" w:author="jonathan pritchard" w:date="2026-03-10T10:54:00Z" w16du:dateUtc="2026-03-10T10:54:00Z">
              <w:rPr>
                <w:sz w:val="22"/>
                <w:szCs w:val="18"/>
              </w:rPr>
            </w:rPrChange>
          </w:rPr>
          <w:t>Appendix E – Dataset Loading and Display (Rendering) Algorithms</w:t>
        </w:r>
        <w:r w:rsidR="004211FA" w:rsidRPr="006A79F7">
          <w:rPr>
            <w:sz w:val="18"/>
            <w:szCs w:val="18"/>
            <w:rPrChange w:id="730" w:author="jonathan pritchard" w:date="2026-03-10T10:54:00Z" w16du:dateUtc="2026-03-10T10:54:00Z">
              <w:rPr/>
            </w:rPrChange>
          </w:rPr>
          <w:fldChar w:fldCharType="end"/>
        </w:r>
      </w:ins>
      <w:del w:id="731" w:author="jon pritchard" w:date="2026-03-07T18:15:00Z" w16du:dateUtc="2026-03-07T05:15:00Z">
        <w:r w:rsidR="00E567B0" w:rsidRPr="0062074F" w:rsidDel="004211FA">
          <w:rPr>
            <w:bCs/>
            <w:iCs/>
          </w:rPr>
          <w:delText xml:space="preserve"> </w:delText>
        </w:r>
        <w:r w:rsidR="00E567B0" w:rsidRPr="0062074F" w:rsidDel="004211FA">
          <w:rPr>
            <w:bCs/>
            <w:iCs/>
            <w:sz w:val="22"/>
            <w:szCs w:val="22"/>
          </w:rPr>
          <w:fldChar w:fldCharType="begin"/>
        </w:r>
        <w:r w:rsidR="00E567B0" w:rsidRPr="0062074F" w:rsidDel="004211FA">
          <w:rPr>
            <w:bCs/>
            <w:iCs/>
            <w:sz w:val="22"/>
            <w:szCs w:val="22"/>
          </w:rPr>
          <w:delInstrText xml:space="preserve"> REF _Ref188629910 \h  \* MERGEFORMAT </w:delInstrText>
        </w:r>
        <w:r w:rsidR="00E567B0" w:rsidRPr="0062074F" w:rsidDel="004211FA">
          <w:rPr>
            <w:bCs/>
            <w:iCs/>
            <w:sz w:val="22"/>
            <w:szCs w:val="22"/>
          </w:rPr>
        </w:r>
        <w:r w:rsidR="00E567B0" w:rsidRPr="0062074F" w:rsidDel="004211FA">
          <w:rPr>
            <w:bCs/>
            <w:iCs/>
            <w:sz w:val="22"/>
            <w:szCs w:val="22"/>
          </w:rPr>
          <w:fldChar w:fldCharType="separate"/>
        </w:r>
        <w:r w:rsidR="00E567B0" w:rsidRPr="0062074F" w:rsidDel="004211FA">
          <w:rPr>
            <w:szCs w:val="22"/>
          </w:rPr>
          <w:delText xml:space="preserve">Appendix E – </w:delText>
        </w:r>
        <w:r w:rsidR="00E567B0" w:rsidRPr="0062074F" w:rsidDel="004211FA">
          <w:rPr>
            <w:szCs w:val="22"/>
            <w:lang w:val="en-US"/>
          </w:rPr>
          <w:delText>Dataset Loading and Display (Rendering) Algorithms</w:delText>
        </w:r>
        <w:r w:rsidR="00E567B0" w:rsidRPr="0062074F" w:rsidDel="004211FA">
          <w:rPr>
            <w:bCs/>
            <w:iCs/>
            <w:sz w:val="22"/>
            <w:szCs w:val="22"/>
          </w:rPr>
          <w:fldChar w:fldCharType="end"/>
        </w:r>
        <w:r w:rsidR="0017170A" w:rsidRPr="0062074F" w:rsidDel="004211FA">
          <w:delText>.</w:delText>
        </w:r>
      </w:del>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pPr>
      <w:r w:rsidRPr="0062074F">
        <w:t>Figure 1 shows a display</w:t>
      </w:r>
      <w:r w:rsidR="00100E31" w:rsidRPr="0062074F">
        <w:t xml:space="preserve"> (at MSVS = 1:12,5</w:t>
      </w:r>
      <w:del w:id="732" w:author="jonathan pritchard" w:date="2026-03-10T08:02:00Z" w16du:dateUtc="2026-03-10T08:02:00Z">
        <w:r w:rsidR="00100E31" w:rsidRPr="0062074F" w:rsidDel="00C679C8">
          <w:delText>0</w:delText>
        </w:r>
      </w:del>
      <w:r w:rsidR="00100E31" w:rsidRPr="0062074F">
        <w:t>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rPr>
          <w:ins w:id="733" w:author="jonathan pritchard" w:date="2026-03-10T08:04:00Z" w16du:dateUtc="2026-03-10T08:04:00Z"/>
        </w:rPr>
      </w:pPr>
      <w:r w:rsidRPr="0062074F">
        <w:lastRenderedPageBreak/>
        <w:t xml:space="preserve">The diagram shows the </w:t>
      </w:r>
      <w:proofErr w:type="spellStart"/>
      <w:r w:rsidRPr="003D72A2">
        <w:t>optimumDisplayScale</w:t>
      </w:r>
      <w:proofErr w:type="spellEnd"/>
      <w:r w:rsidRPr="0062074F">
        <w:t xml:space="preserve"> value of the larger scale ENC and the </w:t>
      </w:r>
      <w:proofErr w:type="spellStart"/>
      <w:r w:rsidRPr="003D72A2">
        <w:t>maximumDisplayScale</w:t>
      </w:r>
      <w:proofErr w:type="spellEnd"/>
      <w:r w:rsidRPr="0062074F">
        <w:t xml:space="preserv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Change w:id="734" w:author="jon pritchard" w:date="2026-03-07T15:09:00Z" w16du:dateUtc="2026-03-07T02:09:00Z">
          <w:tblPr>
            <w:tblStyle w:val="TableGrid"/>
            <w:tblW w:w="0" w:type="auto"/>
            <w:jc w:val="center"/>
            <w:tblLook w:val="04A0" w:firstRow="1" w:lastRow="0" w:firstColumn="1" w:lastColumn="0" w:noHBand="0" w:noVBand="1"/>
          </w:tblPr>
        </w:tblPrChange>
      </w:tblPr>
      <w:tblGrid>
        <w:gridCol w:w="2132"/>
        <w:gridCol w:w="2295"/>
        <w:gridCol w:w="2656"/>
        <w:tblGridChange w:id="735">
          <w:tblGrid>
            <w:gridCol w:w="1838"/>
            <w:gridCol w:w="294"/>
            <w:gridCol w:w="2001"/>
            <w:gridCol w:w="294"/>
            <w:gridCol w:w="2090"/>
            <w:gridCol w:w="566"/>
          </w:tblGrid>
        </w:tblGridChange>
      </w:tblGrid>
      <w:tr w:rsidR="002E5DBC" w:rsidRPr="007244D0" w14:paraId="679FD1C8" w14:textId="77777777" w:rsidTr="007244D0">
        <w:trPr>
          <w:jc w:val="center"/>
          <w:trPrChange w:id="736" w:author="jon pritchard" w:date="2026-03-07T15:09:00Z" w16du:dateUtc="2026-03-07T02:09:00Z">
            <w:trPr>
              <w:gridAfter w:val="0"/>
              <w:jc w:val="center"/>
            </w:trPr>
          </w:trPrChange>
        </w:trPr>
        <w:tc>
          <w:tcPr>
            <w:tcW w:w="2132" w:type="dxa"/>
            <w:vAlign w:val="bottom"/>
            <w:tcPrChange w:id="737" w:author="jon pritchard" w:date="2026-03-07T15:09:00Z" w16du:dateUtc="2026-03-07T02:09:00Z">
              <w:tcPr>
                <w:tcW w:w="1838" w:type="dxa"/>
              </w:tcPr>
            </w:tcPrChange>
          </w:tcPr>
          <w:p w14:paraId="1BE24F5B" w14:textId="4B348B0C" w:rsidR="002E5DBC" w:rsidRPr="007244D0" w:rsidRDefault="002E5DBC">
            <w:pPr>
              <w:spacing w:after="120"/>
              <w:rPr>
                <w:b/>
                <w:bCs/>
                <w:sz w:val="18"/>
                <w:szCs w:val="18"/>
                <w:rPrChange w:id="738" w:author="jon pritchard" w:date="2026-03-07T15:09:00Z" w16du:dateUtc="2026-03-07T02:09:00Z">
                  <w:rPr>
                    <w:b/>
                    <w:bCs/>
                  </w:rPr>
                </w:rPrChange>
              </w:rPr>
              <w:pPrChange w:id="739" w:author="jon pritchard" w:date="2026-03-07T15:08:00Z" w16du:dateUtc="2026-03-07T02:08:00Z">
                <w:pPr>
                  <w:spacing w:after="120"/>
                  <w:jc w:val="both"/>
                </w:pPr>
              </w:pPrChange>
            </w:pPr>
            <w:r w:rsidRPr="007244D0">
              <w:rPr>
                <w:b/>
                <w:bCs/>
                <w:sz w:val="18"/>
                <w:szCs w:val="18"/>
                <w:rPrChange w:id="740" w:author="jon pritchard" w:date="2026-03-07T15:09:00Z" w16du:dateUtc="2026-03-07T02:09:00Z">
                  <w:rPr>
                    <w:b/>
                    <w:bCs/>
                  </w:rPr>
                </w:rPrChange>
              </w:rPr>
              <w:t>Small Scale ENC</w:t>
            </w:r>
          </w:p>
        </w:tc>
        <w:tc>
          <w:tcPr>
            <w:tcW w:w="2295" w:type="dxa"/>
            <w:vAlign w:val="bottom"/>
            <w:tcPrChange w:id="741" w:author="jon pritchard" w:date="2026-03-07T15:09:00Z" w16du:dateUtc="2026-03-07T02:09:00Z">
              <w:tcPr>
                <w:tcW w:w="2295" w:type="dxa"/>
                <w:gridSpan w:val="2"/>
              </w:tcPr>
            </w:tcPrChange>
          </w:tcPr>
          <w:p w14:paraId="540B0B8F" w14:textId="4DFA9FCA" w:rsidR="002E5DBC" w:rsidRPr="007244D0" w:rsidRDefault="002E5DBC">
            <w:pPr>
              <w:spacing w:after="120"/>
              <w:jc w:val="center"/>
              <w:rPr>
                <w:b/>
                <w:bCs/>
                <w:sz w:val="18"/>
                <w:szCs w:val="18"/>
                <w:rPrChange w:id="742" w:author="jon pritchard" w:date="2026-03-07T15:09:00Z" w16du:dateUtc="2026-03-07T02:09:00Z">
                  <w:rPr>
                    <w:b/>
                    <w:bCs/>
                  </w:rPr>
                </w:rPrChange>
              </w:rPr>
              <w:pPrChange w:id="743" w:author="jon pritchard" w:date="2026-03-07T15:06:00Z" w16du:dateUtc="2026-03-07T02:06:00Z">
                <w:pPr>
                  <w:spacing w:after="120"/>
                  <w:jc w:val="both"/>
                </w:pPr>
              </w:pPrChange>
            </w:pPr>
            <w:proofErr w:type="spellStart"/>
            <w:r w:rsidRPr="007244D0">
              <w:rPr>
                <w:b/>
                <w:bCs/>
                <w:sz w:val="18"/>
                <w:szCs w:val="18"/>
                <w:rPrChange w:id="744" w:author="jon pritchard" w:date="2026-03-07T15:09:00Z" w16du:dateUtc="2026-03-07T02:09:00Z">
                  <w:rPr>
                    <w:b/>
                    <w:bCs/>
                  </w:rPr>
                </w:rPrChange>
              </w:rPr>
              <w:t>optimumDisplayScale</w:t>
            </w:r>
            <w:proofErr w:type="spellEnd"/>
          </w:p>
        </w:tc>
        <w:tc>
          <w:tcPr>
            <w:tcW w:w="2656" w:type="dxa"/>
            <w:vAlign w:val="bottom"/>
            <w:tcPrChange w:id="745" w:author="jon pritchard" w:date="2026-03-07T15:09:00Z" w16du:dateUtc="2026-03-07T02:09:00Z">
              <w:tcPr>
                <w:tcW w:w="2384" w:type="dxa"/>
                <w:gridSpan w:val="2"/>
              </w:tcPr>
            </w:tcPrChange>
          </w:tcPr>
          <w:p w14:paraId="46C751F4" w14:textId="4CA89A5E" w:rsidR="002E5DBC" w:rsidRPr="007244D0" w:rsidRDefault="002E5DBC">
            <w:pPr>
              <w:spacing w:after="120"/>
              <w:jc w:val="center"/>
              <w:rPr>
                <w:b/>
                <w:bCs/>
                <w:sz w:val="18"/>
                <w:szCs w:val="18"/>
                <w:rPrChange w:id="746" w:author="jon pritchard" w:date="2026-03-07T15:09:00Z" w16du:dateUtc="2026-03-07T02:09:00Z">
                  <w:rPr>
                    <w:b/>
                    <w:bCs/>
                  </w:rPr>
                </w:rPrChange>
              </w:rPr>
              <w:pPrChange w:id="747" w:author="jon pritchard" w:date="2026-03-07T15:06:00Z" w16du:dateUtc="2026-03-07T02:06:00Z">
                <w:pPr>
                  <w:spacing w:after="120"/>
                  <w:jc w:val="both"/>
                </w:pPr>
              </w:pPrChange>
            </w:pPr>
            <w:proofErr w:type="spellStart"/>
            <w:r w:rsidRPr="007244D0">
              <w:rPr>
                <w:b/>
                <w:bCs/>
                <w:sz w:val="18"/>
                <w:szCs w:val="18"/>
                <w:rPrChange w:id="748" w:author="jon pritchard" w:date="2026-03-07T15:09:00Z" w16du:dateUtc="2026-03-07T02:09:00Z">
                  <w:rPr>
                    <w:b/>
                    <w:bCs/>
                  </w:rPr>
                </w:rPrChange>
              </w:rPr>
              <w:t>maximumDisplayScale</w:t>
            </w:r>
            <w:proofErr w:type="spellEnd"/>
          </w:p>
        </w:tc>
      </w:tr>
      <w:tr w:rsidR="002E5DBC" w:rsidRPr="007244D0" w14:paraId="46A8A6F1" w14:textId="77777777" w:rsidTr="007244D0">
        <w:trPr>
          <w:jc w:val="center"/>
          <w:trPrChange w:id="749" w:author="jon pritchard" w:date="2026-03-07T15:09:00Z" w16du:dateUtc="2026-03-07T02:09:00Z">
            <w:trPr>
              <w:gridAfter w:val="0"/>
              <w:jc w:val="center"/>
            </w:trPr>
          </w:trPrChange>
        </w:trPr>
        <w:tc>
          <w:tcPr>
            <w:tcW w:w="2132" w:type="dxa"/>
            <w:vAlign w:val="bottom"/>
            <w:tcPrChange w:id="750" w:author="jon pritchard" w:date="2026-03-07T15:09:00Z" w16du:dateUtc="2026-03-07T02:09:00Z">
              <w:tcPr>
                <w:tcW w:w="1838" w:type="dxa"/>
              </w:tcPr>
            </w:tcPrChange>
          </w:tcPr>
          <w:p w14:paraId="793FE52E" w14:textId="77777777" w:rsidR="002E5DBC" w:rsidRPr="007244D0" w:rsidRDefault="002E5DBC">
            <w:pPr>
              <w:spacing w:after="120"/>
              <w:rPr>
                <w:sz w:val="18"/>
                <w:szCs w:val="18"/>
                <w:rPrChange w:id="751" w:author="jon pritchard" w:date="2026-03-07T15:09:00Z" w16du:dateUtc="2026-03-07T02:09:00Z">
                  <w:rPr/>
                </w:rPrChange>
              </w:rPr>
              <w:pPrChange w:id="752" w:author="jon pritchard" w:date="2026-03-07T15:08:00Z" w16du:dateUtc="2026-03-07T02:08:00Z">
                <w:pPr>
                  <w:spacing w:after="120"/>
                  <w:jc w:val="both"/>
                </w:pPr>
              </w:pPrChange>
            </w:pPr>
          </w:p>
        </w:tc>
        <w:tc>
          <w:tcPr>
            <w:tcW w:w="2295" w:type="dxa"/>
            <w:vAlign w:val="bottom"/>
            <w:tcPrChange w:id="753" w:author="jon pritchard" w:date="2026-03-07T15:09:00Z" w16du:dateUtc="2026-03-07T02:09:00Z">
              <w:tcPr>
                <w:tcW w:w="2295" w:type="dxa"/>
                <w:gridSpan w:val="2"/>
              </w:tcPr>
            </w:tcPrChange>
          </w:tcPr>
          <w:p w14:paraId="23481BC2" w14:textId="5DE4E468" w:rsidR="002E5DBC" w:rsidRPr="007244D0" w:rsidRDefault="00DE1106">
            <w:pPr>
              <w:spacing w:after="120"/>
              <w:jc w:val="center"/>
              <w:rPr>
                <w:sz w:val="18"/>
                <w:szCs w:val="18"/>
                <w:rPrChange w:id="754" w:author="jon pritchard" w:date="2026-03-07T15:09:00Z" w16du:dateUtc="2026-03-07T02:09:00Z">
                  <w:rPr/>
                </w:rPrChange>
              </w:rPr>
              <w:pPrChange w:id="755" w:author="jon pritchard" w:date="2026-03-07T15:06:00Z" w16du:dateUtc="2026-03-07T02:06:00Z">
                <w:pPr>
                  <w:spacing w:after="120"/>
                  <w:jc w:val="both"/>
                </w:pPr>
              </w:pPrChange>
            </w:pPr>
            <w:r w:rsidRPr="007244D0">
              <w:rPr>
                <w:sz w:val="18"/>
                <w:szCs w:val="18"/>
                <w:rPrChange w:id="756" w:author="jon pritchard" w:date="2026-03-07T15:09:00Z" w16du:dateUtc="2026-03-07T02:09:00Z">
                  <w:rPr/>
                </w:rPrChange>
              </w:rPr>
              <w:t>1:180,000</w:t>
            </w:r>
          </w:p>
        </w:tc>
        <w:tc>
          <w:tcPr>
            <w:tcW w:w="2656" w:type="dxa"/>
            <w:vAlign w:val="bottom"/>
            <w:tcPrChange w:id="757" w:author="jon pritchard" w:date="2026-03-07T15:09:00Z" w16du:dateUtc="2026-03-07T02:09:00Z">
              <w:tcPr>
                <w:tcW w:w="2384" w:type="dxa"/>
                <w:gridSpan w:val="2"/>
              </w:tcPr>
            </w:tcPrChange>
          </w:tcPr>
          <w:p w14:paraId="205DB9AB" w14:textId="127AACCB" w:rsidR="002E5DBC" w:rsidRPr="007244D0" w:rsidRDefault="00DE1106">
            <w:pPr>
              <w:spacing w:after="120"/>
              <w:jc w:val="center"/>
              <w:rPr>
                <w:sz w:val="18"/>
                <w:szCs w:val="18"/>
                <w:rPrChange w:id="758" w:author="jon pritchard" w:date="2026-03-07T15:09:00Z" w16du:dateUtc="2026-03-07T02:09:00Z">
                  <w:rPr/>
                </w:rPrChange>
              </w:rPr>
              <w:pPrChange w:id="759" w:author="jon pritchard" w:date="2026-03-07T15:06:00Z" w16du:dateUtc="2026-03-07T02:06:00Z">
                <w:pPr>
                  <w:spacing w:after="120"/>
                  <w:jc w:val="both"/>
                </w:pPr>
              </w:pPrChange>
            </w:pPr>
            <w:r w:rsidRPr="007244D0">
              <w:rPr>
                <w:sz w:val="18"/>
                <w:szCs w:val="18"/>
                <w:rPrChange w:id="760" w:author="jon pritchard" w:date="2026-03-07T15:09:00Z" w16du:dateUtc="2026-03-07T02:09:00Z">
                  <w:rPr/>
                </w:rPrChange>
              </w:rPr>
              <w:t>1:50,000</w:t>
            </w:r>
          </w:p>
        </w:tc>
      </w:tr>
      <w:tr w:rsidR="002E5DBC" w:rsidRPr="007244D0" w14:paraId="1D4433EA" w14:textId="77777777" w:rsidTr="007244D0">
        <w:trPr>
          <w:jc w:val="center"/>
          <w:trPrChange w:id="761" w:author="jon pritchard" w:date="2026-03-07T15:09:00Z" w16du:dateUtc="2026-03-07T02:09:00Z">
            <w:trPr>
              <w:gridAfter w:val="0"/>
              <w:jc w:val="center"/>
            </w:trPr>
          </w:trPrChange>
        </w:trPr>
        <w:tc>
          <w:tcPr>
            <w:tcW w:w="2132" w:type="dxa"/>
            <w:vAlign w:val="bottom"/>
            <w:tcPrChange w:id="762" w:author="jon pritchard" w:date="2026-03-07T15:09:00Z" w16du:dateUtc="2026-03-07T02:09:00Z">
              <w:tcPr>
                <w:tcW w:w="1838" w:type="dxa"/>
              </w:tcPr>
            </w:tcPrChange>
          </w:tcPr>
          <w:p w14:paraId="5C915BEC" w14:textId="78D0ED79" w:rsidR="002E5DBC" w:rsidRPr="007244D0" w:rsidRDefault="002E5DBC">
            <w:pPr>
              <w:spacing w:after="120"/>
              <w:rPr>
                <w:b/>
                <w:bCs/>
                <w:sz w:val="18"/>
                <w:szCs w:val="18"/>
                <w:rPrChange w:id="763" w:author="jon pritchard" w:date="2026-03-07T15:09:00Z" w16du:dateUtc="2026-03-07T02:09:00Z">
                  <w:rPr>
                    <w:b/>
                    <w:bCs/>
                  </w:rPr>
                </w:rPrChange>
              </w:rPr>
              <w:pPrChange w:id="764" w:author="jon pritchard" w:date="2026-03-07T15:08:00Z" w16du:dateUtc="2026-03-07T02:08:00Z">
                <w:pPr>
                  <w:spacing w:after="120"/>
                  <w:jc w:val="both"/>
                </w:pPr>
              </w:pPrChange>
            </w:pPr>
            <w:r w:rsidRPr="007244D0">
              <w:rPr>
                <w:b/>
                <w:bCs/>
                <w:sz w:val="18"/>
                <w:szCs w:val="18"/>
                <w:rPrChange w:id="765" w:author="jon pritchard" w:date="2026-03-07T15:09:00Z" w16du:dateUtc="2026-03-07T02:09:00Z">
                  <w:rPr>
                    <w:b/>
                    <w:bCs/>
                  </w:rPr>
                </w:rPrChange>
              </w:rPr>
              <w:t>Large Scale ENC</w:t>
            </w:r>
          </w:p>
        </w:tc>
        <w:tc>
          <w:tcPr>
            <w:tcW w:w="2295" w:type="dxa"/>
            <w:vAlign w:val="bottom"/>
            <w:tcPrChange w:id="766" w:author="jon pritchard" w:date="2026-03-07T15:09:00Z" w16du:dateUtc="2026-03-07T02:09:00Z">
              <w:tcPr>
                <w:tcW w:w="2295" w:type="dxa"/>
                <w:gridSpan w:val="2"/>
              </w:tcPr>
            </w:tcPrChange>
          </w:tcPr>
          <w:p w14:paraId="4F805C14" w14:textId="3A6EFA3A" w:rsidR="002E5DBC" w:rsidRPr="007244D0" w:rsidRDefault="002E5DBC">
            <w:pPr>
              <w:spacing w:after="120"/>
              <w:jc w:val="center"/>
              <w:rPr>
                <w:sz w:val="18"/>
                <w:szCs w:val="18"/>
                <w:rPrChange w:id="767" w:author="jon pritchard" w:date="2026-03-07T15:09:00Z" w16du:dateUtc="2026-03-07T02:09:00Z">
                  <w:rPr/>
                </w:rPrChange>
              </w:rPr>
              <w:pPrChange w:id="768" w:author="jon pritchard" w:date="2026-03-07T15:06:00Z" w16du:dateUtc="2026-03-07T02:06:00Z">
                <w:pPr>
                  <w:spacing w:after="120"/>
                  <w:jc w:val="both"/>
                </w:pPr>
              </w:pPrChange>
            </w:pPr>
          </w:p>
        </w:tc>
        <w:tc>
          <w:tcPr>
            <w:tcW w:w="2656" w:type="dxa"/>
            <w:vAlign w:val="bottom"/>
            <w:tcPrChange w:id="769" w:author="jon pritchard" w:date="2026-03-07T15:09:00Z" w16du:dateUtc="2026-03-07T02:09:00Z">
              <w:tcPr>
                <w:tcW w:w="2384" w:type="dxa"/>
                <w:gridSpan w:val="2"/>
              </w:tcPr>
            </w:tcPrChange>
          </w:tcPr>
          <w:p w14:paraId="0A5941F6" w14:textId="37CC03D6" w:rsidR="002E5DBC" w:rsidRPr="007244D0" w:rsidRDefault="002E5DBC">
            <w:pPr>
              <w:spacing w:after="120"/>
              <w:jc w:val="center"/>
              <w:rPr>
                <w:sz w:val="18"/>
                <w:szCs w:val="18"/>
                <w:rPrChange w:id="770" w:author="jon pritchard" w:date="2026-03-07T15:09:00Z" w16du:dateUtc="2026-03-07T02:09:00Z">
                  <w:rPr/>
                </w:rPrChange>
              </w:rPr>
              <w:pPrChange w:id="771" w:author="jon pritchard" w:date="2026-03-07T15:06:00Z" w16du:dateUtc="2026-03-07T02:06:00Z">
                <w:pPr>
                  <w:spacing w:after="120"/>
                  <w:jc w:val="both"/>
                </w:pPr>
              </w:pPrChange>
            </w:pPr>
          </w:p>
        </w:tc>
      </w:tr>
      <w:tr w:rsidR="00DE1106" w:rsidRPr="007244D0" w14:paraId="211DFD98" w14:textId="77777777" w:rsidTr="007244D0">
        <w:trPr>
          <w:jc w:val="center"/>
          <w:trPrChange w:id="772" w:author="jon pritchard" w:date="2026-03-07T15:09:00Z" w16du:dateUtc="2026-03-07T02:09:00Z">
            <w:trPr>
              <w:gridAfter w:val="0"/>
              <w:jc w:val="center"/>
            </w:trPr>
          </w:trPrChange>
        </w:trPr>
        <w:tc>
          <w:tcPr>
            <w:tcW w:w="2132" w:type="dxa"/>
            <w:vAlign w:val="bottom"/>
            <w:tcPrChange w:id="773" w:author="jon pritchard" w:date="2026-03-07T15:09:00Z" w16du:dateUtc="2026-03-07T02:09:00Z">
              <w:tcPr>
                <w:tcW w:w="1838" w:type="dxa"/>
              </w:tcPr>
            </w:tcPrChange>
          </w:tcPr>
          <w:p w14:paraId="0111A9F4" w14:textId="64F30D7E" w:rsidR="00DE1106" w:rsidRPr="007244D0" w:rsidRDefault="00DE1106">
            <w:pPr>
              <w:spacing w:after="120"/>
              <w:rPr>
                <w:b/>
                <w:bCs/>
                <w:sz w:val="18"/>
                <w:szCs w:val="18"/>
                <w:rPrChange w:id="774" w:author="jon pritchard" w:date="2026-03-07T15:09:00Z" w16du:dateUtc="2026-03-07T02:09:00Z">
                  <w:rPr>
                    <w:b/>
                    <w:bCs/>
                  </w:rPr>
                </w:rPrChange>
              </w:rPr>
              <w:pPrChange w:id="775" w:author="jon pritchard" w:date="2026-03-07T15:07:00Z" w16du:dateUtc="2026-03-07T02:07:00Z">
                <w:pPr>
                  <w:spacing w:after="120"/>
                  <w:jc w:val="both"/>
                </w:pPr>
              </w:pPrChange>
            </w:pPr>
          </w:p>
        </w:tc>
        <w:tc>
          <w:tcPr>
            <w:tcW w:w="2295" w:type="dxa"/>
            <w:vAlign w:val="bottom"/>
            <w:tcPrChange w:id="776" w:author="jon pritchard" w:date="2026-03-07T15:09:00Z" w16du:dateUtc="2026-03-07T02:09:00Z">
              <w:tcPr>
                <w:tcW w:w="2295" w:type="dxa"/>
                <w:gridSpan w:val="2"/>
              </w:tcPr>
            </w:tcPrChange>
          </w:tcPr>
          <w:p w14:paraId="1DB1B243" w14:textId="40DE8E7B" w:rsidR="00DE1106" w:rsidRPr="007244D0" w:rsidRDefault="00DE1106">
            <w:pPr>
              <w:spacing w:after="120"/>
              <w:jc w:val="center"/>
              <w:rPr>
                <w:sz w:val="18"/>
                <w:szCs w:val="18"/>
                <w:rPrChange w:id="777" w:author="jon pritchard" w:date="2026-03-07T15:09:00Z" w16du:dateUtc="2026-03-07T02:09:00Z">
                  <w:rPr/>
                </w:rPrChange>
              </w:rPr>
              <w:pPrChange w:id="778" w:author="jon pritchard" w:date="2026-03-07T15:06:00Z" w16du:dateUtc="2026-03-07T02:06:00Z">
                <w:pPr>
                  <w:spacing w:after="120"/>
                  <w:jc w:val="both"/>
                </w:pPr>
              </w:pPrChange>
            </w:pPr>
            <w:r w:rsidRPr="007244D0">
              <w:rPr>
                <w:sz w:val="18"/>
                <w:szCs w:val="18"/>
                <w:rPrChange w:id="779" w:author="jon pritchard" w:date="2026-03-07T15:09:00Z" w16du:dateUtc="2026-03-07T02:09:00Z">
                  <w:rPr/>
                </w:rPrChange>
              </w:rPr>
              <w:t>1:</w:t>
            </w:r>
            <w:ins w:id="780" w:author="jonathan pritchard" w:date="2026-03-10T08:08:00Z" w16du:dateUtc="2026-03-10T08:08:00Z">
              <w:r w:rsidR="00C679C8">
                <w:rPr>
                  <w:sz w:val="18"/>
                  <w:szCs w:val="18"/>
                </w:rPr>
                <w:t>1</w:t>
              </w:r>
            </w:ins>
            <w:del w:id="781" w:author="jonathan pritchard" w:date="2026-03-10T08:06:00Z" w16du:dateUtc="2026-03-10T08:06:00Z">
              <w:r w:rsidRPr="007244D0" w:rsidDel="00C679C8">
                <w:rPr>
                  <w:sz w:val="18"/>
                  <w:szCs w:val="18"/>
                  <w:rPrChange w:id="782" w:author="jon pritchard" w:date="2026-03-07T15:09:00Z" w16du:dateUtc="2026-03-07T02:09:00Z">
                    <w:rPr/>
                  </w:rPrChange>
                </w:rPr>
                <w:delText>1</w:delText>
              </w:r>
            </w:del>
            <w:r w:rsidRPr="007244D0">
              <w:rPr>
                <w:sz w:val="18"/>
                <w:szCs w:val="18"/>
                <w:rPrChange w:id="783" w:author="jon pritchard" w:date="2026-03-07T15:09:00Z" w16du:dateUtc="2026-03-07T02:09:00Z">
                  <w:rPr/>
                </w:rPrChange>
              </w:rPr>
              <w:t>2,</w:t>
            </w:r>
            <w:ins w:id="784" w:author="jonathan pritchard" w:date="2026-03-10T08:03:00Z" w16du:dateUtc="2026-03-10T08:03:00Z">
              <w:r w:rsidR="00C679C8">
                <w:rPr>
                  <w:sz w:val="18"/>
                  <w:szCs w:val="18"/>
                </w:rPr>
                <w:t>0</w:t>
              </w:r>
            </w:ins>
            <w:del w:id="785" w:author="jonathan pritchard" w:date="2026-03-10T08:03:00Z" w16du:dateUtc="2026-03-10T08:03:00Z">
              <w:r w:rsidRPr="007244D0" w:rsidDel="00C679C8">
                <w:rPr>
                  <w:sz w:val="18"/>
                  <w:szCs w:val="18"/>
                  <w:rPrChange w:id="786" w:author="jon pritchard" w:date="2026-03-07T15:09:00Z" w16du:dateUtc="2026-03-07T02:09:00Z">
                    <w:rPr/>
                  </w:rPrChange>
                </w:rPr>
                <w:delText>5</w:delText>
              </w:r>
            </w:del>
            <w:r w:rsidRPr="007244D0">
              <w:rPr>
                <w:sz w:val="18"/>
                <w:szCs w:val="18"/>
                <w:rPrChange w:id="787" w:author="jon pritchard" w:date="2026-03-07T15:09:00Z" w16du:dateUtc="2026-03-07T02:09:00Z">
                  <w:rPr/>
                </w:rPrChange>
              </w:rPr>
              <w:t>00</w:t>
            </w:r>
          </w:p>
        </w:tc>
        <w:tc>
          <w:tcPr>
            <w:tcW w:w="2656" w:type="dxa"/>
            <w:vAlign w:val="bottom"/>
            <w:tcPrChange w:id="788" w:author="jon pritchard" w:date="2026-03-07T15:09:00Z" w16du:dateUtc="2026-03-07T02:09:00Z">
              <w:tcPr>
                <w:tcW w:w="2384" w:type="dxa"/>
                <w:gridSpan w:val="2"/>
              </w:tcPr>
            </w:tcPrChange>
          </w:tcPr>
          <w:p w14:paraId="451065CB" w14:textId="32069991" w:rsidR="00DE1106" w:rsidRPr="007244D0" w:rsidRDefault="00DE1106">
            <w:pPr>
              <w:spacing w:after="120"/>
              <w:jc w:val="center"/>
              <w:rPr>
                <w:sz w:val="18"/>
                <w:szCs w:val="18"/>
                <w:rPrChange w:id="789" w:author="jon pritchard" w:date="2026-03-07T15:09:00Z" w16du:dateUtc="2026-03-07T02:09:00Z">
                  <w:rPr/>
                </w:rPrChange>
              </w:rPr>
              <w:pPrChange w:id="790" w:author="jon pritchard" w:date="2026-03-07T15:06:00Z" w16du:dateUtc="2026-03-07T02:06:00Z">
                <w:pPr>
                  <w:spacing w:after="120"/>
                  <w:jc w:val="both"/>
                </w:pPr>
              </w:pPrChange>
            </w:pPr>
            <w:r w:rsidRPr="007244D0">
              <w:rPr>
                <w:sz w:val="18"/>
                <w:szCs w:val="18"/>
                <w:rPrChange w:id="791" w:author="jon pritchard" w:date="2026-03-07T15:09:00Z" w16du:dateUtc="2026-03-07T02:09:00Z">
                  <w:rPr/>
                </w:rPrChange>
              </w:rPr>
              <w:t>1:4,000</w:t>
            </w:r>
          </w:p>
        </w:tc>
      </w:tr>
    </w:tbl>
    <w:p w14:paraId="4D7568C7" w14:textId="0AEB7A39" w:rsidR="002E5DBC" w:rsidRPr="0062074F" w:rsidRDefault="00397508" w:rsidP="00632E3E">
      <w:pPr>
        <w:spacing w:after="120" w:line="240" w:lineRule="auto"/>
        <w:jc w:val="both"/>
      </w:pPr>
      <w:ins w:id="792" w:author="jon pritchard" w:date="2026-03-07T15:10:00Z" w16du:dateUtc="2026-03-07T02:10:00Z">
        <w:r>
          <w:t>`</w:t>
        </w:r>
      </w:ins>
    </w:p>
    <w:p w14:paraId="7876EC88" w14:textId="5164C4E1" w:rsidR="00E567B0" w:rsidRPr="0062074F" w:rsidRDefault="00B17B0C" w:rsidP="00E567B0">
      <w:pPr>
        <w:keepNext/>
        <w:spacing w:line="240" w:lineRule="auto"/>
        <w:jc w:val="center"/>
      </w:pPr>
      <w:bookmarkStart w:id="793"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793"/>
    <w:p w14:paraId="480C389F" w14:textId="70D0D21F" w:rsidR="008D10ED" w:rsidRPr="0062074F" w:rsidRDefault="008D10ED" w:rsidP="00AA1762">
      <w:pPr>
        <w:spacing w:after="120" w:line="240" w:lineRule="auto"/>
        <w:jc w:val="both"/>
      </w:pPr>
      <w:r w:rsidRPr="0062074F">
        <w:t xml:space="preserve">In this </w:t>
      </w:r>
      <w:del w:id="794" w:author="jonathan pritchard" w:date="2026-03-10T10:55:00Z" w16du:dateUtc="2026-03-10T10:55:00Z">
        <w:r w:rsidRPr="0062074F" w:rsidDel="006A79F7">
          <w:delText>context</w:delText>
        </w:r>
      </w:del>
      <w:ins w:id="795" w:author="jonathan pritchard" w:date="2026-03-10T10:55:00Z" w16du:dateUtc="2026-03-10T10:55:00Z">
        <w:r w:rsidR="006A79F7">
          <w:t>clause</w:t>
        </w:r>
      </w:ins>
      <w:r w:rsidRPr="0062074F">
        <w:t xml:space="preserve">, "grossly enlarged" and "grossly overscale" </w:t>
      </w:r>
      <w:del w:id="796" w:author="jonathan pritchard" w:date="2026-03-10T10:55:00Z" w16du:dateUtc="2026-03-10T10:55:00Z">
        <w:r w:rsidRPr="0062074F" w:rsidDel="006A79F7">
          <w:delText xml:space="preserve">should be taken to </w:delText>
        </w:r>
      </w:del>
      <w:r w:rsidRPr="0062074F">
        <w:t>mean</w:t>
      </w:r>
      <w:ins w:id="797" w:author="jonathan pritchard" w:date="2026-03-10T10:55:00Z" w16du:dateUtc="2026-03-10T10:55:00Z">
        <w:r w:rsidR="006A79F7">
          <w:t>s</w:t>
        </w:r>
      </w:ins>
      <w:r w:rsidRPr="0062074F">
        <w:t xml:space="preserve"> that the display scale is enlarged/overscale with respect to the </w:t>
      </w:r>
      <w:proofErr w:type="spellStart"/>
      <w:r w:rsidRPr="003D72A2">
        <w:rPr>
          <w:i/>
          <w:iCs/>
          <w:rPrChange w:id="798" w:author="jon pritchard" w:date="2026-03-16T10:03:00Z" w16du:dateUtc="2026-03-16T09:03:00Z">
            <w:rPr>
              <w:b/>
              <w:bCs/>
              <w:i/>
              <w:iCs/>
            </w:rPr>
          </w:rPrChange>
        </w:rPr>
        <w:t>maximumDisplayScale</w:t>
      </w:r>
      <w:proofErr w:type="spellEnd"/>
      <w:r w:rsidRPr="0062074F">
        <w:t xml:space="preserve">. </w:t>
      </w:r>
      <w:del w:id="799" w:author="jonathan pritchard" w:date="2026-03-10T10:57:00Z" w16du:dateUtc="2026-03-10T10:57:00Z">
        <w:r w:rsidRPr="0062074F" w:rsidDel="006A79F7">
          <w:delText xml:space="preserve">For </w:delText>
        </w:r>
      </w:del>
      <w:ins w:id="800" w:author="jonathan pritchard" w:date="2026-03-10T10:57:00Z" w16du:dateUtc="2026-03-10T10:57:00Z">
        <w:r w:rsidR="006A79F7">
          <w:t>In the</w:t>
        </w:r>
        <w:r w:rsidR="006A79F7" w:rsidRPr="0062074F">
          <w:t xml:space="preserve"> </w:t>
        </w:r>
      </w:ins>
      <w:r w:rsidRPr="0062074F">
        <w:t>example, at the left edge of</w:t>
      </w:r>
      <w:del w:id="801" w:author="jon pritchard" w:date="2026-03-07T12:33:00Z" w16du:dateUtc="2026-03-06T23:33:00Z">
        <w:r w:rsidRPr="0062074F" w:rsidDel="003C1749">
          <w:delText xml:space="preserve">  </w:delText>
        </w:r>
      </w:del>
      <w:ins w:id="802" w:author="jon pritchard" w:date="2026-03-07T12:33:00Z" w16du:dateUtc="2026-03-06T23:33:00Z">
        <w:r w:rsidR="003C1749">
          <w:t xml:space="preserve"> </w:t>
        </w:r>
      </w:ins>
      <w:r w:rsidRPr="0062074F">
        <w:t xml:space="preserve">the </w:t>
      </w:r>
      <w:r w:rsidRPr="00C679C8">
        <w:t>display</w:t>
      </w:r>
      <w:r w:rsidR="002E5DBC" w:rsidRPr="00C679C8">
        <w:t xml:space="preserve">, </w:t>
      </w:r>
      <w:r w:rsidR="002E5DBC" w:rsidRPr="00C679C8">
        <w:rPr>
          <w:rPrChange w:id="803" w:author="jonathan pritchard" w:date="2026-03-10T08:04:00Z" w16du:dateUtc="2026-03-10T08:04:00Z">
            <w:rPr>
              <w:highlight w:val="yellow"/>
            </w:rPr>
          </w:rPrChange>
        </w:rPr>
        <w:t>the</w:t>
      </w:r>
      <w:r w:rsidRPr="00C679C8">
        <w:rPr>
          <w:rPrChange w:id="804" w:author="jonathan pritchard" w:date="2026-03-10T08:04:00Z" w16du:dateUtc="2026-03-10T08:04:00Z">
            <w:rPr>
              <w:highlight w:val="yellow"/>
            </w:rPr>
          </w:rPrChange>
        </w:rPr>
        <w:t xml:space="preserve"> </w:t>
      </w:r>
      <w:ins w:id="805" w:author="jonathan pritchard" w:date="2026-03-10T08:03:00Z" w16du:dateUtc="2026-03-10T08:03:00Z">
        <w:r w:rsidR="00C679C8" w:rsidRPr="00C679C8">
          <w:rPr>
            <w:rPrChange w:id="806" w:author="jonathan pritchard" w:date="2026-03-10T08:04:00Z" w16du:dateUtc="2026-03-10T08:04:00Z">
              <w:rPr>
                <w:highlight w:val="yellow"/>
              </w:rPr>
            </w:rPrChange>
          </w:rPr>
          <w:t xml:space="preserve">MSVS of </w:t>
        </w:r>
      </w:ins>
      <w:r w:rsidRPr="00C679C8">
        <w:rPr>
          <w:rPrChange w:id="807" w:author="jonathan pritchard" w:date="2026-03-10T08:04:00Z" w16du:dateUtc="2026-03-10T08:04:00Z">
            <w:rPr>
              <w:highlight w:val="yellow"/>
            </w:rPr>
          </w:rPrChange>
        </w:rPr>
        <w:t xml:space="preserve">scale </w:t>
      </w:r>
      <w:commentRangeStart w:id="808"/>
      <w:r w:rsidRPr="00C679C8">
        <w:rPr>
          <w:rPrChange w:id="809" w:author="jonathan pritchard" w:date="2026-03-10T08:04:00Z" w16du:dateUtc="2026-03-10T08:04:00Z">
            <w:rPr>
              <w:highlight w:val="yellow"/>
            </w:rPr>
          </w:rPrChange>
        </w:rPr>
        <w:t>of</w:t>
      </w:r>
      <w:commentRangeEnd w:id="808"/>
      <w:r w:rsidR="00A63E24" w:rsidRPr="0079413D">
        <w:rPr>
          <w:rStyle w:val="CommentReference"/>
          <w:sz w:val="20"/>
          <w:lang w:val="en-GB"/>
        </w:rPr>
        <w:commentReference w:id="808"/>
      </w:r>
      <w:r w:rsidRPr="0079413D">
        <w:t xml:space="preserve"> 1</w:t>
      </w:r>
      <w:r w:rsidR="002E5DBC" w:rsidRPr="00C679C8">
        <w:t>:</w:t>
      </w:r>
      <w:r w:rsidRPr="00C679C8">
        <w:t>12,500</w:t>
      </w:r>
      <w:r w:rsidRPr="0062074F">
        <w:t xml:space="preserve"> is larger than the </w:t>
      </w:r>
      <w:proofErr w:type="spellStart"/>
      <w:r w:rsidRPr="003D72A2">
        <w:rPr>
          <w:i/>
          <w:iCs/>
          <w:rPrChange w:id="810" w:author="jon pritchard" w:date="2026-03-16T10:03:00Z" w16du:dateUtc="2026-03-16T09:03:00Z">
            <w:rPr>
              <w:b/>
              <w:bCs/>
              <w:i/>
              <w:iCs/>
            </w:rPr>
          </w:rPrChange>
        </w:rPr>
        <w:t>maximumDisplayScale</w:t>
      </w:r>
      <w:proofErr w:type="spellEnd"/>
      <w:r w:rsidRPr="0062074F">
        <w:t xml:space="preserve"> of 1</w:t>
      </w:r>
      <w:r w:rsidR="002E5DBC" w:rsidRPr="0062074F">
        <w:t>:</w:t>
      </w:r>
      <w:r w:rsidRPr="0062074F">
        <w:t>50,000, and so the overscale pattern is required.</w:t>
      </w:r>
    </w:p>
    <w:p w14:paraId="0A578FEC" w14:textId="219D0CC4"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del w:id="811" w:author="jon pritchard" w:date="2026-03-07T12:33:00Z" w16du:dateUtc="2026-03-06T23:33:00Z">
        <w:r w:rsidRPr="0062074F" w:rsidDel="003C1749">
          <w:delText xml:space="preserve">  </w:delText>
        </w:r>
      </w:del>
      <w:ins w:id="812" w:author="jon pritchard" w:date="2026-03-07T12:33:00Z" w16du:dateUtc="2026-03-06T23:33:00Z">
        <w:r w:rsidR="003C1749">
          <w:t xml:space="preserve"> </w:t>
        </w:r>
      </w:ins>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EA718A7"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proofErr w:type="spellStart"/>
      <w:r w:rsidR="009A279C" w:rsidRPr="003D72A2">
        <w:rPr>
          <w:i/>
          <w:iCs/>
          <w:rPrChange w:id="813" w:author="jon pritchard" w:date="2026-03-16T10:03:00Z" w16du:dateUtc="2026-03-16T09:03:00Z">
            <w:rPr>
              <w:b/>
              <w:bCs/>
              <w:i/>
              <w:iCs/>
            </w:rPr>
          </w:rPrChange>
        </w:rPr>
        <w:t>optimum</w:t>
      </w:r>
      <w:r w:rsidR="00117C0F" w:rsidRPr="003D72A2">
        <w:rPr>
          <w:i/>
          <w:iCs/>
          <w:rPrChange w:id="814" w:author="jon pritchard" w:date="2026-03-16T10:03:00Z" w16du:dateUtc="2026-03-16T09:03:00Z">
            <w:rPr>
              <w:b/>
              <w:bCs/>
              <w:i/>
              <w:iCs/>
            </w:rPr>
          </w:rPrChange>
        </w:rPr>
        <w:t>D</w:t>
      </w:r>
      <w:r w:rsidR="009A279C" w:rsidRPr="003D72A2">
        <w:rPr>
          <w:i/>
          <w:iCs/>
          <w:rPrChange w:id="815" w:author="jon pritchard" w:date="2026-03-16T10:03:00Z" w16du:dateUtc="2026-03-16T09:03:00Z">
            <w:rPr>
              <w:b/>
              <w:bCs/>
              <w:i/>
              <w:iCs/>
            </w:rPr>
          </w:rPrChange>
        </w:rPr>
        <w:t>isplay</w:t>
      </w:r>
      <w:r w:rsidR="00117C0F" w:rsidRPr="003D72A2">
        <w:rPr>
          <w:i/>
          <w:iCs/>
          <w:rPrChange w:id="816" w:author="jon pritchard" w:date="2026-03-16T10:03:00Z" w16du:dateUtc="2026-03-16T09:03:00Z">
            <w:rPr>
              <w:b/>
              <w:bCs/>
              <w:i/>
              <w:iCs/>
            </w:rPr>
          </w:rPrChange>
        </w:rPr>
        <w:t>S</w:t>
      </w:r>
      <w:r w:rsidR="009A279C" w:rsidRPr="003D72A2">
        <w:rPr>
          <w:i/>
          <w:iCs/>
          <w:rPrChange w:id="817" w:author="jon pritchard" w:date="2026-03-16T10:03:00Z" w16du:dateUtc="2026-03-16T09:03:00Z">
            <w:rPr>
              <w:b/>
              <w:bCs/>
              <w:i/>
              <w:iCs/>
            </w:rPr>
          </w:rPrChange>
        </w:rPr>
        <w:t>cale</w:t>
      </w:r>
      <w:proofErr w:type="spellEnd"/>
      <w:r w:rsidR="009A279C" w:rsidRPr="0062074F" w:rsidDel="009A279C">
        <w:t xml:space="preserve"> </w:t>
      </w:r>
      <w:r w:rsidRPr="0062074F">
        <w:t>1</w:t>
      </w:r>
      <w:r w:rsidR="00513917" w:rsidRPr="0062074F">
        <w:t>:</w:t>
      </w:r>
      <w:ins w:id="818" w:author="jonathan pritchard" w:date="2026-03-10T08:08:00Z" w16du:dateUtc="2026-03-10T08:08:00Z">
        <w:r w:rsidR="00C679C8">
          <w:t>1</w:t>
        </w:r>
      </w:ins>
      <w:del w:id="819" w:author="jonathan pritchard" w:date="2026-03-10T08:07:00Z" w16du:dateUtc="2026-03-10T08:07:00Z">
        <w:r w:rsidRPr="0062074F" w:rsidDel="00C679C8">
          <w:delText>1</w:delText>
        </w:r>
      </w:del>
      <w:r w:rsidRPr="0062074F">
        <w:t>2,</w:t>
      </w:r>
      <w:ins w:id="820" w:author="jonathan pritchard" w:date="2026-03-10T08:05:00Z" w16du:dateUtc="2026-03-10T08:05:00Z">
        <w:r w:rsidR="00C679C8">
          <w:t>0</w:t>
        </w:r>
      </w:ins>
      <w:del w:id="821" w:author="jonathan pritchard" w:date="2026-03-10T08:05:00Z" w16du:dateUtc="2026-03-10T08:05:00Z">
        <w:r w:rsidRPr="0062074F" w:rsidDel="00C679C8">
          <w:delText>5</w:delText>
        </w:r>
      </w:del>
      <w:r w:rsidRPr="0062074F">
        <w:t>00 would have an overscale indication of X</w:t>
      </w:r>
      <w:del w:id="822" w:author="jonathan pritchard" w:date="2026-03-10T08:05:00Z" w16du:dateUtc="2026-03-10T08:05:00Z">
        <w:r w:rsidRPr="0062074F" w:rsidDel="00C679C8">
          <w:delText xml:space="preserve"> </w:delText>
        </w:r>
      </w:del>
      <w:r w:rsidRPr="0062074F">
        <w:t>3.</w:t>
      </w:r>
      <w:ins w:id="823" w:author="jonathan pritchard" w:date="2026-03-10T08:09:00Z" w16du:dateUtc="2026-03-10T08:09:00Z">
        <w:r w:rsidR="00C679C8">
          <w:t>4</w:t>
        </w:r>
      </w:ins>
      <w:del w:id="824" w:author="jonathan pritchard" w:date="2026-03-10T08:06:00Z" w16du:dateUtc="2026-03-10T08:06:00Z">
        <w:r w:rsidRPr="0062074F" w:rsidDel="00C679C8">
          <w:delText>6</w:delText>
        </w:r>
      </w:del>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825" w:name="_Ref49483424"/>
      <w:bookmarkStart w:id="826" w:name="_Toc219458252"/>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825"/>
      <w:bookmarkEnd w:id="826"/>
    </w:p>
    <w:p w14:paraId="331417C2" w14:textId="6F3A2173" w:rsidR="00DE1106" w:rsidRPr="0062074F" w:rsidDel="007244D0" w:rsidRDefault="00DE1106" w:rsidP="00AA1762">
      <w:pPr>
        <w:spacing w:after="120" w:line="240" w:lineRule="auto"/>
        <w:jc w:val="both"/>
        <w:rPr>
          <w:del w:id="827" w:author="jon pritchard" w:date="2026-03-07T15:02:00Z" w16du:dateUtc="2026-03-07T02:02:00Z"/>
        </w:rPr>
      </w:pPr>
      <w:r w:rsidRPr="0062074F">
        <w:rPr>
          <w:szCs w:val="18"/>
        </w:rPr>
        <w:t xml:space="preserve">The ECDIS must provide an indication when an ENC with a larger </w:t>
      </w:r>
      <w:proofErr w:type="spellStart"/>
      <w:r w:rsidRPr="003D72A2">
        <w:rPr>
          <w:i/>
          <w:iCs/>
          <w:szCs w:val="18"/>
          <w:rPrChange w:id="828" w:author="jon pritchard" w:date="2026-03-16T10:03:00Z" w16du:dateUtc="2026-03-16T09:03:00Z">
            <w:rPr>
              <w:b/>
              <w:bCs/>
              <w:i/>
              <w:iCs/>
              <w:szCs w:val="18"/>
            </w:rPr>
          </w:rPrChange>
        </w:rPr>
        <w:t>optimumDisplayScale</w:t>
      </w:r>
      <w:proofErr w:type="spellEnd"/>
      <w:r w:rsidRPr="0062074F">
        <w:rPr>
          <w:szCs w:val="18"/>
        </w:rPr>
        <w:t xml:space="preserve"> than that provided by the display is available at own ship’s position</w:t>
      </w:r>
      <w:ins w:id="829" w:author="jon pritchard" w:date="2026-03-07T15:10:00Z" w16du:dateUtc="2026-03-07T02:10:00Z">
        <w:r w:rsidR="00397508">
          <w:rPr>
            <w:szCs w:val="18"/>
          </w:rPr>
          <w:t xml:space="preserve"> </w:t>
        </w:r>
        <w:r w:rsidR="00397508" w:rsidRPr="00397508">
          <w:rPr>
            <w:szCs w:val="18"/>
          </w:rPr>
          <w:t>as required by MSC.530(106) Rev.1 clause 6.1.2</w:t>
        </w:r>
      </w:ins>
      <w:r w:rsidRPr="0062074F">
        <w:rPr>
          <w:szCs w:val="18"/>
        </w:rPr>
        <w:t>.</w:t>
      </w:r>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830" w:name="_Ref49376543"/>
      <w:bookmarkStart w:id="831" w:name="_Toc219458253"/>
      <w:r w:rsidRPr="0062074F">
        <w:t>Graphical indexes</w:t>
      </w:r>
      <w:bookmarkEnd w:id="830"/>
      <w:bookmarkEnd w:id="831"/>
    </w:p>
    <w:p w14:paraId="704627B5" w14:textId="1C88F51F" w:rsidR="00910895" w:rsidRPr="0062074F" w:rsidRDefault="002A10D2" w:rsidP="00C8687E">
      <w:pPr>
        <w:pStyle w:val="Heading3"/>
      </w:pPr>
      <w:bookmarkStart w:id="832" w:name="_Ref45727559"/>
      <w:bookmarkStart w:id="833" w:name="_Toc219458254"/>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832"/>
      <w:bookmarkEnd w:id="833"/>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lastRenderedPageBreak/>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Del="00397508" w:rsidRDefault="00A36BF3">
      <w:pPr>
        <w:spacing w:after="120" w:line="240" w:lineRule="auto"/>
        <w:rPr>
          <w:del w:id="834" w:author="jon pritchard" w:date="2026-03-07T15:11:00Z" w16du:dateUtc="2026-03-07T02:11:00Z"/>
        </w:rPr>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835" w:name="_Ref45727563"/>
      <w:bookmarkStart w:id="836" w:name="_Toc219458255"/>
      <w:r w:rsidRPr="0062074F">
        <w:t>Graphical indexes of other S-100 products</w:t>
      </w:r>
      <w:bookmarkEnd w:id="835"/>
      <w:bookmarkEnd w:id="836"/>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0C2406F4"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del w:id="837" w:author="jon pritchard" w:date="2026-03-07T15:11:00Z" w16du:dateUtc="2026-03-07T02:11:00Z">
        <w:r w:rsidR="00A4022E" w:rsidRPr="0062074F" w:rsidDel="00397508">
          <w:delText xml:space="preserve">shall </w:delText>
        </w:r>
      </w:del>
      <w:ins w:id="838" w:author="jon pritchard" w:date="2026-03-07T15:11:00Z" w16du:dateUtc="2026-03-07T02:11:00Z">
        <w:r w:rsidR="00397508">
          <w:t>must</w:t>
        </w:r>
        <w:r w:rsidR="00397508" w:rsidRPr="0062074F">
          <w:t xml:space="preserve"> </w:t>
        </w:r>
      </w:ins>
      <w:r w:rsidR="00A4022E" w:rsidRPr="0062074F">
        <w:t>be differentiated.</w:t>
      </w:r>
    </w:p>
    <w:p w14:paraId="22856E97" w14:textId="6B27E20D" w:rsidR="00910006" w:rsidRPr="0062074F" w:rsidRDefault="00910006" w:rsidP="00DB7CFE">
      <w:pPr>
        <w:pStyle w:val="Heading2"/>
      </w:pPr>
      <w:bookmarkStart w:id="839" w:name="_Toc187673070"/>
      <w:bookmarkStart w:id="840" w:name="_Toc187673302"/>
      <w:bookmarkStart w:id="841" w:name="_Toc188368657"/>
      <w:bookmarkStart w:id="842" w:name="_Toc188621859"/>
      <w:bookmarkStart w:id="843" w:name="_Toc188950440"/>
      <w:bookmarkStart w:id="844" w:name="_Toc188968356"/>
      <w:bookmarkStart w:id="845" w:name="_Toc188968581"/>
      <w:bookmarkStart w:id="846" w:name="_Toc175130216"/>
      <w:bookmarkStart w:id="847" w:name="_Toc175130217"/>
      <w:bookmarkStart w:id="848" w:name="_Toc219458256"/>
      <w:bookmarkEnd w:id="839"/>
      <w:bookmarkEnd w:id="840"/>
      <w:bookmarkEnd w:id="841"/>
      <w:bookmarkEnd w:id="842"/>
      <w:bookmarkEnd w:id="843"/>
      <w:bookmarkEnd w:id="844"/>
      <w:bookmarkEnd w:id="845"/>
      <w:bookmarkEnd w:id="846"/>
      <w:bookmarkEnd w:id="847"/>
      <w:r w:rsidRPr="0062074F">
        <w:t>Limits of data</w:t>
      </w:r>
      <w:bookmarkEnd w:id="848"/>
    </w:p>
    <w:p w14:paraId="1971E9CE" w14:textId="0B2AE818" w:rsidR="00115385" w:rsidRPr="0062074F" w:rsidRDefault="007B18E6" w:rsidP="00115385">
      <w:pPr>
        <w:pStyle w:val="Heading3"/>
      </w:pPr>
      <w:bookmarkStart w:id="849" w:name="_Ref45730411"/>
      <w:bookmarkStart w:id="850" w:name="_Toc219458257"/>
      <w:r w:rsidRPr="0062074F">
        <w:t xml:space="preserve">ENC </w:t>
      </w:r>
      <w:r w:rsidR="00115385" w:rsidRPr="0062074F">
        <w:t>No data areas</w:t>
      </w:r>
      <w:bookmarkEnd w:id="849"/>
      <w:bookmarkEnd w:id="850"/>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851" w:name="_Hlk188952838"/>
      <w:r w:rsidR="007763CD" w:rsidRPr="0062074F">
        <w:rPr>
          <w:b/>
          <w:bCs/>
          <w:i/>
          <w:iCs/>
        </w:rPr>
        <w:t>No ENC Available</w:t>
      </w:r>
      <w:r w:rsidR="00115385" w:rsidRPr="0062074F">
        <w:t xml:space="preserve">" </w:t>
      </w:r>
      <w:r w:rsidRPr="0062074F">
        <w:t xml:space="preserve">must </w:t>
      </w:r>
      <w:bookmarkEnd w:id="851"/>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1F67EDD0"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NONHODAT </w:t>
      </w:r>
      <w:r w:rsidRPr="00397508">
        <w:rPr>
          <w:highlight w:val="yellow"/>
          <w:rPrChange w:id="852" w:author="jon pritchard" w:date="2026-03-07T15:13:00Z" w16du:dateUtc="2026-03-07T02:13:00Z">
            <w:rPr/>
          </w:rPrChange>
        </w:rPr>
        <w:t>appears on the display, or whenever the display is comprised of other than ENC data</w:t>
      </w:r>
      <w:r w:rsidR="006577E0" w:rsidRPr="00397508">
        <w:rPr>
          <w:highlight w:val="yellow"/>
          <w:rPrChange w:id="853" w:author="jon pritchard" w:date="2026-03-07T15:13:00Z" w16du:dateUtc="2026-03-07T02:13:00Z">
            <w:rPr/>
          </w:rPrChange>
        </w:rPr>
        <w:t xml:space="preserve"> </w:t>
      </w:r>
      <w:r w:rsidR="00A4022E" w:rsidRPr="00397508">
        <w:rPr>
          <w:highlight w:val="yellow"/>
          <w:rPrChange w:id="854" w:author="jon pritchard" w:date="2026-03-07T15:13:00Z" w16du:dateUtc="2026-03-07T02:13:00Z">
            <w:rPr/>
          </w:rPrChange>
        </w:rPr>
        <w:t xml:space="preserve">as specified by </w:t>
      </w:r>
      <w:del w:id="855" w:author="jon pritchard" w:date="2026-03-08T00:20:00Z" w16du:dateUtc="2026-03-08T08:20:00Z">
        <w:r w:rsidR="00A4022E" w:rsidRPr="00397508" w:rsidDel="00E934DF">
          <w:rPr>
            <w:highlight w:val="yellow"/>
            <w:rPrChange w:id="856" w:author="jon pritchard" w:date="2026-03-07T15:13:00Z" w16du:dateUtc="2026-03-07T02:13:00Z">
              <w:rPr/>
            </w:rPrChange>
          </w:rPr>
          <w:delText xml:space="preserve">Section </w:delText>
        </w:r>
      </w:del>
      <w:ins w:id="857" w:author="jon pritchard" w:date="2026-03-08T00:20:00Z" w16du:dateUtc="2026-03-08T08:20:00Z">
        <w:r w:rsidR="00E934DF">
          <w:rPr>
            <w:highlight w:val="yellow"/>
          </w:rPr>
          <w:t>clause</w:t>
        </w:r>
        <w:r w:rsidR="00E934DF" w:rsidRPr="00397508">
          <w:rPr>
            <w:highlight w:val="yellow"/>
            <w:rPrChange w:id="858" w:author="jon pritchard" w:date="2026-03-07T15:13:00Z" w16du:dateUtc="2026-03-07T02:13:00Z">
              <w:rPr/>
            </w:rPrChange>
          </w:rPr>
          <w:t xml:space="preserve"> </w:t>
        </w:r>
      </w:ins>
      <w:r w:rsidR="00A4022E" w:rsidRPr="00397508">
        <w:rPr>
          <w:highlight w:val="yellow"/>
          <w:rPrChange w:id="859" w:author="jon pritchard" w:date="2026-03-07T15:13:00Z" w16du:dateUtc="2026-03-07T02:13:00Z">
            <w:rPr/>
          </w:rPrChange>
        </w:rPr>
        <w:fldChar w:fldCharType="begin"/>
      </w:r>
      <w:r w:rsidR="00A4022E" w:rsidRPr="00397508">
        <w:rPr>
          <w:highlight w:val="yellow"/>
          <w:rPrChange w:id="860" w:author="jon pritchard" w:date="2026-03-07T15:13:00Z" w16du:dateUtc="2026-03-07T02:13:00Z">
            <w:rPr/>
          </w:rPrChange>
        </w:rPr>
        <w:instrText xml:space="preserve"> REF _Ref179768848 \r \h </w:instrText>
      </w:r>
      <w:r w:rsidR="0062074F" w:rsidRPr="00397508">
        <w:rPr>
          <w:highlight w:val="yellow"/>
          <w:rPrChange w:id="861" w:author="jon pritchard" w:date="2026-03-07T15:13:00Z" w16du:dateUtc="2026-03-07T02:13:00Z">
            <w:rPr/>
          </w:rPrChange>
        </w:rPr>
        <w:instrText xml:space="preserve"> \* MERGEFORMAT </w:instrText>
      </w:r>
      <w:r w:rsidR="00A4022E" w:rsidRPr="001C715E">
        <w:rPr>
          <w:highlight w:val="yellow"/>
        </w:rPr>
      </w:r>
      <w:r w:rsidR="00A4022E" w:rsidRPr="00397508">
        <w:rPr>
          <w:highlight w:val="yellow"/>
          <w:rPrChange w:id="862" w:author="jon pritchard" w:date="2026-03-07T15:13:00Z" w16du:dateUtc="2026-03-07T02:13:00Z">
            <w:rPr/>
          </w:rPrChange>
        </w:rPr>
        <w:fldChar w:fldCharType="separate"/>
      </w:r>
      <w:ins w:id="863" w:author="jon pritchard" w:date="2026-03-07T15:12:00Z" w16du:dateUtc="2026-03-07T02:12:00Z">
        <w:r w:rsidR="00397508" w:rsidRPr="00397508">
          <w:rPr>
            <w:highlight w:val="yellow"/>
            <w:rPrChange w:id="864" w:author="jon pritchard" w:date="2026-03-07T15:13:00Z" w16du:dateUtc="2026-03-07T02:13:00Z">
              <w:rPr/>
            </w:rPrChange>
          </w:rPr>
          <w:t>8.1.1</w:t>
        </w:r>
      </w:ins>
      <w:del w:id="865" w:author="jon pritchard" w:date="2026-03-07T15:12:00Z" w16du:dateUtc="2026-03-07T02:12:00Z">
        <w:r w:rsidR="00D76083" w:rsidRPr="00397508" w:rsidDel="00397508">
          <w:rPr>
            <w:highlight w:val="yellow"/>
            <w:rPrChange w:id="866" w:author="jon pritchard" w:date="2026-03-07T15:13:00Z" w16du:dateUtc="2026-03-07T02:13:00Z">
              <w:rPr/>
            </w:rPrChange>
          </w:rPr>
          <w:delText>9.1.1</w:delText>
        </w:r>
      </w:del>
      <w:r w:rsidR="00A4022E" w:rsidRPr="00397508">
        <w:rPr>
          <w:highlight w:val="yellow"/>
          <w:rPrChange w:id="867" w:author="jon pritchard" w:date="2026-03-07T15:13:00Z" w16du:dateUtc="2026-03-07T02:13:00Z">
            <w:rPr/>
          </w:rPrChange>
        </w:rPr>
        <w:fldChar w:fldCharType="end"/>
      </w:r>
      <w:r w:rsidRPr="00397508">
        <w:rPr>
          <w:highlight w:val="yellow"/>
          <w:rPrChange w:id="868" w:author="jon pritchard" w:date="2026-03-07T15:13:00Z" w16du:dateUtc="2026-03-07T02:13:00Z">
            <w:rPr/>
          </w:rPrChange>
        </w:rPr>
        <w:t>.</w:t>
      </w:r>
    </w:p>
    <w:p w14:paraId="4DC1DFAF" w14:textId="4CC863CF" w:rsidR="002A10D2" w:rsidRPr="0062074F" w:rsidRDefault="002A10D2" w:rsidP="00226D98">
      <w:pPr>
        <w:pStyle w:val="Heading3"/>
      </w:pPr>
      <w:bookmarkStart w:id="869" w:name="_Toc219458258"/>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proofErr w:type="spellStart"/>
      <w:r w:rsidR="00CF6F82" w:rsidRPr="0062074F">
        <w:t>non official</w:t>
      </w:r>
      <w:proofErr w:type="spellEnd"/>
      <w:r w:rsidR="00CF6F82" w:rsidRPr="0062074F">
        <w:t xml:space="preserve"> S-101 </w:t>
      </w:r>
      <w:r w:rsidR="004B305C" w:rsidRPr="0062074F">
        <w:t>data</w:t>
      </w:r>
      <w:bookmarkEnd w:id="869"/>
      <w:r w:rsidR="00C1640C" w:rsidRPr="0062074F">
        <w:t xml:space="preserve"> </w:t>
      </w:r>
    </w:p>
    <w:p w14:paraId="21AF0B2D" w14:textId="283365F6"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del w:id="870" w:author="jonathan pritchard" w:date="2026-03-10T15:06:00Z" w16du:dateUtc="2026-03-10T15:06:00Z">
        <w:r w:rsidR="008F1A27" w:rsidRPr="0062074F" w:rsidDel="00C83FEF">
          <w:delText xml:space="preserve">The definition of </w:delText>
        </w:r>
        <w:r w:rsidR="00CF6F82" w:rsidRPr="0062074F" w:rsidDel="00C83FEF">
          <w:delText xml:space="preserve">official </w:delText>
        </w:r>
        <w:r w:rsidR="008F1A27" w:rsidRPr="0062074F" w:rsidDel="00C83FEF">
          <w:delText xml:space="preserve">data as opposed to </w:delText>
        </w:r>
        <w:r w:rsidR="00CF6F82" w:rsidRPr="0062074F" w:rsidDel="00C83FEF">
          <w:delText xml:space="preserve">non official </w:delText>
        </w:r>
        <w:r w:rsidR="008F1A27" w:rsidRPr="0062074F" w:rsidDel="00C83FEF">
          <w:delText>data is contained in</w:delText>
        </w:r>
      </w:del>
      <w:ins w:id="871" w:author="jonathan pritchard" w:date="2026-03-10T15:06:00Z" w16du:dateUtc="2026-03-10T15:06:00Z">
        <w:r w:rsidR="00C83FEF">
          <w:t xml:space="preserve">Clause </w:t>
        </w:r>
      </w:ins>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ins w:id="872" w:author="jonathan pritchard" w:date="2026-03-10T15:05:00Z" w16du:dateUtc="2026-03-10T15:05:00Z">
        <w:r w:rsidR="00C83FEF">
          <w:t>8.1.1</w:t>
        </w:r>
      </w:ins>
      <w:del w:id="873" w:author="jonathan pritchard" w:date="2026-03-10T15:05:00Z" w16du:dateUtc="2026-03-10T15:05:00Z">
        <w:r w:rsidR="00FB64A7" w:rsidRPr="0062074F" w:rsidDel="00C83FEF">
          <w:delText>9.1.1</w:delText>
        </w:r>
      </w:del>
      <w:r w:rsidR="008F1A27" w:rsidRPr="0062074F">
        <w:fldChar w:fldCharType="end"/>
      </w:r>
      <w:r w:rsidRPr="0062074F">
        <w:t xml:space="preserve"> </w:t>
      </w:r>
      <w:ins w:id="874" w:author="jonathan pritchard" w:date="2026-03-10T15:06:00Z" w16du:dateUtc="2026-03-10T15:06:00Z">
        <w:r w:rsidR="00C83FEF" w:rsidRPr="00C83FEF">
          <w:t>describes how the ECDIS determines that the data is official</w:t>
        </w:r>
      </w:ins>
      <w:ins w:id="875" w:author="jonathan pritchard" w:date="2026-03-12T11:42:00Z" w16du:dateUtc="2026-03-12T11:42:00Z">
        <w:r w:rsidR="005D6548">
          <w:t>.</w:t>
        </w:r>
      </w:ins>
    </w:p>
    <w:p w14:paraId="39AD5C80" w14:textId="30953574"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del w:id="876" w:author="jon pritchard" w:date="2026-03-07T12:33:00Z" w16du:dateUtc="2026-03-06T23:33:00Z">
        <w:r w:rsidRPr="0062074F" w:rsidDel="003C1749">
          <w:delText xml:space="preserve">  </w:delText>
        </w:r>
      </w:del>
      <w:ins w:id="877" w:author="jon pritchard" w:date="2026-03-07T12:33:00Z" w16du:dateUtc="2026-03-06T23:33:00Z">
        <w:r w:rsidR="003C1749">
          <w:t xml:space="preserve"> </w:t>
        </w:r>
      </w:ins>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w:t>
      </w:r>
      <w:proofErr w:type="spellStart"/>
      <w:r w:rsidRPr="0062074F">
        <w:t>non</w:t>
      </w:r>
      <w:r w:rsidR="00CF6F82" w:rsidRPr="0062074F">
        <w:t xml:space="preserve"> official</w:t>
      </w:r>
      <w:proofErr w:type="spellEnd"/>
      <w:r w:rsidRPr="0062074F">
        <w:t xml:space="preserve"> data must be drawn according to S-101 rules to ensure that the diagonal stroke of the line is on the </w:t>
      </w:r>
      <w:proofErr w:type="spellStart"/>
      <w:r w:rsidRPr="0062074F">
        <w:t>non</w:t>
      </w:r>
      <w:r w:rsidR="00CF6F82" w:rsidRPr="0062074F">
        <w:t xml:space="preserve"> official</w:t>
      </w:r>
      <w:proofErr w:type="spellEnd"/>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 xml:space="preserve">ENC data from </w:t>
      </w:r>
      <w:proofErr w:type="spellStart"/>
      <w:r w:rsidRPr="0062074F">
        <w:t>non</w:t>
      </w:r>
      <w:r w:rsidR="00CF6F82" w:rsidRPr="0062074F">
        <w:t xml:space="preserve"> official</w:t>
      </w:r>
      <w:proofErr w:type="spellEnd"/>
      <w:r w:rsidRPr="0062074F">
        <w:t xml:space="preserve"> chart information.</w:t>
      </w:r>
    </w:p>
    <w:p w14:paraId="613CADD2" w14:textId="1D183A88" w:rsidR="00E90EC5" w:rsidRPr="0062074F" w:rsidRDefault="00E90EC5" w:rsidP="00793CB3">
      <w:pPr>
        <w:pStyle w:val="Heading3"/>
      </w:pPr>
      <w:bookmarkStart w:id="878" w:name="_Toc219458259"/>
      <w:r w:rsidRPr="0062074F">
        <w:t>Limits of other S-100 product data</w:t>
      </w:r>
      <w:bookmarkEnd w:id="878"/>
    </w:p>
    <w:p w14:paraId="104426E9" w14:textId="4885FAE3" w:rsidR="00A65053" w:rsidRPr="00C83FEF" w:rsidDel="00DE689C" w:rsidRDefault="00A65053" w:rsidP="002D7DEE">
      <w:pPr>
        <w:jc w:val="both"/>
        <w:rPr>
          <w:del w:id="879" w:author="jon pritchard" w:date="2026-03-16T09:49:00Z" w16du:dateUtc="2026-03-16T08:49:00Z"/>
          <w:strike/>
          <w:rPrChange w:id="880" w:author="jonathan pritchard" w:date="2026-03-10T15:02:00Z" w16du:dateUtc="2026-03-10T15:02:00Z">
            <w:rPr>
              <w:del w:id="881" w:author="jon pritchard" w:date="2026-03-16T09:49:00Z" w16du:dateUtc="2026-03-16T08:49:00Z"/>
            </w:rPr>
          </w:rPrChange>
        </w:rPr>
      </w:pPr>
      <w:commentRangeStart w:id="882"/>
      <w:del w:id="883" w:author="jon pritchard" w:date="2026-03-16T09:49:00Z" w16du:dateUtc="2026-03-16T08:49:00Z">
        <w:r w:rsidRPr="00C83FEF" w:rsidDel="00DE689C">
          <w:rPr>
            <w:strike/>
            <w:highlight w:val="yellow"/>
            <w:rPrChange w:id="884" w:author="jonathan pritchard" w:date="2026-03-10T15:02:00Z" w16du:dateUtc="2026-03-10T15:02:00Z">
              <w:rPr/>
            </w:rPrChange>
          </w:rPr>
          <w:delText>No specific requirements for non S-101 products</w:delText>
        </w:r>
        <w:r w:rsidR="00095B33" w:rsidRPr="00C83FEF" w:rsidDel="00DE689C">
          <w:rPr>
            <w:strike/>
            <w:highlight w:val="yellow"/>
            <w:rPrChange w:id="885" w:author="jonathan pritchard" w:date="2026-03-10T15:02:00Z" w16du:dateUtc="2026-03-10T15:02:00Z">
              <w:rPr/>
            </w:rPrChange>
          </w:rPr>
          <w:delText>? Or by pick report? Or mark with NONHODAT if it’s unofficial? Or is it done as a CP?</w:delText>
        </w:r>
        <w:commentRangeEnd w:id="882"/>
        <w:r w:rsidR="00167419" w:rsidRPr="00C83FEF" w:rsidDel="00DE689C">
          <w:rPr>
            <w:rStyle w:val="CommentReference"/>
            <w:strike/>
            <w:sz w:val="20"/>
            <w:lang w:val="en-GB"/>
            <w:rPrChange w:id="886" w:author="jonathan pritchard" w:date="2026-03-10T15:02:00Z" w16du:dateUtc="2026-03-10T15:02:00Z">
              <w:rPr>
                <w:rStyle w:val="CommentReference"/>
                <w:sz w:val="20"/>
                <w:lang w:val="en-GB"/>
              </w:rPr>
            </w:rPrChange>
          </w:rPr>
          <w:commentReference w:id="882"/>
        </w:r>
      </w:del>
    </w:p>
    <w:p w14:paraId="441B685C" w14:textId="6E03B60E"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ins w:id="887" w:author="jonathan pritchard" w:date="2026-03-12T11:40:00Z" w16du:dateUtc="2026-03-12T11:40:00Z">
        <w:r w:rsidR="00292EBC">
          <w:t xml:space="preserve">. </w:t>
        </w:r>
      </w:ins>
      <w:del w:id="888" w:author="jonathan pritchard" w:date="2026-03-12T11:41:00Z" w16du:dateUtc="2026-03-12T11:41:00Z">
        <w:r w:rsidR="007F7BF1" w:rsidRPr="0062074F" w:rsidDel="00292EBC">
          <w:delText xml:space="preserve"> as defined by</w:delText>
        </w:r>
      </w:del>
      <w:ins w:id="889" w:author="jonathan pritchard" w:date="2026-03-12T11:41:00Z" w16du:dateUtc="2026-03-12T11:41:00Z">
        <w:r w:rsidR="00292EBC">
          <w:t>Clause</w:t>
        </w:r>
      </w:ins>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ins w:id="890" w:author="jonathan pritchard" w:date="2026-03-12T11:41:00Z" w16du:dateUtc="2026-03-12T11:41:00Z">
        <w:r w:rsidR="00292EBC">
          <w:t xml:space="preserve"> </w:t>
        </w:r>
        <w:r w:rsidR="00292EBC" w:rsidRPr="00292EBC">
          <w:t>describes how the ECDIS determines that data is official</w:t>
        </w:r>
      </w:ins>
      <w:del w:id="891" w:author="jonathan pritchard" w:date="2026-03-12T11:41:00Z" w16du:dateUtc="2026-03-12T11:41:00Z">
        <w:r w:rsidR="007F7BF1" w:rsidRPr="0062074F" w:rsidDel="00292EBC">
          <w:delText xml:space="preserve"> </w:delText>
        </w:r>
      </w:del>
      <w:r w:rsidRPr="0062074F">
        <w:t>. The display for each supported data product must be differentiated.</w:t>
      </w:r>
    </w:p>
    <w:p w14:paraId="528E9580" w14:textId="309689E9" w:rsidR="00FB5B93" w:rsidRPr="00C83FEF" w:rsidRDefault="00FB5B93" w:rsidP="002D7DEE">
      <w:pPr>
        <w:jc w:val="both"/>
        <w:rPr>
          <w:highlight w:val="yellow"/>
          <w:rPrChange w:id="892" w:author="jonathan pritchard" w:date="2026-03-10T15:04:00Z" w16du:dateUtc="2026-03-10T15:04:00Z">
            <w:rPr/>
          </w:rPrChange>
        </w:rPr>
      </w:pPr>
      <w:commentRangeStart w:id="893"/>
      <w:r w:rsidRPr="00C83FEF">
        <w:rPr>
          <w:highlight w:val="yellow"/>
          <w:rPrChange w:id="894" w:author="jonathan pritchard" w:date="2026-03-10T15:04:00Z" w16du:dateUtc="2026-03-10T15:04:00Z">
            <w:rPr/>
          </w:rPrChange>
        </w:rPr>
        <w:t>For gridded data, the no-data area limits do not need to demarcate areas within the grid extent which are covered by fill values.</w:t>
      </w:r>
    </w:p>
    <w:p w14:paraId="09CC841A" w14:textId="1C4E6868" w:rsidR="00A72FA4" w:rsidRPr="0062074F" w:rsidRDefault="008325BE" w:rsidP="00A72FA4">
      <w:pPr>
        <w:spacing w:after="120" w:line="240" w:lineRule="auto"/>
        <w:jc w:val="both"/>
      </w:pPr>
      <w:r w:rsidRPr="00C83FEF">
        <w:rPr>
          <w:b/>
          <w:bCs/>
          <w:highlight w:val="yellow"/>
          <w:rPrChange w:id="895" w:author="jonathan pritchard" w:date="2026-03-10T15:04:00Z" w16du:dateUtc="2026-03-10T15:04:00Z">
            <w:rPr>
              <w:b/>
              <w:bCs/>
            </w:rPr>
          </w:rPrChange>
        </w:rPr>
        <w:t xml:space="preserve">NOTE: </w:t>
      </w:r>
      <w:r w:rsidR="00F80433" w:rsidRPr="00C83FEF">
        <w:rPr>
          <w:b/>
          <w:bCs/>
          <w:highlight w:val="yellow"/>
          <w:rPrChange w:id="896" w:author="jonathan pritchard" w:date="2026-03-10T15:04:00Z" w16du:dateUtc="2026-03-10T15:04:00Z">
            <w:rPr>
              <w:b/>
              <w:bCs/>
            </w:rPr>
          </w:rPrChange>
        </w:rPr>
        <w:t>F</w:t>
      </w:r>
      <w:r w:rsidRPr="00C83FEF">
        <w:rPr>
          <w:b/>
          <w:bCs/>
          <w:highlight w:val="yellow"/>
          <w:rPrChange w:id="897" w:author="jonathan pritchard" w:date="2026-03-10T15:04:00Z" w16du:dateUtc="2026-03-10T15:04:00Z">
            <w:rPr>
              <w:b/>
              <w:bCs/>
            </w:rPr>
          </w:rPrChange>
        </w:rPr>
        <w:t xml:space="preserve">or </w:t>
      </w:r>
      <w:r w:rsidR="00F80433" w:rsidRPr="00C83FEF">
        <w:rPr>
          <w:b/>
          <w:bCs/>
          <w:highlight w:val="yellow"/>
          <w:rPrChange w:id="898" w:author="jonathan pritchard" w:date="2026-03-10T15:04:00Z" w16du:dateUtc="2026-03-10T15:04:00Z">
            <w:rPr>
              <w:b/>
              <w:bCs/>
            </w:rPr>
          </w:rPrChange>
        </w:rPr>
        <w:t>some types of coverage products (for example gridded data)</w:t>
      </w:r>
      <w:r w:rsidRPr="00C83FEF">
        <w:rPr>
          <w:b/>
          <w:bCs/>
          <w:highlight w:val="yellow"/>
          <w:rPrChange w:id="899" w:author="jonathan pritchard" w:date="2026-03-10T15:04:00Z" w16du:dateUtc="2026-03-10T15:04:00Z">
            <w:rPr>
              <w:b/>
              <w:bCs/>
            </w:rPr>
          </w:rPrChange>
        </w:rPr>
        <w:t xml:space="preserve">, no-data areas </w:t>
      </w:r>
      <w:del w:id="900" w:author="jonathan pritchard" w:date="2026-03-10T15:03:00Z" w16du:dateUtc="2026-03-10T15:03:00Z">
        <w:r w:rsidR="00F80433" w:rsidRPr="00C83FEF" w:rsidDel="00C83FEF">
          <w:rPr>
            <w:b/>
            <w:bCs/>
            <w:highlight w:val="yellow"/>
            <w:rPrChange w:id="901" w:author="jonathan pritchard" w:date="2026-03-10T15:04:00Z" w16du:dateUtc="2026-03-10T15:04:00Z">
              <w:rPr>
                <w:b/>
                <w:bCs/>
              </w:rPr>
            </w:rPrChange>
          </w:rPr>
          <w:delText>may</w:delText>
        </w:r>
        <w:r w:rsidRPr="00C83FEF" w:rsidDel="00C83FEF">
          <w:rPr>
            <w:b/>
            <w:bCs/>
            <w:highlight w:val="yellow"/>
            <w:rPrChange w:id="902" w:author="jonathan pritchard" w:date="2026-03-10T15:04:00Z" w16du:dateUtc="2026-03-10T15:04:00Z">
              <w:rPr>
                <w:b/>
                <w:bCs/>
              </w:rPr>
            </w:rPrChange>
          </w:rPr>
          <w:delText xml:space="preserve"> </w:delText>
        </w:r>
      </w:del>
      <w:ins w:id="903" w:author="jonathan pritchard" w:date="2026-03-10T15:03:00Z" w16du:dateUtc="2026-03-10T15:03:00Z">
        <w:r w:rsidR="00C83FEF" w:rsidRPr="00C83FEF">
          <w:rPr>
            <w:b/>
            <w:bCs/>
            <w:highlight w:val="yellow"/>
            <w:rPrChange w:id="904" w:author="jonathan pritchard" w:date="2026-03-10T15:04:00Z" w16du:dateUtc="2026-03-10T15:04:00Z">
              <w:rPr>
                <w:b/>
                <w:bCs/>
              </w:rPr>
            </w:rPrChange>
          </w:rPr>
          <w:t xml:space="preserve">can </w:t>
        </w:r>
      </w:ins>
      <w:r w:rsidRPr="00C83FEF">
        <w:rPr>
          <w:b/>
          <w:bCs/>
          <w:highlight w:val="yellow"/>
          <w:rPrChange w:id="905" w:author="jonathan pritchard" w:date="2026-03-10T15:04:00Z" w16du:dateUtc="2026-03-10T15:04:00Z">
            <w:rPr>
              <w:b/>
              <w:bCs/>
            </w:rPr>
          </w:rPrChange>
        </w:rPr>
        <w:t xml:space="preserve">be </w:t>
      </w:r>
      <w:r w:rsidR="00F80433" w:rsidRPr="00C83FEF">
        <w:rPr>
          <w:b/>
          <w:bCs/>
          <w:highlight w:val="yellow"/>
          <w:rPrChange w:id="906" w:author="jonathan pritchard" w:date="2026-03-10T15:04:00Z" w16du:dateUtc="2026-03-10T15:04:00Z">
            <w:rPr>
              <w:b/>
              <w:bCs/>
            </w:rPr>
          </w:rPrChange>
        </w:rPr>
        <w:t>easily distinguished by the lack of portrayal.</w:t>
      </w:r>
      <w:r w:rsidR="00F80433" w:rsidRPr="00C83FEF">
        <w:rPr>
          <w:highlight w:val="yellow"/>
          <w:rPrChange w:id="907" w:author="jonathan pritchard" w:date="2026-03-10T15:04:00Z" w16du:dateUtc="2026-03-10T15:04:00Z">
            <w:rPr/>
          </w:rPrChange>
        </w:rPr>
        <w:t xml:space="preserve"> </w:t>
      </w:r>
      <w:r w:rsidR="00D6305C" w:rsidRPr="00C83FEF">
        <w:rPr>
          <w:highlight w:val="yellow"/>
          <w:rPrChange w:id="908" w:author="jonathan pritchard" w:date="2026-03-10T15:04:00Z" w16du:dateUtc="2026-03-10T15:04:00Z">
            <w:rPr/>
          </w:rPrChange>
        </w:rPr>
        <w:t xml:space="preserve">Nevertheless, consistent treatment of products is </w:t>
      </w:r>
      <w:r w:rsidR="00FB5B93" w:rsidRPr="00C83FEF">
        <w:rPr>
          <w:highlight w:val="yellow"/>
          <w:rPrChange w:id="909" w:author="jonathan pritchard" w:date="2026-03-10T15:04:00Z" w16du:dateUtc="2026-03-10T15:04:00Z">
            <w:rPr/>
          </w:rPrChange>
        </w:rPr>
        <w:t xml:space="preserve">required </w:t>
      </w:r>
      <w:r w:rsidR="00D6305C" w:rsidRPr="00C83FEF">
        <w:rPr>
          <w:highlight w:val="yellow"/>
          <w:rPrChange w:id="910" w:author="jonathan pritchard" w:date="2026-03-10T15:04:00Z" w16du:dateUtc="2026-03-10T15:04:00Z">
            <w:rPr/>
          </w:rPrChange>
        </w:rPr>
        <w:t>for the convenience of the mariner - either this clause should be implemented for all the non-ENC S-100 products, or for none of them.</w:t>
      </w:r>
      <w:r w:rsidR="00F80433" w:rsidRPr="0062074F">
        <w:t xml:space="preserve"> </w:t>
      </w:r>
      <w:commentRangeEnd w:id="893"/>
      <w:r w:rsidR="00C83FEF" w:rsidRPr="0062074F">
        <w:rPr>
          <w:rStyle w:val="CommentReference"/>
          <w:sz w:val="20"/>
          <w:lang w:val="en-GB"/>
        </w:rPr>
        <w:commentReference w:id="893"/>
      </w:r>
    </w:p>
    <w:p w14:paraId="3E065986" w14:textId="666AE9E1" w:rsidR="002A10D2" w:rsidRPr="0062074F" w:rsidRDefault="002A10D2" w:rsidP="00DB7CFE">
      <w:pPr>
        <w:pStyle w:val="Heading2"/>
      </w:pPr>
      <w:bookmarkStart w:id="911" w:name="_Ref98335407"/>
      <w:bookmarkStart w:id="912" w:name="_Toc219458260"/>
      <w:r w:rsidRPr="0062074F">
        <w:t>Special ECDIS chart symbols to identify unsafe depths</w:t>
      </w:r>
      <w:bookmarkEnd w:id="911"/>
      <w:bookmarkEnd w:id="912"/>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913" w:name="_Ref49484089"/>
      <w:bookmarkStart w:id="914" w:name="_Toc219458261"/>
      <w:r w:rsidRPr="0062074F">
        <w:t>Safety Contour</w:t>
      </w:r>
      <w:bookmarkEnd w:id="913"/>
      <w:bookmarkEnd w:id="91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lastRenderedPageBreak/>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915" w:name="_Toc194061734"/>
      <w:bookmarkStart w:id="916" w:name="_Toc194067124"/>
      <w:bookmarkStart w:id="917" w:name="_Toc178784384"/>
      <w:bookmarkStart w:id="918" w:name="_Toc178784385"/>
      <w:bookmarkStart w:id="919" w:name="_Toc178784386"/>
      <w:bookmarkStart w:id="920" w:name="_Toc178784387"/>
      <w:bookmarkStart w:id="921" w:name="_Toc178784388"/>
      <w:bookmarkStart w:id="922" w:name="_Toc178784389"/>
      <w:bookmarkStart w:id="923" w:name="_Toc178784390"/>
      <w:bookmarkStart w:id="924" w:name="_Toc178784391"/>
      <w:bookmarkStart w:id="925" w:name="_Toc175130228"/>
      <w:bookmarkStart w:id="926" w:name="_Toc175130229"/>
      <w:bookmarkStart w:id="927" w:name="_Toc175130230"/>
      <w:bookmarkStart w:id="928" w:name="_Toc175130231"/>
      <w:bookmarkStart w:id="929" w:name="_Toc175130232"/>
      <w:bookmarkStart w:id="930" w:name="_Toc175130233"/>
      <w:bookmarkStart w:id="931" w:name="_Ref49471603"/>
      <w:bookmarkStart w:id="932" w:name="_Toc219458262"/>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r w:rsidRPr="0062074F">
        <w:t>Date-dependent features</w:t>
      </w:r>
      <w:bookmarkEnd w:id="931"/>
      <w:bookmarkEnd w:id="932"/>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proofErr w:type="spellStart"/>
      <w:r w:rsidRPr="003D72A2">
        <w:rPr>
          <w:i/>
          <w:iCs/>
        </w:rPr>
        <w:t>periodicDateRange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 periodic nature of the feature. Other features, such as traffic separation schemes, use the complex attribute </w:t>
      </w:r>
      <w:proofErr w:type="spellStart"/>
      <w:r w:rsidRPr="003D72A2">
        <w:rPr>
          <w:i/>
          <w:iCs/>
        </w:rPr>
        <w:t>fixedDateRange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933" w:name="_Toc219458263"/>
      <w:r w:rsidRPr="0062074F">
        <w:t>Display of date-dependent features by mariner-selected date</w:t>
      </w:r>
      <w:bookmarkEnd w:id="933"/>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proofErr w:type="spellStart"/>
      <w:r w:rsidR="00004400" w:rsidRPr="003D72A2">
        <w:rPr>
          <w:i/>
          <w:iCs/>
        </w:rPr>
        <w:t>dateStart</w:t>
      </w:r>
      <w:proofErr w:type="spellEnd"/>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934" w:name="_Toc175130236"/>
      <w:bookmarkStart w:id="935" w:name="_Toc175130237"/>
      <w:bookmarkStart w:id="936" w:name="_Ref49481796"/>
      <w:bookmarkStart w:id="937" w:name="_Toc219458264"/>
      <w:bookmarkEnd w:id="934"/>
      <w:bookmarkEnd w:id="935"/>
      <w:r w:rsidRPr="0062074F">
        <w:t>Indication of date adjustment</w:t>
      </w:r>
      <w:bookmarkEnd w:id="936"/>
      <w:bookmarkEnd w:id="937"/>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 xml:space="preserve">Time – Display is based on date dd mmm </w:t>
      </w:r>
      <w:proofErr w:type="spellStart"/>
      <w:r w:rsidRPr="0062074F">
        <w:t>yyyy</w:t>
      </w:r>
      <w:proofErr w:type="spellEnd"/>
    </w:p>
    <w:p w14:paraId="29683DEE" w14:textId="6EA50E1E" w:rsidR="00223A07" w:rsidRPr="0062074F" w:rsidRDefault="00223A07" w:rsidP="00AE2737">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 xml:space="preserve">Time – Display is based on viewing date range from dd mmm </w:t>
      </w:r>
      <w:proofErr w:type="spellStart"/>
      <w:r w:rsidRPr="0062074F">
        <w:t>yyyy</w:t>
      </w:r>
      <w:proofErr w:type="spellEnd"/>
      <w:r w:rsidRPr="0062074F">
        <w:t xml:space="preserve"> to dd mmm </w:t>
      </w:r>
      <w:proofErr w:type="spellStart"/>
      <w:r w:rsidRPr="0062074F">
        <w:t>yyyy</w:t>
      </w:r>
      <w:proofErr w:type="spellEnd"/>
    </w:p>
    <w:p w14:paraId="62957D6A" w14:textId="77777777" w:rsidR="00737C53" w:rsidRPr="0062074F" w:rsidRDefault="00737C53" w:rsidP="00737C53">
      <w:pPr>
        <w:spacing w:after="120" w:line="240" w:lineRule="auto"/>
        <w:jc w:val="both"/>
      </w:pPr>
    </w:p>
    <w:p w14:paraId="60C904EA" w14:textId="4476B25B" w:rsidR="000C4FCD" w:rsidRPr="0062074F" w:rsidRDefault="002D13C2" w:rsidP="00DB7CFE">
      <w:pPr>
        <w:pStyle w:val="Heading2"/>
        <w:rPr>
          <w:strike/>
        </w:rPr>
      </w:pPr>
      <w:bookmarkStart w:id="938" w:name="_Toc219458265"/>
      <w:r w:rsidRPr="0062074F">
        <w:t>Decluttering the screen</w:t>
      </w:r>
      <w:bookmarkEnd w:id="938"/>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proofErr w:type="spellStart"/>
      <w:r w:rsidRPr="003D72A2">
        <w:rPr>
          <w:i/>
          <w:iCs/>
        </w:rPr>
        <w:t>scaleMinimum</w:t>
      </w:r>
      <w:proofErr w:type="spellEnd"/>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proofErr w:type="spellStart"/>
      <w:r w:rsidRPr="003D72A2">
        <w:rPr>
          <w:i/>
          <w:iCs/>
        </w:rPr>
        <w:t>scaleMinimum</w:t>
      </w:r>
      <w:proofErr w:type="spellEnd"/>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proofErr w:type="spellStart"/>
      <w:r w:rsidRPr="003D72A2">
        <w:rPr>
          <w:i/>
          <w:iCs/>
        </w:rPr>
        <w:t>scaleMinimum</w:t>
      </w:r>
      <w:proofErr w:type="spellEnd"/>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2E2E5ED7" w:rsidR="00E02155" w:rsidDel="00397508" w:rsidRDefault="00A24FDC" w:rsidP="00A24FDC">
      <w:pPr>
        <w:spacing w:after="120" w:line="240" w:lineRule="auto"/>
        <w:jc w:val="both"/>
        <w:rPr>
          <w:del w:id="939" w:author="jon pritchard" w:date="2026-03-07T15:15:00Z" w16du:dateUtc="2026-03-07T02:15:00Z"/>
        </w:rPr>
      </w:pPr>
      <w:r w:rsidRPr="0062074F">
        <w:t>The IMO Performance Standard</w:t>
      </w:r>
      <w:ins w:id="940" w:author="jon pritchard" w:date="2026-03-07T08:39:00Z" w16du:dateUtc="2026-03-06T19:39:00Z">
        <w:r w:rsidR="009E7FC0">
          <w:t>s</w:t>
        </w:r>
      </w:ins>
      <w:r w:rsidRPr="0062074F">
        <w:t xml:space="preserve"> for ECDIS MSC.530(106)/Rev.1, clause </w:t>
      </w:r>
      <w:r>
        <w:t>6.1.3 states that</w:t>
      </w:r>
      <w:del w:id="941" w:author="jon pritchard" w:date="2026-03-07T12:33:00Z" w16du:dateUtc="2026-03-06T23:33:00Z">
        <w:r w:rsidDel="003C1749">
          <w:delText xml:space="preserve">  </w:delText>
        </w:r>
      </w:del>
      <w:ins w:id="942" w:author="jon pritchard" w:date="2026-03-07T12:33:00Z" w16du:dateUtc="2026-03-06T23:33:00Z">
        <w:r w:rsidR="003C1749">
          <w:t xml:space="preserve"> </w:t>
        </w:r>
      </w:ins>
      <w:r w:rsidRPr="00A24FDC">
        <w:t xml:space="preserve">ECDIS </w:t>
      </w:r>
      <w:del w:id="943" w:author="jon pritchard" w:date="2026-03-07T09:22:00Z" w16du:dateUtc="2026-03-06T20:22:00Z">
        <w:r w:rsidRPr="00A24FDC" w:rsidDel="00413BA8">
          <w:delText xml:space="preserve">should </w:delText>
        </w:r>
      </w:del>
      <w:ins w:id="944" w:author="jon pritchard" w:date="2026-03-07T09:22:00Z" w16du:dateUtc="2026-03-06T20:22:00Z">
        <w:r w:rsidR="00413BA8">
          <w:t>must</w:t>
        </w:r>
        <w:r w:rsidR="00413BA8" w:rsidRPr="00A24FDC">
          <w:t xml:space="preserve"> </w:t>
        </w:r>
      </w:ins>
      <w:r w:rsidRPr="00A24FDC">
        <w:t>provide an indication if</w:t>
      </w:r>
      <w:r>
        <w:t xml:space="preserve"> </w:t>
      </w:r>
      <w:r w:rsidRPr="00A24FDC">
        <w:t>information at own ship's position is not displayed because of applying scale minimum for display</w:t>
      </w:r>
      <w:ins w:id="945" w:author="jon pritchard" w:date="2026-03-07T11:51:00Z" w16du:dateUtc="2026-03-06T22:51:00Z">
        <w:r w:rsidR="009B7431">
          <w:t>.</w:t>
        </w:r>
      </w:ins>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lastRenderedPageBreak/>
        <w:t xml:space="preserve"> </w:t>
      </w:r>
      <w:bookmarkStart w:id="946" w:name="_Toc219458266"/>
      <w:r w:rsidR="000C4FCD" w:rsidRPr="0062074F">
        <w:t>IMO presentation elements</w:t>
      </w:r>
      <w:bookmarkEnd w:id="946"/>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947" w:name="_Ref49482141"/>
      <w:bookmarkStart w:id="948" w:name="_Toc219458267"/>
      <w:r w:rsidRPr="0062074F">
        <w:t xml:space="preserve">Scale bar </w:t>
      </w:r>
      <w:r w:rsidR="006455DA" w:rsidRPr="0062074F">
        <w:t>and</w:t>
      </w:r>
      <w:r w:rsidRPr="0062074F">
        <w:t xml:space="preserve"> latitude scale</w:t>
      </w:r>
      <w:bookmarkEnd w:id="947"/>
      <w:bookmarkEnd w:id="948"/>
    </w:p>
    <w:p w14:paraId="5655115B" w14:textId="67FB481A" w:rsidR="00A9027F" w:rsidRPr="0062074F" w:rsidRDefault="00A9027F" w:rsidP="00737C53">
      <w:pPr>
        <w:spacing w:after="60" w:line="240" w:lineRule="auto"/>
        <w:jc w:val="both"/>
      </w:pPr>
      <w:bookmarkStart w:id="949" w:name="_Hlk47653421"/>
      <w:r w:rsidRPr="0062074F">
        <w:t xml:space="preserve">The IMO </w:t>
      </w:r>
      <w:r w:rsidR="001F7977" w:rsidRPr="0062074F">
        <w:t>Performance Standards</w:t>
      </w:r>
      <w:r w:rsidRPr="0062074F">
        <w:t xml:space="preserve"> require an indication of scale and range as part of the Display Base.</w:t>
      </w:r>
      <w:bookmarkEnd w:id="949"/>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1A519B23"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ins w:id="950" w:author="jon pritchard" w:date="2026-03-07T08:43:00Z" w16du:dateUtc="2026-03-06T19:43:00Z">
        <w:r w:rsidR="0057084D">
          <w:t>:</w:t>
        </w:r>
      </w:ins>
      <w:del w:id="951" w:author="jon pritchard" w:date="2026-03-07T08:43:00Z" w16du:dateUtc="2026-03-06T19:43:00Z">
        <w:r w:rsidR="00A9027F" w:rsidRPr="0062074F" w:rsidDel="0057084D">
          <w:delText>/</w:delText>
        </w:r>
      </w:del>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05024BEE"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ins w:id="952" w:author="jon pritchard" w:date="2026-03-07T08:43:00Z" w16du:dateUtc="2026-03-06T19:43:00Z">
        <w:r w:rsidR="0057084D">
          <w:t>:</w:t>
        </w:r>
      </w:ins>
      <w:del w:id="953" w:author="jon pritchard" w:date="2026-03-07T08:43:00Z" w16du:dateUtc="2026-03-06T19:43:00Z">
        <w:r w:rsidR="00A9027F" w:rsidRPr="0062074F" w:rsidDel="0057084D">
          <w:delText>/</w:delText>
        </w:r>
      </w:del>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954"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ins w:id="955" w:author="jon pritchard" w:date="2026-03-07T08:44:00Z" w16du:dateUtc="2026-03-06T19:44:00Z">
              <w:r w:rsidR="0057084D">
                <w:t>,</w:t>
              </w:r>
            </w:ins>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proofErr w:type="spellStart"/>
            <w:r w:rsidRPr="0062074F">
              <w:t>OverRadar</w:t>
            </w:r>
            <w:proofErr w:type="spellEnd"/>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954"/>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ins w:id="956" w:author="jon pritchard" w:date="2026-03-07T08:44:00Z" w16du:dateUtc="2026-03-06T19:44:00Z">
              <w:r w:rsidR="0057084D">
                <w:t>,</w:t>
              </w:r>
            </w:ins>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46C2E594" w:rsidR="0004238B" w:rsidRPr="0062074F" w:rsidRDefault="0004238B" w:rsidP="00F42179">
      <w:pPr>
        <w:pStyle w:val="Caption"/>
        <w:spacing w:after="120" w:line="240" w:lineRule="auto"/>
        <w:jc w:val="center"/>
      </w:pPr>
      <w:bookmarkStart w:id="957" w:name="_Ref46837498"/>
      <w:bookmarkStart w:id="958" w:name="_Ref46837493"/>
      <w:r w:rsidRPr="0062074F">
        <w:t xml:space="preserve">Table </w:t>
      </w:r>
      <w:ins w:id="959" w:author="jon pritchard" w:date="2026-03-27T11:52:00Z" w16du:dateUtc="2026-03-27T11:52:00Z">
        <w:r w:rsidR="00157948">
          <w:fldChar w:fldCharType="begin"/>
        </w:r>
        <w:r w:rsidR="00157948">
          <w:instrText xml:space="preserve"> SEQ Table \* ARABIC </w:instrText>
        </w:r>
      </w:ins>
      <w:r w:rsidR="00157948">
        <w:fldChar w:fldCharType="separate"/>
      </w:r>
      <w:ins w:id="960" w:author="jon pritchard" w:date="2026-03-27T11:52:00Z" w16du:dateUtc="2026-03-27T11:52:00Z">
        <w:r w:rsidR="00157948">
          <w:rPr>
            <w:noProof/>
          </w:rPr>
          <w:t>1</w:t>
        </w:r>
        <w:r w:rsidR="00157948">
          <w:fldChar w:fldCharType="end"/>
        </w:r>
      </w:ins>
      <w:del w:id="961"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1</w:delText>
        </w:r>
        <w:r w:rsidR="00C56536" w:rsidRPr="0062074F" w:rsidDel="00157948">
          <w:fldChar w:fldCharType="end"/>
        </w:r>
      </w:del>
      <w:bookmarkEnd w:id="957"/>
      <w:r w:rsidRPr="0062074F">
        <w:t xml:space="preserve"> - Scale bar presentation</w:t>
      </w:r>
      <w:bookmarkEnd w:id="958"/>
      <w:r w:rsidR="007B2046" w:rsidRPr="0062074F">
        <w:t xml:space="preserve"> parameters</w:t>
      </w:r>
    </w:p>
    <w:p w14:paraId="3485200B" w14:textId="54AE46B9"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ins w:id="962" w:author="jon pritchard" w:date="2026-03-07T08:44:00Z" w16du:dateUtc="2026-03-06T19:44:00Z">
        <w:r w:rsidR="0057084D">
          <w:t>:</w:t>
        </w:r>
      </w:ins>
      <w:del w:id="963" w:author="jon pritchard" w:date="2026-03-07T08:44:00Z" w16du:dateUtc="2026-03-06T19:44:00Z">
        <w:r w:rsidR="001F7977" w:rsidRPr="0062074F" w:rsidDel="0057084D">
          <w:delText>/</w:delText>
        </w:r>
      </w:del>
      <w:r w:rsidR="00224FDE" w:rsidRPr="0062074F">
        <w:t>8</w:t>
      </w:r>
      <w:r w:rsidR="001F7977" w:rsidRPr="0062074F">
        <w:t>0,000 (for example, a scale of 1</w:t>
      </w:r>
      <w:ins w:id="964" w:author="jon pritchard" w:date="2026-03-07T08:44:00Z" w16du:dateUtc="2026-03-06T19:44:00Z">
        <w:r w:rsidR="0057084D">
          <w:t>:</w:t>
        </w:r>
      </w:ins>
      <w:del w:id="965" w:author="jon pritchard" w:date="2026-03-07T08:44:00Z" w16du:dateUtc="2026-03-06T19:44:00Z">
        <w:r w:rsidR="001F7977" w:rsidRPr="0062074F" w:rsidDel="0057084D">
          <w:delText>/</w:delText>
        </w:r>
      </w:del>
      <w:r w:rsidR="001F7977" w:rsidRPr="0062074F">
        <w:t>50,000) draw symbol 'SCALEB10' on the left side of the chart display, bottom justified and 3mm in from the border of the display. Make sure the symbo</w:t>
      </w:r>
      <w:r w:rsidR="00A94367" w:rsidRPr="0062074F">
        <w:t>l should be sized</w:t>
      </w:r>
      <w:del w:id="966" w:author="jon pritchard" w:date="2026-03-07T12:33:00Z" w16du:dateUtc="2026-03-06T23:33:00Z">
        <w:r w:rsidR="00A94367" w:rsidRPr="0062074F" w:rsidDel="003C1749">
          <w:delText xml:space="preserve"> </w:delText>
        </w:r>
        <w:r w:rsidR="001F7977" w:rsidRPr="0062074F" w:rsidDel="003C1749">
          <w:delText xml:space="preserve"> </w:delText>
        </w:r>
      </w:del>
      <w:ins w:id="967" w:author="jon pritchard" w:date="2026-03-07T12:33:00Z" w16du:dateUtc="2026-03-06T23:33:00Z">
        <w:r w:rsidR="003C1749">
          <w:t xml:space="preserve"> </w:t>
        </w:r>
      </w:ins>
      <w:r w:rsidR="001F7977" w:rsidRPr="0062074F">
        <w:t>to represent 1 nautical mile (1852 m) at the scale of the display.</w:t>
      </w:r>
    </w:p>
    <w:p w14:paraId="4875647C" w14:textId="6C9283DD" w:rsidR="001F7977" w:rsidRPr="0062074F" w:rsidRDefault="00FA2769" w:rsidP="00F42179">
      <w:pPr>
        <w:spacing w:after="120" w:line="240" w:lineRule="auto"/>
        <w:jc w:val="both"/>
      </w:pPr>
      <w:r w:rsidRPr="0062074F">
        <w:t xml:space="preserve">EXAMPLE 2: </w:t>
      </w:r>
      <w:r w:rsidR="001F7977" w:rsidRPr="0062074F">
        <w:t>For display scales of 1</w:t>
      </w:r>
      <w:ins w:id="968" w:author="jon pritchard" w:date="2026-03-07T08:44:00Z" w16du:dateUtc="2026-03-06T19:44:00Z">
        <w:r w:rsidR="0057084D">
          <w:t>:</w:t>
        </w:r>
      </w:ins>
      <w:del w:id="969" w:author="jon pritchard" w:date="2026-03-07T08:44:00Z" w16du:dateUtc="2026-03-06T19:44:00Z">
        <w:r w:rsidR="001F7977" w:rsidRPr="0062074F" w:rsidDel="0057084D">
          <w:delText>/</w:delText>
        </w:r>
      </w:del>
      <w:r w:rsidR="00224FDE" w:rsidRPr="0062074F">
        <w:t>8</w:t>
      </w:r>
      <w:r w:rsidR="001F7977" w:rsidRPr="0062074F">
        <w:t>0,000 or smaller (for example, 1</w:t>
      </w:r>
      <w:ins w:id="970" w:author="jon pritchard" w:date="2026-03-07T08:44:00Z" w16du:dateUtc="2026-03-06T19:44:00Z">
        <w:r w:rsidR="0057084D">
          <w:t>:</w:t>
        </w:r>
      </w:ins>
      <w:del w:id="971" w:author="jon pritchard" w:date="2026-03-07T08:44:00Z" w16du:dateUtc="2026-03-06T19:44:00Z">
        <w:r w:rsidR="001F7977" w:rsidRPr="0062074F" w:rsidDel="0057084D">
          <w:delText>/</w:delText>
        </w:r>
      </w:del>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972" w:name="_Ref49482026"/>
      <w:bookmarkStart w:id="973" w:name="_Toc219458268"/>
      <w:r w:rsidRPr="0062074F">
        <w:t>North arrow</w:t>
      </w:r>
      <w:bookmarkEnd w:id="972"/>
      <w:bookmarkEnd w:id="973"/>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proofErr w:type="spellStart"/>
            <w:r w:rsidRPr="0062074F">
              <w:t>OverRadar</w:t>
            </w:r>
            <w:proofErr w:type="spellEnd"/>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676B4705" w:rsidR="004E69AF" w:rsidRPr="0062074F" w:rsidRDefault="004E69AF" w:rsidP="004E69AF">
      <w:pPr>
        <w:pStyle w:val="Caption"/>
        <w:spacing w:after="120" w:line="240" w:lineRule="auto"/>
        <w:jc w:val="center"/>
      </w:pPr>
      <w:r w:rsidRPr="0062074F">
        <w:t xml:space="preserve">Table </w:t>
      </w:r>
      <w:ins w:id="974" w:author="jon pritchard" w:date="2026-03-27T11:52:00Z" w16du:dateUtc="2026-03-27T11:52:00Z">
        <w:r w:rsidR="00157948">
          <w:fldChar w:fldCharType="begin"/>
        </w:r>
        <w:r w:rsidR="00157948">
          <w:instrText xml:space="preserve"> SEQ Table \* ARABIC </w:instrText>
        </w:r>
      </w:ins>
      <w:r w:rsidR="00157948">
        <w:fldChar w:fldCharType="separate"/>
      </w:r>
      <w:ins w:id="975" w:author="jon pritchard" w:date="2026-03-27T11:52:00Z" w16du:dateUtc="2026-03-27T11:52:00Z">
        <w:r w:rsidR="00157948">
          <w:rPr>
            <w:noProof/>
          </w:rPr>
          <w:t>2</w:t>
        </w:r>
        <w:r w:rsidR="00157948">
          <w:fldChar w:fldCharType="end"/>
        </w:r>
      </w:ins>
      <w:del w:id="976"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2</w:delText>
        </w:r>
        <w:r w:rsidR="00C56536" w:rsidRPr="0062074F" w:rsidDel="00157948">
          <w:fldChar w:fldCharType="end"/>
        </w:r>
      </w:del>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977" w:name="_Toc219458269"/>
      <w:r w:rsidRPr="0062074F">
        <w:lastRenderedPageBreak/>
        <w:t>Graticule</w:t>
      </w:r>
      <w:bookmarkEnd w:id="977"/>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978" w:name="_Toc219458270"/>
      <w:r w:rsidRPr="0062074F">
        <w:t>Display mode</w:t>
      </w:r>
      <w:bookmarkEnd w:id="978"/>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979" w:name="_Toc219458271"/>
      <w:r w:rsidRPr="0062074F">
        <w:t>Black level adjustment symbol</w:t>
      </w:r>
      <w:bookmarkEnd w:id="979"/>
    </w:p>
    <w:p w14:paraId="1FA380C5" w14:textId="1C13B7BC"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del w:id="980" w:author="jon pritchard" w:date="2026-03-08T00:21:00Z" w16du:dateUtc="2026-03-08T08:21:00Z">
        <w:r w:rsidR="004E69AF" w:rsidRPr="0062074F" w:rsidDel="00E934DF">
          <w:delText xml:space="preserve">section </w:delText>
        </w:r>
      </w:del>
      <w:ins w:id="981" w:author="jon pritchard" w:date="2026-03-08T00:21:00Z" w16du:dateUtc="2026-03-08T08:21:00Z">
        <w:r w:rsidR="00E934DF">
          <w:t>clause</w:t>
        </w:r>
        <w:r w:rsidR="00E934DF" w:rsidRPr="0062074F">
          <w:t xml:space="preserve"> </w:t>
        </w:r>
      </w:ins>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982" w:name="_Toc175130246"/>
      <w:bookmarkStart w:id="983" w:name="_Ref49340745"/>
      <w:bookmarkStart w:id="984" w:name="_Toc219458272"/>
      <w:bookmarkEnd w:id="982"/>
      <w:r w:rsidRPr="0062074F">
        <w:t>Detection and notification of navigational hazards</w:t>
      </w:r>
      <w:bookmarkEnd w:id="983"/>
      <w:bookmarkEnd w:id="984"/>
    </w:p>
    <w:p w14:paraId="632FEAE1" w14:textId="32C05FF2" w:rsidR="00584966" w:rsidRPr="0062074F" w:rsidRDefault="00584966" w:rsidP="009D43C5">
      <w:pPr>
        <w:spacing w:after="60" w:line="240" w:lineRule="auto"/>
        <w:jc w:val="both"/>
      </w:pPr>
      <w:r w:rsidRPr="0062074F">
        <w:t>The IMO Performance Standar</w:t>
      </w:r>
      <w:r w:rsidR="009D43C5" w:rsidRPr="0062074F">
        <w:t>d</w:t>
      </w:r>
      <w:ins w:id="985" w:author="jon pritchard" w:date="2026-03-07T08:39:00Z" w16du:dateUtc="2026-03-06T19:39:00Z">
        <w:r w:rsidR="009E7FC0">
          <w:t>s</w:t>
        </w:r>
      </w:ins>
      <w:r w:rsidR="009D43C5" w:rsidRPr="0062074F">
        <w:t xml:space="preserve"> for ECDIS </w:t>
      </w:r>
      <w:r w:rsidR="0056040E" w:rsidRPr="0062074F">
        <w:t>MSC.</w:t>
      </w:r>
      <w:del w:id="986" w:author="jon pritchard" w:date="2026-03-07T12:02:00Z" w16du:dateUtc="2026-03-06T23:02:00Z">
        <w:r w:rsidR="0056040E" w:rsidRPr="0062074F" w:rsidDel="007435CC">
          <w:delText>530</w:delText>
        </w:r>
      </w:del>
      <w:ins w:id="987" w:author="jon pritchard" w:date="2026-03-07T12:02:00Z" w16du:dateUtc="2026-03-06T23:02:00Z">
        <w:r w:rsidR="007435CC" w:rsidRPr="0062074F">
          <w:t>5</w:t>
        </w:r>
      </w:ins>
      <w:ins w:id="988" w:author="jon pritchard" w:date="2026-03-07T12:33:00Z" w16du:dateUtc="2026-03-06T23:33:00Z">
        <w:r w:rsidR="003C1749">
          <w:t>30</w:t>
        </w:r>
      </w:ins>
      <w:ins w:id="989" w:author="jon pritchard" w:date="2026-03-07T12:02:00Z" w16du:dateUtc="2026-03-06T23:02:00Z">
        <w:r w:rsidR="007435CC">
          <w:t xml:space="preserve"> </w:t>
        </w:r>
      </w:ins>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ins w:id="990" w:author="jon pritchard" w:date="2026-03-07T12:02:00Z" w16du:dateUtc="2026-03-06T23:02:00Z">
        <w:r w:rsidR="007435CC">
          <w:t xml:space="preserve"> </w:t>
        </w:r>
      </w:ins>
      <w:r w:rsidR="004F4995" w:rsidRPr="0062074F">
        <w:t>m</w:t>
      </w:r>
      <w:ins w:id="991" w:author="jon pritchard" w:date="2026-03-07T12:02:00Z" w16du:dateUtc="2026-03-06T23:02:00Z">
        <w:r w:rsidR="007435CC">
          <w:t>etres</w:t>
        </w:r>
      </w:ins>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3BB11084" w:rsidR="00F06772" w:rsidRPr="0062074F" w:rsidRDefault="00F06772" w:rsidP="00F06772">
      <w:pPr>
        <w:pStyle w:val="ISOChange"/>
        <w:numPr>
          <w:ilvl w:val="0"/>
          <w:numId w:val="248"/>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del w:id="992" w:author="jon pritchard" w:date="2026-03-07T12:33:00Z" w16du:dateUtc="2026-03-06T23:33:00Z">
        <w:r w:rsidRPr="001C1CAB" w:rsidDel="003C1749">
          <w:rPr>
            <w:sz w:val="20"/>
          </w:rPr>
          <w:delText xml:space="preserve"> </w:delText>
        </w:r>
        <w:r w:rsidRPr="001C1CAB" w:rsidDel="003C1749">
          <w:rPr>
            <w:sz w:val="22"/>
            <w:szCs w:val="22"/>
          </w:rPr>
          <w:delText xml:space="preserve"> </w:delText>
        </w:r>
      </w:del>
      <w:ins w:id="993" w:author="jon pritchard" w:date="2026-03-07T12:33:00Z" w16du:dateUtc="2026-03-06T23:33:00Z">
        <w:r w:rsidR="003C1749">
          <w:rPr>
            <w:sz w:val="20"/>
          </w:rPr>
          <w:t xml:space="preserve"> </w:t>
        </w:r>
      </w:ins>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994" w:name="_Ref47321487"/>
      <w:bookmarkStart w:id="995"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994"/>
      <w:r w:rsidRPr="0062074F">
        <w:t xml:space="preserve"> - Example</w:t>
      </w:r>
      <w:r w:rsidR="00A96A31" w:rsidRPr="0062074F">
        <w:t>s</w:t>
      </w:r>
      <w:r w:rsidRPr="0062074F">
        <w:t xml:space="preserve"> of indication highlight</w:t>
      </w:r>
      <w:bookmarkEnd w:id="995"/>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996" w:name="_Ref49340750"/>
      <w:bookmarkStart w:id="997" w:name="_Toc219458273"/>
      <w:r w:rsidRPr="0062074F">
        <w:t>Detection of areas for which special conditions exist</w:t>
      </w:r>
      <w:bookmarkEnd w:id="996"/>
      <w:bookmarkEnd w:id="997"/>
    </w:p>
    <w:p w14:paraId="5ACECE2E" w14:textId="563DF342" w:rsidR="00FA374F" w:rsidRPr="0062074F" w:rsidRDefault="00FA374F" w:rsidP="009D43C5">
      <w:pPr>
        <w:spacing w:after="60" w:line="240" w:lineRule="auto"/>
        <w:jc w:val="both"/>
      </w:pPr>
      <w:r w:rsidRPr="0062074F">
        <w:t>The IMO Performance Standard</w:t>
      </w:r>
      <w:ins w:id="998" w:author="jon pritchard" w:date="2026-03-07T08:39:00Z" w16du:dateUtc="2026-03-06T19:39:00Z">
        <w:r w:rsidR="009E7FC0">
          <w:t>s</w:t>
        </w:r>
      </w:ins>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999" w:name="_Toc219458274"/>
      <w:r w:rsidRPr="0062074F">
        <w:t>Definition</w:t>
      </w:r>
      <w:r w:rsidR="001275B6" w:rsidRPr="0062074F">
        <w:t xml:space="preserve"> of safety contour</w:t>
      </w:r>
      <w:bookmarkEnd w:id="999"/>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1000" w:name="_Ref49340754"/>
      <w:bookmarkStart w:id="1001" w:name="_Toc219458275"/>
      <w:r w:rsidRPr="0062074F">
        <w:t>Detection of safety contour</w:t>
      </w:r>
      <w:bookmarkEnd w:id="1000"/>
      <w:bookmarkEnd w:id="1001"/>
    </w:p>
    <w:p w14:paraId="2C8092B5" w14:textId="763725C6" w:rsidR="001275B6" w:rsidRPr="0062074F" w:rsidRDefault="001275B6" w:rsidP="00DA5A6F">
      <w:pPr>
        <w:spacing w:after="60" w:line="240" w:lineRule="auto"/>
        <w:jc w:val="both"/>
      </w:pPr>
      <w:r w:rsidRPr="0062074F">
        <w:t>The IMO Performance Standard</w:t>
      </w:r>
      <w:ins w:id="1002" w:author="jon pritchard" w:date="2026-03-07T08:39:00Z" w16du:dateUtc="2026-03-06T19:39:00Z">
        <w:r w:rsidR="009E7FC0">
          <w:t>s</w:t>
        </w:r>
      </w:ins>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1003" w:name="_Hlk189057382"/>
      <w:r w:rsidRPr="0062074F">
        <w:rPr>
          <w:i/>
          <w:iCs/>
        </w:rPr>
        <w:t>A graphical indication should be given if the current or the next leg of the selected route passes closer than a user-specified distance from the safety contour.</w:t>
      </w:r>
    </w:p>
    <w:bookmarkEnd w:id="1003"/>
    <w:p w14:paraId="61E2048B" w14:textId="65EAD317" w:rsidR="00947715" w:rsidRPr="0062074F" w:rsidRDefault="00947715" w:rsidP="00DA5A6F">
      <w:pPr>
        <w:spacing w:after="120" w:line="240" w:lineRule="auto"/>
        <w:jc w:val="both"/>
      </w:pPr>
      <w:r w:rsidRPr="0062074F">
        <w:t xml:space="preserve">The ECDIS must implement support for </w:t>
      </w:r>
      <w:ins w:id="1004" w:author="jon pritchard" w:date="2026-03-07T08:53:00Z" w16du:dateUtc="2026-03-06T19:53:00Z">
        <w:r w:rsidR="007E60A6">
          <w:t xml:space="preserve">S-100 </w:t>
        </w:r>
      </w:ins>
      <w:r w:rsidR="00DA5A6F" w:rsidRPr="0062074F">
        <w:t>A</w:t>
      </w:r>
      <w:r w:rsidRPr="0062074F">
        <w:t>lert</w:t>
      </w:r>
      <w:ins w:id="1005" w:author="jon pritchard" w:date="2026-03-07T08:53:00Z" w16du:dateUtc="2026-03-06T19:53:00Z">
        <w:r w:rsidR="007E60A6">
          <w:t xml:space="preserve"> </w:t>
        </w:r>
      </w:ins>
      <w:del w:id="1006" w:author="jon pritchard" w:date="2026-03-07T08:53:00Z" w16du:dateUtc="2026-03-06T19:53:00Z">
        <w:r w:rsidRPr="0062074F" w:rsidDel="007E60A6">
          <w:delText xml:space="preserve"> and </w:delText>
        </w:r>
        <w:r w:rsidR="00DA5A6F" w:rsidRPr="0062074F" w:rsidDel="007E60A6">
          <w:delText>I</w:delText>
        </w:r>
        <w:r w:rsidRPr="0062074F" w:rsidDel="007E60A6">
          <w:delText xml:space="preserve">ndications </w:delText>
        </w:r>
      </w:del>
      <w:r w:rsidR="00DA5A6F" w:rsidRPr="0062074F">
        <w:t>Catalogue</w:t>
      </w:r>
      <w:r w:rsidR="004E69AF" w:rsidRPr="0062074F">
        <w:t>s</w:t>
      </w:r>
      <w:r w:rsidRPr="0062074F">
        <w:t xml:space="preserve"> </w:t>
      </w:r>
      <w:ins w:id="1007" w:author="jon pritchard" w:date="2026-03-07T08:53:00Z" w16du:dateUtc="2026-03-06T19:53:00Z">
        <w:r w:rsidR="007E60A6">
          <w:t>as specified in S-100 9-13.</w:t>
        </w:r>
      </w:ins>
      <w:ins w:id="1008" w:author="jon pritchard" w:date="2026-03-07T08:54:00Z" w16du:dateUtc="2026-03-06T19:54:00Z">
        <w:r w:rsidR="007E60A6">
          <w:t>4</w:t>
        </w:r>
      </w:ins>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1009"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1009"/>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1010" w:name="_Toc219458276"/>
      <w:bookmarkStart w:id="1011" w:name="_Ref224890539"/>
      <w:r w:rsidRPr="0062074F">
        <w:t>Indications related to ENC accuracy</w:t>
      </w:r>
      <w:bookmarkEnd w:id="1010"/>
      <w:bookmarkEnd w:id="1011"/>
      <w:r w:rsidRPr="0062074F">
        <w:t xml:space="preserve"> </w:t>
      </w:r>
    </w:p>
    <w:p w14:paraId="06DEBB43" w14:textId="7E7D2A80" w:rsidR="009A3284" w:rsidRPr="0062074F" w:rsidRDefault="009A3284" w:rsidP="009A3284">
      <w:pPr>
        <w:jc w:val="both"/>
      </w:pPr>
      <w:r w:rsidRPr="0062074F">
        <w:t>The IMO Performance Standard</w:t>
      </w:r>
      <w:ins w:id="1012" w:author="jon pritchard" w:date="2026-03-07T08:39:00Z" w16du:dateUtc="2026-03-06T19:39:00Z">
        <w:r w:rsidR="009E7FC0">
          <w:t>s</w:t>
        </w:r>
      </w:ins>
      <w:r w:rsidRPr="0062074F">
        <w:t xml:space="preserve"> for ECDIS </w:t>
      </w:r>
      <w:r w:rsidR="0056040E" w:rsidRPr="0062074F">
        <w:t>MSC.530(106)/Rev.1</w:t>
      </w:r>
      <w:r w:rsidRPr="0062074F">
        <w:t>, clause 11.3.6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ins w:id="1013" w:author="jon pritchard" w:date="2026-03-07T11:52:00Z" w16du:dateUtc="2026-03-06T22:52:00Z">
        <w:r w:rsidR="009B7431">
          <w:t xml:space="preserve">used </w:t>
        </w:r>
      </w:ins>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1B6231B5"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proofErr w:type="spellStart"/>
      <w:r w:rsidRPr="00DE689C">
        <w:rPr>
          <w:b/>
          <w:bCs/>
          <w:i/>
          <w:iCs/>
          <w:rPrChange w:id="1014" w:author="jon pritchard" w:date="2026-03-16T09:50:00Z" w16du:dateUtc="2026-03-16T08:50:00Z">
            <w:rPr>
              <w:i/>
              <w:iCs/>
            </w:rPr>
          </w:rPrChange>
        </w:rPr>
        <w:t>zoneOfConfidence</w:t>
      </w:r>
      <w:proofErr w:type="spellEnd"/>
      <w:del w:id="1015" w:author="jon pritchard" w:date="2026-03-07T12:33:00Z" w16du:dateUtc="2026-03-06T23:33:00Z">
        <w:r w:rsidRPr="00DE689C" w:rsidDel="003C1749">
          <w:rPr>
            <w:b/>
            <w:bCs/>
            <w:i/>
            <w:iCs/>
          </w:rPr>
          <w:delText xml:space="preserve">  </w:delText>
        </w:r>
      </w:del>
      <w:ins w:id="1016" w:author="jon pritchard" w:date="2026-03-07T12:33:00Z" w16du:dateUtc="2026-03-06T23:33:00Z">
        <w:r w:rsidR="003C1749">
          <w:rPr>
            <w:b/>
            <w:bCs/>
            <w:i/>
            <w:iCs/>
          </w:rPr>
          <w:t xml:space="preserve"> </w:t>
        </w:r>
      </w:ins>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1017" w:name="_Toc219458277"/>
      <w:r w:rsidRPr="0062074F">
        <w:t>Check area extension value – S-101 only</w:t>
      </w:r>
      <w:bookmarkEnd w:id="1017"/>
    </w:p>
    <w:p w14:paraId="3CC38CE1" w14:textId="77777777" w:rsidR="009A3284" w:rsidRPr="0062074F" w:rsidRDefault="009A3284" w:rsidP="009A3284">
      <w:pPr>
        <w:spacing w:after="0" w:line="240" w:lineRule="auto"/>
        <w:jc w:val="both"/>
      </w:pPr>
    </w:p>
    <w:p w14:paraId="35007419" w14:textId="3DE1DC07" w:rsidR="009A3284" w:rsidRPr="0062074F" w:rsidRDefault="009A3284" w:rsidP="009A3284">
      <w:pPr>
        <w:spacing w:after="0" w:line="240" w:lineRule="auto"/>
        <w:jc w:val="both"/>
      </w:pPr>
      <w:r w:rsidRPr="0062074F">
        <w:t xml:space="preserve">When the ECDIS is using S-101 without any S-102 depth substitution or S-104 depth adjustment the S-101 </w:t>
      </w:r>
      <w:proofErr w:type="spellStart"/>
      <w:r w:rsidRPr="00DE689C">
        <w:rPr>
          <w:b/>
          <w:bCs/>
          <w:rPrChange w:id="1018" w:author="jon pritchard" w:date="2026-03-16T09:51:00Z" w16du:dateUtc="2026-03-16T08:51:00Z">
            <w:rPr/>
          </w:rPrChange>
        </w:rPr>
        <w:t>QualityOfBathymetricData</w:t>
      </w:r>
      <w:proofErr w:type="spellEnd"/>
      <w:r w:rsidRPr="0062074F">
        <w:t xml:space="preserve"> feature contains a </w:t>
      </w:r>
      <w:proofErr w:type="spellStart"/>
      <w:r w:rsidRPr="003D72A2">
        <w:t>zoneOfConfidence</w:t>
      </w:r>
      <w:proofErr w:type="spellEnd"/>
      <w:r w:rsidRPr="0062074F">
        <w:t xml:space="preserve"> complex attribute. This provides </w:t>
      </w:r>
      <w:r w:rsidRPr="006F00D6">
        <w:rPr>
          <w:strike/>
          <w:rPrChange w:id="1019" w:author="jonathan pritchard" w:date="2026-03-11T14:53:00Z" w16du:dateUtc="2026-03-11T14:53:00Z">
            <w:rPr/>
          </w:rPrChange>
        </w:rPr>
        <w:t>either</w:t>
      </w:r>
      <w:r w:rsidRPr="0062074F">
        <w:t xml:space="preserve"> a </w:t>
      </w:r>
      <w:proofErr w:type="spellStart"/>
      <w:r w:rsidRPr="003D72A2">
        <w:rPr>
          <w:i/>
          <w:iCs/>
        </w:rPr>
        <w:t>horizontalPositionUncertainty</w:t>
      </w:r>
      <w:proofErr w:type="spellEnd"/>
      <w:r w:rsidRPr="0062074F">
        <w:t xml:space="preserve"> sub-attribute</w:t>
      </w:r>
      <w:ins w:id="1020" w:author="jonathan pritchard" w:date="2026-03-11T14:53:00Z" w16du:dateUtc="2026-03-11T14:53:00Z">
        <w:r w:rsidR="006F00D6">
          <w:t>.</w:t>
        </w:r>
      </w:ins>
      <w:r w:rsidR="008972A2" w:rsidRPr="0062074F">
        <w:t xml:space="preserve"> </w:t>
      </w:r>
      <w:r w:rsidRPr="0062074F">
        <w:t xml:space="preserve">If no </w:t>
      </w:r>
      <w:proofErr w:type="spellStart"/>
      <w:r w:rsidRPr="003D72A2">
        <w:rPr>
          <w:i/>
          <w:iCs/>
        </w:rPr>
        <w:t>horizontalPositionUncertainty</w:t>
      </w:r>
      <w:proofErr w:type="spellEnd"/>
      <w:del w:id="1021" w:author="jon pritchard" w:date="2026-03-07T12:33:00Z" w16du:dateUtc="2026-03-06T23:33:00Z">
        <w:r w:rsidRPr="003D72A2" w:rsidDel="003C1749">
          <w:delText xml:space="preserve">  </w:delText>
        </w:r>
      </w:del>
      <w:ins w:id="1022" w:author="jon pritchard" w:date="2026-03-07T12:33:00Z" w16du:dateUtc="2026-03-06T23:33:00Z">
        <w:r w:rsidR="003C1749">
          <w:t xml:space="preserve"> </w:t>
        </w:r>
      </w:ins>
      <w:r w:rsidRPr="0062074F">
        <w:t xml:space="preserve">value is available then the amount of extension must be taken from the sub-attribute </w:t>
      </w:r>
      <w:proofErr w:type="spellStart"/>
      <w:r w:rsidRPr="003D72A2">
        <w:rPr>
          <w:i/>
          <w:iCs/>
        </w:rPr>
        <w:t>categoryOfZoneOfConfidence</w:t>
      </w:r>
      <w:proofErr w:type="spellEnd"/>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proofErr w:type="spellStart"/>
            <w:r w:rsidRPr="0062074F">
              <w:rPr>
                <w:b/>
                <w:bCs/>
                <w:i/>
                <w:iCs/>
              </w:rPr>
              <w:t>categoryOfZoneOfConfidence</w:t>
            </w:r>
            <w:proofErr w:type="spellEnd"/>
            <w:r w:rsidRPr="0062074F">
              <w:rPr>
                <w:b/>
                <w:bCs/>
                <w:i/>
                <w:iCs/>
              </w:rPr>
              <w:t xml:space="preserv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786C8489" w:rsidR="009A3284" w:rsidRPr="0062074F" w:rsidRDefault="00C56536" w:rsidP="00530F27">
      <w:pPr>
        <w:pStyle w:val="Caption"/>
        <w:jc w:val="center"/>
      </w:pPr>
      <w:r w:rsidRPr="0062074F">
        <w:t xml:space="preserve">Table </w:t>
      </w:r>
      <w:ins w:id="1023" w:author="jon pritchard" w:date="2026-03-27T11:52:00Z" w16du:dateUtc="2026-03-27T11:52:00Z">
        <w:r w:rsidR="00157948">
          <w:fldChar w:fldCharType="begin"/>
        </w:r>
        <w:r w:rsidR="00157948">
          <w:instrText xml:space="preserve"> SEQ Table \* ARABIC </w:instrText>
        </w:r>
      </w:ins>
      <w:r w:rsidR="00157948">
        <w:fldChar w:fldCharType="separate"/>
      </w:r>
      <w:ins w:id="1024" w:author="jon pritchard" w:date="2026-03-27T11:52:00Z" w16du:dateUtc="2026-03-27T11:52:00Z">
        <w:r w:rsidR="00157948">
          <w:rPr>
            <w:noProof/>
          </w:rPr>
          <w:t>3</w:t>
        </w:r>
        <w:r w:rsidR="00157948">
          <w:fldChar w:fldCharType="end"/>
        </w:r>
      </w:ins>
      <w:del w:id="1025" w:author="jon pritchard" w:date="2026-03-27T11:52:00Z" w16du:dateUtc="2026-03-27T11:52:00Z">
        <w:r w:rsidRPr="0062074F" w:rsidDel="00157948">
          <w:fldChar w:fldCharType="begin"/>
        </w:r>
        <w:r w:rsidRPr="0062074F" w:rsidDel="00157948">
          <w:delInstrText xml:space="preserve"> SEQ Table \* ARABIC </w:delInstrText>
        </w:r>
        <w:r w:rsidRPr="0062074F" w:rsidDel="00157948">
          <w:fldChar w:fldCharType="separate"/>
        </w:r>
        <w:r w:rsidRPr="0062074F" w:rsidDel="00157948">
          <w:rPr>
            <w:noProof/>
          </w:rPr>
          <w:delText>3</w:delText>
        </w:r>
        <w:r w:rsidRPr="0062074F" w:rsidDel="00157948">
          <w:fldChar w:fldCharType="end"/>
        </w:r>
      </w:del>
      <w:r w:rsidRPr="0062074F">
        <w:t xml:space="preserve">: </w:t>
      </w:r>
      <w:proofErr w:type="spellStart"/>
      <w:r w:rsidRPr="0062074F">
        <w:t>categoryOfZoneOfConfidence</w:t>
      </w:r>
      <w:proofErr w:type="spellEnd"/>
      <w:r w:rsidRPr="0062074F">
        <w:t xml:space="preserve"> and Accuracy values.</w:t>
      </w:r>
    </w:p>
    <w:p w14:paraId="12949F5D" w14:textId="01C0E01F" w:rsidR="009A3284" w:rsidRPr="0062074F" w:rsidRDefault="00265357" w:rsidP="00530F27">
      <w:pPr>
        <w:pStyle w:val="Heading3"/>
        <w:numPr>
          <w:ilvl w:val="3"/>
          <w:numId w:val="188"/>
        </w:numPr>
      </w:pPr>
      <w:r w:rsidRPr="0062074F">
        <w:rPr>
          <w:rFonts w:eastAsia="Calibri"/>
          <w:snapToGrid w:val="0"/>
          <w:lang w:eastAsia="fr-FR"/>
        </w:rPr>
        <w:t xml:space="preserve"> </w:t>
      </w:r>
      <w:bookmarkStart w:id="1026" w:name="_Toc219458278"/>
      <w:r w:rsidR="009A3284" w:rsidRPr="0062074F">
        <w:t>Check area extension value</w:t>
      </w:r>
      <w:del w:id="1027" w:author="jon pritchard" w:date="2026-03-07T12:33:00Z" w16du:dateUtc="2026-03-06T23:33:00Z">
        <w:r w:rsidR="009A3284" w:rsidRPr="0062074F" w:rsidDel="003C1749">
          <w:delText xml:space="preserve">  </w:delText>
        </w:r>
      </w:del>
      <w:ins w:id="1028" w:author="jon pritchard" w:date="2026-03-07T12:33:00Z" w16du:dateUtc="2026-03-06T23:33:00Z">
        <w:r w:rsidR="003C1749">
          <w:t xml:space="preserve"> </w:t>
        </w:r>
      </w:ins>
      <w:r w:rsidR="009A3284" w:rsidRPr="0062074F">
        <w:t>– S-102 depth substitution</w:t>
      </w:r>
      <w:bookmarkEnd w:id="1026"/>
    </w:p>
    <w:p w14:paraId="6AB25B05" w14:textId="66081FA1" w:rsidR="009A3284" w:rsidRPr="0062074F" w:rsidRDefault="009A3284" w:rsidP="009A3284">
      <w:pPr>
        <w:spacing w:after="0" w:line="240" w:lineRule="auto"/>
      </w:pPr>
      <w:r w:rsidRPr="0062074F">
        <w:t>When the depth information in the S-101 is substituted by S-102</w:t>
      </w:r>
      <w:del w:id="1029" w:author="jon pritchard" w:date="2026-03-07T12:33:00Z" w16du:dateUtc="2026-03-06T23:33:00Z">
        <w:r w:rsidRPr="0062074F" w:rsidDel="003C1749">
          <w:delText xml:space="preserve">  </w:delText>
        </w:r>
      </w:del>
      <w:ins w:id="1030" w:author="jon pritchard" w:date="2026-03-07T12:33:00Z" w16du:dateUtc="2026-03-06T23:33:00Z">
        <w:r w:rsidR="003C1749">
          <w:t xml:space="preserve"> </w:t>
        </w:r>
      </w:ins>
      <w:r w:rsidRPr="0062074F">
        <w:t xml:space="preserve">the </w:t>
      </w:r>
      <w:proofErr w:type="spellStart"/>
      <w:r w:rsidRPr="003D72A2">
        <w:rPr>
          <w:i/>
          <w:iCs/>
        </w:rPr>
        <w:t>zoneOfConfidence.horizontalPositionUncertainty.</w:t>
      </w:r>
      <w:r w:rsidRPr="003D72A2">
        <w:t>uncertaintyFixed</w:t>
      </w:r>
      <w:proofErr w:type="spellEnd"/>
      <w:del w:id="1031" w:author="jon pritchard" w:date="2026-03-07T12:33:00Z" w16du:dateUtc="2026-03-06T23:33:00Z">
        <w:r w:rsidRPr="003D72A2" w:rsidDel="003C1749">
          <w:rPr>
            <w:i/>
            <w:iCs/>
          </w:rPr>
          <w:delText xml:space="preserve">  </w:delText>
        </w:r>
      </w:del>
      <w:ins w:id="1032" w:author="jon pritchard" w:date="2026-03-07T12:33:00Z" w16du:dateUtc="2026-03-06T23:33:00Z">
        <w:r w:rsidR="003C1749">
          <w:rPr>
            <w:i/>
            <w:iCs/>
          </w:rPr>
          <w:t xml:space="preserve"> </w:t>
        </w:r>
      </w:ins>
      <w:r w:rsidR="00C56536" w:rsidRPr="0062074F">
        <w:t>in</w:t>
      </w:r>
      <w:r w:rsidRPr="0062074F">
        <w:t xml:space="preserve"> the </w:t>
      </w:r>
      <w:proofErr w:type="spellStart"/>
      <w:r w:rsidRPr="00DE689C">
        <w:rPr>
          <w:b/>
          <w:bCs/>
          <w:rPrChange w:id="1033" w:author="jon pritchard" w:date="2026-03-16T09:51:00Z" w16du:dateUtc="2026-03-16T08:51:00Z">
            <w:rPr/>
          </w:rPrChange>
        </w:rPr>
        <w:t>QualityOfBathymetryCoverage</w:t>
      </w:r>
      <w:proofErr w:type="spellEnd"/>
      <w:r w:rsidRPr="0062074F">
        <w:t xml:space="preserve"> feature attribute table (S-100 Part 10c, 9.6.2)</w:t>
      </w:r>
      <w:del w:id="1034" w:author="jon pritchard" w:date="2026-03-07T12:34:00Z" w16du:dateUtc="2026-03-06T23:34:00Z">
        <w:r w:rsidRPr="0062074F" w:rsidDel="003C1749">
          <w:delText xml:space="preserve">  </w:delText>
        </w:r>
      </w:del>
      <w:ins w:id="1035" w:author="jon pritchard" w:date="2026-03-07T12:34:00Z" w16du:dateUtc="2026-03-06T23:34:00Z">
        <w:r w:rsidR="003C1749">
          <w:t xml:space="preserve"> </w:t>
        </w:r>
      </w:ins>
      <w:r w:rsidRPr="0062074F">
        <w:t>from the S-102 must be used instead</w:t>
      </w:r>
      <w:del w:id="1036" w:author="jon pritchard" w:date="2026-03-07T12:34:00Z" w16du:dateUtc="2026-03-06T23:34:00Z">
        <w:r w:rsidRPr="0062074F" w:rsidDel="003C1749">
          <w:delText xml:space="preserve">  </w:delText>
        </w:r>
      </w:del>
      <w:ins w:id="1037" w:author="jon pritchard" w:date="2026-03-07T12:34:00Z" w16du:dateUtc="2026-03-06T23:34:00Z">
        <w:r w:rsidR="003C1749">
          <w:t xml:space="preserve"> </w:t>
        </w:r>
      </w:ins>
      <w:r w:rsidRPr="0062074F">
        <w:t>of the S-101 feature information as defined in the last clause if it is set. If this value is not available</w:t>
      </w:r>
      <w:del w:id="1038" w:author="jon pritchard" w:date="2026-03-07T12:34:00Z" w16du:dateUtc="2026-03-06T23:34:00Z">
        <w:r w:rsidRPr="0062074F" w:rsidDel="003C1749">
          <w:delText xml:space="preserve">  </w:delText>
        </w:r>
      </w:del>
      <w:ins w:id="1039" w:author="jon pritchard" w:date="2026-03-07T12:34:00Z" w16du:dateUtc="2026-03-06T23:34:00Z">
        <w:r w:rsidR="003C1749">
          <w:t xml:space="preserve"> </w:t>
        </w:r>
      </w:ins>
      <w:r w:rsidRPr="0062074F">
        <w:t>then the S-101 value defined in the previous clause must be used instead.</w:t>
      </w:r>
    </w:p>
    <w:p w14:paraId="575ABD69" w14:textId="77777777" w:rsidR="009A3284" w:rsidRPr="0062074F" w:rsidDel="003D72A2" w:rsidRDefault="009A3284" w:rsidP="009A3284">
      <w:pPr>
        <w:spacing w:after="0" w:line="240" w:lineRule="auto"/>
        <w:rPr>
          <w:del w:id="1040" w:author="jon pritchard" w:date="2026-03-16T10:04:00Z" w16du:dateUtc="2026-03-16T09:04:00Z"/>
        </w:rPr>
      </w:pPr>
    </w:p>
    <w:p w14:paraId="4F2142E1" w14:textId="3171990A" w:rsidR="009A3284" w:rsidRPr="00DE689C" w:rsidDel="003D72A2" w:rsidRDefault="006F00D6" w:rsidP="00530F27">
      <w:pPr>
        <w:pStyle w:val="Heading3"/>
        <w:numPr>
          <w:ilvl w:val="3"/>
          <w:numId w:val="188"/>
        </w:numPr>
        <w:rPr>
          <w:del w:id="1041" w:author="jon pritchard" w:date="2026-03-16T10:04:00Z" w16du:dateUtc="2026-03-16T09:04:00Z"/>
          <w:strike/>
          <w:lang w:val="en-US"/>
          <w:rPrChange w:id="1042" w:author="jon pritchard" w:date="2026-03-16T09:51:00Z" w16du:dateUtc="2026-03-16T08:51:00Z">
            <w:rPr>
              <w:del w:id="1043" w:author="jon pritchard" w:date="2026-03-16T10:04:00Z" w16du:dateUtc="2026-03-16T09:04:00Z"/>
              <w:lang w:val="en-US"/>
            </w:rPr>
          </w:rPrChange>
        </w:rPr>
      </w:pPr>
      <w:bookmarkStart w:id="1044" w:name="_Toc219458279"/>
      <w:ins w:id="1045" w:author="jonathan pritchard" w:date="2026-03-11T14:56:00Z" w16du:dateUtc="2026-03-11T14:56:00Z">
        <w:del w:id="1046" w:author="jon pritchard" w:date="2026-03-16T10:04:00Z" w16du:dateUtc="2026-03-16T09:04:00Z">
          <w:r w:rsidDel="003D72A2">
            <w:delText xml:space="preserve"> </w:delText>
          </w:r>
        </w:del>
      </w:ins>
      <w:del w:id="1047" w:author="jon pritchard" w:date="2026-03-16T10:04:00Z" w16du:dateUtc="2026-03-16T09:04:00Z">
        <w:r w:rsidR="009A3284" w:rsidRPr="00DE689C" w:rsidDel="003D72A2">
          <w:rPr>
            <w:b w:val="0"/>
            <w:bCs w:val="0"/>
            <w:strike/>
            <w:rPrChange w:id="1048" w:author="jon pritchard" w:date="2026-03-16T09:51:00Z" w16du:dateUtc="2026-03-16T08:51:00Z">
              <w:rPr>
                <w:b w:val="0"/>
                <w:bCs w:val="0"/>
              </w:rPr>
            </w:rPrChange>
          </w:rPr>
          <w:delText>Check area extension value – S-102 depth substitution and S-104 adjustment</w:delText>
        </w:r>
        <w:bookmarkEnd w:id="1044"/>
      </w:del>
    </w:p>
    <w:p w14:paraId="4A0F947E" w14:textId="3AD9D846" w:rsidR="009A3284" w:rsidRPr="00DE689C" w:rsidDel="003D72A2" w:rsidRDefault="009A3284" w:rsidP="00760179">
      <w:pPr>
        <w:spacing w:after="0" w:line="240" w:lineRule="auto"/>
        <w:rPr>
          <w:del w:id="1049" w:author="jon pritchard" w:date="2026-03-16T10:04:00Z" w16du:dateUtc="2026-03-16T09:04:00Z"/>
          <w:strike/>
          <w:rPrChange w:id="1050" w:author="jon pritchard" w:date="2026-03-16T09:51:00Z" w16du:dateUtc="2026-03-16T08:51:00Z">
            <w:rPr>
              <w:del w:id="1051" w:author="jon pritchard" w:date="2026-03-16T10:04:00Z" w16du:dateUtc="2026-03-16T09:04:00Z"/>
            </w:rPr>
          </w:rPrChange>
        </w:rPr>
      </w:pPr>
      <w:del w:id="1052" w:author="jon pritchard" w:date="2026-03-16T10:04:00Z" w16du:dateUtc="2026-03-16T09:04:00Z">
        <w:r w:rsidRPr="00DE689C" w:rsidDel="003D72A2">
          <w:rPr>
            <w:strike/>
            <w:rPrChange w:id="1053" w:author="jon pritchard" w:date="2026-03-16T09:51:00Z" w16du:dateUtc="2026-03-16T08:51:00Z">
              <w:rPr/>
            </w:rPrChange>
          </w:rPr>
          <w:delText xml:space="preserve">When the depth values in the S-101 are substituted for S-102 and also adjusted by the S-104 values (as documented in </w:delText>
        </w:r>
        <w:r w:rsidR="00265357" w:rsidRPr="00DE689C" w:rsidDel="003D72A2">
          <w:rPr>
            <w:strike/>
            <w:rPrChange w:id="1054" w:author="jon pritchard" w:date="2026-03-16T09:51:00Z" w16du:dateUtc="2026-03-16T08:51:00Z">
              <w:rPr/>
            </w:rPrChange>
          </w:rPr>
          <w:delText>Appendix</w:delText>
        </w:r>
        <w:r w:rsidR="00265357" w:rsidRPr="00DE689C" w:rsidDel="003D72A2">
          <w:rPr>
            <w:b/>
            <w:bCs/>
            <w:strike/>
            <w:rPrChange w:id="1055" w:author="jon pritchard" w:date="2026-03-16T09:51:00Z" w16du:dateUtc="2026-03-16T08:51:00Z">
              <w:rPr>
                <w:b/>
                <w:bCs/>
              </w:rPr>
            </w:rPrChange>
          </w:rPr>
          <w:delText xml:space="preserve"> </w:delText>
        </w:r>
        <w:r w:rsidR="00265357" w:rsidRPr="00DE689C" w:rsidDel="003D72A2">
          <w:rPr>
            <w:strike/>
            <w:rPrChange w:id="1056" w:author="jon pritchard" w:date="2026-03-16T09:51:00Z" w16du:dateUtc="2026-03-16T08:51:00Z">
              <w:rPr/>
            </w:rPrChange>
          </w:rPr>
          <w:delText>D</w:delText>
        </w:r>
        <w:r w:rsidRPr="00DE689C" w:rsidDel="003D72A2">
          <w:rPr>
            <w:strike/>
            <w:rPrChange w:id="1057" w:author="jon pritchard" w:date="2026-03-16T09:51:00Z" w16du:dateUtc="2026-03-16T08:51:00Z">
              <w:rPr/>
            </w:rPrChange>
          </w:rPr>
          <w:delText xml:space="preserve">) then the total value for the extension of the check area, as defined in the previous clause must then be further adjusted by adding the uncertainty value in </w:delText>
        </w:r>
        <w:r w:rsidRPr="00DE689C" w:rsidDel="003D72A2">
          <w:rPr>
            <w:strike/>
            <w:highlight w:val="yellow"/>
            <w:rPrChange w:id="1058" w:author="jon pritchard" w:date="2026-03-16T09:51:00Z" w16du:dateUtc="2026-03-16T08:51:00Z">
              <w:rPr/>
            </w:rPrChange>
          </w:rPr>
          <w:delText xml:space="preserve">the S-104 feature attribute table </w:delText>
        </w:r>
        <w:r w:rsidRPr="00DE689C" w:rsidDel="003D72A2">
          <w:rPr>
            <w:i/>
            <w:iCs/>
            <w:strike/>
            <w:highlight w:val="yellow"/>
            <w:rPrChange w:id="1059" w:author="jon pritchard" w:date="2026-03-16T09:51:00Z" w16du:dateUtc="2026-03-16T08:51:00Z">
              <w:rPr>
                <w:i/>
                <w:iCs/>
              </w:rPr>
            </w:rPrChange>
          </w:rPr>
          <w:delText>zoneOfConfidence.horizontalPositionUncertainty.uncertaintyFixed</w:delText>
        </w:r>
        <w:r w:rsidRPr="00DE689C" w:rsidDel="003D72A2">
          <w:rPr>
            <w:b/>
            <w:bCs/>
            <w:strike/>
            <w:highlight w:val="yellow"/>
            <w:rPrChange w:id="1060" w:author="jon pritchard" w:date="2026-03-16T09:51:00Z" w16du:dateUtc="2026-03-16T08:51:00Z">
              <w:rPr>
                <w:b/>
                <w:bCs/>
              </w:rPr>
            </w:rPrChange>
          </w:rPr>
          <w:delText> </w:delText>
        </w:r>
        <w:r w:rsidRPr="00DE689C" w:rsidDel="003D72A2">
          <w:rPr>
            <w:strike/>
            <w:highlight w:val="yellow"/>
            <w:rPrChange w:id="1061" w:author="jon pritchard" w:date="2026-03-16T09:51:00Z" w16du:dateUtc="2026-03-16T08:51:00Z">
              <w:rPr/>
            </w:rPrChange>
          </w:rPr>
          <w:delText>if defined.</w:delText>
        </w:r>
      </w:del>
    </w:p>
    <w:p w14:paraId="52C08F0C" w14:textId="524AB87D" w:rsidR="009A3284" w:rsidRPr="00DE689C" w:rsidDel="003D72A2" w:rsidRDefault="009A3284" w:rsidP="00760179">
      <w:pPr>
        <w:spacing w:after="0" w:line="240" w:lineRule="auto"/>
        <w:rPr>
          <w:del w:id="1062" w:author="jon pritchard" w:date="2026-03-16T10:04:00Z" w16du:dateUtc="2026-03-16T09:04:00Z"/>
          <w:strike/>
          <w:rPrChange w:id="1063" w:author="jon pritchard" w:date="2026-03-16T09:51:00Z" w16du:dateUtc="2026-03-16T08:51:00Z">
            <w:rPr>
              <w:del w:id="1064" w:author="jon pritchard" w:date="2026-03-16T10:04:00Z" w16du:dateUtc="2026-03-16T09:04:00Z"/>
            </w:rPr>
          </w:rPrChange>
        </w:rPr>
      </w:pPr>
    </w:p>
    <w:p w14:paraId="403CA111" w14:textId="694B1053" w:rsidR="009A3284" w:rsidRPr="00DE689C" w:rsidDel="003D72A2" w:rsidRDefault="009A3284" w:rsidP="00760179">
      <w:pPr>
        <w:spacing w:after="0" w:line="240" w:lineRule="auto"/>
        <w:rPr>
          <w:del w:id="1065" w:author="jon pritchard" w:date="2026-03-16T10:04:00Z" w16du:dateUtc="2026-03-16T09:04:00Z"/>
          <w:strike/>
          <w:rPrChange w:id="1066" w:author="jon pritchard" w:date="2026-03-16T09:51:00Z" w16du:dateUtc="2026-03-16T08:51:00Z">
            <w:rPr>
              <w:del w:id="1067" w:author="jon pritchard" w:date="2026-03-16T10:04:00Z" w16du:dateUtc="2026-03-16T09:04:00Z"/>
            </w:rPr>
          </w:rPrChange>
        </w:rPr>
      </w:pPr>
      <w:del w:id="1068" w:author="jon pritchard" w:date="2026-03-16T10:04:00Z" w16du:dateUtc="2026-03-16T09:04:00Z">
        <w:r w:rsidRPr="00DE689C" w:rsidDel="003D72A2">
          <w:rPr>
            <w:strike/>
            <w:rPrChange w:id="1069" w:author="jon pritchard" w:date="2026-03-16T09:51:00Z" w16du:dateUtc="2026-03-16T08:51:00Z">
              <w:rPr/>
            </w:rPrChange>
          </w:rPr>
          <w:delText xml:space="preserve">For example, when the ECDIS is using S-101 only, if the value of “closer than user specified distance is 100 m and if the value of </w:delText>
        </w:r>
        <w:r w:rsidRPr="00DE689C" w:rsidDel="003D72A2">
          <w:rPr>
            <w:i/>
            <w:iCs/>
            <w:strike/>
            <w:rPrChange w:id="1070" w:author="jon pritchard" w:date="2026-03-16T09:51:00Z" w16du:dateUtc="2026-03-16T08:51:00Z">
              <w:rPr>
                <w:i/>
                <w:iCs/>
              </w:rPr>
            </w:rPrChange>
          </w:rPr>
          <w:delText>categoryOfZoneOfConfidence</w:delText>
        </w:r>
        <w:r w:rsidRPr="00DE689C" w:rsidDel="003D72A2">
          <w:rPr>
            <w:b/>
            <w:bCs/>
            <w:i/>
            <w:iCs/>
            <w:strike/>
            <w:rPrChange w:id="1071" w:author="jon pritchard" w:date="2026-03-16T09:51:00Z" w16du:dateUtc="2026-03-16T08:51:00Z">
              <w:rPr>
                <w:b/>
                <w:bCs/>
                <w:i/>
                <w:iCs/>
              </w:rPr>
            </w:rPrChange>
          </w:rPr>
          <w:delText xml:space="preserve"> </w:delText>
        </w:r>
        <w:r w:rsidRPr="00DE689C" w:rsidDel="003D72A2">
          <w:rPr>
            <w:strike/>
            <w:rPrChange w:id="1072" w:author="jon pritchard" w:date="2026-03-16T09:51:00Z" w16du:dateUtc="2026-03-16T08:51:00Z">
              <w:rPr/>
            </w:rPrChange>
          </w:rPr>
          <w:delText>is A2 (a value of 20 m from the table of defaults) then the check is extended in the horizontal direction up to 120 m.</w:delText>
        </w:r>
      </w:del>
    </w:p>
    <w:p w14:paraId="70FBDD9E" w14:textId="3CEC2071" w:rsidR="009A3284" w:rsidRPr="00DE689C" w:rsidDel="003D72A2" w:rsidRDefault="009A3284" w:rsidP="009A3284">
      <w:pPr>
        <w:tabs>
          <w:tab w:val="left" w:pos="7629"/>
        </w:tabs>
        <w:spacing w:after="0" w:line="240" w:lineRule="auto"/>
        <w:rPr>
          <w:del w:id="1073" w:author="jon pritchard" w:date="2026-03-16T10:04:00Z" w16du:dateUtc="2026-03-16T09:04:00Z"/>
          <w:strike/>
          <w:rPrChange w:id="1074" w:author="jon pritchard" w:date="2026-03-16T09:51:00Z" w16du:dateUtc="2026-03-16T08:51:00Z">
            <w:rPr>
              <w:del w:id="1075" w:author="jon pritchard" w:date="2026-03-16T10:04:00Z" w16du:dateUtc="2026-03-16T09:04:00Z"/>
            </w:rPr>
          </w:rPrChange>
        </w:rPr>
      </w:pPr>
      <w:del w:id="1076" w:author="jon pritchard" w:date="2026-03-16T10:04:00Z" w16du:dateUtc="2026-03-16T09:04:00Z">
        <w:r w:rsidRPr="00DE689C" w:rsidDel="003D72A2">
          <w:rPr>
            <w:strike/>
            <w:rPrChange w:id="1077" w:author="jon pritchard" w:date="2026-03-16T09:51:00Z" w16du:dateUtc="2026-03-16T08:51:00Z">
              <w:rPr/>
            </w:rPrChange>
          </w:rPr>
          <w:tab/>
        </w:r>
      </w:del>
    </w:p>
    <w:p w14:paraId="0971EB71" w14:textId="6B6AB0D7" w:rsidR="009A3284" w:rsidRPr="00DE689C" w:rsidDel="003D72A2" w:rsidRDefault="009A3284" w:rsidP="009A3284">
      <w:pPr>
        <w:spacing w:after="0" w:line="240" w:lineRule="auto"/>
        <w:rPr>
          <w:del w:id="1078" w:author="jon pritchard" w:date="2026-03-16T10:04:00Z" w16du:dateUtc="2026-03-16T09:04:00Z"/>
          <w:strike/>
          <w:rPrChange w:id="1079" w:author="jon pritchard" w:date="2026-03-16T09:51:00Z" w16du:dateUtc="2026-03-16T08:51:00Z">
            <w:rPr>
              <w:del w:id="1080" w:author="jon pritchard" w:date="2026-03-16T10:04:00Z" w16du:dateUtc="2026-03-16T09:04:00Z"/>
            </w:rPr>
          </w:rPrChange>
        </w:rPr>
      </w:pPr>
      <w:del w:id="1081" w:author="jon pritchard" w:date="2026-03-16T10:04:00Z" w16du:dateUtc="2026-03-16T09:04:00Z">
        <w:r w:rsidRPr="00DE689C" w:rsidDel="003D72A2">
          <w:rPr>
            <w:strike/>
            <w:noProof/>
            <w:rPrChange w:id="1082" w:author="jon pritchard" w:date="2026-03-16T09:51:00Z" w16du:dateUtc="2026-03-16T08:51:00Z">
              <w:rPr>
                <w:noProof/>
              </w:rPr>
            </w:rPrChange>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del>
    </w:p>
    <w:p w14:paraId="7261F709" w14:textId="770F1B44" w:rsidR="009A3284" w:rsidRPr="00DE689C" w:rsidDel="003D72A2" w:rsidRDefault="009A3284" w:rsidP="009A3284">
      <w:pPr>
        <w:spacing w:after="0" w:line="240" w:lineRule="auto"/>
        <w:rPr>
          <w:del w:id="1083" w:author="jon pritchard" w:date="2026-03-16T10:04:00Z" w16du:dateUtc="2026-03-16T09:04:00Z"/>
          <w:strike/>
          <w:rPrChange w:id="1084" w:author="jon pritchard" w:date="2026-03-16T09:51:00Z" w16du:dateUtc="2026-03-16T08:51:00Z">
            <w:rPr>
              <w:del w:id="1085" w:author="jon pritchard" w:date="2026-03-16T10:04:00Z" w16du:dateUtc="2026-03-16T09:04:00Z"/>
            </w:rPr>
          </w:rPrChange>
        </w:rPr>
      </w:pPr>
    </w:p>
    <w:p w14:paraId="334EFBD2" w14:textId="768C5814" w:rsidR="009A3284" w:rsidRPr="00DE689C" w:rsidDel="003D72A2"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del w:id="1086" w:author="jon pritchard" w:date="2026-03-16T10:04:00Z" w16du:dateUtc="2026-03-16T09:04:00Z"/>
          <w:rFonts w:eastAsia="Calibri" w:cs="Arial"/>
          <w:b/>
          <w:bCs/>
          <w:strike/>
          <w:lang w:eastAsia="fr-FR"/>
          <w:rPrChange w:id="1087" w:author="jon pritchard" w:date="2026-03-16T09:51:00Z" w16du:dateUtc="2026-03-16T08:51:00Z">
            <w:rPr>
              <w:del w:id="1088" w:author="jon pritchard" w:date="2026-03-16T10:04:00Z" w16du:dateUtc="2026-03-16T09:04:00Z"/>
              <w:rFonts w:eastAsia="Calibri" w:cs="Arial"/>
              <w:b/>
              <w:bCs/>
              <w:lang w:eastAsia="fr-FR"/>
            </w:rPr>
          </w:rPrChange>
        </w:rPr>
      </w:pPr>
      <w:del w:id="1089" w:author="jon pritchard" w:date="2026-03-16T10:04:00Z" w16du:dateUtc="2026-03-16T09:04:00Z">
        <w:r w:rsidRPr="00DE689C" w:rsidDel="003D72A2">
          <w:rPr>
            <w:rFonts w:eastAsia="Calibri" w:cs="Arial"/>
            <w:b/>
            <w:bCs/>
            <w:strike/>
            <w:lang w:eastAsia="fr-FR"/>
            <w:rPrChange w:id="1090" w:author="jon pritchard" w:date="2026-03-16T09:51:00Z" w16du:dateUtc="2026-03-16T08:51:00Z">
              <w:rPr>
                <w:rFonts w:eastAsia="Calibri" w:cs="Arial"/>
                <w:b/>
                <w:bCs/>
                <w:lang w:eastAsia="fr-FR"/>
              </w:rPr>
            </w:rPrChange>
          </w:rPr>
          <w:delText xml:space="preserve">Fig 9. Example Danger Highlight extended by underlaying value of </w:delText>
        </w:r>
        <w:r w:rsidRPr="00DE689C" w:rsidDel="003D72A2">
          <w:rPr>
            <w:b/>
            <w:bCs/>
            <w:i/>
            <w:iCs/>
            <w:strike/>
            <w:rPrChange w:id="1091" w:author="jon pritchard" w:date="2026-03-16T09:51:00Z" w16du:dateUtc="2026-03-16T08:51:00Z">
              <w:rPr>
                <w:b/>
                <w:bCs/>
                <w:i/>
                <w:iCs/>
              </w:rPr>
            </w:rPrChange>
          </w:rPr>
          <w:delText>categoryOfZoneOfConfidence</w:delText>
        </w:r>
        <w:r w:rsidRPr="00DE689C" w:rsidDel="003D72A2">
          <w:rPr>
            <w:rFonts w:eastAsia="Calibri" w:cs="Arial"/>
            <w:b/>
            <w:bCs/>
            <w:strike/>
            <w:lang w:eastAsia="fr-FR"/>
            <w:rPrChange w:id="1092" w:author="jon pritchard" w:date="2026-03-16T09:51:00Z" w16du:dateUtc="2026-03-16T08:51:00Z">
              <w:rPr>
                <w:rFonts w:eastAsia="Calibri" w:cs="Arial"/>
                <w:b/>
                <w:bCs/>
                <w:lang w:eastAsia="fr-FR"/>
              </w:rPr>
            </w:rPrChange>
          </w:rPr>
          <w:delText>, left is without extension and right is with extension</w:delText>
        </w:r>
      </w:del>
    </w:p>
    <w:p w14:paraId="781F8253" w14:textId="77777777" w:rsidR="009A3284" w:rsidRPr="0062074F" w:rsidRDefault="009A3284" w:rsidP="009A3284">
      <w:pPr>
        <w:spacing w:after="0" w:line="240" w:lineRule="auto"/>
      </w:pPr>
    </w:p>
    <w:p w14:paraId="4AF4F3E2" w14:textId="31845516" w:rsidR="006F00D6" w:rsidRDefault="006F00D6">
      <w:pPr>
        <w:pStyle w:val="Heading3"/>
        <w:numPr>
          <w:ilvl w:val="3"/>
          <w:numId w:val="188"/>
        </w:numPr>
        <w:rPr>
          <w:ins w:id="1093" w:author="jonathan pritchard" w:date="2026-03-11T14:54:00Z" w16du:dateUtc="2026-03-11T14:54:00Z"/>
        </w:rPr>
        <w:pPrChange w:id="1094" w:author="jonathan pritchard" w:date="2026-03-11T14:56:00Z" w16du:dateUtc="2026-03-11T14:56:00Z">
          <w:pPr>
            <w:spacing w:after="0" w:line="240" w:lineRule="auto"/>
          </w:pPr>
        </w:pPrChange>
      </w:pPr>
      <w:ins w:id="1095" w:author="jonathan pritchard" w:date="2026-03-11T14:56:00Z" w16du:dateUtc="2026-03-11T14:56:00Z">
        <w:r>
          <w:t xml:space="preserve"> </w:t>
        </w:r>
      </w:ins>
      <w:ins w:id="1096" w:author="jonathan pritchard" w:date="2026-03-11T14:55:00Z" w16du:dateUtc="2026-03-11T14:55:00Z">
        <w:r>
          <w:t xml:space="preserve">Multiple </w:t>
        </w:r>
        <w:proofErr w:type="spellStart"/>
        <w:r w:rsidRPr="0062074F">
          <w:t>QualityOfBathymetricData</w:t>
        </w:r>
        <w:proofErr w:type="spellEnd"/>
        <w:r>
          <w:t xml:space="preserve"> Features</w:t>
        </w:r>
      </w:ins>
    </w:p>
    <w:p w14:paraId="6BD79E97" w14:textId="6B8E3E32" w:rsidR="009A3284" w:rsidRPr="0062074F" w:rsidRDefault="009A3284" w:rsidP="009A3284">
      <w:pPr>
        <w:spacing w:after="0" w:line="240" w:lineRule="auto"/>
      </w:pPr>
      <w:r w:rsidRPr="0062074F">
        <w:t xml:space="preserve">For the S-101 case, when multiple </w:t>
      </w:r>
      <w:proofErr w:type="spellStart"/>
      <w:r w:rsidRPr="00DE689C">
        <w:rPr>
          <w:b/>
          <w:bCs/>
          <w:rPrChange w:id="1097" w:author="jon pritchard" w:date="2026-03-16T09:51:00Z" w16du:dateUtc="2026-03-16T08:51:00Z">
            <w:rPr/>
          </w:rPrChange>
        </w:rPr>
        <w:t>QualityOfBathymetricData</w:t>
      </w:r>
      <w:proofErr w:type="spellEnd"/>
      <w:r w:rsidRPr="0062074F">
        <w:t xml:space="preserve"> features with different</w:t>
      </w:r>
      <w:del w:id="1098" w:author="jon pritchard" w:date="2026-03-07T12:34:00Z" w16du:dateUtc="2026-03-06T23:34:00Z">
        <w:r w:rsidRPr="0062074F" w:rsidDel="003C1749">
          <w:delText xml:space="preserve">  </w:delText>
        </w:r>
      </w:del>
      <w:ins w:id="1099" w:author="jon pritchard" w:date="2026-03-07T12:34:00Z" w16du:dateUtc="2026-03-06T23:34:00Z">
        <w:r w:rsidR="003C1749">
          <w:t xml:space="preserve"> </w:t>
        </w:r>
      </w:ins>
      <w:proofErr w:type="spellStart"/>
      <w:r w:rsidRPr="003D72A2">
        <w:rPr>
          <w:i/>
          <w:iCs/>
        </w:rPr>
        <w:t>categoryOfZoneOfConfidence</w:t>
      </w:r>
      <w:proofErr w:type="spellEnd"/>
      <w:del w:id="1100" w:author="jon pritchard" w:date="2026-03-07T12:34:00Z" w16du:dateUtc="2026-03-06T23:34:00Z">
        <w:r w:rsidRPr="003D72A2" w:rsidDel="003C1749">
          <w:delText xml:space="preserve">  </w:delText>
        </w:r>
      </w:del>
      <w:ins w:id="1101" w:author="jon pritchard" w:date="2026-03-07T12:34:00Z" w16du:dateUtc="2026-03-06T23:34:00Z">
        <w:r w:rsidR="003C1749">
          <w:t xml:space="preserve"> </w:t>
        </w:r>
      </w:ins>
      <w:r w:rsidRPr="0062074F">
        <w:t xml:space="preserve">values underlay the check area, then the value of extension changes at the point where the original non-extended check area crosses the boundary of the </w:t>
      </w:r>
      <w:proofErr w:type="spellStart"/>
      <w:r w:rsidRPr="00DE689C">
        <w:rPr>
          <w:b/>
          <w:bCs/>
          <w:rPrChange w:id="1102" w:author="jon pritchard" w:date="2026-03-16T09:51:00Z" w16du:dateUtc="2026-03-16T08:51:00Z">
            <w:rPr/>
          </w:rPrChange>
        </w:rPr>
        <w:t>QualityOfBathymetricData</w:t>
      </w:r>
      <w:proofErr w:type="spellEnd"/>
      <w:r w:rsidRPr="0062074F">
        <w:t xml:space="preserve"> areas with different </w:t>
      </w:r>
      <w:proofErr w:type="spellStart"/>
      <w:r w:rsidRPr="003D72A2">
        <w:rPr>
          <w:i/>
          <w:iCs/>
        </w:rPr>
        <w:t>categoryOfZoneOfConfidence</w:t>
      </w:r>
      <w:proofErr w:type="spellEnd"/>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proofErr w:type="spellStart"/>
      <w:r w:rsidRPr="0062074F">
        <w:rPr>
          <w:b/>
          <w:bCs/>
        </w:rPr>
        <w:t>QualityOfBathymetricData</w:t>
      </w:r>
      <w:proofErr w:type="spellEnd"/>
      <w:r w:rsidRPr="0062074F">
        <w:rPr>
          <w:b/>
          <w:bCs/>
        </w:rPr>
        <w:t xml:space="preserve"> </w:t>
      </w:r>
      <w:r w:rsidRPr="0062074F">
        <w:rPr>
          <w:rFonts w:eastAsia="Calibri" w:cs="Arial"/>
          <w:b/>
          <w:bCs/>
          <w:lang w:eastAsia="fr-FR"/>
        </w:rPr>
        <w:t xml:space="preserve">areas with different values of </w:t>
      </w:r>
      <w:proofErr w:type="spellStart"/>
      <w:r w:rsidRPr="0062074F">
        <w:rPr>
          <w:b/>
          <w:bCs/>
          <w:i/>
          <w:iCs/>
        </w:rPr>
        <w:t>categoryOfZoneOfConfidence</w:t>
      </w:r>
      <w:proofErr w:type="spellEnd"/>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1103" w:name="_Ref88060090"/>
      <w:bookmarkStart w:id="1104" w:name="_Toc219458280"/>
      <w:r w:rsidRPr="0062074F">
        <w:t>Enhanced</w:t>
      </w:r>
      <w:r w:rsidR="00927EBE" w:rsidRPr="0062074F">
        <w:t xml:space="preserve"> Safety Contour</w:t>
      </w:r>
      <w:bookmarkEnd w:id="1103"/>
      <w:r w:rsidR="007D1C60" w:rsidRPr="0062074F">
        <w:t xml:space="preserve"> and Water Level Adjustment.</w:t>
      </w:r>
      <w:bookmarkEnd w:id="1104"/>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w:t>
      </w:r>
      <w:r w:rsidRPr="0062074F">
        <w:lastRenderedPageBreak/>
        <w:t xml:space="preserve">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1105" w:name="_Toc219458281"/>
      <w:r w:rsidR="004F141B" w:rsidRPr="0062074F">
        <w:t>Other</w:t>
      </w:r>
      <w:r w:rsidR="00286BF8" w:rsidRPr="0062074F">
        <w:t xml:space="preserve"> specified display features</w:t>
      </w:r>
      <w:bookmarkStart w:id="1106" w:name="_Toc175130256"/>
      <w:bookmarkStart w:id="1107" w:name="_Toc175130257"/>
      <w:bookmarkStart w:id="1108" w:name="_Toc175130258"/>
      <w:bookmarkStart w:id="1109" w:name="_Toc175130259"/>
      <w:bookmarkStart w:id="1110" w:name="_Toc175130260"/>
      <w:bookmarkStart w:id="1111" w:name="_Toc175130261"/>
      <w:bookmarkStart w:id="1112" w:name="_Toc175130262"/>
      <w:bookmarkEnd w:id="1105"/>
      <w:bookmarkEnd w:id="1106"/>
      <w:bookmarkEnd w:id="1107"/>
      <w:bookmarkEnd w:id="1108"/>
      <w:bookmarkEnd w:id="1109"/>
      <w:bookmarkEnd w:id="1110"/>
      <w:bookmarkEnd w:id="1111"/>
      <w:bookmarkEnd w:id="1112"/>
      <w:r w:rsidR="001A432B" w:rsidRPr="0062074F">
        <w:rPr>
          <w:strike/>
        </w:rPr>
        <w:t xml:space="preserve"> </w:t>
      </w:r>
    </w:p>
    <w:p w14:paraId="413066EB" w14:textId="52B7C055" w:rsidR="00411F4B" w:rsidRPr="0062074F" w:rsidRDefault="00411F4B" w:rsidP="00411F4B">
      <w:pPr>
        <w:pStyle w:val="Heading3"/>
      </w:pPr>
      <w:bookmarkStart w:id="1113" w:name="_Toc219458282"/>
      <w:bookmarkStart w:id="1114" w:name="_Ref224658541"/>
      <w:bookmarkStart w:id="1115" w:name="_Ref224658548"/>
      <w:bookmarkStart w:id="1116" w:name="_Ref48912766"/>
      <w:r w:rsidRPr="0062074F">
        <w:t>Legend</w:t>
      </w:r>
      <w:bookmarkEnd w:id="1113"/>
      <w:bookmarkEnd w:id="1114"/>
      <w:bookmarkEnd w:id="1115"/>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rsidP="00530F27">
      <w:pPr>
        <w:pStyle w:val="ListParagraph"/>
        <w:numPr>
          <w:ilvl w:val="0"/>
          <w:numId w:val="246"/>
        </w:numPr>
        <w:spacing w:after="60" w:line="240" w:lineRule="auto"/>
        <w:jc w:val="both"/>
      </w:pPr>
      <w:r w:rsidRPr="0062074F">
        <w:t>Units for Depth</w:t>
      </w:r>
      <w:ins w:id="1117" w:author="jon pritchard" w:date="2026-03-07T11:52:00Z" w16du:dateUtc="2026-03-06T22:52:00Z">
        <w:r w:rsidR="009B7431">
          <w:t>;</w:t>
        </w:r>
      </w:ins>
    </w:p>
    <w:p w14:paraId="06600D7A" w14:textId="43355E07" w:rsidR="001822E6" w:rsidRPr="0062074F" w:rsidRDefault="001822E6" w:rsidP="00530F27">
      <w:pPr>
        <w:pStyle w:val="ListParagraph"/>
        <w:numPr>
          <w:ilvl w:val="0"/>
          <w:numId w:val="246"/>
        </w:numPr>
        <w:spacing w:after="60" w:line="240" w:lineRule="auto"/>
        <w:jc w:val="both"/>
      </w:pPr>
      <w:r w:rsidRPr="0062074F">
        <w:t>Units for Height</w:t>
      </w:r>
      <w:ins w:id="1118" w:author="jon pritchard" w:date="2026-03-07T11:52:00Z" w16du:dateUtc="2026-03-06T22:52:00Z">
        <w:r w:rsidR="009B7431">
          <w:t>;</w:t>
        </w:r>
      </w:ins>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7068CA10"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ins w:id="1119" w:author="jon pritchard" w:date="2026-03-07T11:53:00Z" w16du:dateUtc="2026-03-06T22:53:00Z">
        <w:r w:rsidR="009B7431">
          <w:t>;</w:t>
        </w:r>
      </w:ins>
      <w:del w:id="1120" w:author="jon pritchard" w:date="2026-03-07T11:52:00Z" w16du:dateUtc="2026-03-06T22:52:00Z">
        <w:r w:rsidR="001822E6" w:rsidRPr="0062074F" w:rsidDel="009B7431">
          <w:delText>,</w:delText>
        </w:r>
      </w:del>
    </w:p>
    <w:p w14:paraId="27F00FF4" w14:textId="72D02823" w:rsidR="001822E6" w:rsidRPr="0062074F" w:rsidRDefault="00411F4B" w:rsidP="001822E6">
      <w:pPr>
        <w:pStyle w:val="ListParagraph"/>
        <w:numPr>
          <w:ilvl w:val="0"/>
          <w:numId w:val="246"/>
        </w:numPr>
        <w:spacing w:after="60" w:line="240" w:lineRule="auto"/>
        <w:jc w:val="both"/>
      </w:pPr>
      <w:r w:rsidRPr="0062074F">
        <w:t>The value of the safety contour selected by the mariner</w:t>
      </w:r>
      <w:ins w:id="1121" w:author="jon pritchard" w:date="2026-03-07T11:53:00Z" w16du:dateUtc="2026-03-06T22:53:00Z">
        <w:r w:rsidR="009B7431">
          <w:t>;</w:t>
        </w:r>
      </w:ins>
      <w:del w:id="1122" w:author="jon pritchard" w:date="2026-03-07T11:53:00Z" w16du:dateUtc="2026-03-06T22:53:00Z">
        <w:r w:rsidRPr="0062074F" w:rsidDel="009B7431">
          <w:delText>,</w:delText>
        </w:r>
      </w:del>
      <w:r w:rsidRPr="0062074F">
        <w:t xml:space="preserve">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rsidP="00530F27">
      <w:pPr>
        <w:pStyle w:val="ListParagraph"/>
        <w:numPr>
          <w:ilvl w:val="0"/>
          <w:numId w:val="246"/>
        </w:numPr>
        <w:spacing w:after="60" w:line="240" w:lineRule="auto"/>
        <w:jc w:val="both"/>
      </w:pPr>
      <w:r w:rsidRPr="0062074F">
        <w:t>Method of Water Level Adjustment (if enabled)</w:t>
      </w:r>
      <w:ins w:id="1123" w:author="jon pritchard" w:date="2026-03-07T11:53:00Z" w16du:dateUtc="2026-03-06T22:53:00Z">
        <w:r w:rsidR="009B7431">
          <w:t>;</w:t>
        </w:r>
      </w:ins>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73F98843"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w:t>
      </w:r>
      <w:ins w:id="1124" w:author="jon pritchard" w:date="2026-03-16T09:52:00Z" w16du:dateUtc="2026-03-16T08:52:00Z">
        <w:r w:rsidR="00DE689C">
          <w:t>.</w:t>
        </w:r>
      </w:ins>
      <w:r w:rsidR="001B7649" w:rsidRPr="0062074F">
        <w:t xml:space="preserve"> by</w:t>
      </w:r>
      <w:r w:rsidR="000B0974" w:rsidRPr="0062074F">
        <w:t xml:space="preserve"> </w:t>
      </w:r>
      <w:commentRangeStart w:id="1125"/>
      <w:commentRangeStart w:id="1126"/>
      <w:commentRangeStart w:id="1127"/>
      <w:commentRangeEnd w:id="1125"/>
      <w:r w:rsidR="00407755" w:rsidRPr="0062074F">
        <w:rPr>
          <w:rStyle w:val="CommentReference"/>
          <w:sz w:val="20"/>
          <w:lang w:val="en-GB"/>
        </w:rPr>
        <w:commentReference w:id="1125"/>
      </w:r>
      <w:commentRangeEnd w:id="1126"/>
      <w:r w:rsidR="005002CB" w:rsidRPr="0062074F">
        <w:rPr>
          <w:rStyle w:val="CommentReference"/>
          <w:sz w:val="20"/>
          <w:lang w:val="en-GB"/>
        </w:rPr>
        <w:commentReference w:id="1126"/>
      </w:r>
      <w:commentRangeEnd w:id="1127"/>
      <w:r w:rsidR="001B7649" w:rsidRPr="0062074F">
        <w:rPr>
          <w:rStyle w:val="CommentReference"/>
          <w:sz w:val="20"/>
          <w:lang w:val="en-GB"/>
        </w:rPr>
        <w:commentReference w:id="1127"/>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1128" w:name="_Toc219458283"/>
      <w:r w:rsidRPr="0062074F">
        <w:t>Legend details</w:t>
      </w:r>
      <w:bookmarkEnd w:id="1128"/>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ins w:id="1129" w:author="jon pritchard" w:date="2026-03-07T18:17:00Z" w16du:dateUtc="2026-03-07T05:17:00Z">
        <w:r w:rsidR="004211FA">
          <w:t>.</w:t>
        </w:r>
      </w:ins>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1130" w:name="_Toc219458284"/>
      <w:r w:rsidRPr="0062074F">
        <w:t>ECDIS Legend</w:t>
      </w:r>
      <w:bookmarkEnd w:id="1116"/>
      <w:bookmarkEnd w:id="1130"/>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lastRenderedPageBreak/>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proofErr w:type="spellStart"/>
            <w:r w:rsidRPr="00DE689C">
              <w:rPr>
                <w:i/>
                <w:iCs/>
                <w:rPrChange w:id="1131" w:author="jon pritchard" w:date="2026-03-16T09:53:00Z" w16du:dateUtc="2026-03-16T08:53:00Z">
                  <w:rPr/>
                </w:rPrChange>
              </w:rPr>
              <w:t>zoneOfConfidence.categoryOfZoneOfConfidence</w:t>
            </w:r>
            <w:proofErr w:type="spellEnd"/>
            <w:r w:rsidRPr="0062074F">
              <w:t xml:space="preserv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5FCEC2C3"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proofErr w:type="spellStart"/>
            <w:r w:rsidR="00C0542A" w:rsidRPr="0062074F">
              <w:rPr>
                <w:i/>
                <w:iCs/>
              </w:rPr>
              <w:t>horizontalPositionUncertainty</w:t>
            </w:r>
            <w:proofErr w:type="spellEnd"/>
            <w:del w:id="1132" w:author="jon pritchard" w:date="2026-03-07T12:34:00Z" w16du:dateUtc="2026-03-06T23:34:00Z">
              <w:r w:rsidR="00426D8A" w:rsidRPr="0062074F" w:rsidDel="003C1749">
                <w:delText xml:space="preserve"> </w:delText>
              </w:r>
              <w:r w:rsidR="003E1CAF" w:rsidRPr="0062074F" w:rsidDel="003C1749">
                <w:delText xml:space="preserve"> </w:delText>
              </w:r>
            </w:del>
            <w:ins w:id="1133" w:author="jon pritchard" w:date="2026-03-07T12:34:00Z" w16du:dateUtc="2026-03-06T23:34:00Z">
              <w:r w:rsidR="003C1749">
                <w:t xml:space="preserve"> </w:t>
              </w:r>
            </w:ins>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t>Sounding/vertical datum</w:t>
            </w:r>
          </w:p>
        </w:tc>
        <w:tc>
          <w:tcPr>
            <w:tcW w:w="5791" w:type="dxa"/>
          </w:tcPr>
          <w:p w14:paraId="4885C923" w14:textId="0975091E" w:rsidR="007B5B9A" w:rsidRPr="0062074F" w:rsidRDefault="002121DE" w:rsidP="000A67D1">
            <w:pPr>
              <w:spacing w:before="60" w:after="60"/>
            </w:pPr>
            <w:r w:rsidRPr="0062074F">
              <w:t xml:space="preserve">The </w:t>
            </w:r>
            <w:proofErr w:type="spellStart"/>
            <w:r w:rsidR="007B5B9A" w:rsidRPr="0062074F">
              <w:rPr>
                <w:i/>
                <w:iCs/>
              </w:rPr>
              <w:t>verticalDatum</w:t>
            </w:r>
            <w:proofErr w:type="spellEnd"/>
            <w:r w:rsidR="007B5B9A" w:rsidRPr="0062074F">
              <w:t xml:space="preserve"> attribute of the </w:t>
            </w:r>
            <w:proofErr w:type="spellStart"/>
            <w:r w:rsidR="007B5B9A" w:rsidRPr="0062074F">
              <w:rPr>
                <w:b/>
                <w:bCs/>
              </w:rPr>
              <w:t>SoundingDatum</w:t>
            </w:r>
            <w:proofErr w:type="spellEnd"/>
            <w:r w:rsidR="007B5B9A" w:rsidRPr="0062074F">
              <w:t xml:space="preserve"> feature and </w:t>
            </w:r>
            <w:proofErr w:type="spellStart"/>
            <w:r w:rsidR="007B5B9A" w:rsidRPr="0062074F">
              <w:rPr>
                <w:b/>
                <w:bCs/>
              </w:rPr>
              <w:t>VerticalDatum</w:t>
            </w:r>
            <w:r w:rsidR="00D3352A" w:rsidRPr="0062074F">
              <w:rPr>
                <w:b/>
                <w:bCs/>
              </w:rPr>
              <w:t>OfData</w:t>
            </w:r>
            <w:proofErr w:type="spellEnd"/>
            <w:r w:rsidR="007B5B9A" w:rsidRPr="0062074F">
              <w:t xml:space="preserve"> feature when </w:t>
            </w:r>
            <w:commentRangeStart w:id="1134"/>
            <w:r w:rsidR="007B5B9A" w:rsidRPr="0062074F">
              <w:t>available</w:t>
            </w:r>
            <w:commentRangeEnd w:id="1134"/>
            <w:r w:rsidR="00C97614" w:rsidRPr="0062074F">
              <w:rPr>
                <w:rStyle w:val="CommentReference"/>
                <w:sz w:val="20"/>
                <w:lang w:val="en-GB"/>
              </w:rPr>
              <w:commentReference w:id="1134"/>
            </w:r>
            <w:r w:rsidR="007B5B9A" w:rsidRPr="0062074F">
              <w:t>.</w:t>
            </w:r>
          </w:p>
          <w:p w14:paraId="02353BF3" w14:textId="69EB81F0" w:rsidR="00066F3D" w:rsidRPr="0062074F" w:rsidRDefault="00066F3D" w:rsidP="000A67D1">
            <w:pPr>
              <w:spacing w:before="60" w:after="60"/>
            </w:pPr>
            <w:r w:rsidRPr="0062074F">
              <w:t>(</w:t>
            </w:r>
            <w:proofErr w:type="spellStart"/>
            <w:r w:rsidRPr="0062074F">
              <w:rPr>
                <w:i/>
                <w:iCs/>
              </w:rPr>
              <w:t>verticalDatum</w:t>
            </w:r>
            <w:proofErr w:type="spellEnd"/>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62074F" w:rsidRDefault="00374334" w:rsidP="000A67D1">
            <w:pPr>
              <w:spacing w:before="60" w:after="60"/>
            </w:pPr>
          </w:p>
          <w:p w14:paraId="2DE8022B" w14:textId="7DE0A5F5" w:rsidR="00374334" w:rsidRPr="00F81BD6" w:rsidRDefault="00374334" w:rsidP="000A67D1">
            <w:pPr>
              <w:spacing w:before="60" w:after="60"/>
              <w:rPr>
                <w:rPrChange w:id="1135" w:author="jonathan pritchard" w:date="2026-03-04T18:28:00Z" w16du:dateUtc="2026-03-04T18:28:00Z">
                  <w:rPr>
                    <w:i/>
                    <w:iCs/>
                  </w:rPr>
                </w:rPrChange>
              </w:rPr>
            </w:pPr>
            <w:commentRangeStart w:id="1136"/>
            <w:del w:id="1137" w:author="jon pritchard" w:date="2026-03-16T13:55:00Z" w16du:dateUtc="2026-03-16T12:55:00Z">
              <w:r w:rsidRPr="00F81BD6" w:rsidDel="0071796A">
                <w:rPr>
                  <w:strike/>
                  <w:rPrChange w:id="1138" w:author="jonathan pritchard" w:date="2026-03-04T18:28:00Z" w16du:dateUtc="2026-03-04T18:28:00Z">
                    <w:rPr>
                      <w:i/>
                      <w:iCs/>
                    </w:rPr>
                  </w:rPrChange>
                </w:rPr>
                <w:delText>Note:</w:delText>
              </w:r>
              <w:r w:rsidRPr="00F81BD6" w:rsidDel="0071796A">
                <w:rPr>
                  <w:rPrChange w:id="1139" w:author="jonathan pritchard" w:date="2026-03-04T18:28:00Z" w16du:dateUtc="2026-03-04T18:28:00Z">
                    <w:rPr>
                      <w:i/>
                      <w:iCs/>
                    </w:rPr>
                  </w:rPrChange>
                </w:rPr>
                <w:delText xml:space="preserve"> </w:delText>
              </w:r>
            </w:del>
            <w:r w:rsidRPr="00F81BD6">
              <w:rPr>
                <w:rPrChange w:id="1140" w:author="jonathan pritchard" w:date="2026-03-04T18:28:00Z" w16du:dateUtc="2026-03-04T18:28:00Z">
                  <w:rPr>
                    <w:i/>
                    <w:iCs/>
                  </w:rPr>
                </w:rPrChange>
              </w:rPr>
              <w:t>If the Mariner has selected a contour that is not available in the ENC</w:t>
            </w:r>
            <w:del w:id="1141" w:author="jon pritchard" w:date="2026-03-16T13:56:00Z" w16du:dateUtc="2026-03-16T12:56:00Z">
              <w:r w:rsidRPr="00F81BD6" w:rsidDel="0071796A">
                <w:rPr>
                  <w:rPrChange w:id="1142" w:author="jonathan pritchard" w:date="2026-03-04T18:28:00Z" w16du:dateUtc="2026-03-04T18:28:00Z">
                    <w:rPr>
                      <w:i/>
                      <w:iCs/>
                    </w:rPr>
                  </w:rPrChange>
                </w:rPr>
                <w:delText xml:space="preserve"> </w:delText>
              </w:r>
              <w:r w:rsidRPr="00F81BD6" w:rsidDel="0071796A">
                <w:rPr>
                  <w:strike/>
                  <w:rPrChange w:id="1143" w:author="jonathan pritchard" w:date="2026-03-04T18:28:00Z" w16du:dateUtc="2026-03-04T18:28:00Z">
                    <w:rPr>
                      <w:i/>
                      <w:iCs/>
                    </w:rPr>
                  </w:rPrChange>
                </w:rPr>
                <w:delText>and the ECD</w:delText>
              </w:r>
            </w:del>
            <w:del w:id="1144" w:author="jon pritchard" w:date="2026-03-16T13:55:00Z" w16du:dateUtc="2026-03-16T12:55:00Z">
              <w:r w:rsidRPr="00F81BD6" w:rsidDel="0071796A">
                <w:rPr>
                  <w:strike/>
                  <w:rPrChange w:id="1145" w:author="jonathan pritchard" w:date="2026-03-04T18:28:00Z" w16du:dateUtc="2026-03-04T18:28:00Z">
                    <w:rPr>
                      <w:i/>
                      <w:iCs/>
                    </w:rPr>
                  </w:rPrChange>
                </w:rPr>
                <w:delText>IS displays a default contour,</w:delText>
              </w:r>
            </w:del>
            <w:r w:rsidRPr="00F81BD6">
              <w:rPr>
                <w:rPrChange w:id="1146" w:author="jonathan pritchard" w:date="2026-03-04T18:28:00Z" w16du:dateUtc="2026-03-04T18:28:00Z">
                  <w:rPr>
                    <w:i/>
                    <w:iCs/>
                  </w:rPr>
                </w:rPrChange>
              </w:rPr>
              <w:t xml:space="preserve"> both the contour selected and the contour displayed</w:t>
            </w:r>
            <w:r w:rsidR="00AE5DD5" w:rsidRPr="00F81BD6">
              <w:rPr>
                <w:rPrChange w:id="1147" w:author="jonathan pritchard" w:date="2026-03-04T18:28:00Z" w16du:dateUtc="2026-03-04T18:28:00Z">
                  <w:rPr>
                    <w:i/>
                    <w:iCs/>
                  </w:rPr>
                </w:rPrChange>
              </w:rPr>
              <w:t xml:space="preserve"> at the selected position</w:t>
            </w:r>
            <w:r w:rsidRPr="00F81BD6">
              <w:rPr>
                <w:rPrChange w:id="1148" w:author="jonathan pritchard" w:date="2026-03-04T18:28:00Z" w16du:dateUtc="2026-03-04T18:28:00Z">
                  <w:rPr>
                    <w:i/>
                    <w:iCs/>
                  </w:rPr>
                </w:rPrChange>
              </w:rPr>
              <w:t xml:space="preserve"> must be </w:t>
            </w:r>
            <w:ins w:id="1149" w:author="jonathan pritchard" w:date="2026-03-04T18:28:00Z" w16du:dateUtc="2026-03-04T18:28:00Z">
              <w:r w:rsidR="00F81BD6">
                <w:t>displayed</w:t>
              </w:r>
            </w:ins>
            <w:ins w:id="1150" w:author="jonathan pritchard" w:date="2026-03-04T18:29:00Z" w16du:dateUtc="2026-03-04T18:29:00Z">
              <w:del w:id="1151" w:author="jon pritchard" w:date="2026-03-16T13:56:00Z" w16du:dateUtc="2026-03-16T12:56:00Z">
                <w:r w:rsidR="00F81BD6" w:rsidDel="00CC06F4">
                  <w:delText xml:space="preserve"> </w:delText>
                </w:r>
              </w:del>
            </w:ins>
            <w:del w:id="1152" w:author="jon pritchard" w:date="2026-03-16T13:56:00Z" w16du:dateUtc="2026-03-16T12:56:00Z">
              <w:r w:rsidRPr="00F81BD6" w:rsidDel="00CC06F4">
                <w:rPr>
                  <w:strike/>
                  <w:rPrChange w:id="1153" w:author="jonathan pritchard" w:date="2026-03-04T18:28:00Z" w16du:dateUtc="2026-03-04T18:28:00Z">
                    <w:rPr>
                      <w:i/>
                      <w:iCs/>
                    </w:rPr>
                  </w:rPrChange>
                </w:rPr>
                <w:delText>quoted</w:delText>
              </w:r>
              <w:commentRangeEnd w:id="1136"/>
              <w:r w:rsidR="00407755" w:rsidRPr="00F81BD6" w:rsidDel="00CC06F4">
                <w:rPr>
                  <w:rStyle w:val="CommentReference"/>
                  <w:sz w:val="20"/>
                  <w:lang w:val="en-GB"/>
                  <w:rPrChange w:id="1154" w:author="jonathan pritchard" w:date="2026-03-04T18:28:00Z" w16du:dateUtc="2026-03-04T18:28:00Z">
                    <w:rPr>
                      <w:rStyle w:val="CommentReference"/>
                      <w:i/>
                      <w:iCs/>
                      <w:sz w:val="20"/>
                      <w:lang w:val="en-GB"/>
                    </w:rPr>
                  </w:rPrChange>
                </w:rPr>
                <w:commentReference w:id="1136"/>
              </w:r>
            </w:del>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 xml:space="preserve">The value of the dataset metadata attribute </w:t>
            </w:r>
            <w:proofErr w:type="spellStart"/>
            <w:r w:rsidRPr="00CC06F4">
              <w:rPr>
                <w:i/>
                <w:iCs/>
                <w:rPrChange w:id="1155" w:author="jon pritchard" w:date="2026-03-16T13:56:00Z" w16du:dateUtc="2026-03-16T12:56:00Z">
                  <w:rPr/>
                </w:rPrChange>
              </w:rPr>
              <w:t>dataDynamicity</w:t>
            </w:r>
            <w:proofErr w:type="spellEnd"/>
            <w:r w:rsidRPr="001C1CAB">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proofErr w:type="spellStart"/>
            <w:r w:rsidRPr="0062074F">
              <w:rPr>
                <w:b/>
                <w:bCs/>
              </w:rPr>
              <w:t>MagneticVariation</w:t>
            </w:r>
            <w:proofErr w:type="spellEnd"/>
            <w:r w:rsidRPr="0062074F">
              <w:t xml:space="preserve"> (MAGVAR) feature, attributes:</w:t>
            </w:r>
          </w:p>
          <w:p w14:paraId="3AF3FDF5" w14:textId="2C95D330" w:rsidR="004E0F3F" w:rsidRPr="0062074F" w:rsidRDefault="007B5B9A" w:rsidP="000A67D1">
            <w:pPr>
              <w:spacing w:before="60" w:after="60"/>
            </w:pPr>
            <w:proofErr w:type="spellStart"/>
            <w:r w:rsidRPr="0062074F">
              <w:rPr>
                <w:i/>
                <w:iCs/>
              </w:rPr>
              <w:t>referenceYearForMagneticVariation</w:t>
            </w:r>
            <w:proofErr w:type="spellEnd"/>
            <w:r w:rsidR="004E0F3F" w:rsidRPr="0062074F">
              <w:rPr>
                <w:i/>
                <w:iCs/>
              </w:rPr>
              <w:t xml:space="preserve"> (RYRMGV)</w:t>
            </w:r>
            <w:r w:rsidRPr="0062074F">
              <w:t>,</w:t>
            </w:r>
          </w:p>
          <w:p w14:paraId="04035B00" w14:textId="77777777" w:rsidR="004E0F3F" w:rsidRPr="0062074F" w:rsidRDefault="007B5B9A" w:rsidP="000A67D1">
            <w:pPr>
              <w:spacing w:before="60" w:after="60"/>
            </w:pPr>
            <w:proofErr w:type="spellStart"/>
            <w:r w:rsidRPr="0062074F">
              <w:rPr>
                <w:i/>
                <w:iCs/>
              </w:rPr>
              <w:t>valueofAnnualChangeInMagneticVariation</w:t>
            </w:r>
            <w:proofErr w:type="spellEnd"/>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proofErr w:type="spellStart"/>
            <w:r w:rsidR="007B5B9A" w:rsidRPr="0062074F">
              <w:rPr>
                <w:i/>
                <w:iCs/>
              </w:rPr>
              <w:t>valueOfMagneticVariation</w:t>
            </w:r>
            <w:proofErr w:type="spellEnd"/>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DE689C">
              <w:rPr>
                <w:i/>
                <w:iCs/>
                <w:rPrChange w:id="1156" w:author="jon pritchard" w:date="2026-03-16T09:53:00Z" w16du:dateUtc="2026-03-16T08:53:00Z">
                  <w:rPr/>
                </w:rPrChange>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DE689C">
              <w:rPr>
                <w:i/>
                <w:iCs/>
                <w:rPrChange w:id="1157" w:author="jon pritchard" w:date="2026-03-16T09:53:00Z" w16du:dateUtc="2026-03-16T08:53:00Z">
                  <w:rPr/>
                </w:rPrChange>
              </w:rPr>
              <w:t>S100_DatasetDiscoveryMetadata</w:t>
            </w:r>
            <w:r w:rsidR="002121DE" w:rsidRPr="0062074F">
              <w:t xml:space="preserve">)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lastRenderedPageBreak/>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22660666" w:rsidR="00AA63B2" w:rsidRPr="0062074F" w:rsidRDefault="005D62A2" w:rsidP="004B2A18">
      <w:pPr>
        <w:pStyle w:val="Caption"/>
        <w:spacing w:after="120" w:line="240" w:lineRule="auto"/>
        <w:jc w:val="center"/>
      </w:pPr>
      <w:bookmarkStart w:id="1158" w:name="_Ref47362462"/>
      <w:r w:rsidRPr="0062074F">
        <w:t xml:space="preserve">Table </w:t>
      </w:r>
      <w:ins w:id="1159" w:author="jon pritchard" w:date="2026-03-27T11:52:00Z" w16du:dateUtc="2026-03-27T11:52:00Z">
        <w:r w:rsidR="00157948">
          <w:fldChar w:fldCharType="begin"/>
        </w:r>
        <w:r w:rsidR="00157948">
          <w:instrText xml:space="preserve"> SEQ Table \* ARABIC </w:instrText>
        </w:r>
      </w:ins>
      <w:r w:rsidR="00157948">
        <w:fldChar w:fldCharType="separate"/>
      </w:r>
      <w:ins w:id="1160" w:author="jon pritchard" w:date="2026-03-27T11:52:00Z" w16du:dateUtc="2026-03-27T11:52:00Z">
        <w:r w:rsidR="00157948">
          <w:rPr>
            <w:noProof/>
          </w:rPr>
          <w:t>4</w:t>
        </w:r>
        <w:r w:rsidR="00157948">
          <w:fldChar w:fldCharType="end"/>
        </w:r>
      </w:ins>
      <w:del w:id="1161"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4</w:delText>
        </w:r>
        <w:r w:rsidR="00C56536" w:rsidRPr="0062074F" w:rsidDel="00157948">
          <w:fldChar w:fldCharType="end"/>
        </w:r>
      </w:del>
      <w:bookmarkEnd w:id="1158"/>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1162" w:name="_Ref49473397"/>
      <w:r w:rsidRPr="0062074F">
        <w:t xml:space="preserve"> </w:t>
      </w:r>
      <w:bookmarkStart w:id="1163" w:name="_Toc219458285"/>
      <w:r w:rsidR="00627DB2" w:rsidRPr="0062074F">
        <w:t>Displaying manual and automatic updates and added information</w:t>
      </w:r>
      <w:bookmarkEnd w:id="1162"/>
      <w:bookmarkEnd w:id="1163"/>
    </w:p>
    <w:p w14:paraId="0E293B91" w14:textId="6EEE2B6B" w:rsidR="00453DD3" w:rsidRPr="0062074F" w:rsidRDefault="00453DD3" w:rsidP="00453DD3">
      <w:pPr>
        <w:pStyle w:val="Heading3"/>
      </w:pPr>
      <w:bookmarkStart w:id="1164" w:name="_Toc219458286"/>
      <w:r w:rsidRPr="0062074F">
        <w:t>Manual updates</w:t>
      </w:r>
      <w:bookmarkEnd w:id="1164"/>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17716B85" w14:textId="2AD1092A" w:rsidR="005F4566" w:rsidRPr="005F4566" w:rsidRDefault="00453DD3" w:rsidP="005F4566">
      <w:pPr>
        <w:jc w:val="both"/>
        <w:rPr>
          <w:ins w:id="1165" w:author="jon pritchard" w:date="2026-03-17T09:03:00Z"/>
        </w:rPr>
      </w:pPr>
      <w:del w:id="1166" w:author="jon pritchard" w:date="2026-03-17T09:03:00Z" w16du:dateUtc="2026-03-17T08:03:00Z">
        <w:r w:rsidRPr="0062074F" w:rsidDel="005F4566">
          <w:delText xml:space="preserve">A manually updated feature must be capable of the same performance in feature selection, response to cursor-picking, etc, as an ENC feature. In addition, it must provide updating information (identification and </w:delText>
        </w:r>
        <w:commentRangeStart w:id="1167"/>
        <w:r w:rsidRPr="0062074F" w:rsidDel="005F4566">
          <w:delText>source of update</w:delText>
        </w:r>
        <w:r w:rsidR="00D27EFF" w:rsidRPr="0062074F" w:rsidDel="005F4566">
          <w:delText xml:space="preserve"> (i.e. manual update)</w:delText>
        </w:r>
        <w:r w:rsidRPr="0062074F" w:rsidDel="005F4566">
          <w:delText>, when entered etc) on cursor picking</w:delText>
        </w:r>
        <w:commentRangeEnd w:id="1167"/>
        <w:r w:rsidR="00D27EFF" w:rsidDel="005F4566">
          <w:rPr>
            <w:rStyle w:val="CommentReference"/>
            <w:sz w:val="20"/>
            <w:lang w:val="en-GB"/>
          </w:rPr>
          <w:commentReference w:id="1167"/>
        </w:r>
      </w:del>
      <w:ins w:id="1168" w:author="jon pritchard" w:date="2026-03-17T09:03:00Z">
        <w:r w:rsidR="005F4566" w:rsidRPr="005F4566">
          <w:t>The following details must be available when the manual update object is selected by the cursor pick feature:</w:t>
        </w:r>
      </w:ins>
    </w:p>
    <w:p w14:paraId="7536995E" w14:textId="77777777" w:rsidR="005F4566" w:rsidRPr="005F4566" w:rsidRDefault="005F4566" w:rsidP="005F4566">
      <w:pPr>
        <w:numPr>
          <w:ilvl w:val="0"/>
          <w:numId w:val="270"/>
        </w:numPr>
        <w:jc w:val="both"/>
        <w:rPr>
          <w:ins w:id="1169" w:author="jon pritchard" w:date="2026-03-17T09:03:00Z"/>
        </w:rPr>
      </w:pPr>
      <w:ins w:id="1170" w:author="jon pritchard" w:date="2026-03-17T09:03:00Z">
        <w:r w:rsidRPr="005F4566">
          <w:t>All attributes available from the manual update feature catalogue</w:t>
        </w:r>
      </w:ins>
    </w:p>
    <w:p w14:paraId="4AA69300" w14:textId="77777777" w:rsidR="005F4566" w:rsidRPr="005F4566" w:rsidRDefault="005F4566" w:rsidP="005F4566">
      <w:pPr>
        <w:numPr>
          <w:ilvl w:val="0"/>
          <w:numId w:val="270"/>
        </w:numPr>
        <w:jc w:val="both"/>
        <w:rPr>
          <w:ins w:id="1171" w:author="jon pritchard" w:date="2026-03-17T09:03:00Z"/>
        </w:rPr>
      </w:pPr>
      <w:ins w:id="1172" w:author="jon pritchard" w:date="2026-03-17T09:03:00Z">
        <w:r w:rsidRPr="005F4566">
          <w:t>Source of update (i.e. manual update)</w:t>
        </w:r>
      </w:ins>
    </w:p>
    <w:p w14:paraId="76F0FE75" w14:textId="77777777" w:rsidR="005F4566" w:rsidRDefault="005F4566" w:rsidP="005F4566">
      <w:pPr>
        <w:numPr>
          <w:ilvl w:val="0"/>
          <w:numId w:val="270"/>
        </w:numPr>
        <w:jc w:val="both"/>
        <w:rPr>
          <w:ins w:id="1173" w:author="jon pritchard" w:date="2026-03-17T09:04:00Z" w16du:dateUtc="2026-03-17T08:04:00Z"/>
        </w:rPr>
      </w:pPr>
      <w:ins w:id="1174" w:author="jon pritchard" w:date="2026-03-17T09:03:00Z">
        <w:r w:rsidRPr="005F4566">
          <w:t>Date and time of update</w:t>
        </w:r>
      </w:ins>
    </w:p>
    <w:p w14:paraId="3369ACC6" w14:textId="1979F677" w:rsidR="005F4566" w:rsidRPr="0062074F" w:rsidRDefault="005F4566">
      <w:pPr>
        <w:numPr>
          <w:ilvl w:val="0"/>
          <w:numId w:val="270"/>
        </w:numPr>
        <w:jc w:val="both"/>
        <w:pPrChange w:id="1175" w:author="jon pritchard" w:date="2026-03-17T09:04:00Z" w16du:dateUtc="2026-03-17T08:04:00Z">
          <w:pPr>
            <w:jc w:val="both"/>
          </w:pPr>
        </w:pPrChange>
      </w:pPr>
      <w:ins w:id="1176" w:author="jon pritchard" w:date="2026-03-17T09:03:00Z">
        <w:r w:rsidRPr="005F4566">
          <w:t>Mariner entered text associated with the manual update object</w:t>
        </w:r>
      </w:ins>
    </w:p>
    <w:p w14:paraId="59239C20" w14:textId="02BEBF27" w:rsidR="00D42BC9" w:rsidRPr="0062074F" w:rsidRDefault="00D42BC9" w:rsidP="00D42BC9">
      <w:pPr>
        <w:spacing w:after="120" w:line="240" w:lineRule="auto"/>
        <w:jc w:val="both"/>
      </w:pPr>
      <w:r w:rsidRPr="0062074F">
        <w:t>Manual chart updates, which are subject to human error, must be distinguished from official information</w:t>
      </w:r>
      <w:del w:id="1177" w:author="jon pritchard" w:date="2026-03-07T12:34:00Z" w16du:dateUtc="2026-03-06T23:34:00Z">
        <w:r w:rsidRPr="0062074F" w:rsidDel="003C1749">
          <w:delText xml:space="preserve">  </w:delText>
        </w:r>
      </w:del>
      <w:ins w:id="1178" w:author="jon pritchard" w:date="2026-03-07T12:34:00Z" w16du:dateUtc="2026-03-06T23:34:00Z">
        <w:r w:rsidR="003C1749">
          <w:t xml:space="preserve"> </w:t>
        </w:r>
      </w:ins>
      <w:r w:rsidRPr="0062074F">
        <w:t>and updates applied automatically</w:t>
      </w:r>
      <w:r w:rsidR="00653128" w:rsidRPr="0062074F">
        <w:t>. Additionally:</w:t>
      </w:r>
    </w:p>
    <w:p w14:paraId="4BFA3AB6" w14:textId="1BB841CB"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ins w:id="1179" w:author="jon pritchard" w:date="2026-03-07T15:18:00Z" w16du:dateUtc="2026-03-07T02:18:00Z">
        <w:r w:rsidR="00397508">
          <w:t xml:space="preserve"> as follows</w:t>
        </w:r>
      </w:ins>
      <w:del w:id="1180" w:author="jon pritchard" w:date="2026-03-07T15:18:00Z" w16du:dateUtc="2026-03-07T02:18:00Z">
        <w:r w:rsidRPr="0062074F" w:rsidDel="00397508">
          <w:delText>. A capacity should exist to enable the mariner to</w:delText>
        </w:r>
      </w:del>
      <w:r w:rsidRPr="0062074F">
        <w:t>:</w:t>
      </w:r>
    </w:p>
    <w:p w14:paraId="59AB47D6" w14:textId="5FAAA67C" w:rsidR="00653128" w:rsidRPr="0062074F" w:rsidRDefault="00653128" w:rsidP="00653128">
      <w:pPr>
        <w:pStyle w:val="ListParagraph"/>
        <w:spacing w:after="60" w:line="240" w:lineRule="auto"/>
        <w:jc w:val="both"/>
      </w:pPr>
      <w:del w:id="1181" w:author="jonathan pritchard" w:date="2026-03-10T08:13:00Z" w16du:dateUtc="2026-03-10T08:13:00Z">
        <w:r w:rsidRPr="0062074F" w:rsidDel="0079413D">
          <w:rPr>
            <w:b/>
            <w:bCs/>
          </w:rPr>
          <w:delText>.</w:delText>
        </w:r>
      </w:del>
      <w:r w:rsidRPr="0062074F">
        <w:rPr>
          <w:b/>
          <w:bCs/>
        </w:rPr>
        <w:t>1</w:t>
      </w:r>
      <w:ins w:id="1182" w:author="jonathan pritchard" w:date="2026-03-10T08:13:00Z" w16du:dateUtc="2026-03-10T08:13:00Z">
        <w:r w:rsidR="0079413D">
          <w:rPr>
            <w:b/>
            <w:bCs/>
          </w:rPr>
          <w:t>.</w:t>
        </w:r>
      </w:ins>
      <w:r w:rsidRPr="0062074F">
        <w:t xml:space="preserve"> Enter the update so it can be displayed as described in this specification.</w:t>
      </w:r>
    </w:p>
    <w:p w14:paraId="1AEFAFEA" w14:textId="4C81F0E6" w:rsidR="00653128" w:rsidRPr="0062074F" w:rsidRDefault="00653128" w:rsidP="00653128">
      <w:pPr>
        <w:pStyle w:val="ListParagraph"/>
        <w:spacing w:after="120" w:line="240" w:lineRule="auto"/>
        <w:jc w:val="both"/>
      </w:pPr>
      <w:del w:id="1183" w:author="jonathan pritchard" w:date="2026-03-10T08:13:00Z" w16du:dateUtc="2026-03-10T08:13:00Z">
        <w:r w:rsidRPr="0062074F" w:rsidDel="0079413D">
          <w:rPr>
            <w:b/>
            <w:bCs/>
          </w:rPr>
          <w:delText>.</w:delText>
        </w:r>
      </w:del>
      <w:r w:rsidRPr="0062074F">
        <w:rPr>
          <w:b/>
          <w:bCs/>
        </w:rPr>
        <w:t>2</w:t>
      </w:r>
      <w:ins w:id="1184" w:author="jonathan pritchard" w:date="2026-03-10T08:13:00Z" w16du:dateUtc="2026-03-10T08:13:00Z">
        <w:r w:rsidR="0079413D">
          <w:rPr>
            <w:b/>
            <w:bCs/>
          </w:rPr>
          <w:t>.</w:t>
        </w:r>
      </w:ins>
      <w:r w:rsidRPr="0062074F">
        <w:t xml:space="preserve"> Ensure all update text information relevant to the new condition and to the source of the update, as entered by the Mariner, is recorded by the system for display on demand.</w:t>
      </w:r>
    </w:p>
    <w:p w14:paraId="783C6F4F" w14:textId="63822828"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xml:space="preserve">. The ECDIS </w:t>
      </w:r>
      <w:r w:rsidRPr="005F4566">
        <w:rPr>
          <w:highlight w:val="yellow"/>
          <w:rPrChange w:id="1185" w:author="jon pritchard" w:date="2026-03-17T09:05:00Z" w16du:dateUtc="2026-03-17T08:05:00Z">
            <w:rPr/>
          </w:rPrChange>
        </w:rPr>
        <w:t>should</w:t>
      </w:r>
      <w:r w:rsidRPr="0062074F">
        <w:t xml:space="preserve"> 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7BD7DB59"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xml:space="preserve">. It </w:t>
      </w:r>
      <w:del w:id="1186" w:author="jonathan pritchard" w:date="2026-03-10T14:18:00Z" w16du:dateUtc="2026-03-10T14:18:00Z">
        <w:r w:rsidRPr="0062074F" w:rsidDel="00FD4EF7">
          <w:delText xml:space="preserve">should </w:delText>
        </w:r>
      </w:del>
      <w:ins w:id="1187" w:author="jonathan pritchard" w:date="2026-03-10T14:18:00Z" w16du:dateUtc="2026-03-10T14:18:00Z">
        <w:r w:rsidR="00FD4EF7">
          <w:t>must</w:t>
        </w:r>
        <w:r w:rsidR="00FD4EF7" w:rsidRPr="0062074F">
          <w:t xml:space="preserve"> </w:t>
        </w:r>
      </w:ins>
      <w:r w:rsidRPr="0062074F">
        <w:t xml:space="preserve">be possible to remove from the display any manual update. The removed update </w:t>
      </w:r>
      <w:del w:id="1188" w:author="jonathan pritchard" w:date="2026-03-10T14:18:00Z" w16du:dateUtc="2026-03-10T14:18:00Z">
        <w:r w:rsidRPr="0062074F" w:rsidDel="00FD4EF7">
          <w:delText xml:space="preserve">should </w:delText>
        </w:r>
      </w:del>
      <w:ins w:id="1189" w:author="jonathan pritchard" w:date="2026-03-10T14:18:00Z" w16du:dateUtc="2026-03-10T14:18:00Z">
        <w:r w:rsidR="00FD4EF7">
          <w:t>must</w:t>
        </w:r>
        <w:r w:rsidR="00FD4EF7" w:rsidRPr="0062074F">
          <w:t xml:space="preserve"> </w:t>
        </w:r>
      </w:ins>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1190" w:name="_Toc219458287"/>
      <w:r w:rsidRPr="0062074F">
        <w:t>Additional Mariner’s Information</w:t>
      </w:r>
      <w:bookmarkEnd w:id="1190"/>
    </w:p>
    <w:p w14:paraId="264E9C4B" w14:textId="0CAA63F7" w:rsidR="00D27EFF" w:rsidRPr="0062074F" w:rsidRDefault="00D27EFF" w:rsidP="00D27EFF">
      <w:r w:rsidRPr="0062074F">
        <w:t xml:space="preserve">The mariner </w:t>
      </w:r>
      <w:del w:id="1191" w:author="jon pritchard" w:date="2026-03-07T15:42:00Z" w16du:dateUtc="2026-03-07T02:42:00Z">
        <w:r w:rsidRPr="0062074F" w:rsidDel="00326AD8">
          <w:delText xml:space="preserve">should </w:delText>
        </w:r>
      </w:del>
      <w:ins w:id="1192" w:author="jon pritchard" w:date="2026-03-07T15:42:00Z" w16du:dateUtc="2026-03-07T02:42:00Z">
        <w:r w:rsidR="00326AD8">
          <w:t>must</w:t>
        </w:r>
        <w:r w:rsidR="00326AD8" w:rsidRPr="0062074F">
          <w:t xml:space="preserve"> </w:t>
        </w:r>
      </w:ins>
      <w:r w:rsidRPr="0062074F">
        <w:t>be able to add:</w:t>
      </w:r>
    </w:p>
    <w:p w14:paraId="0A29107C" w14:textId="77777777" w:rsidR="00326AD8" w:rsidRPr="00326AD8" w:rsidRDefault="00326AD8" w:rsidP="00326AD8">
      <w:pPr>
        <w:numPr>
          <w:ilvl w:val="0"/>
          <w:numId w:val="268"/>
        </w:numPr>
        <w:rPr>
          <w:ins w:id="1193" w:author="jon pritchard" w:date="2026-03-07T15:43:00Z"/>
        </w:rPr>
      </w:pPr>
      <w:ins w:id="1194" w:author="jon pritchard" w:date="2026-03-07T15:43:00Z">
        <w:r w:rsidRPr="00326AD8">
          <w:t>Mariner’s caution note (!) and mariner’s information note [</w:t>
        </w:r>
        <w:proofErr w:type="spellStart"/>
        <w:r w:rsidRPr="00326AD8">
          <w:t>i</w:t>
        </w:r>
        <w:proofErr w:type="spellEnd"/>
        <w:r w:rsidRPr="00326AD8">
          <w:t>] used to call up a note on the text display by cursor picking</w:t>
        </w:r>
      </w:ins>
    </w:p>
    <w:p w14:paraId="646A1094" w14:textId="77777777" w:rsidR="00326AD8" w:rsidRPr="00326AD8" w:rsidRDefault="00326AD8" w:rsidP="00326AD8">
      <w:pPr>
        <w:numPr>
          <w:ilvl w:val="0"/>
          <w:numId w:val="268"/>
        </w:numPr>
        <w:rPr>
          <w:ins w:id="1195" w:author="jon pritchard" w:date="2026-03-07T15:43:00Z"/>
        </w:rPr>
      </w:pPr>
      <w:ins w:id="1196" w:author="jon pritchard" w:date="2026-03-07T15:43:00Z">
        <w:r w:rsidRPr="00326AD8">
          <w:t>Mariner’s information lines and mariner’s information areas without colour fill, set up for cursor picking to give explanatory notes in the text display.</w:t>
        </w:r>
      </w:ins>
    </w:p>
    <w:p w14:paraId="540AEC0F" w14:textId="77777777" w:rsidR="00326AD8" w:rsidRPr="00326AD8" w:rsidRDefault="00326AD8" w:rsidP="00326AD8">
      <w:pPr>
        <w:numPr>
          <w:ilvl w:val="0"/>
          <w:numId w:val="268"/>
        </w:numPr>
        <w:rPr>
          <w:ins w:id="1197" w:author="jon pritchard" w:date="2026-03-07T15:43:00Z"/>
        </w:rPr>
      </w:pPr>
      <w:ins w:id="1198" w:author="jon pritchard" w:date="2026-03-07T15:43:00Z">
        <w:r w:rsidRPr="00326AD8">
          <w:lastRenderedPageBreak/>
          <w:t>Mariner’s text notes</w:t>
        </w:r>
      </w:ins>
    </w:p>
    <w:p w14:paraId="420EE3AD" w14:textId="77777777" w:rsidR="00326AD8" w:rsidRPr="00326AD8" w:rsidRDefault="00326AD8" w:rsidP="00326AD8">
      <w:pPr>
        <w:numPr>
          <w:ilvl w:val="0"/>
          <w:numId w:val="268"/>
        </w:numPr>
        <w:rPr>
          <w:ins w:id="1199" w:author="jon pritchard" w:date="2026-03-07T15:43:00Z"/>
        </w:rPr>
      </w:pPr>
      <w:ins w:id="1200" w:author="jon pritchard" w:date="2026-03-07T15:43:00Z">
        <w:r w:rsidRPr="00326AD8">
          <w:t>Mariner entered danger</w:t>
        </w:r>
      </w:ins>
    </w:p>
    <w:p w14:paraId="30CEA245" w14:textId="6BE06ED9" w:rsidR="00D27EFF" w:rsidRPr="0062074F" w:rsidDel="00326AD8" w:rsidRDefault="00D27EFF" w:rsidP="001C1CAB">
      <w:pPr>
        <w:pStyle w:val="ListParagraph"/>
        <w:numPr>
          <w:ilvl w:val="0"/>
          <w:numId w:val="251"/>
        </w:numPr>
        <w:rPr>
          <w:del w:id="1201" w:author="jon pritchard" w:date="2026-03-07T15:43:00Z" w16du:dateUtc="2026-03-07T02:43:00Z"/>
        </w:rPr>
      </w:pPr>
      <w:del w:id="1202" w:author="jon pritchard" w:date="2026-03-07T15:43:00Z" w16du:dateUtc="2026-03-07T02:43:00Z">
        <w:r w:rsidRPr="0062074F" w:rsidDel="00326AD8">
          <w:delText>simple point objects including the mariner’s caution note (!) or mariner’s information note[i]</w:delText>
        </w:r>
      </w:del>
    </w:p>
    <w:p w14:paraId="0233ED50" w14:textId="2F0D44B2" w:rsidR="00D27EFF" w:rsidRPr="0062074F" w:rsidDel="00326AD8" w:rsidRDefault="00D27EFF" w:rsidP="001C1CAB">
      <w:pPr>
        <w:pStyle w:val="ListParagraph"/>
        <w:numPr>
          <w:ilvl w:val="0"/>
          <w:numId w:val="251"/>
        </w:numPr>
        <w:rPr>
          <w:del w:id="1203" w:author="jon pritchard" w:date="2026-03-07T15:43:00Z" w16du:dateUtc="2026-03-07T02:43:00Z"/>
        </w:rPr>
      </w:pPr>
      <w:del w:id="1204" w:author="jon pritchard" w:date="2026-03-07T15:43:00Z" w16du:dateUtc="2026-03-07T02:43:00Z">
        <w:r w:rsidRPr="0062074F" w:rsidDel="00326AD8">
          <w:delText>simple lines and areas</w:delText>
        </w:r>
      </w:del>
    </w:p>
    <w:p w14:paraId="1D23CB0A" w14:textId="4CCDB1C1" w:rsidR="00D27EFF" w:rsidRPr="0062074F" w:rsidDel="00326AD8" w:rsidRDefault="00D27EFF" w:rsidP="001C1CAB">
      <w:pPr>
        <w:pStyle w:val="ListParagraph"/>
        <w:numPr>
          <w:ilvl w:val="0"/>
          <w:numId w:val="251"/>
        </w:numPr>
        <w:rPr>
          <w:del w:id="1205" w:author="jon pritchard" w:date="2026-03-07T15:43:00Z" w16du:dateUtc="2026-03-07T02:43:00Z"/>
        </w:rPr>
      </w:pPr>
      <w:del w:id="1206" w:author="jon pritchard" w:date="2026-03-07T15:43:00Z" w16du:dateUtc="2026-03-07T02:43:00Z">
        <w:r w:rsidRPr="0062074F" w:rsidDel="00326AD8">
          <w:delText xml:space="preserve">text notes </w:delText>
        </w:r>
      </w:del>
    </w:p>
    <w:p w14:paraId="59F18049" w14:textId="5A155AD3" w:rsidR="006668B5" w:rsidRPr="0062074F" w:rsidRDefault="00D27EFF" w:rsidP="00523124">
      <w:r w:rsidRPr="0062074F">
        <w:t xml:space="preserve">IEC 61174 adds further requirements for Additional Mariner’s Information. </w:t>
      </w:r>
      <w:ins w:id="1207" w:author="jon pritchard" w:date="2026-03-07T15:43:00Z" w16du:dateUtc="2026-03-07T02:43:00Z">
        <w:r w:rsidR="00326AD8" w:rsidRPr="000858B8">
          <w:t>Additional Mariner’s Information must be presented according to IEC 61174 or IEC 62288, as applicable</w:t>
        </w:r>
      </w:ins>
      <w:del w:id="1208" w:author="jon pritchard" w:date="2026-03-07T15:43:00Z" w16du:dateUtc="2026-03-07T02:43:00Z">
        <w:r w:rsidR="006668B5" w:rsidRPr="0062074F" w:rsidDel="00326AD8">
          <w:delText>Mariner’s Caution Notes and Mariner’s Information Notes must be presented according to IEC 61174 or IEC 62288, as applicable and available</w:delText>
        </w:r>
      </w:del>
      <w:r w:rsidR="006668B5" w:rsidRPr="0062074F">
        <w:t>.</w:t>
      </w:r>
    </w:p>
    <w:p w14:paraId="4AB76D16" w14:textId="04695F0F" w:rsidR="00A0054D" w:rsidRPr="0062074F" w:rsidRDefault="00A0054D" w:rsidP="00EC44E4">
      <w:pPr>
        <w:pStyle w:val="Heading3"/>
      </w:pPr>
      <w:bookmarkStart w:id="1209" w:name="_Toc219458288"/>
      <w:bookmarkStart w:id="1210" w:name="_Toc188368685"/>
      <w:bookmarkStart w:id="1211" w:name="_Toc188621887"/>
      <w:bookmarkStart w:id="1212" w:name="_Toc188950468"/>
      <w:bookmarkStart w:id="1213" w:name="_Toc188968384"/>
      <w:bookmarkStart w:id="1214" w:name="_Toc188968609"/>
      <w:bookmarkStart w:id="1215" w:name="_Toc188368686"/>
      <w:bookmarkStart w:id="1216" w:name="_Toc188621888"/>
      <w:bookmarkStart w:id="1217" w:name="_Toc188950469"/>
      <w:bookmarkStart w:id="1218" w:name="_Toc188968385"/>
      <w:bookmarkStart w:id="1219" w:name="_Toc188968610"/>
      <w:bookmarkStart w:id="1220" w:name="_Toc219458289"/>
      <w:bookmarkStart w:id="1221" w:name="_Ref49450116"/>
      <w:bookmarkEnd w:id="1209"/>
      <w:bookmarkEnd w:id="1210"/>
      <w:bookmarkEnd w:id="1211"/>
      <w:bookmarkEnd w:id="1212"/>
      <w:bookmarkEnd w:id="1213"/>
      <w:bookmarkEnd w:id="1214"/>
      <w:bookmarkEnd w:id="1215"/>
      <w:bookmarkEnd w:id="1216"/>
      <w:bookmarkEnd w:id="1217"/>
      <w:bookmarkEnd w:id="1218"/>
      <w:bookmarkEnd w:id="1219"/>
      <w:r w:rsidRPr="0062074F">
        <w:t>Automatic Updates</w:t>
      </w:r>
      <w:bookmarkEnd w:id="1220"/>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1222" w:name="_Toc219458290"/>
      <w:r w:rsidRPr="0062074F">
        <w:t>I</w:t>
      </w:r>
      <w:r w:rsidR="000A049F" w:rsidRPr="0062074F">
        <w:t>dentifying automatic chart corrections on demand</w:t>
      </w:r>
      <w:bookmarkEnd w:id="1221"/>
      <w:bookmarkEnd w:id="1222"/>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1223" w:name="_Toc219458291"/>
      <w:bookmarkStart w:id="1224" w:name="_Ref223787996"/>
      <w:bookmarkStart w:id="1225" w:name="_Ref49450002"/>
      <w:r w:rsidRPr="0062074F">
        <w:t>Update Information</w:t>
      </w:r>
      <w:bookmarkEnd w:id="1223"/>
      <w:bookmarkEnd w:id="1224"/>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30DA99E6" w:rsidR="00D10598" w:rsidRPr="0062074F" w:rsidRDefault="00D10598" w:rsidP="00530F27">
      <w:pPr>
        <w:spacing w:after="120" w:line="240" w:lineRule="auto"/>
        <w:jc w:val="both"/>
      </w:pPr>
      <w:r w:rsidRPr="0062074F">
        <w:t xml:space="preserve">For example, when an ENC update contains updates to various features that adjoin </w:t>
      </w:r>
      <w:ins w:id="1226" w:author="jon pritchard" w:date="2026-03-07T15:45:00Z" w16du:dateUtc="2026-03-07T02:45:00Z">
        <w:r w:rsidR="00326AD8">
          <w:t>the</w:t>
        </w:r>
      </w:ins>
      <w:del w:id="1227" w:author="jon pritchard" w:date="2026-03-07T15:45:00Z" w16du:dateUtc="2026-03-07T02:45:00Z">
        <w:r w:rsidRPr="0062074F" w:rsidDel="00326AD8">
          <w:delText>a</w:delText>
        </w:r>
      </w:del>
      <w:r w:rsidRPr="0062074F">
        <w:t xml:space="preserve"> feature that was actually update</w:t>
      </w:r>
      <w:ins w:id="1228" w:author="jon pritchard" w:date="2026-03-07T15:44:00Z" w16du:dateUtc="2026-03-07T02:44:00Z">
        <w:r w:rsidR="00326AD8">
          <w:t>d</w:t>
        </w:r>
      </w:ins>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36986906" w:rsidR="001C665A" w:rsidRPr="0062074F" w:rsidRDefault="001C665A" w:rsidP="00B812CA">
      <w:pPr>
        <w:spacing w:after="120" w:line="240" w:lineRule="auto"/>
      </w:pPr>
      <w:commentRangeStart w:id="1229"/>
      <w:del w:id="1230" w:author="jon pritchard" w:date="2026-03-16T10:16:00Z" w16du:dateUtc="2026-03-16T09:16:00Z">
        <w:r w:rsidRPr="00326AD8" w:rsidDel="009B015F">
          <w:rPr>
            <w:highlight w:val="yellow"/>
            <w:rPrChange w:id="1231" w:author="jon pritchard" w:date="2026-03-07T15:45:00Z" w16du:dateUtc="2026-03-07T02:45:00Z">
              <w:rPr/>
            </w:rPrChange>
          </w:rPr>
          <w:delText xml:space="preserve">The </w:delText>
        </w:r>
      </w:del>
      <w:ins w:id="1232" w:author="jon pritchard" w:date="2026-03-16T10:16:00Z" w16du:dateUtc="2026-03-16T09:16:00Z">
        <w:r w:rsidR="009B015F">
          <w:rPr>
            <w:highlight w:val="yellow"/>
          </w:rPr>
          <w:t>An</w:t>
        </w:r>
        <w:r w:rsidR="009B015F" w:rsidRPr="00326AD8">
          <w:rPr>
            <w:highlight w:val="yellow"/>
            <w:rPrChange w:id="1233" w:author="jon pritchard" w:date="2026-03-07T15:45:00Z" w16du:dateUtc="2026-03-07T02:45:00Z">
              <w:rPr/>
            </w:rPrChange>
          </w:rPr>
          <w:t xml:space="preserve"> </w:t>
        </w:r>
      </w:ins>
      <w:r w:rsidRPr="00326AD8">
        <w:rPr>
          <w:highlight w:val="yellow"/>
          <w:rPrChange w:id="1234" w:author="jon pritchard" w:date="2026-03-07T15:45:00Z" w16du:dateUtc="2026-03-07T02:45:00Z">
            <w:rPr/>
          </w:rPrChange>
        </w:rPr>
        <w:t xml:space="preserve">‘Update Review’ </w:t>
      </w:r>
      <w:commentRangeStart w:id="1235"/>
      <w:del w:id="1236" w:author="jonathan pritchard" w:date="2026-03-11T14:50:00Z" w16du:dateUtc="2026-03-11T14:50:00Z">
        <w:r w:rsidRPr="00326AD8" w:rsidDel="006F00D6">
          <w:rPr>
            <w:highlight w:val="yellow"/>
            <w:rPrChange w:id="1237" w:author="jon pritchard" w:date="2026-03-07T15:45:00Z" w16du:dateUtc="2026-03-07T02:45:00Z">
              <w:rPr/>
            </w:rPrChange>
          </w:rPr>
          <w:delText>IMS</w:delText>
        </w:r>
      </w:del>
      <w:ins w:id="1238" w:author="jonathan pritchard" w:date="2026-03-11T14:50:00Z" w16du:dateUtc="2026-03-11T14:50:00Z">
        <w:r w:rsidR="006F00D6">
          <w:rPr>
            <w:highlight w:val="yellow"/>
          </w:rPr>
          <w:t>Context Parameter</w:t>
        </w:r>
      </w:ins>
      <w:r w:rsidRPr="00326AD8">
        <w:rPr>
          <w:highlight w:val="yellow"/>
          <w:rPrChange w:id="1239" w:author="jon pritchard" w:date="2026-03-07T15:45:00Z" w16du:dateUtc="2026-03-07T02:45:00Z">
            <w:rPr/>
          </w:rPrChange>
        </w:rPr>
        <w:t xml:space="preserve"> </w:t>
      </w:r>
      <w:commentRangeEnd w:id="1235"/>
      <w:r w:rsidR="003650D2" w:rsidRPr="00326AD8">
        <w:rPr>
          <w:rStyle w:val="CommentReference"/>
          <w:sz w:val="20"/>
          <w:highlight w:val="yellow"/>
          <w:lang w:val="en-GB"/>
          <w:rPrChange w:id="1240" w:author="jon pritchard" w:date="2026-03-07T15:45:00Z" w16du:dateUtc="2026-03-07T02:45:00Z">
            <w:rPr>
              <w:rStyle w:val="CommentReference"/>
              <w:sz w:val="20"/>
              <w:lang w:val="en-GB"/>
            </w:rPr>
          </w:rPrChange>
        </w:rPr>
        <w:commentReference w:id="1235"/>
      </w:r>
      <w:r w:rsidRPr="00326AD8">
        <w:rPr>
          <w:highlight w:val="yellow"/>
          <w:rPrChange w:id="1241" w:author="jon pritchard" w:date="2026-03-07T15:45:00Z" w16du:dateUtc="2026-03-07T02:45:00Z">
            <w:rPr/>
          </w:rPrChange>
        </w:rPr>
        <w:t xml:space="preserve">must be implemented to allow update information features to be portrayed </w:t>
      </w:r>
      <w:r w:rsidR="00D10598" w:rsidRPr="00326AD8">
        <w:rPr>
          <w:highlight w:val="yellow"/>
          <w:rPrChange w:id="1242" w:author="jon pritchard" w:date="2026-03-07T15:45:00Z" w16du:dateUtc="2026-03-07T02:45:00Z">
            <w:rPr/>
          </w:rPrChange>
        </w:rPr>
        <w:t xml:space="preserve">and </w:t>
      </w:r>
      <w:r w:rsidR="00C74D25" w:rsidRPr="00326AD8">
        <w:rPr>
          <w:highlight w:val="yellow"/>
          <w:rPrChange w:id="1243" w:author="jon pritchard" w:date="2026-03-07T15:45:00Z" w16du:dateUtc="2026-03-07T02:45:00Z">
            <w:rPr/>
          </w:rPrChange>
        </w:rPr>
        <w:t>reviewed</w:t>
      </w:r>
      <w:r w:rsidR="00D10598" w:rsidRPr="00326AD8">
        <w:rPr>
          <w:highlight w:val="yellow"/>
          <w:rPrChange w:id="1244" w:author="jon pritchard" w:date="2026-03-07T15:45:00Z" w16du:dateUtc="2026-03-07T02:45:00Z">
            <w:rPr/>
          </w:rPrChange>
        </w:rPr>
        <w:t xml:space="preserve"> on demand</w:t>
      </w:r>
      <w:r w:rsidR="00D10598" w:rsidRPr="00326AD8">
        <w:t xml:space="preserve">. </w:t>
      </w:r>
      <w:commentRangeEnd w:id="1229"/>
      <w:r w:rsidR="002215E1" w:rsidRPr="0062074F">
        <w:rPr>
          <w:rStyle w:val="CommentReference"/>
          <w:sz w:val="20"/>
          <w:lang w:val="en-GB"/>
        </w:rPr>
        <w:commentReference w:id="1229"/>
      </w:r>
    </w:p>
    <w:p w14:paraId="6D81B45B" w14:textId="69FF78AC" w:rsidR="004F141B" w:rsidRPr="0062074F" w:rsidRDefault="004F141B" w:rsidP="004F141B">
      <w:pPr>
        <w:pStyle w:val="Heading3"/>
      </w:pPr>
      <w:bookmarkStart w:id="1245" w:name="_Toc194061764"/>
      <w:bookmarkStart w:id="1246" w:name="_Toc194067154"/>
      <w:bookmarkStart w:id="1247" w:name="_Toc194061765"/>
      <w:bookmarkStart w:id="1248" w:name="_Toc194067155"/>
      <w:bookmarkStart w:id="1249" w:name="_Toc178784413"/>
      <w:bookmarkStart w:id="1250" w:name="_Toc178784414"/>
      <w:bookmarkStart w:id="1251" w:name="_Toc178784415"/>
      <w:bookmarkStart w:id="1252" w:name="_Toc178784416"/>
      <w:bookmarkStart w:id="1253" w:name="_Toc178784417"/>
      <w:bookmarkStart w:id="1254" w:name="_Toc178784418"/>
      <w:bookmarkStart w:id="1255" w:name="_Toc178784419"/>
      <w:bookmarkStart w:id="1256" w:name="_Toc178784420"/>
      <w:bookmarkStart w:id="1257" w:name="_Toc178784421"/>
      <w:bookmarkStart w:id="1258" w:name="_Toc178784422"/>
      <w:bookmarkStart w:id="1259" w:name="_Toc178784423"/>
      <w:bookmarkStart w:id="1260" w:name="_Toc175130268"/>
      <w:bookmarkStart w:id="1261" w:name="_Toc175130291"/>
      <w:bookmarkStart w:id="1262" w:name="_Toc219458292"/>
      <w:bookmarkEnd w:id="1225"/>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commentRangeStart w:id="1263"/>
      <w:r w:rsidRPr="0062074F">
        <w:t>Non</w:t>
      </w:r>
      <w:r w:rsidR="00CF6F82" w:rsidRPr="0062074F">
        <w:t>-official</w:t>
      </w:r>
      <w:r w:rsidRPr="0062074F">
        <w:t xml:space="preserve"> (Non-ENC) Chart Information</w:t>
      </w:r>
      <w:bookmarkEnd w:id="1262"/>
      <w:commentRangeEnd w:id="1263"/>
      <w:r w:rsidR="00D81E16" w:rsidRPr="0062074F">
        <w:rPr>
          <w:rStyle w:val="CommentReference"/>
          <w:sz w:val="20"/>
          <w:lang w:val="en-GB"/>
        </w:rPr>
        <w:commentReference w:id="1263"/>
      </w:r>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lastRenderedPageBreak/>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1264" w:name="_Toc175130295"/>
      <w:bookmarkStart w:id="1265" w:name="_Toc175130296"/>
      <w:bookmarkStart w:id="1266" w:name="_Toc175130297"/>
      <w:bookmarkStart w:id="1267" w:name="_Toc175130298"/>
      <w:bookmarkStart w:id="1268" w:name="_Toc175130299"/>
      <w:bookmarkStart w:id="1269" w:name="_Ref189057024"/>
      <w:bookmarkStart w:id="1270" w:name="_Hlk212731679"/>
      <w:bookmarkEnd w:id="1264"/>
      <w:bookmarkEnd w:id="1265"/>
      <w:bookmarkEnd w:id="1266"/>
      <w:bookmarkEnd w:id="1267"/>
      <w:bookmarkEnd w:id="1268"/>
      <w:commentRangeStart w:id="1271"/>
      <w:r w:rsidRPr="0062074F">
        <w:t xml:space="preserve"> </w:t>
      </w:r>
      <w:bookmarkStart w:id="1272" w:name="_Toc219458293"/>
      <w:bookmarkStart w:id="1273" w:name="_Ref224119179"/>
      <w:r w:rsidR="00A13F5A" w:rsidRPr="0062074F">
        <w:t>Display and Management of Navigational Warnings</w:t>
      </w:r>
      <w:bookmarkEnd w:id="1269"/>
      <w:bookmarkEnd w:id="1272"/>
      <w:bookmarkEnd w:id="1273"/>
      <w:commentRangeEnd w:id="1271"/>
      <w:r w:rsidR="000A2E2D" w:rsidRPr="0062074F">
        <w:rPr>
          <w:rStyle w:val="CommentReference"/>
          <w:sz w:val="22"/>
          <w:lang w:val="en-GB"/>
        </w:rPr>
        <w:commentReference w:id="1271"/>
      </w:r>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565B111A" w:rsidR="00A13F5A" w:rsidRPr="0062074F" w:rsidRDefault="00A13F5A" w:rsidP="00A13F5A">
      <w:pPr>
        <w:pStyle w:val="Heading3"/>
      </w:pPr>
      <w:bookmarkStart w:id="1274" w:name="_Toc219458294"/>
      <w:bookmarkStart w:id="1275" w:name="_Toc219458295"/>
      <w:bookmarkEnd w:id="1274"/>
      <w:del w:id="1276" w:author="jonathan pritchard" w:date="2026-03-11T14:57:00Z" w16du:dateUtc="2026-03-11T14:57:00Z">
        <w:r w:rsidRPr="0062074F" w:rsidDel="00FA44FB">
          <w:delText>Additional Portrayal r</w:delText>
        </w:r>
      </w:del>
      <w:ins w:id="1277" w:author="jonathan pritchard" w:date="2026-03-11T14:57:00Z" w16du:dateUtc="2026-03-11T14:57:00Z">
        <w:r w:rsidR="00FA44FB">
          <w:t>R</w:t>
        </w:r>
      </w:ins>
      <w:r w:rsidRPr="0062074F">
        <w:t>equirements of the Graphical User Interface</w:t>
      </w:r>
      <w:bookmarkEnd w:id="1275"/>
      <w:r w:rsidRPr="0062074F">
        <w:t xml:space="preserve"> </w:t>
      </w:r>
    </w:p>
    <w:p w14:paraId="610C7426" w14:textId="7745EB3B" w:rsidR="000A2E2D" w:rsidRPr="0062074F" w:rsidRDefault="000A2E2D" w:rsidP="000A2E2D">
      <w:r w:rsidRPr="0062074F">
        <w:t>A dedicated interface must be provided to allow users to interact with NAVWARN messages. This interface must, provide the following minimum functionality</w:t>
      </w:r>
      <w:ins w:id="1278" w:author="jon pritchard" w:date="2026-03-07T11:54:00Z" w16du:dateUtc="2026-03-06T22:54:00Z">
        <w:r w:rsidR="00393C8A">
          <w:t>:</w:t>
        </w:r>
      </w:ins>
      <w:del w:id="1279" w:author="jon pritchard" w:date="2026-03-07T11:54:00Z" w16du:dateUtc="2026-03-06T22:54:00Z">
        <w:r w:rsidRPr="0062074F" w:rsidDel="00393C8A">
          <w:delText>;</w:delText>
        </w:r>
      </w:del>
    </w:p>
    <w:p w14:paraId="35D0BC4F" w14:textId="5257AB89" w:rsidR="000A2E2D" w:rsidRPr="0062074F" w:rsidRDefault="000A2E2D" w:rsidP="000A2E2D">
      <w:pPr>
        <w:pStyle w:val="ListNumber"/>
      </w:pPr>
      <w:r w:rsidRPr="0062074F">
        <w:t xml:space="preserve">The user must be able to classify individual messages in accordance with </w:t>
      </w:r>
      <w:del w:id="1280" w:author="jon pritchard" w:date="2026-03-08T00:16:00Z" w16du:dateUtc="2026-03-08T08:16:00Z">
        <w:r w:rsidRPr="0062074F" w:rsidDel="007A2C0E">
          <w:delText xml:space="preserve">section </w:delText>
        </w:r>
      </w:del>
      <w:ins w:id="1281" w:author="jon pritchard" w:date="2026-03-08T00:16:00Z" w16du:dateUtc="2026-03-08T08:16:00Z">
        <w:r w:rsidR="007A2C0E">
          <w:t>clause</w:t>
        </w:r>
        <w:r w:rsidR="007A2C0E" w:rsidRPr="0062074F">
          <w:t xml:space="preserve"> </w:t>
        </w:r>
      </w:ins>
      <w:r w:rsidRPr="0062074F">
        <w:t>1</w:t>
      </w:r>
      <w:ins w:id="1282" w:author="jon pritchard" w:date="2026-03-07T18:18:00Z" w16du:dateUtc="2026-03-07T05:18:00Z">
        <w:r w:rsidR="004211FA">
          <w:t>1</w:t>
        </w:r>
      </w:ins>
      <w:del w:id="1283" w:author="jon pritchard" w:date="2026-03-07T18:18:00Z" w16du:dateUtc="2026-03-07T05:18:00Z">
        <w:r w:rsidRPr="0062074F" w:rsidDel="004211FA">
          <w:delText>2</w:delText>
        </w:r>
      </w:del>
      <w:r w:rsidRPr="0062074F">
        <w:t>.12.2</w:t>
      </w:r>
      <w:ins w:id="1284" w:author="jon pritchard" w:date="2026-03-07T11:54:00Z" w16du:dateUtc="2026-03-06T22:54:00Z">
        <w:r w:rsidR="00393C8A">
          <w:t>;</w:t>
        </w:r>
      </w:ins>
    </w:p>
    <w:p w14:paraId="23D4E8C2" w14:textId="06B4895A" w:rsidR="000A2E2D" w:rsidRPr="0062074F" w:rsidRDefault="000A2E2D" w:rsidP="000A2E2D">
      <w:pPr>
        <w:pStyle w:val="ListNumber"/>
      </w:pPr>
      <w:r w:rsidRPr="0062074F">
        <w:t xml:space="preserve">An on-demand listing of all (S-124) NAVWARN messages in the system must be provided allowing sorting according to: </w:t>
      </w:r>
      <w:r w:rsidRPr="00326AD8">
        <w:rPr>
          <w:highlight w:val="yellow"/>
          <w:rPrChange w:id="1285" w:author="jon pritchard" w:date="2026-03-07T15:47:00Z" w16du:dateUtc="2026-03-07T02:47:00Z">
            <w:rPr/>
          </w:rPrChange>
        </w:rPr>
        <w:t>installed date and time</w:t>
      </w:r>
      <w:r w:rsidRPr="0062074F">
        <w:t>, issue date and time</w:t>
      </w:r>
      <w:ins w:id="1286" w:author="jonathan pritchard" w:date="2026-03-11T11:06:00Z" w16du:dateUtc="2026-03-11T11:06:00Z">
        <w:r w:rsidR="00EC7CA3">
          <w:t xml:space="preserve"> (</w:t>
        </w:r>
        <w:proofErr w:type="spellStart"/>
        <w:r w:rsidR="00EC7CA3" w:rsidRPr="00EC7CA3">
          <w:rPr>
            <w:i/>
            <w:iCs/>
            <w:rPrChange w:id="1287" w:author="jonathan pritchard" w:date="2026-03-11T11:06:00Z" w16du:dateUtc="2026-03-11T11:06:00Z">
              <w:rPr/>
            </w:rPrChange>
          </w:rPr>
          <w:t>publicationTime</w:t>
        </w:r>
        <w:proofErr w:type="spellEnd"/>
        <w:r w:rsidR="00EC7CA3">
          <w:t>)</w:t>
        </w:r>
      </w:ins>
      <w:r w:rsidRPr="0062074F">
        <w:t>, warning type, producer, series and message classification (as defined in 1</w:t>
      </w:r>
      <w:ins w:id="1288" w:author="jon pritchard" w:date="2026-03-07T18:18:00Z" w16du:dateUtc="2026-03-07T05:18:00Z">
        <w:r w:rsidR="004211FA">
          <w:t>1</w:t>
        </w:r>
      </w:ins>
      <w:del w:id="1289" w:author="jon pritchard" w:date="2026-03-07T18:18:00Z" w16du:dateUtc="2026-03-07T05:18:00Z">
        <w:r w:rsidRPr="0062074F" w:rsidDel="004211FA">
          <w:delText>2</w:delText>
        </w:r>
      </w:del>
      <w:r w:rsidRPr="0062074F">
        <w:t>.12.2)</w:t>
      </w:r>
      <w:ins w:id="1290" w:author="jon pritchard" w:date="2026-03-07T11:54:00Z" w16du:dateUtc="2026-03-06T22:54:00Z">
        <w:r w:rsidR="00393C8A">
          <w:t>;</w:t>
        </w:r>
      </w:ins>
    </w:p>
    <w:p w14:paraId="39F22DF3" w14:textId="0E949904" w:rsidR="000A2E2D" w:rsidRPr="0062074F" w:rsidRDefault="000A2E2D" w:rsidP="000A2E2D">
      <w:pPr>
        <w:pStyle w:val="ListNumber"/>
      </w:pPr>
      <w:r w:rsidRPr="0062074F">
        <w:t xml:space="preserve">The on-demand listing of all NAVWARN messages in the system must include means for viewing an abbreviated view of any </w:t>
      </w:r>
      <w:proofErr w:type="spellStart"/>
      <w:r w:rsidRPr="0062074F">
        <w:t>NAVWARNPart</w:t>
      </w:r>
      <w:proofErr w:type="spellEnd"/>
      <w:r w:rsidRPr="0062074F">
        <w:t xml:space="preserve">, </w:t>
      </w:r>
      <w:proofErr w:type="spellStart"/>
      <w:r w:rsidRPr="0062074F">
        <w:t>warningInformation</w:t>
      </w:r>
      <w:proofErr w:type="spellEnd"/>
      <w:r w:rsidRPr="0062074F">
        <w:t xml:space="preserve"> attributes present. This should consist of a minimum of the issue date</w:t>
      </w:r>
      <w:ins w:id="1291" w:author="jonathan pritchard" w:date="2026-03-11T11:06:00Z" w16du:dateUtc="2026-03-11T11:06:00Z">
        <w:r w:rsidR="00EC7CA3">
          <w:t xml:space="preserve"> (</w:t>
        </w:r>
        <w:proofErr w:type="spellStart"/>
        <w:r w:rsidR="00EC7CA3" w:rsidRPr="00EC7CA3">
          <w:rPr>
            <w:i/>
            <w:iCs/>
            <w:rPrChange w:id="1292" w:author="jonathan pritchard" w:date="2026-03-11T11:07:00Z" w16du:dateUtc="2026-03-11T11:07:00Z">
              <w:rPr/>
            </w:rPrChange>
          </w:rPr>
          <w:t>publicationTime</w:t>
        </w:r>
        <w:proofErr w:type="spellEnd"/>
        <w:r w:rsidR="00EC7CA3">
          <w:t>)</w:t>
        </w:r>
      </w:ins>
      <w:r w:rsidRPr="0062074F">
        <w:t>, warning type</w:t>
      </w:r>
      <w:ins w:id="1293" w:author="jonathan pritchard" w:date="2026-03-11T11:07:00Z" w16du:dateUtc="2026-03-11T11:07:00Z">
        <w:r w:rsidR="00EC7CA3">
          <w:t xml:space="preserve"> (</w:t>
        </w:r>
        <w:r w:rsidR="00EC7CA3" w:rsidRPr="00EC7CA3">
          <w:rPr>
            <w:i/>
            <w:iCs/>
            <w:highlight w:val="yellow"/>
            <w:u w:val="single"/>
            <w:rPrChange w:id="1294" w:author="jonathan pritchard" w:date="2026-03-11T11:07:00Z" w16du:dateUtc="2026-03-11T11:07:00Z">
              <w:rPr/>
            </w:rPrChange>
          </w:rPr>
          <w:t>ATT</w:t>
        </w:r>
        <w:r w:rsidR="00EC7CA3">
          <w:t>)</w:t>
        </w:r>
      </w:ins>
      <w:r w:rsidRPr="0062074F">
        <w:t xml:space="preserve"> and the first 64 characters of the </w:t>
      </w:r>
      <w:proofErr w:type="spellStart"/>
      <w:r w:rsidRPr="00EC7CA3">
        <w:rPr>
          <w:i/>
          <w:iCs/>
          <w:highlight w:val="yellow"/>
          <w:rPrChange w:id="1295" w:author="jonathan pritchard" w:date="2026-03-11T11:07:00Z" w16du:dateUtc="2026-03-11T11:07:00Z">
            <w:rPr/>
          </w:rPrChange>
        </w:rPr>
        <w:t>warningInformation</w:t>
      </w:r>
      <w:proofErr w:type="spellEnd"/>
      <w:r w:rsidRPr="0062074F">
        <w:t xml:space="preserve"> attributes</w:t>
      </w:r>
      <w:ins w:id="1296" w:author="jon pritchard" w:date="2026-03-07T11:54:00Z" w16du:dateUtc="2026-03-06T22:54:00Z">
        <w:r w:rsidR="00393C8A">
          <w:t>;</w:t>
        </w:r>
      </w:ins>
      <w:del w:id="1297" w:author="jon pritchard" w:date="2026-03-07T11:54:00Z" w16du:dateUtc="2026-03-06T22:54:00Z">
        <w:r w:rsidRPr="0062074F" w:rsidDel="00393C8A">
          <w:delText>.</w:delText>
        </w:r>
      </w:del>
    </w:p>
    <w:p w14:paraId="1AD98418" w14:textId="6813CE7F" w:rsidR="000A2E2D" w:rsidRPr="0062074F" w:rsidRDefault="000A2E2D" w:rsidP="000A2E2D">
      <w:pPr>
        <w:pStyle w:val="ListNumber"/>
      </w:pPr>
      <w:r w:rsidRPr="0062074F">
        <w:t>An indication must be provided when a new NAVWARN message is loaded until it has been displayed or 24 hours have passed. This indication may be suppressed if the NAVWARN message does not meet filtering criteria set by the mariner or automatically applied (as defined in 1</w:t>
      </w:r>
      <w:ins w:id="1298" w:author="jonathan pritchard" w:date="2026-03-11T11:04:00Z" w16du:dateUtc="2026-03-11T11:04:00Z">
        <w:r w:rsidR="00EC7CA3">
          <w:t>1</w:t>
        </w:r>
      </w:ins>
      <w:del w:id="1299" w:author="jonathan pritchard" w:date="2026-03-11T11:04:00Z" w16du:dateUtc="2026-03-11T11:04:00Z">
        <w:r w:rsidRPr="0062074F" w:rsidDel="00EC7CA3">
          <w:delText>2</w:delText>
        </w:r>
      </w:del>
      <w:r w:rsidRPr="0062074F">
        <w:t>.12.2)</w:t>
      </w:r>
      <w:ins w:id="1300" w:author="jon pritchard" w:date="2026-03-07T11:54:00Z" w16du:dateUtc="2026-03-06T22:54:00Z">
        <w:r w:rsidR="00393C8A">
          <w:t>;</w:t>
        </w:r>
      </w:ins>
      <w:del w:id="1301" w:author="jon pritchard" w:date="2026-03-07T11:54:00Z" w16du:dateUtc="2026-03-06T22:54:00Z">
        <w:r w:rsidRPr="0062074F" w:rsidDel="00393C8A">
          <w:delText>.</w:delText>
        </w:r>
      </w:del>
    </w:p>
    <w:p w14:paraId="25AD44C4" w14:textId="6ABF457C" w:rsidR="000A2E2D" w:rsidRPr="0062074F" w:rsidRDefault="000A2E2D" w:rsidP="000A2E2D">
      <w:pPr>
        <w:pStyle w:val="ListNumber"/>
      </w:pPr>
      <w:r w:rsidRPr="0062074F">
        <w:t>Means must 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1302" w:name="_Toc219458296"/>
      <w:bookmarkStart w:id="1303" w:name="_Toc219458297"/>
      <w:bookmarkStart w:id="1304" w:name="_Toc219458298"/>
      <w:bookmarkStart w:id="1305" w:name="_Toc219458299"/>
      <w:bookmarkStart w:id="1306" w:name="_Toc219458300"/>
      <w:bookmarkStart w:id="1307" w:name="_Toc219458301"/>
      <w:bookmarkStart w:id="1308" w:name="_Toc219458302"/>
      <w:bookmarkStart w:id="1309" w:name="_Toc219458303"/>
      <w:bookmarkStart w:id="1310" w:name="_Toc219458304"/>
      <w:bookmarkStart w:id="1311" w:name="_Toc219458305"/>
      <w:bookmarkEnd w:id="1302"/>
      <w:bookmarkEnd w:id="1303"/>
      <w:bookmarkEnd w:id="1304"/>
      <w:bookmarkEnd w:id="1305"/>
      <w:bookmarkEnd w:id="1306"/>
      <w:bookmarkEnd w:id="1307"/>
      <w:bookmarkEnd w:id="1308"/>
      <w:bookmarkEnd w:id="1309"/>
      <w:bookmarkEnd w:id="1310"/>
      <w:r w:rsidRPr="0062074F">
        <w:t>Classifying</w:t>
      </w:r>
      <w:r w:rsidR="00A13F5A" w:rsidRPr="0062074F">
        <w:t xml:space="preserve"> Navigational Warning information</w:t>
      </w:r>
      <w:bookmarkEnd w:id="1311"/>
      <w:r w:rsidR="00A13F5A" w:rsidRPr="0062074F">
        <w:t xml:space="preserve"> </w:t>
      </w:r>
    </w:p>
    <w:p w14:paraId="25244460" w14:textId="77777777" w:rsidR="000A2E2D" w:rsidRPr="0062074F" w:rsidRDefault="000A2E2D" w:rsidP="000A2E2D">
      <w:r w:rsidRPr="0062074F">
        <w:t>To ensure only relevant information is displayed, and to ensure an uncluttered screen, the mariner must be able to classify NAVWARNs which are then filtered for display by the ECDIS:</w:t>
      </w:r>
    </w:p>
    <w:p w14:paraId="7B5FDCA1" w14:textId="77777777" w:rsidR="000A2E2D" w:rsidRPr="0062074F" w:rsidRDefault="000A2E2D" w:rsidP="000A2E2D">
      <w:r w:rsidRPr="0062074F">
        <w:t xml:space="preserve">At a minimum, functionality must be included that allows the user to classify an installed NAVWARN </w:t>
      </w:r>
      <w:commentRangeStart w:id="1312"/>
      <w:r w:rsidRPr="0062074F">
        <w:t xml:space="preserve">against the intended route </w:t>
      </w:r>
      <w:commentRangeEnd w:id="1312"/>
      <w:r w:rsidR="006A18DB" w:rsidRPr="0062074F">
        <w:rPr>
          <w:rStyle w:val="CommentReference"/>
          <w:sz w:val="20"/>
          <w:lang w:val="en-GB"/>
        </w:rPr>
        <w:commentReference w:id="1312"/>
      </w:r>
      <w:r w:rsidRPr="0062074F">
        <w:t>as:</w:t>
      </w:r>
    </w:p>
    <w:p w14:paraId="27A010D0" w14:textId="05528CBD" w:rsidR="000A2E2D" w:rsidRPr="0062074F" w:rsidRDefault="000A2E2D" w:rsidP="001C1CAB">
      <w:pPr>
        <w:pStyle w:val="ListBullet"/>
        <w:numPr>
          <w:ilvl w:val="0"/>
          <w:numId w:val="266"/>
        </w:numPr>
      </w:pPr>
      <w:r w:rsidRPr="0062074F">
        <w:t>“On chart”</w:t>
      </w:r>
      <w:r w:rsidRPr="0062074F">
        <w:rPr>
          <w:b/>
        </w:rPr>
        <w:t xml:space="preserve"> Relevant for the route, Must always be </w:t>
      </w:r>
      <w:ins w:id="1313" w:author="jonathan pritchard" w:date="2026-03-11T16:17:00Z" w16du:dateUtc="2026-03-11T16:17:00Z">
        <w:r w:rsidR="00B52423">
          <w:rPr>
            <w:b/>
          </w:rPr>
          <w:t>displayed</w:t>
        </w:r>
      </w:ins>
      <w:ins w:id="1314" w:author="jonathan pritchard" w:date="2026-03-11T16:16:00Z" w16du:dateUtc="2026-03-11T16:16:00Z">
        <w:r w:rsidR="00B52423" w:rsidRPr="0062074F" w:rsidDel="00B52423">
          <w:rPr>
            <w:b/>
          </w:rPr>
          <w:t xml:space="preserve"> </w:t>
        </w:r>
      </w:ins>
      <w:del w:id="1315" w:author="jonathan pritchard" w:date="2026-03-11T16:16:00Z" w16du:dateUtc="2026-03-11T16:16:00Z">
        <w:r w:rsidRPr="0062074F" w:rsidDel="00B52423">
          <w:rPr>
            <w:b/>
          </w:rPr>
          <w:delText>displayed</w:delText>
        </w:r>
      </w:del>
      <w:r w:rsidRPr="0062074F">
        <w:rPr>
          <w:b/>
        </w:rPr>
        <w:t>, or;</w:t>
      </w:r>
    </w:p>
    <w:p w14:paraId="42B1CD02" w14:textId="2DD98C2E" w:rsidR="000A2E2D" w:rsidRPr="0062074F" w:rsidRDefault="000A2E2D" w:rsidP="001C1CAB">
      <w:pPr>
        <w:pStyle w:val="ListBullet"/>
        <w:numPr>
          <w:ilvl w:val="0"/>
          <w:numId w:val="266"/>
        </w:numPr>
      </w:pPr>
      <w:r w:rsidRPr="0062074F">
        <w:t>“Off chart”</w:t>
      </w:r>
      <w:r w:rsidRPr="0062074F">
        <w:rPr>
          <w:b/>
        </w:rPr>
        <w:t xml:space="preserve"> Not relevant for the route, Need not be </w:t>
      </w:r>
      <w:del w:id="1316" w:author="jonathan pritchard" w:date="2026-03-11T16:16:00Z" w16du:dateUtc="2026-03-11T16:16:00Z">
        <w:r w:rsidRPr="0062074F" w:rsidDel="00B52423">
          <w:rPr>
            <w:b/>
          </w:rPr>
          <w:delText>visualized</w:delText>
        </w:r>
      </w:del>
      <w:ins w:id="1317" w:author="jonathan pritchard" w:date="2026-03-11T16:16:00Z" w16du:dateUtc="2026-03-11T16:16:00Z">
        <w:r w:rsidR="00B52423">
          <w:rPr>
            <w:b/>
          </w:rPr>
          <w:t>displayed</w:t>
        </w:r>
      </w:ins>
      <w:r w:rsidRPr="0062074F">
        <w:rPr>
          <w:b/>
        </w:rPr>
        <w:t>, or;</w:t>
      </w:r>
    </w:p>
    <w:p w14:paraId="3A12B093" w14:textId="222008B8" w:rsidR="000A2E2D" w:rsidRPr="0062074F" w:rsidRDefault="000A2E2D" w:rsidP="001C1CAB">
      <w:pPr>
        <w:pStyle w:val="ListBullet"/>
        <w:numPr>
          <w:ilvl w:val="0"/>
          <w:numId w:val="266"/>
        </w:numPr>
      </w:pPr>
      <w:commentRangeStart w:id="1318"/>
      <w:r w:rsidRPr="0062074F">
        <w:t>“Information”</w:t>
      </w:r>
      <w:r w:rsidRPr="0062074F">
        <w:rPr>
          <w:b/>
        </w:rPr>
        <w:t xml:space="preserve"> For information, Need not be </w:t>
      </w:r>
      <w:del w:id="1319" w:author="jonathan pritchard" w:date="2026-03-11T16:17:00Z" w16du:dateUtc="2026-03-11T16:17:00Z">
        <w:r w:rsidRPr="0062074F" w:rsidDel="00B52423">
          <w:rPr>
            <w:b/>
          </w:rPr>
          <w:delText>visualized</w:delText>
        </w:r>
      </w:del>
      <w:ins w:id="1320" w:author="jonathan pritchard" w:date="2026-03-11T16:17:00Z" w16du:dateUtc="2026-03-11T16:17:00Z">
        <w:r w:rsidR="00B52423">
          <w:rPr>
            <w:b/>
          </w:rPr>
          <w:t>displayed</w:t>
        </w:r>
      </w:ins>
      <w:ins w:id="1321" w:author="jonathan pritchard" w:date="2026-03-10T14:22:00Z" w16du:dateUtc="2026-03-10T14:22:00Z">
        <w:r w:rsidR="00FD4EF7">
          <w:rPr>
            <w:b/>
          </w:rPr>
          <w:t>.</w:t>
        </w:r>
      </w:ins>
      <w:commentRangeEnd w:id="1318"/>
      <w:r w:rsidR="00FD4EF7" w:rsidRPr="0062074F">
        <w:rPr>
          <w:rStyle w:val="CommentReference"/>
          <w:sz w:val="20"/>
          <w:lang w:val="en-GB"/>
        </w:rPr>
        <w:commentReference w:id="1318"/>
      </w:r>
    </w:p>
    <w:p w14:paraId="7A0CD1FD" w14:textId="77777777" w:rsidR="000A2E2D" w:rsidRPr="0062074F" w:rsidRDefault="000A2E2D">
      <w:pPr>
        <w:pStyle w:val="ListBullet"/>
        <w:tabs>
          <w:tab w:val="clear" w:pos="360"/>
        </w:tabs>
        <w:pPrChange w:id="1322" w:author="jonathan pritchard" w:date="2026-03-10T13:49:00Z" w16du:dateUtc="2026-03-10T13:49:00Z">
          <w:pPr>
            <w:pStyle w:val="ListBullet"/>
            <w:numPr>
              <w:numId w:val="266"/>
            </w:numPr>
            <w:tabs>
              <w:tab w:val="clear" w:pos="360"/>
            </w:tabs>
            <w:ind w:left="720"/>
          </w:pPr>
        </w:pPrChange>
      </w:pPr>
      <w:r w:rsidRPr="0062074F">
        <w:t>On chart</w:t>
      </w:r>
      <w:r w:rsidRPr="0062074F">
        <w:rPr>
          <w:b/>
        </w:rPr>
        <w:t xml:space="preserve"> </w:t>
      </w:r>
      <w:r w:rsidRPr="00784742">
        <w:rPr>
          <w:bCs/>
          <w:rPrChange w:id="1323" w:author="jonathan pritchard" w:date="2026-03-10T13:49:00Z" w16du:dateUtc="2026-03-10T13:49:00Z">
            <w:rPr>
              <w:b/>
            </w:rPr>
          </w:rPrChange>
        </w:rPr>
        <w:t>must be the default classification for all NAVWARNs</w:t>
      </w:r>
      <w:r w:rsidRPr="0062074F">
        <w:rPr>
          <w:b/>
        </w:rPr>
        <w:t>.</w:t>
      </w:r>
    </w:p>
    <w:p w14:paraId="58E0C7E7" w14:textId="77777777" w:rsidR="000A2E2D" w:rsidRPr="0062074F" w:rsidRDefault="000A2E2D" w:rsidP="000A2E2D">
      <w:r w:rsidRPr="0062074F">
        <w:t>A means must be provided for the mariner to enter criteria for automatic filtering of NAVWARN messages based on time and maximum distance from own ship, monitored route or planned route. When automatic filtering is applied by proximity or distance any messages without spatial extent must be classified as Information.</w:t>
      </w:r>
    </w:p>
    <w:p w14:paraId="4261BF76" w14:textId="62511582" w:rsidR="000A2E2D" w:rsidRPr="0062074F" w:rsidRDefault="000A2E2D" w:rsidP="000A2E2D">
      <w:r w:rsidRPr="0062074F">
        <w:t>Even though the full extent of a navigational warning may not be portrayed, it must still be available and discoverable in a list of NAVWARNs that can be recalled by user action at any time</w:t>
      </w:r>
      <w:ins w:id="1324" w:author="jon pritchard" w:date="2026-03-07T11:55:00Z" w16du:dateUtc="2026-03-06T22:55:00Z">
        <w:r w:rsidR="007435CC">
          <w:t>.</w:t>
        </w:r>
      </w:ins>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lastRenderedPageBreak/>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1325" w:name="_Toc219458306"/>
      <w:bookmarkStart w:id="1326" w:name="_Toc219458307"/>
      <w:bookmarkStart w:id="1327" w:name="_Toc219458308"/>
      <w:bookmarkStart w:id="1328" w:name="_Toc219458309"/>
      <w:bookmarkStart w:id="1329" w:name="_Toc219458310"/>
      <w:bookmarkStart w:id="1330" w:name="_Toc219458311"/>
      <w:bookmarkStart w:id="1331" w:name="_Toc219458312"/>
      <w:bookmarkStart w:id="1332" w:name="_Toc219458313"/>
      <w:bookmarkStart w:id="1333" w:name="_Toc219458314"/>
      <w:bookmarkStart w:id="1334" w:name="_Toc219458315"/>
      <w:bookmarkStart w:id="1335" w:name="_Toc219458316"/>
      <w:bookmarkStart w:id="1336" w:name="_Toc219458317"/>
      <w:bookmarkStart w:id="1337" w:name="_Toc219458318"/>
      <w:bookmarkStart w:id="1338" w:name="_Toc219458319"/>
      <w:bookmarkStart w:id="1339" w:name="_Toc219458320"/>
      <w:bookmarkStart w:id="1340" w:name="_Toc219458321"/>
      <w:bookmarkStart w:id="1341" w:name="_Toc219458322"/>
      <w:bookmarkStart w:id="1342" w:name="_Toc219458323"/>
      <w:bookmarkStart w:id="1343" w:name="_Toc219458324"/>
      <w:bookmarkStart w:id="1344" w:name="_Toc219458325"/>
      <w:bookmarkStart w:id="1345" w:name="_Toc219458326"/>
      <w:bookmarkStart w:id="1346" w:name="_Toc219458327"/>
      <w:bookmarkStart w:id="1347" w:name="_Toc219458328"/>
      <w:bookmarkStart w:id="1348" w:name="_Toc219458329"/>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r w:rsidRPr="0062074F">
        <w:t>Cancelled datasets</w:t>
      </w:r>
      <w:bookmarkEnd w:id="1348"/>
      <w:r w:rsidRPr="0062074F">
        <w:t xml:space="preserve"> </w:t>
      </w:r>
    </w:p>
    <w:p w14:paraId="3CB1235E" w14:textId="77777777" w:rsidR="000A2E2D" w:rsidRPr="0062074F" w:rsidRDefault="000A2E2D" w:rsidP="000A2E2D">
      <w:r w:rsidRPr="0062074F">
        <w:t>When a S-124 dataset is cancelled it must not be graphically displayed on the navigation screen, but must 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ins w:id="1349" w:author="jon pritchard" w:date="2026-03-07T18:18:00Z" w16du:dateUtc="2026-03-07T05:18:00Z">
        <w:r w:rsidR="004211FA">
          <w:t xml:space="preserve"> (</w:t>
        </w:r>
      </w:ins>
      <w:ins w:id="1350" w:author="jon pritchard" w:date="2026-03-07T18:19:00Z" w16du:dateUtc="2026-03-07T05:19:00Z">
        <w:r w:rsidR="004211FA" w:rsidRPr="004211FA">
          <w:t>Enhanced Group Call)</w:t>
        </w:r>
      </w:ins>
      <w:r w:rsidRPr="0062074F">
        <w:t xml:space="preserve"> message</w:t>
      </w:r>
    </w:p>
    <w:p w14:paraId="7C2FD96E" w14:textId="72E1D513" w:rsidR="00C96696" w:rsidRPr="0062074F" w:rsidRDefault="00C96696" w:rsidP="00C96696">
      <w:pPr>
        <w:pStyle w:val="Heading3"/>
      </w:pPr>
      <w:bookmarkStart w:id="1351" w:name="_Toc219458330"/>
      <w:r w:rsidRPr="0062074F">
        <w:t>Retention of datasets</w:t>
      </w:r>
      <w:bookmarkEnd w:id="1351"/>
    </w:p>
    <w:p w14:paraId="7C7088E3" w14:textId="234A73AC" w:rsidR="00C96696" w:rsidRPr="0062074F" w:rsidRDefault="00C96696" w:rsidP="001C1CAB">
      <w:r w:rsidRPr="0062074F">
        <w:t xml:space="preserve">All S-124 datasets may be deleted from the system after a period of one year after their </w:t>
      </w:r>
      <w:proofErr w:type="spellStart"/>
      <w:r w:rsidRPr="00EC7CA3">
        <w:rPr>
          <w:i/>
          <w:iCs/>
          <w:rPrChange w:id="1352" w:author="jonathan pritchard" w:date="2026-03-11T11:06:00Z" w16du:dateUtc="2026-03-11T11:06:00Z">
            <w:rPr/>
          </w:rPrChange>
        </w:rPr>
        <w:t>publ</w:t>
      </w:r>
      <w:ins w:id="1353" w:author="jonathan pritchard" w:date="2026-03-11T11:06:00Z" w16du:dateUtc="2026-03-11T11:06:00Z">
        <w:r w:rsidR="00EC7CA3" w:rsidRPr="00EC7CA3">
          <w:rPr>
            <w:i/>
            <w:iCs/>
            <w:rPrChange w:id="1354" w:author="jonathan pritchard" w:date="2026-03-11T11:06:00Z" w16du:dateUtc="2026-03-11T11:06:00Z">
              <w:rPr/>
            </w:rPrChange>
          </w:rPr>
          <w:t>ication</w:t>
        </w:r>
      </w:ins>
      <w:del w:id="1355" w:author="jonathan pritchard" w:date="2026-03-11T11:06:00Z" w16du:dateUtc="2026-03-11T11:06:00Z">
        <w:r w:rsidRPr="00EC7CA3" w:rsidDel="00EC7CA3">
          <w:rPr>
            <w:i/>
            <w:iCs/>
            <w:rPrChange w:id="1356" w:author="jonathan pritchard" w:date="2026-03-11T11:06:00Z" w16du:dateUtc="2026-03-11T11:06:00Z">
              <w:rPr/>
            </w:rPrChange>
          </w:rPr>
          <w:delText>ished</w:delText>
        </w:r>
      </w:del>
      <w:ins w:id="1357" w:author="jonathan pritchard" w:date="2026-03-11T11:06:00Z" w16du:dateUtc="2026-03-11T11:06:00Z">
        <w:r w:rsidR="00EC7CA3" w:rsidRPr="00EC7CA3">
          <w:rPr>
            <w:i/>
            <w:iCs/>
            <w:rPrChange w:id="1358" w:author="jonathan pritchard" w:date="2026-03-11T11:06:00Z" w16du:dateUtc="2026-03-11T11:06:00Z">
              <w:rPr/>
            </w:rPrChange>
          </w:rPr>
          <w:t>Time</w:t>
        </w:r>
      </w:ins>
      <w:proofErr w:type="spellEnd"/>
      <w:del w:id="1359" w:author="jonathan pritchard" w:date="2026-03-11T11:06:00Z" w16du:dateUtc="2026-03-11T11:06:00Z">
        <w:r w:rsidRPr="00EC7CA3" w:rsidDel="00EC7CA3">
          <w:rPr>
            <w:i/>
            <w:iCs/>
            <w:rPrChange w:id="1360" w:author="jonathan pritchard" w:date="2026-03-11T11:06:00Z" w16du:dateUtc="2026-03-11T11:06:00Z">
              <w:rPr/>
            </w:rPrChange>
          </w:rPr>
          <w:delText>Date</w:delText>
        </w:r>
      </w:del>
      <w:r w:rsidRPr="0062074F">
        <w:t xml:space="preserve"> unless retained by the user.</w:t>
      </w:r>
    </w:p>
    <w:p w14:paraId="79B1ACCF" w14:textId="420586CB" w:rsidR="00A13F5A" w:rsidRPr="0062074F" w:rsidRDefault="00A13F5A" w:rsidP="00A13F5A">
      <w:pPr>
        <w:pStyle w:val="Heading3"/>
      </w:pPr>
      <w:bookmarkStart w:id="1361" w:name="_Toc219458331"/>
      <w:bookmarkStart w:id="1362" w:name="_Toc219458332"/>
      <w:bookmarkEnd w:id="1361"/>
      <w:r w:rsidRPr="0062074F">
        <w:t xml:space="preserve">Portrayal of feature </w:t>
      </w:r>
      <w:r w:rsidR="00EF3E08" w:rsidRPr="0062074F">
        <w:t>types</w:t>
      </w:r>
      <w:bookmarkEnd w:id="1362"/>
      <w:r w:rsidR="00EF3E08" w:rsidRPr="0062074F">
        <w:t xml:space="preserve"> </w:t>
      </w:r>
    </w:p>
    <w:p w14:paraId="29EB3AC0" w14:textId="77581DF8" w:rsidR="000A2E2D" w:rsidRPr="0062074F" w:rsidDel="001465AD" w:rsidRDefault="000A2E2D" w:rsidP="000A2E2D">
      <w:pPr>
        <w:rPr>
          <w:del w:id="1363" w:author="jon pritchard" w:date="2026-03-07T18:19:00Z" w16du:dateUtc="2026-03-07T05:19:00Z"/>
        </w:rPr>
      </w:pPr>
      <w:r w:rsidRPr="0062074F">
        <w:t xml:space="preserve">The </w:t>
      </w:r>
      <w:proofErr w:type="spellStart"/>
      <w:r w:rsidRPr="00CC06F4">
        <w:rPr>
          <w:b/>
          <w:bCs/>
          <w:rPrChange w:id="1364" w:author="jon pritchard" w:date="2026-03-16T13:56:00Z" w16du:dateUtc="2026-03-16T12:56:00Z">
            <w:rPr/>
          </w:rPrChange>
        </w:rPr>
        <w:t>NAVWARNAreaAffected</w:t>
      </w:r>
      <w:proofErr w:type="spellEnd"/>
      <w:r w:rsidRPr="0062074F">
        <w:t xml:space="preserve"> </w:t>
      </w:r>
      <w:r w:rsidR="00287492" w:rsidRPr="0062074F">
        <w:t>feature</w:t>
      </w:r>
      <w:r w:rsidRPr="0062074F">
        <w:t xml:space="preserve"> does not have a portrayal defined to avoid causing significant cluttering on the navigation screen</w:t>
      </w:r>
      <w:r w:rsidRPr="00345592">
        <w:rPr>
          <w:highlight w:val="yellow"/>
          <w:rPrChange w:id="1365" w:author="jonathan pritchard" w:date="2026-03-10T14:42:00Z" w16du:dateUtc="2026-03-10T14:42:00Z">
            <w:rPr/>
          </w:rPrChange>
        </w:rPr>
        <w:t xml:space="preserve">. </w:t>
      </w:r>
      <w:ins w:id="1366" w:author="jonathan pritchard" w:date="2026-03-10T14:42:00Z" w16du:dateUtc="2026-03-10T14:42:00Z">
        <w:r w:rsidR="00345592" w:rsidRPr="00345592">
          <w:rPr>
            <w:highlight w:val="yellow"/>
            <w:rPrChange w:id="1367" w:author="jonathan pritchard" w:date="2026-03-10T14:42:00Z" w16du:dateUtc="2026-03-10T14:42:00Z">
              <w:rPr/>
            </w:rPrChange>
          </w:rPr>
          <w:t>[As per pick report clause</w:t>
        </w:r>
      </w:ins>
      <w:ins w:id="1368" w:author="jon pritchard" w:date="2026-03-16T10:17:00Z" w16du:dateUtc="2026-03-16T09:17:00Z">
        <w:r w:rsidR="009B015F">
          <w:rPr>
            <w:highlight w:val="yellow"/>
          </w:rPr>
          <w:t>(add reference)</w:t>
        </w:r>
      </w:ins>
      <w:ins w:id="1369" w:author="jonathan pritchard" w:date="2026-03-10T14:42:00Z" w16du:dateUtc="2026-03-10T14:42:00Z">
        <w:r w:rsidR="00345592" w:rsidRPr="00345592">
          <w:rPr>
            <w:highlight w:val="yellow"/>
            <w:rPrChange w:id="1370" w:author="jonathan pritchard" w:date="2026-03-10T14:42:00Z" w16du:dateUtc="2026-03-10T14:42:00Z">
              <w:rPr/>
            </w:rPrChange>
          </w:rPr>
          <w:t>]</w:t>
        </w:r>
        <w:r w:rsidR="00345592">
          <w:t xml:space="preserve"> </w:t>
        </w:r>
      </w:ins>
      <w:r w:rsidRPr="0062074F">
        <w:t>The feature must be highlighted by the system if selected from a pick report for interrogation by user.</w:t>
      </w:r>
    </w:p>
    <w:bookmarkEnd w:id="1270"/>
    <w:p w14:paraId="7B86782D" w14:textId="77777777" w:rsidR="005E0170" w:rsidRPr="0062074F" w:rsidRDefault="005E0170">
      <w:pPr>
        <w:rPr>
          <w:rFonts w:eastAsia="Times New Roman"/>
          <w:b/>
          <w:bCs/>
          <w:sz w:val="24"/>
        </w:rPr>
      </w:pPr>
      <w:del w:id="1371" w:author="jon pritchard" w:date="2026-03-07T18:19:00Z" w16du:dateUtc="2026-03-07T05:19:00Z">
        <w:r w:rsidRPr="0062074F" w:rsidDel="001465AD">
          <w:br w:type="page"/>
        </w:r>
      </w:del>
    </w:p>
    <w:p w14:paraId="30E805F1" w14:textId="1D36B2C0" w:rsidR="00F355AD" w:rsidRPr="0062074F" w:rsidRDefault="00F355AD" w:rsidP="00BE68E8">
      <w:pPr>
        <w:pStyle w:val="Heading1"/>
      </w:pPr>
      <w:bookmarkStart w:id="1372" w:name="_Toc219458333"/>
      <w:bookmarkStart w:id="1373" w:name="_Hlk188622011"/>
      <w:r w:rsidRPr="0062074F">
        <w:t>Coverage</w:t>
      </w:r>
      <w:r w:rsidR="00795CE2" w:rsidRPr="0062074F">
        <w:t>s</w:t>
      </w:r>
      <w:r w:rsidR="0082087D" w:rsidRPr="0062074F">
        <w:t xml:space="preserve"> and Time Series</w:t>
      </w:r>
      <w:r w:rsidR="000B3A59" w:rsidRPr="0062074F">
        <w:t xml:space="preserve"> for Gridded Data (S-102, S-104 and S-111)</w:t>
      </w:r>
      <w:bookmarkEnd w:id="1372"/>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66E51846" w:rsidR="00A841E5" w:rsidRPr="0062074F" w:rsidRDefault="00A841E5" w:rsidP="00B812CA">
      <w:pPr>
        <w:spacing w:after="120" w:line="240" w:lineRule="auto"/>
        <w:jc w:val="both"/>
      </w:pPr>
      <w:r w:rsidRPr="0062074F">
        <w:t>For S-102 and S-104 datasets, ECDIS must support gridded data in DCF 2 format only</w:t>
      </w:r>
      <w:ins w:id="1374" w:author="jon pritchard" w:date="2026-03-27T11:10:00Z" w16du:dateUtc="2026-03-27T11:10:00Z">
        <w:r w:rsidR="0034307B">
          <w:t xml:space="preserve"> (</w:t>
        </w:r>
        <w:r w:rsidR="0034307B" w:rsidRPr="0034307B">
          <w:t xml:space="preserve">noting the one exception that S-102 </w:t>
        </w:r>
        <w:proofErr w:type="spellStart"/>
        <w:r w:rsidR="0034307B" w:rsidRPr="0034307B">
          <w:rPr>
            <w:i/>
            <w:iCs/>
            <w:rPrChange w:id="1375" w:author="jon pritchard" w:date="2026-03-27T11:10:00Z" w16du:dateUtc="2026-03-27T11:10:00Z">
              <w:rPr/>
            </w:rPrChange>
          </w:rPr>
          <w:t>QualityOfBathymetryCoverage</w:t>
        </w:r>
        <w:proofErr w:type="spellEnd"/>
        <w:r w:rsidR="0034307B" w:rsidRPr="0034307B">
          <w:t xml:space="preserve"> group uses DCF 9</w:t>
        </w:r>
        <w:r w:rsidR="0034307B">
          <w:t>)</w:t>
        </w:r>
      </w:ins>
      <w:r w:rsidRPr="0062074F">
        <w:t>.</w:t>
      </w:r>
      <w:del w:id="1376" w:author="jon pritchard" w:date="2026-03-07T12:34:00Z" w16du:dateUtc="2026-03-06T23:34:00Z">
        <w:r w:rsidRPr="0062074F" w:rsidDel="003C1749">
          <w:delText xml:space="preserve">  </w:delText>
        </w:r>
      </w:del>
      <w:ins w:id="1377" w:author="jon pritchard" w:date="2026-03-07T12:34:00Z" w16du:dateUtc="2026-03-06T23:34:00Z">
        <w:r w:rsidR="003C1749">
          <w:t xml:space="preserve"> </w:t>
        </w:r>
      </w:ins>
      <w:r w:rsidRPr="0062074F">
        <w:t>For S-111 datasets, ECDIS must support gridded data in DCF 2 or DCF 3 format only</w:t>
      </w:r>
      <w:ins w:id="1378" w:author="jon pritchard" w:date="2026-03-27T11:09:00Z" w16du:dateUtc="2026-03-27T11:09:00Z">
        <w:r w:rsidR="0034307B">
          <w:t xml:space="preserve"> </w:t>
        </w:r>
      </w:ins>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1379" w:name="_Toc178784432"/>
      <w:bookmarkStart w:id="1380" w:name="_Toc178784433"/>
      <w:bookmarkStart w:id="1381" w:name="_Toc178784434"/>
      <w:bookmarkStart w:id="1382" w:name="_Toc178784435"/>
      <w:bookmarkStart w:id="1383" w:name="_Toc178784436"/>
      <w:bookmarkStart w:id="1384" w:name="_Toc178784437"/>
      <w:bookmarkStart w:id="1385" w:name="_Toc178784438"/>
      <w:bookmarkStart w:id="1386" w:name="_Toc178784439"/>
      <w:bookmarkStart w:id="1387" w:name="_Toc178784440"/>
      <w:bookmarkStart w:id="1388" w:name="_Toc178784455"/>
      <w:bookmarkStart w:id="1389" w:name="_Toc178784456"/>
      <w:bookmarkStart w:id="1390" w:name="_Toc178784457"/>
      <w:bookmarkStart w:id="1391" w:name="_Toc178784458"/>
      <w:bookmarkStart w:id="1392" w:name="_Toc178784459"/>
      <w:bookmarkStart w:id="1393" w:name="_Toc178784460"/>
      <w:bookmarkStart w:id="1394" w:name="_Toc178784461"/>
      <w:bookmarkStart w:id="1395" w:name="_Toc178784462"/>
      <w:bookmarkStart w:id="1396" w:name="_Toc178784463"/>
      <w:bookmarkStart w:id="1397" w:name="_Toc178784464"/>
      <w:bookmarkStart w:id="1398" w:name="_Toc178784465"/>
      <w:bookmarkStart w:id="1399" w:name="_Toc178784466"/>
      <w:bookmarkStart w:id="1400" w:name="_Toc178784467"/>
      <w:bookmarkStart w:id="1401" w:name="_Toc178784468"/>
      <w:bookmarkStart w:id="1402" w:name="_Toc178784469"/>
      <w:bookmarkStart w:id="1403" w:name="_Toc98339923"/>
      <w:bookmarkStart w:id="1404" w:name="_Toc98340299"/>
      <w:bookmarkStart w:id="1405" w:name="_Toc99104668"/>
      <w:bookmarkStart w:id="1406" w:name="_Toc99105110"/>
      <w:bookmarkStart w:id="1407" w:name="_Toc219458334"/>
      <w:bookmarkStart w:id="1408" w:name="_Ref22411924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r w:rsidRPr="0062074F">
        <w:t>Thinning</w:t>
      </w:r>
      <w:bookmarkEnd w:id="1407"/>
      <w:bookmarkEnd w:id="1408"/>
    </w:p>
    <w:bookmarkEnd w:id="1373"/>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1409" w:name="_Ref49451543"/>
      <w:bookmarkStart w:id="1410" w:name="_Ref49451559"/>
      <w:bookmarkStart w:id="1411" w:name="_Toc219458335"/>
      <w:r w:rsidRPr="0062074F">
        <w:lastRenderedPageBreak/>
        <w:t>Temporal variation</w:t>
      </w:r>
      <w:bookmarkEnd w:id="1409"/>
      <w:bookmarkEnd w:id="1410"/>
      <w:bookmarkEnd w:id="1411"/>
    </w:p>
    <w:p w14:paraId="47075A25" w14:textId="42E287D5" w:rsidR="003F1FEF" w:rsidRPr="0062074F" w:rsidRDefault="003F1FEF" w:rsidP="00203BD0">
      <w:pPr>
        <w:spacing w:after="120" w:line="240" w:lineRule="auto"/>
        <w:jc w:val="both"/>
      </w:pPr>
      <w:r w:rsidRPr="0062074F">
        <w:t xml:space="preserve">The metadata variables related to time are </w:t>
      </w:r>
      <w:proofErr w:type="spellStart"/>
      <w:r w:rsidRPr="0062074F">
        <w:rPr>
          <w:i/>
          <w:iCs/>
        </w:rPr>
        <w:t>dateTimeOfFirstRecord</w:t>
      </w:r>
      <w:proofErr w:type="spellEnd"/>
      <w:r w:rsidRPr="0062074F">
        <w:t xml:space="preserve">, </w:t>
      </w:r>
      <w:proofErr w:type="spellStart"/>
      <w:r w:rsidRPr="0062074F">
        <w:rPr>
          <w:i/>
          <w:iCs/>
        </w:rPr>
        <w:t>dateTimeOfLastRecord</w:t>
      </w:r>
      <w:proofErr w:type="spellEnd"/>
      <w:r w:rsidRPr="0062074F">
        <w:t xml:space="preserve">, </w:t>
      </w:r>
      <w:proofErr w:type="spellStart"/>
      <w:r w:rsidRPr="0062074F">
        <w:rPr>
          <w:i/>
          <w:iCs/>
        </w:rPr>
        <w:t>timeRecordInterval</w:t>
      </w:r>
      <w:proofErr w:type="spellEnd"/>
      <w:r w:rsidRPr="0062074F">
        <w:t xml:space="preserve">, </w:t>
      </w:r>
      <w:proofErr w:type="spellStart"/>
      <w:r w:rsidRPr="0062074F">
        <w:rPr>
          <w:i/>
          <w:iCs/>
        </w:rPr>
        <w:t>numberOfTimes</w:t>
      </w:r>
      <w:proofErr w:type="spellEnd"/>
      <w:r w:rsidR="00957791" w:rsidRPr="0062074F">
        <w:rPr>
          <w:i/>
          <w:iCs/>
        </w:rPr>
        <w:t xml:space="preserve">, </w:t>
      </w:r>
      <w:proofErr w:type="spellStart"/>
      <w:r w:rsidR="00957791" w:rsidRPr="0062074F">
        <w:rPr>
          <w:i/>
          <w:iCs/>
        </w:rPr>
        <w:t>timeIntervalIndex</w:t>
      </w:r>
      <w:proofErr w:type="spellEnd"/>
      <w:r w:rsidR="00957791" w:rsidRPr="0062074F">
        <w:rPr>
          <w:i/>
          <w:iCs/>
        </w:rPr>
        <w:t xml:space="preserve">, </w:t>
      </w:r>
      <w:proofErr w:type="spellStart"/>
      <w:r w:rsidR="00957791" w:rsidRPr="0062074F">
        <w:rPr>
          <w:i/>
          <w:iCs/>
        </w:rPr>
        <w:t>timePoint</w:t>
      </w:r>
      <w:proofErr w:type="spellEnd"/>
      <w:r w:rsidR="00957791" w:rsidRPr="0062074F">
        <w:rPr>
          <w:i/>
          <w:iCs/>
        </w:rPr>
        <w:t xml:space="preserve">, </w:t>
      </w:r>
      <w:proofErr w:type="spellStart"/>
      <w:r w:rsidR="00957791" w:rsidRPr="0062074F">
        <w:rPr>
          <w:i/>
          <w:iCs/>
        </w:rPr>
        <w:t>startDateTime</w:t>
      </w:r>
      <w:proofErr w:type="spellEnd"/>
      <w:r w:rsidR="00957791" w:rsidRPr="0062074F">
        <w:rPr>
          <w:i/>
          <w:iCs/>
        </w:rPr>
        <w:t xml:space="preserve">, </w:t>
      </w:r>
      <w:r w:rsidR="00957791" w:rsidRPr="0062074F">
        <w:t>and</w:t>
      </w:r>
      <w:r w:rsidR="00957791" w:rsidRPr="0062074F">
        <w:rPr>
          <w:i/>
          <w:iCs/>
        </w:rPr>
        <w:t xml:space="preserve"> </w:t>
      </w:r>
      <w:proofErr w:type="spellStart"/>
      <w:r w:rsidR="00957791" w:rsidRPr="0062074F">
        <w:rPr>
          <w:i/>
          <w:iCs/>
        </w:rPr>
        <w:t>endDateTime</w:t>
      </w:r>
      <w:proofErr w:type="spellEnd"/>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proofErr w:type="spellStart"/>
      <w:r w:rsidR="00957791" w:rsidRPr="0062074F">
        <w:rPr>
          <w:i/>
          <w:iCs/>
        </w:rPr>
        <w:t>timePoint</w:t>
      </w:r>
      <w:proofErr w:type="spellEnd"/>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62074F">
        <w:rPr>
          <w:i/>
          <w:iCs/>
        </w:rPr>
        <w:t>timeRecordInterval</w:t>
      </w:r>
      <w:proofErr w:type="spellEnd"/>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proofErr w:type="spellStart"/>
      <w:r w:rsidR="000560A4" w:rsidRPr="0062074F">
        <w:rPr>
          <w:i/>
          <w:iCs/>
        </w:rPr>
        <w:t>startDateTime</w:t>
      </w:r>
      <w:proofErr w:type="spellEnd"/>
      <w:r w:rsidR="000560A4" w:rsidRPr="0062074F">
        <w:rPr>
          <w:i/>
          <w:iCs/>
        </w:rPr>
        <w:t>,</w:t>
      </w:r>
      <w:r w:rsidR="000560A4" w:rsidRPr="0062074F">
        <w:t xml:space="preserve"> </w:t>
      </w:r>
      <w:proofErr w:type="spellStart"/>
      <w:r w:rsidR="000560A4" w:rsidRPr="0062074F">
        <w:rPr>
          <w:i/>
          <w:iCs/>
        </w:rPr>
        <w:t>endDateTime</w:t>
      </w:r>
      <w:proofErr w:type="spellEnd"/>
      <w:r w:rsidR="000560A4" w:rsidRPr="0062074F">
        <w:rPr>
          <w:i/>
          <w:iCs/>
        </w:rPr>
        <w:t>]</w:t>
      </w:r>
      <w:r w:rsidRPr="0062074F">
        <w:t xml:space="preserve">, then the closest but immediately preceding values in the data </w:t>
      </w:r>
      <w:r w:rsidR="0036349A" w:rsidRPr="0062074F">
        <w:t xml:space="preserve">must be </w:t>
      </w:r>
      <w:r w:rsidRPr="0062074F">
        <w:t>displayed</w:t>
      </w:r>
      <w:r w:rsidRPr="001C1CAB">
        <w:rPr>
          <w:b/>
          <w:bCs/>
          <w:i/>
          <w:iCs/>
        </w:rPr>
        <w:t>.</w:t>
      </w:r>
      <w:commentRangeStart w:id="1412"/>
      <w:commentRangeStart w:id="1413"/>
      <w:commentRangeStart w:id="1414"/>
      <w:r w:rsidRPr="0062074F">
        <w:t xml:space="preserve"> </w:t>
      </w:r>
    </w:p>
    <w:p w14:paraId="7826A022" w14:textId="6E2A7A86" w:rsidR="00B8329D" w:rsidRPr="0062074F" w:rsidRDefault="003F1FEF">
      <w:pPr>
        <w:spacing w:after="120" w:line="240" w:lineRule="auto"/>
        <w:pPrChange w:id="1415" w:author="jon pritchard" w:date="2026-03-16T10:21:00Z" w16du:dateUtc="2026-03-16T09:21:00Z">
          <w:pPr>
            <w:spacing w:after="120" w:line="240" w:lineRule="auto"/>
            <w:jc w:val="both"/>
          </w:pPr>
        </w:pPrChange>
      </w:pPr>
      <w:r w:rsidRPr="0062074F">
        <w:t>If the selected time is later than the last timestamp</w:t>
      </w:r>
      <w:r w:rsidR="000560A4" w:rsidRPr="0062074F">
        <w:t xml:space="preserve"> or after </w:t>
      </w:r>
      <w:proofErr w:type="spellStart"/>
      <w:r w:rsidR="000560A4" w:rsidRPr="0062074F">
        <w:rPr>
          <w:i/>
          <w:iCs/>
        </w:rPr>
        <w:t>endDateTime</w:t>
      </w:r>
      <w:proofErr w:type="spellEnd"/>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proofErr w:type="spellStart"/>
      <w:r w:rsidRPr="0062074F">
        <w:rPr>
          <w:i/>
          <w:iCs/>
        </w:rPr>
        <w:t>timeRecordInterval</w:t>
      </w:r>
      <w:proofErr w:type="spellEnd"/>
      <w:r w:rsidRPr="0062074F">
        <w:t>).</w:t>
      </w:r>
      <w:commentRangeEnd w:id="1412"/>
      <w:r w:rsidR="00A16003" w:rsidRPr="001C1CAB">
        <w:rPr>
          <w:rStyle w:val="CommentReference"/>
          <w:i/>
          <w:iCs/>
          <w:sz w:val="20"/>
          <w:lang w:val="en-GB"/>
        </w:rPr>
        <w:commentReference w:id="1412"/>
      </w:r>
      <w:commentRangeEnd w:id="1413"/>
      <w:r w:rsidR="00A16003" w:rsidRPr="001C1CAB">
        <w:rPr>
          <w:rStyle w:val="CommentReference"/>
          <w:i/>
          <w:iCs/>
          <w:sz w:val="20"/>
          <w:lang w:val="en-GB"/>
        </w:rPr>
        <w:commentReference w:id="1413"/>
      </w:r>
      <w:commentRangeEnd w:id="1414"/>
      <w:r w:rsidR="005B42ED" w:rsidRPr="001C1CAB">
        <w:rPr>
          <w:rStyle w:val="CommentReference"/>
          <w:i/>
          <w:iCs/>
          <w:sz w:val="20"/>
          <w:lang w:val="en-GB"/>
        </w:rPr>
        <w:commentReference w:id="1414"/>
      </w:r>
      <w:r w:rsidR="00B8329D" w:rsidRPr="001C1CAB">
        <w:rPr>
          <w:i/>
          <w:iCs/>
        </w:rPr>
        <w:t xml:space="preserve"> </w:t>
      </w:r>
      <w:r w:rsidR="00B8329D" w:rsidRPr="001C1CAB">
        <w:t>If the selected display time is outside the interval [</w:t>
      </w:r>
      <w:r w:rsidR="005B42ED" w:rsidRPr="001C1CAB">
        <w:t>(</w:t>
      </w:r>
      <w:proofErr w:type="spellStart"/>
      <w:r w:rsidR="00B8329D" w:rsidRPr="00CC06F4">
        <w:rPr>
          <w:i/>
          <w:iCs/>
          <w:rPrChange w:id="1416" w:author="jon pritchard" w:date="2026-03-16T13:56:00Z" w16du:dateUtc="2026-03-16T12:56:00Z">
            <w:rPr/>
          </w:rPrChange>
        </w:rPr>
        <w:t>startDateTime</w:t>
      </w:r>
      <w:proofErr w:type="spellEnd"/>
      <w:r w:rsidR="00B8329D" w:rsidRPr="001C1CAB">
        <w:t xml:space="preserve"> </w:t>
      </w:r>
      <w:r w:rsidR="005B42ED" w:rsidRPr="001C1CAB">
        <w:t>–</w:t>
      </w:r>
      <w:r w:rsidR="00B8329D" w:rsidRPr="001C1CAB">
        <w:t xml:space="preserve"> </w:t>
      </w:r>
      <w:proofErr w:type="spellStart"/>
      <w:r w:rsidR="00B8329D" w:rsidRPr="001C1CAB">
        <w:t>discriminationInterval</w:t>
      </w:r>
      <w:proofErr w:type="spellEnd"/>
      <w:r w:rsidR="005B42ED" w:rsidRPr="001C1CAB">
        <w:t>)</w:t>
      </w:r>
      <w:r w:rsidR="00B8329D" w:rsidRPr="001C1CAB">
        <w:t xml:space="preserve">, </w:t>
      </w:r>
      <w:r w:rsidR="005B42ED" w:rsidRPr="001C1CAB">
        <w:t>(</w:t>
      </w:r>
      <w:proofErr w:type="spellStart"/>
      <w:r w:rsidR="00B8329D" w:rsidRPr="00CC06F4">
        <w:rPr>
          <w:i/>
          <w:iCs/>
          <w:rPrChange w:id="1417" w:author="jon pritchard" w:date="2026-03-16T13:57:00Z" w16du:dateUtc="2026-03-16T12:57:00Z">
            <w:rPr/>
          </w:rPrChange>
        </w:rPr>
        <w:t>endDateTime</w:t>
      </w:r>
      <w:r w:rsidR="00B8329D" w:rsidRPr="001C1CAB">
        <w:t>+discriminationInterval</w:t>
      </w:r>
      <w:proofErr w:type="spellEnd"/>
      <w:r w:rsidR="005B42ED" w:rsidRPr="001C1CAB">
        <w:t>)</w:t>
      </w:r>
      <w:r w:rsidR="00B8329D" w:rsidRPr="001C1CAB">
        <w:t>] then the data must not be displayed</w:t>
      </w:r>
      <w:ins w:id="1418" w:author="jon pritchard" w:date="2026-03-07T11:55:00Z" w16du:dateUtc="2026-03-06T22:55:00Z">
        <w:r w:rsidR="007435CC">
          <w:t>.</w:t>
        </w:r>
      </w:ins>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commentRangeStart w:id="1419"/>
      <w:commentRangeEnd w:id="1419"/>
      <w:r w:rsidR="005B42ED" w:rsidRPr="001C1CAB">
        <w:rPr>
          <w:rStyle w:val="CommentReference"/>
          <w:strike/>
          <w:sz w:val="20"/>
          <w:lang w:val="en-GB"/>
        </w:rPr>
        <w:commentReference w:id="1419"/>
      </w:r>
    </w:p>
    <w:p w14:paraId="70BEC009" w14:textId="77413F87" w:rsidR="00E00824" w:rsidRPr="0062074F" w:rsidRDefault="00FD648E" w:rsidP="00D42BC9">
      <w:pPr>
        <w:pStyle w:val="Heading1"/>
      </w:pPr>
      <w:bookmarkStart w:id="1420" w:name="_Toc175130314"/>
      <w:bookmarkStart w:id="1421" w:name="_Toc178784472"/>
      <w:bookmarkStart w:id="1422" w:name="_Toc175130315"/>
      <w:bookmarkStart w:id="1423" w:name="_Toc178784473"/>
      <w:bookmarkStart w:id="1424" w:name="_Toc175130316"/>
      <w:bookmarkStart w:id="1425" w:name="_Toc178784474"/>
      <w:bookmarkStart w:id="1426" w:name="_Toc175130317"/>
      <w:bookmarkStart w:id="1427" w:name="_Toc178784475"/>
      <w:bookmarkStart w:id="1428" w:name="_Toc175130318"/>
      <w:bookmarkStart w:id="1429" w:name="_Toc178784476"/>
      <w:bookmarkStart w:id="1430" w:name="_Toc219458336"/>
      <w:bookmarkEnd w:id="1420"/>
      <w:bookmarkEnd w:id="1421"/>
      <w:bookmarkEnd w:id="1422"/>
      <w:bookmarkEnd w:id="1423"/>
      <w:bookmarkEnd w:id="1424"/>
      <w:bookmarkEnd w:id="1425"/>
      <w:bookmarkEnd w:id="1426"/>
      <w:bookmarkEnd w:id="1427"/>
      <w:bookmarkEnd w:id="1428"/>
      <w:bookmarkEnd w:id="1429"/>
      <w:r w:rsidRPr="0062074F">
        <w:t>Colours</w:t>
      </w:r>
      <w:bookmarkStart w:id="1431" w:name="_Ref47571511"/>
      <w:bookmarkStart w:id="1432" w:name="_Ref47571525"/>
      <w:bookmarkStart w:id="1433" w:name="_Ref47571532"/>
      <w:bookmarkEnd w:id="1430"/>
    </w:p>
    <w:p w14:paraId="22B74343" w14:textId="19FA06AD" w:rsidR="00046CD2" w:rsidRPr="0062074F" w:rsidRDefault="004B6C6C" w:rsidP="00DB7CFE">
      <w:pPr>
        <w:pStyle w:val="Heading2"/>
      </w:pPr>
      <w:bookmarkStart w:id="1434" w:name="_Toc219458337"/>
      <w:r w:rsidRPr="0062074F">
        <w:t>C</w:t>
      </w:r>
      <w:r w:rsidR="00046CD2" w:rsidRPr="0062074F">
        <w:t xml:space="preserve">olour </w:t>
      </w:r>
      <w:r w:rsidR="00F31F5D" w:rsidRPr="0062074F">
        <w:t>palettes</w:t>
      </w:r>
      <w:bookmarkEnd w:id="1431"/>
      <w:bookmarkEnd w:id="1432"/>
      <w:bookmarkEnd w:id="1433"/>
      <w:r w:rsidRPr="0062074F">
        <w:t xml:space="preserve"> implemented by the portrayal catalogue</w:t>
      </w:r>
      <w:bookmarkEnd w:id="1434"/>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1435" w:name="_Toc38829558"/>
      <w:bookmarkStart w:id="1436" w:name="_Toc38830061"/>
      <w:bookmarkStart w:id="1437" w:name="_Toc38936224"/>
      <w:bookmarkEnd w:id="1435"/>
      <w:bookmarkEnd w:id="1436"/>
      <w:bookmarkEnd w:id="1437"/>
    </w:p>
    <w:p w14:paraId="583774C1" w14:textId="5D48EB7A" w:rsidR="000A5F45" w:rsidRPr="0062074F" w:rsidRDefault="00843133" w:rsidP="00BE68E8">
      <w:pPr>
        <w:pStyle w:val="Heading1"/>
      </w:pPr>
      <w:bookmarkStart w:id="1438" w:name="_Toc38829561"/>
      <w:bookmarkStart w:id="1439" w:name="_Toc38830064"/>
      <w:bookmarkStart w:id="1440" w:name="_Toc38936227"/>
      <w:bookmarkStart w:id="1441" w:name="_Toc40990418"/>
      <w:bookmarkStart w:id="1442" w:name="_Toc41235029"/>
      <w:bookmarkStart w:id="1443" w:name="_Toc41235073"/>
      <w:bookmarkStart w:id="1444" w:name="_Toc42694845"/>
      <w:bookmarkStart w:id="1445" w:name="_Toc42708806"/>
      <w:bookmarkStart w:id="1446" w:name="_Toc38829562"/>
      <w:bookmarkStart w:id="1447" w:name="_Toc38830065"/>
      <w:bookmarkStart w:id="1448" w:name="_Toc38936228"/>
      <w:bookmarkStart w:id="1449" w:name="_Toc40990419"/>
      <w:bookmarkStart w:id="1450" w:name="_Toc41235030"/>
      <w:bookmarkStart w:id="1451" w:name="_Toc41235074"/>
      <w:bookmarkStart w:id="1452" w:name="_Toc42694846"/>
      <w:bookmarkStart w:id="1453" w:name="_Toc42708807"/>
      <w:bookmarkStart w:id="1454" w:name="_Toc38829563"/>
      <w:bookmarkStart w:id="1455" w:name="_Toc38830066"/>
      <w:bookmarkStart w:id="1456" w:name="_Toc38936229"/>
      <w:bookmarkStart w:id="1457" w:name="_Toc40990420"/>
      <w:bookmarkStart w:id="1458" w:name="_Toc41235031"/>
      <w:bookmarkStart w:id="1459" w:name="_Toc41235075"/>
      <w:bookmarkStart w:id="1460" w:name="_Toc42694847"/>
      <w:bookmarkStart w:id="1461" w:name="_Toc42708808"/>
      <w:bookmarkStart w:id="1462" w:name="_Toc38829564"/>
      <w:bookmarkStart w:id="1463" w:name="_Toc38830067"/>
      <w:bookmarkStart w:id="1464" w:name="_Toc38936230"/>
      <w:bookmarkStart w:id="1465" w:name="_Toc40990421"/>
      <w:bookmarkStart w:id="1466" w:name="_Toc41235032"/>
      <w:bookmarkStart w:id="1467" w:name="_Toc41235076"/>
      <w:bookmarkStart w:id="1468" w:name="_Toc42694848"/>
      <w:bookmarkStart w:id="1469" w:name="_Toc42708809"/>
      <w:bookmarkStart w:id="1470" w:name="_Toc38829565"/>
      <w:bookmarkStart w:id="1471" w:name="_Toc38830068"/>
      <w:bookmarkStart w:id="1472" w:name="_Toc38936231"/>
      <w:bookmarkStart w:id="1473" w:name="_Toc40990422"/>
      <w:bookmarkStart w:id="1474" w:name="_Toc41235033"/>
      <w:bookmarkStart w:id="1475" w:name="_Toc41235077"/>
      <w:bookmarkStart w:id="1476" w:name="_Toc42694849"/>
      <w:bookmarkStart w:id="1477" w:name="_Toc42708810"/>
      <w:bookmarkStart w:id="1478" w:name="_Ref47470424"/>
      <w:bookmarkStart w:id="1479" w:name="_Toc219458338"/>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r w:rsidRPr="0062074F">
        <w:t>Cursor Pick Reports and Displays in Interface Panels</w:t>
      </w:r>
      <w:bookmarkEnd w:id="1478"/>
      <w:bookmarkEnd w:id="1479"/>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ciated with a</w:t>
      </w:r>
      <w:del w:id="1480" w:author="jon pritchard" w:date="2026-03-16T13:59:00Z" w16du:dateUtc="2026-03-16T12:59:00Z">
        <w:r w:rsidR="00997923" w:rsidRPr="0062074F" w:rsidDel="00E73F38">
          <w:delText xml:space="preserve"> </w:delText>
        </w:r>
        <w:r w:rsidR="00997923" w:rsidRPr="001C1CAB" w:rsidDel="00E73F38">
          <w:rPr>
            <w:strike/>
          </w:rPr>
          <w:delText>charted</w:delText>
        </w:r>
      </w:del>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1481" w:name="_Toc219458339"/>
      <w:r w:rsidRPr="0062074F">
        <w:t>Curso</w:t>
      </w:r>
      <w:r w:rsidR="00AB7E34" w:rsidRPr="0062074F">
        <w:t>r pick r</w:t>
      </w:r>
      <w:r w:rsidRPr="0062074F">
        <w:t>ules</w:t>
      </w:r>
      <w:bookmarkEnd w:id="1481"/>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lastRenderedPageBreak/>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proofErr w:type="spellStart"/>
      <w:r w:rsidRPr="0062074F">
        <w:rPr>
          <w:i/>
          <w:iCs/>
        </w:rPr>
        <w:t>featureName</w:t>
      </w:r>
      <w:proofErr w:type="spellEnd"/>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pPr>
        <w:pStyle w:val="ListParagraph"/>
        <w:numPr>
          <w:ilvl w:val="0"/>
          <w:numId w:val="34"/>
        </w:numPr>
        <w:spacing w:after="120" w:line="240" w:lineRule="auto"/>
        <w:pPrChange w:id="1482" w:author="jon pritchard" w:date="2026-03-16T10:21:00Z" w16du:dateUtc="2026-03-16T09:21:00Z">
          <w:pPr>
            <w:pStyle w:val="ListParagraph"/>
            <w:numPr>
              <w:numId w:val="34"/>
            </w:numPr>
            <w:spacing w:after="120" w:line="240" w:lineRule="auto"/>
            <w:ind w:hanging="360"/>
            <w:jc w:val="both"/>
          </w:pPr>
        </w:pPrChange>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proofErr w:type="spellStart"/>
      <w:r w:rsidR="00603B82" w:rsidRPr="009B015F">
        <w:rPr>
          <w:i/>
          <w:iCs/>
          <w:rPrChange w:id="1483" w:author="jon pritchard" w:date="2026-03-16T10:21:00Z" w16du:dateUtc="2026-03-16T09:21:00Z">
            <w:rPr/>
          </w:rPrChange>
        </w:rPr>
        <w:t>featureReference</w:t>
      </w:r>
      <w:r w:rsidR="00603B82" w:rsidRPr="009B015F">
        <w:rPr>
          <w:b/>
          <w:bCs/>
          <w:i/>
          <w:iCs/>
          <w:rPrChange w:id="1484" w:author="jon pritchard" w:date="2026-03-16T10:21:00Z" w16du:dateUtc="2026-03-16T09:21:00Z">
            <w:rPr>
              <w:b/>
              <w:bCs/>
            </w:rPr>
          </w:rPrChange>
        </w:rPr>
        <w:t>.</w:t>
      </w:r>
      <w:r w:rsidR="00603B82" w:rsidRPr="009B015F">
        <w:rPr>
          <w:i/>
          <w:iCs/>
          <w:rPrChange w:id="1485" w:author="jon pritchard" w:date="2026-03-16T10:21:00Z" w16du:dateUtc="2026-03-16T09:21:00Z">
            <w:rPr/>
          </w:rPrChange>
        </w:rPr>
        <w:t>interoperabilityIdentifier</w:t>
      </w:r>
      <w:proofErr w:type="spellEnd"/>
      <w:r w:rsidR="00603B82" w:rsidRPr="0062074F">
        <w:t xml:space="preserve"> attribute containing the </w:t>
      </w:r>
      <w:proofErr w:type="spellStart"/>
      <w:r w:rsidR="00603B82" w:rsidRPr="009B015F">
        <w:rPr>
          <w:i/>
          <w:iCs/>
          <w:rPrChange w:id="1486" w:author="jon pritchard" w:date="2026-03-16T10:21:00Z" w16du:dateUtc="2026-03-16T09:21:00Z">
            <w:rPr/>
          </w:rPrChange>
        </w:rPr>
        <w:t>interoperabilityIdentifier</w:t>
      </w:r>
      <w:proofErr w:type="spellEnd"/>
      <w:r w:rsidR="00603B82" w:rsidRPr="0062074F">
        <w:t xml:space="preserve">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1487" w:name="_Toc178784481"/>
      <w:bookmarkStart w:id="1488" w:name="_Toc178784482"/>
      <w:bookmarkStart w:id="1489" w:name="_Toc178784483"/>
      <w:bookmarkStart w:id="1490" w:name="_Toc219458340"/>
      <w:bookmarkEnd w:id="1487"/>
      <w:bookmarkEnd w:id="1488"/>
      <w:bookmarkEnd w:id="1489"/>
      <w:r w:rsidRPr="0062074F">
        <w:t>Display of dataset support files</w:t>
      </w:r>
      <w:bookmarkEnd w:id="1490"/>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1491" w:name="_Toc219458341"/>
      <w:r w:rsidRPr="0062074F">
        <w:t>Pick report organisation</w:t>
      </w:r>
      <w:r w:rsidR="00427676" w:rsidRPr="0062074F">
        <w:t>.</w:t>
      </w:r>
      <w:bookmarkEnd w:id="1491"/>
    </w:p>
    <w:p w14:paraId="1CDFCB69" w14:textId="226E43C3" w:rsidR="007C15E6" w:rsidRPr="0062074F" w:rsidRDefault="007C15E6" w:rsidP="00E673D5">
      <w:pPr>
        <w:pStyle w:val="Heading3"/>
      </w:pPr>
      <w:bookmarkStart w:id="1492" w:name="_Toc178784486"/>
      <w:bookmarkStart w:id="1493" w:name="_Toc219458342"/>
      <w:bookmarkEnd w:id="1492"/>
      <w:r w:rsidRPr="0062074F">
        <w:t xml:space="preserve">Sorting </w:t>
      </w:r>
      <w:r w:rsidR="009674CE" w:rsidRPr="0062074F">
        <w:t>o</w:t>
      </w:r>
      <w:r w:rsidR="00EE7A2C" w:rsidRPr="0062074F">
        <w:t>rder</w:t>
      </w:r>
      <w:r w:rsidR="009674CE" w:rsidRPr="0062074F">
        <w:t xml:space="preserve"> of results</w:t>
      </w:r>
      <w:bookmarkEnd w:id="1493"/>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ins w:id="1494" w:author="jon pritchard" w:date="2026-03-07T11:56:00Z" w16du:dateUtc="2026-03-06T22:56:00Z">
        <w:r w:rsidR="007435CC">
          <w:rPr>
            <w:rFonts w:cs="Arial"/>
            <w:shd w:val="clear" w:color="auto" w:fill="FFFFFF"/>
          </w:rPr>
          <w:t>.</w:t>
        </w:r>
      </w:ins>
    </w:p>
    <w:p w14:paraId="063D9ECD" w14:textId="3AFFEDDC" w:rsidR="007C15E6" w:rsidRPr="0062074F" w:rsidRDefault="007C15E6" w:rsidP="00E673D5">
      <w:pPr>
        <w:pStyle w:val="Heading3"/>
      </w:pPr>
      <w:bookmarkStart w:id="1495" w:name="_Toc178784488"/>
      <w:bookmarkStart w:id="1496" w:name="_Ref47277288"/>
      <w:bookmarkStart w:id="1497" w:name="_Ref47298226"/>
      <w:bookmarkStart w:id="1498" w:name="_Toc219458343"/>
      <w:bookmarkEnd w:id="1495"/>
      <w:r w:rsidRPr="0062074F">
        <w:t xml:space="preserve">Hover-over </w:t>
      </w:r>
      <w:r w:rsidR="009674CE" w:rsidRPr="0062074F">
        <w:t>f</w:t>
      </w:r>
      <w:r w:rsidRPr="0062074F">
        <w:t>unction</w:t>
      </w:r>
      <w:bookmarkEnd w:id="1496"/>
      <w:bookmarkEnd w:id="1497"/>
      <w:bookmarkEnd w:id="1498"/>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1499" w:name="_Toc219458344"/>
      <w:r w:rsidRPr="0062074F">
        <w:lastRenderedPageBreak/>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1499"/>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6A26D084" w:rsidR="009E353B" w:rsidRPr="0062074F" w:rsidRDefault="009E353B" w:rsidP="009E353B">
      <w:pPr>
        <w:spacing w:after="120" w:line="240" w:lineRule="auto"/>
        <w:jc w:val="both"/>
      </w:pPr>
      <w:r w:rsidRPr="0062074F">
        <w:t xml:space="preserve">Table </w:t>
      </w:r>
      <w:ins w:id="1500" w:author="jon pritchard" w:date="2026-03-07T18:21:00Z" w16du:dateUtc="2026-03-07T05:21:00Z">
        <w:r w:rsidR="001465AD">
          <w:t>5</w:t>
        </w:r>
      </w:ins>
      <w:del w:id="1501" w:author="jon pritchard" w:date="2026-03-07T18:21:00Z" w16du:dateUtc="2026-03-07T05:21:00Z">
        <w:r w:rsidRPr="0062074F" w:rsidDel="001465AD">
          <w:delText>6</w:delText>
        </w:r>
      </w:del>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ins w:id="1502" w:author="jon pritchard" w:date="2026-03-07T11:56:00Z" w16du:dateUtc="2026-03-06T22:56:00Z">
        <w:r w:rsidR="007435CC">
          <w:t>.</w:t>
        </w:r>
      </w:ins>
    </w:p>
    <w:p w14:paraId="49271778" w14:textId="3D51E440" w:rsidR="00650BDF" w:rsidRDefault="009E353B" w:rsidP="00650BDF">
      <w:pPr>
        <w:spacing w:after="120" w:line="240" w:lineRule="auto"/>
        <w:jc w:val="both"/>
        <w:rPr>
          <w:ins w:id="1503" w:author="jon pritchard" w:date="2026-03-16T11:14:00Z" w16du:dateUtc="2026-03-16T10:14:00Z"/>
        </w:rPr>
      </w:pPr>
      <w:bookmarkStart w:id="1504" w:name="_Ref46758820"/>
      <w:r w:rsidRPr="0062074F">
        <w:t xml:space="preserve">The </w:t>
      </w:r>
      <w:commentRangeStart w:id="1505"/>
      <w:r w:rsidRPr="0062074F">
        <w:t>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w:t>
      </w:r>
      <w:ins w:id="1506" w:author="jon pritchard" w:date="2026-03-16T11:20:00Z" w16du:dateUtc="2026-03-16T10:20:00Z">
        <w:r w:rsidR="00BD3EC3">
          <w:t>The names of the c</w:t>
        </w:r>
      </w:ins>
      <w:del w:id="1507" w:author="jon pritchard" w:date="2026-03-16T11:20:00Z" w16du:dateUtc="2026-03-16T10:20:00Z">
        <w:r w:rsidR="00764DCF" w:rsidRPr="0062074F" w:rsidDel="00BD3EC3">
          <w:delText>C</w:delText>
        </w:r>
      </w:del>
      <w:r w:rsidR="00764DCF" w:rsidRPr="0062074F">
        <w:t xml:space="preserve">omplex attributes are </w:t>
      </w:r>
      <w:ins w:id="1508" w:author="jon pritchard" w:date="2026-03-16T11:20:00Z" w16du:dateUtc="2026-03-16T10:20:00Z">
        <w:r w:rsidR="00BD3EC3">
          <w:t xml:space="preserve">shown </w:t>
        </w:r>
      </w:ins>
      <w:r w:rsidR="00764DCF" w:rsidRPr="0062074F">
        <w:t xml:space="preserve">in italics and encoded values are in blue </w:t>
      </w:r>
      <w:commentRangeStart w:id="1509"/>
      <w:r w:rsidR="00764DCF" w:rsidRPr="0062074F">
        <w:t>text</w:t>
      </w:r>
      <w:commentRangeEnd w:id="1509"/>
      <w:r w:rsidR="004F342C" w:rsidRPr="0062074F">
        <w:rPr>
          <w:rStyle w:val="CommentReference"/>
          <w:sz w:val="20"/>
          <w:lang w:val="en-GB"/>
        </w:rPr>
        <w:commentReference w:id="1509"/>
      </w:r>
      <w:r w:rsidR="00764DCF" w:rsidRPr="0062074F">
        <w:t>.</w:t>
      </w:r>
      <w:commentRangeEnd w:id="1505"/>
      <w:r w:rsidR="004F342C" w:rsidRPr="0062074F">
        <w:rPr>
          <w:rStyle w:val="CommentReference"/>
          <w:sz w:val="20"/>
          <w:lang w:val="en-GB"/>
        </w:rPr>
        <w:commentReference w:id="1505"/>
      </w:r>
      <w:ins w:id="1510" w:author="jon pritchard" w:date="2026-03-16T11:14:00Z" w16du:dateUtc="2026-03-16T10:14:00Z">
        <w:r w:rsidR="00650BDF">
          <w:t xml:space="preserve"> The </w:t>
        </w:r>
      </w:ins>
      <w:ins w:id="1511" w:author="jon pritchard" w:date="2026-03-16T11:17:00Z" w16du:dateUtc="2026-03-16T10:17:00Z">
        <w:r w:rsidR="00BD3EC3">
          <w:t>ECDIS display need not use the colour blue</w:t>
        </w:r>
      </w:ins>
      <w:ins w:id="1512" w:author="jon pritchard" w:date="2026-03-16T11:19:00Z" w16du:dateUtc="2026-03-16T10:19:00Z">
        <w:r w:rsidR="00BD3EC3">
          <w:t xml:space="preserve"> for the displayed attributes</w:t>
        </w:r>
      </w:ins>
      <w:ins w:id="1513" w:author="jon pritchard" w:date="2026-03-16T11:14:00Z" w16du:dateUtc="2026-03-16T10:14:00Z">
        <w:r w:rsidR="00650BDF" w:rsidRPr="00E658FD">
          <w:rPr>
            <w:highlight w:val="yellow"/>
            <w:rPrChange w:id="1514" w:author="jon pritchard" w:date="2026-03-18T10:40:00Z" w16du:dateUtc="2026-03-18T09:40:00Z">
              <w:rPr/>
            </w:rPrChange>
          </w:rPr>
          <w:t>.</w:t>
        </w:r>
      </w:ins>
      <w:ins w:id="1515" w:author="jon pritchard" w:date="2026-03-16T11:18:00Z" w16du:dateUtc="2026-03-16T10:18:00Z">
        <w:r w:rsidR="00BD3EC3" w:rsidRPr="00E658FD">
          <w:rPr>
            <w:highlight w:val="yellow"/>
            <w:rPrChange w:id="1516" w:author="jon pritchard" w:date="2026-03-18T10:40:00Z" w16du:dateUtc="2026-03-18T09:40:00Z">
              <w:rPr/>
            </w:rPrChange>
          </w:rPr>
          <w:t xml:space="preserve"> </w:t>
        </w:r>
      </w:ins>
      <w:ins w:id="1517" w:author="jon pritchard" w:date="2026-03-18T10:39:00Z" w16du:dateUtc="2026-03-18T09:39:00Z">
        <w:r w:rsidR="00E658FD" w:rsidRPr="00E658FD">
          <w:rPr>
            <w:highlight w:val="yellow"/>
            <w:rPrChange w:id="1518" w:author="jon pritchard" w:date="2026-03-18T10:40:00Z" w16du:dateUtc="2026-03-18T09:40:00Z">
              <w:rPr/>
            </w:rPrChange>
          </w:rPr>
          <w:t>[it</w:t>
        </w:r>
      </w:ins>
      <w:ins w:id="1519" w:author="jon pritchard" w:date="2026-03-18T10:40:00Z" w16du:dateUtc="2026-03-18T09:40:00Z">
        <w:r w:rsidR="00E658FD" w:rsidRPr="00E658FD">
          <w:rPr>
            <w:highlight w:val="yellow"/>
            <w:rPrChange w:id="1520" w:author="jon pritchard" w:date="2026-03-18T10:40:00Z" w16du:dateUtc="2026-03-18T09:40:00Z">
              <w:rPr/>
            </w:rPrChange>
          </w:rPr>
          <w:t>alics not displayed]</w:t>
        </w:r>
      </w:ins>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0"/>
        <w:gridCol w:w="2873"/>
        <w:gridCol w:w="2409"/>
        <w:tblGridChange w:id="1521">
          <w:tblGrid>
            <w:gridCol w:w="10"/>
            <w:gridCol w:w="1285"/>
            <w:gridCol w:w="10"/>
            <w:gridCol w:w="1210"/>
            <w:gridCol w:w="10"/>
            <w:gridCol w:w="2863"/>
            <w:gridCol w:w="10"/>
            <w:gridCol w:w="2399"/>
            <w:gridCol w:w="10"/>
          </w:tblGrid>
        </w:tblGridChange>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1522" w:name="_Hlk211514913"/>
            <w:r w:rsidRPr="00650BDF">
              <w:rPr>
                <w:rFonts w:ascii="Aptos Narrow" w:eastAsia="Times New Roman" w:hAnsi="Aptos Narrow"/>
                <w:b/>
                <w:bCs/>
                <w:color w:val="000000"/>
                <w:sz w:val="22"/>
                <w:szCs w:val="22"/>
                <w:lang w:eastAsia="en-GB"/>
                <w:rPrChange w:id="1523" w:author="jon pritchard" w:date="2026-03-16T11:11:00Z" w16du:dateUtc="2026-03-16T10:11:00Z">
                  <w:rPr>
                    <w:rFonts w:ascii="Aptos Narrow" w:eastAsia="Times New Roman" w:hAnsi="Aptos Narrow"/>
                    <w:color w:val="000000"/>
                    <w:sz w:val="22"/>
                    <w:szCs w:val="22"/>
                    <w:lang w:eastAsia="en-GB"/>
                  </w:rPr>
                </w:rPrChange>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198D1B48" w:rsidR="00764DCF" w:rsidRPr="0062074F" w:rsidRDefault="00764DCF" w:rsidP="00764DCF">
            <w:pPr>
              <w:spacing w:after="0" w:line="240" w:lineRule="auto"/>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1524" w:author="jon pritchard" w:date="2026-03-16T11:11:00Z" w16du:dateUtc="2026-03-16T10:11:00Z">
                  <w:rPr>
                    <w:rFonts w:ascii="Aptos Narrow" w:eastAsia="Times New Roman" w:hAnsi="Aptos Narrow"/>
                    <w:color w:val="000000"/>
                    <w:sz w:val="22"/>
                    <w:szCs w:val="22"/>
                    <w:lang w:eastAsia="en-GB"/>
                  </w:rPr>
                </w:rPrChange>
              </w:rPr>
              <w:t>Tidal Station Identifier</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ins w:id="1525" w:author="jon pritchard" w:date="2026-03-16T11:11:00Z" w16du:dateUtc="2026-03-16T10:11:00Z">
              <w:r w:rsidR="00650BDF" w:rsidRPr="00281806">
                <w:rPr>
                  <w:rFonts w:ascii="Aptos Narrow" w:eastAsia="Times New Roman" w:hAnsi="Aptos Narrow"/>
                  <w:i/>
                  <w:iCs/>
                  <w:sz w:val="22"/>
                  <w:szCs w:val="22"/>
                  <w:lang w:eastAsia="en-GB"/>
                </w:rPr>
                <w:t>station number</w:t>
              </w:r>
            </w:ins>
            <w:del w:id="1526" w:author="jon pritchard" w:date="2026-03-16T11:11:00Z" w16du:dateUtc="2026-03-16T10:11:00Z">
              <w:r w:rsidRPr="0062074F" w:rsidDel="00650BDF">
                <w:rPr>
                  <w:rFonts w:ascii="Aptos Narrow" w:eastAsia="Times New Roman" w:hAnsi="Aptos Narrow"/>
                  <w:i/>
                  <w:iCs/>
                  <w:color w:val="000000"/>
                  <w:sz w:val="22"/>
                  <w:szCs w:val="22"/>
                  <w:lang w:eastAsia="en-GB"/>
                </w:rPr>
                <w:delText>(station identifier</w:delText>
              </w:r>
            </w:del>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1527" w:author="jon pritchard" w:date="2026-03-16T11:11:00Z" w16du:dateUtc="2026-03-16T10:11:00Z">
                  <w:rPr>
                    <w:rFonts w:ascii="Aptos Narrow" w:eastAsia="Times New Roman" w:hAnsi="Aptos Narrow"/>
                    <w:color w:val="000000"/>
                    <w:sz w:val="22"/>
                    <w:szCs w:val="22"/>
                    <w:lang w:eastAsia="en-GB"/>
                  </w:rPr>
                </w:rPrChange>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650BDF">
              <w:rPr>
                <w:rFonts w:ascii="Aptos Narrow" w:eastAsia="Times New Roman" w:hAnsi="Aptos Narrow"/>
                <w:b/>
                <w:bCs/>
                <w:color w:val="000000"/>
                <w:sz w:val="22"/>
                <w:szCs w:val="22"/>
                <w:lang w:eastAsia="en-GB"/>
                <w:rPrChange w:id="1528" w:author="jon pritchard" w:date="2026-03-16T11:11:00Z" w16du:dateUtc="2026-03-16T10:11:00Z">
                  <w:rPr>
                    <w:rFonts w:ascii="Aptos Narrow" w:eastAsia="Times New Roman" w:hAnsi="Aptos Narrow"/>
                    <w:color w:val="000000"/>
                    <w:sz w:val="22"/>
                    <w:szCs w:val="22"/>
                    <w:lang w:eastAsia="en-GB"/>
                  </w:rPr>
                </w:rPrChange>
              </w:rPr>
              <w:t>Stream Depth</w:t>
            </w:r>
            <w:ins w:id="1529" w:author="jon pritchard" w:date="2026-03-16T11:16:00Z" w16du:dateUtc="2026-03-16T10:16:00Z">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ins>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650BDF" w:rsidRDefault="00853316" w:rsidP="00764DCF">
            <w:pPr>
              <w:spacing w:after="0" w:line="240" w:lineRule="auto"/>
              <w:rPr>
                <w:rFonts w:ascii="Aptos Narrow" w:eastAsia="Times New Roman" w:hAnsi="Aptos Narrow"/>
                <w:b/>
                <w:bCs/>
                <w:color w:val="000000"/>
                <w:sz w:val="22"/>
                <w:szCs w:val="22"/>
                <w:lang w:eastAsia="en-GB"/>
                <w:rPrChange w:id="1530" w:author="jon pritchard" w:date="2026-03-16T11:11:00Z" w16du:dateUtc="2026-03-16T10:11:00Z">
                  <w:rPr>
                    <w:rFonts w:ascii="Aptos Narrow" w:eastAsia="Times New Roman" w:hAnsi="Aptos Narrow"/>
                    <w:color w:val="000000"/>
                    <w:sz w:val="22"/>
                    <w:szCs w:val="22"/>
                    <w:lang w:eastAsia="en-GB"/>
                  </w:rPr>
                </w:rPrChange>
              </w:rPr>
            </w:pPr>
            <w:r w:rsidRPr="00650BDF">
              <w:rPr>
                <w:rFonts w:ascii="Aptos Narrow" w:eastAsia="Times New Roman" w:hAnsi="Aptos Narrow"/>
                <w:b/>
                <w:bCs/>
                <w:color w:val="000000"/>
                <w:sz w:val="22"/>
                <w:szCs w:val="22"/>
                <w:lang w:eastAsia="en-GB"/>
                <w:rPrChange w:id="1531" w:author="jon pritchard" w:date="2026-03-16T11:11:00Z" w16du:dateUtc="2026-03-16T10:11:00Z">
                  <w:rPr>
                    <w:rFonts w:ascii="Aptos Narrow" w:eastAsia="Times New Roman" w:hAnsi="Aptos Narrow"/>
                    <w:color w:val="000000"/>
                    <w:sz w:val="22"/>
                    <w:szCs w:val="22"/>
                    <w:lang w:eastAsia="en-GB"/>
                  </w:rPr>
                </w:rPrChange>
              </w:rPr>
              <w:t>Hours</w:t>
            </w:r>
            <w:ins w:id="1532" w:author="jon pritchard" w:date="2026-03-16T11:12:00Z" w16du:dateUtc="2026-03-16T10:12:00Z">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ins>
          </w:p>
        </w:tc>
        <w:tc>
          <w:tcPr>
            <w:tcW w:w="2873" w:type="dxa"/>
            <w:tcBorders>
              <w:top w:val="nil"/>
              <w:left w:val="nil"/>
              <w:bottom w:val="single" w:sz="4" w:space="0" w:color="auto"/>
              <w:right w:val="single" w:sz="4" w:space="0" w:color="auto"/>
            </w:tcBorders>
            <w:noWrap/>
            <w:vAlign w:val="bottom"/>
            <w:hideMark/>
          </w:tcPr>
          <w:p w14:paraId="34DFBD9F" w14:textId="6766BC29" w:rsidR="00853316" w:rsidRPr="0062074F" w:rsidRDefault="00853316" w:rsidP="00764DCF">
            <w:pPr>
              <w:spacing w:after="0" w:line="240" w:lineRule="auto"/>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1533" w:author="jon pritchard" w:date="2026-03-16T11:12:00Z" w16du:dateUtc="2026-03-16T10:12:00Z">
                  <w:rPr>
                    <w:rFonts w:ascii="Aptos Narrow" w:eastAsia="Times New Roman" w:hAnsi="Aptos Narrow"/>
                    <w:color w:val="000000"/>
                    <w:sz w:val="22"/>
                    <w:szCs w:val="22"/>
                    <w:lang w:eastAsia="en-GB"/>
                  </w:rPr>
                </w:rPrChange>
              </w:rPr>
              <w:t>Direction of Stream</w:t>
            </w:r>
            <w:ins w:id="1534" w:author="jon pritchard" w:date="2026-03-16T11:12:00Z" w16du:dateUtc="2026-03-16T10:12:00Z">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ins>
            <w:ins w:id="1535" w:author="jon pritchard" w:date="2026-03-18T11:01:00Z" w16du:dateUtc="2026-03-18T10:01:00Z">
              <w:r w:rsidR="00715ED1">
                <w:rPr>
                  <w:rFonts w:ascii="Aptos Narrow" w:eastAsia="Times New Roman" w:hAnsi="Aptos Narrow"/>
                  <w:i/>
                  <w:iCs/>
                  <w:sz w:val="22"/>
                  <w:szCs w:val="22"/>
                  <w:lang w:eastAsia="en-GB"/>
                </w:rPr>
                <w:t xml:space="preserve"> value</w:t>
              </w:r>
            </w:ins>
            <w:ins w:id="1536" w:author="jon pritchard" w:date="2026-03-16T11:12:00Z" w16du:dateUtc="2026-03-16T10:12:00Z">
              <w:r w:rsidR="00650BDF">
                <w:rPr>
                  <w:rFonts w:ascii="Aptos Narrow" w:eastAsia="Times New Roman" w:hAnsi="Aptos Narrow"/>
                  <w:i/>
                  <w:iCs/>
                  <w:color w:val="000000"/>
                  <w:sz w:val="22"/>
                  <w:szCs w:val="22"/>
                  <w:lang w:eastAsia="en-GB"/>
                </w:rPr>
                <w:t>)</w:t>
              </w:r>
            </w:ins>
          </w:p>
        </w:tc>
        <w:tc>
          <w:tcPr>
            <w:tcW w:w="2409" w:type="dxa"/>
            <w:tcBorders>
              <w:top w:val="nil"/>
              <w:left w:val="nil"/>
              <w:bottom w:val="single" w:sz="4" w:space="0" w:color="auto"/>
              <w:right w:val="single" w:sz="4" w:space="0" w:color="auto"/>
            </w:tcBorders>
            <w:noWrap/>
            <w:vAlign w:val="bottom"/>
            <w:hideMark/>
          </w:tcPr>
          <w:p w14:paraId="067A588D" w14:textId="3A5F4A72" w:rsidR="00853316" w:rsidRPr="0062074F" w:rsidRDefault="00650BDF" w:rsidP="00764DCF">
            <w:pPr>
              <w:spacing w:after="0" w:line="240" w:lineRule="auto"/>
              <w:rPr>
                <w:rFonts w:ascii="Aptos Narrow" w:eastAsia="Times New Roman" w:hAnsi="Aptos Narrow"/>
                <w:color w:val="000000"/>
                <w:sz w:val="22"/>
                <w:szCs w:val="22"/>
                <w:lang w:eastAsia="en-GB"/>
              </w:rPr>
            </w:pPr>
            <w:ins w:id="1537" w:author="jon pritchard" w:date="2026-03-16T11:12:00Z" w16du:dateUtc="2026-03-16T10:12:00Z">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ins>
            <w:del w:id="1538" w:author="jon pritchard" w:date="2026-03-16T11:12:00Z" w16du:dateUtc="2026-03-16T10:12:00Z">
              <w:r w:rsidR="00853316" w:rsidRPr="0062074F" w:rsidDel="00650BDF">
                <w:rPr>
                  <w:rFonts w:ascii="Aptos Narrow" w:eastAsia="Times New Roman" w:hAnsi="Aptos Narrow"/>
                  <w:color w:val="000000"/>
                  <w:sz w:val="22"/>
                  <w:szCs w:val="22"/>
                  <w:lang w:eastAsia="en-GB"/>
                </w:rPr>
                <w:delText>Rate</w:delText>
              </w:r>
            </w:del>
            <w:del w:id="1539" w:author="jon pritchard" w:date="2026-03-07T15:48:00Z" w16du:dateUtc="2026-03-07T02:48:00Z">
              <w:r w:rsidR="00853316" w:rsidRPr="0062074F" w:rsidDel="00546051">
                <w:rPr>
                  <w:rFonts w:ascii="Aptos Narrow" w:eastAsia="Times New Roman" w:hAnsi="Aptos Narrow"/>
                  <w:color w:val="000000"/>
                  <w:sz w:val="22"/>
                  <w:szCs w:val="22"/>
                  <w:lang w:eastAsia="en-GB"/>
                </w:rPr>
                <w:delText>s</w:delText>
              </w:r>
            </w:del>
            <w:del w:id="1540" w:author="jon pritchard" w:date="2026-03-16T11:12:00Z" w16du:dateUtc="2026-03-16T10:12:00Z">
              <w:r w:rsidR="00853316" w:rsidRPr="0062074F" w:rsidDel="00650BDF">
                <w:rPr>
                  <w:rFonts w:ascii="Aptos Narrow" w:eastAsia="Times New Roman" w:hAnsi="Aptos Narrow"/>
                  <w:color w:val="000000"/>
                  <w:sz w:val="22"/>
                  <w:szCs w:val="22"/>
                  <w:lang w:eastAsia="en-GB"/>
                </w:rPr>
                <w:delText xml:space="preserve"> (</w:delText>
              </w:r>
              <w:r w:rsidR="00853316" w:rsidRPr="00546051" w:rsidDel="00650BDF">
                <w:rPr>
                  <w:rFonts w:ascii="Aptos Narrow" w:eastAsia="Times New Roman" w:hAnsi="Aptos Narrow"/>
                  <w:color w:val="000000"/>
                  <w:sz w:val="22"/>
                  <w:szCs w:val="22"/>
                  <w:highlight w:val="yellow"/>
                  <w:lang w:eastAsia="en-GB"/>
                  <w:rPrChange w:id="1541" w:author="jon pritchard" w:date="2026-03-07T15:49:00Z" w16du:dateUtc="2026-03-07T02:49:00Z">
                    <w:rPr>
                      <w:rFonts w:ascii="Aptos Narrow" w:eastAsia="Times New Roman" w:hAnsi="Aptos Narrow"/>
                      <w:color w:val="000000"/>
                      <w:sz w:val="22"/>
                      <w:szCs w:val="22"/>
                      <w:lang w:eastAsia="en-GB"/>
                    </w:rPr>
                  </w:rPrChange>
                </w:rPr>
                <w:delText>knots</w:delText>
              </w:r>
              <w:r w:rsidR="00853316" w:rsidRPr="0062074F" w:rsidDel="00650BDF">
                <w:rPr>
                  <w:rFonts w:ascii="Aptos Narrow" w:eastAsia="Times New Roman" w:hAnsi="Aptos Narrow"/>
                  <w:color w:val="000000"/>
                  <w:sz w:val="22"/>
                  <w:szCs w:val="22"/>
                  <w:lang w:eastAsia="en-GB"/>
                </w:rPr>
                <w:delText>)</w:delText>
              </w:r>
            </w:del>
          </w:p>
        </w:tc>
      </w:tr>
      <w:tr w:rsidR="00853316" w:rsidRPr="0062074F" w14:paraId="7852D238" w14:textId="77777777" w:rsidTr="00650BDF">
        <w:tblPrEx>
          <w:tblW w:w="7361" w:type="dxa"/>
          <w:jc w:val="center"/>
          <w:tblPrExChange w:id="1542" w:author="jon pritchard" w:date="2026-03-16T11:12:00Z" w16du:dateUtc="2026-03-16T10:12:00Z">
            <w:tblPrEx>
              <w:tblW w:w="7361" w:type="dxa"/>
              <w:jc w:val="center"/>
            </w:tblPrEx>
          </w:tblPrExChange>
        </w:tblPrEx>
        <w:trPr>
          <w:trHeight w:val="427"/>
          <w:jc w:val="center"/>
          <w:trPrChange w:id="1543" w:author="jon pritchard" w:date="2026-03-16T11:12:00Z" w16du:dateUtc="2026-03-16T10:12:00Z">
            <w:trPr>
              <w:gridAfter w:val="0"/>
              <w:trHeight w:val="292"/>
              <w:jc w:val="center"/>
            </w:trPr>
          </w:trPrChange>
        </w:trPr>
        <w:tc>
          <w:tcPr>
            <w:tcW w:w="1295" w:type="dxa"/>
            <w:vMerge/>
            <w:tcBorders>
              <w:top w:val="single" w:sz="4" w:space="0" w:color="auto"/>
              <w:left w:val="single" w:sz="8" w:space="0" w:color="auto"/>
              <w:bottom w:val="single" w:sz="4" w:space="0" w:color="000000"/>
              <w:right w:val="nil"/>
            </w:tcBorders>
            <w:vAlign w:val="center"/>
            <w:hideMark/>
            <w:tcPrChange w:id="1544" w:author="jon pritchard" w:date="2026-03-16T11:12:00Z" w16du:dateUtc="2026-03-16T10:12:00Z">
              <w:tcPr>
                <w:tcW w:w="1295" w:type="dxa"/>
                <w:gridSpan w:val="2"/>
                <w:vMerge/>
                <w:tcBorders>
                  <w:top w:val="single" w:sz="4" w:space="0" w:color="auto"/>
                  <w:left w:val="single" w:sz="8" w:space="0" w:color="auto"/>
                  <w:bottom w:val="single" w:sz="4" w:space="0" w:color="000000"/>
                  <w:right w:val="nil"/>
                </w:tcBorders>
                <w:vAlign w:val="center"/>
                <w:hideMark/>
              </w:tcPr>
            </w:tcPrChange>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Change w:id="1545" w:author="jon pritchard" w:date="2026-03-16T11:12:00Z" w16du:dateUtc="2026-03-16T10:12:00Z">
              <w:tcPr>
                <w:tcW w:w="784" w:type="dxa"/>
                <w:gridSpan w:val="2"/>
                <w:vMerge/>
                <w:tcBorders>
                  <w:top w:val="single" w:sz="8" w:space="0" w:color="auto"/>
                  <w:left w:val="single" w:sz="8" w:space="0" w:color="auto"/>
                  <w:bottom w:val="single" w:sz="4" w:space="0" w:color="000000"/>
                  <w:right w:val="single" w:sz="8" w:space="0" w:color="auto"/>
                </w:tcBorders>
                <w:vAlign w:val="center"/>
                <w:hideMark/>
              </w:tcPr>
            </w:tcPrChange>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Change w:id="1546" w:author="jon pritchard" w:date="2026-03-16T11:12:00Z" w16du:dateUtc="2026-03-16T10:12:00Z">
              <w:tcPr>
                <w:tcW w:w="2873" w:type="dxa"/>
                <w:gridSpan w:val="2"/>
                <w:tcBorders>
                  <w:top w:val="nil"/>
                  <w:left w:val="nil"/>
                  <w:bottom w:val="single" w:sz="4" w:space="0" w:color="auto"/>
                  <w:right w:val="single" w:sz="4" w:space="0" w:color="auto"/>
                </w:tcBorders>
                <w:noWrap/>
                <w:vAlign w:val="bottom"/>
                <w:hideMark/>
              </w:tcPr>
            </w:tcPrChange>
          </w:tcPr>
          <w:p w14:paraId="05460539" w14:textId="46AE24EA" w:rsidR="00853316" w:rsidRPr="0062074F" w:rsidRDefault="00650BDF" w:rsidP="00764DCF">
            <w:pPr>
              <w:spacing w:after="0" w:line="240" w:lineRule="auto"/>
              <w:rPr>
                <w:rFonts w:ascii="Aptos Narrow" w:eastAsia="Times New Roman" w:hAnsi="Aptos Narrow"/>
                <w:i/>
                <w:iCs/>
                <w:color w:val="000000"/>
                <w:sz w:val="22"/>
                <w:szCs w:val="22"/>
                <w:lang w:eastAsia="en-GB"/>
              </w:rPr>
            </w:pPr>
            <w:ins w:id="1547" w:author="jon pritchard" w:date="2026-03-16T11:16:00Z" w16du:dateUtc="2026-03-16T10:16:00Z">
              <w:r w:rsidRPr="0062074F" w:rsidDel="00650BDF">
                <w:rPr>
                  <w:rFonts w:ascii="Aptos Narrow" w:eastAsia="Times New Roman" w:hAnsi="Aptos Narrow"/>
                  <w:i/>
                  <w:iCs/>
                  <w:color w:val="000000"/>
                  <w:sz w:val="22"/>
                  <w:szCs w:val="22"/>
                  <w:lang w:eastAsia="en-GB"/>
                </w:rPr>
                <w:t xml:space="preserve"> </w:t>
              </w:r>
            </w:ins>
            <w:del w:id="1548" w:author="jon pritchard" w:date="2026-03-16T11:12:00Z" w16du:dateUtc="2026-03-16T10:12:00Z">
              <w:r w:rsidR="00853316" w:rsidRPr="0062074F" w:rsidDel="00650BDF">
                <w:rPr>
                  <w:rFonts w:ascii="Aptos Narrow" w:eastAsia="Times New Roman" w:hAnsi="Aptos Narrow"/>
                  <w:i/>
                  <w:iCs/>
                  <w:color w:val="000000"/>
                  <w:sz w:val="22"/>
                  <w:szCs w:val="22"/>
                  <w:lang w:eastAsia="en-GB"/>
                </w:rPr>
                <w:delText>(</w:delText>
              </w:r>
              <w:r w:rsidR="00853316" w:rsidRPr="00546051" w:rsidDel="00650BDF">
                <w:rPr>
                  <w:rFonts w:ascii="Aptos Narrow" w:eastAsia="Times New Roman" w:hAnsi="Aptos Narrow"/>
                  <w:i/>
                  <w:iCs/>
                  <w:color w:val="000000"/>
                  <w:sz w:val="22"/>
                  <w:szCs w:val="22"/>
                  <w:highlight w:val="yellow"/>
                  <w:lang w:eastAsia="en-GB"/>
                  <w:rPrChange w:id="1549" w:author="jon pritchard" w:date="2026-03-07T15:49:00Z" w16du:dateUtc="2026-03-07T02:49:00Z">
                    <w:rPr>
                      <w:rFonts w:ascii="Aptos Narrow" w:eastAsia="Times New Roman" w:hAnsi="Aptos Narrow"/>
                      <w:i/>
                      <w:iCs/>
                      <w:color w:val="000000"/>
                      <w:sz w:val="22"/>
                      <w:szCs w:val="22"/>
                      <w:lang w:eastAsia="en-GB"/>
                    </w:rPr>
                  </w:rPrChange>
                </w:rPr>
                <w:delText>degrees</w:delText>
              </w:r>
              <w:r w:rsidR="00853316" w:rsidRPr="0062074F" w:rsidDel="00650BDF">
                <w:rPr>
                  <w:rFonts w:ascii="Aptos Narrow" w:eastAsia="Times New Roman" w:hAnsi="Aptos Narrow"/>
                  <w:i/>
                  <w:iCs/>
                  <w:color w:val="000000"/>
                  <w:sz w:val="22"/>
                  <w:szCs w:val="22"/>
                  <w:lang w:eastAsia="en-GB"/>
                </w:rPr>
                <w:delText>)</w:delText>
              </w:r>
            </w:del>
          </w:p>
        </w:tc>
        <w:tc>
          <w:tcPr>
            <w:tcW w:w="2409" w:type="dxa"/>
            <w:tcBorders>
              <w:top w:val="nil"/>
              <w:left w:val="nil"/>
              <w:bottom w:val="single" w:sz="4" w:space="0" w:color="auto"/>
              <w:right w:val="single" w:sz="4" w:space="0" w:color="auto"/>
            </w:tcBorders>
            <w:noWrap/>
            <w:vAlign w:val="bottom"/>
            <w:hideMark/>
            <w:tcPrChange w:id="1550" w:author="jon pritchard" w:date="2026-03-16T11:12:00Z" w16du:dateUtc="2026-03-16T10:12:00Z">
              <w:tcPr>
                <w:tcW w:w="2409" w:type="dxa"/>
                <w:gridSpan w:val="2"/>
                <w:tcBorders>
                  <w:top w:val="nil"/>
                  <w:left w:val="nil"/>
                  <w:bottom w:val="single" w:sz="4" w:space="0" w:color="auto"/>
                  <w:right w:val="single" w:sz="4" w:space="0" w:color="auto"/>
                </w:tcBorders>
                <w:noWrap/>
                <w:vAlign w:val="bottom"/>
                <w:hideMark/>
              </w:tcPr>
            </w:tcPrChange>
          </w:tcPr>
          <w:p w14:paraId="6A43012B" w14:textId="702FC56F"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ins w:id="1551" w:author="jon pritchard" w:date="2026-03-16T11:12:00Z" w16du:dateUtc="2026-03-16T10:12:00Z">
              <w:r w:rsidRPr="00E658FD">
                <w:rPr>
                  <w:rFonts w:ascii="Aptos Narrow" w:eastAsia="Times New Roman" w:hAnsi="Aptos Narrow"/>
                  <w:b/>
                  <w:bCs/>
                  <w:color w:val="00B0F0"/>
                  <w:sz w:val="22"/>
                  <w:szCs w:val="22"/>
                  <w:lang w:eastAsia="en-GB"/>
                  <w:rPrChange w:id="1552" w:author="jon pritchard" w:date="2026-03-18T10:39:00Z" w16du:dateUtc="2026-03-18T09:39:00Z">
                    <w:rPr>
                      <w:rFonts w:ascii="Aptos Narrow" w:eastAsia="Times New Roman" w:hAnsi="Aptos Narrow"/>
                      <w:b/>
                      <w:bCs/>
                      <w:color w:val="000000"/>
                      <w:sz w:val="22"/>
                      <w:szCs w:val="22"/>
                      <w:lang w:eastAsia="en-GB"/>
                    </w:rPr>
                  </w:rPrChange>
                </w:rPr>
                <w:t>Springs</w:t>
              </w:r>
              <w:r w:rsidRPr="00E658FD">
                <w:rPr>
                  <w:rFonts w:ascii="Aptos Narrow" w:eastAsia="Times New Roman" w:hAnsi="Aptos Narrow"/>
                  <w:i/>
                  <w:iCs/>
                  <w:color w:val="00B0F0"/>
                  <w:sz w:val="22"/>
                  <w:szCs w:val="22"/>
                  <w:lang w:eastAsia="en-GB"/>
                  <w:rPrChange w:id="1553" w:author="jon pritchard" w:date="2026-03-18T10:39:00Z" w16du:dateUtc="2026-03-18T09:39:00Z">
                    <w:rPr>
                      <w:rFonts w:ascii="Aptos Narrow" w:eastAsia="Times New Roman" w:hAnsi="Aptos Narrow"/>
                      <w:i/>
                      <w:iCs/>
                      <w:color w:val="000000"/>
                      <w:sz w:val="22"/>
                      <w:szCs w:val="22"/>
                      <w:lang w:eastAsia="en-GB"/>
                    </w:rPr>
                  </w:rPrChange>
                </w:rPr>
                <w:t xml:space="preserve"> </w:t>
              </w:r>
              <w:r>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ins>
            <w:del w:id="1554" w:author="jon pritchard" w:date="2026-03-16T11:12:00Z" w16du:dateUtc="2026-03-16T10:12:00Z">
              <w:r w:rsidR="00853316" w:rsidRPr="00546051" w:rsidDel="00650BDF">
                <w:rPr>
                  <w:rFonts w:ascii="Aptos Narrow" w:eastAsia="Times New Roman" w:hAnsi="Aptos Narrow"/>
                  <w:i/>
                  <w:iCs/>
                  <w:color w:val="000000"/>
                  <w:sz w:val="22"/>
                  <w:szCs w:val="22"/>
                  <w:highlight w:val="yellow"/>
                  <w:lang w:eastAsia="en-GB"/>
                  <w:rPrChange w:id="1555" w:author="jon pritchard" w:date="2026-03-07T15:50:00Z" w16du:dateUtc="2026-03-07T02:50:00Z">
                    <w:rPr>
                      <w:rFonts w:ascii="Aptos Narrow" w:eastAsia="Times New Roman" w:hAnsi="Aptos Narrow"/>
                      <w:i/>
                      <w:iCs/>
                      <w:color w:val="000000"/>
                      <w:sz w:val="22"/>
                      <w:szCs w:val="22"/>
                      <w:lang w:eastAsia="en-GB"/>
                    </w:rPr>
                  </w:rPrChange>
                </w:rPr>
                <w:delText>springs</w:delText>
              </w:r>
            </w:del>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56"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57" w:author="jon pritchard" w:date="2026-03-18T10:39:00Z" w16du:dateUtc="2026-03-18T09:39:00Z">
                  <w:rPr>
                    <w:rFonts w:ascii="Aptos Narrow" w:eastAsia="Times New Roman" w:hAnsi="Aptos Narrow"/>
                    <w:i/>
                    <w:iCs/>
                    <w:color w:val="000000"/>
                    <w:sz w:val="22"/>
                    <w:szCs w:val="22"/>
                    <w:lang w:eastAsia="en-GB"/>
                  </w:rPr>
                </w:rPrChange>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ins w:id="1558" w:author="jon pritchard" w:date="2026-03-07T15:49:00Z" w16du:dateUtc="2026-03-07T02:49:00Z">
              <w:r w:rsidR="00546051" w:rsidRPr="005016B9">
                <w:rPr>
                  <w:rFonts w:ascii="Aptos Narrow" w:eastAsia="Times New Roman" w:hAnsi="Aptos Narrow"/>
                  <w:b/>
                  <w:bCs/>
                  <w:color w:val="00B0F0"/>
                  <w:sz w:val="22"/>
                  <w:szCs w:val="22"/>
                  <w:lang w:eastAsia="en-GB"/>
                </w:rPr>
                <w:sym w:font="Symbol" w:char="F0B0"/>
              </w:r>
            </w:ins>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ins w:id="155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6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61" w:author="jon pritchard" w:date="2026-03-18T10:39:00Z" w16du:dateUtc="2026-03-18T09:39:00Z">
                  <w:rPr>
                    <w:rFonts w:ascii="Aptos Narrow" w:eastAsia="Times New Roman" w:hAnsi="Aptos Narrow"/>
                    <w:i/>
                    <w:iCs/>
                    <w:color w:val="000000"/>
                    <w:sz w:val="22"/>
                    <w:szCs w:val="22"/>
                    <w:lang w:eastAsia="en-GB"/>
                  </w:rPr>
                </w:rPrChange>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ins w:id="1562" w:author="jon pritchard" w:date="2026-03-16T11:15:00Z" w16du:dateUtc="2026-03-16T10:15:00Z">
              <w:r w:rsidR="00650BDF" w:rsidRPr="005016B9">
                <w:rPr>
                  <w:rFonts w:ascii="Aptos Narrow" w:eastAsia="Times New Roman" w:hAnsi="Aptos Narrow"/>
                  <w:b/>
                  <w:bCs/>
                  <w:color w:val="00B0F0"/>
                  <w:sz w:val="22"/>
                  <w:szCs w:val="22"/>
                  <w:lang w:eastAsia="en-GB"/>
                  <w:rPrChange w:id="156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ins w:id="156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6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66" w:author="jon pritchard" w:date="2026-03-18T10:39:00Z" w16du:dateUtc="2026-03-18T09:39:00Z">
                  <w:rPr>
                    <w:rFonts w:ascii="Aptos Narrow" w:eastAsia="Times New Roman" w:hAnsi="Aptos Narrow"/>
                    <w:i/>
                    <w:iCs/>
                    <w:color w:val="000000"/>
                    <w:sz w:val="22"/>
                    <w:szCs w:val="22"/>
                    <w:lang w:eastAsia="en-GB"/>
                  </w:rPr>
                </w:rPrChange>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ins w:id="1567" w:author="jon pritchard" w:date="2026-03-16T11:15:00Z" w16du:dateUtc="2026-03-16T10:15:00Z">
              <w:r w:rsidR="00650BDF" w:rsidRPr="005016B9">
                <w:rPr>
                  <w:rFonts w:ascii="Aptos Narrow" w:eastAsia="Times New Roman" w:hAnsi="Aptos Narrow"/>
                  <w:b/>
                  <w:bCs/>
                  <w:color w:val="00B0F0"/>
                  <w:sz w:val="22"/>
                  <w:szCs w:val="22"/>
                  <w:lang w:eastAsia="en-GB"/>
                  <w:rPrChange w:id="156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ins w:id="156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7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71" w:author="jon pritchard" w:date="2026-03-18T10:39:00Z" w16du:dateUtc="2026-03-18T09:39:00Z">
                  <w:rPr>
                    <w:rFonts w:ascii="Aptos Narrow" w:eastAsia="Times New Roman" w:hAnsi="Aptos Narrow"/>
                    <w:i/>
                    <w:iCs/>
                    <w:color w:val="000000"/>
                    <w:sz w:val="22"/>
                    <w:szCs w:val="22"/>
                    <w:lang w:eastAsia="en-GB"/>
                  </w:rPr>
                </w:rPrChange>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ins w:id="1572" w:author="jon pritchard" w:date="2026-03-16T11:15:00Z" w16du:dateUtc="2026-03-16T10:15:00Z">
              <w:r w:rsidR="00650BDF" w:rsidRPr="005016B9">
                <w:rPr>
                  <w:rFonts w:ascii="Aptos Narrow" w:eastAsia="Times New Roman" w:hAnsi="Aptos Narrow"/>
                  <w:b/>
                  <w:bCs/>
                  <w:color w:val="00B0F0"/>
                  <w:sz w:val="22"/>
                  <w:szCs w:val="22"/>
                  <w:lang w:eastAsia="en-GB"/>
                  <w:rPrChange w:id="157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ins w:id="157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7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76" w:author="jon pritchard" w:date="2026-03-18T10:39:00Z" w16du:dateUtc="2026-03-18T09:39:00Z">
                  <w:rPr>
                    <w:rFonts w:ascii="Aptos Narrow" w:eastAsia="Times New Roman" w:hAnsi="Aptos Narrow"/>
                    <w:i/>
                    <w:iCs/>
                    <w:color w:val="000000"/>
                    <w:sz w:val="22"/>
                    <w:szCs w:val="22"/>
                    <w:lang w:eastAsia="en-GB"/>
                  </w:rPr>
                </w:rPrChange>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ins w:id="1577" w:author="jon pritchard" w:date="2026-03-16T11:15:00Z" w16du:dateUtc="2026-03-16T10:15:00Z">
              <w:r w:rsidR="00650BDF" w:rsidRPr="005016B9">
                <w:rPr>
                  <w:rFonts w:ascii="Aptos Narrow" w:eastAsia="Times New Roman" w:hAnsi="Aptos Narrow"/>
                  <w:b/>
                  <w:bCs/>
                  <w:color w:val="00B0F0"/>
                  <w:sz w:val="22"/>
                  <w:szCs w:val="22"/>
                  <w:lang w:eastAsia="en-GB"/>
                  <w:rPrChange w:id="157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ins w:id="157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8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81" w:author="jon pritchard" w:date="2026-03-18T10:39:00Z" w16du:dateUtc="2026-03-18T09:39:00Z">
                  <w:rPr>
                    <w:rFonts w:ascii="Aptos Narrow" w:eastAsia="Times New Roman" w:hAnsi="Aptos Narrow"/>
                    <w:i/>
                    <w:iCs/>
                    <w:color w:val="000000"/>
                    <w:sz w:val="22"/>
                    <w:szCs w:val="22"/>
                    <w:lang w:eastAsia="en-GB"/>
                  </w:rPr>
                </w:rPrChange>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ins w:id="1582" w:author="jon pritchard" w:date="2026-03-16T11:15:00Z" w16du:dateUtc="2026-03-16T10:15:00Z">
              <w:r w:rsidR="00650BDF" w:rsidRPr="005016B9">
                <w:rPr>
                  <w:rFonts w:ascii="Aptos Narrow" w:eastAsia="Times New Roman" w:hAnsi="Aptos Narrow"/>
                  <w:b/>
                  <w:bCs/>
                  <w:color w:val="00B0F0"/>
                  <w:sz w:val="22"/>
                  <w:szCs w:val="22"/>
                  <w:lang w:eastAsia="en-GB"/>
                  <w:rPrChange w:id="158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ins w:id="158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3F17D41B"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ins w:id="1585" w:author="jon pritchard" w:date="2026-03-16T11:13:00Z" w16du:dateUtc="2026-03-16T10:13:00Z">
              <w:r w:rsidRPr="00E658FD">
                <w:rPr>
                  <w:rFonts w:ascii="Aptos Narrow" w:eastAsia="Times New Roman" w:hAnsi="Aptos Narrow"/>
                  <w:b/>
                  <w:bCs/>
                  <w:color w:val="00B0F0"/>
                  <w:sz w:val="22"/>
                  <w:szCs w:val="22"/>
                  <w:lang w:eastAsia="en-GB"/>
                  <w:rPrChange w:id="1586" w:author="jon pritchard" w:date="2026-03-18T10:39:00Z" w16du:dateUtc="2026-03-18T09:39:00Z">
                    <w:rPr>
                      <w:rFonts w:ascii="Aptos Narrow" w:eastAsia="Times New Roman" w:hAnsi="Aptos Narrow"/>
                      <w:b/>
                      <w:bCs/>
                      <w:color w:val="000000"/>
                      <w:sz w:val="22"/>
                      <w:szCs w:val="22"/>
                      <w:lang w:eastAsia="en-GB"/>
                    </w:rPr>
                  </w:rPrChange>
                </w:rPr>
                <w:t>High Water</w:t>
              </w:r>
              <w:r w:rsidRPr="00E658FD">
                <w:rPr>
                  <w:rFonts w:ascii="Aptos Narrow" w:eastAsia="Times New Roman" w:hAnsi="Aptos Narrow"/>
                  <w:color w:val="00B0F0"/>
                  <w:sz w:val="22"/>
                  <w:szCs w:val="22"/>
                  <w:lang w:eastAsia="en-GB"/>
                  <w:rPrChange w:id="1587" w:author="jon pritchard" w:date="2026-03-18T10:39:00Z" w16du:dateUtc="2026-03-18T09:39:00Z">
                    <w:rPr>
                      <w:rFonts w:ascii="Aptos Narrow" w:eastAsia="Times New Roman" w:hAnsi="Aptos Narrow"/>
                      <w:color w:val="000000"/>
                      <w:sz w:val="22"/>
                      <w:szCs w:val="22"/>
                      <w:lang w:eastAsia="en-GB"/>
                    </w:rPr>
                  </w:rPrChange>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ins>
            <w:del w:id="1588" w:author="jon pritchard" w:date="2026-03-16T11:13:00Z" w16du:dateUtc="2026-03-16T10:13:00Z">
              <w:r w:rsidR="00853316" w:rsidRPr="00546051" w:rsidDel="00650BDF">
                <w:rPr>
                  <w:rFonts w:ascii="Aptos Narrow" w:eastAsia="Times New Roman" w:hAnsi="Aptos Narrow"/>
                  <w:i/>
                  <w:iCs/>
                  <w:color w:val="000000"/>
                  <w:sz w:val="22"/>
                  <w:szCs w:val="22"/>
                  <w:highlight w:val="yellow"/>
                  <w:lang w:eastAsia="en-GB"/>
                  <w:rPrChange w:id="1589" w:author="jon pritchard" w:date="2026-03-07T15:50:00Z" w16du:dateUtc="2026-03-07T02:50:00Z">
                    <w:rPr>
                      <w:rFonts w:ascii="Aptos Narrow" w:eastAsia="Times New Roman" w:hAnsi="Aptos Narrow"/>
                      <w:i/>
                      <w:iCs/>
                      <w:color w:val="000000"/>
                      <w:sz w:val="22"/>
                      <w:szCs w:val="22"/>
                      <w:lang w:eastAsia="en-GB"/>
                    </w:rPr>
                  </w:rPrChange>
                </w:rPr>
                <w:delText>high water</w:delText>
              </w:r>
            </w:del>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9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91" w:author="jon pritchard" w:date="2026-03-18T10:39:00Z" w16du:dateUtc="2026-03-18T09:39:00Z">
                  <w:rPr>
                    <w:rFonts w:ascii="Aptos Narrow" w:eastAsia="Times New Roman" w:hAnsi="Aptos Narrow"/>
                    <w:i/>
                    <w:iCs/>
                    <w:color w:val="000000"/>
                    <w:sz w:val="22"/>
                    <w:szCs w:val="22"/>
                    <w:lang w:eastAsia="en-GB"/>
                  </w:rPr>
                </w:rPrChange>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ins w:id="1592" w:author="jon pritchard" w:date="2026-03-16T11:15:00Z" w16du:dateUtc="2026-03-16T10:15:00Z">
              <w:r w:rsidR="00650BDF" w:rsidRPr="005016B9">
                <w:rPr>
                  <w:rFonts w:ascii="Aptos Narrow" w:eastAsia="Times New Roman" w:hAnsi="Aptos Narrow"/>
                  <w:b/>
                  <w:bCs/>
                  <w:color w:val="00B0F0"/>
                  <w:sz w:val="22"/>
                  <w:szCs w:val="22"/>
                  <w:lang w:eastAsia="en-GB"/>
                  <w:rPrChange w:id="159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159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59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596" w:author="jon pritchard" w:date="2026-03-18T10:39:00Z" w16du:dateUtc="2026-03-18T09:39:00Z">
                  <w:rPr>
                    <w:rFonts w:ascii="Aptos Narrow" w:eastAsia="Times New Roman" w:hAnsi="Aptos Narrow"/>
                    <w:i/>
                    <w:iCs/>
                    <w:color w:val="000000"/>
                    <w:sz w:val="22"/>
                    <w:szCs w:val="22"/>
                    <w:lang w:eastAsia="en-GB"/>
                  </w:rPr>
                </w:rPrChange>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ins w:id="1597" w:author="jon pritchard" w:date="2026-03-16T11:15:00Z" w16du:dateUtc="2026-03-16T10:15:00Z">
              <w:r w:rsidR="00650BDF" w:rsidRPr="005016B9">
                <w:rPr>
                  <w:rFonts w:ascii="Aptos Narrow" w:eastAsia="Times New Roman" w:hAnsi="Aptos Narrow"/>
                  <w:b/>
                  <w:bCs/>
                  <w:color w:val="00B0F0"/>
                  <w:sz w:val="22"/>
                  <w:szCs w:val="22"/>
                  <w:lang w:eastAsia="en-GB"/>
                  <w:rPrChange w:id="159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159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60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601" w:author="jon pritchard" w:date="2026-03-18T10:39:00Z" w16du:dateUtc="2026-03-18T09:39:00Z">
                  <w:rPr>
                    <w:rFonts w:ascii="Aptos Narrow" w:eastAsia="Times New Roman" w:hAnsi="Aptos Narrow"/>
                    <w:i/>
                    <w:iCs/>
                    <w:color w:val="000000"/>
                    <w:sz w:val="22"/>
                    <w:szCs w:val="22"/>
                    <w:lang w:eastAsia="en-GB"/>
                  </w:rPr>
                </w:rPrChange>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ins w:id="1602" w:author="jon pritchard" w:date="2026-03-16T11:15:00Z" w16du:dateUtc="2026-03-16T10:15:00Z">
              <w:r w:rsidR="00650BDF" w:rsidRPr="005016B9">
                <w:rPr>
                  <w:rFonts w:ascii="Aptos Narrow" w:eastAsia="Times New Roman" w:hAnsi="Aptos Narrow"/>
                  <w:b/>
                  <w:bCs/>
                  <w:color w:val="00B0F0"/>
                  <w:sz w:val="22"/>
                  <w:szCs w:val="22"/>
                  <w:lang w:eastAsia="en-GB"/>
                  <w:rPrChange w:id="160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ins w:id="160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60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606" w:author="jon pritchard" w:date="2026-03-18T10:39:00Z" w16du:dateUtc="2026-03-18T09:39:00Z">
                  <w:rPr>
                    <w:rFonts w:ascii="Aptos Narrow" w:eastAsia="Times New Roman" w:hAnsi="Aptos Narrow"/>
                    <w:i/>
                    <w:iCs/>
                    <w:color w:val="000000"/>
                    <w:sz w:val="22"/>
                    <w:szCs w:val="22"/>
                    <w:lang w:eastAsia="en-GB"/>
                  </w:rPr>
                </w:rPrChange>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ins w:id="1607" w:author="jon pritchard" w:date="2026-03-16T11:15:00Z" w16du:dateUtc="2026-03-16T10:15:00Z">
              <w:r w:rsidR="00650BDF" w:rsidRPr="005016B9">
                <w:rPr>
                  <w:rFonts w:ascii="Aptos Narrow" w:eastAsia="Times New Roman" w:hAnsi="Aptos Narrow"/>
                  <w:b/>
                  <w:bCs/>
                  <w:color w:val="00B0F0"/>
                  <w:sz w:val="22"/>
                  <w:szCs w:val="22"/>
                  <w:lang w:eastAsia="en-GB"/>
                  <w:rPrChange w:id="160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ins w:id="160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61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611" w:author="jon pritchard" w:date="2026-03-18T10:39:00Z" w16du:dateUtc="2026-03-18T09:39:00Z">
                  <w:rPr>
                    <w:rFonts w:ascii="Aptos Narrow" w:eastAsia="Times New Roman" w:hAnsi="Aptos Narrow"/>
                    <w:i/>
                    <w:iCs/>
                    <w:color w:val="000000"/>
                    <w:sz w:val="22"/>
                    <w:szCs w:val="22"/>
                    <w:lang w:eastAsia="en-GB"/>
                  </w:rPr>
                </w:rPrChange>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ins w:id="1612" w:author="jon pritchard" w:date="2026-03-16T11:15:00Z" w16du:dateUtc="2026-03-16T10:15:00Z">
              <w:r w:rsidR="00650BDF" w:rsidRPr="005016B9">
                <w:rPr>
                  <w:rFonts w:ascii="Aptos Narrow" w:eastAsia="Times New Roman" w:hAnsi="Aptos Narrow"/>
                  <w:b/>
                  <w:bCs/>
                  <w:color w:val="00B0F0"/>
                  <w:sz w:val="22"/>
                  <w:szCs w:val="22"/>
                  <w:lang w:eastAsia="en-GB"/>
                  <w:rPrChange w:id="161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ins w:id="161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615"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616" w:author="jon pritchard" w:date="2026-03-18T10:39:00Z" w16du:dateUtc="2026-03-18T09:39:00Z">
                  <w:rPr>
                    <w:rFonts w:ascii="Aptos Narrow" w:eastAsia="Times New Roman" w:hAnsi="Aptos Narrow"/>
                    <w:i/>
                    <w:iCs/>
                    <w:color w:val="000000"/>
                    <w:sz w:val="22"/>
                    <w:szCs w:val="22"/>
                    <w:lang w:eastAsia="en-GB"/>
                  </w:rPr>
                </w:rPrChange>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ins w:id="1617" w:author="jon pritchard" w:date="2026-03-16T11:15:00Z" w16du:dateUtc="2026-03-16T10:15:00Z">
              <w:r w:rsidR="00650BDF" w:rsidRPr="005016B9">
                <w:rPr>
                  <w:rFonts w:ascii="Aptos Narrow" w:eastAsia="Times New Roman" w:hAnsi="Aptos Narrow"/>
                  <w:b/>
                  <w:bCs/>
                  <w:color w:val="00B0F0"/>
                  <w:sz w:val="22"/>
                  <w:szCs w:val="22"/>
                  <w:lang w:eastAsia="en-GB"/>
                  <w:rPrChange w:id="161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ins w:id="161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E658FD" w:rsidRDefault="00853316" w:rsidP="00764DCF">
            <w:pPr>
              <w:spacing w:after="0" w:line="240" w:lineRule="auto"/>
              <w:jc w:val="center"/>
              <w:rPr>
                <w:rFonts w:ascii="Aptos Narrow" w:eastAsia="Times New Roman" w:hAnsi="Aptos Narrow"/>
                <w:b/>
                <w:bCs/>
                <w:i/>
                <w:iCs/>
                <w:color w:val="00B0F0"/>
                <w:sz w:val="22"/>
                <w:szCs w:val="22"/>
                <w:lang w:eastAsia="en-GB"/>
                <w:rPrChange w:id="1620" w:author="jon pritchard" w:date="2026-03-18T10:39:00Z" w16du:dateUtc="2026-03-18T09:39:00Z">
                  <w:rPr>
                    <w:rFonts w:ascii="Aptos Narrow" w:eastAsia="Times New Roman" w:hAnsi="Aptos Narrow"/>
                    <w:i/>
                    <w:iCs/>
                    <w:color w:val="000000"/>
                    <w:sz w:val="22"/>
                    <w:szCs w:val="22"/>
                    <w:lang w:eastAsia="en-GB"/>
                  </w:rPr>
                </w:rPrChange>
              </w:rPr>
            </w:pPr>
            <w:r w:rsidRPr="00E658FD">
              <w:rPr>
                <w:rFonts w:ascii="Aptos Narrow" w:eastAsia="Times New Roman" w:hAnsi="Aptos Narrow"/>
                <w:b/>
                <w:bCs/>
                <w:i/>
                <w:iCs/>
                <w:color w:val="00B0F0"/>
                <w:sz w:val="22"/>
                <w:szCs w:val="22"/>
                <w:lang w:eastAsia="en-GB"/>
                <w:rPrChange w:id="1621" w:author="jon pritchard" w:date="2026-03-18T10:39:00Z" w16du:dateUtc="2026-03-18T09:39:00Z">
                  <w:rPr>
                    <w:rFonts w:ascii="Aptos Narrow" w:eastAsia="Times New Roman" w:hAnsi="Aptos Narrow"/>
                    <w:i/>
                    <w:iCs/>
                    <w:color w:val="000000"/>
                    <w:sz w:val="22"/>
                    <w:szCs w:val="22"/>
                    <w:lang w:eastAsia="en-GB"/>
                  </w:rPr>
                </w:rPrChange>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ins w:id="1622" w:author="jon pritchard" w:date="2026-03-16T11:15:00Z" w16du:dateUtc="2026-03-16T10:15:00Z">
              <w:r w:rsidR="00650BDF" w:rsidRPr="005016B9">
                <w:rPr>
                  <w:rFonts w:ascii="Aptos Narrow" w:eastAsia="Times New Roman" w:hAnsi="Aptos Narrow"/>
                  <w:b/>
                  <w:bCs/>
                  <w:color w:val="00B0F0"/>
                  <w:sz w:val="22"/>
                  <w:szCs w:val="22"/>
                  <w:lang w:eastAsia="en-GB"/>
                  <w:rPrChange w:id="162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162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bl>
    <w:bookmarkEnd w:id="1522"/>
    <w:p w14:paraId="79A9F07D" w14:textId="04A2B610" w:rsidR="006D3D53" w:rsidRPr="0062074F" w:rsidRDefault="005E3EB6" w:rsidP="00A05AE2">
      <w:pPr>
        <w:pStyle w:val="Caption"/>
        <w:spacing w:after="120" w:line="240" w:lineRule="auto"/>
        <w:jc w:val="center"/>
      </w:pPr>
      <w:r w:rsidRPr="0062074F">
        <w:t xml:space="preserve">Table </w:t>
      </w:r>
      <w:ins w:id="1625" w:author="jon pritchard" w:date="2026-03-27T11:52:00Z" w16du:dateUtc="2026-03-27T11:52:00Z">
        <w:r w:rsidR="00157948">
          <w:fldChar w:fldCharType="begin"/>
        </w:r>
        <w:r w:rsidR="00157948">
          <w:instrText xml:space="preserve"> SEQ Table \* ARABIC </w:instrText>
        </w:r>
      </w:ins>
      <w:r w:rsidR="00157948">
        <w:fldChar w:fldCharType="separate"/>
      </w:r>
      <w:ins w:id="1626" w:author="jon pritchard" w:date="2026-03-27T11:52:00Z" w16du:dateUtc="2026-03-27T11:52:00Z">
        <w:r w:rsidR="00157948">
          <w:rPr>
            <w:noProof/>
          </w:rPr>
          <w:t>5</w:t>
        </w:r>
        <w:r w:rsidR="00157948">
          <w:fldChar w:fldCharType="end"/>
        </w:r>
      </w:ins>
      <w:del w:id="1627"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1628" w:author="jon pritchard" w:date="2026-03-07T18:20:00Z" w16du:dateUtc="2026-03-07T05:20:00Z">
        <w:r w:rsidR="00C56536" w:rsidRPr="0062074F" w:rsidDel="001465AD">
          <w:rPr>
            <w:noProof/>
          </w:rPr>
          <w:delText>6</w:delText>
        </w:r>
      </w:del>
      <w:del w:id="1629" w:author="jon pritchard" w:date="2026-03-27T11:52:00Z" w16du:dateUtc="2026-03-27T11:52:00Z">
        <w:r w:rsidR="00C56536" w:rsidRPr="0062074F" w:rsidDel="00157948">
          <w:fldChar w:fldCharType="end"/>
        </w:r>
      </w:del>
      <w:bookmarkEnd w:id="1504"/>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1630" w:name="_Toc178784491"/>
      <w:bookmarkStart w:id="1631" w:name="_Toc178784492"/>
      <w:bookmarkStart w:id="1632" w:name="_Toc178784493"/>
      <w:bookmarkStart w:id="1633" w:name="_Toc178784494"/>
      <w:bookmarkStart w:id="1634" w:name="_Toc178784495"/>
      <w:bookmarkStart w:id="1635" w:name="_Toc178784496"/>
      <w:bookmarkStart w:id="1636" w:name="_Toc178784497"/>
      <w:bookmarkStart w:id="1637" w:name="_Toc178784498"/>
      <w:bookmarkStart w:id="1638" w:name="_Toc38829567"/>
      <w:bookmarkStart w:id="1639" w:name="_Toc38830070"/>
      <w:bookmarkStart w:id="1640" w:name="_Toc38936233"/>
      <w:bookmarkStart w:id="1641" w:name="_Toc40990424"/>
      <w:bookmarkStart w:id="1642" w:name="_Toc41235035"/>
      <w:bookmarkStart w:id="1643" w:name="_Toc41235079"/>
      <w:bookmarkStart w:id="1644" w:name="_Toc42694851"/>
      <w:bookmarkStart w:id="1645" w:name="_Toc42708812"/>
      <w:bookmarkStart w:id="1646" w:name="_Toc219458345"/>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r w:rsidRPr="0062074F">
        <w:t xml:space="preserve">Alerts </w:t>
      </w:r>
      <w:r w:rsidR="00A80530" w:rsidRPr="0062074F">
        <w:t>and Indications</w:t>
      </w:r>
      <w:bookmarkEnd w:id="1646"/>
    </w:p>
    <w:p w14:paraId="345CA945" w14:textId="7EFB43D6" w:rsidR="005F2B6F" w:rsidRPr="0062074F" w:rsidRDefault="00A80530" w:rsidP="004710ED">
      <w:pPr>
        <w:spacing w:after="120" w:line="240" w:lineRule="auto"/>
        <w:jc w:val="both"/>
      </w:pPr>
      <w:r w:rsidRPr="0062074F">
        <w:t>IMO</w:t>
      </w:r>
      <w:ins w:id="1647" w:author="jon pritchard" w:date="2026-03-07T08:55:00Z" w16du:dateUtc="2026-03-06T19:55:00Z">
        <w:r w:rsidR="00BB6FA1">
          <w:t xml:space="preserve"> </w:t>
        </w:r>
      </w:ins>
      <w:del w:id="1648" w:author="jon pritchard" w:date="2026-03-07T08:55:00Z" w16du:dateUtc="2026-03-06T19:55:00Z">
        <w:r w:rsidRPr="0062074F" w:rsidDel="00BB6FA1">
          <w:delText xml:space="preserve"> Resolution </w:delText>
        </w:r>
      </w:del>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1649" w:name="_Toc219458346"/>
      <w:r w:rsidRPr="0062074F">
        <w:t>Multiple spatial objects</w:t>
      </w:r>
      <w:del w:id="1650" w:author="jon pritchard" w:date="2026-03-16T15:53:00Z" w16du:dateUtc="2026-03-16T14:53:00Z">
        <w:r w:rsidRPr="0062074F" w:rsidDel="001D0DEB">
          <w:delText>.</w:delText>
        </w:r>
      </w:del>
      <w:bookmarkEnd w:id="1649"/>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1651" w:name="_Toc178784500"/>
      <w:bookmarkStart w:id="1652" w:name="_Ref44433395"/>
      <w:bookmarkStart w:id="1653" w:name="_Toc219458347"/>
      <w:bookmarkEnd w:id="1651"/>
      <w:r w:rsidRPr="0062074F">
        <w:lastRenderedPageBreak/>
        <w:t xml:space="preserve">Use of </w:t>
      </w:r>
      <w:r w:rsidR="00F42A19" w:rsidRPr="0062074F">
        <w:t xml:space="preserve">Context </w:t>
      </w:r>
      <w:r w:rsidRPr="0062074F">
        <w:t>P</w:t>
      </w:r>
      <w:r w:rsidR="00F42A19" w:rsidRPr="0062074F">
        <w:t>arameters</w:t>
      </w:r>
      <w:bookmarkEnd w:id="1652"/>
      <w:bookmarkEnd w:id="1653"/>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1654" w:name="_Ref45143486"/>
      <w:bookmarkStart w:id="1655" w:name="_Ref171161739"/>
      <w:bookmarkStart w:id="1656" w:name="_Toc219458348"/>
      <w:r w:rsidRPr="0062074F">
        <w:t>Dual-fuel systems</w:t>
      </w:r>
      <w:bookmarkEnd w:id="1654"/>
      <w:bookmarkEnd w:id="1655"/>
      <w:bookmarkEnd w:id="1656"/>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1657" w:name="_Toc178784503"/>
      <w:bookmarkStart w:id="1658" w:name="_Toc178784504"/>
      <w:bookmarkStart w:id="1659" w:name="_Toc178784505"/>
      <w:bookmarkStart w:id="1660" w:name="_Toc178784506"/>
      <w:bookmarkStart w:id="1661" w:name="_Toc178784507"/>
      <w:bookmarkStart w:id="1662" w:name="_Toc178784508"/>
      <w:bookmarkStart w:id="1663" w:name="_Toc178784509"/>
      <w:bookmarkStart w:id="1664" w:name="_Toc178784510"/>
      <w:bookmarkEnd w:id="1657"/>
      <w:bookmarkEnd w:id="1658"/>
      <w:bookmarkEnd w:id="1659"/>
      <w:bookmarkEnd w:id="1660"/>
      <w:bookmarkEnd w:id="1661"/>
      <w:bookmarkEnd w:id="1662"/>
      <w:bookmarkEnd w:id="1663"/>
      <w:bookmarkEnd w:id="1664"/>
    </w:p>
    <w:p w14:paraId="7DA8858C" w14:textId="40262A7A" w:rsidR="007A21C9" w:rsidRPr="0062074F" w:rsidRDefault="007A21C9" w:rsidP="00DB7CFE">
      <w:pPr>
        <w:pStyle w:val="Heading2"/>
      </w:pPr>
      <w:bookmarkStart w:id="1665" w:name="_Toc219458349"/>
      <w:r w:rsidRPr="0062074F">
        <w:t>Concurrent applicability of S-</w:t>
      </w:r>
      <w:r w:rsidR="00962723" w:rsidRPr="0062074F">
        <w:t>52</w:t>
      </w:r>
      <w:r w:rsidR="00390D83" w:rsidRPr="0062074F">
        <w:t xml:space="preserve"> and S-57</w:t>
      </w:r>
      <w:bookmarkEnd w:id="1665"/>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B38452C" w14:textId="140B1A27" w:rsidR="00184424" w:rsidRDefault="00184424" w:rsidP="004C121F">
      <w:pPr>
        <w:spacing w:after="120" w:line="240" w:lineRule="auto"/>
        <w:jc w:val="both"/>
        <w:rPr>
          <w:ins w:id="1666" w:author="jonathan pritchard" w:date="2026-03-10T11:04:00Z" w16du:dateUtc="2026-03-10T11:04:00Z"/>
        </w:rPr>
      </w:pPr>
      <w:commentRangeStart w:id="1667"/>
      <w:ins w:id="1668" w:author="jonathan pritchard" w:date="2026-03-10T11:04:00Z" w16du:dateUtc="2026-03-10T11:04:00Z">
        <w:r w:rsidRPr="00184424">
          <w:rPr>
            <w:highlight w:val="yellow"/>
            <w:rPrChange w:id="1669" w:author="jonathan pritchard" w:date="2026-03-10T11:08:00Z" w16du:dateUtc="2026-03-10T11:08:00Z">
              <w:rPr/>
            </w:rPrChange>
          </w:rPr>
          <w:t>There is no requirement on S-100 ECDIS to prioritise the loading or portrayal of S-101 ENCs over S-57</w:t>
        </w:r>
      </w:ins>
      <w:commentRangeEnd w:id="1667"/>
      <w:r w:rsidR="000B4D3D" w:rsidRPr="00184424">
        <w:rPr>
          <w:rStyle w:val="CommentReference"/>
          <w:sz w:val="20"/>
          <w:highlight w:val="yellow"/>
          <w:lang w:val="en-GB"/>
          <w:rPrChange w:id="1670" w:author="jonathan pritchard" w:date="2026-03-10T11:08:00Z" w16du:dateUtc="2026-03-10T11:08:00Z">
            <w:rPr>
              <w:rStyle w:val="CommentReference"/>
              <w:sz w:val="20"/>
              <w:lang w:val="en-GB"/>
            </w:rPr>
          </w:rPrChange>
        </w:rPr>
        <w:commentReference w:id="1667"/>
      </w:r>
      <w:ins w:id="1671" w:author="jonathan pritchard" w:date="2026-03-10T11:04:00Z" w16du:dateUtc="2026-03-10T11:04:00Z">
        <w:r w:rsidRPr="00184424">
          <w:rPr>
            <w:highlight w:val="yellow"/>
            <w:rPrChange w:id="1672" w:author="jonathan pritchard" w:date="2026-03-10T11:08:00Z" w16du:dateUtc="2026-03-10T11:08:00Z">
              <w:rPr/>
            </w:rPrChange>
          </w:rPr>
          <w:t>.</w:t>
        </w:r>
      </w:ins>
      <w:ins w:id="1673" w:author="jonathan pritchard" w:date="2026-03-10T11:05:00Z" w16du:dateUtc="2026-03-10T11:05:00Z">
        <w:r w:rsidRPr="00184424">
          <w:rPr>
            <w:highlight w:val="yellow"/>
            <w:rPrChange w:id="1674" w:author="jonathan pritchard" w:date="2026-03-10T11:08:00Z" w16du:dateUtc="2026-03-10T11:08:00Z">
              <w:rPr/>
            </w:rPrChange>
          </w:rPr>
          <w:t xml:space="preserve"> An S-57 ENC which overlaps an S-101 ENC, where the</w:t>
        </w:r>
      </w:ins>
      <w:ins w:id="1675" w:author="jonathan pritchard" w:date="2026-03-10T11:06:00Z" w16du:dateUtc="2026-03-10T11:06:00Z">
        <w:r w:rsidRPr="00184424">
          <w:rPr>
            <w:highlight w:val="yellow"/>
            <w:rPrChange w:id="1676" w:author="jonathan pritchard" w:date="2026-03-10T11:08:00Z" w16du:dateUtc="2026-03-10T11:08:00Z">
              <w:rPr/>
            </w:rPrChange>
          </w:rPr>
          <w:t xml:space="preserve"> compilation scale (or M_CSCL values) lie between the </w:t>
        </w:r>
      </w:ins>
      <w:proofErr w:type="spellStart"/>
      <w:ins w:id="1677" w:author="jonathan pritchard" w:date="2026-03-12T15:02:00Z" w16du:dateUtc="2026-03-12T15:02:00Z">
        <w:r w:rsidR="000B4D3D">
          <w:rPr>
            <w:i/>
            <w:iCs/>
            <w:highlight w:val="yellow"/>
          </w:rPr>
          <w:t>optimum</w:t>
        </w:r>
      </w:ins>
      <w:ins w:id="1678" w:author="jonathan pritchard" w:date="2026-03-10T11:06:00Z" w16du:dateUtc="2026-03-10T11:06:00Z">
        <w:r w:rsidRPr="000B4D3D">
          <w:rPr>
            <w:i/>
            <w:iCs/>
            <w:highlight w:val="yellow"/>
            <w:rPrChange w:id="1679" w:author="jonathan pritchard" w:date="2026-03-12T14:58:00Z" w16du:dateUtc="2026-03-12T14:58:00Z">
              <w:rPr/>
            </w:rPrChange>
          </w:rPr>
          <w:t>DisplayScale</w:t>
        </w:r>
        <w:proofErr w:type="spellEnd"/>
        <w:r w:rsidRPr="00184424">
          <w:rPr>
            <w:highlight w:val="yellow"/>
            <w:rPrChange w:id="1680" w:author="jonathan pritchard" w:date="2026-03-10T11:08:00Z" w16du:dateUtc="2026-03-10T11:08:00Z">
              <w:rPr/>
            </w:rPrChange>
          </w:rPr>
          <w:t xml:space="preserve"> and </w:t>
        </w:r>
        <w:proofErr w:type="spellStart"/>
        <w:r w:rsidRPr="000B4D3D">
          <w:rPr>
            <w:i/>
            <w:iCs/>
            <w:highlight w:val="yellow"/>
            <w:rPrChange w:id="1681" w:author="jonathan pritchard" w:date="2026-03-12T14:58:00Z" w16du:dateUtc="2026-03-12T14:58:00Z">
              <w:rPr/>
            </w:rPrChange>
          </w:rPr>
          <w:t>minimumDisplayScale</w:t>
        </w:r>
        <w:proofErr w:type="spellEnd"/>
        <w:r w:rsidRPr="00184424">
          <w:rPr>
            <w:highlight w:val="yellow"/>
            <w:rPrChange w:id="1682" w:author="jonathan pritchard" w:date="2026-03-10T11:08:00Z" w16du:dateUtc="2026-03-10T11:08:00Z">
              <w:rPr/>
            </w:rPrChange>
          </w:rPr>
          <w:t xml:space="preserve"> must be </w:t>
        </w:r>
      </w:ins>
      <w:ins w:id="1683" w:author="jonathan pritchard" w:date="2026-03-10T11:07:00Z" w16du:dateUtc="2026-03-10T11:07:00Z">
        <w:r w:rsidRPr="00184424">
          <w:rPr>
            <w:highlight w:val="yellow"/>
            <w:rPrChange w:id="1684" w:author="jonathan pritchard" w:date="2026-03-10T11:08:00Z" w16du:dateUtc="2026-03-10T11:08:00Z">
              <w:rPr/>
            </w:rPrChange>
          </w:rPr>
          <w:t>treated as an overlap as described in</w:t>
        </w:r>
      </w:ins>
      <w:ins w:id="1685" w:author="jonathan pritchard" w:date="2026-03-10T11:08:00Z" w16du:dateUtc="2026-03-10T11:08:00Z">
        <w:r w:rsidRPr="00184424">
          <w:rPr>
            <w:highlight w:val="yellow"/>
            <w:rPrChange w:id="1686" w:author="jonathan pritchard" w:date="2026-03-10T11:08:00Z" w16du:dateUtc="2026-03-10T11:08:00Z">
              <w:rPr/>
            </w:rPrChange>
          </w:rPr>
          <w:t xml:space="preserve"> clause</w:t>
        </w:r>
      </w:ins>
      <w:ins w:id="1687" w:author="jonathan pritchard" w:date="2026-03-10T11:07:00Z" w16du:dateUtc="2026-03-10T11:07:00Z">
        <w:r w:rsidRPr="00184424">
          <w:rPr>
            <w:highlight w:val="yellow"/>
            <w:rPrChange w:id="1688" w:author="jonathan pritchard" w:date="2026-03-10T11:08:00Z" w16du:dateUtc="2026-03-10T11:08:00Z">
              <w:rPr/>
            </w:rPrChange>
          </w:rPr>
          <w:t xml:space="preserve"> </w:t>
        </w:r>
      </w:ins>
      <w:ins w:id="1689" w:author="jonathan pritchard" w:date="2026-03-10T11:08:00Z" w16du:dateUtc="2026-03-10T11:08:00Z">
        <w:r w:rsidRPr="006E31CD">
          <w:rPr>
            <w:highlight w:val="yellow"/>
            <w:rPrChange w:id="1690" w:author="jonathan pritchard" w:date="2026-03-12T15:08:00Z" w16du:dateUtc="2026-03-12T15:08:00Z">
              <w:rPr/>
            </w:rPrChange>
          </w:rPr>
          <w:fldChar w:fldCharType="begin"/>
        </w:r>
        <w:r w:rsidRPr="006E31CD">
          <w:rPr>
            <w:highlight w:val="yellow"/>
            <w:rPrChange w:id="1691" w:author="jonathan pritchard" w:date="2026-03-12T15:08:00Z" w16du:dateUtc="2026-03-12T15:08:00Z">
              <w:rPr/>
            </w:rPrChange>
          </w:rPr>
          <w:instrText xml:space="preserve"> REF _Ref224033335 \r \h </w:instrText>
        </w:r>
      </w:ins>
      <w:r w:rsidRPr="006E31CD">
        <w:rPr>
          <w:highlight w:val="yellow"/>
        </w:rPr>
        <w:instrText xml:space="preserve"> \* MERGEFORMAT </w:instrText>
      </w:r>
      <w:r w:rsidRPr="001C715E">
        <w:rPr>
          <w:highlight w:val="yellow"/>
        </w:rPr>
      </w:r>
      <w:ins w:id="1692" w:author="jonathan pritchard" w:date="2026-03-10T11:08:00Z" w16du:dateUtc="2026-03-10T11:08:00Z">
        <w:r w:rsidRPr="006E31CD">
          <w:rPr>
            <w:highlight w:val="yellow"/>
            <w:rPrChange w:id="1693" w:author="jonathan pritchard" w:date="2026-03-12T15:08:00Z" w16du:dateUtc="2026-03-12T15:08:00Z">
              <w:rPr/>
            </w:rPrChange>
          </w:rPr>
          <w:fldChar w:fldCharType="separate"/>
        </w:r>
        <w:r w:rsidRPr="006E31CD">
          <w:rPr>
            <w:highlight w:val="yellow"/>
            <w:rPrChange w:id="1694" w:author="jonathan pritchard" w:date="2026-03-12T15:08:00Z" w16du:dateUtc="2026-03-12T15:08:00Z">
              <w:rPr/>
            </w:rPrChange>
          </w:rPr>
          <w:t>19.3.1</w:t>
        </w:r>
        <w:r w:rsidRPr="006E31CD">
          <w:rPr>
            <w:highlight w:val="yellow"/>
            <w:rPrChange w:id="1695" w:author="jonathan pritchard" w:date="2026-03-12T15:08:00Z" w16du:dateUtc="2026-03-12T15:08:00Z">
              <w:rPr/>
            </w:rPrChange>
          </w:rPr>
          <w:fldChar w:fldCharType="end"/>
        </w:r>
      </w:ins>
      <w:ins w:id="1696" w:author="jonathan pritchard" w:date="2026-03-12T15:08:00Z" w16du:dateUtc="2026-03-12T15:08:00Z">
        <w:r w:rsidR="006E31CD" w:rsidRPr="006E31CD">
          <w:rPr>
            <w:highlight w:val="yellow"/>
            <w:rPrChange w:id="1697" w:author="jonathan pritchard" w:date="2026-03-12T15:08:00Z" w16du:dateUtc="2026-03-12T15:08:00Z">
              <w:rPr/>
            </w:rPrChange>
          </w:rPr>
          <w:t>.</w:t>
        </w:r>
      </w:ins>
    </w:p>
    <w:p w14:paraId="32F5B97E" w14:textId="41C84628" w:rsidR="00F909F1" w:rsidRDefault="002F1059" w:rsidP="004C121F">
      <w:pPr>
        <w:spacing w:after="120" w:line="240" w:lineRule="auto"/>
        <w:jc w:val="both"/>
        <w:rPr>
          <w:ins w:id="1698" w:author="jonathan pritchard" w:date="2026-03-10T11:03:00Z" w16du:dateUtc="2026-03-10T11:03:00Z"/>
        </w:rPr>
      </w:pPr>
      <w:r w:rsidRPr="0062074F">
        <w:t xml:space="preserve">Seamless portrayal of </w:t>
      </w:r>
      <w:del w:id="1699" w:author="jonathan pritchard" w:date="2026-03-10T11:00:00Z" w16du:dateUtc="2026-03-10T11:00:00Z">
        <w:r w:rsidRPr="0062074F" w:rsidDel="006A79F7">
          <w:delText xml:space="preserve">S-57 and </w:delText>
        </w:r>
      </w:del>
      <w:r w:rsidRPr="0062074F">
        <w:t xml:space="preserve">S-101 data is described in Appendix </w:t>
      </w:r>
      <w:r w:rsidR="003D0589" w:rsidRPr="0062074F">
        <w:t>E</w:t>
      </w:r>
      <w:r w:rsidRPr="0062074F">
        <w:t>.</w:t>
      </w:r>
      <w:ins w:id="1700" w:author="jonathan pritchard" w:date="2026-03-10T11:02:00Z" w16du:dateUtc="2026-03-10T11:02:00Z">
        <w:r w:rsidR="006A79F7">
          <w:t xml:space="preserve"> </w:t>
        </w:r>
      </w:ins>
    </w:p>
    <w:p w14:paraId="5356C4ED" w14:textId="2A2C435C" w:rsidR="006A79F7" w:rsidRPr="0062074F" w:rsidDel="00184424" w:rsidRDefault="006A79F7" w:rsidP="004C121F">
      <w:pPr>
        <w:spacing w:after="120" w:line="240" w:lineRule="auto"/>
        <w:jc w:val="both"/>
        <w:rPr>
          <w:del w:id="1701" w:author="jonathan pritchard" w:date="2026-03-10T11:04:00Z" w16du:dateUtc="2026-03-10T11:04:00Z"/>
        </w:rPr>
      </w:pP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7AD04BFF"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del w:id="1702" w:author="jon pritchard" w:date="2026-03-07T15:53:00Z" w16du:dateUtc="2026-03-07T02:53:00Z">
        <w:r w:rsidRPr="0062074F" w:rsidDel="00546051">
          <w:delText xml:space="preserve">should </w:delText>
        </w:r>
      </w:del>
      <w:ins w:id="1703" w:author="jon pritchard" w:date="2026-03-07T15:53:00Z" w16du:dateUtc="2026-03-07T02:53:00Z">
        <w:r w:rsidR="00546051">
          <w:t>must</w:t>
        </w:r>
        <w:r w:rsidR="00546051" w:rsidRPr="0062074F">
          <w:t xml:space="preserve"> </w:t>
        </w:r>
      </w:ins>
      <w:r w:rsidRPr="0062074F">
        <w:t>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064E8156"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w:t>
      </w:r>
      <w:ins w:id="1704" w:author="jonathan pritchard" w:date="2026-03-11T15:00:00Z" w16du:dateUtc="2026-03-11T15:00:00Z">
        <w:r w:rsidR="007D0388">
          <w:t>1</w:t>
        </w:r>
      </w:ins>
      <w:del w:id="1705" w:author="jonathan pritchard" w:date="2026-03-11T15:00:00Z" w16du:dateUtc="2026-03-11T15:00:00Z">
        <w:r w:rsidRPr="0062074F" w:rsidDel="007D0388">
          <w:delText>0</w:delText>
        </w:r>
      </w:del>
      <w:r w:rsidRPr="0062074F">
        <w:t>. Viewing groups common to S-57 and S-100 should be managed as a single group</w:t>
      </w:r>
      <w:del w:id="1706" w:author="jonathan pritchard" w:date="2026-03-11T15:00:00Z" w16du:dateUtc="2026-03-11T15:00:00Z">
        <w:r w:rsidRPr="0062074F" w:rsidDel="007D0388">
          <w:delText xml:space="preserve"> across all S-100 products</w:delText>
        </w:r>
      </w:del>
      <w:r w:rsidRPr="0062074F">
        <w:t>.</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1707" w:name="_Toc219458350"/>
      <w:r w:rsidRPr="0062074F">
        <w:t>Specifications for the display screen</w:t>
      </w:r>
      <w:bookmarkEnd w:id="1707"/>
    </w:p>
    <w:p w14:paraId="7AAA8BD5" w14:textId="2B70B9A4" w:rsidR="00874728" w:rsidRPr="0062074F" w:rsidRDefault="00725E1B" w:rsidP="00DB7CFE">
      <w:pPr>
        <w:pStyle w:val="Heading2"/>
      </w:pPr>
      <w:bookmarkStart w:id="1708" w:name="_Ref47552325"/>
      <w:bookmarkStart w:id="1709" w:name="_Ref47552331"/>
      <w:bookmarkStart w:id="1710" w:name="_Ref47553093"/>
      <w:bookmarkStart w:id="1711" w:name="_Toc219458351"/>
      <w:r w:rsidRPr="0062074F">
        <w:t>Physical display requirements</w:t>
      </w:r>
      <w:bookmarkEnd w:id="1708"/>
      <w:bookmarkEnd w:id="1709"/>
      <w:bookmarkEnd w:id="1710"/>
      <w:bookmarkEnd w:id="1711"/>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5221503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ins w:id="1712"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713" w:author="jon pritchard" w:date="2026-03-07T05:10:00Z" w16du:dateUtc="2026-03-06T16:10:00Z">
        <w:r w:rsidR="003035C4" w:rsidRPr="0062074F" w:rsidDel="008303AC">
          <w:delText xml:space="preserve">MSC </w:delText>
        </w:r>
        <w:r w:rsidR="00C50708" w:rsidRPr="0062074F" w:rsidDel="008303AC">
          <w:delText>530(106)</w:delText>
        </w:r>
        <w:r w:rsidR="003035C4" w:rsidRPr="0062074F" w:rsidDel="008303AC">
          <w:delText xml:space="preserve"> </w:delText>
        </w:r>
      </w:del>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1714" w:name="_Toc219458352"/>
      <w:r w:rsidRPr="0062074F">
        <w:t>Colour reproduction</w:t>
      </w:r>
      <w:bookmarkEnd w:id="1714"/>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1715" w:name="_Ref49462011"/>
      <w:bookmarkStart w:id="1716" w:name="_Toc219458353"/>
      <w:r w:rsidRPr="0062074F">
        <w:t>Display requirements for colours</w:t>
      </w:r>
      <w:bookmarkEnd w:id="1715"/>
      <w:bookmarkEnd w:id="1716"/>
    </w:p>
    <w:p w14:paraId="3CB3320E" w14:textId="50B40509" w:rsidR="00334FE9" w:rsidRPr="0062074F" w:rsidRDefault="00334FE9" w:rsidP="00E673D5">
      <w:pPr>
        <w:pStyle w:val="Heading3"/>
      </w:pPr>
      <w:bookmarkStart w:id="1717" w:name="_Toc178784517"/>
      <w:bookmarkStart w:id="1718" w:name="_Toc178784518"/>
      <w:bookmarkStart w:id="1719" w:name="_Toc178784519"/>
      <w:bookmarkStart w:id="1720" w:name="_Toc178784520"/>
      <w:bookmarkStart w:id="1721" w:name="_Toc178784521"/>
      <w:bookmarkStart w:id="1722" w:name="_Toc178784522"/>
      <w:bookmarkStart w:id="1723" w:name="_Toc178784523"/>
      <w:bookmarkStart w:id="1724" w:name="_Toc178784524"/>
      <w:bookmarkStart w:id="1725" w:name="_Toc178784525"/>
      <w:bookmarkStart w:id="1726" w:name="_Toc178784526"/>
      <w:bookmarkStart w:id="1727" w:name="_Toc178784527"/>
      <w:bookmarkStart w:id="1728" w:name="_Toc178784528"/>
      <w:bookmarkStart w:id="1729" w:name="_Toc219458354"/>
      <w:bookmarkEnd w:id="1717"/>
      <w:bookmarkEnd w:id="1718"/>
      <w:bookmarkEnd w:id="1719"/>
      <w:bookmarkEnd w:id="1720"/>
      <w:bookmarkEnd w:id="1721"/>
      <w:bookmarkEnd w:id="1722"/>
      <w:bookmarkEnd w:id="1723"/>
      <w:bookmarkEnd w:id="1724"/>
      <w:bookmarkEnd w:id="1725"/>
      <w:bookmarkEnd w:id="1726"/>
      <w:bookmarkEnd w:id="1727"/>
      <w:bookmarkEnd w:id="1728"/>
      <w:r w:rsidRPr="0062074F">
        <w:t>General</w:t>
      </w:r>
      <w:bookmarkEnd w:id="1729"/>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1730" w:name="_Toc49466645"/>
      <w:bookmarkStart w:id="1731" w:name="_Toc49466891"/>
      <w:bookmarkStart w:id="1732" w:name="_Toc178784530"/>
      <w:bookmarkStart w:id="1733" w:name="_Toc178784531"/>
      <w:bookmarkStart w:id="1734" w:name="_Toc178784532"/>
      <w:bookmarkStart w:id="1735" w:name="_Toc178784533"/>
      <w:bookmarkStart w:id="1736" w:name="_Toc178784534"/>
      <w:bookmarkStart w:id="1737" w:name="_Toc178784535"/>
      <w:bookmarkStart w:id="1738" w:name="_Toc219458355"/>
      <w:bookmarkEnd w:id="1730"/>
      <w:bookmarkEnd w:id="1731"/>
      <w:bookmarkEnd w:id="1732"/>
      <w:bookmarkEnd w:id="1733"/>
      <w:bookmarkEnd w:id="1734"/>
      <w:bookmarkEnd w:id="1735"/>
      <w:bookmarkEnd w:id="1736"/>
      <w:bookmarkEnd w:id="1737"/>
      <w:r w:rsidRPr="0062074F">
        <w:t>Display calibration and verification</w:t>
      </w:r>
      <w:bookmarkEnd w:id="1738"/>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lastRenderedPageBreak/>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1739" w:name="_Toc219458356"/>
      <w:r w:rsidRPr="0062074F">
        <w:t>Colour control,</w:t>
      </w:r>
      <w:r w:rsidR="00334FE9" w:rsidRPr="0062074F">
        <w:t xml:space="preserve"> contrast and brightness controls</w:t>
      </w:r>
      <w:bookmarkEnd w:id="1739"/>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1740" w:name="_Toc219458357"/>
      <w:r w:rsidRPr="0062074F">
        <w:t>Effect of controls</w:t>
      </w:r>
      <w:bookmarkEnd w:id="1740"/>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1741" w:name="_Toc219458358"/>
      <w:r w:rsidRPr="0062074F">
        <w:t>Use of the controls</w:t>
      </w:r>
      <w:bookmarkEnd w:id="1741"/>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1742" w:name="_Toc219458359"/>
      <w:r w:rsidRPr="0062074F">
        <w:t>Setting the controls for route monitoring</w:t>
      </w:r>
      <w:bookmarkEnd w:id="1742"/>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Heading2"/>
      </w:pPr>
      <w:bookmarkStart w:id="1743" w:name="_Toc219458360"/>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&#13;&#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1743"/>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1744" w:name="_Toc178784538"/>
      <w:bookmarkStart w:id="1745" w:name="_Toc178784539"/>
      <w:bookmarkStart w:id="1746" w:name="_Ref49465180"/>
      <w:bookmarkStart w:id="1747" w:name="_Toc219458361"/>
      <w:bookmarkEnd w:id="1744"/>
      <w:bookmarkEnd w:id="1745"/>
      <w:r w:rsidRPr="0062074F">
        <w:t>Colour conversion tolerances and tests</w:t>
      </w:r>
      <w:bookmarkEnd w:id="1746"/>
      <w:bookmarkEnd w:id="1747"/>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ins w:id="1748" w:author="jon pritchard" w:date="2026-03-07T11:56:00Z" w16du:dateUtc="2026-03-06T22:56:00Z">
        <w:r w:rsidR="007435CC">
          <w:t>.</w:t>
        </w:r>
      </w:ins>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lastRenderedPageBreak/>
        <w:t>Note: The CIE L*u*v* human perception colour model, which is the source of the</w:t>
      </w:r>
      <w:r w:rsidR="00A52AE0" w:rsidRPr="0062074F">
        <w:t xml:space="preserve"> </w:t>
      </w:r>
      <w:r w:rsidRPr="0062074F">
        <w:t xml:space="preserve">tolerances described above, has not yet been evaluated at the low </w:t>
      </w:r>
      <w:proofErr w:type="spellStart"/>
      <w:r w:rsidRPr="0062074F">
        <w:t>luminances</w:t>
      </w:r>
      <w:proofErr w:type="spellEnd"/>
      <w:r w:rsidRPr="0062074F">
        <w:t xml:space="preserve">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ins w:id="1749" w:author="jon pritchard" w:date="2026-03-07T11:57:00Z" w16du:dateUtc="2026-03-06T22:57:00Z">
        <w:r w:rsidR="007435CC">
          <w:t>,</w:t>
        </w:r>
      </w:ins>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4993140D" w:rsidR="001238EC" w:rsidRPr="0062074F" w:rsidRDefault="00082C11" w:rsidP="00DF09FE">
      <w:pPr>
        <w:pStyle w:val="Caption"/>
        <w:spacing w:after="120" w:line="240" w:lineRule="auto"/>
        <w:jc w:val="center"/>
      </w:pPr>
      <w:r w:rsidRPr="0062074F">
        <w:t xml:space="preserve">Table </w:t>
      </w:r>
      <w:ins w:id="1750" w:author="jon pritchard" w:date="2026-03-27T11:52:00Z" w16du:dateUtc="2026-03-27T11:52:00Z">
        <w:r w:rsidR="00157948">
          <w:fldChar w:fldCharType="begin"/>
        </w:r>
        <w:r w:rsidR="00157948">
          <w:instrText xml:space="preserve"> SEQ Table \* ARABIC </w:instrText>
        </w:r>
      </w:ins>
      <w:r w:rsidR="00157948">
        <w:fldChar w:fldCharType="separate"/>
      </w:r>
      <w:ins w:id="1751" w:author="jon pritchard" w:date="2026-03-27T11:52:00Z" w16du:dateUtc="2026-03-27T11:52:00Z">
        <w:r w:rsidR="00157948">
          <w:rPr>
            <w:noProof/>
          </w:rPr>
          <w:t>6</w:t>
        </w:r>
        <w:r w:rsidR="00157948">
          <w:fldChar w:fldCharType="end"/>
        </w:r>
      </w:ins>
      <w:del w:id="1752"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7</w:delText>
        </w:r>
        <w:r w:rsidR="00C56536" w:rsidRPr="0062074F" w:rsidDel="00157948">
          <w:fldChar w:fldCharType="end"/>
        </w:r>
      </w:del>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 xml:space="preserve">Measuring their CIE coordinates </w:t>
      </w:r>
      <w:proofErr w:type="spellStart"/>
      <w:r w:rsidRPr="0062074F">
        <w:t>x,y</w:t>
      </w:r>
      <w:proofErr w:type="spellEnd"/>
      <w:r w:rsidRPr="0062074F">
        <w:t xml:space="preserve">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1753" w:name="_Ref189057358"/>
      <w:bookmarkStart w:id="1754" w:name="_Toc219458362"/>
      <w:bookmarkStart w:id="1755"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1753"/>
      <w:bookmarkEnd w:id="1754"/>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w:t>
      </w:r>
      <w:proofErr w:type="spellStart"/>
      <w:r w:rsidRPr="0062074F">
        <w:t>linestyles</w:t>
      </w:r>
      <w:proofErr w:type="spellEnd"/>
      <w:r w:rsidRPr="0062074F">
        <w:t xml:space="preserve">. This is intended to familiarize the </w:t>
      </w:r>
      <w:r w:rsidR="008017CF" w:rsidRPr="0062074F">
        <w:t>M</w:t>
      </w:r>
      <w:r w:rsidRPr="0062074F">
        <w:t xml:space="preserve">ariner with the colour </w:t>
      </w:r>
      <w:r w:rsidRPr="0062074F">
        <w:lastRenderedPageBreak/>
        <w:t xml:space="preserve">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ins w:id="1756" w:author="jon pritchard" w:date="2026-03-07T11:57:00Z" w16du:dateUtc="2026-03-06T22:57:00Z">
        <w:r w:rsidR="007435CC">
          <w:t>.</w:t>
        </w:r>
      </w:ins>
    </w:p>
    <w:p w14:paraId="34A544B9" w14:textId="3CD00612" w:rsidR="00883232" w:rsidRPr="0062074F" w:rsidRDefault="00346791" w:rsidP="00DB7CFE">
      <w:pPr>
        <w:pStyle w:val="Heading2"/>
      </w:pPr>
      <w:bookmarkStart w:id="1757" w:name="_Ref49458949"/>
      <w:bookmarkStart w:id="1758" w:name="_Toc219458363"/>
      <w:r w:rsidRPr="0062074F">
        <w:t>Use of ECDIS Chart 1 and Colour Test Diagram</w:t>
      </w:r>
      <w:bookmarkEnd w:id="1755"/>
      <w:bookmarkEnd w:id="1757"/>
      <w:bookmarkEnd w:id="1758"/>
    </w:p>
    <w:p w14:paraId="1360AB5D" w14:textId="2ED40663" w:rsidR="00883232" w:rsidRPr="0062074F" w:rsidRDefault="00883232" w:rsidP="00E673D5">
      <w:pPr>
        <w:pStyle w:val="Heading3"/>
      </w:pPr>
      <w:bookmarkStart w:id="1759" w:name="_Toc219458364"/>
      <w:r w:rsidRPr="0062074F">
        <w:t>Specification for ECDIS Chart 1 and the Colour Test Diagram</w:t>
      </w:r>
      <w:bookmarkEnd w:id="1759"/>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proofErr w:type="spellStart"/>
      <w:r w:rsidR="00513480" w:rsidRPr="000A663F">
        <w:rPr>
          <w:i/>
          <w:iCs/>
          <w:rPrChange w:id="1760" w:author="jon pritchard" w:date="2026-03-16T14:31:00Z" w16du:dateUtc="2026-03-16T13:31:00Z">
            <w:rPr/>
          </w:rPrChange>
        </w:rPr>
        <w:t>optimumDisplayScale</w:t>
      </w:r>
      <w:proofErr w:type="spellEnd"/>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225F3520" w:rsidR="00883232" w:rsidRPr="0062074F" w:rsidRDefault="00883232" w:rsidP="008017CF">
      <w:pPr>
        <w:spacing w:after="120" w:line="240" w:lineRule="auto"/>
        <w:jc w:val="both"/>
      </w:pPr>
      <w:r w:rsidRPr="0062074F">
        <w:t>The Colour Differentiation Test diagram is intended for display using the day</w:t>
      </w:r>
      <w:ins w:id="1761" w:author="jonathan pritchard" w:date="2026-03-11T15:01:00Z" w16du:dateUtc="2026-03-11T15:01:00Z">
        <w:r w:rsidR="007D0388">
          <w:t xml:space="preserve">, </w:t>
        </w:r>
      </w:ins>
      <w:del w:id="1762" w:author="jonathan pritchard" w:date="2026-03-11T15:01:00Z" w16du:dateUtc="2026-03-11T15:01:00Z">
        <w:r w:rsidRPr="0062074F" w:rsidDel="007D0388">
          <w:delText xml:space="preserve"> or </w:delText>
        </w:r>
      </w:del>
      <w:r w:rsidRPr="0062074F">
        <w:t>dusk</w:t>
      </w:r>
      <w:ins w:id="1763" w:author="jonathan pritchard" w:date="2026-03-11T15:01:00Z" w16du:dateUtc="2026-03-11T15:01:00Z">
        <w:r w:rsidR="007D0388">
          <w:t xml:space="preserve"> or night</w:t>
        </w:r>
      </w:ins>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1764" w:name="_Toc175130365"/>
      <w:bookmarkStart w:id="1765" w:name="_Toc178784545"/>
      <w:bookmarkStart w:id="1766" w:name="_Toc175130366"/>
      <w:bookmarkStart w:id="1767" w:name="_Toc178784546"/>
      <w:bookmarkStart w:id="1768" w:name="_Ref192502093"/>
      <w:bookmarkStart w:id="1769" w:name="_Toc219458365"/>
      <w:bookmarkEnd w:id="1764"/>
      <w:bookmarkEnd w:id="1765"/>
      <w:bookmarkEnd w:id="1766"/>
      <w:bookmarkEnd w:id="1767"/>
      <w:r w:rsidRPr="0062074F">
        <w:t>The</w:t>
      </w:r>
      <w:r w:rsidR="00883232" w:rsidRPr="0062074F">
        <w:t xml:space="preserve"> Colour Test Diagram</w:t>
      </w:r>
      <w:bookmarkEnd w:id="1768"/>
      <w:bookmarkEnd w:id="1769"/>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lastRenderedPageBreak/>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1770"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1770"/>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lastRenderedPageBreak/>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proofErr w:type="spellStart"/>
      <w:r w:rsidR="002B49F2" w:rsidRPr="000A663F">
        <w:rPr>
          <w:i/>
          <w:iCs/>
          <w:rPrChange w:id="1771" w:author="jon pritchard" w:date="2026-03-16T14:32:00Z" w16du:dateUtc="2026-03-16T13:32:00Z">
            <w:rPr/>
          </w:rPrChange>
        </w:rPr>
        <w:t>optimumD</w:t>
      </w:r>
      <w:r w:rsidR="00A877AA" w:rsidRPr="000A663F">
        <w:rPr>
          <w:i/>
          <w:iCs/>
          <w:rPrChange w:id="1772" w:author="jon pritchard" w:date="2026-03-16T14:32:00Z" w16du:dateUtc="2026-03-16T13:32:00Z">
            <w:rPr/>
          </w:rPrChange>
        </w:rPr>
        <w:t>i</w:t>
      </w:r>
      <w:r w:rsidR="002B49F2" w:rsidRPr="000A663F">
        <w:rPr>
          <w:i/>
          <w:iCs/>
          <w:rPrChange w:id="1773" w:author="jon pritchard" w:date="2026-03-16T14:32:00Z" w16du:dateUtc="2026-03-16T13:32:00Z">
            <w:rPr/>
          </w:rPrChange>
        </w:rPr>
        <w:t>splayScale</w:t>
      </w:r>
      <w:proofErr w:type="spellEnd"/>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1774" w:name="_Toc219458366"/>
      <w:r w:rsidRPr="0062074F">
        <w:t>Relationship to S-57 Chart 1</w:t>
      </w:r>
      <w:bookmarkEnd w:id="1774"/>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1775" w:name="_Toc219458367"/>
      <w:r w:rsidRPr="0062074F">
        <w:t>The Black-adjust symbol</w:t>
      </w:r>
      <w:bookmarkEnd w:id="1775"/>
    </w:p>
    <w:p w14:paraId="52C3820D" w14:textId="19946DFF"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del w:id="1776" w:author="jon pritchard" w:date="2026-03-07T15:54:00Z" w16du:dateUtc="2026-03-07T02:54:00Z">
        <w:r w:rsidRPr="0062074F" w:rsidDel="00546051">
          <w:delText xml:space="preserve">have </w:delText>
        </w:r>
      </w:del>
      <w:ins w:id="1777" w:author="jon pritchard" w:date="2026-03-07T15:54:00Z" w16du:dateUtc="2026-03-07T02:54:00Z">
        <w:r w:rsidR="00546051">
          <w:t>make</w:t>
        </w:r>
        <w:r w:rsidR="00546051" w:rsidRPr="0062074F">
          <w:t xml:space="preserve"> </w:t>
        </w:r>
      </w:ins>
      <w:r w:rsidRPr="0062074F">
        <w:t xml:space="preserve">the black-adjust symbol </w:t>
      </w:r>
      <w:del w:id="1778" w:author="jon pritchard" w:date="2026-03-07T15:54:00Z" w16du:dateUtc="2026-03-07T02:54:00Z">
        <w:r w:rsidRPr="0062074F" w:rsidDel="00546051">
          <w:delText xml:space="preserve">displayed </w:delText>
        </w:r>
      </w:del>
      <w:ins w:id="1779" w:author="jon pritchard" w:date="2026-03-07T15:54:00Z" w16du:dateUtc="2026-03-07T02:54:00Z">
        <w:r w:rsidR="00546051">
          <w:t>available</w:t>
        </w:r>
        <w:r w:rsidR="00546051" w:rsidRPr="0062074F">
          <w:t xml:space="preserve"> </w:t>
        </w:r>
      </w:ins>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ins w:id="1780" w:author="jon pritchard" w:date="2026-03-07T15:54:00Z" w16du:dateUtc="2026-03-07T02:54:00Z">
        <w:r w:rsidR="00546051">
          <w:t>18.3</w:t>
        </w:r>
      </w:ins>
      <w:del w:id="1781" w:author="jon pritchard" w:date="2026-03-07T15:54:00Z" w16du:dateUtc="2026-03-07T02:54:00Z">
        <w:r w:rsidR="00494CD1" w:rsidRPr="0062074F" w:rsidDel="00546051">
          <w:delText>19.3</w:delText>
        </w:r>
      </w:del>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1782" w:name="_Toc219458368"/>
      <w:r w:rsidRPr="0062074F">
        <w:t>Data</w:t>
      </w:r>
      <w:r w:rsidR="00FF6170" w:rsidRPr="0062074F">
        <w:t xml:space="preserve">set </w:t>
      </w:r>
      <w:r w:rsidR="00716214" w:rsidRPr="0062074F">
        <w:t>M</w:t>
      </w:r>
      <w:r w:rsidRPr="0062074F">
        <w:t>anagement</w:t>
      </w:r>
      <w:bookmarkEnd w:id="1782"/>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1783" w:name="_Toc219458369"/>
      <w:r w:rsidRPr="0062074F">
        <w:t>Multiple Feature and Portrayal Catalogues</w:t>
      </w:r>
      <w:bookmarkEnd w:id="1783"/>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rPr>
          <w:ins w:id="1784" w:author="jon pritchard" w:date="2026-03-07T15:55:00Z" w16du:dateUtc="2026-03-07T02:55:00Z"/>
        </w:rPr>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61263EE6" w14:textId="2BE0D3B6" w:rsidR="00546051" w:rsidRPr="0062074F" w:rsidDel="00546051" w:rsidRDefault="00546051" w:rsidP="00546051">
      <w:pPr>
        <w:spacing w:after="120" w:line="240" w:lineRule="auto"/>
        <w:jc w:val="both"/>
        <w:rPr>
          <w:del w:id="1785" w:author="jon pritchard" w:date="2026-03-07T15:55:00Z" w16du:dateUtc="2026-03-07T02:55:00Z"/>
          <w:moveTo w:id="1786" w:author="jon pritchard" w:date="2026-03-07T15:55:00Z" w16du:dateUtc="2026-03-07T02:55:00Z"/>
        </w:rPr>
      </w:pPr>
      <w:moveToRangeStart w:id="1787" w:author="jon pritchard" w:date="2026-03-07T15:55:00Z" w:name="move223791365"/>
      <w:moveTo w:id="1788" w:author="jon pritchard" w:date="2026-03-07T15:55:00Z" w16du:dateUtc="2026-03-07T02:55:00Z">
        <w:del w:id="1789" w:author="jon pritchard" w:date="2026-03-07T15:56:00Z" w16du:dateUtc="2026-03-07T02:56:00Z">
          <w:r w:rsidRPr="0062074F" w:rsidDel="00546051">
            <w:lastRenderedPageBreak/>
            <w:delText xml:space="preserve">Therefore, this requires </w:delText>
          </w:r>
        </w:del>
      </w:moveTo>
      <w:ins w:id="1790" w:author="jon pritchard" w:date="2026-03-07T15:56:00Z" w16du:dateUtc="2026-03-07T02:56:00Z">
        <w:r>
          <w:t>T</w:t>
        </w:r>
      </w:ins>
      <w:moveTo w:id="1791" w:author="jon pritchard" w:date="2026-03-07T15:55:00Z" w16du:dateUtc="2026-03-07T02:55:00Z">
        <w:del w:id="1792" w:author="jon pritchard" w:date="2026-03-07T15:56:00Z" w16du:dateUtc="2026-03-07T02:56:00Z">
          <w:r w:rsidRPr="0062074F" w:rsidDel="00546051">
            <w:delText>t</w:delText>
          </w:r>
        </w:del>
        <w:r w:rsidRPr="0062074F">
          <w:t xml:space="preserve">he ECDIS </w:t>
        </w:r>
      </w:moveTo>
      <w:ins w:id="1793" w:author="jon pritchard" w:date="2026-03-07T15:57:00Z" w16du:dateUtc="2026-03-07T02:57:00Z">
        <w:r>
          <w:t>requires an</w:t>
        </w:r>
      </w:ins>
      <w:moveTo w:id="1794" w:author="jon pritchard" w:date="2026-03-07T15:55:00Z" w16du:dateUtc="2026-03-07T02:55:00Z">
        <w:del w:id="1795" w:author="jon pritchard" w:date="2026-03-07T15:57:00Z" w16du:dateUtc="2026-03-07T02:57:00Z">
          <w:r w:rsidRPr="0062074F" w:rsidDel="00546051">
            <w:delText>to have</w:delText>
          </w:r>
        </w:del>
        <w:r w:rsidRPr="0062074F">
          <w:t xml:space="preserve"> installed </w:t>
        </w:r>
        <w:del w:id="1796" w:author="jon pritchard" w:date="2026-03-07T15:57:00Z" w16du:dateUtc="2026-03-07T02:57:00Z">
          <w:r w:rsidRPr="0062074F" w:rsidDel="00546051">
            <w:delText xml:space="preserve">a </w:delText>
          </w:r>
        </w:del>
        <w:r w:rsidRPr="0062074F">
          <w:t xml:space="preserve">feature catalogue </w:t>
        </w:r>
      </w:moveTo>
      <w:ins w:id="1797" w:author="jon pritchard" w:date="2026-03-07T15:57:00Z" w16du:dateUtc="2026-03-07T02:57:00Z">
        <w:r>
          <w:t xml:space="preserve">with a </w:t>
        </w:r>
        <w:r w:rsidRPr="0062074F">
          <w:t>matching edition and revision number</w:t>
        </w:r>
        <w:r>
          <w:t xml:space="preserve"> </w:t>
        </w:r>
      </w:ins>
      <w:moveTo w:id="1798" w:author="jon pritchard" w:date="2026-03-07T15:55:00Z" w16du:dateUtc="2026-03-07T02:55:00Z">
        <w:r w:rsidRPr="0062074F">
          <w:t xml:space="preserve">for each </w:t>
        </w:r>
      </w:moveTo>
      <w:ins w:id="1799" w:author="jon pritchard" w:date="2026-03-07T15:58:00Z" w16du:dateUtc="2026-03-07T02:58:00Z">
        <w:r>
          <w:t xml:space="preserve">installed </w:t>
        </w:r>
      </w:ins>
      <w:moveTo w:id="1800" w:author="jon pritchard" w:date="2026-03-07T15:55:00Z" w16du:dateUtc="2026-03-07T02:55:00Z">
        <w:r w:rsidRPr="0062074F">
          <w:t>S-100 dataset</w:t>
        </w:r>
        <w:del w:id="1801" w:author="jon pritchard" w:date="2026-03-07T15:57:00Z" w16du:dateUtc="2026-03-07T02:57:00Z">
          <w:r w:rsidRPr="0062074F" w:rsidDel="00546051">
            <w:delText xml:space="preserve"> which has a matching edition and revision number</w:delText>
          </w:r>
        </w:del>
        <w:r w:rsidRPr="0062074F">
          <w:t xml:space="preserve">. Multiple feature catalogues for each S-100 product </w:t>
        </w:r>
        <w:del w:id="1802" w:author="jon pritchard" w:date="2026-03-07T15:56:00Z" w16du:dateUtc="2026-03-07T02:56:00Z">
          <w:r w:rsidRPr="00546051" w:rsidDel="00546051">
            <w:rPr>
              <w:rPrChange w:id="1803" w:author="jon pritchard" w:date="2026-03-07T15:57:00Z" w16du:dateUtc="2026-03-07T02:57:00Z">
                <w:rPr>
                  <w:b/>
                  <w:bCs/>
                </w:rPr>
              </w:rPrChange>
            </w:rPr>
            <w:delText>must</w:delText>
          </w:r>
        </w:del>
      </w:moveTo>
      <w:ins w:id="1804" w:author="jon pritchard" w:date="2026-03-07T15:56:00Z" w16du:dateUtc="2026-03-07T02:56:00Z">
        <w:r w:rsidRPr="00546051">
          <w:rPr>
            <w:rPrChange w:id="1805" w:author="jon pritchard" w:date="2026-03-07T15:57:00Z" w16du:dateUtc="2026-03-07T02:57:00Z">
              <w:rPr>
                <w:b/>
                <w:bCs/>
              </w:rPr>
            </w:rPrChange>
          </w:rPr>
          <w:t>are</w:t>
        </w:r>
      </w:ins>
      <w:moveTo w:id="1806" w:author="jon pritchard" w:date="2026-03-07T15:55:00Z" w16du:dateUtc="2026-03-07T02:55:00Z">
        <w:r w:rsidRPr="0062074F">
          <w:t xml:space="preserve"> therefore </w:t>
        </w:r>
      </w:moveTo>
      <w:ins w:id="1807" w:author="jon pritchard" w:date="2026-03-07T15:58:00Z" w16du:dateUtc="2026-03-07T02:58:00Z">
        <w:r>
          <w:t xml:space="preserve">required </w:t>
        </w:r>
      </w:ins>
      <w:moveTo w:id="1808" w:author="jon pritchard" w:date="2026-03-07T15:55:00Z" w16du:dateUtc="2026-03-07T02:55:00Z">
        <w:del w:id="1809" w:author="jon pritchard" w:date="2026-03-07T15:58:00Z" w16du:dateUtc="2026-03-07T02:58:00Z">
          <w:r w:rsidRPr="0062074F" w:rsidDel="00546051">
            <w:delText xml:space="preserve">be supported </w:delText>
          </w:r>
        </w:del>
        <w:r w:rsidRPr="0062074F">
          <w:t>to maintain different revisions and editions of datasets within the System Database.</w:t>
        </w:r>
      </w:moveTo>
    </w:p>
    <w:moveToRangeEnd w:id="1787"/>
    <w:p w14:paraId="4FDB6F21" w14:textId="77777777" w:rsidR="00546051" w:rsidRPr="0062074F" w:rsidRDefault="00546051" w:rsidP="006D480D">
      <w:pPr>
        <w:spacing w:after="120" w:line="240" w:lineRule="auto"/>
        <w:jc w:val="both"/>
      </w:pP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Del="00546051" w:rsidRDefault="00D75AC7" w:rsidP="000472A8">
      <w:pPr>
        <w:spacing w:after="60" w:line="240" w:lineRule="auto"/>
        <w:jc w:val="both"/>
        <w:rPr>
          <w:del w:id="1810" w:author="jon pritchard" w:date="2026-03-07T15:58:00Z" w16du:dateUtc="2026-03-07T02:58:00Z"/>
        </w:rPr>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proofErr w:type="spellStart"/>
      <w:r w:rsidR="00DB48AD" w:rsidRPr="0062074F">
        <w:rPr>
          <w:i/>
          <w:iCs/>
        </w:rPr>
        <w:t>Edition.Revision.Clarification</w:t>
      </w:r>
      <w:proofErr w:type="spellEnd"/>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The “</w:t>
      </w:r>
      <w:proofErr w:type="spellStart"/>
      <w:r w:rsidR="00967824" w:rsidRPr="0062074F">
        <w:t>ProductEdition</w:t>
      </w:r>
      <w:proofErr w:type="spellEnd"/>
      <w:r w:rsidR="00967824" w:rsidRPr="0062074F">
        <w:t xml:space="preserve">” element of the </w:t>
      </w:r>
      <w:proofErr w:type="spellStart"/>
      <w:r w:rsidR="00967824" w:rsidRPr="0062074F">
        <w:t>DatasetIdentification</w:t>
      </w:r>
      <w:proofErr w:type="spellEnd"/>
      <w:r w:rsidR="00967824" w:rsidRPr="0062074F">
        <w:t xml:space="preserve">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 xml:space="preserve">S-XXX is the IHO product specification , </w:t>
      </w:r>
      <w:proofErr w:type="spellStart"/>
      <w:r w:rsidRPr="0062074F">
        <w:t>e.g</w:t>
      </w:r>
      <w:proofErr w:type="spellEnd"/>
      <w:r w:rsidRPr="0062074F">
        <w:t xml:space="preserve">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lastRenderedPageBreak/>
        <w:t xml:space="preserve">Portrayal Catalogue: </w:t>
      </w:r>
      <w:r w:rsidRPr="0062074F">
        <w:rPr>
          <w:b/>
          <w:bCs/>
        </w:rPr>
        <w:t>productid</w:t>
      </w:r>
      <w:r w:rsidRPr="0062074F">
        <w:t xml:space="preserve"> and </w:t>
      </w:r>
      <w:r w:rsidRPr="0062074F">
        <w:rPr>
          <w:b/>
          <w:bCs/>
        </w:rPr>
        <w:t>version</w:t>
      </w:r>
      <w:r w:rsidRPr="0062074F">
        <w:t xml:space="preserve"> attributes of the </w:t>
      </w:r>
      <w:proofErr w:type="spellStart"/>
      <w:r w:rsidRPr="0062074F">
        <w:t>PortrayalCatalogue</w:t>
      </w:r>
      <w:proofErr w:type="spellEnd"/>
      <w:r w:rsidRPr="0062074F">
        <w:t xml:space="preserve"> root element of the portrayal_catalogue.xml</w:t>
      </w:r>
      <w:r w:rsidR="00EE6326" w:rsidRPr="0062074F">
        <w:t xml:space="preserve"> contained in the root level of the compressed portrayal catalogue archive.</w:t>
      </w:r>
    </w:p>
    <w:p w14:paraId="2785DA4A" w14:textId="42CCD70F" w:rsidR="00DB796E" w:rsidRPr="00487B2A" w:rsidDel="00546051" w:rsidRDefault="00AC52B2" w:rsidP="00DB796E">
      <w:pPr>
        <w:spacing w:after="120" w:line="240" w:lineRule="auto"/>
        <w:jc w:val="both"/>
        <w:rPr>
          <w:moveFrom w:id="1811" w:author="jon pritchard" w:date="2026-03-07T15:55:00Z" w16du:dateUtc="2026-03-07T02:55:00Z"/>
        </w:rPr>
      </w:pPr>
      <w:moveFromRangeStart w:id="1812" w:author="jon pritchard" w:date="2026-03-07T15:55:00Z" w:name="move223791365"/>
      <w:moveFrom w:id="1813" w:author="jon pritchard" w:date="2026-03-07T15:55:00Z" w16du:dateUtc="2026-03-07T02:55:00Z">
        <w:r w:rsidRPr="00487B2A" w:rsidDel="00546051">
          <w:t>Therefore, t</w:t>
        </w:r>
        <w:r w:rsidR="00DB796E" w:rsidRPr="00487B2A" w:rsidDel="00546051">
          <w:t xml:space="preserve">his requires the ECDIS to have installed a feature catalogue </w:t>
        </w:r>
        <w:r w:rsidRPr="00487B2A" w:rsidDel="00546051">
          <w:t xml:space="preserve">for each S-100 dataset </w:t>
        </w:r>
        <w:r w:rsidR="00DB796E" w:rsidRPr="00487B2A" w:rsidDel="00546051">
          <w:t>which has a matching edition and revision number. Multiple feature catalogues</w:t>
        </w:r>
        <w:r w:rsidRPr="00487B2A" w:rsidDel="00546051">
          <w:t xml:space="preserve"> for each S-100 product</w:t>
        </w:r>
        <w:r w:rsidR="00DB796E" w:rsidRPr="00487B2A" w:rsidDel="00546051">
          <w:t xml:space="preserve"> </w:t>
        </w:r>
        <w:r w:rsidR="00B15F52" w:rsidRPr="00487B2A" w:rsidDel="00546051">
          <w:rPr>
            <w:b/>
            <w:bCs/>
          </w:rPr>
          <w:t>must</w:t>
        </w:r>
        <w:r w:rsidR="00DB796E" w:rsidRPr="00487B2A" w:rsidDel="00546051">
          <w:t xml:space="preserve"> therefore be supported to maintain different revisions </w:t>
        </w:r>
        <w:r w:rsidR="00F26CEE" w:rsidRPr="00487B2A" w:rsidDel="00546051">
          <w:t xml:space="preserve">and editions </w:t>
        </w:r>
        <w:r w:rsidR="00DB796E" w:rsidRPr="00487B2A" w:rsidDel="00546051">
          <w:t>of datasets</w:t>
        </w:r>
        <w:r w:rsidR="00B15F52" w:rsidRPr="00487B2A" w:rsidDel="00546051">
          <w:t xml:space="preserve"> within the System Database</w:t>
        </w:r>
        <w:r w:rsidR="00DB796E" w:rsidRPr="00487B2A" w:rsidDel="00546051">
          <w:t>.</w:t>
        </w:r>
      </w:moveFrom>
    </w:p>
    <w:p w14:paraId="141E40EB" w14:textId="10786B87" w:rsidR="00E52A1A" w:rsidRPr="00487B2A" w:rsidRDefault="00C54A05" w:rsidP="00DB7CFE">
      <w:pPr>
        <w:pStyle w:val="Heading2"/>
      </w:pPr>
      <w:bookmarkStart w:id="1814" w:name="_Toc219458370"/>
      <w:moveFromRangeEnd w:id="1812"/>
      <w:r w:rsidRPr="00487B2A">
        <w:t xml:space="preserve">Portrayal and </w:t>
      </w:r>
      <w:r w:rsidR="00844F6F" w:rsidRPr="00487B2A">
        <w:t>f</w:t>
      </w:r>
      <w:r w:rsidRPr="00487B2A">
        <w:t>eature c</w:t>
      </w:r>
      <w:r w:rsidR="001415B6" w:rsidRPr="00487B2A">
        <w:t>atalogue compatibility</w:t>
      </w:r>
      <w:bookmarkEnd w:id="1814"/>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rsidP="00B812CA">
      <w:pPr>
        <w:pStyle w:val="ListParagraph"/>
        <w:numPr>
          <w:ilvl w:val="0"/>
          <w:numId w:val="153"/>
        </w:numPr>
        <w:spacing w:after="120" w:line="240" w:lineRule="auto"/>
        <w:jc w:val="both"/>
      </w:pPr>
      <w:r w:rsidRPr="00487B2A">
        <w:t xml:space="preserve">Compatible datasets have identical </w:t>
      </w:r>
      <w:ins w:id="1815" w:author="jonathan pritchard" w:date="2026-03-11T16:24:00Z" w16du:dateUtc="2026-03-11T16:24:00Z">
        <w:r w:rsidR="00487B2A" w:rsidRPr="00487B2A">
          <w:rPr>
            <w:rPrChange w:id="1816" w:author="jonathan pritchard" w:date="2026-03-11T16:26:00Z" w16du:dateUtc="2026-03-11T16:26:00Z">
              <w:rPr>
                <w:highlight w:val="yellow"/>
              </w:rPr>
            </w:rPrChange>
          </w:rPr>
          <w:t xml:space="preserve">dataset </w:t>
        </w:r>
      </w:ins>
      <w:r w:rsidRPr="00487B2A">
        <w:t xml:space="preserve">Edition and Revision numbers. </w:t>
      </w:r>
    </w:p>
    <w:p w14:paraId="026EBEB3" w14:textId="45DC0CC6" w:rsidR="00E52A1A" w:rsidRPr="00487B2A" w:rsidRDefault="00E15AA8" w:rsidP="00B812CA">
      <w:pPr>
        <w:pStyle w:val="ListParagraph"/>
        <w:numPr>
          <w:ilvl w:val="0"/>
          <w:numId w:val="153"/>
        </w:numPr>
        <w:spacing w:after="120" w:line="240" w:lineRule="auto"/>
        <w:jc w:val="both"/>
      </w:pPr>
      <w:r w:rsidRPr="00487B2A">
        <w:t xml:space="preserve">Portrayal Catalogues compatible with Feature catalogues also have identical </w:t>
      </w:r>
      <w:ins w:id="1817" w:author="jonathan pritchard" w:date="2026-03-11T16:24:00Z" w16du:dateUtc="2026-03-11T16:24:00Z">
        <w:r w:rsidR="00487B2A" w:rsidRPr="00487B2A">
          <w:rPr>
            <w:rPrChange w:id="1818" w:author="jonathan pritchard" w:date="2026-03-11T16:26:00Z" w16du:dateUtc="2026-03-11T16:26:00Z">
              <w:rPr>
                <w:highlight w:val="yellow"/>
              </w:rPr>
            </w:rPrChange>
          </w:rPr>
          <w:t xml:space="preserve">catalogue </w:t>
        </w:r>
      </w:ins>
      <w:r w:rsidRPr="00487B2A">
        <w:t xml:space="preserve">Edition and Revision Numbers. </w:t>
      </w:r>
    </w:p>
    <w:p w14:paraId="2EDE52EB" w14:textId="09679D9B" w:rsidR="00E52A1A" w:rsidRPr="00487B2A" w:rsidRDefault="00487B2A" w:rsidP="00B812CA">
      <w:pPr>
        <w:pStyle w:val="ListParagraph"/>
        <w:numPr>
          <w:ilvl w:val="0"/>
          <w:numId w:val="153"/>
        </w:numPr>
        <w:spacing w:after="120" w:line="240" w:lineRule="auto"/>
        <w:jc w:val="both"/>
      </w:pPr>
      <w:ins w:id="1819" w:author="jonathan pritchard" w:date="2026-03-11T16:24:00Z" w16du:dateUtc="2026-03-11T16:24:00Z">
        <w:r w:rsidRPr="00487B2A">
          <w:rPr>
            <w:rPrChange w:id="1820" w:author="jonathan pritchard" w:date="2026-03-11T16:26:00Z" w16du:dateUtc="2026-03-11T16:26:00Z">
              <w:rPr>
                <w:highlight w:val="yellow"/>
              </w:rPr>
            </w:rPrChange>
          </w:rPr>
          <w:t xml:space="preserve">Dataset and catalogue </w:t>
        </w:r>
      </w:ins>
      <w:r w:rsidR="00E15AA8" w:rsidRPr="00487B2A">
        <w:t xml:space="preserve">Editions with different clarification numbers but identical Edition and Revision numbers are all compatible. </w:t>
      </w:r>
    </w:p>
    <w:p w14:paraId="4C01DCA5" w14:textId="3AB8427A" w:rsidR="00E15AA8" w:rsidRPr="00487B2A" w:rsidRDefault="00E15AA8" w:rsidP="00B812CA">
      <w:pPr>
        <w:pStyle w:val="ListParagraph"/>
        <w:numPr>
          <w:ilvl w:val="0"/>
          <w:numId w:val="153"/>
        </w:numPr>
        <w:spacing w:after="120" w:line="240" w:lineRule="auto"/>
        <w:jc w:val="both"/>
      </w:pPr>
      <w:r w:rsidRPr="00487B2A">
        <w:t xml:space="preserve">So, it is possible to process datasets conforming to </w:t>
      </w:r>
      <w:del w:id="1821" w:author="jonathan pritchard" w:date="2026-03-11T16:25:00Z" w16du:dateUtc="2026-03-11T16:25:00Z">
        <w:r w:rsidRPr="00487B2A" w:rsidDel="00487B2A">
          <w:delText xml:space="preserve">a </w:delText>
        </w:r>
      </w:del>
      <w:ins w:id="1822" w:author="jonathan pritchard" w:date="2026-03-11T16:25:00Z" w16du:dateUtc="2026-03-11T16:25:00Z">
        <w:r w:rsidR="00487B2A" w:rsidRPr="00487B2A">
          <w:rPr>
            <w:rPrChange w:id="1823" w:author="jonathan pritchard" w:date="2026-03-11T16:26:00Z" w16du:dateUtc="2026-03-11T16:26:00Z">
              <w:rPr>
                <w:highlight w:val="yellow"/>
              </w:rPr>
            </w:rPrChange>
          </w:rPr>
          <w:t>one catalogue</w:t>
        </w:r>
        <w:r w:rsidR="00487B2A" w:rsidRPr="00487B2A">
          <w:t xml:space="preserve"> </w:t>
        </w:r>
      </w:ins>
      <w:r w:rsidRPr="00487B2A">
        <w:t xml:space="preserve">Clarification </w:t>
      </w:r>
      <w:ins w:id="1824" w:author="jonathan pritchard" w:date="2026-03-11T16:25:00Z" w16du:dateUtc="2026-03-11T16:25:00Z">
        <w:r w:rsidR="00487B2A" w:rsidRPr="00487B2A">
          <w:rPr>
            <w:rPrChange w:id="1825" w:author="jonathan pritchard" w:date="2026-03-11T16:26:00Z" w16du:dateUtc="2026-03-11T16:26:00Z">
              <w:rPr>
                <w:highlight w:val="yellow"/>
              </w:rPr>
            </w:rPrChange>
          </w:rPr>
          <w:t xml:space="preserve">number </w:t>
        </w:r>
      </w:ins>
      <w:r w:rsidRPr="00487B2A">
        <w:t xml:space="preserve">with the Feature and Portrayal Catalogues for an earlier Clarification </w:t>
      </w:r>
      <w:ins w:id="1826" w:author="jonathan pritchard" w:date="2026-03-11T16:25:00Z" w16du:dateUtc="2026-03-11T16:25:00Z">
        <w:r w:rsidR="00487B2A" w:rsidRPr="00487B2A">
          <w:rPr>
            <w:rPrChange w:id="1827" w:author="jonathan pritchard" w:date="2026-03-11T16:26:00Z" w16du:dateUtc="2026-03-11T16:26:00Z">
              <w:rPr>
                <w:highlight w:val="yellow"/>
              </w:rPr>
            </w:rPrChange>
          </w:rPr>
          <w:t xml:space="preserve">but </w:t>
        </w:r>
      </w:ins>
      <w:r w:rsidRPr="00487B2A">
        <w:t>with</w:t>
      </w:r>
      <w:del w:id="1828" w:author="jonathan pritchard" w:date="2026-03-11T16:25:00Z" w16du:dateUtc="2026-03-11T16:25:00Z">
        <w:r w:rsidRPr="00487B2A" w:rsidDel="00487B2A">
          <w:delText>in</w:delText>
        </w:r>
      </w:del>
      <w:r w:rsidRPr="00487B2A">
        <w:t xml:space="preserve"> the same Edition and Revision</w:t>
      </w:r>
      <w:ins w:id="1829" w:author="jonathan pritchard" w:date="2026-03-11T16:25:00Z" w16du:dateUtc="2026-03-11T16:25:00Z">
        <w:r w:rsidR="00487B2A" w:rsidRPr="00487B2A">
          <w:rPr>
            <w:rPrChange w:id="1830" w:author="jonathan pritchard" w:date="2026-03-11T16:26:00Z" w16du:dateUtc="2026-03-11T16:26:00Z">
              <w:rPr>
                <w:highlight w:val="yellow"/>
              </w:rPr>
            </w:rPrChange>
          </w:rPr>
          <w:t xml:space="preserve"> </w:t>
        </w:r>
      </w:ins>
      <w:ins w:id="1831" w:author="jonathan pritchard" w:date="2026-03-11T16:26:00Z" w16du:dateUtc="2026-03-11T16:26:00Z">
        <w:r w:rsidR="00487B2A" w:rsidRPr="00487B2A">
          <w:rPr>
            <w:rPrChange w:id="1832" w:author="jonathan pritchard" w:date="2026-03-11T16:26:00Z" w16du:dateUtc="2026-03-11T16:26:00Z">
              <w:rPr>
                <w:highlight w:val="yellow"/>
              </w:rPr>
            </w:rPrChange>
          </w:rPr>
          <w:t>number</w:t>
        </w:r>
      </w:ins>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1833" w:name="_Toc219458371"/>
      <w:r w:rsidRPr="0062074F">
        <w:t>Dataset</w:t>
      </w:r>
      <w:r w:rsidR="00B2410B" w:rsidRPr="0062074F">
        <w:t xml:space="preserve"> overlaps and gaps</w:t>
      </w:r>
      <w:bookmarkEnd w:id="1833"/>
    </w:p>
    <w:p w14:paraId="0240F4DD" w14:textId="0A9C464E" w:rsidR="00E375C1" w:rsidRPr="0062074F" w:rsidRDefault="00E375C1" w:rsidP="00525920">
      <w:pPr>
        <w:pStyle w:val="Heading3"/>
      </w:pPr>
      <w:bookmarkStart w:id="1834" w:name="_Toc219458372"/>
      <w:bookmarkStart w:id="1835" w:name="_Ref224033335"/>
      <w:r w:rsidRPr="0062074F">
        <w:t xml:space="preserve">Overlaps </w:t>
      </w:r>
      <w:del w:id="1836" w:author="jonathan pritchard" w:date="2026-03-11T10:40:00Z" w16du:dateUtc="2026-03-11T10:40:00Z">
        <w:r w:rsidRPr="0062074F" w:rsidDel="00A85D08">
          <w:delText xml:space="preserve">and gaps </w:delText>
        </w:r>
      </w:del>
      <w:r w:rsidRPr="0062074F">
        <w:t xml:space="preserve">in ENC </w:t>
      </w:r>
      <w:commentRangeStart w:id="1837"/>
      <w:r w:rsidRPr="0062074F">
        <w:t>coverage</w:t>
      </w:r>
      <w:bookmarkEnd w:id="1834"/>
      <w:bookmarkEnd w:id="1835"/>
      <w:commentRangeEnd w:id="1837"/>
      <w:r w:rsidR="00A85D08" w:rsidRPr="0062074F">
        <w:rPr>
          <w:rStyle w:val="CommentReference"/>
          <w:sz w:val="20"/>
          <w:lang w:val="en-GB"/>
        </w:rPr>
        <w:commentReference w:id="1837"/>
      </w:r>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1838" w:name="_Toc219458373"/>
      <w:r w:rsidRPr="0062074F">
        <w:t xml:space="preserve">Overlaps and gaps </w:t>
      </w:r>
      <w:r w:rsidR="001D3531" w:rsidRPr="0062074F">
        <w:t xml:space="preserve">between </w:t>
      </w:r>
      <w:r w:rsidRPr="0062074F">
        <w:t>other data products</w:t>
      </w:r>
      <w:bookmarkEnd w:id="1838"/>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Del="000A663F" w:rsidRDefault="001D3531" w:rsidP="008C40B9">
      <w:pPr>
        <w:spacing w:after="120" w:line="240" w:lineRule="auto"/>
        <w:jc w:val="both"/>
        <w:rPr>
          <w:del w:id="1839" w:author="jon pritchard" w:date="2026-03-16T14:39:00Z" w16du:dateUtc="2026-03-16T13:39:00Z"/>
        </w:rPr>
      </w:pPr>
      <w:r w:rsidRPr="00735A33">
        <w:rPr>
          <w:highlight w:val="yellow"/>
          <w:rPrChange w:id="1840" w:author="jonathan pritchard" w:date="2026-03-10T08:22:00Z" w16du:dateUtc="2026-03-10T08:22:00Z">
            <w:rPr/>
          </w:rPrChange>
        </w:rPr>
        <w:t xml:space="preserve">Similarly, overlaps between different data producers’ ENC and other data products other than ENC should also be expected. Certain features, such as </w:t>
      </w:r>
      <w:r w:rsidR="00A22887" w:rsidRPr="00735A33">
        <w:rPr>
          <w:highlight w:val="yellow"/>
          <w:rPrChange w:id="1841" w:author="jonathan pritchard" w:date="2026-03-10T08:22:00Z" w16du:dateUtc="2026-03-10T08:22:00Z">
            <w:rPr/>
          </w:rPrChange>
        </w:rPr>
        <w:t>navigational warnings</w:t>
      </w:r>
      <w:r w:rsidR="008E16A3" w:rsidRPr="00735A33">
        <w:rPr>
          <w:highlight w:val="yellow"/>
          <w:rPrChange w:id="1842" w:author="jonathan pritchard" w:date="2026-03-10T08:22:00Z" w16du:dateUtc="2026-03-10T08:22:00Z">
            <w:rPr/>
          </w:rPrChange>
        </w:rPr>
        <w:t>,</w:t>
      </w:r>
      <w:r w:rsidRPr="00735A33">
        <w:rPr>
          <w:highlight w:val="yellow"/>
          <w:rPrChange w:id="1843" w:author="jonathan pritchard" w:date="2026-03-10T08:22:00Z" w16du:dateUtc="2026-03-10T08:22:00Z">
            <w:rPr/>
          </w:rPrChange>
        </w:rPr>
        <w:t xml:space="preserve"> can extend far beyond national boundaries and may therefore overlap other data producers’ ENC data.</w:t>
      </w:r>
      <w:r w:rsidR="0039296F" w:rsidRPr="00735A33">
        <w:rPr>
          <w:highlight w:val="yellow"/>
          <w:rPrChange w:id="1844" w:author="jonathan pritchard" w:date="2026-03-10T08:22:00Z" w16du:dateUtc="2026-03-10T08:22:00Z">
            <w:rPr/>
          </w:rPrChange>
        </w:rPr>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1845" w:name="_Ref49451692"/>
      <w:bookmarkStart w:id="1846" w:name="_Toc219458374"/>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1845"/>
      <w:bookmarkEnd w:id="1846"/>
    </w:p>
    <w:p w14:paraId="47D9A97D" w14:textId="7B7BA002" w:rsidR="007F3619" w:rsidRPr="0062074F" w:rsidRDefault="007F3619" w:rsidP="00525920">
      <w:pPr>
        <w:pStyle w:val="Heading3"/>
      </w:pPr>
      <w:bookmarkStart w:id="1847" w:name="_Toc219458375"/>
      <w:r w:rsidRPr="0062074F">
        <w:t>Introduction</w:t>
      </w:r>
      <w:bookmarkEnd w:id="1847"/>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1848" w:name="_Toc178784556"/>
      <w:bookmarkStart w:id="1849" w:name="_Toc178784557"/>
      <w:bookmarkStart w:id="1850" w:name="_Ref49425494"/>
      <w:bookmarkStart w:id="1851" w:name="_Toc219458376"/>
      <w:bookmarkEnd w:id="1848"/>
      <w:bookmarkEnd w:id="1849"/>
      <w:r w:rsidRPr="0062074F">
        <w:t>General</w:t>
      </w:r>
      <w:r w:rsidR="007F3619" w:rsidRPr="0062074F">
        <w:t xml:space="preserve"> requirements</w:t>
      </w:r>
      <w:bookmarkEnd w:id="1850"/>
      <w:bookmarkEnd w:id="1851"/>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lastRenderedPageBreak/>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459D3508" w:rsidR="006A43DE" w:rsidRPr="0062074F" w:rsidRDefault="006A43DE" w:rsidP="00E96E96">
      <w:pPr>
        <w:pStyle w:val="ListParagraph"/>
        <w:spacing w:after="60" w:line="240" w:lineRule="auto"/>
        <w:jc w:val="both"/>
      </w:pPr>
      <w:del w:id="1852" w:author="jon pritchard" w:date="2026-03-17T14:33:00Z" w16du:dateUtc="2026-03-17T13:33:00Z">
        <w:r w:rsidRPr="0062074F" w:rsidDel="000D1CFB">
          <w:rPr>
            <w:b/>
            <w:bCs/>
          </w:rPr>
          <w:delText>.</w:delText>
        </w:r>
      </w:del>
      <w:r w:rsidRPr="0062074F">
        <w:rPr>
          <w:b/>
          <w:bCs/>
        </w:rPr>
        <w:t>1</w:t>
      </w:r>
      <w:ins w:id="1853" w:author="jon pritchard" w:date="2026-03-17T14:33:00Z" w16du:dateUtc="2026-03-17T13:33:00Z">
        <w:r w:rsidR="000D1CFB">
          <w:rPr>
            <w:b/>
            <w:bCs/>
          </w:rPr>
          <w:t>.</w:t>
        </w:r>
      </w:ins>
      <w:r w:rsidRPr="0062074F">
        <w:t xml:space="preserve"> date and time of </w:t>
      </w:r>
      <w:r w:rsidR="00BB222A" w:rsidRPr="0062074F">
        <w:t>application</w:t>
      </w:r>
    </w:p>
    <w:p w14:paraId="01670003" w14:textId="7D773A0E" w:rsidR="006A43DE" w:rsidRPr="0062074F" w:rsidRDefault="006A43DE" w:rsidP="00E96E96">
      <w:pPr>
        <w:pStyle w:val="ListParagraph"/>
        <w:spacing w:after="60" w:line="240" w:lineRule="auto"/>
        <w:jc w:val="both"/>
      </w:pPr>
      <w:del w:id="1854" w:author="jon pritchard" w:date="2026-03-17T14:33:00Z" w16du:dateUtc="2026-03-17T13:33:00Z">
        <w:r w:rsidRPr="0062074F" w:rsidDel="000D1CFB">
          <w:rPr>
            <w:b/>
            <w:bCs/>
          </w:rPr>
          <w:delText>.</w:delText>
        </w:r>
      </w:del>
      <w:r w:rsidRPr="0062074F">
        <w:rPr>
          <w:b/>
          <w:bCs/>
        </w:rPr>
        <w:t>2</w:t>
      </w:r>
      <w:ins w:id="1855" w:author="jon pritchard" w:date="2026-03-17T14:33:00Z" w16du:dateUtc="2026-03-17T13:33:00Z">
        <w:r w:rsidR="000D1CFB">
          <w:rPr>
            <w:b/>
            <w:bCs/>
          </w:rPr>
          <w:t>.</w:t>
        </w:r>
      </w:ins>
      <w:r w:rsidRPr="0062074F">
        <w:t xml:space="preserve"> complete and unique identification of update</w:t>
      </w:r>
      <w:r w:rsidR="00B92C92" w:rsidRPr="0062074F">
        <w:t>, for example update and edition numbers for S-101 ENC</w:t>
      </w:r>
    </w:p>
    <w:p w14:paraId="67781900" w14:textId="4F30EA24" w:rsidR="006A43DE" w:rsidRPr="0062074F" w:rsidRDefault="006A43DE" w:rsidP="00E96E96">
      <w:pPr>
        <w:pStyle w:val="ListParagraph"/>
        <w:spacing w:after="60" w:line="240" w:lineRule="auto"/>
        <w:jc w:val="both"/>
      </w:pPr>
      <w:del w:id="1856" w:author="jon pritchard" w:date="2026-03-17T14:33:00Z" w16du:dateUtc="2026-03-17T13:33:00Z">
        <w:r w:rsidRPr="0062074F" w:rsidDel="000D1CFB">
          <w:rPr>
            <w:b/>
            <w:bCs/>
          </w:rPr>
          <w:delText>.</w:delText>
        </w:r>
      </w:del>
      <w:r w:rsidRPr="0062074F">
        <w:rPr>
          <w:b/>
          <w:bCs/>
        </w:rPr>
        <w:t>3</w:t>
      </w:r>
      <w:ins w:id="1857" w:author="jon pritchard" w:date="2026-03-17T14:33:00Z" w16du:dateUtc="2026-03-17T13:33:00Z">
        <w:r w:rsidR="000D1CFB">
          <w:rPr>
            <w:b/>
            <w:bCs/>
          </w:rPr>
          <w:t>.</w:t>
        </w:r>
      </w:ins>
      <w:r w:rsidRPr="0062074F">
        <w:t xml:space="preserve"> any anomalies encountered during application;</w:t>
      </w:r>
    </w:p>
    <w:p w14:paraId="056411C3" w14:textId="3FFB4A04" w:rsidR="006A43DE" w:rsidRPr="0062074F" w:rsidRDefault="006A43DE" w:rsidP="00E96E96">
      <w:pPr>
        <w:pStyle w:val="ListParagraph"/>
        <w:spacing w:after="120" w:line="240" w:lineRule="auto"/>
        <w:jc w:val="both"/>
      </w:pPr>
      <w:del w:id="1858" w:author="jon pritchard" w:date="2026-03-17T14:33:00Z" w16du:dateUtc="2026-03-17T13:33:00Z">
        <w:r w:rsidRPr="0062074F" w:rsidDel="000D1CFB">
          <w:rPr>
            <w:b/>
            <w:bCs/>
          </w:rPr>
          <w:delText>.</w:delText>
        </w:r>
      </w:del>
      <w:r w:rsidRPr="0062074F">
        <w:rPr>
          <w:b/>
          <w:bCs/>
        </w:rPr>
        <w:t>4</w:t>
      </w:r>
      <w:ins w:id="1859" w:author="jon pritchard" w:date="2026-03-17T14:33:00Z" w16du:dateUtc="2026-03-17T13:33:00Z">
        <w:r w:rsidR="000D1CFB">
          <w:rPr>
            <w:b/>
            <w:bCs/>
          </w:rPr>
          <w:t>.</w:t>
        </w:r>
      </w:ins>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1860" w:name="_Toc219458377"/>
      <w:r w:rsidRPr="0062074F">
        <w:t>Automatic Update</w:t>
      </w:r>
      <w:bookmarkEnd w:id="1860"/>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Management of information about the data services selected in item (</w:t>
      </w:r>
      <w:proofErr w:type="spellStart"/>
      <w:r w:rsidRPr="0062074F">
        <w:t>i</w:t>
      </w:r>
      <w:proofErr w:type="spellEnd"/>
      <w:r w:rsidRPr="0062074F">
        <w:t xml:space="preserve">),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44D653BA" w:rsidR="006A43DE" w:rsidRPr="0062074F" w:rsidRDefault="006A43DE" w:rsidP="00B317C6">
      <w:pPr>
        <w:pStyle w:val="ListParagraph"/>
        <w:spacing w:after="60" w:line="240" w:lineRule="auto"/>
        <w:jc w:val="both"/>
      </w:pPr>
      <w:del w:id="1861" w:author="jonathan pritchard" w:date="2026-03-10T08:27:00Z" w16du:dateUtc="2026-03-10T08:27:00Z">
        <w:r w:rsidRPr="0062074F" w:rsidDel="00735A33">
          <w:rPr>
            <w:b/>
            <w:bCs/>
          </w:rPr>
          <w:delText>.</w:delText>
        </w:r>
      </w:del>
      <w:r w:rsidRPr="0062074F">
        <w:rPr>
          <w:b/>
          <w:bCs/>
        </w:rPr>
        <w:t>1</w:t>
      </w:r>
      <w:ins w:id="1862" w:author="jonathan pritchard" w:date="2026-03-10T08:27:00Z" w16du:dateUtc="2026-03-10T08:27:00Z">
        <w:r w:rsidR="00735A33">
          <w:rPr>
            <w:b/>
            <w:bCs/>
          </w:rPr>
          <w:t>.</w:t>
        </w:r>
      </w:ins>
      <w:r w:rsidRPr="0062074F">
        <w:t xml:space="preserve"> </w:t>
      </w:r>
      <w:r w:rsidR="00AE683B" w:rsidRPr="0062074F">
        <w:t>I</w:t>
      </w:r>
      <w:r w:rsidRPr="0062074F">
        <w:t>dentification of Issuing Authority;</w:t>
      </w:r>
    </w:p>
    <w:p w14:paraId="39B4B9CE" w14:textId="4E54527B" w:rsidR="006A43DE" w:rsidRPr="0062074F" w:rsidRDefault="006A43DE" w:rsidP="00B317C6">
      <w:pPr>
        <w:pStyle w:val="ListParagraph"/>
        <w:spacing w:after="60" w:line="240" w:lineRule="auto"/>
        <w:jc w:val="both"/>
      </w:pPr>
      <w:del w:id="1863" w:author="jonathan pritchard" w:date="2026-03-10T08:27:00Z" w16du:dateUtc="2026-03-10T08:27:00Z">
        <w:r w:rsidRPr="0062074F" w:rsidDel="00735A33">
          <w:rPr>
            <w:b/>
            <w:bCs/>
          </w:rPr>
          <w:delText>.</w:delText>
        </w:r>
      </w:del>
      <w:r w:rsidRPr="0062074F">
        <w:rPr>
          <w:b/>
          <w:bCs/>
        </w:rPr>
        <w:t>2</w:t>
      </w:r>
      <w:ins w:id="1864" w:author="jonathan pritchard" w:date="2026-03-10T08:27:00Z" w16du:dateUtc="2026-03-10T08:27:00Z">
        <w:r w:rsidR="00735A33">
          <w:rPr>
            <w:b/>
            <w:bCs/>
          </w:rPr>
          <w:t>.</w:t>
        </w:r>
      </w:ins>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6D50ABEA" w:rsidR="006A43DE" w:rsidRPr="0062074F" w:rsidRDefault="006A43DE" w:rsidP="00B317C6">
      <w:pPr>
        <w:pStyle w:val="ListParagraph"/>
        <w:spacing w:after="60" w:line="240" w:lineRule="auto"/>
        <w:jc w:val="both"/>
      </w:pPr>
      <w:del w:id="1865" w:author="jonathan pritchard" w:date="2026-03-10T08:27:00Z" w16du:dateUtc="2026-03-10T08:27:00Z">
        <w:r w:rsidRPr="0062074F" w:rsidDel="00735A33">
          <w:rPr>
            <w:b/>
            <w:bCs/>
          </w:rPr>
          <w:delText>.</w:delText>
        </w:r>
      </w:del>
      <w:r w:rsidRPr="0062074F">
        <w:rPr>
          <w:b/>
          <w:bCs/>
        </w:rPr>
        <w:t>3</w:t>
      </w:r>
      <w:ins w:id="1866" w:author="jonathan pritchard" w:date="2026-03-10T08:27:00Z" w16du:dateUtc="2026-03-10T08:27:00Z">
        <w:r w:rsidR="00735A33">
          <w:rPr>
            <w:b/>
            <w:bCs/>
          </w:rPr>
          <w:t>.</w:t>
        </w:r>
      </w:ins>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114507B1" w:rsidR="006A43DE" w:rsidRPr="0062074F" w:rsidRDefault="006A43DE" w:rsidP="00B317C6">
      <w:pPr>
        <w:pStyle w:val="ListParagraph"/>
        <w:spacing w:after="60" w:line="240" w:lineRule="auto"/>
        <w:jc w:val="both"/>
      </w:pPr>
      <w:del w:id="1867" w:author="jonathan pritchard" w:date="2026-03-10T08:27:00Z" w16du:dateUtc="2026-03-10T08:27:00Z">
        <w:r w:rsidRPr="0062074F" w:rsidDel="00735A33">
          <w:rPr>
            <w:b/>
            <w:bCs/>
          </w:rPr>
          <w:delText>.</w:delText>
        </w:r>
      </w:del>
      <w:r w:rsidRPr="0062074F">
        <w:rPr>
          <w:b/>
          <w:bCs/>
        </w:rPr>
        <w:t>4</w:t>
      </w:r>
      <w:ins w:id="1868" w:author="jonathan pritchard" w:date="2026-03-10T08:27:00Z" w16du:dateUtc="2026-03-10T08:27:00Z">
        <w:r w:rsidR="00735A33">
          <w:rPr>
            <w:b/>
            <w:bCs/>
          </w:rPr>
          <w:t>.</w:t>
        </w:r>
      </w:ins>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20E61984" w:rsidR="006A43DE" w:rsidRPr="0062074F" w:rsidRDefault="006A43DE" w:rsidP="00B317C6">
      <w:pPr>
        <w:pStyle w:val="ListParagraph"/>
        <w:spacing w:after="120" w:line="240" w:lineRule="auto"/>
        <w:jc w:val="both"/>
      </w:pPr>
      <w:del w:id="1869" w:author="jonathan pritchard" w:date="2026-03-10T08:27:00Z" w16du:dateUtc="2026-03-10T08:27:00Z">
        <w:r w:rsidRPr="0062074F" w:rsidDel="00735A33">
          <w:rPr>
            <w:b/>
            <w:bCs/>
          </w:rPr>
          <w:delText>.</w:delText>
        </w:r>
      </w:del>
      <w:r w:rsidRPr="0062074F">
        <w:rPr>
          <w:b/>
          <w:bCs/>
        </w:rPr>
        <w:t>5</w:t>
      </w:r>
      <w:ins w:id="1870" w:author="jonathan pritchard" w:date="2026-03-10T08:27:00Z" w16du:dateUtc="2026-03-10T08:27:00Z">
        <w:r w:rsidR="00735A33">
          <w:rPr>
            <w:b/>
            <w:bCs/>
          </w:rPr>
          <w:t>.</w:t>
        </w:r>
      </w:ins>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1871" w:name="_Toc187673148"/>
      <w:bookmarkStart w:id="1872" w:name="_Toc187673380"/>
      <w:bookmarkStart w:id="1873" w:name="_Toc188368737"/>
      <w:bookmarkStart w:id="1874" w:name="_Toc188621939"/>
      <w:bookmarkStart w:id="1875" w:name="_Toc188950520"/>
      <w:bookmarkStart w:id="1876" w:name="_Toc188968439"/>
      <w:bookmarkStart w:id="1877" w:name="_Toc188968664"/>
      <w:bookmarkStart w:id="1878" w:name="_Toc187673149"/>
      <w:bookmarkStart w:id="1879" w:name="_Toc187673381"/>
      <w:bookmarkStart w:id="1880" w:name="_Toc188368738"/>
      <w:bookmarkStart w:id="1881" w:name="_Toc188621940"/>
      <w:bookmarkStart w:id="1882" w:name="_Toc188950521"/>
      <w:bookmarkStart w:id="1883" w:name="_Toc188968440"/>
      <w:bookmarkStart w:id="1884" w:name="_Toc188968665"/>
      <w:bookmarkStart w:id="1885" w:name="_Toc187673150"/>
      <w:bookmarkStart w:id="1886" w:name="_Toc187673382"/>
      <w:bookmarkStart w:id="1887" w:name="_Toc188368739"/>
      <w:bookmarkStart w:id="1888" w:name="_Toc188621941"/>
      <w:bookmarkStart w:id="1889" w:name="_Toc188950522"/>
      <w:bookmarkStart w:id="1890" w:name="_Toc188968441"/>
      <w:bookmarkStart w:id="1891" w:name="_Toc188968666"/>
      <w:bookmarkStart w:id="1892" w:name="_Toc187673151"/>
      <w:bookmarkStart w:id="1893" w:name="_Toc187673383"/>
      <w:bookmarkStart w:id="1894" w:name="_Toc188368740"/>
      <w:bookmarkStart w:id="1895" w:name="_Toc188621942"/>
      <w:bookmarkStart w:id="1896" w:name="_Toc188950523"/>
      <w:bookmarkStart w:id="1897" w:name="_Toc188968442"/>
      <w:bookmarkStart w:id="1898" w:name="_Toc188968667"/>
      <w:bookmarkStart w:id="1899" w:name="_Toc187673152"/>
      <w:bookmarkStart w:id="1900" w:name="_Toc187673384"/>
      <w:bookmarkStart w:id="1901" w:name="_Toc188368741"/>
      <w:bookmarkStart w:id="1902" w:name="_Toc188621943"/>
      <w:bookmarkStart w:id="1903" w:name="_Toc188950524"/>
      <w:bookmarkStart w:id="1904" w:name="_Toc188968443"/>
      <w:bookmarkStart w:id="1905" w:name="_Toc188968668"/>
      <w:bookmarkStart w:id="1906" w:name="_Toc187673153"/>
      <w:bookmarkStart w:id="1907" w:name="_Toc187673385"/>
      <w:bookmarkStart w:id="1908" w:name="_Toc188368742"/>
      <w:bookmarkStart w:id="1909" w:name="_Toc188621944"/>
      <w:bookmarkStart w:id="1910" w:name="_Toc188950525"/>
      <w:bookmarkStart w:id="1911" w:name="_Toc188968444"/>
      <w:bookmarkStart w:id="1912" w:name="_Toc188968669"/>
      <w:bookmarkStart w:id="1913" w:name="_Toc187673154"/>
      <w:bookmarkStart w:id="1914" w:name="_Toc187673386"/>
      <w:bookmarkStart w:id="1915" w:name="_Toc188368743"/>
      <w:bookmarkStart w:id="1916" w:name="_Toc188621945"/>
      <w:bookmarkStart w:id="1917" w:name="_Toc188950526"/>
      <w:bookmarkStart w:id="1918" w:name="_Toc188968445"/>
      <w:bookmarkStart w:id="1919" w:name="_Toc188968670"/>
      <w:bookmarkStart w:id="1920" w:name="_Toc175130381"/>
      <w:bookmarkStart w:id="1921" w:name="_Toc178784562"/>
      <w:bookmarkStart w:id="1922" w:name="_Toc219458378"/>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r w:rsidRPr="0062074F">
        <w:t>New editions, re-issues,</w:t>
      </w:r>
      <w:r w:rsidR="00B345CE" w:rsidRPr="0062074F">
        <w:t xml:space="preserve"> cancellations</w:t>
      </w:r>
      <w:r w:rsidRPr="0062074F">
        <w:t xml:space="preserve"> and updates</w:t>
      </w:r>
      <w:r w:rsidR="00DF374C" w:rsidRPr="0062074F">
        <w:t xml:space="preserve"> of datasets</w:t>
      </w:r>
      <w:bookmarkEnd w:id="1922"/>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lastRenderedPageBreak/>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2AF0602B"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ins w:id="1923" w:author="jon pritchard" w:date="2026-03-07T12:39:00Z" w16du:dateUtc="2026-03-06T23:39:00Z">
        <w:r w:rsidR="00F77D2F">
          <w:t>19.4</w:t>
        </w:r>
      </w:ins>
      <w:del w:id="1924" w:author="jon pritchard" w:date="2026-03-07T12:39:00Z" w16du:dateUtc="2026-03-06T23:39:00Z">
        <w:r w:rsidR="00A74A4F" w:rsidRPr="00F77D2F" w:rsidDel="00F77D2F">
          <w:delText>20.4</w:delText>
        </w:r>
      </w:del>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1925" w:name="_Toc194061829"/>
      <w:bookmarkStart w:id="1926" w:name="_Toc194067217"/>
      <w:bookmarkStart w:id="1927" w:name="_Ref167112888"/>
      <w:bookmarkStart w:id="1928" w:name="_Toc219458379"/>
      <w:bookmarkEnd w:id="1925"/>
      <w:bookmarkEnd w:id="1926"/>
      <w:r w:rsidRPr="0062074F">
        <w:t xml:space="preserve">Dataset </w:t>
      </w:r>
      <w:r w:rsidR="00B073EA" w:rsidRPr="0062074F">
        <w:t xml:space="preserve">Support </w:t>
      </w:r>
      <w:r w:rsidR="001309C7" w:rsidRPr="0062074F">
        <w:t>F</w:t>
      </w:r>
      <w:r w:rsidR="00B073EA" w:rsidRPr="0062074F">
        <w:t>ile</w:t>
      </w:r>
      <w:r w:rsidR="00453DD3" w:rsidRPr="0062074F">
        <w:t>s</w:t>
      </w:r>
      <w:bookmarkEnd w:id="1927"/>
      <w:bookmarkEnd w:id="1928"/>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1929" w:name="_Ref188950832"/>
      <w:bookmarkStart w:id="1930" w:name="_Toc219458380"/>
      <w:r w:rsidRPr="0062074F">
        <w:t>Exchange set delivery</w:t>
      </w:r>
      <w:bookmarkEnd w:id="1929"/>
      <w:bookmarkEnd w:id="1930"/>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1931" w:name="_Toc219458381"/>
      <w:r w:rsidRPr="0062074F">
        <w:t>Management of automatic updates to Dataset Support files</w:t>
      </w:r>
      <w:bookmarkEnd w:id="1931"/>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09085686" w:rsidR="00453DD3" w:rsidRPr="0062074F" w:rsidRDefault="006E5EB0" w:rsidP="00453DD3">
      <w:pPr>
        <w:pStyle w:val="ListParagraph"/>
        <w:numPr>
          <w:ilvl w:val="0"/>
          <w:numId w:val="127"/>
        </w:numPr>
        <w:spacing w:after="120" w:line="240" w:lineRule="auto"/>
        <w:jc w:val="both"/>
      </w:pPr>
      <w:r w:rsidRPr="0062074F">
        <w:rPr>
          <w:i/>
          <w:iCs/>
        </w:rPr>
        <w:lastRenderedPageBreak/>
        <w:t>d</w:t>
      </w:r>
      <w:r w:rsidR="00453DD3" w:rsidRPr="0062074F">
        <w:rPr>
          <w:i/>
          <w:iCs/>
        </w:rPr>
        <w:t>eletion</w:t>
      </w:r>
      <w:r w:rsidRPr="0062074F">
        <w:t xml:space="preserve"> – deletion of the dataset support file with the given name</w:t>
      </w:r>
      <w:r w:rsidR="008A7FAE" w:rsidRPr="0062074F">
        <w:t xml:space="preserve"> (subject to the guidance in this </w:t>
      </w:r>
      <w:del w:id="1932" w:author="jon pritchard" w:date="2026-03-08T00:16:00Z" w16du:dateUtc="2026-03-08T08:16:00Z">
        <w:r w:rsidR="008A7FAE" w:rsidRPr="0062074F" w:rsidDel="007A2C0E">
          <w:delText>section</w:delText>
        </w:r>
      </w:del>
      <w:ins w:id="1933" w:author="jon pritchard" w:date="2026-03-08T00:16:00Z" w16du:dateUtc="2026-03-08T08:16:00Z">
        <w:r w:rsidR="00E934DF">
          <w:t>clause</w:t>
        </w:r>
      </w:ins>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1934" w:name="_Toc219458382"/>
      <w:r w:rsidRPr="0062074F">
        <w:t>Dataset Support File formats.</w:t>
      </w:r>
      <w:bookmarkEnd w:id="1934"/>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1935" w:name="_Toc527357301"/>
      <w:bookmarkStart w:id="1936"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1937" w:name="_Toc219458383"/>
      <w:bookmarkEnd w:id="1935"/>
      <w:bookmarkEnd w:id="1936"/>
      <w:r w:rsidRPr="0062074F">
        <w:lastRenderedPageBreak/>
        <w:t>Appendix A – Manual Updates</w:t>
      </w:r>
      <w:bookmarkEnd w:id="1937"/>
    </w:p>
    <w:p w14:paraId="7F18C959" w14:textId="5C31C1DF" w:rsidR="00747A03" w:rsidRPr="0062074F" w:rsidRDefault="00846094" w:rsidP="002D7DEE">
      <w:pPr>
        <w:pStyle w:val="Heading2"/>
        <w:numPr>
          <w:ilvl w:val="0"/>
          <w:numId w:val="195"/>
        </w:numPr>
      </w:pPr>
      <w:bookmarkStart w:id="1938" w:name="_Toc219458384"/>
      <w:r w:rsidRPr="0062074F">
        <w:t>Introduction</w:t>
      </w:r>
      <w:bookmarkEnd w:id="1938"/>
    </w:p>
    <w:p w14:paraId="2CA76D4C" w14:textId="4DB96CB8"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ins w:id="1939" w:author="jonathan pritchard" w:date="2026-03-12T10:52:00Z" w16du:dateUtc="2026-03-12T10:52:00Z">
        <w:r w:rsidR="000641D1">
          <w:t>the</w:t>
        </w:r>
      </w:ins>
      <w:del w:id="1940" w:author="jonathan pritchard" w:date="2026-03-12T10:52:00Z" w16du:dateUtc="2026-03-12T10:52:00Z">
        <w:r w:rsidR="00264905" w:rsidRPr="0062074F" w:rsidDel="000641D1">
          <w:delText>a</w:delText>
        </w:r>
      </w:del>
      <w:r w:rsidR="00264905" w:rsidRPr="0062074F">
        <w:t xml:space="preserve"> set of portrayal symbols is supplied alongside this publication</w:t>
      </w:r>
      <w:ins w:id="1941" w:author="jonathan pritchard" w:date="2026-03-12T10:52:00Z" w16du:dateUtc="2026-03-12T10:52:00Z">
        <w:r w:rsidR="000641D1">
          <w:t xml:space="preserve"> must be used</w:t>
        </w:r>
      </w:ins>
      <w:r w:rsidR="00264905" w:rsidRPr="0062074F">
        <w:t>. As a minimum, the symbols</w:t>
      </w:r>
      <w:ins w:id="1942" w:author="jon pritchard" w:date="2026-03-17T09:00:00Z" w16du:dateUtc="2026-03-17T08:00:00Z">
        <w:r w:rsidR="001C7C14">
          <w:t xml:space="preserve"> contained in the portrayal catalogue and illustrated in </w:t>
        </w:r>
      </w:ins>
      <w:del w:id="1943" w:author="jon pritchard" w:date="2026-03-17T09:00:00Z" w16du:dateUtc="2026-03-17T08:00:00Z">
        <w:r w:rsidR="00264905" w:rsidRPr="0062074F" w:rsidDel="001C7C14">
          <w:delText xml:space="preserve"> </w:delText>
        </w:r>
      </w:del>
      <w:ins w:id="1944" w:author="jonathan pritchard" w:date="2026-03-10T14:14:00Z" w16du:dateUtc="2026-03-10T14:14:00Z">
        <w:del w:id="1945" w:author="jon pritchard" w:date="2026-03-17T09:00:00Z" w16du:dateUtc="2026-03-17T08:00:00Z">
          <w:r w:rsidR="00B14785" w:rsidRPr="00390003" w:rsidDel="001C7C14">
            <w:rPr>
              <w:highlight w:val="yellow"/>
              <w:rPrChange w:id="1946" w:author="jonathan pritchard" w:date="2026-03-11T15:29:00Z" w16du:dateUtc="2026-03-11T15:29:00Z">
                <w:rPr/>
              </w:rPrChange>
            </w:rPr>
            <w:delText>[</w:delText>
          </w:r>
          <w:r w:rsidR="00B14785" w:rsidRPr="00390003" w:rsidDel="001C7C14">
            <w:rPr>
              <w:i/>
              <w:iCs/>
              <w:highlight w:val="yellow"/>
              <w:rPrChange w:id="1947" w:author="jonathan pritchard" w:date="2026-03-11T15:29:00Z" w16du:dateUtc="2026-03-11T15:29:00Z">
                <w:rPr>
                  <w:i/>
                  <w:iCs/>
                </w:rPr>
              </w:rPrChange>
            </w:rPr>
            <w:delText>contained in the portrayal catalogue and illustrated in…]</w:delText>
          </w:r>
          <w:r w:rsidR="00B14785" w:rsidDel="001C7C14">
            <w:rPr>
              <w:i/>
              <w:iCs/>
            </w:rPr>
            <w:delText xml:space="preserve"> </w:delText>
          </w:r>
        </w:del>
      </w:ins>
      <w:del w:id="1948" w:author="jon pritchard" w:date="2026-03-08T07:48:00Z" w16du:dateUtc="2026-03-08T14:48:00Z">
        <w:r w:rsidR="00264905" w:rsidRPr="0062074F" w:rsidDel="00205768">
          <w:delText xml:space="preserve">and attributes </w:delText>
        </w:r>
      </w:del>
      <w:del w:id="1949" w:author="jon pritchard" w:date="2026-03-17T09:00:00Z" w16du:dateUtc="2026-03-17T08:00:00Z">
        <w:r w:rsidR="00264905" w:rsidRPr="0062074F" w:rsidDel="001C7C14">
          <w:delText xml:space="preserve">listed in </w:delText>
        </w:r>
      </w:del>
      <w:r w:rsidR="00264905" w:rsidRPr="0062074F">
        <w:t xml:space="preserve">Table </w:t>
      </w:r>
      <w:ins w:id="1950" w:author="jon pritchard" w:date="2026-03-08T07:48:00Z" w16du:dateUtc="2026-03-08T14:48:00Z">
        <w:r w:rsidR="00205768">
          <w:t>7</w:t>
        </w:r>
      </w:ins>
      <w:del w:id="1951" w:author="jon pritchard" w:date="2026-03-08T07:48:00Z" w16du:dateUtc="2026-03-08T14:48:00Z">
        <w:r w:rsidR="00264905" w:rsidRPr="0062074F" w:rsidDel="00205768">
          <w:delText>8</w:delText>
        </w:r>
      </w:del>
      <w:r w:rsidR="00264905" w:rsidRPr="0062074F">
        <w:t xml:space="preserve">, Table </w:t>
      </w:r>
      <w:ins w:id="1952" w:author="jon pritchard" w:date="2026-03-08T07:48:00Z" w16du:dateUtc="2026-03-08T14:48:00Z">
        <w:r w:rsidR="00205768">
          <w:t>8</w:t>
        </w:r>
      </w:ins>
      <w:del w:id="1953" w:author="jon pritchard" w:date="2026-03-08T07:48:00Z" w16du:dateUtc="2026-03-08T14:48:00Z">
        <w:r w:rsidR="00264905" w:rsidRPr="0062074F" w:rsidDel="00205768">
          <w:delText>9</w:delText>
        </w:r>
      </w:del>
      <w:r w:rsidR="00264905" w:rsidRPr="0062074F">
        <w:t xml:space="preserve"> and Table </w:t>
      </w:r>
      <w:ins w:id="1954" w:author="jon pritchard" w:date="2026-03-08T07:48:00Z" w16du:dateUtc="2026-03-08T14:48:00Z">
        <w:r w:rsidR="00205768">
          <w:t>9</w:t>
        </w:r>
      </w:ins>
      <w:del w:id="1955" w:author="jon pritchard" w:date="2026-03-08T07:48:00Z" w16du:dateUtc="2026-03-08T14:48:00Z">
        <w:r w:rsidR="00264905" w:rsidRPr="0062074F" w:rsidDel="00205768">
          <w:delText>10</w:delText>
        </w:r>
      </w:del>
      <w:r w:rsidR="00264905" w:rsidRPr="0062074F">
        <w:t xml:space="preserve"> must be supported.</w:t>
      </w:r>
      <w:del w:id="1956" w:author="jonathan pritchard" w:date="2026-03-10T14:14:00Z" w16du:dateUtc="2026-03-10T14:14:00Z">
        <w:r w:rsidR="00264905" w:rsidRPr="0062074F" w:rsidDel="00B14785">
          <w:delText xml:space="preserve">   </w:delText>
        </w:r>
      </w:del>
    </w:p>
    <w:p w14:paraId="11DDE4FB" w14:textId="5134EBD4"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ins w:id="1957" w:author="jon pritchard" w:date="2026-03-19T12:21:00Z" w16du:dateUtc="2026-03-19T11:21:00Z">
        <w:r w:rsidR="00AE2D60">
          <w:t xml:space="preserve">, </w:t>
        </w:r>
        <w:commentRangeStart w:id="1958"/>
        <w:r w:rsidR="00AE2D60">
          <w:t>using the alert catalogue included in the manual updates portrayal catalogue.</w:t>
        </w:r>
        <w:commentRangeEnd w:id="1958"/>
        <w:r w:rsidR="00AE2D60">
          <w:rPr>
            <w:rStyle w:val="CommentReference"/>
          </w:rPr>
          <w:commentReference w:id="1958"/>
        </w:r>
      </w:ins>
      <w:del w:id="1959" w:author="jon pritchard" w:date="2026-03-19T12:21:00Z" w16du:dateUtc="2026-03-19T11:21:00Z">
        <w:r w:rsidRPr="0062074F" w:rsidDel="00AE2D60">
          <w:delText>.</w:delText>
        </w:r>
      </w:del>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del w:id="1960" w:author="jonathan pritchard" w:date="2026-03-10T14:14:00Z" w16du:dateUtc="2026-03-10T14:14:00Z">
        <w:r w:rsidR="00D8238C" w:rsidRPr="0062074F" w:rsidDel="00B14785">
          <w:delText xml:space="preserve"> </w:delText>
        </w:r>
      </w:del>
    </w:p>
    <w:p w14:paraId="488C50B5" w14:textId="27BA4E5C" w:rsidR="0045426C" w:rsidRPr="0062074F"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tblGrid>
      <w:tr w:rsidR="001D2C6B" w:rsidRPr="0062074F" w14:paraId="179A06DF" w14:textId="77777777" w:rsidTr="002E3578">
        <w:trPr>
          <w:jc w:val="center"/>
        </w:trPr>
        <w:tc>
          <w:tcPr>
            <w:tcW w:w="2547" w:type="dxa"/>
          </w:tcPr>
          <w:p w14:paraId="48FBF106" w14:textId="39EAF6D5" w:rsidR="001D2C6B" w:rsidRPr="0062074F" w:rsidRDefault="001D2C6B" w:rsidP="00846094">
            <w:pPr>
              <w:rPr>
                <w:b/>
                <w:bCs/>
              </w:rPr>
            </w:pPr>
            <w:r w:rsidRPr="0062074F">
              <w:rPr>
                <w:b/>
                <w:bCs/>
              </w:rPr>
              <w:t>Symbol</w:t>
            </w:r>
            <w:r>
              <w:rPr>
                <w:b/>
                <w:bCs/>
              </w:rPr>
              <w:t xml:space="preserve"> Name</w:t>
            </w:r>
          </w:p>
        </w:tc>
        <w:tc>
          <w:tcPr>
            <w:tcW w:w="3289" w:type="dxa"/>
          </w:tcPr>
          <w:p w14:paraId="045A4F1F" w14:textId="0D1CCD94" w:rsidR="001D2C6B" w:rsidRPr="0062074F" w:rsidRDefault="001D2C6B" w:rsidP="00846094">
            <w:pPr>
              <w:rPr>
                <w:b/>
                <w:bCs/>
                <w:noProof/>
              </w:rPr>
            </w:pPr>
            <w:r>
              <w:rPr>
                <w:b/>
                <w:bCs/>
                <w:noProof/>
              </w:rPr>
              <w:t xml:space="preserve">Portrayal </w:t>
            </w:r>
            <w:r w:rsidRPr="0062074F">
              <w:rPr>
                <w:b/>
                <w:bCs/>
                <w:noProof/>
              </w:rPr>
              <w:t>Example</w:t>
            </w:r>
          </w:p>
        </w:tc>
      </w:tr>
      <w:tr w:rsidR="001D2C6B" w:rsidRPr="0062074F" w14:paraId="60EB0E43" w14:textId="77777777" w:rsidTr="002E3578">
        <w:trPr>
          <w:jc w:val="center"/>
        </w:trPr>
        <w:tc>
          <w:tcPr>
            <w:tcW w:w="2547" w:type="dxa"/>
          </w:tcPr>
          <w:p w14:paraId="25BE308E" w14:textId="3A03AE54" w:rsidR="001D2C6B" w:rsidRPr="0062074F" w:rsidRDefault="001D2C6B" w:rsidP="00846094">
            <w:r w:rsidRPr="0062074F">
              <w:t>Depth</w:t>
            </w:r>
          </w:p>
        </w:tc>
        <w:tc>
          <w:tcPr>
            <w:tcW w:w="3289" w:type="dxa"/>
          </w:tcPr>
          <w:p w14:paraId="0C59825E" w14:textId="29087972" w:rsidR="001D2C6B" w:rsidRPr="0062074F" w:rsidRDefault="001D2C6B" w:rsidP="002E3578">
            <w:pPr>
              <w:jc w:val="center"/>
            </w:pPr>
            <w:r w:rsidRPr="0062074F">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1D2C6B" w:rsidRPr="0062074F" w14:paraId="26CDCA85" w14:textId="77777777" w:rsidTr="002E3578">
        <w:trPr>
          <w:jc w:val="center"/>
        </w:trPr>
        <w:tc>
          <w:tcPr>
            <w:tcW w:w="2547" w:type="dxa"/>
          </w:tcPr>
          <w:p w14:paraId="348F106F" w14:textId="7809259E" w:rsidR="001D2C6B" w:rsidRPr="0062074F" w:rsidRDefault="001D2C6B" w:rsidP="00846094">
            <w:r w:rsidRPr="0062074F">
              <w:t>Underwater</w:t>
            </w:r>
          </w:p>
        </w:tc>
        <w:tc>
          <w:tcPr>
            <w:tcW w:w="3289" w:type="dxa"/>
          </w:tcPr>
          <w:p w14:paraId="6F7641F8" w14:textId="2289D009" w:rsidR="001D2C6B" w:rsidRPr="0062074F" w:rsidRDefault="001D2C6B" w:rsidP="002E3578">
            <w:pPr>
              <w:jc w:val="center"/>
            </w:pPr>
            <w:r w:rsidRPr="0062074F">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1D2C6B" w:rsidRPr="0062074F" w14:paraId="19E7CC96" w14:textId="77777777" w:rsidTr="002E3578">
        <w:trPr>
          <w:jc w:val="center"/>
        </w:trPr>
        <w:tc>
          <w:tcPr>
            <w:tcW w:w="2547" w:type="dxa"/>
          </w:tcPr>
          <w:p w14:paraId="3FDF1ADF" w14:textId="26DAD5E9" w:rsidR="001D2C6B" w:rsidRPr="0062074F" w:rsidRDefault="001D2C6B" w:rsidP="00846094">
            <w:r w:rsidRPr="0062074F">
              <w:t>Wreck</w:t>
            </w:r>
          </w:p>
        </w:tc>
        <w:tc>
          <w:tcPr>
            <w:tcW w:w="3289" w:type="dxa"/>
          </w:tcPr>
          <w:p w14:paraId="6D16AC95" w14:textId="12B612B7" w:rsidR="001D2C6B" w:rsidRPr="0062074F" w:rsidRDefault="001D2C6B" w:rsidP="002E3578">
            <w:pPr>
              <w:jc w:val="center"/>
            </w:pPr>
            <w:r w:rsidRPr="0062074F">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1D2C6B" w:rsidRPr="0062074F" w14:paraId="6DE47503" w14:textId="77777777" w:rsidTr="002E3578">
        <w:trPr>
          <w:jc w:val="center"/>
        </w:trPr>
        <w:tc>
          <w:tcPr>
            <w:tcW w:w="2547" w:type="dxa"/>
          </w:tcPr>
          <w:p w14:paraId="6CA06517" w14:textId="468635C4" w:rsidR="001D2C6B" w:rsidRPr="0062074F" w:rsidRDefault="001D2C6B" w:rsidP="00846094">
            <w:r w:rsidRPr="0062074F">
              <w:t>Obstruction</w:t>
            </w:r>
          </w:p>
        </w:tc>
        <w:tc>
          <w:tcPr>
            <w:tcW w:w="3289" w:type="dxa"/>
          </w:tcPr>
          <w:p w14:paraId="605311F3" w14:textId="79E1938C" w:rsidR="001D2C6B" w:rsidRPr="0062074F" w:rsidRDefault="001D2C6B" w:rsidP="002E3578">
            <w:pPr>
              <w:jc w:val="center"/>
            </w:pPr>
            <w:r w:rsidRPr="0062074F">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1D2C6B" w:rsidRPr="0062074F" w14:paraId="4342EB8C" w14:textId="77777777" w:rsidTr="002E3578">
        <w:trPr>
          <w:jc w:val="center"/>
        </w:trPr>
        <w:tc>
          <w:tcPr>
            <w:tcW w:w="2547" w:type="dxa"/>
          </w:tcPr>
          <w:p w14:paraId="7069D6D8" w14:textId="6CB82E5C" w:rsidR="001D2C6B" w:rsidRPr="0062074F" w:rsidRDefault="001D2C6B" w:rsidP="00846094">
            <w:r w:rsidRPr="0062074F">
              <w:t>Beacon</w:t>
            </w:r>
          </w:p>
        </w:tc>
        <w:tc>
          <w:tcPr>
            <w:tcW w:w="3289" w:type="dxa"/>
          </w:tcPr>
          <w:p w14:paraId="276405E5" w14:textId="6BF63E6B" w:rsidR="001D2C6B" w:rsidRPr="0062074F" w:rsidRDefault="001D2C6B" w:rsidP="002E3578">
            <w:pPr>
              <w:jc w:val="center"/>
            </w:pPr>
            <w:r w:rsidRPr="0062074F">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1D2C6B" w:rsidRPr="0062074F" w14:paraId="40657B39" w14:textId="77777777" w:rsidTr="002E3578">
        <w:trPr>
          <w:jc w:val="center"/>
        </w:trPr>
        <w:tc>
          <w:tcPr>
            <w:tcW w:w="2547" w:type="dxa"/>
          </w:tcPr>
          <w:p w14:paraId="79532D07" w14:textId="24462CB6" w:rsidR="001D2C6B" w:rsidRPr="0062074F" w:rsidRDefault="001D2C6B" w:rsidP="00846094">
            <w:r w:rsidRPr="0062074F">
              <w:t>Buoy</w:t>
            </w:r>
          </w:p>
        </w:tc>
        <w:tc>
          <w:tcPr>
            <w:tcW w:w="3289" w:type="dxa"/>
          </w:tcPr>
          <w:p w14:paraId="06F35737" w14:textId="11DE6DF7" w:rsidR="001D2C6B" w:rsidRPr="0062074F" w:rsidRDefault="001D2C6B" w:rsidP="002E3578">
            <w:pPr>
              <w:jc w:val="center"/>
            </w:pPr>
            <w:r w:rsidRPr="0062074F">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1D2C6B" w:rsidRPr="0062074F" w14:paraId="37C35340" w14:textId="77777777" w:rsidTr="002E3578">
        <w:trPr>
          <w:jc w:val="center"/>
        </w:trPr>
        <w:tc>
          <w:tcPr>
            <w:tcW w:w="2547" w:type="dxa"/>
          </w:tcPr>
          <w:p w14:paraId="103513ED" w14:textId="7BDC3024" w:rsidR="001D2C6B" w:rsidRPr="0062074F" w:rsidRDefault="001D2C6B" w:rsidP="00846094">
            <w:r w:rsidRPr="0062074F">
              <w:t>Caution (Vicinity)</w:t>
            </w:r>
          </w:p>
        </w:tc>
        <w:tc>
          <w:tcPr>
            <w:tcW w:w="3289" w:type="dxa"/>
          </w:tcPr>
          <w:p w14:paraId="5F4A12E2" w14:textId="1E4AD360" w:rsidR="001D2C6B" w:rsidRPr="0062074F" w:rsidRDefault="001D2C6B" w:rsidP="002E3578">
            <w:pPr>
              <w:tabs>
                <w:tab w:val="left" w:pos="3090"/>
              </w:tabs>
              <w:jc w:val="center"/>
            </w:pPr>
            <w:r w:rsidRPr="0062074F">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rsidRPr="0062074F">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1D2C6B" w:rsidRPr="0062074F" w14:paraId="18012C26" w14:textId="77777777" w:rsidTr="002E3578">
        <w:trPr>
          <w:jc w:val="center"/>
        </w:trPr>
        <w:tc>
          <w:tcPr>
            <w:tcW w:w="2547" w:type="dxa"/>
          </w:tcPr>
          <w:p w14:paraId="5B5D8E59" w14:textId="264697B8" w:rsidR="001D2C6B" w:rsidRPr="0062074F" w:rsidRDefault="001D2C6B" w:rsidP="00846094">
            <w:r w:rsidRPr="0062074F">
              <w:t>Caution (Object Missing)</w:t>
            </w:r>
          </w:p>
        </w:tc>
        <w:tc>
          <w:tcPr>
            <w:tcW w:w="3289" w:type="dxa"/>
          </w:tcPr>
          <w:p w14:paraId="2F2ACCD7" w14:textId="2B7F903B" w:rsidR="001D2C6B" w:rsidRPr="0062074F" w:rsidRDefault="001D2C6B" w:rsidP="002E3578">
            <w:pPr>
              <w:keepNext/>
              <w:jc w:val="center"/>
            </w:pPr>
            <w:r w:rsidRPr="0062074F">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7B8B1547" w:rsidR="0045426C" w:rsidRPr="0062074F" w:rsidRDefault="0045426C" w:rsidP="0045426C">
      <w:pPr>
        <w:pStyle w:val="Caption"/>
        <w:jc w:val="center"/>
      </w:pPr>
      <w:r w:rsidRPr="0062074F">
        <w:t xml:space="preserve">Table </w:t>
      </w:r>
      <w:ins w:id="1961" w:author="jon pritchard" w:date="2026-03-27T11:52:00Z" w16du:dateUtc="2026-03-27T11:52:00Z">
        <w:r w:rsidR="00157948">
          <w:fldChar w:fldCharType="begin"/>
        </w:r>
        <w:r w:rsidR="00157948">
          <w:instrText xml:space="preserve"> SEQ Table \* ARABIC </w:instrText>
        </w:r>
      </w:ins>
      <w:r w:rsidR="00157948">
        <w:fldChar w:fldCharType="separate"/>
      </w:r>
      <w:ins w:id="1962" w:author="jon pritchard" w:date="2026-03-27T11:52:00Z" w16du:dateUtc="2026-03-27T11:52:00Z">
        <w:r w:rsidR="00157948">
          <w:rPr>
            <w:noProof/>
          </w:rPr>
          <w:t>7</w:t>
        </w:r>
        <w:r w:rsidR="00157948">
          <w:fldChar w:fldCharType="end"/>
        </w:r>
      </w:ins>
      <w:del w:id="1963"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1964" w:author="jon pritchard" w:date="2026-03-07T18:22:00Z" w16du:dateUtc="2026-03-07T05:22:00Z">
        <w:r w:rsidR="00C56536" w:rsidRPr="0062074F" w:rsidDel="009310AC">
          <w:rPr>
            <w:noProof/>
          </w:rPr>
          <w:delText>8</w:delText>
        </w:r>
      </w:del>
      <w:del w:id="1965" w:author="jon pritchard" w:date="2026-03-27T11:52:00Z" w16du:dateUtc="2026-03-27T11:52:00Z">
        <w:r w:rsidR="00C56536" w:rsidRPr="0062074F" w:rsidDel="00157948">
          <w:fldChar w:fldCharType="end"/>
        </w:r>
      </w:del>
      <w:r w:rsidRPr="0062074F">
        <w:t>: Manual Update Point Symbols</w:t>
      </w:r>
    </w:p>
    <w:p w14:paraId="4B217C63" w14:textId="35A40212" w:rsidR="00DB1913" w:rsidRPr="0062074F" w:rsidRDefault="00DB1913">
      <w:r w:rsidRPr="0062074F">
        <w:br w:type="page"/>
      </w:r>
    </w:p>
    <w:p w14:paraId="6FF036CA" w14:textId="77777777" w:rsidR="0045426C" w:rsidRPr="0062074F" w:rsidRDefault="0045426C" w:rsidP="00846094"/>
    <w:tbl>
      <w:tblPr>
        <w:tblStyle w:val="TableGrid"/>
        <w:tblW w:w="0" w:type="auto"/>
        <w:jc w:val="center"/>
        <w:tblLook w:val="04A0" w:firstRow="1" w:lastRow="0" w:firstColumn="1" w:lastColumn="0" w:noHBand="0" w:noVBand="1"/>
      </w:tblPr>
      <w:tblGrid>
        <w:gridCol w:w="1969"/>
        <w:gridCol w:w="5148"/>
      </w:tblGrid>
      <w:tr w:rsidR="001D2C6B" w:rsidRPr="0062074F" w14:paraId="20A2B5D6" w14:textId="77777777" w:rsidTr="002E3578">
        <w:trPr>
          <w:jc w:val="center"/>
        </w:trPr>
        <w:tc>
          <w:tcPr>
            <w:tcW w:w="1969" w:type="dxa"/>
          </w:tcPr>
          <w:p w14:paraId="7C1C778B" w14:textId="676E76F6" w:rsidR="001D2C6B" w:rsidRPr="0062074F" w:rsidRDefault="001D2C6B" w:rsidP="00DB1913">
            <w:r w:rsidRPr="0062074F">
              <w:rPr>
                <w:b/>
                <w:bCs/>
              </w:rPr>
              <w:t>Symbol</w:t>
            </w:r>
            <w:r>
              <w:rPr>
                <w:b/>
                <w:bCs/>
              </w:rPr>
              <w:t xml:space="preserve"> Name</w:t>
            </w:r>
          </w:p>
        </w:tc>
        <w:tc>
          <w:tcPr>
            <w:tcW w:w="5148" w:type="dxa"/>
          </w:tcPr>
          <w:p w14:paraId="389754F3" w14:textId="36FE8BEE"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39ECE61C" w14:textId="77777777" w:rsidTr="002E3578">
        <w:trPr>
          <w:jc w:val="center"/>
        </w:trPr>
        <w:tc>
          <w:tcPr>
            <w:tcW w:w="1969" w:type="dxa"/>
          </w:tcPr>
          <w:p w14:paraId="65DCA25F" w14:textId="019E24F6" w:rsidR="001D2C6B" w:rsidRPr="0062074F" w:rsidRDefault="001D2C6B" w:rsidP="00D343CC">
            <w:r w:rsidRPr="0062074F">
              <w:t>Danger</w:t>
            </w:r>
          </w:p>
        </w:tc>
        <w:tc>
          <w:tcPr>
            <w:tcW w:w="5148" w:type="dxa"/>
          </w:tcPr>
          <w:p w14:paraId="5C4E10F1" w14:textId="2A7608EE" w:rsidR="001D2C6B" w:rsidRPr="0062074F" w:rsidRDefault="001D2C6B" w:rsidP="002E3578">
            <w:pPr>
              <w:jc w:val="center"/>
            </w:pPr>
            <w:r w:rsidRPr="0062074F">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1D2C6B" w:rsidRPr="0062074F" w14:paraId="4337B3B0" w14:textId="77777777" w:rsidTr="002E3578">
        <w:trPr>
          <w:jc w:val="center"/>
        </w:trPr>
        <w:tc>
          <w:tcPr>
            <w:tcW w:w="1969" w:type="dxa"/>
          </w:tcPr>
          <w:p w14:paraId="5044A3FA" w14:textId="05480406" w:rsidR="001D2C6B" w:rsidRPr="0062074F" w:rsidRDefault="001D2C6B" w:rsidP="00D343CC">
            <w:r w:rsidRPr="0062074F">
              <w:t>Cable</w:t>
            </w:r>
          </w:p>
        </w:tc>
        <w:tc>
          <w:tcPr>
            <w:tcW w:w="5148" w:type="dxa"/>
          </w:tcPr>
          <w:p w14:paraId="17759105" w14:textId="1F43F5E9" w:rsidR="001D2C6B" w:rsidRPr="0062074F" w:rsidRDefault="001D2C6B" w:rsidP="002E3578">
            <w:pPr>
              <w:tabs>
                <w:tab w:val="left" w:pos="1240"/>
              </w:tabs>
              <w:jc w:val="center"/>
            </w:pPr>
          </w:p>
          <w:p w14:paraId="541552AB" w14:textId="70FFA57E" w:rsidR="001D2C6B" w:rsidRPr="0062074F" w:rsidRDefault="001D2C6B" w:rsidP="002E3578">
            <w:pPr>
              <w:tabs>
                <w:tab w:val="left" w:pos="1240"/>
              </w:tabs>
              <w:jc w:val="center"/>
            </w:pPr>
            <w:r w:rsidRPr="0062074F">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1D2C6B" w:rsidRPr="0062074F" w:rsidRDefault="001D2C6B" w:rsidP="002E3578">
            <w:pPr>
              <w:tabs>
                <w:tab w:val="left" w:pos="1240"/>
              </w:tabs>
              <w:jc w:val="center"/>
            </w:pPr>
          </w:p>
          <w:p w14:paraId="7453858F" w14:textId="5D93C535" w:rsidR="001D2C6B" w:rsidRPr="0062074F" w:rsidRDefault="001D2C6B" w:rsidP="002E3578">
            <w:pPr>
              <w:tabs>
                <w:tab w:val="left" w:pos="1240"/>
              </w:tabs>
              <w:jc w:val="center"/>
            </w:pPr>
          </w:p>
        </w:tc>
      </w:tr>
      <w:tr w:rsidR="001D2C6B" w:rsidRPr="0062074F" w14:paraId="78B0541E" w14:textId="77777777" w:rsidTr="002E3578">
        <w:trPr>
          <w:jc w:val="center"/>
        </w:trPr>
        <w:tc>
          <w:tcPr>
            <w:tcW w:w="1969" w:type="dxa"/>
          </w:tcPr>
          <w:p w14:paraId="4AF540C7" w14:textId="2B15B898" w:rsidR="001D2C6B" w:rsidRPr="0062074F" w:rsidRDefault="001D2C6B" w:rsidP="00D343CC">
            <w:r w:rsidRPr="0062074F">
              <w:t>Other</w:t>
            </w:r>
          </w:p>
        </w:tc>
        <w:tc>
          <w:tcPr>
            <w:tcW w:w="5148" w:type="dxa"/>
          </w:tcPr>
          <w:p w14:paraId="4E05DFAA" w14:textId="10C631A9" w:rsidR="001D2C6B" w:rsidRPr="0062074F" w:rsidRDefault="001D2C6B" w:rsidP="002E3578">
            <w:pPr>
              <w:jc w:val="center"/>
            </w:pPr>
          </w:p>
          <w:p w14:paraId="233C0AC3" w14:textId="2FFC16F7" w:rsidR="001D2C6B" w:rsidRPr="0062074F" w:rsidRDefault="001D2C6B" w:rsidP="002E3578">
            <w:pPr>
              <w:jc w:val="center"/>
            </w:pPr>
            <w:r w:rsidRPr="0062074F">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1D2C6B" w:rsidRPr="0062074F" w:rsidRDefault="001D2C6B" w:rsidP="002E3578">
            <w:pPr>
              <w:keepNext/>
              <w:jc w:val="center"/>
            </w:pPr>
          </w:p>
        </w:tc>
      </w:tr>
    </w:tbl>
    <w:p w14:paraId="5FCF743D" w14:textId="25B49878" w:rsidR="0045426C" w:rsidRPr="0062074F" w:rsidRDefault="0045426C" w:rsidP="0045426C">
      <w:pPr>
        <w:pStyle w:val="Caption"/>
        <w:jc w:val="center"/>
      </w:pPr>
      <w:r w:rsidRPr="0062074F">
        <w:t xml:space="preserve">Table </w:t>
      </w:r>
      <w:ins w:id="1966" w:author="jon pritchard" w:date="2026-03-27T11:52:00Z" w16du:dateUtc="2026-03-27T11:52:00Z">
        <w:r w:rsidR="00157948">
          <w:fldChar w:fldCharType="begin"/>
        </w:r>
        <w:r w:rsidR="00157948">
          <w:instrText xml:space="preserve"> SEQ Table \* ARABIC </w:instrText>
        </w:r>
      </w:ins>
      <w:r w:rsidR="00157948">
        <w:fldChar w:fldCharType="separate"/>
      </w:r>
      <w:ins w:id="1967" w:author="jon pritchard" w:date="2026-03-27T11:52:00Z" w16du:dateUtc="2026-03-27T11:52:00Z">
        <w:r w:rsidR="00157948">
          <w:rPr>
            <w:noProof/>
          </w:rPr>
          <w:t>8</w:t>
        </w:r>
        <w:r w:rsidR="00157948">
          <w:fldChar w:fldCharType="end"/>
        </w:r>
      </w:ins>
      <w:del w:id="1968"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1969" w:author="jon pritchard" w:date="2026-03-07T18:22:00Z" w16du:dateUtc="2026-03-07T05:22:00Z">
        <w:r w:rsidR="00C56536" w:rsidRPr="0062074F" w:rsidDel="009310AC">
          <w:rPr>
            <w:noProof/>
          </w:rPr>
          <w:delText>9</w:delText>
        </w:r>
      </w:del>
      <w:del w:id="1970" w:author="jon pritchard" w:date="2026-03-27T11:52:00Z" w16du:dateUtc="2026-03-27T11:52:00Z">
        <w:r w:rsidR="00C56536" w:rsidRPr="0062074F" w:rsidDel="00157948">
          <w:fldChar w:fldCharType="end"/>
        </w:r>
      </w:del>
      <w:r w:rsidRPr="0062074F">
        <w:t>: Manual update: Curve symbols</w:t>
      </w:r>
    </w:p>
    <w:p w14:paraId="1DE3E341" w14:textId="61CA362F" w:rsidR="00DB1913" w:rsidRPr="0062074F" w:rsidRDefault="00DB1913">
      <w:r w:rsidRPr="0062074F">
        <w:br w:type="page"/>
      </w:r>
    </w:p>
    <w:p w14:paraId="258DA276" w14:textId="77777777" w:rsidR="00DB1913" w:rsidRPr="0062074F" w:rsidRDefault="00DB1913" w:rsidP="002D7DEE"/>
    <w:tbl>
      <w:tblPr>
        <w:tblStyle w:val="TableGrid"/>
        <w:tblW w:w="0" w:type="auto"/>
        <w:jc w:val="center"/>
        <w:tblLook w:val="04A0" w:firstRow="1" w:lastRow="0" w:firstColumn="1" w:lastColumn="0" w:noHBand="0" w:noVBand="1"/>
      </w:tblPr>
      <w:tblGrid>
        <w:gridCol w:w="2209"/>
        <w:gridCol w:w="4565"/>
      </w:tblGrid>
      <w:tr w:rsidR="001D2C6B" w:rsidRPr="0062074F" w14:paraId="5777AC6F" w14:textId="77777777" w:rsidTr="002E3578">
        <w:trPr>
          <w:jc w:val="center"/>
        </w:trPr>
        <w:tc>
          <w:tcPr>
            <w:tcW w:w="2209" w:type="dxa"/>
          </w:tcPr>
          <w:p w14:paraId="2A620054" w14:textId="784E55B9" w:rsidR="001D2C6B" w:rsidRPr="0062074F" w:rsidRDefault="001D2C6B" w:rsidP="00DB1913">
            <w:r w:rsidRPr="0062074F">
              <w:rPr>
                <w:b/>
                <w:bCs/>
              </w:rPr>
              <w:t>Symbol</w:t>
            </w:r>
            <w:r>
              <w:rPr>
                <w:b/>
                <w:bCs/>
              </w:rPr>
              <w:t xml:space="preserve"> Name</w:t>
            </w:r>
          </w:p>
        </w:tc>
        <w:tc>
          <w:tcPr>
            <w:tcW w:w="4565" w:type="dxa"/>
          </w:tcPr>
          <w:p w14:paraId="0CB3595B" w14:textId="7F2CA3A4"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069BE569" w14:textId="77777777" w:rsidTr="002E3578">
        <w:trPr>
          <w:jc w:val="center"/>
        </w:trPr>
        <w:tc>
          <w:tcPr>
            <w:tcW w:w="2209" w:type="dxa"/>
          </w:tcPr>
          <w:p w14:paraId="6B89A386" w14:textId="66E5BA05" w:rsidR="001D2C6B" w:rsidRPr="0062074F" w:rsidRDefault="001D2C6B" w:rsidP="00846094">
            <w:r w:rsidRPr="0062074F">
              <w:t>Restricted Area</w:t>
            </w:r>
          </w:p>
        </w:tc>
        <w:tc>
          <w:tcPr>
            <w:tcW w:w="4565" w:type="dxa"/>
          </w:tcPr>
          <w:p w14:paraId="1A533EC6" w14:textId="63E2E91B" w:rsidR="001D2C6B" w:rsidRPr="0062074F" w:rsidRDefault="001D2C6B" w:rsidP="002E3578">
            <w:pPr>
              <w:jc w:val="center"/>
            </w:pPr>
            <w:r w:rsidRPr="0062074F">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1D2C6B" w:rsidRPr="0062074F" w14:paraId="3729F6A2" w14:textId="77777777" w:rsidTr="002E3578">
        <w:trPr>
          <w:jc w:val="center"/>
        </w:trPr>
        <w:tc>
          <w:tcPr>
            <w:tcW w:w="2209" w:type="dxa"/>
          </w:tcPr>
          <w:p w14:paraId="25BC9874" w14:textId="352EE1DF" w:rsidR="001D2C6B" w:rsidRPr="0062074F" w:rsidRDefault="001D2C6B" w:rsidP="00846094">
            <w:r w:rsidRPr="0062074F">
              <w:t>Caution Area</w:t>
            </w:r>
          </w:p>
        </w:tc>
        <w:tc>
          <w:tcPr>
            <w:tcW w:w="4565" w:type="dxa"/>
          </w:tcPr>
          <w:p w14:paraId="4F317388" w14:textId="3E046200" w:rsidR="001D2C6B" w:rsidRPr="0062074F" w:rsidRDefault="001D2C6B" w:rsidP="002E3578">
            <w:pPr>
              <w:jc w:val="center"/>
            </w:pPr>
            <w:r w:rsidRPr="0062074F">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1D2C6B" w:rsidRPr="0062074F" w14:paraId="0A78EF68" w14:textId="77777777" w:rsidTr="002E3578">
        <w:trPr>
          <w:jc w:val="center"/>
        </w:trPr>
        <w:tc>
          <w:tcPr>
            <w:tcW w:w="2209" w:type="dxa"/>
          </w:tcPr>
          <w:p w14:paraId="5FE7709A" w14:textId="0376DAC2" w:rsidR="001D2C6B" w:rsidRPr="0062074F" w:rsidRDefault="001D2C6B" w:rsidP="00846094">
            <w:r w:rsidRPr="0062074F">
              <w:t>Other</w:t>
            </w:r>
          </w:p>
        </w:tc>
        <w:tc>
          <w:tcPr>
            <w:tcW w:w="4565" w:type="dxa"/>
          </w:tcPr>
          <w:p w14:paraId="4CD7B649" w14:textId="632C2D06" w:rsidR="001D2C6B" w:rsidRPr="0062074F" w:rsidRDefault="001D2C6B" w:rsidP="002E3578">
            <w:pPr>
              <w:keepNext/>
              <w:jc w:val="center"/>
            </w:pPr>
            <w:r w:rsidRPr="0062074F">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5DBC3A63" w:rsidR="0045426C" w:rsidRPr="0062074F" w:rsidRDefault="0045426C" w:rsidP="0045426C">
      <w:pPr>
        <w:pStyle w:val="Caption"/>
        <w:jc w:val="center"/>
      </w:pPr>
      <w:r w:rsidRPr="0062074F">
        <w:t xml:space="preserve">Table </w:t>
      </w:r>
      <w:ins w:id="1971" w:author="jon pritchard" w:date="2026-03-27T11:52:00Z" w16du:dateUtc="2026-03-27T11:52:00Z">
        <w:r w:rsidR="00157948">
          <w:fldChar w:fldCharType="begin"/>
        </w:r>
        <w:r w:rsidR="00157948">
          <w:instrText xml:space="preserve"> SEQ Table \* ARABIC </w:instrText>
        </w:r>
      </w:ins>
      <w:r w:rsidR="00157948">
        <w:fldChar w:fldCharType="separate"/>
      </w:r>
      <w:ins w:id="1972" w:author="jon pritchard" w:date="2026-03-27T11:52:00Z" w16du:dateUtc="2026-03-27T11:52:00Z">
        <w:r w:rsidR="00157948">
          <w:rPr>
            <w:noProof/>
          </w:rPr>
          <w:t>9</w:t>
        </w:r>
        <w:r w:rsidR="00157948">
          <w:fldChar w:fldCharType="end"/>
        </w:r>
      </w:ins>
      <w:del w:id="1973"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del>
      <w:del w:id="1974" w:author="jon pritchard" w:date="2026-03-07T18:22:00Z" w16du:dateUtc="2026-03-07T05:22:00Z">
        <w:r w:rsidR="00C56536" w:rsidRPr="0062074F" w:rsidDel="009310AC">
          <w:rPr>
            <w:noProof/>
          </w:rPr>
          <w:delText>10</w:delText>
        </w:r>
      </w:del>
      <w:del w:id="1975" w:author="jon pritchard" w:date="2026-03-27T11:52:00Z" w16du:dateUtc="2026-03-27T11:52:00Z">
        <w:r w:rsidR="00C56536" w:rsidRPr="0062074F" w:rsidDel="00157948">
          <w:fldChar w:fldCharType="end"/>
        </w:r>
      </w:del>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1976" w:name="_Toc219458385"/>
      <w:r w:rsidRPr="0062074F">
        <w:t>Attribution of Manual Update Features</w:t>
      </w:r>
      <w:bookmarkEnd w:id="1976"/>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1977" w:name="_Toc219458386"/>
      <w:r w:rsidRPr="0062074F">
        <w:lastRenderedPageBreak/>
        <w:t>Appendix</w:t>
      </w:r>
      <w:r w:rsidR="000849E6" w:rsidRPr="0062074F">
        <w:t xml:space="preserve"> B:</w:t>
      </w:r>
      <w:r w:rsidR="00802BDD" w:rsidRPr="0062074F">
        <w:t xml:space="preserve"> </w:t>
      </w:r>
      <w:bookmarkStart w:id="1978" w:name="_Toc100303044"/>
      <w:r w:rsidRPr="0062074F">
        <w:t>S-100 Data Import Error Codes and Explanations</w:t>
      </w:r>
      <w:bookmarkEnd w:id="1977"/>
      <w:bookmarkEnd w:id="1978"/>
    </w:p>
    <w:p w14:paraId="7BFA1FC9" w14:textId="0FD0EBC9" w:rsidR="00DF5B84" w:rsidRPr="0062074F" w:rsidRDefault="00CC4796" w:rsidP="002D7DEE">
      <w:pPr>
        <w:pStyle w:val="Heading2"/>
        <w:numPr>
          <w:ilvl w:val="0"/>
          <w:numId w:val="169"/>
        </w:numPr>
        <w:ind w:left="357" w:hanging="357"/>
      </w:pPr>
      <w:bookmarkStart w:id="1979" w:name="_Toc219458387"/>
      <w:r w:rsidRPr="0062074F">
        <w:t>Introduction.</w:t>
      </w:r>
      <w:bookmarkEnd w:id="1979"/>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Change w:id="1980">
          <w:tblGrid>
            <w:gridCol w:w="1200"/>
            <w:gridCol w:w="7759"/>
          </w:tblGrid>
        </w:tblGridChange>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proofErr w:type="spellStart"/>
            <w:r w:rsidRPr="0062074F">
              <w:rPr>
                <w:rFonts w:eastAsia="Times New Roman" w:cs="Arial"/>
                <w:i/>
                <w:sz w:val="18"/>
                <w:szCs w:val="18"/>
              </w:rPr>
              <w:t>Self Signed</w:t>
            </w:r>
            <w:proofErr w:type="spellEnd"/>
            <w:r w:rsidRPr="0062074F">
              <w:rPr>
                <w:rFonts w:eastAsia="Times New Roman" w:cs="Arial"/>
                <w:i/>
                <w:sz w:val="18"/>
                <w:szCs w:val="18"/>
              </w:rPr>
              <w:t xml:space="preserve">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ins w:id="1981"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ins w:id="1982" w:author="jon pritchard" w:date="2026-03-07T18:25:00Z" w16du:dateUtc="2026-03-07T05:25:00Z">
              <w:r w:rsidR="00415C7D">
                <w:rPr>
                  <w:rFonts w:eastAsia="Times New Roman" w:cs="Arial"/>
                  <w:iCs/>
                  <w:color w:val="000000"/>
                  <w:sz w:val="18"/>
                  <w:szCs w:val="18"/>
                </w:rPr>
                <w:t>.</w:t>
              </w:r>
            </w:ins>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ins w:id="1983"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6E8F0460" w14:textId="77777777" w:rsidTr="002D7DEE">
        <w:tc>
          <w:tcPr>
            <w:tcW w:w="1200" w:type="dxa"/>
            <w:vAlign w:val="center"/>
          </w:tcPr>
          <w:p w14:paraId="3C4B5C15" w14:textId="77777777" w:rsidR="00647AF8" w:rsidRPr="00415C7D" w:rsidRDefault="00647AF8" w:rsidP="00637E6A">
            <w:pPr>
              <w:spacing w:before="60" w:after="60" w:line="240" w:lineRule="auto"/>
              <w:rPr>
                <w:rFonts w:eastAsia="Times New Roman" w:cs="Arial"/>
                <w:b/>
                <w:sz w:val="18"/>
                <w:szCs w:val="18"/>
                <w:highlight w:val="yellow"/>
                <w:rPrChange w:id="1984" w:author="jon pritchard" w:date="2026-03-07T18:26:00Z" w16du:dateUtc="2026-03-07T05:26:00Z">
                  <w:rPr>
                    <w:rFonts w:eastAsia="Times New Roman" w:cs="Arial"/>
                    <w:b/>
                    <w:sz w:val="18"/>
                    <w:szCs w:val="18"/>
                  </w:rPr>
                </w:rPrChange>
              </w:rPr>
            </w:pPr>
            <w:r w:rsidRPr="00415C7D">
              <w:rPr>
                <w:rFonts w:eastAsia="Times New Roman" w:cs="Arial"/>
                <w:b/>
                <w:sz w:val="18"/>
                <w:szCs w:val="18"/>
                <w:highlight w:val="yellow"/>
                <w:rPrChange w:id="1985" w:author="jon pritchard" w:date="2026-03-07T18:26:00Z" w16du:dateUtc="2026-03-07T05:26:00Z">
                  <w:rPr>
                    <w:rFonts w:eastAsia="Times New Roman" w:cs="Arial"/>
                    <w:b/>
                    <w:sz w:val="18"/>
                    <w:szCs w:val="18"/>
                  </w:rPr>
                </w:rPrChange>
              </w:rPr>
              <w:lastRenderedPageBreak/>
              <w:t>SSE 127</w:t>
            </w:r>
          </w:p>
        </w:tc>
        <w:tc>
          <w:tcPr>
            <w:tcW w:w="7759" w:type="dxa"/>
            <w:vAlign w:val="center"/>
          </w:tcPr>
          <w:p w14:paraId="3218700A" w14:textId="3D44C0FA" w:rsidR="00647AF8" w:rsidRPr="00415C7D" w:rsidRDefault="002D65F8" w:rsidP="00637E6A">
            <w:pPr>
              <w:spacing w:before="60" w:after="60" w:line="240" w:lineRule="auto"/>
              <w:rPr>
                <w:iCs/>
                <w:sz w:val="18"/>
                <w:szCs w:val="18"/>
                <w:highlight w:val="yellow"/>
                <w:rPrChange w:id="1986" w:author="jon pritchard" w:date="2026-03-07T18:26:00Z" w16du:dateUtc="2026-03-07T05:26:00Z">
                  <w:rPr>
                    <w:iCs/>
                    <w:sz w:val="18"/>
                    <w:szCs w:val="18"/>
                  </w:rPr>
                </w:rPrChange>
              </w:rPr>
            </w:pPr>
            <w:r w:rsidRPr="00415C7D">
              <w:rPr>
                <w:rFonts w:eastAsia="Times New Roman" w:cs="Arial"/>
                <w:iCs/>
                <w:sz w:val="18"/>
                <w:szCs w:val="18"/>
                <w:highlight w:val="yellow"/>
                <w:rPrChange w:id="1987" w:author="jon pritchard" w:date="2026-03-07T18:26:00Z" w16du:dateUtc="2026-03-07T05:26:00Z">
                  <w:rPr>
                    <w:rFonts w:eastAsia="Times New Roman" w:cs="Arial"/>
                    <w:iCs/>
                    <w:sz w:val="18"/>
                    <w:szCs w:val="18"/>
                  </w:rPr>
                </w:rPrChange>
              </w:rPr>
              <w:t>Dataset</w:t>
            </w:r>
            <w:r w:rsidR="00647AF8" w:rsidRPr="00415C7D">
              <w:rPr>
                <w:rFonts w:eastAsia="Times New Roman" w:cs="Arial"/>
                <w:iCs/>
                <w:sz w:val="18"/>
                <w:szCs w:val="18"/>
                <w:highlight w:val="yellow"/>
                <w:rPrChange w:id="1988" w:author="jon pritchard" w:date="2026-03-07T18:26:00Z" w16du:dateUtc="2026-03-07T05:26:00Z">
                  <w:rPr>
                    <w:rFonts w:eastAsia="Times New Roman" w:cs="Arial"/>
                    <w:iCs/>
                    <w:sz w:val="18"/>
                    <w:szCs w:val="18"/>
                  </w:rPr>
                </w:rPrChange>
              </w:rPr>
              <w:t xml:space="preserve"> &lt;dataset name&gt; is not up to date. A New Edition, Re-issue or Update for this cell is missing </w:t>
            </w:r>
            <w:r w:rsidR="00647AF8" w:rsidRPr="00415C7D">
              <w:rPr>
                <w:iCs/>
                <w:sz w:val="18"/>
                <w:szCs w:val="18"/>
                <w:highlight w:val="yellow"/>
                <w:rPrChange w:id="1989" w:author="jon pritchard" w:date="2026-03-07T18:26:00Z" w16du:dateUtc="2026-03-07T05:26:00Z">
                  <w:rPr>
                    <w:iCs/>
                    <w:sz w:val="18"/>
                    <w:szCs w:val="18"/>
                  </w:rPr>
                </w:rPrChange>
              </w:rPr>
              <w:t>and therefore MUST NOT be used for Primary NAVIGATION</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E5229D8" w14:textId="77777777" w:rsidTr="002D7DEE">
        <w:tc>
          <w:tcPr>
            <w:tcW w:w="1200" w:type="dxa"/>
            <w:vAlign w:val="center"/>
          </w:tcPr>
          <w:p w14:paraId="10EE2E55" w14:textId="77777777" w:rsidR="00647AF8" w:rsidRPr="00415C7D" w:rsidRDefault="00647AF8" w:rsidP="00637E6A">
            <w:pPr>
              <w:spacing w:before="60" w:after="60" w:line="240" w:lineRule="auto"/>
              <w:rPr>
                <w:rFonts w:eastAsia="Times New Roman" w:cs="Arial"/>
                <w:b/>
                <w:sz w:val="18"/>
                <w:szCs w:val="18"/>
                <w:highlight w:val="yellow"/>
                <w:rPrChange w:id="1990" w:author="jon pritchard" w:date="2026-03-07T18:26:00Z" w16du:dateUtc="2026-03-07T05:26:00Z">
                  <w:rPr>
                    <w:rFonts w:eastAsia="Times New Roman" w:cs="Arial"/>
                    <w:b/>
                    <w:sz w:val="18"/>
                    <w:szCs w:val="18"/>
                  </w:rPr>
                </w:rPrChange>
              </w:rPr>
            </w:pPr>
            <w:r w:rsidRPr="00415C7D">
              <w:rPr>
                <w:rFonts w:eastAsia="Times New Roman" w:cs="Arial"/>
                <w:b/>
                <w:sz w:val="18"/>
                <w:szCs w:val="18"/>
                <w:highlight w:val="yellow"/>
                <w:rPrChange w:id="1991" w:author="jon pritchard" w:date="2026-03-07T18:26:00Z" w16du:dateUtc="2026-03-07T05:26:00Z">
                  <w:rPr>
                    <w:rFonts w:eastAsia="Times New Roman" w:cs="Arial"/>
                    <w:b/>
                    <w:sz w:val="18"/>
                    <w:szCs w:val="18"/>
                  </w:rPr>
                </w:rPrChange>
              </w:rPr>
              <w:t>SSE130</w:t>
            </w:r>
          </w:p>
        </w:tc>
        <w:tc>
          <w:tcPr>
            <w:tcW w:w="7759" w:type="dxa"/>
            <w:vAlign w:val="center"/>
          </w:tcPr>
          <w:p w14:paraId="1C74223C" w14:textId="5F6ECDB5" w:rsidR="00647AF8" w:rsidRPr="00415C7D" w:rsidRDefault="00647AF8" w:rsidP="00637E6A">
            <w:pPr>
              <w:spacing w:before="60" w:after="60" w:line="240" w:lineRule="auto"/>
              <w:rPr>
                <w:iCs/>
                <w:sz w:val="18"/>
                <w:szCs w:val="18"/>
                <w:highlight w:val="yellow"/>
                <w:rPrChange w:id="1992" w:author="jon pritchard" w:date="2026-03-07T18:26:00Z" w16du:dateUtc="2026-03-07T05:26:00Z">
                  <w:rPr>
                    <w:iCs/>
                    <w:sz w:val="18"/>
                    <w:szCs w:val="18"/>
                  </w:rPr>
                </w:rPrChange>
              </w:rPr>
            </w:pPr>
            <w:r w:rsidRPr="00415C7D">
              <w:rPr>
                <w:iCs/>
                <w:sz w:val="18"/>
                <w:szCs w:val="18"/>
                <w:highlight w:val="yellow"/>
                <w:rPrChange w:id="1993" w:author="jon pritchard" w:date="2026-03-07T18:26:00Z" w16du:dateUtc="2026-03-07T05:26:00Z">
                  <w:rPr>
                    <w:iCs/>
                    <w:sz w:val="18"/>
                    <w:szCs w:val="18"/>
                  </w:rPr>
                </w:rPrChange>
              </w:rPr>
              <w:t xml:space="preserve">Warning: Dataset &lt;dataset name&gt; is not up to date. A New Edition or </w:t>
            </w:r>
            <w:r w:rsidR="002B7019" w:rsidRPr="00415C7D">
              <w:rPr>
                <w:iCs/>
                <w:sz w:val="18"/>
                <w:szCs w:val="18"/>
                <w:highlight w:val="yellow"/>
                <w:rPrChange w:id="1994" w:author="jon pritchard" w:date="2026-03-07T18:26:00Z" w16du:dateUtc="2026-03-07T05:26:00Z">
                  <w:rPr>
                    <w:iCs/>
                    <w:sz w:val="18"/>
                    <w:szCs w:val="18"/>
                  </w:rPr>
                </w:rPrChange>
              </w:rPr>
              <w:t>Update for this cell is missing</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 xml:space="preserve">Signature Path </w:t>
            </w:r>
            <w:proofErr w:type="spellStart"/>
            <w:r w:rsidRPr="0062074F">
              <w:rPr>
                <w:iCs/>
                <w:sz w:val="18"/>
                <w:szCs w:val="18"/>
              </w:rPr>
              <w:t>can not</w:t>
            </w:r>
            <w:proofErr w:type="spellEnd"/>
            <w:r w:rsidRPr="0062074F">
              <w:rPr>
                <w:iCs/>
                <w:sz w:val="18"/>
                <w:szCs w:val="18"/>
              </w:rPr>
              <w:t xml:space="preserve">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9310AC">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Change w:id="1995" w:author="jon pritchard" w:date="2026-03-07T18:23:00Z" w16du:dateUtc="2026-03-07T05:23:00Z">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
          </w:tblPrExChange>
        </w:tblPrEx>
        <w:trPr>
          <w:trHeight w:val="71"/>
        </w:trPr>
        <w:tc>
          <w:tcPr>
            <w:tcW w:w="1200" w:type="dxa"/>
            <w:vAlign w:val="center"/>
            <w:tcPrChange w:id="1996" w:author="jon pritchard" w:date="2026-03-07T18:23:00Z" w16du:dateUtc="2026-03-07T05:23:00Z">
              <w:tcPr>
                <w:tcW w:w="1200" w:type="dxa"/>
                <w:vAlign w:val="center"/>
              </w:tcPr>
            </w:tcPrChange>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Change w:id="1997" w:author="jon pritchard" w:date="2026-03-07T18:23:00Z" w16du:dateUtc="2026-03-07T05:23:00Z">
              <w:tcPr>
                <w:tcW w:w="7759" w:type="dxa"/>
                <w:vAlign w:val="center"/>
              </w:tcPr>
            </w:tcPrChange>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ins w:id="1998" w:author="jon pritchard" w:date="2026-03-07T18:23:00Z"/>
        </w:trPr>
        <w:tc>
          <w:tcPr>
            <w:tcW w:w="1200" w:type="dxa"/>
            <w:vAlign w:val="center"/>
          </w:tcPr>
          <w:p w14:paraId="2CB784BB" w14:textId="0ADE883F" w:rsidR="009310AC" w:rsidRPr="0062074F" w:rsidRDefault="009310AC" w:rsidP="00637E6A">
            <w:pPr>
              <w:spacing w:before="60" w:after="60" w:line="240" w:lineRule="auto"/>
              <w:rPr>
                <w:ins w:id="1999" w:author="jon pritchard" w:date="2026-03-07T18:23:00Z" w16du:dateUtc="2026-03-07T05:23:00Z"/>
                <w:rFonts w:eastAsia="Times New Roman" w:cs="Arial"/>
                <w:b/>
                <w:sz w:val="18"/>
                <w:szCs w:val="18"/>
              </w:rPr>
            </w:pPr>
            <w:ins w:id="2000" w:author="jon pritchard" w:date="2026-03-07T18:23:00Z" w16du:dateUtc="2026-03-07T05:23:00Z">
              <w:r>
                <w:rPr>
                  <w:rFonts w:eastAsia="Times New Roman" w:cs="Arial"/>
                  <w:b/>
                  <w:sz w:val="18"/>
                  <w:szCs w:val="18"/>
                </w:rPr>
                <w:t>SSE136</w:t>
              </w:r>
            </w:ins>
          </w:p>
        </w:tc>
        <w:tc>
          <w:tcPr>
            <w:tcW w:w="7759" w:type="dxa"/>
            <w:vAlign w:val="center"/>
          </w:tcPr>
          <w:p w14:paraId="176BD653" w14:textId="2A268164" w:rsidR="009310AC" w:rsidRPr="0062074F" w:rsidRDefault="009310AC" w:rsidP="00637E6A">
            <w:pPr>
              <w:spacing w:before="60" w:after="60" w:line="240" w:lineRule="auto"/>
              <w:rPr>
                <w:ins w:id="2001" w:author="jon pritchard" w:date="2026-03-07T18:23:00Z" w16du:dateUtc="2026-03-07T05:23:00Z"/>
                <w:iCs/>
                <w:sz w:val="18"/>
                <w:szCs w:val="18"/>
              </w:rPr>
            </w:pPr>
            <w:ins w:id="2002" w:author="jon pritchard" w:date="2026-03-07T18:23:00Z" w16du:dateUtc="2026-03-07T05:23:00Z">
              <w:r>
                <w:rPr>
                  <w:iCs/>
                  <w:sz w:val="18"/>
                  <w:szCs w:val="18"/>
                </w:rPr>
                <w:t>Fileless cancellation metadata is incorrect</w:t>
              </w:r>
            </w:ins>
            <w:ins w:id="2003" w:author="jon pritchard" w:date="2026-03-07T18:24:00Z" w16du:dateUtc="2026-03-07T05:24:00Z">
              <w:r>
                <w:rPr>
                  <w:iCs/>
                  <w:sz w:val="18"/>
                  <w:szCs w:val="18"/>
                </w:rPr>
                <w:t xml:space="preserve"> for &lt;filename&gt;</w:t>
              </w:r>
            </w:ins>
            <w:ins w:id="2004" w:author="jon pritchard" w:date="2026-03-07T18:23:00Z" w16du:dateUtc="2026-03-07T05:23:00Z">
              <w:r>
                <w:rPr>
                  <w:iCs/>
                  <w:sz w:val="18"/>
                  <w:szCs w:val="18"/>
                </w:rPr>
                <w:t>.</w:t>
              </w:r>
            </w:ins>
          </w:p>
        </w:tc>
      </w:tr>
      <w:tr w:rsidR="009310AC" w:rsidRPr="0062074F" w14:paraId="11F99A7C" w14:textId="77777777" w:rsidTr="009310AC">
        <w:trPr>
          <w:trHeight w:val="71"/>
          <w:ins w:id="2005" w:author="jon pritchard" w:date="2026-03-07T18:23:00Z"/>
        </w:trPr>
        <w:tc>
          <w:tcPr>
            <w:tcW w:w="1200" w:type="dxa"/>
            <w:vAlign w:val="center"/>
          </w:tcPr>
          <w:p w14:paraId="76765D40" w14:textId="13A55002" w:rsidR="009310AC" w:rsidRDefault="009310AC" w:rsidP="00637E6A">
            <w:pPr>
              <w:spacing w:before="60" w:after="60" w:line="240" w:lineRule="auto"/>
              <w:rPr>
                <w:ins w:id="2006" w:author="jon pritchard" w:date="2026-03-07T18:23:00Z" w16du:dateUtc="2026-03-07T05:23:00Z"/>
                <w:rFonts w:eastAsia="Times New Roman" w:cs="Arial"/>
                <w:b/>
                <w:sz w:val="18"/>
                <w:szCs w:val="18"/>
              </w:rPr>
            </w:pPr>
            <w:ins w:id="2007" w:author="jon pritchard" w:date="2026-03-07T18:23:00Z" w16du:dateUtc="2026-03-07T05:23:00Z">
              <w:r>
                <w:rPr>
                  <w:rFonts w:eastAsia="Times New Roman" w:cs="Arial"/>
                  <w:b/>
                  <w:sz w:val="18"/>
                  <w:szCs w:val="18"/>
                </w:rPr>
                <w:t>SSE137</w:t>
              </w:r>
            </w:ins>
          </w:p>
        </w:tc>
        <w:tc>
          <w:tcPr>
            <w:tcW w:w="7759" w:type="dxa"/>
            <w:vAlign w:val="center"/>
          </w:tcPr>
          <w:p w14:paraId="35E44A0D" w14:textId="5A83E4D0" w:rsidR="009310AC" w:rsidRPr="0062074F" w:rsidRDefault="009310AC" w:rsidP="00637E6A">
            <w:pPr>
              <w:spacing w:before="60" w:after="60" w:line="240" w:lineRule="auto"/>
              <w:rPr>
                <w:ins w:id="2008" w:author="jon pritchard" w:date="2026-03-07T18:23:00Z" w16du:dateUtc="2026-03-07T05:23:00Z"/>
                <w:iCs/>
                <w:sz w:val="18"/>
                <w:szCs w:val="18"/>
              </w:rPr>
            </w:pPr>
            <w:ins w:id="2009" w:author="jon pritchard" w:date="2026-03-07T18:24:00Z" w16du:dateUtc="2026-03-07T05:24:00Z">
              <w:r>
                <w:rPr>
                  <w:iCs/>
                  <w:sz w:val="18"/>
                  <w:szCs w:val="18"/>
                </w:rPr>
                <w:t>No Data Producer digital signature is present for dataset &lt;filename&gt;</w:t>
              </w:r>
            </w:ins>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2010" w:name="_Toc219458388"/>
      <w:r w:rsidRPr="0062074F">
        <w:t>Error code descriptions.</w:t>
      </w:r>
      <w:bookmarkEnd w:id="2010"/>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w:t>
      </w:r>
      <w:proofErr w:type="spellStart"/>
      <w:r w:rsidRPr="0062074F">
        <w:rPr>
          <w:rFonts w:eastAsia="Times New Roman" w:cs="Arial"/>
        </w:rPr>
        <w:t>self signed</w:t>
      </w:r>
      <w:proofErr w:type="spellEnd"/>
      <w:r w:rsidRPr="0062074F">
        <w:rPr>
          <w:rFonts w:eastAsia="Times New Roman" w:cs="Arial"/>
        </w:rPr>
        <w:t xml:space="preserve">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316C6457"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del w:id="2011" w:author="jon pritchard" w:date="2026-03-08T00:16:00Z" w16du:dateUtc="2026-03-08T08:16:00Z">
        <w:r w:rsidR="00953D68" w:rsidRPr="0062074F" w:rsidDel="00E934DF">
          <w:rPr>
            <w:rFonts w:cs="Arial"/>
            <w:iCs/>
          </w:rPr>
          <w:delText xml:space="preserve">section </w:delText>
        </w:r>
      </w:del>
      <w:ins w:id="2012" w:author="jon pritchard" w:date="2026-03-08T00:16:00Z" w16du:dateUtc="2026-03-08T08:16:00Z">
        <w:r w:rsidR="00E934DF">
          <w:rPr>
            <w:rFonts w:cs="Arial"/>
            <w:iCs/>
          </w:rPr>
          <w:t>clause</w:t>
        </w:r>
        <w:r w:rsidR="00E934DF" w:rsidRPr="0062074F">
          <w:rPr>
            <w:rFonts w:cs="Arial"/>
            <w:iCs/>
          </w:rPr>
          <w:t xml:space="preserve"> </w:t>
        </w:r>
      </w:ins>
      <w:ins w:id="2013" w:author="jon pritchard" w:date="2026-03-07T18:28:00Z" w16du:dateUtc="2026-03-07T05:28:00Z">
        <w:r w:rsidR="00415C7D">
          <w:rPr>
            <w:rFonts w:cs="Arial"/>
            <w:iCs/>
          </w:rPr>
          <w:fldChar w:fldCharType="begin"/>
        </w:r>
        <w:r w:rsidR="00415C7D">
          <w:rPr>
            <w:rFonts w:cs="Arial"/>
            <w:iCs/>
          </w:rPr>
          <w:instrText xml:space="preserve"> REF _Ref49482794 \r \h </w:instrText>
        </w:r>
      </w:ins>
      <w:r w:rsidR="00415C7D">
        <w:rPr>
          <w:rFonts w:cs="Arial"/>
          <w:iCs/>
        </w:rPr>
      </w:r>
      <w:r w:rsidR="00415C7D">
        <w:rPr>
          <w:rFonts w:cs="Arial"/>
          <w:iCs/>
        </w:rPr>
        <w:fldChar w:fldCharType="separate"/>
      </w:r>
      <w:ins w:id="2014" w:author="jon pritchard" w:date="2026-03-07T18:28:00Z" w16du:dateUtc="2026-03-07T05:28:00Z">
        <w:r w:rsidR="00415C7D">
          <w:rPr>
            <w:rFonts w:cs="Arial"/>
            <w:iCs/>
          </w:rPr>
          <w:t>8.1.1</w:t>
        </w:r>
        <w:r w:rsidR="00415C7D">
          <w:rPr>
            <w:rFonts w:cs="Arial"/>
            <w:iCs/>
          </w:rPr>
          <w:fldChar w:fldCharType="end"/>
        </w:r>
      </w:ins>
      <w:del w:id="2015" w:author="jon pritchard" w:date="2026-03-07T18:27:00Z" w16du:dateUtc="2026-03-07T05:27:00Z">
        <w:r w:rsidR="00DF6704" w:rsidRPr="0062074F" w:rsidDel="00415C7D">
          <w:rPr>
            <w:rFonts w:cs="Arial"/>
            <w:iCs/>
          </w:rPr>
          <w:delText>9</w:delText>
        </w:r>
      </w:del>
      <w:del w:id="2016" w:author="jon pritchard" w:date="2026-03-07T18:28:00Z" w16du:dateUtc="2026-03-07T05:28:00Z">
        <w:r w:rsidR="00DF6704" w:rsidRPr="0062074F" w:rsidDel="00415C7D">
          <w:rPr>
            <w:rFonts w:cs="Arial"/>
            <w:iCs/>
          </w:rPr>
          <w:delText>.1</w:delText>
        </w:r>
      </w:del>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w:t>
      </w:r>
      <w:proofErr w:type="spellStart"/>
      <w:r w:rsidRPr="0062074F">
        <w:rPr>
          <w:rFonts w:cs="Arial"/>
          <w:iCs/>
        </w:rPr>
        <w:t>digitalSignatureValue</w:t>
      </w:r>
      <w:proofErr w:type="spellEnd"/>
      <w:r w:rsidRPr="0062074F">
        <w:rPr>
          <w:rFonts w:cs="Arial"/>
          <w:iCs/>
        </w:rPr>
        <w:t xml:space="preserv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Default="0056664F" w:rsidP="002B7019">
      <w:pPr>
        <w:spacing w:after="120" w:line="240" w:lineRule="auto"/>
        <w:jc w:val="both"/>
        <w:rPr>
          <w:ins w:id="2017" w:author="jon pritchard" w:date="2026-03-19T14:02:00Z" w16du:dateUtc="2026-03-19T13:02:00Z"/>
          <w:rFonts w:cs="Arial"/>
          <w:iCs/>
          <w:lang w:val="en-US"/>
        </w:rPr>
      </w:pPr>
      <w:r w:rsidRPr="001C1CAB">
        <w:rPr>
          <w:rFonts w:cs="Arial"/>
          <w:b/>
          <w:bCs/>
          <w:iCs/>
          <w:lang w:val="en-US"/>
        </w:rPr>
        <w:t xml:space="preserve">SSE 137 </w:t>
      </w:r>
      <w:r>
        <w:rPr>
          <w:rFonts w:cs="Arial"/>
          <w:iCs/>
          <w:lang w:val="en-US"/>
        </w:rPr>
        <w:t xml:space="preserve">must be returned if a received fileless cancellation has no </w:t>
      </w:r>
      <w:proofErr w:type="spellStart"/>
      <w:r>
        <w:rPr>
          <w:rFonts w:cs="Arial"/>
          <w:iCs/>
          <w:lang w:val="en-US"/>
        </w:rPr>
        <w:t>DataProducer</w:t>
      </w:r>
      <w:proofErr w:type="spellEnd"/>
      <w:r>
        <w:rPr>
          <w:rFonts w:cs="Arial"/>
          <w:iCs/>
          <w:lang w:val="en-US"/>
        </w:rPr>
        <w:t xml:space="preserve"> signature stored with its original installation. This message may also be shown if a dataset is received with no Data Producer signature.</w:t>
      </w:r>
    </w:p>
    <w:p w14:paraId="2A6D13B4" w14:textId="092CEC35" w:rsidR="00404DE8" w:rsidRPr="001C1CAB" w:rsidRDefault="00404DE8" w:rsidP="00404DE8">
      <w:pPr>
        <w:spacing w:after="120" w:line="240" w:lineRule="auto"/>
        <w:jc w:val="both"/>
        <w:rPr>
          <w:ins w:id="2018" w:author="jon pritchard" w:date="2026-03-19T14:02:00Z" w16du:dateUtc="2026-03-19T13:02:00Z"/>
          <w:rFonts w:cs="Arial"/>
          <w:iCs/>
          <w:lang w:val="en-US"/>
        </w:rPr>
      </w:pPr>
      <w:ins w:id="2019" w:author="jon pritchard" w:date="2026-03-19T14:02:00Z" w16du:dateUtc="2026-03-19T13:02:00Z">
        <w:r w:rsidRPr="00404DE8">
          <w:rPr>
            <w:rFonts w:cs="Arial"/>
            <w:b/>
            <w:bCs/>
            <w:iCs/>
            <w:highlight w:val="yellow"/>
            <w:lang w:val="en-US"/>
            <w:rPrChange w:id="2020" w:author="jon pritchard" w:date="2026-03-19T14:03:00Z" w16du:dateUtc="2026-03-19T13:03:00Z">
              <w:rPr>
                <w:rFonts w:cs="Arial"/>
                <w:b/>
                <w:bCs/>
                <w:iCs/>
                <w:lang w:val="en-US"/>
              </w:rPr>
            </w:rPrChange>
          </w:rPr>
          <w:lastRenderedPageBreak/>
          <w:t xml:space="preserve">SSE 138 </w:t>
        </w:r>
        <w:r w:rsidRPr="00404DE8">
          <w:rPr>
            <w:rFonts w:cs="Arial"/>
            <w:iCs/>
            <w:highlight w:val="yellow"/>
            <w:lang w:val="en-US"/>
            <w:rPrChange w:id="2021" w:author="jon pritchard" w:date="2026-03-19T14:03:00Z" w16du:dateUtc="2026-03-19T13:03:00Z">
              <w:rPr>
                <w:rFonts w:cs="Arial"/>
                <w:iCs/>
                <w:lang w:val="en-US"/>
              </w:rPr>
            </w:rPrChange>
          </w:rPr>
          <w:t xml:space="preserve">must be returned if a received fileless cancellation has no cancellation signature contained in the dataset discovery metadata. A cancellation signature is a </w:t>
        </w:r>
      </w:ins>
      <w:ins w:id="2022" w:author="jon pritchard" w:date="2026-03-19T14:03:00Z" w16du:dateUtc="2026-03-19T13:03:00Z">
        <w:r w:rsidRPr="00404DE8">
          <w:rPr>
            <w:rFonts w:cs="Arial"/>
            <w:iCs/>
            <w:highlight w:val="yellow"/>
            <w:lang w:val="en-US"/>
            <w:rPrChange w:id="2023" w:author="jon pritchard" w:date="2026-03-19T14:03:00Z" w16du:dateUtc="2026-03-19T13:03:00Z">
              <w:rPr>
                <w:rFonts w:cs="Arial"/>
                <w:iCs/>
                <w:lang w:val="en-US"/>
              </w:rPr>
            </w:rPrChange>
          </w:rPr>
          <w:t xml:space="preserve">digital signature of the original </w:t>
        </w:r>
      </w:ins>
      <w:ins w:id="2024" w:author="jon pritchard" w:date="2026-03-19T14:02:00Z" w16du:dateUtc="2026-03-19T13:02:00Z">
        <w:r w:rsidRPr="00404DE8">
          <w:rPr>
            <w:rFonts w:cs="Arial"/>
            <w:iCs/>
            <w:highlight w:val="yellow"/>
            <w:lang w:val="en-US"/>
            <w:rPrChange w:id="2025" w:author="jon pritchard" w:date="2026-03-19T14:03:00Z" w16du:dateUtc="2026-03-19T13:03:00Z">
              <w:rPr>
                <w:rFonts w:cs="Arial"/>
                <w:iCs/>
                <w:lang w:val="en-US"/>
              </w:rPr>
            </w:rPrChange>
          </w:rPr>
          <w:t xml:space="preserve"> </w:t>
        </w:r>
        <w:proofErr w:type="spellStart"/>
        <w:r w:rsidRPr="00404DE8">
          <w:rPr>
            <w:rFonts w:cs="Arial"/>
            <w:iCs/>
            <w:highlight w:val="yellow"/>
            <w:lang w:val="en-US"/>
            <w:rPrChange w:id="2026" w:author="jon pritchard" w:date="2026-03-19T14:03:00Z" w16du:dateUtc="2026-03-19T13:03:00Z">
              <w:rPr>
                <w:rFonts w:cs="Arial"/>
                <w:iCs/>
                <w:lang w:val="en-US"/>
              </w:rPr>
            </w:rPrChange>
          </w:rPr>
          <w:t>DataProducer</w:t>
        </w:r>
        <w:proofErr w:type="spellEnd"/>
        <w:r w:rsidRPr="00404DE8">
          <w:rPr>
            <w:rFonts w:cs="Arial"/>
            <w:iCs/>
            <w:highlight w:val="yellow"/>
            <w:lang w:val="en-US"/>
            <w:rPrChange w:id="2027" w:author="jon pritchard" w:date="2026-03-19T14:03:00Z" w16du:dateUtc="2026-03-19T13:03:00Z">
              <w:rPr>
                <w:rFonts w:cs="Arial"/>
                <w:iCs/>
                <w:lang w:val="en-US"/>
              </w:rPr>
            </w:rPrChange>
          </w:rPr>
          <w:t xml:space="preserve"> signature </w:t>
        </w:r>
      </w:ins>
      <w:ins w:id="2028" w:author="jon pritchard" w:date="2026-03-19T14:03:00Z" w16du:dateUtc="2026-03-19T13:03:00Z">
        <w:r w:rsidRPr="00404DE8">
          <w:rPr>
            <w:rFonts w:cs="Arial"/>
            <w:iCs/>
            <w:highlight w:val="yellow"/>
            <w:lang w:val="en-US"/>
            <w:rPrChange w:id="2029" w:author="jon pritchard" w:date="2026-03-19T14:03:00Z" w16du:dateUtc="2026-03-19T13:03:00Z">
              <w:rPr>
                <w:rFonts w:cs="Arial"/>
                <w:iCs/>
                <w:lang w:val="en-US"/>
              </w:rPr>
            </w:rPrChange>
          </w:rPr>
          <w:t xml:space="preserve">(an S-100 Part 15 digital </w:t>
        </w:r>
      </w:ins>
      <w:ins w:id="2030" w:author="jon pritchard" w:date="2026-03-19T14:02:00Z" w16du:dateUtc="2026-03-19T13:02:00Z">
        <w:r w:rsidRPr="00404DE8">
          <w:rPr>
            <w:rFonts w:cs="Arial"/>
            <w:iCs/>
            <w:highlight w:val="yellow"/>
            <w:lang w:val="en-US"/>
            <w:rPrChange w:id="2031" w:author="jon pritchard" w:date="2026-03-19T14:03:00Z" w16du:dateUtc="2026-03-19T13:03:00Z">
              <w:rPr>
                <w:rFonts w:cs="Arial"/>
                <w:iCs/>
                <w:lang w:val="en-US"/>
              </w:rPr>
            </w:rPrChange>
          </w:rPr>
          <w:t>. This message may also be shown if a dataset is received with no Data Producer signature.</w:t>
        </w:r>
      </w:ins>
    </w:p>
    <w:p w14:paraId="5B4072E5" w14:textId="77777777" w:rsidR="00404DE8" w:rsidRPr="001C1CAB" w:rsidRDefault="00404DE8" w:rsidP="002B7019">
      <w:pPr>
        <w:spacing w:after="120" w:line="240" w:lineRule="auto"/>
        <w:jc w:val="both"/>
        <w:rPr>
          <w:rFonts w:cs="Arial"/>
          <w:iCs/>
          <w:lang w:val="en-US"/>
        </w:rPr>
      </w:pPr>
    </w:p>
    <w:p w14:paraId="47FB73C8" w14:textId="3279C9C3" w:rsidR="00795A25" w:rsidRPr="0062074F" w:rsidRDefault="00795A25" w:rsidP="002B7019">
      <w:pPr>
        <w:spacing w:after="120" w:line="240" w:lineRule="auto"/>
        <w:jc w:val="both"/>
        <w:rPr>
          <w:rFonts w:cs="Arial"/>
          <w:iCs/>
        </w:rPr>
      </w:pPr>
      <w:r w:rsidRPr="0062074F">
        <w:rPr>
          <w:rFonts w:cs="Arial"/>
          <w:iCs/>
        </w:rPr>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2032" w:name="_Toc219458389"/>
      <w:bookmarkStart w:id="2033" w:name="_Toc219458390"/>
      <w:bookmarkEnd w:id="2032"/>
      <w:r w:rsidRPr="0062074F">
        <w:t>Exchange Set Installation on ECDIS</w:t>
      </w:r>
      <w:bookmarkEnd w:id="2033"/>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742D4AD0">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lastRenderedPageBreak/>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2B764B23">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Pr="0062074F"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402382A1" w14:textId="77777777" w:rsidR="00A27D19" w:rsidRPr="0062074F" w:rsidRDefault="00BB2EDA" w:rsidP="004E61EE">
      <w:pPr>
        <w:keepNext/>
        <w:spacing w:line="240" w:lineRule="auto"/>
        <w:jc w:val="center"/>
      </w:pPr>
      <w:r w:rsidRPr="0062074F">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62074F" w:rsidRDefault="00A27D19" w:rsidP="004E61EE">
      <w:pPr>
        <w:pStyle w:val="Caption"/>
        <w:spacing w:line="240" w:lineRule="auto"/>
        <w:jc w:val="center"/>
      </w:pPr>
      <w:r w:rsidRPr="0062074F">
        <w:t xml:space="preserve">Figure </w:t>
      </w:r>
      <w:r w:rsidR="00663161" w:rsidRPr="0062074F">
        <w:t>9</w:t>
      </w:r>
      <w:r w:rsidR="005B4B99" w:rsidRPr="0062074F">
        <w:t xml:space="preserve"> -</w:t>
      </w:r>
      <w:r w:rsidRPr="0062074F">
        <w:t xml:space="preserve"> Authentication of </w:t>
      </w:r>
      <w:r w:rsidR="005B4B99" w:rsidRPr="0062074F">
        <w:t>F</w:t>
      </w:r>
      <w:r w:rsidRPr="0062074F">
        <w:t>eature</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atalogues</w:t>
      </w:r>
    </w:p>
    <w:p w14:paraId="3690A724" w14:textId="77777777" w:rsidR="00BD515B" w:rsidRPr="0062074F" w:rsidRDefault="00BD515B" w:rsidP="004E61EE">
      <w:pPr>
        <w:spacing w:line="240" w:lineRule="auto"/>
        <w:jc w:val="center"/>
      </w:pPr>
    </w:p>
    <w:p w14:paraId="6D3F139B" w14:textId="77777777" w:rsidR="007778D7" w:rsidRPr="0062074F" w:rsidRDefault="007778D7" w:rsidP="004E61EE">
      <w:pPr>
        <w:spacing w:line="240" w:lineRule="auto"/>
        <w:jc w:val="center"/>
      </w:pPr>
    </w:p>
    <w:p w14:paraId="1371CC4E" w14:textId="1A165AAC" w:rsidR="00153105" w:rsidRPr="004B5779" w:rsidDel="00B618E8" w:rsidRDefault="004B5779" w:rsidP="001C1CAB">
      <w:pPr>
        <w:rPr>
          <w:del w:id="2034" w:author="jon pritchard" w:date="2026-03-19T13:52:00Z" w16du:dateUtc="2026-03-19T12:52:00Z"/>
        </w:rPr>
      </w:pPr>
      <w:r>
        <w:t xml:space="preserve">Fileless Cancellation of datasets is achieved by the receipt of a dataset discovery metadata entry with no accompanying datafile but with a digital signature matching the original Data Producer signature, and </w:t>
      </w:r>
      <w:r w:rsidR="0056664F">
        <w:t>the S100Purpose set to “cancellation”. Prior to cancellation this signature must be checked by the S-100 ECDIS to ensure it matches, according to the following flow diagram.</w:t>
      </w:r>
    </w:p>
    <w:p w14:paraId="27FFB26A" w14:textId="77777777" w:rsidR="007778D7" w:rsidRPr="0062074F" w:rsidRDefault="007778D7">
      <w:pPr>
        <w:pPrChange w:id="2035" w:author="jon pritchard" w:date="2026-03-19T13:52:00Z" w16du:dateUtc="2026-03-19T12:52:00Z">
          <w:pPr>
            <w:spacing w:line="240" w:lineRule="auto"/>
          </w:pPr>
        </w:pPrChange>
      </w:pPr>
    </w:p>
    <w:p w14:paraId="76FBFC13" w14:textId="78A29619" w:rsidR="004B5779" w:rsidRDefault="004B5779">
      <w:pPr>
        <w:keepNext/>
        <w:spacing w:line="240" w:lineRule="auto"/>
        <w:pPrChange w:id="2036" w:author="jon pritchard" w:date="2026-03-19T14:01:00Z" w16du:dateUtc="2026-03-19T13:01:00Z">
          <w:pPr>
            <w:keepNext/>
            <w:spacing w:line="240" w:lineRule="auto"/>
            <w:jc w:val="center"/>
          </w:pPr>
        </w:pPrChange>
      </w:pPr>
      <w:del w:id="2037" w:author="jon pritchard" w:date="2026-03-19T13:51:00Z" w16du:dateUtc="2026-03-19T12:51:00Z">
        <w:r w:rsidDel="00B618E8">
          <w:rPr>
            <w:noProof/>
          </w:rPr>
          <w:drawing>
            <wp:inline distT="0" distB="0" distL="0" distR="0" wp14:anchorId="3BBA5832" wp14:editId="66CD8C93">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del>
      <w:ins w:id="2038" w:author="jon pritchard" w:date="2026-03-19T13:51:00Z" w16du:dateUtc="2026-03-19T12:51:00Z">
        <w:r w:rsidR="00B618E8" w:rsidRPr="00B618E8">
          <w:t xml:space="preserve"> </w:t>
        </w:r>
        <w:r w:rsidR="00B618E8" w:rsidRPr="00B618E8">
          <w:rPr>
            <w:noProof/>
          </w:rPr>
          <w:drawing>
            <wp:inline distT="0" distB="0" distL="0" distR="0" wp14:anchorId="10653499" wp14:editId="56A8A23B">
              <wp:extent cx="5782310" cy="2849880"/>
              <wp:effectExtent l="0" t="0" r="0" b="0"/>
              <wp:docPr id="416447464"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a:blip r:embed="rId56"/>
                      <a:stretch>
                        <a:fillRect/>
                      </a:stretch>
                    </pic:blipFill>
                    <pic:spPr>
                      <a:xfrm>
                        <a:off x="0" y="0"/>
                        <a:ext cx="5782310" cy="2849880"/>
                      </a:xfrm>
                      <a:prstGeom prst="rect">
                        <a:avLst/>
                      </a:prstGeom>
                    </pic:spPr>
                  </pic:pic>
                </a:graphicData>
              </a:graphic>
            </wp:inline>
          </w:drawing>
        </w:r>
      </w:ins>
    </w:p>
    <w:p w14:paraId="0BA38F47" w14:textId="1E8CF9CD" w:rsidR="00312EE5" w:rsidRPr="0062074F" w:rsidRDefault="004B5779" w:rsidP="001C1CAB">
      <w:pPr>
        <w:pStyle w:val="Caption"/>
        <w:jc w:val="center"/>
      </w:pPr>
      <w:r>
        <w:t>Figure</w:t>
      </w:r>
      <w:r w:rsidR="009D04EC">
        <w:t xml:space="preserve"> 10</w:t>
      </w:r>
      <w:r>
        <w:t>: Fileless Cancellation of datasets.</w:t>
      </w: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2039" w:name="_Ref158105624"/>
      <w:bookmarkStart w:id="2040" w:name="_Toc219458391"/>
      <w:r w:rsidRPr="0062074F">
        <w:lastRenderedPageBreak/>
        <w:t>Appendix</w:t>
      </w:r>
      <w:r w:rsidR="000849E6" w:rsidRPr="0062074F">
        <w:t xml:space="preserve"> C </w:t>
      </w:r>
      <w:bookmarkStart w:id="2041" w:name="_Toc100303047"/>
      <w:r w:rsidR="00802BDD" w:rsidRPr="0062074F">
        <w:t xml:space="preserve"> - </w:t>
      </w:r>
      <w:r w:rsidR="000806E0" w:rsidRPr="0062074F">
        <w:t xml:space="preserve"> </w:t>
      </w:r>
      <w:r w:rsidRPr="0062074F">
        <w:t>ECDIS Update Status Reports</w:t>
      </w:r>
      <w:bookmarkEnd w:id="2039"/>
      <w:bookmarkEnd w:id="2040"/>
      <w:bookmarkEnd w:id="2041"/>
    </w:p>
    <w:p w14:paraId="42AEC368" w14:textId="77777777" w:rsidR="000A0D43" w:rsidRPr="0062074F" w:rsidRDefault="000A0D43" w:rsidP="002D7DEE">
      <w:pPr>
        <w:pStyle w:val="Heading1"/>
        <w:numPr>
          <w:ilvl w:val="0"/>
          <w:numId w:val="172"/>
        </w:numPr>
      </w:pPr>
      <w:bookmarkStart w:id="2042" w:name="_Toc219458392"/>
      <w:r w:rsidRPr="0062074F">
        <w:t>Purpose</w:t>
      </w:r>
      <w:bookmarkEnd w:id="2042"/>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69C4A1C8" w:rsidR="000A0D43" w:rsidRPr="0062074F" w:rsidRDefault="000A0D43" w:rsidP="00AE2737">
      <w:pPr>
        <w:pStyle w:val="ListParagraph"/>
        <w:numPr>
          <w:ilvl w:val="0"/>
          <w:numId w:val="81"/>
        </w:numPr>
        <w:spacing w:after="60" w:line="240" w:lineRule="auto"/>
        <w:jc w:val="both"/>
      </w:pPr>
      <w:commentRangeStart w:id="2043"/>
      <w:r w:rsidRPr="0062074F">
        <w:t>An ENC Update Status Report, which reports the contents of electronic charts and directly related informati</w:t>
      </w:r>
      <w:ins w:id="2044" w:author="jon pritchard" w:date="2026-03-07T12:29:00Z" w16du:dateUtc="2026-03-06T23:29:00Z">
        <w:r w:rsidR="003C1749">
          <w:t>on,</w:t>
        </w:r>
      </w:ins>
      <w:del w:id="2045" w:author="jon pritchard" w:date="2026-03-07T12:29:00Z" w16du:dateUtc="2026-03-06T23:29:00Z">
        <w:r w:rsidRPr="0062074F" w:rsidDel="003C1749">
          <w:delText>on</w:delText>
        </w:r>
        <w:r w:rsidR="00AA3FC9" w:rsidRPr="0062074F" w:rsidDel="003C1749">
          <w:delText xml:space="preserve"> </w:delText>
        </w:r>
      </w:del>
      <w:del w:id="2046" w:author="jon pritchard" w:date="2026-03-07T12:28:00Z" w16du:dateUtc="2026-03-06T23:28:00Z">
        <w:r w:rsidRPr="0062074F" w:rsidDel="003C1749">
          <w:delText>.</w:delText>
        </w:r>
        <w:r w:rsidR="00591054" w:rsidRPr="0062074F" w:rsidDel="003C1749">
          <w:delText>i.e</w:delText>
        </w:r>
      </w:del>
      <w:del w:id="2047" w:author="jon pritchard" w:date="2026-03-07T12:29:00Z" w16du:dateUtc="2026-03-06T23:29:00Z">
        <w:r w:rsidR="00591054" w:rsidRPr="0062074F" w:rsidDel="003C1749">
          <w:delText>.</w:delText>
        </w:r>
      </w:del>
      <w:r w:rsidR="00591054" w:rsidRPr="0062074F">
        <w:t xml:space="preserve"> S-102 and S-104</w:t>
      </w:r>
      <w:ins w:id="2048" w:author="jon pritchard" w:date="2026-03-07T12:29:00Z" w16du:dateUtc="2026-03-06T23:29:00Z">
        <w:r w:rsidR="003C1749">
          <w:t>;</w:t>
        </w:r>
      </w:ins>
      <w:del w:id="2049" w:author="jon pritchard" w:date="2026-03-07T12:28:00Z" w16du:dateUtc="2026-03-06T23:28:00Z">
        <w:r w:rsidR="00591054" w:rsidRPr="0062074F" w:rsidDel="003C1749">
          <w:delText>?</w:delText>
        </w:r>
      </w:del>
      <w:commentRangeEnd w:id="2043"/>
      <w:r w:rsidR="003C1749" w:rsidRPr="0062074F">
        <w:rPr>
          <w:rStyle w:val="CommentReference"/>
          <w:sz w:val="20"/>
          <w:lang w:val="en-GB"/>
        </w:rPr>
        <w:commentReference w:id="2043"/>
      </w:r>
    </w:p>
    <w:p w14:paraId="6C07E6A6" w14:textId="14606767"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ins w:id="2050" w:author="jon pritchard" w:date="2026-03-07T12:29:00Z" w16du:dateUtc="2026-03-06T23:29:00Z">
        <w:r w:rsidR="003C1749">
          <w:t>.</w:t>
        </w:r>
      </w:ins>
      <w:del w:id="2051" w:author="jon pritchard" w:date="2026-03-07T12:29:00Z" w16du:dateUtc="2026-03-06T23:29:00Z">
        <w:r w:rsidRPr="0062074F" w:rsidDel="003C1749">
          <w:delText xml:space="preserve"> </w:delText>
        </w:r>
      </w:del>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ins w:id="2052" w:author="jon pritchard" w:date="2026-03-17T11:35:00Z" w16du:dateUtc="2026-03-17T10:35:00Z">
        <w:r w:rsidR="00D457B3">
          <w:t>;</w:t>
        </w:r>
      </w:ins>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2053" w:name="_Hlk144392203"/>
      <w:r w:rsidR="003B11C8" w:rsidRPr="0062074F">
        <w:t xml:space="preserve">System Database </w:t>
      </w:r>
      <w:bookmarkEnd w:id="2053"/>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1FA6B030"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ins w:id="2054" w:author="jonathan pritchard" w:date="2026-03-11T10:48:00Z" w16du:dateUtc="2026-03-11T10:48:00Z">
        <w:r w:rsidR="00353B98">
          <w:t>W</w:t>
        </w:r>
      </w:ins>
      <w:del w:id="2055" w:author="jonathan pritchard" w:date="2026-03-11T10:48:00Z" w16du:dateUtc="2026-03-11T10:48:00Z">
        <w:r w:rsidRPr="0062074F" w:rsidDel="00353B98">
          <w:delText>w</w:delText>
        </w:r>
      </w:del>
      <w:r w:rsidRPr="0062074F">
        <w:t>arning</w:t>
      </w:r>
      <w:del w:id="2056" w:author="jonathan pritchard" w:date="2026-03-11T10:48:00Z" w16du:dateUtc="2026-03-11T10:48:00Z">
        <w:r w:rsidRPr="0062074F" w:rsidDel="00353B98">
          <w:delText>s</w:delText>
        </w:r>
      </w:del>
      <w:ins w:id="2057" w:author="jonathan pritchard" w:date="2026-03-11T10:48:00Z" w16du:dateUtc="2026-03-11T10:48:00Z">
        <w:r w:rsidR="00353B98">
          <w:t xml:space="preserve"> datasets</w:t>
        </w:r>
      </w:ins>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5B6867B" w:rsidR="00F72843" w:rsidRPr="0062074F" w:rsidRDefault="00F72843" w:rsidP="00DF6704">
      <w:pPr>
        <w:pStyle w:val="ListParagraph"/>
        <w:numPr>
          <w:ilvl w:val="0"/>
          <w:numId w:val="45"/>
        </w:numPr>
        <w:spacing w:after="120" w:line="240" w:lineRule="auto"/>
        <w:jc w:val="both"/>
      </w:pPr>
      <w:r w:rsidRPr="0062074F">
        <w:t xml:space="preserve">S-128 datasets are “official” data by definition and have a data producer status (as defined in </w:t>
      </w:r>
      <w:del w:id="2058" w:author="jon pritchard" w:date="2026-03-08T00:16:00Z" w16du:dateUtc="2026-03-08T08:16:00Z">
        <w:r w:rsidRPr="0062074F" w:rsidDel="00E934DF">
          <w:delText>section</w:delText>
        </w:r>
        <w:r w:rsidR="00DF6704" w:rsidRPr="0062074F" w:rsidDel="00E934DF">
          <w:delText xml:space="preserve"> </w:delText>
        </w:r>
      </w:del>
      <w:ins w:id="2059" w:author="jon pritchard" w:date="2026-03-08T00:16:00Z" w16du:dateUtc="2026-03-08T08:16:00Z">
        <w:r w:rsidR="00E934DF">
          <w:t>clause</w:t>
        </w:r>
        <w:r w:rsidR="00E934DF" w:rsidRPr="0062074F">
          <w:t xml:space="preserve"> </w:t>
        </w:r>
      </w:ins>
      <w:ins w:id="2060" w:author="jon pritchard" w:date="2026-03-07T20:45:00Z" w16du:dateUtc="2026-03-07T07:45:00Z">
        <w:r w:rsidR="004F1135">
          <w:fldChar w:fldCharType="begin"/>
        </w:r>
        <w:r w:rsidR="004F1135">
          <w:instrText xml:space="preserve"> REF _Ref49482794 \r \h </w:instrText>
        </w:r>
      </w:ins>
      <w:r w:rsidR="004F1135">
        <w:fldChar w:fldCharType="separate"/>
      </w:r>
      <w:ins w:id="2061" w:author="jon pritchard" w:date="2026-03-07T20:45:00Z" w16du:dateUtc="2026-03-07T07:45:00Z">
        <w:r w:rsidR="004F1135">
          <w:t>8.1.1</w:t>
        </w:r>
        <w:r w:rsidR="004F1135">
          <w:fldChar w:fldCharType="end"/>
        </w:r>
      </w:ins>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687E4212"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(with the exception of S-128 itself)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ins w:id="2062" w:author="jon pritchard" w:date="2026-03-07T20:47:00Z" w16du:dateUtc="2026-03-07T07:47:00Z">
        <w:r w:rsidR="004F1135">
          <w:t>C-</w:t>
        </w:r>
      </w:ins>
      <w:r w:rsidR="00062E19" w:rsidRPr="0062074F">
        <w:t>1</w:t>
      </w:r>
      <w:ins w:id="2063" w:author="jon pritchard" w:date="2026-03-07T20:48:00Z" w16du:dateUtc="2026-03-07T07:48:00Z">
        <w:r w:rsidR="004F1135">
          <w:t>-1</w:t>
        </w:r>
      </w:ins>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6DA63F38" w:rsidR="001640BB" w:rsidRPr="0062074F" w:rsidRDefault="001640BB" w:rsidP="001640BB">
      <w:pPr>
        <w:pStyle w:val="Caption"/>
        <w:spacing w:after="120" w:line="240" w:lineRule="auto"/>
        <w:jc w:val="center"/>
      </w:pPr>
      <w:r w:rsidRPr="0062074F">
        <w:t xml:space="preserve">Figure </w:t>
      </w:r>
      <w:ins w:id="2064" w:author="jon pritchard" w:date="2026-03-07T20:48:00Z" w16du:dateUtc="2026-03-07T07:48:00Z">
        <w:r w:rsidR="004F1135">
          <w:t>C-1-2</w:t>
        </w:r>
      </w:ins>
      <w:del w:id="2065" w:author="jon pritchard" w:date="2026-03-07T20:48:00Z" w16du:dateUtc="2026-03-07T07:48:00Z">
        <w:r w:rsidRPr="0062074F" w:rsidDel="004F1135">
          <w:delText>2</w:delText>
        </w:r>
      </w:del>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2066" w:name="_Hlk87104123"/>
            <w:r w:rsidRPr="0062074F">
              <w:t>Electronic Nautical Publications (ENP) Update Status Report</w:t>
            </w:r>
            <w:bookmarkEnd w:id="2066"/>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xml:space="preserve">. The date is taken from the latest S-128 datasets </w:t>
            </w:r>
            <w:proofErr w:type="spellStart"/>
            <w:r w:rsidRPr="0062074F">
              <w:t>issueDate</w:t>
            </w:r>
            <w:proofErr w:type="spellEnd"/>
            <w:r w:rsidRPr="0062074F">
              <w:t xml:space="preserve"> in the CATALOG.XML and is</w:t>
            </w:r>
            <w:r w:rsidR="00F74131" w:rsidRPr="0062074F">
              <w:t xml:space="preserve"> expressed in ISO8601 notation:</w:t>
            </w:r>
          </w:p>
          <w:p w14:paraId="704DF6D6" w14:textId="4359ABB6"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MMDDZHHMMSS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 xml:space="preserve">eport is filtered for a route. It should comprise the textual name of the starting waypoint of the route (if one exists) and the </w:t>
            </w:r>
            <w:proofErr w:type="spellStart"/>
            <w:r w:rsidRPr="0062074F">
              <w:t>lat</w:t>
            </w:r>
            <w:proofErr w:type="spellEnd"/>
            <w:r w:rsidRPr="0062074F">
              <w: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 xml:space="preserve">eport is filtered for a route. It should comprise the textual name of the last waypoint of the route (if one exists) and its </w:t>
            </w:r>
            <w:proofErr w:type="spellStart"/>
            <w:r w:rsidRPr="0062074F">
              <w:t>lat</w:t>
            </w:r>
            <w:proofErr w:type="spellEnd"/>
            <w:r w:rsidRPr="0062074F">
              <w:t>/lon</w:t>
            </w:r>
            <w:r w:rsidR="00F74131" w:rsidRPr="0062074F">
              <w:t>g</w:t>
            </w:r>
            <w:r w:rsidRPr="0062074F">
              <w:t xml:space="preserve"> coordinates. There is no fixed form th</w:t>
            </w:r>
            <w:r w:rsidR="00F74131" w:rsidRPr="0062074F">
              <w:t>at the coordinates should take.</w:t>
            </w:r>
          </w:p>
        </w:tc>
      </w:tr>
    </w:tbl>
    <w:p w14:paraId="7F613EBF" w14:textId="58F25B0A" w:rsidR="000054D6" w:rsidRPr="0062074F" w:rsidRDefault="00331A1D" w:rsidP="00DF6704">
      <w:pPr>
        <w:pStyle w:val="Caption"/>
        <w:spacing w:after="120" w:line="240" w:lineRule="auto"/>
        <w:jc w:val="center"/>
        <w:rPr>
          <w:bCs/>
        </w:rPr>
      </w:pPr>
      <w:r w:rsidRPr="0062074F">
        <w:t xml:space="preserve">Table </w:t>
      </w:r>
      <w:ins w:id="2067" w:author="jon pritchard" w:date="2026-03-07T20:48:00Z" w16du:dateUtc="2026-03-07T07:48:00Z">
        <w:r w:rsidR="004F1135">
          <w:t>C-1-1</w:t>
        </w:r>
      </w:ins>
      <w:del w:id="2068" w:author="jon pritchard" w:date="2026-03-07T20:48:00Z" w16du:dateUtc="2026-03-07T07:48:00Z">
        <w:r w:rsidRPr="0062074F" w:rsidDel="004F1135">
          <w:delText>3</w:delText>
        </w:r>
      </w:del>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40A8F735"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del w:id="2069" w:author="jon pritchard" w:date="2026-03-08T00:17:00Z" w16du:dateUtc="2026-03-08T08:17:00Z">
        <w:r w:rsidR="00DF6704" w:rsidRPr="0062074F" w:rsidDel="00E934DF">
          <w:delText xml:space="preserve">Section </w:delText>
        </w:r>
      </w:del>
      <w:ins w:id="2070" w:author="jon pritchard" w:date="2026-03-08T00:17:00Z" w16du:dateUtc="2026-03-08T08:17:00Z">
        <w:r w:rsidR="00E934DF">
          <w:t>clause</w:t>
        </w:r>
        <w:r w:rsidR="00E934DF" w:rsidRPr="0062074F">
          <w:t xml:space="preserve"> </w:t>
        </w:r>
      </w:ins>
      <w:ins w:id="2071" w:author="jon pritchard" w:date="2026-03-07T20:47:00Z" w16du:dateUtc="2026-03-07T07:47:00Z">
        <w:r w:rsidR="004F1135">
          <w:fldChar w:fldCharType="begin"/>
        </w:r>
        <w:r w:rsidR="004F1135">
          <w:instrText xml:space="preserve"> REF _Ref49482794 \r \h </w:instrText>
        </w:r>
      </w:ins>
      <w:r w:rsidR="004F1135">
        <w:fldChar w:fldCharType="separate"/>
      </w:r>
      <w:ins w:id="2072" w:author="jon pritchard" w:date="2026-03-07T20:47:00Z" w16du:dateUtc="2026-03-07T07:47:00Z">
        <w:r w:rsidR="004F1135">
          <w:t>8.1.1</w:t>
        </w:r>
        <w:r w:rsidR="004F1135">
          <w:fldChar w:fldCharType="end"/>
        </w:r>
      </w:ins>
      <w:del w:id="2073" w:author="jon pritchard" w:date="2026-03-07T20:47:00Z" w16du:dateUtc="2026-03-07T07:47:00Z">
        <w:r w:rsidR="00DF6704" w:rsidRPr="0062074F" w:rsidDel="004F1135">
          <w:delText>9.1.1</w:delText>
        </w:r>
      </w:del>
      <w:r w:rsidR="00DF6704" w:rsidRPr="0062074F">
        <w:t>)</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lastRenderedPageBreak/>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01FC1879" w:rsidR="000A0D43" w:rsidRPr="0062074F" w:rsidRDefault="00A00ECD" w:rsidP="009E15EE">
      <w:pPr>
        <w:pStyle w:val="Caption"/>
        <w:spacing w:after="120" w:line="240" w:lineRule="auto"/>
        <w:jc w:val="center"/>
        <w:rPr>
          <w:bCs/>
        </w:rPr>
      </w:pPr>
      <w:r w:rsidRPr="0062074F">
        <w:t>Table</w:t>
      </w:r>
      <w:ins w:id="2074" w:author="jon pritchard" w:date="2026-03-07T20:48:00Z" w16du:dateUtc="2026-03-07T07:48:00Z">
        <w:r w:rsidR="004F1135">
          <w:t xml:space="preserve"> C-1-2</w:t>
        </w:r>
      </w:ins>
      <w:r w:rsidRPr="0062074F">
        <w:t xml:space="preserve"> </w:t>
      </w:r>
      <w:del w:id="2075" w:author="jon pritchard" w:date="2026-03-07T20:47:00Z" w16du:dateUtc="2026-03-07T07:47:00Z">
        <w:r w:rsidR="00A310A1" w:rsidRPr="0062074F" w:rsidDel="004F1135">
          <w:delText>4</w:delText>
        </w:r>
      </w:del>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9"/>
          <w:headerReference w:type="default" r:id="rId60"/>
          <w:footerReference w:type="even" r:id="rId61"/>
          <w:footerReference w:type="default" r:id="rId62"/>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2088" w:name="_Toc219458393"/>
      <w:r w:rsidRPr="0062074F">
        <w:lastRenderedPageBreak/>
        <w:t xml:space="preserve">Appendix </w:t>
      </w:r>
      <w:r w:rsidR="000849E6" w:rsidRPr="0062074F">
        <w:t>D</w:t>
      </w:r>
      <w:bookmarkStart w:id="2089"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2088"/>
      <w:bookmarkEnd w:id="2089"/>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2090" w:name="_Toc88852880"/>
      <w:bookmarkStart w:id="2091" w:name="_Toc98339988"/>
      <w:bookmarkStart w:id="2092" w:name="_Toc98340364"/>
      <w:bookmarkStart w:id="2093" w:name="_Toc219458394"/>
      <w:bookmarkStart w:id="2094" w:name="_Ref224022094"/>
      <w:r w:rsidRPr="0062074F">
        <w:t>Enhanced</w:t>
      </w:r>
      <w:r w:rsidR="001374ED" w:rsidRPr="0062074F">
        <w:t xml:space="preserve"> Safety Contour</w:t>
      </w:r>
      <w:bookmarkEnd w:id="2090"/>
      <w:bookmarkEnd w:id="2091"/>
      <w:bookmarkEnd w:id="2092"/>
      <w:bookmarkEnd w:id="2093"/>
      <w:bookmarkEnd w:id="2094"/>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Edition 5.2</w:t>
      </w:r>
      <w:del w:id="2095" w:author="jon pritchard" w:date="2026-03-07T12:30:00Z" w16du:dateUtc="2026-03-06T23:30:00Z">
        <w:r w:rsidR="00B70E86" w:rsidRPr="0062074F" w:rsidDel="003C1749">
          <w:delText>.0</w:delText>
        </w:r>
      </w:del>
      <w:r w:rsidR="00B70E86" w:rsidRPr="0062074F">
        <w:t xml:space="preserve">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353535E0"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ins w:id="2096" w:author="jon pritchard" w:date="2026-03-07T12:39:00Z" w16du:dateUtc="2026-03-06T23:39:00Z">
        <w:r w:rsidR="00F77D2F">
          <w:t>11.6.1</w:t>
        </w:r>
      </w:ins>
      <w:del w:id="2097" w:author="jon pritchard" w:date="2026-03-07T12:39:00Z" w16du:dateUtc="2026-03-06T23:39:00Z">
        <w:r w:rsidR="00D41E80" w:rsidRPr="0062074F" w:rsidDel="00F77D2F">
          <w:delText>12.6.1</w:delText>
        </w:r>
      </w:del>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2099" w:name="_Toc219458395"/>
      <w:r w:rsidRPr="0062074F">
        <w:lastRenderedPageBreak/>
        <w:t>Provision of Sun Illumination</w:t>
      </w:r>
      <w:bookmarkEnd w:id="2099"/>
    </w:p>
    <w:p w14:paraId="2C0988F7" w14:textId="77777777" w:rsidR="001B7649" w:rsidRPr="0062074F" w:rsidRDefault="001B7649" w:rsidP="001B7649">
      <w:pPr>
        <w:spacing w:after="120" w:line="240" w:lineRule="auto"/>
      </w:pPr>
      <w:r w:rsidRPr="0062074F">
        <w:t>Sun illumination may be provided. Where provided:</w:t>
      </w:r>
    </w:p>
    <w:p w14:paraId="04D82C2C" w14:textId="462C7095" w:rsidR="001B7649" w:rsidRPr="0062074F" w:rsidRDefault="001B7649" w:rsidP="001B7649">
      <w:pPr>
        <w:pStyle w:val="ListParagraph"/>
        <w:numPr>
          <w:ilvl w:val="0"/>
          <w:numId w:val="264"/>
        </w:numPr>
        <w:spacing w:after="120" w:line="240" w:lineRule="auto"/>
      </w:pPr>
      <w:r w:rsidRPr="0062074F">
        <w:t>The mariner must be able to select whether it is enabled or not</w:t>
      </w:r>
      <w:ins w:id="2100" w:author="jon pritchard" w:date="2026-03-07T11:58:00Z" w16du:dateUtc="2026-03-06T22:58:00Z">
        <w:r w:rsidR="007435CC">
          <w:t>;</w:t>
        </w:r>
      </w:ins>
      <w:del w:id="2101" w:author="jon pritchard" w:date="2026-03-07T11:58:00Z" w16du:dateUtc="2026-03-06T22:58:00Z">
        <w:r w:rsidRPr="0062074F" w:rsidDel="007435CC">
          <w:delText xml:space="preserve">. </w:delText>
        </w:r>
      </w:del>
    </w:p>
    <w:p w14:paraId="74234F8D" w14:textId="5A8541F2" w:rsidR="001B7649" w:rsidRPr="0062074F" w:rsidRDefault="001B7649" w:rsidP="001B7649">
      <w:pPr>
        <w:pStyle w:val="ListParagraph"/>
        <w:numPr>
          <w:ilvl w:val="0"/>
          <w:numId w:val="264"/>
        </w:numPr>
        <w:spacing w:after="120" w:line="240" w:lineRule="auto"/>
      </w:pPr>
      <w:r w:rsidRPr="0062074F">
        <w:t xml:space="preserve">Selection of Base or Standard Display </w:t>
      </w:r>
      <w:del w:id="2102" w:author="jon pritchard" w:date="2026-03-07T16:01:00Z" w16du:dateUtc="2026-03-07T03:01:00Z">
        <w:r w:rsidRPr="0062074F" w:rsidDel="00546051">
          <w:delText xml:space="preserve">shall </w:delText>
        </w:r>
      </w:del>
      <w:ins w:id="2103" w:author="jon pritchard" w:date="2026-03-07T16:01:00Z" w16du:dateUtc="2026-03-07T03:01:00Z">
        <w:r w:rsidR="00546051">
          <w:t>must</w:t>
        </w:r>
        <w:r w:rsidR="00546051" w:rsidRPr="0062074F">
          <w:t xml:space="preserve"> </w:t>
        </w:r>
      </w:ins>
      <w:r w:rsidRPr="0062074F">
        <w:t>disable sun-illumination</w:t>
      </w:r>
      <w:ins w:id="2104" w:author="jon pritchard" w:date="2026-03-07T11:58:00Z" w16du:dateUtc="2026-03-06T22:58:00Z">
        <w:r w:rsidR="007435CC">
          <w:t>;</w:t>
        </w:r>
      </w:ins>
    </w:p>
    <w:p w14:paraId="09AFBD93" w14:textId="240D11FB"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ins w:id="2105" w:author="jon pritchard" w:date="2026-03-07T11:58:00Z" w16du:dateUtc="2026-03-06T22:58:00Z">
        <w:r w:rsidR="007435CC">
          <w:t>;</w:t>
        </w:r>
      </w:ins>
    </w:p>
    <w:p w14:paraId="6DED4C1B" w14:textId="56A6C969" w:rsidR="001B7649" w:rsidRPr="0062074F" w:rsidRDefault="001B7649" w:rsidP="001C1CAB">
      <w:pPr>
        <w:pStyle w:val="ListParagraph"/>
        <w:numPr>
          <w:ilvl w:val="0"/>
          <w:numId w:val="264"/>
        </w:numPr>
        <w:spacing w:after="120" w:line="240" w:lineRule="auto"/>
      </w:pPr>
      <w:r w:rsidRPr="0062074F">
        <w:t xml:space="preserve">The mariner </w:t>
      </w:r>
      <w:r w:rsidRPr="008143C5">
        <w:t>may</w:t>
      </w:r>
      <w:r w:rsidRPr="0062074F">
        <w:t xml:space="preserve"> be able to vary the sun azimuth and elevation values.</w:t>
      </w:r>
      <w:del w:id="2106" w:author="jon pritchard" w:date="2026-03-07T11:58:00Z" w16du:dateUtc="2026-03-06T22:58:00Z">
        <w:r w:rsidRPr="0062074F" w:rsidDel="007435CC">
          <w:delText xml:space="preserve">  </w:delText>
        </w:r>
      </w:del>
    </w:p>
    <w:p w14:paraId="03ACE4F8" w14:textId="77777777" w:rsidR="001B7649" w:rsidRPr="0062074F" w:rsidRDefault="001B7649" w:rsidP="001B7649">
      <w:pPr>
        <w:spacing w:after="120" w:line="240" w:lineRule="auto"/>
      </w:pPr>
    </w:p>
    <w:p w14:paraId="26BB2FF6" w14:textId="5FD18008" w:rsidR="000D6FE7" w:rsidRDefault="000D6FE7" w:rsidP="001C1CAB">
      <w:pPr>
        <w:pStyle w:val="Heading1"/>
        <w:numPr>
          <w:ilvl w:val="1"/>
          <w:numId w:val="236"/>
        </w:numPr>
        <w:rPr>
          <w:ins w:id="2107" w:author="jon pritchard" w:date="2026-03-19T12:47:00Z" w16du:dateUtc="2026-03-19T11:47:00Z"/>
        </w:rPr>
      </w:pPr>
      <w:bookmarkStart w:id="2108" w:name="_Toc219458396"/>
      <w:ins w:id="2109" w:author="jon pritchard" w:date="2026-03-19T12:47:00Z" w16du:dateUtc="2026-03-19T11:47:00Z">
        <w:r>
          <w:t>Control o</w:t>
        </w:r>
      </w:ins>
      <w:ins w:id="2110" w:author="jon pritchard" w:date="2026-03-19T12:50:00Z" w16du:dateUtc="2026-03-19T11:50:00Z">
        <w:r>
          <w:t>ver the</w:t>
        </w:r>
      </w:ins>
      <w:ins w:id="2111" w:author="jon pritchard" w:date="2026-03-19T12:47:00Z" w16du:dateUtc="2026-03-19T11:47:00Z">
        <w:r>
          <w:t xml:space="preserve"> </w:t>
        </w:r>
      </w:ins>
      <w:ins w:id="2112" w:author="jon pritchard" w:date="2026-03-19T12:49:00Z" w16du:dateUtc="2026-03-19T11:49:00Z">
        <w:r>
          <w:t>use of S-102</w:t>
        </w:r>
      </w:ins>
    </w:p>
    <w:p w14:paraId="1033F7FD" w14:textId="2EAB1D1E" w:rsidR="000D6FE7" w:rsidRPr="0006159F" w:rsidRDefault="000D6FE7" w:rsidP="000D6FE7">
      <w:pPr>
        <w:spacing w:after="120" w:line="276" w:lineRule="auto"/>
        <w:jc w:val="both"/>
        <w:rPr>
          <w:ins w:id="2113" w:author="jon pritchard" w:date="2026-03-19T12:47:00Z" w16du:dateUtc="2026-03-19T11:47:00Z"/>
          <w:b/>
          <w:bCs/>
          <w:rPrChange w:id="2114" w:author="jon pritchard" w:date="2026-03-20T12:09:00Z" w16du:dateUtc="2026-03-20T11:09:00Z">
            <w:rPr>
              <w:ins w:id="2115" w:author="jon pritchard" w:date="2026-03-19T12:47:00Z" w16du:dateUtc="2026-03-19T11:47:00Z"/>
            </w:rPr>
          </w:rPrChange>
        </w:rPr>
      </w:pPr>
      <w:ins w:id="2116" w:author="jon pritchard" w:date="2026-03-19T12:47:00Z" w16du:dateUtc="2026-03-19T11:47:00Z">
        <w:r>
          <w:t xml:space="preserve">The ECDIS must only </w:t>
        </w:r>
      </w:ins>
      <w:ins w:id="2117" w:author="jon pritchard" w:date="2026-03-19T12:48:00Z" w16du:dateUtc="2026-03-19T11:48:00Z">
        <w:r>
          <w:t xml:space="preserve">allow the </w:t>
        </w:r>
      </w:ins>
      <w:ins w:id="2118" w:author="jon pritchard" w:date="2026-03-19T12:50:00Z" w16du:dateUtc="2026-03-19T11:50:00Z">
        <w:r>
          <w:t xml:space="preserve">use of S-102 for the </w:t>
        </w:r>
      </w:ins>
      <w:ins w:id="2119" w:author="jon pritchard" w:date="2026-03-19T12:48:00Z" w16du:dateUtc="2026-03-19T11:48:00Z">
        <w:r>
          <w:t xml:space="preserve">application of ESC </w:t>
        </w:r>
      </w:ins>
      <w:ins w:id="2120" w:author="jon pritchard" w:date="2026-03-19T12:47:00Z" w16du:dateUtc="2026-03-19T11:47:00Z">
        <w:r>
          <w:t xml:space="preserve">if at least one of the following conditions is met </w:t>
        </w:r>
      </w:ins>
      <w:ins w:id="2121" w:author="jon pritchard" w:date="2026-03-27T11:20:00Z" w16du:dateUtc="2026-03-27T11:20:00Z">
        <w:r w:rsidR="00CA4A51">
          <w:t>between</w:t>
        </w:r>
      </w:ins>
      <w:ins w:id="2122" w:author="jon pritchard" w:date="2026-03-19T12:47:00Z" w16du:dateUtc="2026-03-19T11:47:00Z">
        <w:r>
          <w:t xml:space="preserve"> the </w:t>
        </w:r>
      </w:ins>
      <w:ins w:id="2123" w:author="jon pritchard" w:date="2026-03-19T12:48:00Z" w16du:dateUtc="2026-03-19T11:48:00Z">
        <w:r>
          <w:t>S-102</w:t>
        </w:r>
      </w:ins>
      <w:ins w:id="2124" w:author="jon pritchard" w:date="2026-03-19T12:47:00Z" w16du:dateUtc="2026-03-19T11:47:00Z">
        <w:r>
          <w:t xml:space="preserve"> data</w:t>
        </w:r>
      </w:ins>
      <w:ins w:id="2125" w:author="jon pritchard" w:date="2026-03-20T09:46:00Z" w16du:dateUtc="2026-03-20T08:46:00Z">
        <w:r w:rsidR="008143C5">
          <w:t xml:space="preserve"> </w:t>
        </w:r>
      </w:ins>
      <w:ins w:id="2126" w:author="jon pritchard" w:date="2026-03-19T12:50:00Z" w16du:dateUtc="2026-03-19T11:50:00Z">
        <w:r>
          <w:t xml:space="preserve">and the </w:t>
        </w:r>
      </w:ins>
      <w:ins w:id="2127" w:author="jon pritchard" w:date="2026-03-27T11:19:00Z" w16du:dateUtc="2026-03-27T11:19:00Z">
        <w:r w:rsidR="00CA4A51">
          <w:t xml:space="preserve">extent of the </w:t>
        </w:r>
      </w:ins>
      <w:ins w:id="2128" w:author="jon pritchard" w:date="2026-03-19T12:50:00Z" w16du:dateUtc="2026-03-19T11:50:00Z">
        <w:r>
          <w:t>ENC data it spatially coincides with</w:t>
        </w:r>
      </w:ins>
      <w:ins w:id="2129" w:author="jon pritchard" w:date="2026-03-19T12:47:00Z" w16du:dateUtc="2026-03-19T11:47:00Z">
        <w:r>
          <w:t>:</w:t>
        </w:r>
      </w:ins>
    </w:p>
    <w:p w14:paraId="34BD6E7E" w14:textId="54244D4B" w:rsidR="000D6FE7" w:rsidRDefault="000D6FE7" w:rsidP="000D6FE7">
      <w:pPr>
        <w:pStyle w:val="ListParagraph"/>
        <w:numPr>
          <w:ilvl w:val="0"/>
          <w:numId w:val="269"/>
        </w:numPr>
        <w:spacing w:after="120" w:line="276" w:lineRule="auto"/>
        <w:jc w:val="both"/>
        <w:rPr>
          <w:ins w:id="2130" w:author="jon pritchard" w:date="2026-03-19T12:47:00Z" w16du:dateUtc="2026-03-19T11:47:00Z"/>
        </w:rPr>
      </w:pPr>
      <w:ins w:id="2131" w:author="jon pritchard" w:date="2026-03-19T12:47:00Z" w16du:dateUtc="2026-03-19T11:47:00Z">
        <w:r>
          <w:t xml:space="preserve">The data producer of the </w:t>
        </w:r>
      </w:ins>
      <w:ins w:id="2132" w:author="jon pritchard" w:date="2026-03-19T12:48:00Z" w16du:dateUtc="2026-03-19T11:48:00Z">
        <w:r>
          <w:t>S-102</w:t>
        </w:r>
      </w:ins>
      <w:ins w:id="2133" w:author="jon pritchard" w:date="2026-03-19T12:47:00Z" w16du:dateUtc="2026-03-19T11:47:00Z">
        <w:r>
          <w:t xml:space="preserve"> data is the same as the data producer of the ENC data; or</w:t>
        </w:r>
      </w:ins>
    </w:p>
    <w:p w14:paraId="6244997C" w14:textId="686F510D" w:rsidR="000D6FE7" w:rsidRDefault="000D6FE7" w:rsidP="000D6FE7">
      <w:pPr>
        <w:pStyle w:val="ListParagraph"/>
        <w:numPr>
          <w:ilvl w:val="0"/>
          <w:numId w:val="269"/>
        </w:numPr>
        <w:spacing w:after="120" w:line="276" w:lineRule="auto"/>
        <w:jc w:val="both"/>
        <w:rPr>
          <w:ins w:id="2134" w:author="jon pritchard" w:date="2026-03-19T12:47:00Z" w16du:dateUtc="2026-03-19T11:47:00Z"/>
        </w:rPr>
      </w:pPr>
      <w:ins w:id="2135" w:author="jon pritchard" w:date="2026-03-19T12:47:00Z" w16du:dateUtc="2026-03-19T11:47:00Z">
        <w:r>
          <w:t xml:space="preserve">The </w:t>
        </w:r>
      </w:ins>
      <w:ins w:id="2136" w:author="jon pritchard" w:date="2026-03-19T12:49:00Z" w16du:dateUtc="2026-03-19T11:49:00Z">
        <w:r>
          <w:t>S-102</w:t>
        </w:r>
      </w:ins>
      <w:ins w:id="2137" w:author="jon pritchard" w:date="2026-03-19T12:47:00Z" w16du:dateUtc="2026-03-19T11:47:00Z">
        <w:r>
          <w:t xml:space="preserve"> dataset has a digital signature issued by the ENC producer; or</w:t>
        </w:r>
      </w:ins>
    </w:p>
    <w:p w14:paraId="7CC10F59" w14:textId="6661FCA6" w:rsidR="000D6FE7" w:rsidRDefault="000D6FE7" w:rsidP="000D6FE7">
      <w:pPr>
        <w:pStyle w:val="ListParagraph"/>
        <w:numPr>
          <w:ilvl w:val="0"/>
          <w:numId w:val="269"/>
        </w:numPr>
        <w:spacing w:after="120" w:line="276" w:lineRule="auto"/>
        <w:jc w:val="both"/>
        <w:rPr>
          <w:ins w:id="2138" w:author="jon pritchard" w:date="2026-03-19T12:47:00Z" w16du:dateUtc="2026-03-19T11:47:00Z"/>
        </w:rPr>
      </w:pPr>
      <w:ins w:id="2139" w:author="jon pritchard" w:date="2026-03-19T12:47:00Z" w16du:dateUtc="2026-03-19T11:47:00Z">
        <w:r>
          <w:t xml:space="preserve">The ECDIS has a certificate issued by the ENC producer with the </w:t>
        </w:r>
      </w:ins>
      <w:ins w:id="2140" w:author="jon pritchard" w:date="2026-03-19T12:49:00Z" w16du:dateUtc="2026-03-19T11:49:00Z">
        <w:r>
          <w:t>S-102</w:t>
        </w:r>
      </w:ins>
      <w:ins w:id="2141" w:author="jon pritchard" w:date="2026-03-19T12:47:00Z" w16du:dateUtc="2026-03-19T11:47:00Z">
        <w:r>
          <w:t xml:space="preserve"> data producer as its Subject.</w:t>
        </w:r>
      </w:ins>
    </w:p>
    <w:p w14:paraId="791C9626" w14:textId="0C68A370" w:rsidR="000D6FE7" w:rsidRPr="000D6FE7" w:rsidRDefault="000D6FE7">
      <w:pPr>
        <w:spacing w:after="120" w:line="276" w:lineRule="auto"/>
        <w:jc w:val="both"/>
        <w:rPr>
          <w:ins w:id="2142" w:author="jon pritchard" w:date="2026-03-19T12:47:00Z" w16du:dateUtc="2026-03-19T11:47:00Z"/>
        </w:rPr>
        <w:pPrChange w:id="2143" w:author="jon pritchard" w:date="2026-03-19T12:49:00Z" w16du:dateUtc="2026-03-19T11:49:00Z">
          <w:pPr>
            <w:pStyle w:val="Heading1"/>
            <w:numPr>
              <w:ilvl w:val="1"/>
              <w:numId w:val="236"/>
            </w:numPr>
            <w:ind w:left="576" w:hanging="576"/>
          </w:pPr>
        </w:pPrChange>
      </w:pPr>
      <w:ins w:id="2144" w:author="jon pritchard" w:date="2026-03-19T12:47:00Z" w16du:dateUtc="2026-03-19T11:47:00Z">
        <w:r>
          <w:t xml:space="preserve">Where certificates and identities are defined by clause </w:t>
        </w:r>
        <w:r>
          <w:fldChar w:fldCharType="begin"/>
        </w:r>
        <w:r>
          <w:instrText xml:space="preserve"> REF _Ref49482794 \r \h </w:instrText>
        </w:r>
      </w:ins>
      <w:ins w:id="2145" w:author="jon pritchard" w:date="2026-03-19T12:47:00Z" w16du:dateUtc="2026-03-19T11:47:00Z">
        <w:r>
          <w:fldChar w:fldCharType="separate"/>
        </w:r>
        <w:r>
          <w:t>8.1.1</w:t>
        </w:r>
        <w:r>
          <w:fldChar w:fldCharType="end"/>
        </w:r>
      </w:ins>
    </w:p>
    <w:p w14:paraId="2A1FB065" w14:textId="39E87AC8" w:rsidR="001B7649" w:rsidRPr="0062074F" w:rsidDel="000D6FE7" w:rsidRDefault="001B7649" w:rsidP="001C1CAB">
      <w:pPr>
        <w:pStyle w:val="Heading1"/>
        <w:numPr>
          <w:ilvl w:val="1"/>
          <w:numId w:val="236"/>
        </w:numPr>
        <w:rPr>
          <w:del w:id="2146" w:author="jon pritchard" w:date="2026-03-19T12:46:00Z" w16du:dateUtc="2026-03-19T11:46:00Z"/>
        </w:rPr>
      </w:pPr>
      <w:r w:rsidRPr="0062074F">
        <w:t>Data Constraints</w:t>
      </w:r>
      <w:bookmarkEnd w:id="2108"/>
    </w:p>
    <w:p w14:paraId="348FCFBE" w14:textId="5DACB5D4" w:rsidR="001019DD" w:rsidRPr="0062074F" w:rsidRDefault="001019DD">
      <w:pPr>
        <w:pStyle w:val="Heading1"/>
        <w:numPr>
          <w:ilvl w:val="1"/>
          <w:numId w:val="236"/>
        </w:numPr>
        <w:pPrChange w:id="2147" w:author="jon pritchard" w:date="2026-03-19T12:46:00Z" w16du:dateUtc="2026-03-19T11:46:00Z">
          <w:pPr/>
        </w:pPrChange>
      </w:pPr>
      <w:bookmarkStart w:id="2148" w:name="_Toc88852882"/>
      <w:bookmarkStart w:id="2149" w:name="_Toc98339990"/>
      <w:bookmarkStart w:id="2150" w:name="_Toc98340366"/>
    </w:p>
    <w:bookmarkEnd w:id="2148"/>
    <w:bookmarkEnd w:id="2149"/>
    <w:bookmarkEnd w:id="2150"/>
    <w:p w14:paraId="7E219847" w14:textId="39A2A46E"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del w:id="2151" w:author="jon pritchard" w:date="2026-03-08T00:17:00Z" w16du:dateUtc="2026-03-08T08:17:00Z">
        <w:r w:rsidR="00F87E8E" w:rsidRPr="0062074F" w:rsidDel="00E934DF">
          <w:delText>Section</w:delText>
        </w:r>
        <w:r w:rsidR="005C3EE9" w:rsidRPr="0062074F" w:rsidDel="00E934DF">
          <w:delText xml:space="preserve"> </w:delText>
        </w:r>
      </w:del>
      <w:ins w:id="2152" w:author="jon pritchard" w:date="2026-03-08T00:17:00Z" w16du:dateUtc="2026-03-08T08:17:00Z">
        <w:r w:rsidR="00E934DF">
          <w:t>clause</w:t>
        </w:r>
        <w:r w:rsidR="00E934DF" w:rsidRPr="0062074F">
          <w:t xml:space="preserve"> </w:t>
        </w:r>
      </w:ins>
      <w:r w:rsidR="005C3EE9" w:rsidRPr="0062074F">
        <w:fldChar w:fldCharType="begin"/>
      </w:r>
      <w:r w:rsidR="005C3EE9" w:rsidRPr="0062074F">
        <w:instrText xml:space="preserve"> REF _Ref192503285 \r \h  \* MERGEFORMAT </w:instrText>
      </w:r>
      <w:r w:rsidR="005C3EE9" w:rsidRPr="0062074F">
        <w:fldChar w:fldCharType="separate"/>
      </w:r>
      <w:ins w:id="2153" w:author="jon pritchard" w:date="2026-03-07T20:50:00Z" w16du:dateUtc="2026-03-07T07:50:00Z">
        <w:r w:rsidR="00D701DC">
          <w:t>11.2</w:t>
        </w:r>
      </w:ins>
      <w:del w:id="2154" w:author="jon pritchard" w:date="2026-03-07T20:50:00Z" w16du:dateUtc="2026-03-07T07:50:00Z">
        <w:r w:rsidR="005C3EE9" w:rsidRPr="0062074F" w:rsidDel="00D701DC">
          <w:delText>12.2</w:delText>
        </w:r>
      </w:del>
      <w:r w:rsidR="005C3EE9" w:rsidRPr="0062074F">
        <w:fldChar w:fldCharType="end"/>
      </w:r>
      <w:r w:rsidR="002A3AC1" w:rsidRPr="0062074F">
        <w:t>.</w:t>
      </w:r>
      <w:r w:rsidR="00304B37" w:rsidRPr="0062074F">
        <w:t xml:space="preserve"> </w:t>
      </w:r>
    </w:p>
    <w:p w14:paraId="6E382023" w14:textId="4F1AF32B" w:rsidR="001374ED" w:rsidRPr="0062074F" w:rsidRDefault="001374ED" w:rsidP="00AE2737">
      <w:pPr>
        <w:pStyle w:val="ListParagraph"/>
        <w:numPr>
          <w:ilvl w:val="0"/>
          <w:numId w:val="72"/>
        </w:numPr>
        <w:spacing w:after="120" w:line="240" w:lineRule="auto"/>
        <w:ind w:left="284" w:hanging="284"/>
        <w:jc w:val="both"/>
      </w:pPr>
      <w:r w:rsidRPr="0062074F">
        <w:t>Coverage – S-102 data is not expected to overlap, but in case of</w:t>
      </w:r>
      <w:ins w:id="2155" w:author="jon pritchard" w:date="2026-03-18T07:07:00Z" w16du:dateUtc="2026-03-18T06:07:00Z">
        <w:r w:rsidR="00B17136">
          <w:t xml:space="preserve"> an</w:t>
        </w:r>
      </w:ins>
      <w:del w:id="2156" w:author="jonathan pritchard" w:date="2026-03-12T09:26:00Z" w16du:dateUtc="2026-03-12T09:26:00Z">
        <w:r w:rsidRPr="0062074F" w:rsidDel="00CB3C01">
          <w:delText xml:space="preserve"> </w:delText>
        </w:r>
      </w:del>
      <w:ins w:id="2157" w:author="jonathan pritchard" w:date="2026-03-12T09:26:00Z" w16du:dateUtc="2026-03-12T09:26:00Z">
        <w:r w:rsidR="00CB3C01">
          <w:t xml:space="preserve"> </w:t>
        </w:r>
      </w:ins>
      <w:r w:rsidRPr="0062074F">
        <w:t>overlap</w:t>
      </w:r>
      <w:ins w:id="2158" w:author="jon pritchard" w:date="2026-03-18T07:07:00Z" w16du:dateUtc="2026-03-18T06:07:00Z">
        <w:r w:rsidR="00B17136">
          <w:t xml:space="preserve"> of greater than one grid cell</w:t>
        </w:r>
        <w:r w:rsidR="00B17136" w:rsidRPr="0062074F">
          <w:rPr>
            <w:rStyle w:val="FootnoteReference"/>
          </w:rPr>
          <w:footnoteReference w:id="5"/>
        </w:r>
      </w:ins>
      <w:r w:rsidRPr="0062074F">
        <w:t xml:space="preserve">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ins w:id="2161" w:author="jonathan pritchard" w:date="2026-03-12T09:26:00Z" w16du:dateUtc="2026-03-12T09:26:00Z">
        <w:r w:rsidR="00CB3C01">
          <w:t xml:space="preserve"> </w:t>
        </w:r>
      </w:ins>
      <w:ins w:id="2162" w:author="jon pritchard" w:date="2026-03-20T11:32:00Z" w16du:dateUtc="2026-03-20T10:32:00Z">
        <w:r w:rsidR="003D782F">
          <w:t xml:space="preserve">An alternative mechanism for selecting which producer in the overlapped area has priority may </w:t>
        </w:r>
      </w:ins>
      <w:ins w:id="2163" w:author="jon pritchard" w:date="2026-03-20T11:33:00Z" w16du:dateUtc="2026-03-20T10:33:00Z">
        <w:r w:rsidR="003D782F">
          <w:t xml:space="preserve">also </w:t>
        </w:r>
      </w:ins>
      <w:ins w:id="2164" w:author="jon pritchard" w:date="2026-03-20T11:32:00Z" w16du:dateUtc="2026-03-20T10:32:00Z">
        <w:r w:rsidR="003D782F">
          <w:t>be implemented by the ECDIS</w:t>
        </w:r>
      </w:ins>
      <w:ins w:id="2165" w:author="jon pritchard" w:date="2026-03-20T11:33:00Z" w16du:dateUtc="2026-03-20T10:33:00Z">
        <w:r w:rsidR="003D782F">
          <w:t>.</w:t>
        </w:r>
      </w:ins>
    </w:p>
    <w:p w14:paraId="4B45BB89" w14:textId="1C6356C6" w:rsidR="00CB3C01" w:rsidRDefault="0018296E" w:rsidP="0018296E">
      <w:pPr>
        <w:pStyle w:val="ListParagraph"/>
        <w:numPr>
          <w:ilvl w:val="1"/>
          <w:numId w:val="72"/>
        </w:numPr>
        <w:spacing w:after="120" w:line="240" w:lineRule="auto"/>
        <w:jc w:val="both"/>
        <w:rPr>
          <w:ins w:id="2166" w:author="jonathan pritchard" w:date="2026-03-12T09:31:00Z" w16du:dateUtc="2026-03-12T09:31:00Z"/>
        </w:rPr>
      </w:pPr>
      <w:del w:id="2167" w:author="jonathan pritchard" w:date="2026-03-12T09:33:00Z" w16du:dateUtc="2026-03-12T09:33:00Z">
        <w:r w:rsidRPr="0062074F" w:rsidDel="00CB3C01">
          <w:delText>Overlaps are strictly defined</w:delText>
        </w:r>
      </w:del>
      <w:del w:id="2168" w:author="jonathan pritchard" w:date="2026-03-12T09:31:00Z" w16du:dateUtc="2026-03-12T09:31:00Z">
        <w:r w:rsidRPr="0062074F" w:rsidDel="00CB3C01">
          <w:delText xml:space="preserve"> </w:delText>
        </w:r>
        <w:r w:rsidR="00A310A1" w:rsidRPr="0062074F" w:rsidDel="00CB3C01">
          <w:delText>as those</w:delText>
        </w:r>
      </w:del>
      <w:del w:id="2169" w:author="jonathan pritchard" w:date="2026-03-12T09:33:00Z" w16du:dateUtc="2026-03-12T09:33:00Z">
        <w:r w:rsidR="00A310A1" w:rsidRPr="0062074F" w:rsidDel="00CB3C01">
          <w:delText xml:space="preserve"> </w:delText>
        </w:r>
        <w:r w:rsidRPr="0062074F" w:rsidDel="00CB3C01">
          <w:delText xml:space="preserve">between grid cells containing data, as opposed to grid cells with no-data </w:delText>
        </w:r>
        <w:r w:rsidR="00A310A1" w:rsidRPr="0062074F" w:rsidDel="00CB3C01">
          <w:delText xml:space="preserve">(fill) </w:delText>
        </w:r>
        <w:r w:rsidRPr="0062074F" w:rsidDel="00CB3C01">
          <w:delText xml:space="preserve">values. </w:delText>
        </w:r>
      </w:del>
      <w:ins w:id="2170" w:author="jonathan pritchard" w:date="2026-03-12T09:32:00Z" w16du:dateUtc="2026-03-12T09:32:00Z">
        <w:r w:rsidR="00CB3C01">
          <w:t>Only datasets with ove</w:t>
        </w:r>
      </w:ins>
      <w:ins w:id="2171" w:author="jonathan pritchard" w:date="2026-03-12T09:33:00Z" w16du:dateUtc="2026-03-12T09:33:00Z">
        <w:r w:rsidR="00CB3C01">
          <w:t>rlapping</w:t>
        </w:r>
      </w:ins>
      <w:ins w:id="2172" w:author="jonathan pritchard" w:date="2026-03-12T09:32:00Z" w16du:dateUtc="2026-03-12T09:32:00Z">
        <w:r w:rsidR="00CB3C01">
          <w:t xml:space="preserve"> scale ranges (as defined in clause </w:t>
        </w:r>
        <w:r w:rsidR="00CB3C01">
          <w:fldChar w:fldCharType="begin"/>
        </w:r>
        <w:r w:rsidR="00CB3C01">
          <w:instrText xml:space="preserve"> REF _Ref192503285 \r \h </w:instrText>
        </w:r>
      </w:ins>
      <w:ins w:id="2173" w:author="jonathan pritchard" w:date="2026-03-12T09:32:00Z" w16du:dateUtc="2026-03-12T09:32:00Z">
        <w:r w:rsidR="00CB3C01">
          <w:fldChar w:fldCharType="separate"/>
        </w:r>
        <w:r w:rsidR="00CB3C01">
          <w:t>11.2</w:t>
        </w:r>
        <w:r w:rsidR="00CB3C01">
          <w:fldChar w:fldCharType="end"/>
        </w:r>
        <w:r w:rsidR="00CB3C01">
          <w:t>) can contain overlap</w:t>
        </w:r>
      </w:ins>
      <w:ins w:id="2174" w:author="jonathan pritchard" w:date="2026-03-12T09:33:00Z" w16du:dateUtc="2026-03-12T09:33:00Z">
        <w:r w:rsidR="00CB3C01">
          <w:t xml:space="preserve">ping data. </w:t>
        </w:r>
        <w:r w:rsidR="00CB3C01" w:rsidRPr="0062074F">
          <w:t xml:space="preserve">Overlaps are </w:t>
        </w:r>
        <w:r w:rsidR="00CB3C01">
          <w:t xml:space="preserve">then </w:t>
        </w:r>
        <w:r w:rsidR="00CB3C01" w:rsidRPr="0062074F">
          <w:t xml:space="preserve">defined between </w:t>
        </w:r>
        <w:r w:rsidR="00CB3C01">
          <w:t xml:space="preserve">spatially overlapping </w:t>
        </w:r>
        <w:r w:rsidR="00CB3C01" w:rsidRPr="0062074F">
          <w:t>grid cells containing data, as opposed to grid cells with no-data (fill) values.</w:t>
        </w:r>
      </w:ins>
    </w:p>
    <w:p w14:paraId="2C16F441" w14:textId="683EC62E" w:rsidR="0018296E" w:rsidRPr="0062074F" w:rsidRDefault="00D41E80" w:rsidP="0018296E">
      <w:pPr>
        <w:pStyle w:val="ListParagraph"/>
        <w:numPr>
          <w:ilvl w:val="1"/>
          <w:numId w:val="72"/>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ins w:id="2175" w:author="jon pritchard" w:date="2026-03-07T11:58:00Z" w16du:dateUtc="2026-03-06T22:58:00Z">
        <w:r w:rsidR="007435CC">
          <w:t>:</w:t>
        </w:r>
      </w:ins>
    </w:p>
    <w:p w14:paraId="4EF09657" w14:textId="254F4B48" w:rsidR="0018296E" w:rsidRPr="0062074F" w:rsidRDefault="0018296E" w:rsidP="0018296E">
      <w:pPr>
        <w:pStyle w:val="ListParagraph"/>
        <w:numPr>
          <w:ilvl w:val="2"/>
          <w:numId w:val="72"/>
        </w:numPr>
        <w:spacing w:after="120" w:line="240" w:lineRule="auto"/>
        <w:jc w:val="both"/>
      </w:pPr>
      <w:r w:rsidRPr="0062074F">
        <w:t xml:space="preserve">Overlaps within the same dataset (in areas with multiple vertical datums) the overlap must be resolved by taking the </w:t>
      </w:r>
      <w:proofErr w:type="spellStart"/>
      <w:r w:rsidRPr="0062074F">
        <w:t>shoalest</w:t>
      </w:r>
      <w:proofErr w:type="spellEnd"/>
      <w:r w:rsidRPr="0062074F">
        <w:t xml:space="preserve">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ins w:id="2176" w:author="jon pritchard" w:date="2026-03-07T11:58:00Z" w16du:dateUtc="2026-03-06T22:58:00Z">
        <w:r w:rsidR="007435CC">
          <w:t>;</w:t>
        </w:r>
      </w:ins>
      <w:del w:id="2177" w:author="jon pritchard" w:date="2026-03-07T11:58:00Z" w16du:dateUtc="2026-03-06T22:58:00Z">
        <w:r w:rsidRPr="0062074F" w:rsidDel="007435CC">
          <w:delText>.</w:delText>
        </w:r>
      </w:del>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1084ED86"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lastRenderedPageBreak/>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ins w:id="2178" w:author="jon pritchard" w:date="2026-03-07T20:55:00Z" w16du:dateUtc="2026-03-07T07:55:00Z">
        <w:r w:rsidR="00D701DC">
          <w:rPr>
            <w:rFonts w:cs="Calibri"/>
            <w:color w:val="000000"/>
            <w:shd w:val="clear" w:color="auto" w:fill="FFFFFF"/>
          </w:rPr>
          <w:t>7</w:t>
        </w:r>
      </w:ins>
      <w:del w:id="2179" w:author="jon pritchard" w:date="2026-03-07T20:54:00Z" w16du:dateUtc="2026-03-07T07:54:00Z">
        <w:r w:rsidRPr="0062074F" w:rsidDel="00D701DC">
          <w:rPr>
            <w:rFonts w:cs="Calibri"/>
            <w:color w:val="000000"/>
            <w:shd w:val="clear" w:color="auto" w:fill="FFFFFF"/>
          </w:rPr>
          <w:delText>1</w:delText>
        </w:r>
      </w:del>
      <w:r w:rsidRPr="0062074F">
        <w:rPr>
          <w:rFonts w:cs="Calibri"/>
          <w:color w:val="000000"/>
          <w:shd w:val="clear" w:color="auto" w:fill="FFFFFF"/>
        </w:rPr>
        <w:t>.</w:t>
      </w:r>
      <w:ins w:id="2180" w:author="jon pritchard" w:date="2026-03-07T20:55:00Z" w16du:dateUtc="2026-03-07T07:55:00Z">
        <w:r w:rsidR="00D701DC">
          <w:rPr>
            <w:rFonts w:cs="Calibri"/>
            <w:color w:val="000000"/>
            <w:shd w:val="clear" w:color="auto" w:fill="FFFFFF"/>
          </w:rPr>
          <w:t>3</w:t>
        </w:r>
      </w:ins>
      <w:del w:id="2181" w:author="jon pritchard" w:date="2026-03-07T20:55:00Z" w16du:dateUtc="2026-03-07T07:55:00Z">
        <w:r w:rsidRPr="0062074F" w:rsidDel="00D701DC">
          <w:rPr>
            <w:rFonts w:cs="Calibri"/>
            <w:color w:val="000000"/>
            <w:shd w:val="clear" w:color="auto" w:fill="FFFFFF"/>
          </w:rPr>
          <w:delText>4</w:delText>
        </w:r>
      </w:del>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5373021" wp14:editId="6F5BAFDB">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766DDA4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2182" w:name="_Toc219458397"/>
      <w:r w:rsidRPr="0062074F">
        <w:t>Enhanced Safety Contour Selection and Implementation</w:t>
      </w:r>
      <w:bookmarkEnd w:id="2182"/>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2183"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2183"/>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lastRenderedPageBreak/>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6"/>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164DDC67" w14:textId="4C92CD83" w:rsidR="001374ED" w:rsidRPr="0062074F"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p>
    <w:p w14:paraId="440D1B7B" w14:textId="3BD650FD" w:rsidR="001374ED" w:rsidRPr="0062074F" w:rsidRDefault="001374ED" w:rsidP="00EB7911">
      <w:pPr>
        <w:spacing w:after="120" w:line="240" w:lineRule="auto"/>
        <w:jc w:val="both"/>
      </w:pPr>
      <w:r w:rsidRPr="002729F2">
        <w:rPr>
          <w:highlight w:val="yellow"/>
          <w:rPrChange w:id="2184" w:author="jon pritchard" w:date="2026-03-20T10:08:00Z" w16du:dateUtc="2026-03-20T09:08:00Z">
            <w:rPr/>
          </w:rPrChange>
        </w:rPr>
        <w:t>Edges on the boundary of the dataset, or which lie on an edge common with undefined S-102 values</w:t>
      </w:r>
      <w:r w:rsidR="001019DD" w:rsidRPr="002729F2">
        <w:rPr>
          <w:highlight w:val="yellow"/>
          <w:rPrChange w:id="2185" w:author="jon pritchard" w:date="2026-03-20T10:08:00Z" w16du:dateUtc="2026-03-20T09:08:00Z">
            <w:rPr/>
          </w:rPrChange>
        </w:rPr>
        <w:t>,</w:t>
      </w:r>
      <w:r w:rsidRPr="002729F2">
        <w:rPr>
          <w:highlight w:val="yellow"/>
          <w:rPrChange w:id="2186" w:author="jon pritchard" w:date="2026-03-20T10:08:00Z" w16du:dateUtc="2026-03-20T09:08:00Z">
            <w:rPr/>
          </w:rPrChange>
        </w:rPr>
        <w:t xml:space="preserve"> are selected if the S-102 value is less than or eq</w:t>
      </w:r>
      <w:r w:rsidR="001019DD" w:rsidRPr="002729F2">
        <w:rPr>
          <w:highlight w:val="yellow"/>
          <w:rPrChange w:id="2187" w:author="jon pritchard" w:date="2026-03-20T10:08:00Z" w16du:dateUtc="2026-03-20T09:08:00Z">
            <w:rPr/>
          </w:rPrChange>
        </w:rPr>
        <w:t>ual to the safety contour value;</w:t>
      </w:r>
      <w:r w:rsidRPr="002729F2">
        <w:rPr>
          <w:highlight w:val="yellow"/>
          <w:rPrChange w:id="2188" w:author="jon pritchard" w:date="2026-03-20T10:08:00Z" w16du:dateUtc="2026-03-20T09:08:00Z">
            <w:rPr/>
          </w:rPrChange>
        </w:rPr>
        <w:t xml:space="preserve"> for example, see </w:t>
      </w:r>
      <w:r w:rsidR="00EB7911" w:rsidRPr="002729F2">
        <w:rPr>
          <w:highlight w:val="yellow"/>
          <w:rPrChange w:id="2189" w:author="jon pritchard" w:date="2026-03-20T10:08:00Z" w16du:dateUtc="2026-03-20T09:08:00Z">
            <w:rPr/>
          </w:rPrChange>
        </w:rPr>
        <w:t>F</w:t>
      </w:r>
      <w:r w:rsidRPr="002729F2">
        <w:rPr>
          <w:highlight w:val="yellow"/>
          <w:rPrChange w:id="2190" w:author="jon pritchard" w:date="2026-03-20T10:08:00Z" w16du:dateUtc="2026-03-20T09:08:00Z">
            <w:rPr/>
          </w:rPrChange>
        </w:rPr>
        <w:t xml:space="preserve">igure </w:t>
      </w:r>
      <w:r w:rsidR="00A74A4F" w:rsidRPr="002729F2">
        <w:rPr>
          <w:highlight w:val="yellow"/>
          <w:rPrChange w:id="2191" w:author="jon pritchard" w:date="2026-03-20T10:08:00Z" w16du:dateUtc="2026-03-20T09:08:00Z">
            <w:rPr/>
          </w:rPrChange>
        </w:rPr>
        <w:t>D</w:t>
      </w:r>
      <w:r w:rsidR="0050181D" w:rsidRPr="002729F2">
        <w:rPr>
          <w:highlight w:val="yellow"/>
          <w:rPrChange w:id="2192" w:author="jon pritchard" w:date="2026-03-20T10:08:00Z" w16du:dateUtc="2026-03-20T09:08:00Z">
            <w:rPr/>
          </w:rPrChange>
        </w:rPr>
        <w:t>-</w:t>
      </w:r>
      <w:r w:rsidR="00EB3601" w:rsidRPr="002729F2">
        <w:rPr>
          <w:highlight w:val="yellow"/>
          <w:rPrChange w:id="2193" w:author="jon pritchard" w:date="2026-03-20T10:08:00Z" w16du:dateUtc="2026-03-20T09:08:00Z">
            <w:rPr/>
          </w:rPrChange>
        </w:rPr>
        <w:t>1</w:t>
      </w:r>
      <w:r w:rsidR="0050181D" w:rsidRPr="002729F2">
        <w:rPr>
          <w:highlight w:val="yellow"/>
          <w:rPrChange w:id="2194" w:author="jon pritchard" w:date="2026-03-20T10:08:00Z" w16du:dateUtc="2026-03-20T09:08:00Z">
            <w:rPr/>
          </w:rPrChange>
        </w:rPr>
        <w:t>-</w:t>
      </w:r>
      <w:r w:rsidRPr="002729F2">
        <w:rPr>
          <w:highlight w:val="yellow"/>
          <w:rPrChange w:id="2195" w:author="jon pritchard" w:date="2026-03-20T10:08:00Z" w16du:dateUtc="2026-03-20T09:08:00Z">
            <w:rPr/>
          </w:rPrChange>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62074F" w14:paraId="0AE51024" w14:textId="77777777" w:rsidTr="00D437A1">
        <w:tc>
          <w:tcPr>
            <w:tcW w:w="3669" w:type="dxa"/>
          </w:tcPr>
          <w:p w14:paraId="45E42323" w14:textId="77777777" w:rsidR="001374ED" w:rsidRPr="0062074F" w:rsidRDefault="001374ED" w:rsidP="004E61EE">
            <w:r w:rsidRPr="0062074F">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62074F" w:rsidRDefault="001374ED" w:rsidP="004E61EE">
            <w:r w:rsidRPr="0062074F">
              <w:rPr>
                <w:noProof/>
                <w:lang w:eastAsia="fr-FR"/>
              </w:rPr>
              <w:drawing>
                <wp:inline distT="0" distB="0" distL="0" distR="0" wp14:anchorId="0C57477C" wp14:editId="45FF83BE">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23F2224E" w:rsidR="001374ED" w:rsidRPr="0062074F"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ins w:id="2196"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197" w:author="jon pritchard" w:date="2026-03-07T05:10:00Z" w16du:dateUtc="2026-03-06T16:10:00Z">
        <w:r w:rsidRPr="0062074F" w:rsidDel="008303AC">
          <w:delText xml:space="preserve">MSC </w:delText>
        </w:r>
        <w:r w:rsidR="002514B8" w:rsidRPr="0062074F" w:rsidDel="008303AC">
          <w:delText>530(106)</w:delText>
        </w:r>
        <w:r w:rsidRPr="0062074F" w:rsidDel="008303AC">
          <w:delText xml:space="preserve"> </w:delText>
        </w:r>
      </w:del>
      <w:r w:rsidRPr="0062074F">
        <w:t>11.4.3</w:t>
      </w:r>
      <w:r w:rsidR="001019DD" w:rsidRPr="0062074F">
        <w:t>,</w:t>
      </w:r>
      <w:r w:rsidRPr="0062074F">
        <w:t xml:space="preserve"> which the OEM must</w:t>
      </w:r>
      <w:r w:rsidR="006C470D" w:rsidRPr="0062074F">
        <w:t xml:space="preserve"> </w:t>
      </w:r>
      <w:r w:rsidRPr="0062074F">
        <w:t xml:space="preserve">implement. </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2198" w:name="_Toc219458398"/>
      <w:r w:rsidRPr="0062074F">
        <w:t>Vertical Uncertainty in the calculation of depth values.</w:t>
      </w:r>
      <w:bookmarkEnd w:id="2198"/>
    </w:p>
    <w:p w14:paraId="502A3191" w14:textId="3CA72A5F" w:rsidR="008F0153" w:rsidRPr="0062074F" w:rsidRDefault="008F0153" w:rsidP="008F0153">
      <w:pPr>
        <w:spacing w:after="120" w:line="240" w:lineRule="auto"/>
        <w:jc w:val="both"/>
      </w:pPr>
      <w:r w:rsidRPr="0062074F">
        <w:t xml:space="preserve">When the Uncertainty selector is enabled calculation of depth values in S-102 datasets must take into consideration the vertical uncertainty contained within the dataset for all depth values. Vertical uncertainty </w:t>
      </w:r>
      <w:r w:rsidRPr="0062074F">
        <w:lastRenderedPageBreak/>
        <w:t>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4E829A2F" w:rsidR="008F0153" w:rsidRDefault="008F0153" w:rsidP="008F0153">
      <w:pPr>
        <w:spacing w:after="120" w:line="240" w:lineRule="auto"/>
        <w:jc w:val="both"/>
        <w:rPr>
          <w:ins w:id="2199" w:author="jonathan pritchard" w:date="2026-03-12T11:46:00Z" w16du:dateUtc="2026-03-12T11:46:00Z"/>
        </w:rPr>
      </w:pPr>
      <w:r w:rsidRPr="0062074F">
        <w:t>If no uncertainty values are stored within the grid data then the value</w:t>
      </w:r>
      <w:ins w:id="2200" w:author="jon pritchard" w:date="2026-03-17T14:31:00Z" w16du:dateUtc="2026-03-17T13:31:00Z">
        <w:r w:rsidR="004E70F7">
          <w:t xml:space="preserve"> of </w:t>
        </w:r>
      </w:ins>
      <w:del w:id="2201" w:author="jon pritchard" w:date="2026-03-17T14:31:00Z" w16du:dateUtc="2026-03-17T13:31:00Z">
        <w:r w:rsidRPr="005D6548" w:rsidDel="004E70F7">
          <w:rPr>
            <w:strike/>
            <w:rPrChange w:id="2202" w:author="jonathan pritchard" w:date="2026-03-12T11:48:00Z" w16du:dateUtc="2026-03-12T11:48:00Z">
              <w:rPr/>
            </w:rPrChange>
          </w:rPr>
          <w:delText>s of</w:delText>
        </w:r>
        <w:r w:rsidRPr="0062074F" w:rsidDel="004E70F7">
          <w:delText xml:space="preserve"> </w:delText>
        </w:r>
        <w:r w:rsidRPr="001C1CAB" w:rsidDel="004E70F7">
          <w:rPr>
            <w:b/>
            <w:bCs/>
            <w:i/>
            <w:iCs/>
            <w:strike/>
          </w:rPr>
          <w:delText>minimumUncertainty</w:delText>
        </w:r>
        <w:r w:rsidRPr="001C1CAB" w:rsidDel="004E70F7">
          <w:rPr>
            <w:strike/>
          </w:rPr>
          <w:delText xml:space="preserve"> and</w:delText>
        </w:r>
        <w:r w:rsidRPr="0062074F" w:rsidDel="004E70F7">
          <w:delText xml:space="preserve"> </w:delText>
        </w:r>
      </w:del>
      <w:proofErr w:type="spellStart"/>
      <w:r w:rsidRPr="001C1CAB">
        <w:rPr>
          <w:b/>
          <w:bCs/>
          <w:i/>
          <w:iCs/>
        </w:rPr>
        <w:t>maximumUncertainty</w:t>
      </w:r>
      <w:proofErr w:type="spellEnd"/>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ins w:id="2203" w:author="jonathan pritchard" w:date="2026-03-12T11:46:00Z" w16du:dateUtc="2026-03-12T11:46:00Z">
        <w:r>
          <w:t xml:space="preserve">If the </w:t>
        </w:r>
        <w:proofErr w:type="spellStart"/>
        <w:r w:rsidRPr="009E0237">
          <w:rPr>
            <w:b/>
            <w:bCs/>
            <w:i/>
            <w:iCs/>
          </w:rPr>
          <w:t>maximumUncertainty</w:t>
        </w:r>
        <w:proofErr w:type="spellEnd"/>
        <w:r>
          <w:t xml:space="preserve"> value is equal to the dataset fill value, the depth value calculation must be handled as if the </w:t>
        </w:r>
      </w:ins>
      <w:ins w:id="2204" w:author="jonathan pritchard" w:date="2026-03-12T11:47:00Z" w16du:dateUtc="2026-03-12T11:47:00Z">
        <w:r>
          <w:t>U</w:t>
        </w:r>
      </w:ins>
      <w:ins w:id="2205" w:author="jonathan pritchard" w:date="2026-03-12T11:46:00Z" w16du:dateUtc="2026-03-12T11:46:00Z">
        <w:r>
          <w:t>ncertainty selector is not</w:t>
        </w:r>
      </w:ins>
      <w:ins w:id="2206" w:author="jonathan pritchard" w:date="2026-03-12T11:47:00Z" w16du:dateUtc="2026-03-12T11:47:00Z">
        <w:r>
          <w:t xml:space="preserve"> enabled</w:t>
        </w:r>
      </w:ins>
      <w:ins w:id="2207" w:author="jonathan pritchard" w:date="2026-03-12T11:46:00Z" w16du:dateUtc="2026-03-12T11:46:00Z">
        <w:r>
          <w:t>.</w:t>
        </w:r>
      </w:ins>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jc w:val="center"/>
        <w:shd w:val="clear" w:color="auto" w:fill="FFFFFF"/>
        <w:tblCellMar>
          <w:left w:w="0" w:type="dxa"/>
          <w:right w:w="0" w:type="dxa"/>
        </w:tblCellMar>
        <w:tblLook w:val="04A0" w:firstRow="1" w:lastRow="0" w:firstColumn="1" w:lastColumn="0" w:noHBand="0" w:noVBand="1"/>
        <w:tblPrChange w:id="2208" w:author="jon pritchard" w:date="2026-03-27T11:52:00Z" w16du:dateUtc="2026-03-27T11:52:00Z">
          <w:tblPr>
            <w:tblW w:w="0" w:type="auto"/>
            <w:tblInd w:w="606" w:type="dxa"/>
            <w:shd w:val="clear" w:color="auto" w:fill="FFFFFF"/>
            <w:tblCellMar>
              <w:left w:w="0" w:type="dxa"/>
              <w:right w:w="0" w:type="dxa"/>
            </w:tblCellMar>
            <w:tblLook w:val="04A0" w:firstRow="1" w:lastRow="0" w:firstColumn="1" w:lastColumn="0" w:noHBand="0" w:noVBand="1"/>
          </w:tblPr>
        </w:tblPrChange>
      </w:tblPr>
      <w:tblGrid>
        <w:gridCol w:w="4675"/>
        <w:gridCol w:w="1169"/>
        <w:tblGridChange w:id="2209">
          <w:tblGrid>
            <w:gridCol w:w="1212"/>
            <w:gridCol w:w="3463"/>
            <w:gridCol w:w="1169"/>
            <w:gridCol w:w="43"/>
            <w:gridCol w:w="1169"/>
          </w:tblGrid>
        </w:tblGridChange>
      </w:tblGrid>
      <w:tr w:rsidR="00EF18EE" w:rsidRPr="0062074F" w14:paraId="0B113672" w14:textId="77777777" w:rsidTr="00157948">
        <w:trPr>
          <w:jc w:val="center"/>
          <w:trPrChange w:id="2210" w:author="jon pritchard" w:date="2026-03-27T11:52:00Z" w16du:dateUtc="2026-03-27T11:52:00Z">
            <w:trPr>
              <w:gridBefore w:val="1"/>
            </w:trPr>
          </w:trPrChange>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2211" w:author="jon pritchard" w:date="2026-03-27T11:52:00Z" w16du:dateUtc="2026-03-27T11:52:00Z">
              <w:tcPr>
                <w:tcW w:w="4675"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Change w:id="2212" w:author="jon pritchard" w:date="2026-03-27T11:52:00Z" w16du:dateUtc="2026-03-27T11:52:00Z">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39EB1855" w14:textId="77777777" w:rsidR="00EF18EE" w:rsidRPr="0062074F" w:rsidRDefault="00EF18EE" w:rsidP="00E2186C">
            <w:r w:rsidRPr="0062074F">
              <w:t>10.00 m</w:t>
            </w:r>
          </w:p>
        </w:tc>
      </w:tr>
      <w:tr w:rsidR="00EF18EE" w:rsidRPr="0062074F" w14:paraId="6816037F" w14:textId="77777777" w:rsidTr="00157948">
        <w:trPr>
          <w:jc w:val="center"/>
          <w:trPrChange w:id="2213" w:author="jon pritchard" w:date="2026-03-27T11:52:00Z" w16du:dateUtc="2026-03-27T11:52:00Z">
            <w:trPr>
              <w:gridBefore w:val="1"/>
            </w:trPr>
          </w:trPrChange>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2214" w:author="jon pritchard" w:date="2026-03-27T11:52:00Z" w16du:dateUtc="2026-03-27T11:52:00Z">
              <w:tcPr>
                <w:tcW w:w="4675"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Change w:id="2215" w:author="jon pritchard" w:date="2026-03-27T11:52:00Z" w16du:dateUtc="2026-03-27T11:52:00Z">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0FB32EC5" w14:textId="77777777" w:rsidR="00EF18EE" w:rsidRPr="0062074F" w:rsidRDefault="00EF18EE" w:rsidP="00E2186C">
            <w:r w:rsidRPr="0062074F">
              <w:t>±0.42 m</w:t>
            </w:r>
          </w:p>
        </w:tc>
      </w:tr>
      <w:tr w:rsidR="00EF18EE" w:rsidRPr="0062074F" w14:paraId="0FCE062C" w14:textId="77777777" w:rsidTr="00157948">
        <w:trPr>
          <w:jc w:val="center"/>
          <w:trPrChange w:id="2216" w:author="jon pritchard" w:date="2026-03-27T11:52:00Z" w16du:dateUtc="2026-03-27T11:52:00Z">
            <w:trPr>
              <w:gridBefore w:val="1"/>
            </w:trPr>
          </w:trPrChange>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2217" w:author="jon pritchard" w:date="2026-03-27T11:52:00Z" w16du:dateUtc="2026-03-27T11:52:00Z">
              <w:tcPr>
                <w:tcW w:w="4675"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2F91075D" w14:textId="078B1E36" w:rsidR="00EF18EE" w:rsidRPr="0062074F" w:rsidRDefault="00EF18EE" w:rsidP="00E2186C">
            <w:r w:rsidRPr="0062074F">
              <w:t>S-104 water level height</w:t>
            </w:r>
            <w:ins w:id="2218" w:author="jonathan pritchard" w:date="2026-03-10T09:43:00Z" w16du:dateUtc="2026-03-10T09:43:00Z">
              <w:r w:rsidR="00797EE6">
                <w:rPr>
                  <w:rStyle w:val="FootnoteReference"/>
                </w:rPr>
                <w:footnoteReference w:id="6"/>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Change w:id="2237" w:author="jon pritchard" w:date="2026-03-27T11:52:00Z" w16du:dateUtc="2026-03-27T11:52:00Z">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69D447A9" w14:textId="77777777" w:rsidR="00EF18EE" w:rsidRPr="0062074F" w:rsidRDefault="00EF18EE" w:rsidP="00E2186C">
            <w:r w:rsidRPr="0062074F">
              <w:t>0.32 m</w:t>
            </w:r>
          </w:p>
        </w:tc>
      </w:tr>
      <w:tr w:rsidR="00EF18EE" w:rsidRPr="0062074F" w14:paraId="5E083A8F" w14:textId="77777777" w:rsidTr="00157948">
        <w:trPr>
          <w:trHeight w:val="375"/>
          <w:jc w:val="center"/>
          <w:trPrChange w:id="2238" w:author="jon pritchard" w:date="2026-03-27T11:52:00Z" w16du:dateUtc="2026-03-27T11:52:00Z">
            <w:trPr>
              <w:gridBefore w:val="1"/>
              <w:trHeight w:val="375"/>
            </w:trPr>
          </w:trPrChange>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Change w:id="2239" w:author="jon pritchard" w:date="2026-03-27T11:52:00Z" w16du:dateUtc="2026-03-27T11:52:00Z">
              <w:tcPr>
                <w:tcW w:w="4675"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Change w:id="2240" w:author="jon pritchard" w:date="2026-03-27T11:52:00Z" w16du:dateUtc="2026-03-27T11:52:00Z">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14:paraId="4EBDAFA5" w14:textId="77777777" w:rsidR="00EF18EE" w:rsidRPr="0062074F" w:rsidRDefault="00EF18EE">
            <w:pPr>
              <w:keepNext/>
              <w:pPrChange w:id="2241" w:author="jon pritchard" w:date="2026-03-27T11:52:00Z" w16du:dateUtc="2026-03-27T11:52:00Z">
                <w:pPr/>
              </w:pPrChange>
            </w:pPr>
            <w:r w:rsidRPr="0062074F">
              <w:t>±0.04 m</w:t>
            </w:r>
          </w:p>
        </w:tc>
      </w:tr>
    </w:tbl>
    <w:p w14:paraId="7CBB762F" w14:textId="58686B2E" w:rsidR="00EF18EE" w:rsidRPr="0062074F" w:rsidRDefault="00157948">
      <w:pPr>
        <w:pStyle w:val="Caption"/>
        <w:jc w:val="center"/>
        <w:rPr>
          <w:lang w:val="en-US"/>
        </w:rPr>
        <w:pPrChange w:id="2242" w:author="jon pritchard" w:date="2026-03-27T11:52:00Z" w16du:dateUtc="2026-03-27T11:52:00Z">
          <w:pPr/>
        </w:pPrChange>
      </w:pPr>
      <w:bookmarkStart w:id="2243" w:name="_Ref225504832"/>
      <w:ins w:id="2244" w:author="jon pritchard" w:date="2026-03-27T11:52:00Z" w16du:dateUtc="2026-03-27T11:52:00Z">
        <w:r>
          <w:t xml:space="preserve">Table </w:t>
        </w:r>
        <w:r>
          <w:fldChar w:fldCharType="begin"/>
        </w:r>
        <w:r>
          <w:instrText xml:space="preserve"> SEQ Table \* ARABIC </w:instrText>
        </w:r>
      </w:ins>
      <w:r>
        <w:fldChar w:fldCharType="separate"/>
      </w:r>
      <w:ins w:id="2245" w:author="jon pritchard" w:date="2026-03-27T11:52:00Z" w16du:dateUtc="2026-03-27T11:52:00Z">
        <w:r>
          <w:rPr>
            <w:noProof/>
          </w:rPr>
          <w:t>10</w:t>
        </w:r>
        <w:r>
          <w:fldChar w:fldCharType="end"/>
        </w:r>
        <w:r>
          <w:t>: Example Values - Water Level Adjustment</w:t>
        </w:r>
      </w:ins>
      <w:bookmarkEnd w:id="2243"/>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2246" w:name="_Toc88852884"/>
      <w:bookmarkStart w:id="2247" w:name="_Toc98339992"/>
      <w:bookmarkStart w:id="2248" w:name="_Toc98340368"/>
      <w:r w:rsidRPr="0062074F">
        <w:br w:type="page"/>
      </w:r>
    </w:p>
    <w:p w14:paraId="2913C950" w14:textId="3C34FD09" w:rsidR="00EF57B5" w:rsidRPr="0062074F" w:rsidRDefault="001019DD" w:rsidP="001C1CAB">
      <w:pPr>
        <w:pStyle w:val="Heading1"/>
        <w:numPr>
          <w:ilvl w:val="0"/>
          <w:numId w:val="236"/>
        </w:numPr>
      </w:pPr>
      <w:bookmarkStart w:id="2249" w:name="_Toc219458399"/>
      <w:r w:rsidRPr="0062074F">
        <w:lastRenderedPageBreak/>
        <w:t>Water Level Adjustment</w:t>
      </w:r>
      <w:r w:rsidR="009D5976" w:rsidRPr="0062074F">
        <w:t xml:space="preserve"> (WLA)</w:t>
      </w:r>
      <w:bookmarkEnd w:id="2249"/>
    </w:p>
    <w:p w14:paraId="26639FE7" w14:textId="1EAA07F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del w:id="2250" w:author="jon pritchard" w:date="2026-03-07T12:08:00Z" w16du:dateUtc="2026-03-06T23:08:00Z">
        <w:r w:rsidR="008972A2" w:rsidRPr="0062074F" w:rsidDel="007435CC">
          <w:delText xml:space="preserve"> </w:delText>
        </w:r>
      </w:del>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2251" w:name="_Toc88852885"/>
      <w:bookmarkStart w:id="2252" w:name="_Toc98339993"/>
      <w:bookmarkStart w:id="2253" w:name="_Toc98340369"/>
      <w:bookmarkEnd w:id="2246"/>
      <w:bookmarkEnd w:id="2247"/>
      <w:bookmarkEnd w:id="2248"/>
    </w:p>
    <w:p w14:paraId="4BAEE05F" w14:textId="21752079" w:rsidR="002D0A15" w:rsidRPr="0062074F" w:rsidRDefault="00EB3601" w:rsidP="001C1CAB">
      <w:pPr>
        <w:pStyle w:val="Heading1"/>
        <w:numPr>
          <w:ilvl w:val="1"/>
          <w:numId w:val="236"/>
        </w:numPr>
      </w:pPr>
      <w:bookmarkStart w:id="2254" w:name="_Toc219458400"/>
      <w:r w:rsidRPr="0062074F">
        <w:t>Scope</w:t>
      </w:r>
      <w:bookmarkEnd w:id="2254"/>
    </w:p>
    <w:bookmarkEnd w:id="2251"/>
    <w:bookmarkEnd w:id="2252"/>
    <w:bookmarkEnd w:id="2253"/>
    <w:p w14:paraId="28E2B8A1" w14:textId="2D2C448A" w:rsidR="00B840E1" w:rsidRPr="0062074F" w:rsidRDefault="00B840E1" w:rsidP="001019DD">
      <w:pPr>
        <w:spacing w:after="120" w:line="240" w:lineRule="auto"/>
        <w:jc w:val="both"/>
      </w:pPr>
      <w:r w:rsidRPr="0062074F">
        <w:t xml:space="preserve">This </w:t>
      </w:r>
      <w:del w:id="2255" w:author="jon pritchard" w:date="2026-03-08T00:17:00Z" w16du:dateUtc="2026-03-08T08:17:00Z">
        <w:r w:rsidRPr="0062074F" w:rsidDel="00E934DF">
          <w:delText xml:space="preserve">section </w:delText>
        </w:r>
      </w:del>
      <w:ins w:id="2256" w:author="jon pritchard" w:date="2026-03-08T00:17:00Z" w16du:dateUtc="2026-03-08T08:17:00Z">
        <w:r w:rsidR="00E934DF">
          <w:t>clause</w:t>
        </w:r>
        <w:r w:rsidR="00E934DF" w:rsidRPr="0062074F">
          <w:t xml:space="preserve"> </w:t>
        </w:r>
      </w:ins>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del w:id="2257" w:author="jon pritchard" w:date="2026-03-08T00:17:00Z" w16du:dateUtc="2026-03-08T08:17:00Z">
        <w:r w:rsidRPr="0062074F" w:rsidDel="00E934DF">
          <w:delText xml:space="preserve">section </w:delText>
        </w:r>
      </w:del>
      <w:ins w:id="2258" w:author="jon pritchard" w:date="2026-03-08T00:17:00Z" w16du:dateUtc="2026-03-08T08:17:00Z">
        <w:r w:rsidR="00E934DF">
          <w:t>clause</w:t>
        </w:r>
        <w:r w:rsidR="00E934DF" w:rsidRPr="0062074F">
          <w:t xml:space="preserve"> </w:t>
        </w:r>
      </w:ins>
      <w:r w:rsidRPr="0062074F">
        <w:t>as WLA.</w:t>
      </w:r>
      <w:r w:rsidR="002B693D" w:rsidRPr="0062074F">
        <w:t xml:space="preserve"> </w:t>
      </w:r>
      <w:r w:rsidRPr="0062074F">
        <w:t xml:space="preserve">This </w:t>
      </w:r>
      <w:del w:id="2259" w:author="jon pritchard" w:date="2026-03-08T00:17:00Z" w16du:dateUtc="2026-03-08T08:17:00Z">
        <w:r w:rsidRPr="0062074F" w:rsidDel="00E934DF">
          <w:delText xml:space="preserve">section </w:delText>
        </w:r>
      </w:del>
      <w:ins w:id="2260" w:author="jon pritchard" w:date="2026-03-08T00:17:00Z" w16du:dateUtc="2026-03-08T08:17:00Z">
        <w:r w:rsidR="00E934DF">
          <w:t>clause</w:t>
        </w:r>
        <w:r w:rsidR="00E934DF" w:rsidRPr="0062074F">
          <w:t xml:space="preserve"> </w:t>
        </w:r>
      </w:ins>
      <w:r w:rsidRPr="0062074F">
        <w:t>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2261" w:name="_Toc219458401"/>
      <w:r w:rsidRPr="0062074F">
        <w:t>Constraints on input data</w:t>
      </w:r>
      <w:bookmarkEnd w:id="2261"/>
    </w:p>
    <w:p w14:paraId="072C06D4" w14:textId="31FA100B" w:rsidR="001374ED" w:rsidDel="000D6FE7" w:rsidRDefault="001374ED" w:rsidP="000D6FE7">
      <w:pPr>
        <w:pStyle w:val="ListParagraph"/>
        <w:numPr>
          <w:ilvl w:val="0"/>
          <w:numId w:val="88"/>
        </w:numPr>
        <w:spacing w:after="120" w:line="240" w:lineRule="auto"/>
        <w:ind w:left="284" w:hanging="284"/>
        <w:jc w:val="both"/>
        <w:rPr>
          <w:del w:id="2262" w:author="jon pritchard" w:date="2026-03-19T12:54:00Z" w16du:dateUtc="2026-03-19T11:54:00Z"/>
        </w:rPr>
      </w:pPr>
      <w:r w:rsidRPr="0062074F">
        <w:t xml:space="preserve">Coverage – </w:t>
      </w:r>
      <w:ins w:id="2263" w:author="jon pritchard" w:date="2026-03-18T07:04:00Z" w16du:dateUtc="2026-03-18T06:04:00Z">
        <w:r w:rsidR="00B17136">
          <w:t xml:space="preserve">As for S-102 data, </w:t>
        </w:r>
      </w:ins>
      <w:r w:rsidRPr="0062074F">
        <w:t>S-104 data</w:t>
      </w:r>
      <w:ins w:id="2264" w:author="jon pritchard" w:date="2026-03-18T07:04:00Z" w16du:dateUtc="2026-03-18T06:04:00Z">
        <w:r w:rsidR="00B17136">
          <w:t>sets</w:t>
        </w:r>
      </w:ins>
      <w:del w:id="2265" w:author="jon pritchard" w:date="2026-03-18T07:04:00Z" w16du:dateUtc="2026-03-18T06:04:00Z">
        <w:r w:rsidRPr="0062074F" w:rsidDel="00B17136">
          <w:delText xml:space="preserve"> </w:delText>
        </w:r>
      </w:del>
      <w:ins w:id="2266" w:author="jon pritchard" w:date="2026-03-18T07:03:00Z" w16du:dateUtc="2026-03-18T06:03:00Z">
        <w:r w:rsidR="00B17136">
          <w:t xml:space="preserve"> are</w:t>
        </w:r>
      </w:ins>
      <w:del w:id="2267" w:author="jon pritchard" w:date="2026-03-18T07:03:00Z" w16du:dateUtc="2026-03-18T06:03:00Z">
        <w:r w:rsidRPr="0062074F" w:rsidDel="00B17136">
          <w:delText>is</w:delText>
        </w:r>
      </w:del>
      <w:r w:rsidRPr="0062074F">
        <w:t xml:space="preserve"> not expected to </w:t>
      </w:r>
      <w:ins w:id="2268" w:author="jon pritchard" w:date="2026-03-18T07:03:00Z" w16du:dateUtc="2026-03-18T06:03:00Z">
        <w:r w:rsidR="00B17136">
          <w:t xml:space="preserve">spatially </w:t>
        </w:r>
      </w:ins>
      <w:r w:rsidRPr="0062074F">
        <w:t>overlap</w:t>
      </w:r>
      <w:ins w:id="2269" w:author="jon pritchard" w:date="2026-03-18T07:04:00Z" w16du:dateUtc="2026-03-18T06:04:00Z">
        <w:r w:rsidR="00B17136">
          <w:t xml:space="preserve"> within the same scale range</w:t>
        </w:r>
      </w:ins>
      <w:r w:rsidRPr="0062074F">
        <w:t xml:space="preserve">,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7"/>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B17136">
        <w:rPr>
          <w:rPrChange w:id="2270" w:author="jon pritchard" w:date="2026-03-18T07:04:00Z" w16du:dateUtc="2026-03-18T06:04:00Z">
            <w:rPr>
              <w:b/>
              <w:bCs/>
            </w:rPr>
          </w:rPrChange>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75FD6ACC" w14:textId="77777777" w:rsidR="000D6FE7" w:rsidRPr="0062074F" w:rsidRDefault="000D6FE7" w:rsidP="00AE2737">
      <w:pPr>
        <w:pStyle w:val="ListParagraph"/>
        <w:numPr>
          <w:ilvl w:val="0"/>
          <w:numId w:val="88"/>
        </w:numPr>
        <w:spacing w:after="120" w:line="240" w:lineRule="auto"/>
        <w:ind w:left="284" w:hanging="284"/>
        <w:jc w:val="both"/>
        <w:rPr>
          <w:ins w:id="2271" w:author="jon pritchard" w:date="2026-03-19T12:54:00Z" w16du:dateUtc="2026-03-19T11:54:00Z"/>
        </w:rPr>
      </w:pPr>
    </w:p>
    <w:p w14:paraId="2F9D46F9" w14:textId="5C6A6285" w:rsidR="000D6FE7" w:rsidRDefault="000D6FE7">
      <w:pPr>
        <w:pStyle w:val="ListParagraph"/>
        <w:numPr>
          <w:ilvl w:val="0"/>
          <w:numId w:val="88"/>
        </w:numPr>
        <w:spacing w:after="120" w:line="240" w:lineRule="auto"/>
        <w:ind w:left="284" w:hanging="284"/>
        <w:jc w:val="both"/>
        <w:rPr>
          <w:ins w:id="2272" w:author="jon pritchard" w:date="2026-03-19T12:53:00Z" w16du:dateUtc="2026-03-19T11:53:00Z"/>
        </w:rPr>
        <w:pPrChange w:id="2273" w:author="jon pritchard" w:date="2026-03-19T12:54:00Z" w16du:dateUtc="2026-03-19T11:54:00Z">
          <w:pPr>
            <w:spacing w:after="120" w:line="276" w:lineRule="auto"/>
            <w:jc w:val="both"/>
          </w:pPr>
        </w:pPrChange>
      </w:pPr>
      <w:ins w:id="2274" w:author="jon pritchard" w:date="2026-03-19T12:51:00Z" w16du:dateUtc="2026-03-19T11:51:00Z">
        <w:r>
          <w:lastRenderedPageBreak/>
          <w:t>As for S-102 data, the ECDIS must only allow WLA processing where the</w:t>
        </w:r>
      </w:ins>
      <w:ins w:id="2275" w:author="jon pritchard" w:date="2026-03-19T12:52:00Z" w16du:dateUtc="2026-03-19T11:52:00Z">
        <w:r>
          <w:t xml:space="preserve"> </w:t>
        </w:r>
      </w:ins>
      <w:ins w:id="2276" w:author="jon pritchard" w:date="2026-03-19T12:53:00Z" w16du:dateUtc="2026-03-19T11:53:00Z">
        <w:r>
          <w:t>at least one of the following conditions is met for the entire spatial and temporal extent of the S-10</w:t>
        </w:r>
      </w:ins>
      <w:ins w:id="2277" w:author="jon pritchard" w:date="2026-03-19T12:54:00Z" w16du:dateUtc="2026-03-19T11:54:00Z">
        <w:r>
          <w:t>4</w:t>
        </w:r>
      </w:ins>
      <w:ins w:id="2278" w:author="jon pritchard" w:date="2026-03-19T12:53:00Z" w16du:dateUtc="2026-03-19T11:53:00Z">
        <w:r>
          <w:t xml:space="preserve"> data and the ENC data it spatially coincides with:</w:t>
        </w:r>
      </w:ins>
    </w:p>
    <w:p w14:paraId="3FB88317" w14:textId="497C1398" w:rsidR="000D6FE7" w:rsidRDefault="000D6FE7">
      <w:pPr>
        <w:pStyle w:val="ListParagraph"/>
        <w:numPr>
          <w:ilvl w:val="0"/>
          <w:numId w:val="271"/>
        </w:numPr>
        <w:spacing w:after="120" w:line="276" w:lineRule="auto"/>
        <w:jc w:val="both"/>
        <w:rPr>
          <w:ins w:id="2279" w:author="jon pritchard" w:date="2026-03-19T12:53:00Z" w16du:dateUtc="2026-03-19T11:53:00Z"/>
        </w:rPr>
        <w:pPrChange w:id="2280" w:author="jon pritchard" w:date="2026-03-19T12:53:00Z" w16du:dateUtc="2026-03-19T11:53:00Z">
          <w:pPr>
            <w:pStyle w:val="ListParagraph"/>
            <w:numPr>
              <w:numId w:val="269"/>
            </w:numPr>
            <w:spacing w:after="120" w:line="276" w:lineRule="auto"/>
            <w:ind w:hanging="360"/>
            <w:jc w:val="both"/>
          </w:pPr>
        </w:pPrChange>
      </w:pPr>
      <w:ins w:id="2281" w:author="jon pritchard" w:date="2026-03-19T12:53:00Z" w16du:dateUtc="2026-03-19T11:53:00Z">
        <w:r>
          <w:t>The data producer of the S-10</w:t>
        </w:r>
      </w:ins>
      <w:ins w:id="2282" w:author="jon pritchard" w:date="2026-03-19T12:54:00Z" w16du:dateUtc="2026-03-19T11:54:00Z">
        <w:r>
          <w:t>4</w:t>
        </w:r>
      </w:ins>
      <w:ins w:id="2283" w:author="jon pritchard" w:date="2026-03-19T12:53:00Z" w16du:dateUtc="2026-03-19T11:53:00Z">
        <w:r>
          <w:t xml:space="preserve"> data is the same as the data producer of the ENC data; or</w:t>
        </w:r>
      </w:ins>
    </w:p>
    <w:p w14:paraId="2489F1E2" w14:textId="038BD703" w:rsidR="000D6FE7" w:rsidRDefault="000D6FE7">
      <w:pPr>
        <w:pStyle w:val="ListParagraph"/>
        <w:numPr>
          <w:ilvl w:val="0"/>
          <w:numId w:val="271"/>
        </w:numPr>
        <w:spacing w:after="120" w:line="276" w:lineRule="auto"/>
        <w:jc w:val="both"/>
        <w:rPr>
          <w:ins w:id="2284" w:author="jon pritchard" w:date="2026-03-19T12:53:00Z" w16du:dateUtc="2026-03-19T11:53:00Z"/>
        </w:rPr>
        <w:pPrChange w:id="2285" w:author="jon pritchard" w:date="2026-03-19T12:53:00Z" w16du:dateUtc="2026-03-19T11:53:00Z">
          <w:pPr>
            <w:pStyle w:val="ListParagraph"/>
            <w:numPr>
              <w:numId w:val="269"/>
            </w:numPr>
            <w:spacing w:after="120" w:line="276" w:lineRule="auto"/>
            <w:ind w:hanging="360"/>
            <w:jc w:val="both"/>
          </w:pPr>
        </w:pPrChange>
      </w:pPr>
      <w:ins w:id="2286" w:author="jon pritchard" w:date="2026-03-19T12:53:00Z" w16du:dateUtc="2026-03-19T11:53:00Z">
        <w:r>
          <w:t>The S-10</w:t>
        </w:r>
      </w:ins>
      <w:ins w:id="2287" w:author="jon pritchard" w:date="2026-03-19T12:54:00Z" w16du:dateUtc="2026-03-19T11:54:00Z">
        <w:r>
          <w:t>4</w:t>
        </w:r>
      </w:ins>
      <w:ins w:id="2288" w:author="jon pritchard" w:date="2026-03-19T12:53:00Z" w16du:dateUtc="2026-03-19T11:53:00Z">
        <w:r>
          <w:t xml:space="preserve"> dataset has a digital signature issued by the ENC producer; or</w:t>
        </w:r>
      </w:ins>
    </w:p>
    <w:p w14:paraId="31E08ED7" w14:textId="2A1A448E" w:rsidR="000D6FE7" w:rsidRDefault="000D6FE7" w:rsidP="000D6FE7">
      <w:pPr>
        <w:pStyle w:val="ListParagraph"/>
        <w:numPr>
          <w:ilvl w:val="0"/>
          <w:numId w:val="271"/>
        </w:numPr>
        <w:spacing w:after="120" w:line="276" w:lineRule="auto"/>
        <w:jc w:val="both"/>
        <w:rPr>
          <w:ins w:id="2289" w:author="jon pritchard" w:date="2026-03-20T09:50:00Z" w16du:dateUtc="2026-03-20T08:50:00Z"/>
        </w:rPr>
      </w:pPr>
      <w:ins w:id="2290" w:author="jon pritchard" w:date="2026-03-19T12:53:00Z" w16du:dateUtc="2026-03-19T11:53:00Z">
        <w:r>
          <w:t>The ECDIS has a certificate issued by the ENC producer with the S-10</w:t>
        </w:r>
      </w:ins>
      <w:ins w:id="2291" w:author="jon pritchard" w:date="2026-03-19T12:55:00Z" w16du:dateUtc="2026-03-19T11:55:00Z">
        <w:r>
          <w:t>4</w:t>
        </w:r>
      </w:ins>
      <w:ins w:id="2292" w:author="jon pritchard" w:date="2026-03-19T12:53:00Z" w16du:dateUtc="2026-03-19T11:53:00Z">
        <w:r>
          <w:t xml:space="preserve"> data producer as its Subject.</w:t>
        </w:r>
      </w:ins>
    </w:p>
    <w:p w14:paraId="2A9A21F6" w14:textId="6BD2B9D7" w:rsidR="000D7FD6" w:rsidRPr="000D6FE7" w:rsidRDefault="000D7FD6">
      <w:pPr>
        <w:pStyle w:val="ListParagraph"/>
        <w:spacing w:after="120" w:line="276" w:lineRule="auto"/>
        <w:ind w:left="1080"/>
        <w:jc w:val="both"/>
        <w:rPr>
          <w:ins w:id="2293" w:author="jon pritchard" w:date="2026-03-19T12:51:00Z" w16du:dateUtc="2026-03-19T11:51:00Z"/>
          <w:rPrChange w:id="2294" w:author="jon pritchard" w:date="2026-03-19T12:51:00Z" w16du:dateUtc="2026-03-19T11:51:00Z">
            <w:rPr>
              <w:ins w:id="2295" w:author="jon pritchard" w:date="2026-03-19T12:51:00Z" w16du:dateUtc="2026-03-19T11:51:00Z"/>
              <w:rFonts w:cs="Calibri"/>
              <w:color w:val="000000"/>
              <w:shd w:val="clear" w:color="auto" w:fill="FFFFFF"/>
            </w:rPr>
          </w:rPrChange>
        </w:rPr>
        <w:pPrChange w:id="2296" w:author="jon pritchard" w:date="2026-03-20T09:50:00Z" w16du:dateUtc="2026-03-20T08:50:00Z">
          <w:pPr>
            <w:pStyle w:val="ListParagraph"/>
            <w:numPr>
              <w:numId w:val="88"/>
            </w:numPr>
            <w:spacing w:after="120" w:line="240" w:lineRule="auto"/>
            <w:ind w:left="284" w:hanging="284"/>
            <w:jc w:val="both"/>
          </w:pPr>
        </w:pPrChange>
      </w:pPr>
      <w:ins w:id="2297" w:author="jon pritchard" w:date="2026-03-20T09:50:00Z" w16du:dateUtc="2026-03-20T08:50:00Z">
        <w:r w:rsidRPr="000D7FD6">
          <w:t>Where certificates and identities are defined by clause 8.1.1</w:t>
        </w:r>
      </w:ins>
    </w:p>
    <w:p w14:paraId="3F0EA7D7" w14:textId="288C853F"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5594BD5F"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datum. </w:t>
      </w:r>
      <w:r w:rsidR="003232F1" w:rsidRPr="0062074F">
        <w:rPr>
          <w:rFonts w:cs="Calibri"/>
          <w:color w:val="000000"/>
          <w:shd w:val="clear" w:color="auto" w:fill="FFFFFF"/>
        </w:rPr>
        <w:t>If the S-102 and S-104 features are not on the same vertical datum then an indication “Incompatible vertical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2298" w:name="_Toc219458402"/>
      <w:bookmarkStart w:id="2299" w:name="_Toc88852887"/>
      <w:bookmarkStart w:id="2300" w:name="_Toc98339995"/>
      <w:bookmarkStart w:id="2301" w:name="_Toc98340371"/>
      <w:r w:rsidRPr="0062074F">
        <w:t>User Inputs</w:t>
      </w:r>
      <w:bookmarkEnd w:id="2298"/>
    </w:p>
    <w:bookmarkEnd w:id="2299"/>
    <w:bookmarkEnd w:id="2300"/>
    <w:bookmarkEnd w:id="2301"/>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C6A00FE"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w:t>
      </w:r>
      <w:ins w:id="2302"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303"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 xml:space="preserve">A time resolution </w:t>
      </w:r>
      <w:proofErr w:type="spellStart"/>
      <w:r w:rsidRPr="0062074F">
        <w:t>t</w:t>
      </w:r>
      <w:r w:rsidRPr="0062074F">
        <w:rPr>
          <w:vertAlign w:val="subscript"/>
        </w:rPr>
        <w:t>u</w:t>
      </w:r>
      <w:proofErr w:type="spellEnd"/>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2304" w:name="_Toc219458403"/>
      <w:bookmarkStart w:id="2305" w:name="_Toc88852888"/>
      <w:bookmarkStart w:id="2306" w:name="_Toc98339996"/>
      <w:bookmarkStart w:id="2307" w:name="_Toc98340372"/>
      <w:r w:rsidRPr="0062074F">
        <w:t>Implementation - general</w:t>
      </w:r>
      <w:bookmarkEnd w:id="2304"/>
    </w:p>
    <w:bookmarkEnd w:id="2305"/>
    <w:bookmarkEnd w:id="2306"/>
    <w:bookmarkEnd w:id="2307"/>
    <w:p w14:paraId="47BC9546" w14:textId="5AD9F362"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del w:id="2308" w:author="jon pritchard" w:date="2026-03-08T00:18:00Z" w16du:dateUtc="2026-03-08T08:18:00Z">
        <w:r w:rsidR="001374ED" w:rsidRPr="0062074F" w:rsidDel="00E934DF">
          <w:delText xml:space="preserve">section </w:delText>
        </w:r>
      </w:del>
      <w:ins w:id="2309" w:author="jon pritchard" w:date="2026-03-08T00:18:00Z" w16du:dateUtc="2026-03-08T08:18:00Z">
        <w:r w:rsidR="00E934DF">
          <w:t>clause</w:t>
        </w:r>
        <w:r w:rsidR="00E934DF" w:rsidRPr="0062074F">
          <w:t xml:space="preserve"> </w:t>
        </w:r>
      </w:ins>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8"/>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70"/>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lastRenderedPageBreak/>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rPr>
          <w:ins w:id="2310" w:author="jon pritchard" w:date="2026-03-17T09:20:00Z" w16du:dateUtc="2026-03-17T08:20:00Z"/>
        </w:rPr>
      </w:pPr>
      <w:ins w:id="2311" w:author="jon pritchard" w:date="2026-03-17T09:20:00Z" w16du:dateUtc="2026-03-17T08:20:00Z">
        <w:r>
          <w:t>In cases that the WLA area lines and ESC lines are co-located, only the WLA Area lines must be displayed</w:t>
        </w:r>
      </w:ins>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2312" w:name="_Toc219458404"/>
      <w:bookmarkStart w:id="2313" w:name="_Toc88852889"/>
      <w:bookmarkStart w:id="2314" w:name="_Toc98339997"/>
      <w:bookmarkStart w:id="2315" w:name="_Toc98340373"/>
      <w:r w:rsidRPr="0062074F">
        <w:t>Implementation of WLA Option 1 – WLA for a single datetime instant</w:t>
      </w:r>
      <w:bookmarkEnd w:id="2312"/>
    </w:p>
    <w:bookmarkEnd w:id="2313"/>
    <w:bookmarkEnd w:id="2314"/>
    <w:bookmarkEnd w:id="2315"/>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2316" w:name="_Hlk88578099"/>
      <w:r w:rsidRPr="0062074F">
        <w:t xml:space="preserve">The adjustment of the S-102 values is calculated by adjusting each S-102 point by the </w:t>
      </w:r>
      <w:proofErr w:type="spellStart"/>
      <w:r w:rsidRPr="0062074F">
        <w:t>shoalest</w:t>
      </w:r>
      <w:proofErr w:type="spellEnd"/>
      <w:r w:rsidRPr="0062074F">
        <w:t xml:space="preserve"> of the S-104 values, for all S-104 points whose extent intersects the extent of the S-102 point.</w:t>
      </w:r>
      <w:bookmarkEnd w:id="2316"/>
    </w:p>
    <w:p w14:paraId="35112E20" w14:textId="67D017A6" w:rsidR="001374ED" w:rsidRPr="0062074F" w:rsidRDefault="001374ED" w:rsidP="0067081F">
      <w:pPr>
        <w:spacing w:after="120" w:line="240" w:lineRule="auto"/>
        <w:jc w:val="both"/>
      </w:pPr>
      <w:r w:rsidRPr="0062074F">
        <w:t xml:space="preserve">When an S-104 record does not exist for the precise time specified the </w:t>
      </w:r>
      <w:proofErr w:type="spellStart"/>
      <w:r w:rsidRPr="0062074F">
        <w:t>shoalest</w:t>
      </w:r>
      <w:proofErr w:type="spellEnd"/>
      <w:r w:rsidRPr="0062074F">
        <w:t xml:space="preserve">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xml:space="preserve">, the S-102 point X is adjusted by the </w:t>
      </w:r>
      <w:proofErr w:type="spellStart"/>
      <w:r w:rsidRPr="0062074F">
        <w:t>shoalest</w:t>
      </w:r>
      <w:proofErr w:type="spellEnd"/>
      <w:r w:rsidRPr="0062074F">
        <w:t xml:space="preserve"> (</w:t>
      </w:r>
      <w:r w:rsidR="0067081F" w:rsidRPr="0062074F">
        <w:t>that is,</w:t>
      </w:r>
      <w:r w:rsidRPr="0062074F">
        <w:t xml:space="preserve"> minimum) value of the S-104 values from (a), (b), (c) and (d) at the required datetime instant because the S-102 point extent overlaps the S-104 extents of </w:t>
      </w:r>
      <w:proofErr w:type="spellStart"/>
      <w:r w:rsidRPr="0062074F">
        <w:t>a,b,c</w:t>
      </w:r>
      <w:proofErr w:type="spellEnd"/>
      <w:r w:rsidRPr="0062074F">
        <w:t xml:space="preserve">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36B7D8A8">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2317" w:name="_Toc219458405"/>
      <w:bookmarkStart w:id="2318" w:name="_Toc88852890"/>
      <w:bookmarkStart w:id="2319" w:name="_Toc98339998"/>
      <w:bookmarkStart w:id="2320" w:name="_Toc98340374"/>
      <w:r w:rsidRPr="0062074F">
        <w:lastRenderedPageBreak/>
        <w:t>Implementation of WLA Option 2 – WLA for a datetime range specified by the user as a time period</w:t>
      </w:r>
      <w:bookmarkEnd w:id="2317"/>
    </w:p>
    <w:bookmarkEnd w:id="2318"/>
    <w:bookmarkEnd w:id="2319"/>
    <w:bookmarkEnd w:id="2320"/>
    <w:p w14:paraId="31665BF3" w14:textId="77777777" w:rsidR="001374ED" w:rsidRPr="0062074F" w:rsidRDefault="001374ED" w:rsidP="005F15BF">
      <w:pPr>
        <w:spacing w:after="120" w:line="240" w:lineRule="auto"/>
        <w:jc w:val="both"/>
      </w:pPr>
      <w:r w:rsidRPr="0062074F">
        <w:t xml:space="preserve">When WLA is based on a datetime range, then the process is identical to that followed for WLA Option 1 except each S-104 value selected is the </w:t>
      </w:r>
      <w:proofErr w:type="spellStart"/>
      <w:r w:rsidRPr="0062074F">
        <w:t>shoalest</w:t>
      </w:r>
      <w:proofErr w:type="spellEnd"/>
      <w:r w:rsidRPr="0062074F">
        <w:t xml:space="preserve">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proofErr w:type="spellStart"/>
      <w:r w:rsidR="00DE16E0" w:rsidRPr="0062074F">
        <w:t>immediately</w:t>
      </w:r>
      <w:r w:rsidRPr="001C1CAB">
        <w:rPr>
          <w:strike/>
        </w:rPr>
        <w:t>just</w:t>
      </w:r>
      <w:proofErr w:type="spellEnd"/>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w:t>
      </w:r>
      <w:proofErr w:type="spellStart"/>
      <w:r w:rsidRPr="0062074F">
        <w:t>shoalest</w:t>
      </w:r>
      <w:proofErr w:type="spellEnd"/>
      <w:r w:rsidRPr="0062074F">
        <w:t xml:space="preserve">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2321"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rsidP="001C1CAB">
      <w:pPr>
        <w:pStyle w:val="Heading1"/>
        <w:numPr>
          <w:ilvl w:val="1"/>
          <w:numId w:val="236"/>
        </w:numPr>
      </w:pPr>
      <w:bookmarkStart w:id="2322" w:name="_Toc219458406"/>
      <w:bookmarkStart w:id="2323" w:name="_Toc88852891"/>
      <w:bookmarkStart w:id="2324" w:name="_Toc98339999"/>
      <w:bookmarkStart w:id="2325" w:name="_Toc98340375"/>
      <w:bookmarkEnd w:id="2321"/>
      <w:r w:rsidRPr="0062074F">
        <w:lastRenderedPageBreak/>
        <w:t xml:space="preserve">Implementation of WLA Option </w:t>
      </w:r>
      <w:r w:rsidR="005C3EE9" w:rsidRPr="0062074F">
        <w:t>3</w:t>
      </w:r>
      <w:r w:rsidRPr="0062074F">
        <w:t xml:space="preserve"> – linking of WLA to a defined route with planned waypoints and times</w:t>
      </w:r>
      <w:bookmarkEnd w:id="2322"/>
    </w:p>
    <w:bookmarkEnd w:id="2323"/>
    <w:bookmarkEnd w:id="2324"/>
    <w:bookmarkEnd w:id="2325"/>
    <w:p w14:paraId="25EB193C" w14:textId="01793CA9"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ins w:id="2326"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327"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ins w:id="2328" w:author="jon pritchard" w:date="2026-03-07T11:59:00Z" w16du:dateUtc="2026-03-06T22:59:00Z">
        <w:r w:rsidR="007435CC">
          <w:t>.</w:t>
        </w:r>
      </w:ins>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ins w:id="2329" w:author="jon pritchard" w:date="2026-03-07T12:44:00Z" w16du:dateUtc="2026-03-06T23:44:00Z">
        <w:r w:rsidR="00714B6A">
          <w:t>.</w:t>
        </w:r>
      </w:ins>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3AC78031"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ins w:id="2330" w:author="jon pritchard" w:date="2026-03-07T05:11:00Z" w16du:dateUtc="2026-03-06T16:11:00Z">
        <w:r w:rsidR="008303AC" w:rsidRPr="0062074F">
          <w:rPr>
            <w:lang w:eastAsia="en-GB"/>
          </w:rPr>
          <w:t>MSC.530(106)</w:t>
        </w:r>
        <w:r w:rsidR="008303AC" w:rsidRPr="003168FA">
          <w:rPr>
            <w:lang w:eastAsia="en-GB"/>
            <w:rPrChange w:id="2331" w:author="jonathan pritchard" w:date="2026-03-10T15:13:00Z" w16du:dateUtc="2026-03-10T15:13:00Z">
              <w:rPr>
                <w:strike/>
                <w:lang w:eastAsia="en-GB"/>
              </w:rPr>
            </w:rPrChange>
          </w:rPr>
          <w:t>/</w:t>
        </w:r>
        <w:r w:rsidR="008303AC" w:rsidRPr="008303AC">
          <w:rPr>
            <w:lang w:eastAsia="en-GB"/>
          </w:rPr>
          <w:t>Rev.1</w:t>
        </w:r>
        <w:r w:rsidR="008303AC">
          <w:rPr>
            <w:lang w:eastAsia="en-GB"/>
          </w:rPr>
          <w:t xml:space="preserve"> </w:t>
        </w:r>
      </w:ins>
      <w:del w:id="2332"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Pr="0062074F">
        <w:t xml:space="preserve">. Each time marker is delimited before and after by the time +/- half the user selected </w:t>
      </w:r>
      <w:proofErr w:type="spellStart"/>
      <w:r w:rsidRPr="0062074F">
        <w:t>t</w:t>
      </w:r>
      <w:r w:rsidRPr="0062074F">
        <w:rPr>
          <w:vertAlign w:val="subscript"/>
        </w:rPr>
        <w:t>u</w:t>
      </w:r>
      <w:proofErr w:type="spellEnd"/>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del w:id="2333" w:author="jon pritchard" w:date="2026-03-07T12:31:00Z" w16du:dateUtc="2026-03-06T23:31:00Z">
            <w:rPr>
              <w:rFonts w:ascii="Cambria Math" w:hAnsi="Cambria Math"/>
            </w:rPr>
            <m:t xml:space="preserve"> </m:t>
          </w:del>
        </m:r>
      </m:oMath>
      <w:del w:id="2334" w:author="jon pritchard" w:date="2026-03-07T12:31:00Z" w16du:dateUtc="2026-03-06T23:31:00Z">
        <w:r w:rsidRPr="0062074F" w:rsidDel="003C1749">
          <w:delText xml:space="preserve"> </w:delText>
        </w:r>
      </w:del>
      <m:oMath>
        <m:r>
          <w:ins w:id="2335" w:author="jon pritchard" w:date="2026-03-07T12:31:00Z" w16du:dateUtc="2026-03-06T23:31:00Z">
            <w:rPr>
              <w:rFonts w:ascii="Cambria Math" w:hAnsi="Cambria Math"/>
            </w:rPr>
            <m:t xml:space="preserve"> </m:t>
          </w:ins>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37D30D73">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lastRenderedPageBreak/>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w:t>
      </w:r>
      <w:proofErr w:type="spellStart"/>
      <w:r w:rsidRPr="0062074F">
        <w:t>t</w:t>
      </w:r>
      <w:r w:rsidRPr="0062074F">
        <w:rPr>
          <w:vertAlign w:val="subscript"/>
        </w:rPr>
        <w:t>i</w:t>
      </w:r>
      <w:proofErr w:type="spellEnd"/>
      <w:r w:rsidRPr="0062074F">
        <w:t xml:space="preserve"> the S-102 extents which spatially 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35BF4ABE"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 xml:space="preserve">the Water level is adjusted using a similar process to Option 1. The S-104 value used for adjustment is the </w:t>
      </w:r>
      <w:proofErr w:type="spellStart"/>
      <w:r w:rsidRPr="0062074F">
        <w:t>shoalest</w:t>
      </w:r>
      <w:proofErr w:type="spellEnd"/>
      <w:r w:rsidRPr="0062074F">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ins w:id="2336" w:author="jonathan pritchard" w:date="2026-03-10T15:14:00Z" w16du:dateUtc="2026-03-10T15:14:00Z">
        <w:r w:rsidR="003168FA">
          <w:t>.</w:t>
        </w:r>
      </w:ins>
      <w:del w:id="2337" w:author="jonathan pritchard" w:date="2026-03-10T15:14:00Z" w16du:dateUtc="2026-03-10T15:14:00Z">
        <w:r w:rsidRPr="0062074F" w:rsidDel="003168FA">
          <w:delText>,</w:delText>
        </w:r>
      </w:del>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del w:id="2338" w:author="jon pritchard" w:date="2026-03-07T12:31:00Z" w16du:dateUtc="2026-03-06T23:31:00Z">
        <w:r w:rsidRPr="0062074F" w:rsidDel="003C1749">
          <w:delText xml:space="preserve">  </w:delText>
        </w:r>
      </w:del>
      <w:ins w:id="2339" w:author="jon pritchard" w:date="2026-03-07T12:31:00Z" w16du:dateUtc="2026-03-06T23:31:00Z">
        <w:r w:rsidR="003C1749">
          <w:t xml:space="preserve"> </w:t>
        </w:r>
      </w:ins>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FFE3708" w:rsidR="001374ED" w:rsidRPr="0062074F" w:rsidRDefault="001374ED" w:rsidP="004E61EE">
      <w:pPr>
        <w:pStyle w:val="ListParagraph"/>
        <w:keepNext/>
        <w:spacing w:line="240" w:lineRule="auto"/>
        <w:jc w:val="center"/>
      </w:pPr>
      <w:del w:id="2340" w:author="jonathan pritchard" w:date="2026-03-10T11:46:00Z" w16du:dateUtc="2026-03-10T11:46:00Z">
        <w:r w:rsidRPr="0062074F" w:rsidDel="00A721D5">
          <w:rPr>
            <w:noProof/>
            <w:lang w:eastAsia="fr-FR"/>
          </w:rPr>
          <w:drawing>
            <wp:inline distT="0" distB="0" distL="0" distR="0" wp14:anchorId="2DE23426" wp14:editId="42E77C63">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del>
      <w:ins w:id="2341" w:author="jonathan pritchard" w:date="2026-03-10T11:46:00Z" w16du:dateUtc="2026-03-10T11:46:00Z">
        <w:r w:rsidR="00A721D5">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ins>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Each of the S-102 points are assigned the adjusted water level equal to the S-102 value + the calculated (</w:t>
      </w:r>
      <w:proofErr w:type="spellStart"/>
      <w:r w:rsidRPr="0062074F">
        <w:t>shoalest</w:t>
      </w:r>
      <w:proofErr w:type="spellEnd"/>
      <w:r w:rsidRPr="0062074F">
        <w:t xml:space="preserve">)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Once the WLA polygon for time </w:t>
      </w:r>
      <w:proofErr w:type="spellStart"/>
      <w:r w:rsidRPr="0062074F">
        <w:t>t</w:t>
      </w:r>
      <w:r w:rsidRPr="0062074F">
        <w:rPr>
          <w:vertAlign w:val="subscript"/>
        </w:rPr>
        <w:t>i</w:t>
      </w:r>
      <w:proofErr w:type="spellEnd"/>
      <w:r w:rsidRPr="0062074F">
        <w:t xml:space="preserve"> is processed the WLA polygon for time t</w:t>
      </w:r>
      <w:r w:rsidRPr="0062074F">
        <w:rPr>
          <w:vertAlign w:val="subscript"/>
        </w:rPr>
        <w:t>i+1</w:t>
      </w:r>
      <w:r w:rsidRPr="0062074F">
        <w:t xml:space="preserve"> is processed. </w:t>
      </w:r>
    </w:p>
    <w:p w14:paraId="3AE45AAC" w14:textId="018760BA"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w:t>
      </w:r>
      <w:proofErr w:type="spellStart"/>
      <w:r w:rsidRPr="0062074F">
        <w:t>t</w:t>
      </w:r>
      <w:r w:rsidRPr="0062074F">
        <w:rPr>
          <w:vertAlign w:val="subscript"/>
        </w:rPr>
        <w:t>i</w:t>
      </w:r>
      <w:proofErr w:type="spellEnd"/>
      <w:r w:rsidRPr="0062074F">
        <w:t xml:space="preserve"> and t</w:t>
      </w:r>
      <w:r w:rsidRPr="0062074F">
        <w:rPr>
          <w:vertAlign w:val="subscript"/>
        </w:rPr>
        <w:t>i+1</w:t>
      </w:r>
      <w:r w:rsidRPr="0062074F">
        <w:t xml:space="preserve"> are assigned the </w:t>
      </w:r>
      <w:proofErr w:type="spellStart"/>
      <w:r w:rsidRPr="0062074F">
        <w:t>shoaler</w:t>
      </w:r>
      <w:proofErr w:type="spellEnd"/>
      <w:r w:rsidRPr="0062074F">
        <w:t xml:space="preserve"> of the two values, that is the </w:t>
      </w:r>
      <w:proofErr w:type="spellStart"/>
      <w:r w:rsidRPr="0062074F">
        <w:t>shoalest</w:t>
      </w:r>
      <w:proofErr w:type="spellEnd"/>
      <w:r w:rsidRPr="0062074F">
        <w:t xml:space="preserve"> of the S-104 values between the two time periods</w:t>
      </w:r>
      <w:del w:id="2342" w:author="jon pritchard" w:date="2026-03-07T12:31:00Z" w16du:dateUtc="2026-03-06T23:31:00Z">
        <w:r w:rsidRPr="0062074F" w:rsidDel="003C1749">
          <w:delText xml:space="preserve">  </w:delText>
        </w:r>
      </w:del>
      <w:ins w:id="2343" w:author="jon pritchard" w:date="2026-03-07T12:31:00Z" w16du:dateUtc="2026-03-06T23:31:00Z">
        <w:r w:rsidR="003C1749">
          <w:t xml:space="preserve"> </w:t>
        </w:r>
      </w:ins>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 xml:space="preserve">polygon </w:t>
      </w:r>
      <w:proofErr w:type="spellStart"/>
      <w:r w:rsidRPr="0062074F">
        <w:t>t</w:t>
      </w:r>
      <w:r w:rsidRPr="0062074F">
        <w:rPr>
          <w:vertAlign w:val="subscript"/>
        </w:rPr>
        <w:t>i</w:t>
      </w:r>
      <w:proofErr w:type="spellEnd"/>
      <w:r w:rsidRPr="0062074F">
        <w:rPr>
          <w:vertAlign w:val="subscript"/>
        </w:rPr>
        <w:t xml:space="preserve">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w:t>
      </w:r>
      <w:proofErr w:type="spellStart"/>
      <w:r w:rsidRPr="0062074F">
        <w:t>shoaler</w:t>
      </w:r>
      <w:proofErr w:type="spellEnd"/>
      <w:r w:rsidRPr="0062074F">
        <w:t xml:space="preserve">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 xml:space="preserve">This process is extended to all </w:t>
      </w:r>
      <w:proofErr w:type="spellStart"/>
      <w:r w:rsidRPr="0062074F">
        <w:t>t</w:t>
      </w:r>
      <w:r w:rsidRPr="0062074F">
        <w:rPr>
          <w:vertAlign w:val="subscript"/>
        </w:rPr>
        <w:t>i</w:t>
      </w:r>
      <w:proofErr w:type="spellEnd"/>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2344"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9"/>
      </w:r>
      <w:r w:rsidRPr="0062074F">
        <w:t>).</w:t>
      </w:r>
    </w:p>
    <w:bookmarkEnd w:id="2344"/>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81" r:link="rId82">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2345" w:name="_Toc219458407"/>
      <w:bookmarkStart w:id="2346" w:name="_Toc88852892"/>
      <w:bookmarkStart w:id="2347" w:name="_Toc98340000"/>
      <w:bookmarkStart w:id="2348" w:name="_Toc98340376"/>
      <w:r w:rsidRPr="0062074F">
        <w:lastRenderedPageBreak/>
        <w:t>Treatment of depth and water level related S-101 features</w:t>
      </w:r>
      <w:bookmarkEnd w:id="2345"/>
    </w:p>
    <w:p w14:paraId="7E05943F" w14:textId="31AEC40D" w:rsidR="00A4606D" w:rsidRPr="0062074F" w:rsidRDefault="00A4606D" w:rsidP="001C1CAB">
      <w:pPr>
        <w:pStyle w:val="Heading2"/>
        <w:numPr>
          <w:ilvl w:val="1"/>
          <w:numId w:val="256"/>
        </w:numPr>
      </w:pPr>
      <w:bookmarkStart w:id="2349" w:name="_Toc219458408"/>
      <w:bookmarkStart w:id="2350" w:name="_Toc88852893"/>
      <w:bookmarkStart w:id="2351" w:name="_Toc98340001"/>
      <w:bookmarkStart w:id="2352" w:name="_Toc98340377"/>
      <w:bookmarkEnd w:id="2346"/>
      <w:bookmarkEnd w:id="2347"/>
      <w:bookmarkEnd w:id="2348"/>
      <w:r w:rsidRPr="0062074F">
        <w:t>Substitution and adjustment of depth values</w:t>
      </w:r>
      <w:bookmarkEnd w:id="2349"/>
    </w:p>
    <w:bookmarkEnd w:id="2350"/>
    <w:bookmarkEnd w:id="2351"/>
    <w:bookmarkEnd w:id="2352"/>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proofErr w:type="spellStart"/>
      <w:r w:rsidRPr="0062074F">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proofErr w:type="spellStart"/>
      <w:r w:rsidR="00730555" w:rsidRPr="001C1CAB">
        <w:rPr>
          <w:b/>
          <w:bCs/>
        </w:rPr>
        <w:t>minimumDisplayScale</w:t>
      </w:r>
      <w:proofErr w:type="spellEnd"/>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proofErr w:type="spellStart"/>
      <w:r w:rsidRPr="001C1CAB">
        <w:rPr>
          <w:b/>
          <w:bCs/>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2353" w:name="_Toc219458409"/>
      <w:r w:rsidRPr="0062074F">
        <w:t>Areas covered by S-102 only or by both S-102 and S-104</w:t>
      </w:r>
      <w:bookmarkEnd w:id="2353"/>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proofErr w:type="spellStart"/>
      <w:r w:rsidRPr="0062074F">
        <w:rPr>
          <w:i/>
        </w:rPr>
        <w:t>valueOfSounding</w:t>
      </w:r>
      <w:proofErr w:type="spellEnd"/>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0C0F3CC4"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proofErr w:type="spellStart"/>
      <w:r w:rsidRPr="0062074F">
        <w:rPr>
          <w:i/>
        </w:rPr>
        <w:t>valueOfSounding</w:t>
      </w:r>
      <w:proofErr w:type="spellEnd"/>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del w:id="2354" w:author="jon pritchard" w:date="2026-03-08T00:18:00Z" w16du:dateUtc="2026-03-08T08:18:00Z">
        <w:r w:rsidRPr="0062074F" w:rsidDel="00E934DF">
          <w:delText xml:space="preserve">sections </w:delText>
        </w:r>
      </w:del>
      <w:ins w:id="2355" w:author="jon pritchard" w:date="2026-03-08T00:18:00Z" w16du:dateUtc="2026-03-08T08:18:00Z">
        <w:r w:rsidR="00E934DF">
          <w:t>clauses</w:t>
        </w:r>
        <w:r w:rsidR="00E934DF" w:rsidRPr="0062074F">
          <w:t xml:space="preserve"> </w:t>
        </w:r>
      </w:ins>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proofErr w:type="spellStart"/>
      <w:r w:rsidRPr="0062074F">
        <w:rPr>
          <w:i/>
        </w:rPr>
        <w:t>valueOfSounding</w:t>
      </w:r>
      <w:proofErr w:type="spellEnd"/>
      <w:r w:rsidRPr="0062074F">
        <w:t xml:space="preserve"> </w:t>
      </w:r>
      <w:r w:rsidR="00B15F52" w:rsidRPr="0062074F">
        <w:t xml:space="preserve">must </w:t>
      </w:r>
      <w:r w:rsidRPr="0062074F">
        <w:t xml:space="preserve">be the </w:t>
      </w:r>
      <w:proofErr w:type="spellStart"/>
      <w:r w:rsidRPr="0062074F">
        <w:t>shoalest</w:t>
      </w:r>
      <w:proofErr w:type="spellEnd"/>
      <w:r w:rsidRPr="0062074F">
        <w:t xml:space="preserve"> value of all S-102 grid cells whose extents intersect the feature’s geometry within the S-102 coverage available. If the curve or surface feature is not completely within the S-102 then the value defined is the </w:t>
      </w:r>
      <w:proofErr w:type="spellStart"/>
      <w:r w:rsidRPr="0062074F">
        <w:t>shoalest</w:t>
      </w:r>
      <w:proofErr w:type="spellEnd"/>
      <w:r w:rsidRPr="0062074F">
        <w:t xml:space="preserve">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proofErr w:type="spellStart"/>
      <w:r w:rsidRPr="0062074F">
        <w:rPr>
          <w:i/>
        </w:rPr>
        <w:t>valueOfSounding</w:t>
      </w:r>
      <w:proofErr w:type="spellEnd"/>
      <w:r w:rsidRPr="0062074F">
        <w:t xml:space="preserve"> is first selected, as the </w:t>
      </w:r>
      <w:proofErr w:type="spellStart"/>
      <w:r w:rsidRPr="0062074F">
        <w:t>shoalest</w:t>
      </w:r>
      <w:proofErr w:type="spellEnd"/>
      <w:r w:rsidRPr="0062074F">
        <w:t xml:space="preserve"> value of all S-102 grid cells whose extents intersect the feature’s geometry. WLA adjustment </w:t>
      </w:r>
      <w:r w:rsidR="00350A19" w:rsidRPr="0062074F">
        <w:t xml:space="preserve">must </w:t>
      </w:r>
      <w:r w:rsidRPr="0062074F">
        <w:t xml:space="preserve">then applied to this value by selecting the </w:t>
      </w:r>
      <w:proofErr w:type="spellStart"/>
      <w:r w:rsidRPr="0062074F">
        <w:t>shoalest</w:t>
      </w:r>
      <w:proofErr w:type="spellEnd"/>
      <w:r w:rsidRPr="0062074F">
        <w:t xml:space="preserve">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w:t>
      </w:r>
      <w:proofErr w:type="spellStart"/>
      <w:r w:rsidRPr="0062074F">
        <w:t>shoalest</w:t>
      </w:r>
      <w:proofErr w:type="spellEnd"/>
      <w:r w:rsidRPr="0062074F">
        <w:t xml:space="preserve">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proofErr w:type="spellStart"/>
      <w:r w:rsidRPr="0062074F">
        <w:rPr>
          <w:i/>
        </w:rPr>
        <w:t>valueOfSounding</w:t>
      </w:r>
      <w:proofErr w:type="spellEnd"/>
      <w:r w:rsidRPr="0062074F">
        <w:t xml:space="preserve"> attribute in S-101 Obstruction from S-102 data</w:t>
      </w:r>
    </w:p>
    <w:p w14:paraId="2EBADDDF" w14:textId="6168DCB8"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proofErr w:type="spellStart"/>
      <w:r w:rsidR="00C2783F" w:rsidRPr="0062074F">
        <w:rPr>
          <w:i/>
          <w:iCs/>
        </w:rPr>
        <w:t>valueOfSounding</w:t>
      </w:r>
      <w:proofErr w:type="spellEnd"/>
      <w:r w:rsidR="00C2783F" w:rsidRPr="0062074F">
        <w:t xml:space="preserve"> in the S-101 feature catalogue along with multipoint geometries, unless </w:t>
      </w:r>
      <w:del w:id="2356" w:author="jon pritchard" w:date="2026-03-08T00:18:00Z" w16du:dateUtc="2026-03-08T08:18:00Z">
        <w:r w:rsidR="00C2783F" w:rsidRPr="0062074F" w:rsidDel="00E934DF">
          <w:delText xml:space="preserve">those </w:delText>
        </w:r>
      </w:del>
      <w:r w:rsidR="00C2783F" w:rsidRPr="0062074F">
        <w:t xml:space="preserve">specifically excluded in this </w:t>
      </w:r>
      <w:del w:id="2357" w:author="jon pritchard" w:date="2026-03-08T00:18:00Z" w16du:dateUtc="2026-03-08T08:18:00Z">
        <w:r w:rsidR="00C2783F" w:rsidRPr="0062074F" w:rsidDel="00E934DF">
          <w:delText>section</w:delText>
        </w:r>
      </w:del>
      <w:ins w:id="2358" w:author="jon pritchard" w:date="2026-03-08T00:18:00Z" w16du:dateUtc="2026-03-08T08:18:00Z">
        <w:r w:rsidR="00E934DF">
          <w:t>clause</w:t>
        </w:r>
      </w:ins>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proofErr w:type="spellStart"/>
      <w:r w:rsidR="004C7DC0" w:rsidRPr="0062074F">
        <w:rPr>
          <w:i/>
        </w:rPr>
        <w:t>depthRangeMinimumValue</w:t>
      </w:r>
      <w:proofErr w:type="spellEnd"/>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 xml:space="preserve">indicate the WLA adjusted value, source and time/date. The format of time date is: </w:t>
      </w:r>
      <w:proofErr w:type="spellStart"/>
      <w:r w:rsidRPr="0062074F">
        <w:t>hh:mm</w:t>
      </w:r>
      <w:proofErr w:type="spellEnd"/>
      <w:r w:rsidRPr="0062074F">
        <w:t xml:space="preserve"> dd mmm </w:t>
      </w:r>
      <w:proofErr w:type="spellStart"/>
      <w:r w:rsidRPr="0062074F">
        <w:t>yyyy</w:t>
      </w:r>
      <w:proofErr w:type="spellEnd"/>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069C1AFA" w:rsidR="006D7DB6" w:rsidRPr="001C715E" w:rsidDel="00A823A7" w:rsidRDefault="008F0D06" w:rsidP="001C1CAB">
      <w:pPr>
        <w:pStyle w:val="Heading2"/>
        <w:numPr>
          <w:ilvl w:val="1"/>
          <w:numId w:val="256"/>
        </w:numPr>
        <w:rPr>
          <w:del w:id="2359" w:author="jon pritchard" w:date="2026-03-19T15:58:00Z" w16du:dateUtc="2026-03-19T14:58:00Z"/>
          <w:b w:val="0"/>
          <w:bCs w:val="0"/>
          <w:rPrChange w:id="2360" w:author="jon pritchard" w:date="2026-03-27T11:58:00Z" w16du:dateUtc="2026-03-27T11:58:00Z">
            <w:rPr>
              <w:del w:id="2361" w:author="jon pritchard" w:date="2026-03-19T15:58:00Z" w16du:dateUtc="2026-03-19T14:58:00Z"/>
            </w:rPr>
          </w:rPrChange>
        </w:rPr>
      </w:pPr>
      <w:bookmarkStart w:id="2362" w:name="_Toc175130408"/>
      <w:bookmarkStart w:id="2363" w:name="_Toc175130409"/>
      <w:bookmarkStart w:id="2364" w:name="_Toc175130410"/>
      <w:bookmarkStart w:id="2365" w:name="_Toc175130411"/>
      <w:bookmarkStart w:id="2366" w:name="_Toc175130412"/>
      <w:bookmarkStart w:id="2367" w:name="_Toc175130413"/>
      <w:bookmarkStart w:id="2368" w:name="_Toc175130414"/>
      <w:bookmarkStart w:id="2369" w:name="_Toc175130415"/>
      <w:bookmarkStart w:id="2370" w:name="_Toc175130416"/>
      <w:bookmarkStart w:id="2371" w:name="_Toc175130417"/>
      <w:bookmarkStart w:id="2372" w:name="_Toc175130418"/>
      <w:bookmarkStart w:id="2373" w:name="_Toc175130419"/>
      <w:bookmarkStart w:id="2374" w:name="_Toc175130420"/>
      <w:bookmarkStart w:id="2375" w:name="_Toc175130421"/>
      <w:bookmarkStart w:id="2376" w:name="_Toc175130422"/>
      <w:bookmarkStart w:id="2377" w:name="_Toc175130423"/>
      <w:bookmarkStart w:id="2378" w:name="_Toc175130424"/>
      <w:bookmarkStart w:id="2379" w:name="_Toc175130425"/>
      <w:bookmarkStart w:id="2380" w:name="_Toc175130426"/>
      <w:bookmarkStart w:id="2381" w:name="_Toc175130427"/>
      <w:bookmarkStart w:id="2382" w:name="_Toc175130428"/>
      <w:bookmarkStart w:id="2383" w:name="_Toc175130429"/>
      <w:bookmarkStart w:id="2384" w:name="_Toc175130430"/>
      <w:bookmarkStart w:id="2385" w:name="_Toc175130431"/>
      <w:bookmarkStart w:id="2386" w:name="_Toc175130432"/>
      <w:bookmarkStart w:id="2387" w:name="_Toc175130433"/>
      <w:bookmarkStart w:id="2388" w:name="_Toc175130434"/>
      <w:bookmarkStart w:id="2389" w:name="_Toc175130435"/>
      <w:bookmarkStart w:id="2390" w:name="_Toc175130436"/>
      <w:bookmarkStart w:id="2391" w:name="_Toc175130437"/>
      <w:bookmarkStart w:id="2392" w:name="_Toc219458410"/>
      <w:bookmarkStart w:id="2393" w:name="_Toc88852898"/>
      <w:bookmarkStart w:id="2394" w:name="_Toc98340005"/>
      <w:bookmarkStart w:id="2395" w:name="_Toc9834038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ins w:id="2396" w:author="jon pritchard" w:date="2026-03-20T09:14:00Z" w16du:dateUtc="2026-03-20T08:14:00Z">
        <w:r w:rsidRPr="001C715E">
          <w:rPr>
            <w:rPrChange w:id="2397" w:author="jon pritchard" w:date="2026-03-27T11:58:00Z" w16du:dateUtc="2026-03-27T11:58:00Z">
              <w:rPr>
                <w:highlight w:val="yellow"/>
              </w:rPr>
            </w:rPrChange>
          </w:rPr>
          <w:t xml:space="preserve"> </w:t>
        </w:r>
      </w:ins>
      <w:r w:rsidR="00815F72" w:rsidRPr="001C715E">
        <w:rPr>
          <w:b w:val="0"/>
          <w:bCs w:val="0"/>
          <w:rPrChange w:id="2398" w:author="jon pritchard" w:date="2026-03-27T11:58:00Z" w16du:dateUtc="2026-03-27T11:58:00Z">
            <w:rPr>
              <w:b w:val="0"/>
              <w:bCs w:val="0"/>
            </w:rPr>
          </w:rPrChange>
        </w:rPr>
        <w:t xml:space="preserve">Adjustment of </w:t>
      </w:r>
      <w:del w:id="2399" w:author="jon pritchard" w:date="2026-03-19T12:33:00Z" w16du:dateUtc="2026-03-19T11:33:00Z">
        <w:r w:rsidR="00815F72" w:rsidRPr="001C715E" w:rsidDel="00B81BA7">
          <w:rPr>
            <w:b w:val="0"/>
            <w:bCs w:val="0"/>
            <w:rPrChange w:id="2400" w:author="jon pritchard" w:date="2026-03-27T11:58:00Z" w16du:dateUtc="2026-03-27T11:58:00Z">
              <w:rPr>
                <w:b w:val="0"/>
                <w:bCs w:val="0"/>
              </w:rPr>
            </w:rPrChange>
          </w:rPr>
          <w:delText xml:space="preserve">heights and </w:delText>
        </w:r>
      </w:del>
      <w:r w:rsidR="00815F72" w:rsidRPr="001C715E">
        <w:rPr>
          <w:b w:val="0"/>
          <w:bCs w:val="0"/>
          <w:rPrChange w:id="2401" w:author="jon pritchard" w:date="2026-03-27T11:58:00Z" w16du:dateUtc="2026-03-27T11:58:00Z">
            <w:rPr>
              <w:b w:val="0"/>
              <w:bCs w:val="0"/>
            </w:rPr>
          </w:rPrChange>
        </w:rPr>
        <w:t>vertical clearance values</w:t>
      </w:r>
      <w:bookmarkEnd w:id="2392"/>
      <w:ins w:id="2402" w:author="jon pritchard" w:date="2026-03-19T16:00:00Z" w16du:dateUtc="2026-03-19T15:00:00Z">
        <w:r w:rsidR="00A823A7" w:rsidRPr="001C715E">
          <w:rPr>
            <w:rPrChange w:id="2403" w:author="jon pritchard" w:date="2026-03-27T11:58:00Z" w16du:dateUtc="2026-03-27T11:58:00Z">
              <w:rPr>
                <w:highlight w:val="yellow"/>
              </w:rPr>
            </w:rPrChange>
          </w:rPr>
          <w:t xml:space="preserve"> </w:t>
        </w:r>
        <w:r w:rsidR="00A823A7" w:rsidRPr="001C715E">
          <w:rPr>
            <w:b w:val="0"/>
            <w:bCs w:val="0"/>
            <w:rPrChange w:id="2404" w:author="jon pritchard" w:date="2026-03-27T11:58:00Z" w16du:dateUtc="2026-03-27T11:58:00Z">
              <w:rPr>
                <w:highlight w:val="yellow"/>
              </w:rPr>
            </w:rPrChange>
          </w:rPr>
          <w:t xml:space="preserve">in areas </w:t>
        </w:r>
        <w:r w:rsidR="00A823A7" w:rsidRPr="001C715E">
          <w:rPr>
            <w:b w:val="0"/>
            <w:bCs w:val="0"/>
            <w:rPrChange w:id="2405" w:author="jon pritchard" w:date="2026-03-27T11:58:00Z" w16du:dateUtc="2026-03-27T11:58:00Z">
              <w:rPr/>
            </w:rPrChange>
          </w:rPr>
          <w:t>covered by both S-102 and S-104</w:t>
        </w:r>
      </w:ins>
    </w:p>
    <w:bookmarkEnd w:id="2393"/>
    <w:bookmarkEnd w:id="2394"/>
    <w:bookmarkEnd w:id="2395"/>
    <w:p w14:paraId="71EC3CEF" w14:textId="6A0DD97A" w:rsidR="00A823A7" w:rsidRPr="001C715E" w:rsidRDefault="00A823A7">
      <w:pPr>
        <w:pStyle w:val="Heading2"/>
        <w:numPr>
          <w:ilvl w:val="1"/>
          <w:numId w:val="256"/>
        </w:numPr>
        <w:rPr>
          <w:ins w:id="2406" w:author="jon pritchard" w:date="2026-03-19T15:58:00Z" w16du:dateUtc="2026-03-19T14:58:00Z"/>
          <w:rPrChange w:id="2407" w:author="jon pritchard" w:date="2026-03-27T11:58:00Z" w16du:dateUtc="2026-03-27T11:58:00Z">
            <w:rPr>
              <w:ins w:id="2408" w:author="jon pritchard" w:date="2026-03-19T15:58:00Z" w16du:dateUtc="2026-03-19T14:58:00Z"/>
              <w:highlight w:val="yellow"/>
            </w:rPr>
          </w:rPrChange>
        </w:rPr>
        <w:pPrChange w:id="2409" w:author="jon pritchard" w:date="2026-03-19T15:58:00Z" w16du:dateUtc="2026-03-19T14:58:00Z">
          <w:pPr>
            <w:spacing w:after="60" w:line="240" w:lineRule="auto"/>
            <w:jc w:val="both"/>
          </w:pPr>
        </w:pPrChange>
      </w:pPr>
    </w:p>
    <w:p w14:paraId="3A9CEEA9" w14:textId="29F38CEC" w:rsidR="00A823A7" w:rsidRPr="001C715E" w:rsidRDefault="00E6310F" w:rsidP="00E767AB">
      <w:pPr>
        <w:spacing w:after="60" w:line="240" w:lineRule="auto"/>
        <w:jc w:val="both"/>
        <w:rPr>
          <w:ins w:id="2410" w:author="jon pritchard" w:date="2026-03-19T15:57:00Z" w16du:dateUtc="2026-03-19T14:57:00Z"/>
          <w:rPrChange w:id="2411" w:author="jon pritchard" w:date="2026-03-27T11:58:00Z" w16du:dateUtc="2026-03-27T11:58:00Z">
            <w:rPr>
              <w:ins w:id="2412" w:author="jon pritchard" w:date="2026-03-19T15:57:00Z" w16du:dateUtc="2026-03-19T14:57:00Z"/>
              <w:highlight w:val="yellow"/>
            </w:rPr>
          </w:rPrChange>
        </w:rPr>
      </w:pPr>
      <w:r w:rsidRPr="001C715E">
        <w:t xml:space="preserve">Where S-101 features contain features with vertical </w:t>
      </w:r>
      <w:ins w:id="2413" w:author="jon pritchard" w:date="2026-03-19T12:34:00Z" w16du:dateUtc="2026-03-19T11:34:00Z">
        <w:r w:rsidR="00B81BA7" w:rsidRPr="001C715E">
          <w:t>clearance values</w:t>
        </w:r>
      </w:ins>
      <w:ins w:id="2414" w:author="jon pritchard" w:date="2026-03-19T13:02:00Z" w16du:dateUtc="2026-03-19T12:02:00Z">
        <w:r w:rsidR="004F1CC7" w:rsidRPr="001C715E">
          <w:rPr>
            <w:rPrChange w:id="2415" w:author="jon pritchard" w:date="2026-03-27T11:58:00Z" w16du:dateUtc="2026-03-27T11:58:00Z">
              <w:rPr>
                <w:highlight w:val="yellow"/>
              </w:rPr>
            </w:rPrChange>
          </w:rPr>
          <w:t>, and the S-104 vertical datum matches the vertical datum defined for the S-101 feature,</w:t>
        </w:r>
      </w:ins>
      <w:ins w:id="2416" w:author="jon pritchard" w:date="2026-03-19T12:34:00Z" w16du:dateUtc="2026-03-19T11:34:00Z">
        <w:r w:rsidR="00B81BA7" w:rsidRPr="001C715E">
          <w:t xml:space="preserve"> and a datum correction value i</w:t>
        </w:r>
      </w:ins>
      <w:ins w:id="2417" w:author="jon pritchard" w:date="2026-03-19T12:35:00Z" w16du:dateUtc="2026-03-19T11:35:00Z">
        <w:r w:rsidR="00B81BA7" w:rsidRPr="001C715E">
          <w:t xml:space="preserve">s </w:t>
        </w:r>
      </w:ins>
      <w:ins w:id="2418" w:author="jon pritchard" w:date="2026-03-19T13:03:00Z" w16du:dateUtc="2026-03-19T12:03:00Z">
        <w:r w:rsidR="004F1CC7" w:rsidRPr="001C715E">
          <w:rPr>
            <w:rPrChange w:id="2419" w:author="jon pritchard" w:date="2026-03-27T11:58:00Z" w16du:dateUtc="2026-03-27T11:58:00Z">
              <w:rPr>
                <w:highlight w:val="yellow"/>
              </w:rPr>
            </w:rPrChange>
          </w:rPr>
          <w:t>supplied</w:t>
        </w:r>
      </w:ins>
      <w:ins w:id="2420" w:author="jon pritchard" w:date="2026-03-19T12:34:00Z" w16du:dateUtc="2026-03-19T11:34:00Z">
        <w:r w:rsidR="00B81BA7" w:rsidRPr="001C715E">
          <w:t xml:space="preserve"> in the S-10</w:t>
        </w:r>
      </w:ins>
      <w:ins w:id="2421" w:author="jon pritchard" w:date="2026-03-27T11:42:00Z" w16du:dateUtc="2026-03-27T11:42:00Z">
        <w:r w:rsidR="00ED668D" w:rsidRPr="001C715E">
          <w:rPr>
            <w:rPrChange w:id="2422" w:author="jon pritchard" w:date="2026-03-27T11:58:00Z" w16du:dateUtc="2026-03-27T11:58:00Z">
              <w:rPr>
                <w:highlight w:val="yellow"/>
              </w:rPr>
            </w:rPrChange>
          </w:rPr>
          <w:t>1</w:t>
        </w:r>
      </w:ins>
      <w:ins w:id="2423" w:author="jon pritchard" w:date="2026-03-19T12:34:00Z" w16du:dateUtc="2026-03-19T11:34:00Z">
        <w:r w:rsidR="00B81BA7" w:rsidRPr="001C715E">
          <w:t xml:space="preserve">, then </w:t>
        </w:r>
      </w:ins>
      <w:del w:id="2424" w:author="jon pritchard" w:date="2026-03-19T12:34:00Z" w16du:dateUtc="2026-03-19T11:34:00Z">
        <w:r w:rsidRPr="001C715E" w:rsidDel="00B81BA7">
          <w:delText xml:space="preserve">measurements referenced to the same vertical datum as S-104 data, </w:delText>
        </w:r>
      </w:del>
      <w:r w:rsidRPr="001C715E">
        <w:t>then the</w:t>
      </w:r>
      <w:del w:id="2425" w:author="jon pritchard" w:date="2026-03-19T13:03:00Z" w16du:dateUtc="2026-03-19T12:03:00Z">
        <w:r w:rsidRPr="001C715E" w:rsidDel="004F1CC7">
          <w:delText>se</w:delText>
        </w:r>
      </w:del>
      <w:r w:rsidRPr="001C715E">
        <w:t xml:space="preserve"> </w:t>
      </w:r>
      <w:ins w:id="2426" w:author="jon pritchard" w:date="2026-03-19T13:03:00Z" w16du:dateUtc="2026-03-19T12:03:00Z">
        <w:r w:rsidR="004F1CC7" w:rsidRPr="001C715E">
          <w:rPr>
            <w:rPrChange w:id="2427" w:author="jon pritchard" w:date="2026-03-27T11:58:00Z" w16du:dateUtc="2026-03-27T11:58:00Z">
              <w:rPr>
                <w:highlight w:val="yellow"/>
              </w:rPr>
            </w:rPrChange>
          </w:rPr>
          <w:t xml:space="preserve">S-101 </w:t>
        </w:r>
      </w:ins>
      <w:r w:rsidRPr="001C715E">
        <w:t xml:space="preserve">vertical </w:t>
      </w:r>
      <w:del w:id="2428" w:author="jon pritchard" w:date="2026-03-19T12:34:00Z" w16du:dateUtc="2026-03-19T11:34:00Z">
        <w:r w:rsidRPr="001C715E" w:rsidDel="00B81BA7">
          <w:delText xml:space="preserve">measurements </w:delText>
        </w:r>
      </w:del>
      <w:ins w:id="2429" w:author="jon pritchard" w:date="2026-03-19T12:34:00Z" w16du:dateUtc="2026-03-19T11:34:00Z">
        <w:r w:rsidR="00B81BA7" w:rsidRPr="001C715E">
          <w:t xml:space="preserve">clearance values </w:t>
        </w:r>
      </w:ins>
      <w:r w:rsidRPr="001C715E">
        <w:t xml:space="preserve">must also be </w:t>
      </w:r>
      <w:ins w:id="2430" w:author="jon pritchard" w:date="2026-03-20T09:11:00Z" w16du:dateUtc="2026-03-20T08:11:00Z">
        <w:r w:rsidR="008F0D06" w:rsidRPr="001C715E">
          <w:rPr>
            <w:rPrChange w:id="2431" w:author="jon pritchard" w:date="2026-03-27T11:58:00Z" w16du:dateUtc="2026-03-27T11:58:00Z">
              <w:rPr>
                <w:highlight w:val="yellow"/>
              </w:rPr>
            </w:rPrChange>
          </w:rPr>
          <w:t xml:space="preserve">calculated and </w:t>
        </w:r>
      </w:ins>
      <w:r w:rsidRPr="001C715E">
        <w:t>adjusted</w:t>
      </w:r>
      <w:ins w:id="2432" w:author="jon pritchard" w:date="2026-03-19T16:00:00Z" w16du:dateUtc="2026-03-19T15:00:00Z">
        <w:r w:rsidR="00A823A7" w:rsidRPr="001C715E">
          <w:rPr>
            <w:rPrChange w:id="2433" w:author="jon pritchard" w:date="2026-03-27T11:58:00Z" w16du:dateUtc="2026-03-27T11:58:00Z">
              <w:rPr>
                <w:highlight w:val="yellow"/>
              </w:rPr>
            </w:rPrChange>
          </w:rPr>
          <w:t>.</w:t>
        </w:r>
      </w:ins>
      <w:del w:id="2434" w:author="jon pritchard" w:date="2026-03-19T16:00:00Z" w16du:dateUtc="2026-03-19T15:00:00Z">
        <w:r w:rsidRPr="001C715E" w:rsidDel="00A823A7">
          <w:delText>.</w:delText>
        </w:r>
      </w:del>
      <w:r w:rsidRPr="001C715E">
        <w:t xml:space="preserve"> </w:t>
      </w:r>
    </w:p>
    <w:p w14:paraId="77491109" w14:textId="3FBE4B1A" w:rsidR="008F0D06" w:rsidRPr="001C715E" w:rsidRDefault="00A823A7" w:rsidP="00E767AB">
      <w:pPr>
        <w:spacing w:after="60" w:line="240" w:lineRule="auto"/>
        <w:jc w:val="both"/>
      </w:pPr>
      <w:ins w:id="2435" w:author="jon pritchard" w:date="2026-03-19T15:58:00Z" w16du:dateUtc="2026-03-19T14:58:00Z">
        <w:r w:rsidRPr="001C715E">
          <w:rPr>
            <w:rPrChange w:id="2436" w:author="jon pritchard" w:date="2026-03-27T11:58:00Z" w16du:dateUtc="2026-03-27T11:58:00Z">
              <w:rPr>
                <w:highlight w:val="yellow"/>
              </w:rPr>
            </w:rPrChange>
          </w:rPr>
          <w:t>A</w:t>
        </w:r>
      </w:ins>
      <w:ins w:id="2437" w:author="jon pritchard" w:date="2026-03-19T15:56:00Z" w16du:dateUtc="2026-03-19T14:56:00Z">
        <w:r w:rsidRPr="001C715E">
          <w:rPr>
            <w:rPrChange w:id="2438" w:author="jon pritchard" w:date="2026-03-27T11:58:00Z" w16du:dateUtc="2026-03-27T11:58:00Z">
              <w:rPr>
                <w:highlight w:val="yellow"/>
              </w:rPr>
            </w:rPrChange>
          </w:rPr>
          <w:t xml:space="preserve">djustment of vertical clearance values must only </w:t>
        </w:r>
      </w:ins>
      <w:ins w:id="2439" w:author="jon pritchard" w:date="2026-03-19T15:57:00Z" w16du:dateUtc="2026-03-19T14:57:00Z">
        <w:r w:rsidRPr="001C715E">
          <w:rPr>
            <w:rPrChange w:id="2440" w:author="jon pritchard" w:date="2026-03-27T11:58:00Z" w16du:dateUtc="2026-03-27T11:58:00Z">
              <w:rPr>
                <w:highlight w:val="yellow"/>
              </w:rPr>
            </w:rPrChange>
          </w:rPr>
          <w:t xml:space="preserve">take place </w:t>
        </w:r>
      </w:ins>
      <w:ins w:id="2441" w:author="jon pritchard" w:date="2026-03-19T16:00:00Z" w16du:dateUtc="2026-03-19T15:00:00Z">
        <w:r w:rsidRPr="001C715E">
          <w:rPr>
            <w:rPrChange w:id="2442" w:author="jon pritchard" w:date="2026-03-27T11:58:00Z" w16du:dateUtc="2026-03-27T11:58:00Z">
              <w:rPr>
                <w:highlight w:val="yellow"/>
              </w:rPr>
            </w:rPrChange>
          </w:rPr>
          <w:t xml:space="preserve">in areas </w:t>
        </w:r>
      </w:ins>
      <w:ins w:id="2443" w:author="jon pritchard" w:date="2026-03-19T15:57:00Z" w16du:dateUtc="2026-03-19T14:57:00Z">
        <w:r w:rsidRPr="001C715E">
          <w:rPr>
            <w:rPrChange w:id="2444" w:author="jon pritchard" w:date="2026-03-27T11:58:00Z" w16du:dateUtc="2026-03-27T11:58:00Z">
              <w:rPr>
                <w:highlight w:val="yellow"/>
              </w:rPr>
            </w:rPrChange>
          </w:rPr>
          <w:t>where S-102 and S-104 coverage overlaps</w:t>
        </w:r>
      </w:ins>
      <w:ins w:id="2445" w:author="jon pritchard" w:date="2026-03-19T16:00:00Z" w16du:dateUtc="2026-03-19T15:00:00Z">
        <w:r w:rsidRPr="001C715E">
          <w:rPr>
            <w:rPrChange w:id="2446" w:author="jon pritchard" w:date="2026-03-27T11:58:00Z" w16du:dateUtc="2026-03-27T11:58:00Z">
              <w:rPr>
                <w:highlight w:val="yellow"/>
              </w:rPr>
            </w:rPrChange>
          </w:rPr>
          <w:t xml:space="preserve"> and WLA is applied</w:t>
        </w:r>
      </w:ins>
      <w:ins w:id="2447" w:author="jon pritchard" w:date="2026-03-19T15:57:00Z" w16du:dateUtc="2026-03-19T14:57:00Z">
        <w:r w:rsidRPr="001C715E">
          <w:rPr>
            <w:rPrChange w:id="2448" w:author="jon pritchard" w:date="2026-03-27T11:58:00Z" w16du:dateUtc="2026-03-27T11:58:00Z">
              <w:rPr>
                <w:highlight w:val="yellow"/>
              </w:rPr>
            </w:rPrChange>
          </w:rPr>
          <w:t>.</w:t>
        </w:r>
      </w:ins>
      <w:ins w:id="2449" w:author="jon pritchard" w:date="2026-03-27T11:41:00Z" w16du:dateUtc="2026-03-27T11:41:00Z">
        <w:r w:rsidR="00ED668D" w:rsidRPr="001C715E">
          <w:rPr>
            <w:rPrChange w:id="2450" w:author="jon pritchard" w:date="2026-03-27T11:58:00Z" w16du:dateUtc="2026-03-27T11:58:00Z">
              <w:rPr>
                <w:highlight w:val="yellow"/>
              </w:rPr>
            </w:rPrChange>
          </w:rPr>
          <w:t xml:space="preserve"> </w:t>
        </w:r>
      </w:ins>
      <w:r w:rsidR="00E6310F" w:rsidRPr="001C715E">
        <w:t xml:space="preserve">Where </w:t>
      </w:r>
      <w:ins w:id="2451" w:author="jon pritchard" w:date="2026-03-19T16:00:00Z" w16du:dateUtc="2026-03-19T15:00:00Z">
        <w:r w:rsidRPr="001C715E">
          <w:rPr>
            <w:rPrChange w:id="2452" w:author="jon pritchard" w:date="2026-03-27T11:58:00Z" w16du:dateUtc="2026-03-27T11:58:00Z">
              <w:rPr>
                <w:highlight w:val="yellow"/>
              </w:rPr>
            </w:rPrChange>
          </w:rPr>
          <w:t>the</w:t>
        </w:r>
      </w:ins>
      <w:del w:id="2453" w:author="jon pritchard" w:date="2026-03-19T16:00:00Z" w16du:dateUtc="2026-03-19T15:00:00Z">
        <w:r w:rsidR="00E6310F" w:rsidRPr="001C715E" w:rsidDel="00A823A7">
          <w:delText>such</w:delText>
        </w:r>
      </w:del>
      <w:r w:rsidR="00E6310F" w:rsidRPr="001C715E">
        <w:t xml:space="preserve"> </w:t>
      </w:r>
      <w:ins w:id="2454" w:author="jon pritchard" w:date="2026-03-19T12:35:00Z" w16du:dateUtc="2026-03-19T11:35:00Z">
        <w:r w:rsidR="00B81BA7" w:rsidRPr="001C715E">
          <w:t>datum correction values</w:t>
        </w:r>
      </w:ins>
      <w:del w:id="2455" w:author="jon pritchard" w:date="2026-03-19T12:35:00Z" w16du:dateUtc="2026-03-19T11:35:00Z">
        <w:r w:rsidR="00E6310F" w:rsidRPr="001C715E" w:rsidDel="00B81BA7">
          <w:delText>vertical measurements</w:delText>
        </w:r>
      </w:del>
      <w:r w:rsidR="00E6310F" w:rsidRPr="001C715E">
        <w:t xml:space="preserve"> are not </w:t>
      </w:r>
      <w:ins w:id="2456" w:author="jon pritchard" w:date="2026-03-20T09:10:00Z" w16du:dateUtc="2026-03-20T08:10:00Z">
        <w:r w:rsidR="008F0D06" w:rsidRPr="001C715E">
          <w:rPr>
            <w:rPrChange w:id="2457" w:author="jon pritchard" w:date="2026-03-27T11:58:00Z" w16du:dateUtc="2026-03-27T11:58:00Z">
              <w:rPr>
                <w:highlight w:val="yellow"/>
              </w:rPr>
            </w:rPrChange>
          </w:rPr>
          <w:t>included</w:t>
        </w:r>
      </w:ins>
      <w:ins w:id="2458" w:author="jon pritchard" w:date="2026-03-27T11:41:00Z" w16du:dateUtc="2026-03-27T11:41:00Z">
        <w:r w:rsidR="00ED668D" w:rsidRPr="001C715E">
          <w:rPr>
            <w:rPrChange w:id="2459" w:author="jon pritchard" w:date="2026-03-27T11:58:00Z" w16du:dateUtc="2026-03-27T11:58:00Z">
              <w:rPr>
                <w:highlight w:val="yellow"/>
              </w:rPr>
            </w:rPrChange>
          </w:rPr>
          <w:t xml:space="preserve"> </w:t>
        </w:r>
      </w:ins>
      <w:ins w:id="2460" w:author="jon pritchard" w:date="2026-03-20T09:10:00Z" w16du:dateUtc="2026-03-20T08:10:00Z">
        <w:r w:rsidR="008F0D06" w:rsidRPr="001C715E">
          <w:rPr>
            <w:rPrChange w:id="2461" w:author="jon pritchard" w:date="2026-03-27T11:58:00Z" w16du:dateUtc="2026-03-27T11:58:00Z">
              <w:rPr>
                <w:highlight w:val="yellow"/>
              </w:rPr>
            </w:rPrChange>
          </w:rPr>
          <w:t>in S-101</w:t>
        </w:r>
      </w:ins>
      <w:ins w:id="2462" w:author="jon pritchard" w:date="2026-03-20T09:11:00Z" w16du:dateUtc="2026-03-20T08:11:00Z">
        <w:r w:rsidR="008F0D06" w:rsidRPr="001C715E">
          <w:rPr>
            <w:rPrChange w:id="2463" w:author="jon pritchard" w:date="2026-03-27T11:58:00Z" w16du:dateUtc="2026-03-27T11:58:00Z">
              <w:rPr>
                <w:highlight w:val="yellow"/>
              </w:rPr>
            </w:rPrChange>
          </w:rPr>
          <w:t xml:space="preserve"> or</w:t>
        </w:r>
      </w:ins>
      <w:ins w:id="2464" w:author="jon pritchard" w:date="2026-03-20T09:10:00Z" w16du:dateUtc="2026-03-20T08:10:00Z">
        <w:r w:rsidR="008F0D06" w:rsidRPr="001C715E">
          <w:rPr>
            <w:rPrChange w:id="2465" w:author="jon pritchard" w:date="2026-03-27T11:58:00Z" w16du:dateUtc="2026-03-27T11:58:00Z">
              <w:rPr>
                <w:highlight w:val="yellow"/>
              </w:rPr>
            </w:rPrChange>
          </w:rPr>
          <w:t xml:space="preserve"> not </w:t>
        </w:r>
      </w:ins>
      <w:r w:rsidR="00E6310F" w:rsidRPr="001C715E">
        <w:t>available</w:t>
      </w:r>
      <w:ins w:id="2466" w:author="jon pritchard" w:date="2026-03-19T16:01:00Z" w16du:dateUtc="2026-03-19T15:01:00Z">
        <w:r w:rsidRPr="001C715E">
          <w:rPr>
            <w:rPrChange w:id="2467" w:author="jon pritchard" w:date="2026-03-27T11:58:00Z" w16du:dateUtc="2026-03-27T11:58:00Z">
              <w:rPr>
                <w:highlight w:val="yellow"/>
              </w:rPr>
            </w:rPrChange>
          </w:rPr>
          <w:t xml:space="preserve"> </w:t>
        </w:r>
      </w:ins>
      <w:ins w:id="2468" w:author="jon pritchard" w:date="2026-03-27T11:41:00Z" w16du:dateUtc="2026-03-27T11:41:00Z">
        <w:r w:rsidR="00ED668D" w:rsidRPr="001C715E">
          <w:rPr>
            <w:rPrChange w:id="2469" w:author="jon pritchard" w:date="2026-03-27T11:58:00Z" w16du:dateUtc="2026-03-27T11:58:00Z">
              <w:rPr>
                <w:highlight w:val="yellow"/>
              </w:rPr>
            </w:rPrChange>
          </w:rPr>
          <w:t xml:space="preserve">(as defined in this clause) </w:t>
        </w:r>
      </w:ins>
      <w:del w:id="2470" w:author="jon pritchard" w:date="2026-03-20T09:11:00Z" w16du:dateUtc="2026-03-20T08:11:00Z">
        <w:r w:rsidR="00E6310F" w:rsidRPr="001C715E" w:rsidDel="008F0D06">
          <w:delText xml:space="preserve"> referenced to </w:delText>
        </w:r>
      </w:del>
      <w:del w:id="2471" w:author="jon pritchard" w:date="2026-03-20T09:10:00Z" w16du:dateUtc="2026-03-20T08:10:00Z">
        <w:r w:rsidR="00E6310F" w:rsidRPr="001C715E" w:rsidDel="008F0D06">
          <w:delText xml:space="preserve">the </w:delText>
        </w:r>
      </w:del>
      <w:del w:id="2472" w:author="jon pritchard" w:date="2026-03-20T09:11:00Z" w16du:dateUtc="2026-03-20T08:11:00Z">
        <w:r w:rsidR="00E6310F" w:rsidRPr="001C715E" w:rsidDel="008F0D06">
          <w:delText xml:space="preserve">S-104 vertical datum </w:delText>
        </w:r>
      </w:del>
      <w:r w:rsidR="00E6310F" w:rsidRPr="001C715E">
        <w:t>the calculations must not be applied</w:t>
      </w:r>
      <w:del w:id="2473" w:author="jon pritchard" w:date="2026-03-20T09:09:00Z" w16du:dateUtc="2026-03-20T08:09:00Z">
        <w:r w:rsidR="00D65ED9" w:rsidRPr="001C715E" w:rsidDel="008F0D06">
          <w:rPr>
            <w:rStyle w:val="FootnoteReference"/>
          </w:rPr>
          <w:footnoteReference w:id="10"/>
        </w:r>
      </w:del>
      <w:r w:rsidR="00D65ED9" w:rsidRPr="001C715E">
        <w:t>.</w:t>
      </w:r>
    </w:p>
    <w:p w14:paraId="0E0FC536" w14:textId="44E9B682" w:rsidR="00C2783F" w:rsidRPr="001C715E" w:rsidDel="008F0D06" w:rsidRDefault="001374ED" w:rsidP="00E767AB">
      <w:pPr>
        <w:spacing w:after="60" w:line="240" w:lineRule="auto"/>
        <w:jc w:val="both"/>
        <w:rPr>
          <w:del w:id="2476" w:author="jon pritchard" w:date="2026-03-20T09:08:00Z" w16du:dateUtc="2026-03-20T08:08:00Z"/>
        </w:rPr>
      </w:pPr>
      <w:r w:rsidRPr="001C715E">
        <w:t xml:space="preserve">Any vertical </w:t>
      </w:r>
      <w:del w:id="2477" w:author="jon pritchard" w:date="2026-03-19T13:03:00Z" w16du:dateUtc="2026-03-19T12:03:00Z">
        <w:r w:rsidRPr="001C715E" w:rsidDel="004F1CC7">
          <w:delText xml:space="preserve">measurement </w:delText>
        </w:r>
      </w:del>
      <w:ins w:id="2478" w:author="jon pritchard" w:date="2026-03-19T13:03:00Z" w16du:dateUtc="2026-03-19T12:03:00Z">
        <w:r w:rsidR="004F1CC7" w:rsidRPr="001C715E">
          <w:rPr>
            <w:rPrChange w:id="2479" w:author="jon pritchard" w:date="2026-03-27T11:58:00Z" w16du:dateUtc="2026-03-27T11:58:00Z">
              <w:rPr>
                <w:highlight w:val="yellow"/>
              </w:rPr>
            </w:rPrChange>
          </w:rPr>
          <w:t>clearance value</w:t>
        </w:r>
        <w:r w:rsidR="004F1CC7" w:rsidRPr="001C715E">
          <w:t xml:space="preserve"> </w:t>
        </w:r>
        <w:r w:rsidR="004F1CC7" w:rsidRPr="001C715E">
          <w:rPr>
            <w:rPrChange w:id="2480" w:author="jon pritchard" w:date="2026-03-27T11:58:00Z" w16du:dateUtc="2026-03-27T11:58:00Z">
              <w:rPr>
                <w:highlight w:val="yellow"/>
              </w:rPr>
            </w:rPrChange>
          </w:rPr>
          <w:t xml:space="preserve">adjustment </w:t>
        </w:r>
      </w:ins>
      <w:del w:id="2481" w:author="jon pritchard" w:date="2026-03-19T13:03:00Z" w16du:dateUtc="2026-03-19T12:03:00Z">
        <w:r w:rsidRPr="001C715E" w:rsidDel="004F1CC7">
          <w:delText xml:space="preserve">which is referenced to the same vertical datum as the S-104 data </w:delText>
        </w:r>
      </w:del>
      <w:r w:rsidR="006026F8" w:rsidRPr="001C715E">
        <w:t xml:space="preserve">must </w:t>
      </w:r>
      <w:r w:rsidRPr="001C715E">
        <w:t>be adjusted using the intersecting S-104 grid cell</w:t>
      </w:r>
      <w:ins w:id="2482" w:author="jon pritchard" w:date="2026-03-19T13:04:00Z" w16du:dateUtc="2026-03-19T12:04:00Z">
        <w:r w:rsidR="004F1CC7" w:rsidRPr="001C715E">
          <w:rPr>
            <w:rPrChange w:id="2483" w:author="jon pritchard" w:date="2026-03-27T11:58:00Z" w16du:dateUtc="2026-03-27T11:58:00Z">
              <w:rPr>
                <w:highlight w:val="yellow"/>
              </w:rPr>
            </w:rPrChange>
          </w:rPr>
          <w:t>(s)</w:t>
        </w:r>
      </w:ins>
      <w:r w:rsidRPr="001C715E">
        <w:t xml:space="preserve"> water level value</w:t>
      </w:r>
      <w:ins w:id="2484" w:author="jon pritchard" w:date="2026-03-27T11:55:00Z" w16du:dateUtc="2026-03-27T11:55:00Z">
        <w:r w:rsidR="00157948" w:rsidRPr="001C715E">
          <w:rPr>
            <w:rPrChange w:id="2485" w:author="jon pritchard" w:date="2026-03-27T11:58:00Z" w16du:dateUtc="2026-03-27T11:58:00Z">
              <w:rPr>
                <w:highlight w:val="yellow"/>
              </w:rPr>
            </w:rPrChange>
          </w:rPr>
          <w:t xml:space="preserve"> and u</w:t>
        </w:r>
      </w:ins>
      <w:ins w:id="2486" w:author="jon pritchard" w:date="2026-03-27T11:56:00Z" w16du:dateUtc="2026-03-27T11:56:00Z">
        <w:r w:rsidR="00157948" w:rsidRPr="001C715E">
          <w:rPr>
            <w:rPrChange w:id="2487" w:author="jon pritchard" w:date="2026-03-27T11:58:00Z" w16du:dateUtc="2026-03-27T11:58:00Z">
              <w:rPr>
                <w:highlight w:val="yellow"/>
              </w:rPr>
            </w:rPrChange>
          </w:rPr>
          <w:t>sing the maximum of all intersecting S-104  data grid cells</w:t>
        </w:r>
      </w:ins>
      <w:ins w:id="2488" w:author="jon pritchard" w:date="2026-03-19T12:35:00Z" w16du:dateUtc="2026-03-19T11:35:00Z">
        <w:r w:rsidR="00B81BA7" w:rsidRPr="001C715E">
          <w:t>.</w:t>
        </w:r>
      </w:ins>
      <w:ins w:id="2489" w:author="jon pritchard" w:date="2026-03-27T11:54:00Z" w16du:dateUtc="2026-03-27T11:54:00Z">
        <w:r w:rsidR="00157948" w:rsidRPr="001C715E">
          <w:rPr>
            <w:rPrChange w:id="2490" w:author="jon pritchard" w:date="2026-03-27T11:58:00Z" w16du:dateUtc="2026-03-27T11:58:00Z">
              <w:rPr>
                <w:highlight w:val="yellow"/>
              </w:rPr>
            </w:rPrChange>
          </w:rPr>
          <w:t xml:space="preserve">  </w:t>
        </w:r>
      </w:ins>
      <w:del w:id="2491" w:author="jon pritchard" w:date="2026-03-19T12:35:00Z" w16du:dateUtc="2026-03-19T11:35:00Z">
        <w:r w:rsidRPr="001C715E" w:rsidDel="00B81BA7">
          <w:delText xml:space="preserve"> </w:delText>
        </w:r>
      </w:del>
      <w:ins w:id="2492" w:author="jon pritchard" w:date="2026-03-20T09:12:00Z" w16du:dateUtc="2026-03-20T08:12:00Z">
        <w:r w:rsidR="008F0D06" w:rsidRPr="001C715E">
          <w:rPr>
            <w:rPrChange w:id="2493" w:author="jon pritchard" w:date="2026-03-27T11:58:00Z" w16du:dateUtc="2026-03-27T11:58:00Z">
              <w:rPr>
                <w:highlight w:val="yellow"/>
              </w:rPr>
            </w:rPrChange>
          </w:rPr>
          <w:t>Adjustment</w:t>
        </w:r>
      </w:ins>
      <w:del w:id="2494" w:author="jon pritchard" w:date="2026-03-20T09:12:00Z" w16du:dateUtc="2026-03-20T08:12:00Z">
        <w:r w:rsidRPr="001C715E" w:rsidDel="008F0D06">
          <w:delText>This</w:delText>
        </w:r>
      </w:del>
      <w:r w:rsidRPr="001C715E">
        <w:t xml:space="preserve"> </w:t>
      </w:r>
      <w:r w:rsidR="006026F8" w:rsidRPr="001C715E">
        <w:t xml:space="preserve">must </w:t>
      </w:r>
      <w:r w:rsidR="00D65ED9" w:rsidRPr="001C715E">
        <w:t xml:space="preserve">only </w:t>
      </w:r>
      <w:r w:rsidRPr="001C715E">
        <w:t xml:space="preserve">be applied on any features </w:t>
      </w:r>
      <w:ins w:id="2495" w:author="jon pritchard" w:date="2026-03-19T13:04:00Z" w16du:dateUtc="2026-03-19T12:04:00Z">
        <w:r w:rsidR="004F1CC7" w:rsidRPr="001C715E">
          <w:rPr>
            <w:rPrChange w:id="2496" w:author="jon pritchard" w:date="2026-03-27T11:58:00Z" w16du:dateUtc="2026-03-27T11:58:00Z">
              <w:rPr>
                <w:highlight w:val="yellow"/>
              </w:rPr>
            </w:rPrChange>
          </w:rPr>
          <w:t>which intersect with</w:t>
        </w:r>
      </w:ins>
      <w:del w:id="2497" w:author="jon pritchard" w:date="2026-03-19T13:04:00Z" w16du:dateUtc="2026-03-19T12:04:00Z">
        <w:r w:rsidRPr="001C715E" w:rsidDel="004F1CC7">
          <w:delText>within</w:delText>
        </w:r>
      </w:del>
      <w:r w:rsidRPr="001C715E">
        <w:t xml:space="preserve"> the coverage of </w:t>
      </w:r>
      <w:ins w:id="2498" w:author="jon pritchard" w:date="2026-03-19T13:04:00Z" w16du:dateUtc="2026-03-19T12:04:00Z">
        <w:r w:rsidR="004F1CC7" w:rsidRPr="001C715E">
          <w:rPr>
            <w:rPrChange w:id="2499" w:author="jon pritchard" w:date="2026-03-27T11:58:00Z" w16du:dateUtc="2026-03-27T11:58:00Z">
              <w:rPr>
                <w:highlight w:val="yellow"/>
              </w:rPr>
            </w:rPrChange>
          </w:rPr>
          <w:t xml:space="preserve">the </w:t>
        </w:r>
      </w:ins>
      <w:r w:rsidRPr="001C715E">
        <w:t>S-104</w:t>
      </w:r>
      <w:ins w:id="2500" w:author="jon pritchard" w:date="2026-03-20T09:11:00Z" w16du:dateUtc="2026-03-20T08:11:00Z">
        <w:r w:rsidR="008F0D06" w:rsidRPr="001C715E">
          <w:rPr>
            <w:rPrChange w:id="2501" w:author="jon pritchard" w:date="2026-03-27T11:58:00Z" w16du:dateUtc="2026-03-27T11:58:00Z">
              <w:rPr>
                <w:highlight w:val="yellow"/>
              </w:rPr>
            </w:rPrChange>
          </w:rPr>
          <w:t xml:space="preserve"> data</w:t>
        </w:r>
      </w:ins>
      <w:r w:rsidRPr="001C715E">
        <w:t xml:space="preserve">. </w:t>
      </w:r>
      <w:r w:rsidRPr="001C715E">
        <w:rPr>
          <w:strike/>
          <w:rPrChange w:id="2502" w:author="jon pritchard" w:date="2026-03-27T11:59:00Z" w16du:dateUtc="2026-03-27T11:59:00Z">
            <w:rPr/>
          </w:rPrChange>
        </w:rPr>
        <w:t xml:space="preserve">Where a feature is not completely within the S-104 coverage the adjusted value is the minimum value resulting from the original feature value in </w:t>
      </w:r>
      <w:r w:rsidR="00D06D02" w:rsidRPr="001C715E">
        <w:rPr>
          <w:strike/>
          <w:rPrChange w:id="2503" w:author="jon pritchard" w:date="2026-03-27T11:59:00Z" w16du:dateUtc="2026-03-27T11:59:00Z">
            <w:rPr/>
          </w:rPrChange>
        </w:rPr>
        <w:t xml:space="preserve">the </w:t>
      </w:r>
      <w:r w:rsidRPr="001C715E">
        <w:rPr>
          <w:strike/>
          <w:rPrChange w:id="2504" w:author="jon pritchard" w:date="2026-03-27T11:59:00Z" w16du:dateUtc="2026-03-27T11:59:00Z">
            <w:rPr/>
          </w:rPrChange>
        </w:rPr>
        <w:t>S-101 attribute and the WLA adjusted value.</w:t>
      </w:r>
      <w:r w:rsidRPr="001C715E">
        <w:t xml:space="preserve"> </w:t>
      </w:r>
    </w:p>
    <w:p w14:paraId="4BF2FCF3" w14:textId="77777777" w:rsidR="008F0D06" w:rsidRPr="001C715E" w:rsidRDefault="008F0D06" w:rsidP="008F0D06">
      <w:pPr>
        <w:spacing w:after="60" w:line="240" w:lineRule="auto"/>
        <w:jc w:val="both"/>
        <w:rPr>
          <w:ins w:id="2505" w:author="jon pritchard" w:date="2026-03-20T09:09:00Z" w16du:dateUtc="2026-03-20T08:09:00Z"/>
          <w:rPrChange w:id="2506" w:author="jon pritchard" w:date="2026-03-27T11:58:00Z" w16du:dateUtc="2026-03-27T11:58:00Z">
            <w:rPr>
              <w:ins w:id="2507" w:author="jon pritchard" w:date="2026-03-20T09:09:00Z" w16du:dateUtc="2026-03-20T08:09:00Z"/>
              <w:highlight w:val="yellow"/>
            </w:rPr>
          </w:rPrChange>
        </w:rPr>
      </w:pPr>
    </w:p>
    <w:p w14:paraId="649ED4EB" w14:textId="272B8751" w:rsidR="001374ED" w:rsidRPr="001C715E" w:rsidDel="008F0D06" w:rsidRDefault="001374ED" w:rsidP="00530F27">
      <w:pPr>
        <w:spacing w:after="60" w:line="240" w:lineRule="auto"/>
        <w:jc w:val="both"/>
        <w:rPr>
          <w:del w:id="2508" w:author="jon pritchard" w:date="2026-03-20T09:08:00Z" w16du:dateUtc="2026-03-20T08:08:00Z"/>
        </w:rPr>
      </w:pPr>
      <w:r w:rsidRPr="001C715E">
        <w:t xml:space="preserve">Adjustment is defined for </w:t>
      </w:r>
      <w:r w:rsidR="00C2783F" w:rsidRPr="001C715E">
        <w:t xml:space="preserve">all features which bind </w:t>
      </w:r>
      <w:del w:id="2509" w:author="jon pritchard" w:date="2026-03-19T13:05:00Z" w16du:dateUtc="2026-03-19T12:05:00Z">
        <w:r w:rsidR="00C2783F" w:rsidRPr="001C715E" w:rsidDel="004F1CC7">
          <w:rPr>
            <w:i/>
            <w:iCs/>
          </w:rPr>
          <w:delText>verticalDatum</w:delText>
        </w:r>
        <w:r w:rsidR="00C2783F" w:rsidRPr="001C715E" w:rsidDel="004F1CC7">
          <w:delText xml:space="preserve"> </w:delText>
        </w:r>
      </w:del>
      <w:proofErr w:type="spellStart"/>
      <w:ins w:id="2510" w:author="jon pritchard" w:date="2026-03-19T13:05:00Z" w16du:dateUtc="2026-03-19T12:05:00Z">
        <w:r w:rsidR="004F1CC7" w:rsidRPr="001C715E">
          <w:rPr>
            <w:i/>
            <w:iCs/>
            <w:rPrChange w:id="2511" w:author="jon pritchard" w:date="2026-03-27T11:58:00Z" w16du:dateUtc="2026-03-27T11:58:00Z">
              <w:rPr>
                <w:i/>
                <w:iCs/>
                <w:highlight w:val="yellow"/>
              </w:rPr>
            </w:rPrChange>
          </w:rPr>
          <w:t>verticalClearance</w:t>
        </w:r>
      </w:ins>
      <w:ins w:id="2512" w:author="jon pritchard" w:date="2026-03-19T13:07:00Z" w16du:dateUtc="2026-03-19T12:07:00Z">
        <w:r w:rsidR="0055623A" w:rsidRPr="001C715E">
          <w:rPr>
            <w:i/>
            <w:iCs/>
            <w:rPrChange w:id="2513" w:author="jon pritchard" w:date="2026-03-27T11:58:00Z" w16du:dateUtc="2026-03-27T11:58:00Z">
              <w:rPr>
                <w:i/>
                <w:iCs/>
                <w:highlight w:val="yellow"/>
              </w:rPr>
            </w:rPrChange>
          </w:rPr>
          <w:t>Value</w:t>
        </w:r>
      </w:ins>
      <w:proofErr w:type="spellEnd"/>
      <w:ins w:id="2514" w:author="jon pritchard" w:date="2026-03-19T13:05:00Z" w16du:dateUtc="2026-03-19T12:05:00Z">
        <w:r w:rsidR="004F1CC7" w:rsidRPr="001C715E">
          <w:t xml:space="preserve"> </w:t>
        </w:r>
      </w:ins>
      <w:r w:rsidR="00C2783F" w:rsidRPr="001C715E">
        <w:t xml:space="preserve">in the S-101 feature catalogue unless specifically excluded in this </w:t>
      </w:r>
      <w:del w:id="2515" w:author="jon pritchard" w:date="2026-03-08T00:18:00Z" w16du:dateUtc="2026-03-08T08:18:00Z">
        <w:r w:rsidR="00C2783F" w:rsidRPr="001C715E" w:rsidDel="00E934DF">
          <w:delText>section</w:delText>
        </w:r>
      </w:del>
      <w:ins w:id="2516" w:author="jon pritchard" w:date="2026-03-08T00:18:00Z" w16du:dateUtc="2026-03-08T08:18:00Z">
        <w:r w:rsidR="00E934DF" w:rsidRPr="001C715E">
          <w:t>clause</w:t>
        </w:r>
      </w:ins>
      <w:r w:rsidR="00C2783F" w:rsidRPr="001C715E">
        <w:t>.</w:t>
      </w:r>
    </w:p>
    <w:p w14:paraId="1223526C" w14:textId="50ED8A11" w:rsidR="001374ED" w:rsidRPr="001C715E" w:rsidRDefault="001C715E" w:rsidP="00815F72">
      <w:pPr>
        <w:spacing w:after="120" w:line="240" w:lineRule="auto"/>
        <w:jc w:val="both"/>
        <w:rPr>
          <w:ins w:id="2517" w:author="jon pritchard" w:date="2026-03-20T09:12:00Z" w16du:dateUtc="2026-03-20T08:12:00Z"/>
          <w:rPrChange w:id="2518" w:author="jon pritchard" w:date="2026-03-27T11:58:00Z" w16du:dateUtc="2026-03-27T11:58:00Z">
            <w:rPr>
              <w:ins w:id="2519" w:author="jon pritchard" w:date="2026-03-20T09:12:00Z" w16du:dateUtc="2026-03-20T08:12:00Z"/>
              <w:highlight w:val="yellow"/>
            </w:rPr>
          </w:rPrChange>
        </w:rPr>
      </w:pPr>
      <w:ins w:id="2520" w:author="jon pritchard" w:date="2026-03-27T11:59:00Z" w16du:dateUtc="2026-03-27T11:59:00Z">
        <w:r>
          <w:t xml:space="preserve"> S-101</w:t>
        </w:r>
      </w:ins>
      <w:ins w:id="2521" w:author="jon pritchard" w:date="2026-03-27T12:00:00Z" w16du:dateUtc="2026-03-27T12:00:00Z">
        <w:r>
          <w:t xml:space="preserve"> </w:t>
        </w:r>
      </w:ins>
      <w:del w:id="2522" w:author="jon pritchard" w:date="2026-03-27T12:00:00Z" w16du:dateUtc="2026-03-27T12:00:00Z">
        <w:r w:rsidR="001374ED" w:rsidRPr="001C715E" w:rsidDel="001C715E">
          <w:delText>The</w:delText>
        </w:r>
      </w:del>
      <w:del w:id="2523" w:author="jon pritchard" w:date="2026-03-27T11:59:00Z" w16du:dateUtc="2026-03-27T11:59:00Z">
        <w:r w:rsidR="001374ED" w:rsidRPr="001C715E" w:rsidDel="001C715E">
          <w:delText xml:space="preserve"> </w:delText>
        </w:r>
      </w:del>
      <w:del w:id="2524" w:author="jon pritchard" w:date="2026-03-19T12:36:00Z" w16du:dateUtc="2026-03-19T11:36:00Z">
        <w:r w:rsidR="001374ED" w:rsidRPr="001C715E" w:rsidDel="00B81BA7">
          <w:delText xml:space="preserve">simple </w:delText>
        </w:r>
      </w:del>
      <w:r w:rsidR="001374ED" w:rsidRPr="001C715E">
        <w:t>attribute</w:t>
      </w:r>
      <w:del w:id="2525" w:author="jon pritchard" w:date="2026-03-19T12:36:00Z" w16du:dateUtc="2026-03-19T11:36:00Z">
        <w:r w:rsidR="001374ED" w:rsidRPr="001C715E" w:rsidDel="00B81BA7">
          <w:delText>s</w:delText>
        </w:r>
      </w:del>
      <w:r w:rsidR="001374ED" w:rsidRPr="001C715E">
        <w:t xml:space="preserve"> adjusted </w:t>
      </w:r>
      <w:ins w:id="2526" w:author="jon pritchard" w:date="2026-03-19T12:36:00Z" w16du:dateUtc="2026-03-19T11:36:00Z">
        <w:r w:rsidR="00B81BA7" w:rsidRPr="001C715E">
          <w:t>is</w:t>
        </w:r>
      </w:ins>
      <w:del w:id="2527" w:author="jon pritchard" w:date="2026-03-19T12:36:00Z" w16du:dateUtc="2026-03-19T11:36:00Z">
        <w:r w:rsidR="001374ED" w:rsidRPr="001C715E" w:rsidDel="00B81BA7">
          <w:delText xml:space="preserve">are </w:delText>
        </w:r>
        <w:r w:rsidR="00E767AB" w:rsidRPr="001C715E" w:rsidDel="00B81BA7">
          <w:rPr>
            <w:i/>
          </w:rPr>
          <w:delText>h</w:delText>
        </w:r>
        <w:r w:rsidR="001374ED" w:rsidRPr="001C715E" w:rsidDel="00B81BA7">
          <w:rPr>
            <w:i/>
          </w:rPr>
          <w:delText>eight</w:delText>
        </w:r>
        <w:r w:rsidR="001374ED" w:rsidRPr="001C715E" w:rsidDel="00B81BA7">
          <w:delText xml:space="preserve"> and</w:delText>
        </w:r>
      </w:del>
      <w:r w:rsidR="001374ED" w:rsidRPr="001C715E">
        <w:t xml:space="preserve"> </w:t>
      </w:r>
      <w:proofErr w:type="spellStart"/>
      <w:ins w:id="2528" w:author="jon pritchard" w:date="2026-03-19T13:06:00Z" w16du:dateUtc="2026-03-19T12:06:00Z">
        <w:r w:rsidR="0055623A" w:rsidRPr="001C715E">
          <w:rPr>
            <w:i/>
            <w:iCs/>
            <w:rPrChange w:id="2529" w:author="jon pritchard" w:date="2026-03-27T11:58:00Z" w16du:dateUtc="2026-03-27T11:58:00Z">
              <w:rPr>
                <w:i/>
                <w:iCs/>
                <w:highlight w:val="yellow"/>
              </w:rPr>
            </w:rPrChange>
          </w:rPr>
          <w:t>verticalClearance</w:t>
        </w:r>
      </w:ins>
      <w:ins w:id="2530" w:author="jon pritchard" w:date="2026-03-19T13:07:00Z" w16du:dateUtc="2026-03-19T12:07:00Z">
        <w:r w:rsidR="0055623A" w:rsidRPr="001C715E">
          <w:rPr>
            <w:i/>
            <w:iCs/>
            <w:rPrChange w:id="2531" w:author="jon pritchard" w:date="2026-03-27T11:58:00Z" w16du:dateUtc="2026-03-27T11:58:00Z">
              <w:rPr>
                <w:i/>
                <w:iCs/>
                <w:highlight w:val="yellow"/>
              </w:rPr>
            </w:rPrChange>
          </w:rPr>
          <w:t>Value</w:t>
        </w:r>
      </w:ins>
      <w:proofErr w:type="spellEnd"/>
      <w:del w:id="2532" w:author="jon pritchard" w:date="2026-03-19T13:06:00Z" w16du:dateUtc="2026-03-19T12:06:00Z">
        <w:r w:rsidR="00E767AB" w:rsidRPr="001C715E" w:rsidDel="0055623A">
          <w:rPr>
            <w:i/>
          </w:rPr>
          <w:delText>verticalClearance</w:delText>
        </w:r>
        <w:r w:rsidR="001374ED" w:rsidRPr="001C715E" w:rsidDel="0055623A">
          <w:rPr>
            <w:i/>
          </w:rPr>
          <w:delText>Value</w:delText>
        </w:r>
      </w:del>
      <w:r w:rsidR="001374ED" w:rsidRPr="001C715E">
        <w:t xml:space="preserve">. </w:t>
      </w:r>
      <w:bookmarkStart w:id="2533" w:name="_Hlk88745181"/>
      <w:r w:rsidR="001374ED" w:rsidRPr="001C715E">
        <w:t>When adjusting</w:t>
      </w:r>
      <w:ins w:id="2534" w:author="jon pritchard" w:date="2026-03-19T13:07:00Z" w16du:dateUtc="2026-03-19T12:07:00Z">
        <w:r w:rsidR="0055623A" w:rsidRPr="001C715E">
          <w:rPr>
            <w:rPrChange w:id="2535" w:author="jon pritchard" w:date="2026-03-27T11:58:00Z" w16du:dateUtc="2026-03-27T11:58:00Z">
              <w:rPr>
                <w:highlight w:val="yellow"/>
              </w:rPr>
            </w:rPrChange>
          </w:rPr>
          <w:t xml:space="preserve"> vertical </w:t>
        </w:r>
      </w:ins>
      <w:del w:id="2536" w:author="jon pritchard" w:date="2026-03-19T13:07:00Z" w16du:dateUtc="2026-03-19T12:07:00Z">
        <w:r w:rsidR="001374ED" w:rsidRPr="001C715E" w:rsidDel="0055623A">
          <w:delText xml:space="preserve"> height or </w:delText>
        </w:r>
      </w:del>
      <w:r w:rsidR="001374ED" w:rsidRPr="001C715E">
        <w:t xml:space="preserve">clearance values the </w:t>
      </w:r>
      <w:del w:id="2537" w:author="jon pritchard" w:date="2026-03-20T09:39:00Z" w16du:dateUtc="2026-03-20T08:39:00Z">
        <w:r w:rsidR="001374ED" w:rsidRPr="001C715E" w:rsidDel="008143C5">
          <w:delText xml:space="preserve">largest </w:delText>
        </w:r>
      </w:del>
      <w:ins w:id="2538" w:author="jon pritchard" w:date="2026-03-27T11:28:00Z" w16du:dateUtc="2026-03-27T11:28:00Z">
        <w:r w:rsidR="00CA4A51" w:rsidRPr="001C715E">
          <w:rPr>
            <w:rPrChange w:id="2539" w:author="jon pritchard" w:date="2026-03-27T11:58:00Z" w16du:dateUtc="2026-03-27T11:58:00Z">
              <w:rPr>
                <w:highlight w:val="yellow"/>
              </w:rPr>
            </w:rPrChange>
          </w:rPr>
          <w:t>largest</w:t>
        </w:r>
      </w:ins>
      <w:ins w:id="2540" w:author="jon pritchard" w:date="2026-03-20T09:39:00Z" w16du:dateUtc="2026-03-20T08:39:00Z">
        <w:r w:rsidR="008143C5" w:rsidRPr="001C715E">
          <w:t xml:space="preserve"> </w:t>
        </w:r>
      </w:ins>
      <w:r w:rsidR="001374ED" w:rsidRPr="001C715E">
        <w:t xml:space="preserve">value from </w:t>
      </w:r>
      <w:del w:id="2541" w:author="jon pritchard" w:date="2026-03-20T09:39:00Z" w16du:dateUtc="2026-03-20T08:39:00Z">
        <w:r w:rsidR="001374ED" w:rsidRPr="001C715E" w:rsidDel="008143C5">
          <w:delText xml:space="preserve">the </w:delText>
        </w:r>
      </w:del>
      <w:ins w:id="2542" w:author="jon pritchard" w:date="2026-03-20T09:39:00Z" w16du:dateUtc="2026-03-20T08:39:00Z">
        <w:r w:rsidR="008143C5" w:rsidRPr="001C715E">
          <w:rPr>
            <w:rPrChange w:id="2543" w:author="jon pritchard" w:date="2026-03-27T11:58:00Z" w16du:dateUtc="2026-03-27T11:58:00Z">
              <w:rPr>
                <w:highlight w:val="yellow"/>
              </w:rPr>
            </w:rPrChange>
          </w:rPr>
          <w:t>all intersecting</w:t>
        </w:r>
      </w:ins>
      <w:del w:id="2544" w:author="jon pritchard" w:date="2026-03-20T09:39:00Z" w16du:dateUtc="2026-03-20T08:39:00Z">
        <w:r w:rsidR="001374ED" w:rsidRPr="001C715E" w:rsidDel="008143C5">
          <w:delText>selected</w:delText>
        </w:r>
      </w:del>
      <w:r w:rsidR="001374ED" w:rsidRPr="001C715E">
        <w:t xml:space="preserve"> S-104 records </w:t>
      </w:r>
      <w:r w:rsidR="00BE7834" w:rsidRPr="001C715E">
        <w:t xml:space="preserve">must </w:t>
      </w:r>
      <w:r w:rsidR="001374ED" w:rsidRPr="001C715E">
        <w:t>be used in order to produce the safest values.</w:t>
      </w:r>
    </w:p>
    <w:p w14:paraId="05156282" w14:textId="6F774AE4" w:rsidR="008F0D06" w:rsidRPr="001C715E" w:rsidRDefault="0037366B" w:rsidP="00815F72">
      <w:pPr>
        <w:spacing w:after="120" w:line="240" w:lineRule="auto"/>
        <w:jc w:val="both"/>
        <w:rPr>
          <w:ins w:id="2545" w:author="jon pritchard" w:date="2026-03-27T11:37:00Z" w16du:dateUtc="2026-03-27T11:37:00Z"/>
          <w:rPrChange w:id="2546" w:author="jon pritchard" w:date="2026-03-27T11:58:00Z" w16du:dateUtc="2026-03-27T11:58:00Z">
            <w:rPr>
              <w:ins w:id="2547" w:author="jon pritchard" w:date="2026-03-27T11:37:00Z" w16du:dateUtc="2026-03-27T11:37:00Z"/>
              <w:highlight w:val="yellow"/>
            </w:rPr>
          </w:rPrChange>
        </w:rPr>
      </w:pPr>
      <w:ins w:id="2548" w:author="jon pritchard" w:date="2026-03-27T11:34:00Z" w16du:dateUtc="2026-03-27T11:34:00Z">
        <w:r w:rsidRPr="001C715E">
          <w:rPr>
            <w:rPrChange w:id="2549" w:author="jon pritchard" w:date="2026-03-27T11:58:00Z" w16du:dateUtc="2026-03-27T11:58:00Z">
              <w:rPr>
                <w:highlight w:val="yellow"/>
              </w:rPr>
            </w:rPrChange>
          </w:rPr>
          <w:t>The vertical clearance defined on each S-101 feature mu</w:t>
        </w:r>
      </w:ins>
      <w:ins w:id="2550" w:author="jon pritchard" w:date="2026-03-27T11:35:00Z" w16du:dateUtc="2026-03-27T11:35:00Z">
        <w:r w:rsidRPr="001C715E">
          <w:rPr>
            <w:rPrChange w:id="2551" w:author="jon pritchard" w:date="2026-03-27T11:58:00Z" w16du:dateUtc="2026-03-27T11:58:00Z">
              <w:rPr>
                <w:highlight w:val="yellow"/>
              </w:rPr>
            </w:rPrChange>
          </w:rPr>
          <w:t xml:space="preserve">st be corrected using the S-104 value and the </w:t>
        </w:r>
        <w:proofErr w:type="spellStart"/>
        <w:r w:rsidRPr="001C715E">
          <w:rPr>
            <w:i/>
            <w:iCs/>
            <w:rPrChange w:id="2552" w:author="jon pritchard" w:date="2026-03-27T11:58:00Z" w16du:dateUtc="2026-03-27T11:58:00Z">
              <w:rPr>
                <w:highlight w:val="yellow"/>
              </w:rPr>
            </w:rPrChange>
          </w:rPr>
          <w:t>datumSeparationValue</w:t>
        </w:r>
        <w:proofErr w:type="spellEnd"/>
        <w:r w:rsidRPr="001C715E">
          <w:rPr>
            <w:rPrChange w:id="2553" w:author="jon pritchard" w:date="2026-03-27T11:58:00Z" w16du:dateUtc="2026-03-27T11:58:00Z">
              <w:rPr>
                <w:highlight w:val="yellow"/>
              </w:rPr>
            </w:rPrChange>
          </w:rPr>
          <w:t xml:space="preserve">. The </w:t>
        </w:r>
        <w:proofErr w:type="spellStart"/>
        <w:r w:rsidRPr="00EC261F">
          <w:rPr>
            <w:i/>
            <w:iCs/>
            <w:rPrChange w:id="2554" w:author="jon pritchard" w:date="2026-03-27T12:30:00Z" w16du:dateUtc="2026-03-27T12:30:00Z">
              <w:rPr>
                <w:highlight w:val="yellow"/>
              </w:rPr>
            </w:rPrChange>
          </w:rPr>
          <w:t>datumSeparationValue</w:t>
        </w:r>
        <w:proofErr w:type="spellEnd"/>
        <w:r w:rsidRPr="001C715E">
          <w:rPr>
            <w:rPrChange w:id="2555" w:author="jon pritchard" w:date="2026-03-27T11:58:00Z" w16du:dateUtc="2026-03-27T11:58:00Z">
              <w:rPr>
                <w:highlight w:val="yellow"/>
              </w:rPr>
            </w:rPrChange>
          </w:rPr>
          <w:t xml:space="preserve"> (if available) is includ</w:t>
        </w:r>
      </w:ins>
      <w:ins w:id="2556" w:author="jon pritchard" w:date="2026-03-27T11:36:00Z" w16du:dateUtc="2026-03-27T11:36:00Z">
        <w:r w:rsidRPr="001C715E">
          <w:rPr>
            <w:rPrChange w:id="2557" w:author="jon pritchard" w:date="2026-03-27T11:58:00Z" w16du:dateUtc="2026-03-27T11:58:00Z">
              <w:rPr>
                <w:highlight w:val="yellow"/>
              </w:rPr>
            </w:rPrChange>
          </w:rPr>
          <w:t xml:space="preserve">ed in an information type </w:t>
        </w:r>
      </w:ins>
      <w:ins w:id="2558" w:author="jon pritchard" w:date="2026-03-27T12:31:00Z" w16du:dateUtc="2026-03-27T12:31:00Z">
        <w:r w:rsidR="007C5C0F">
          <w:t>associated</w:t>
        </w:r>
      </w:ins>
      <w:ins w:id="2559" w:author="jon pritchard" w:date="2026-03-27T11:36:00Z" w16du:dateUtc="2026-03-27T11:36:00Z">
        <w:r w:rsidRPr="001C715E">
          <w:rPr>
            <w:rPrChange w:id="2560" w:author="jon pritchard" w:date="2026-03-27T11:58:00Z" w16du:dateUtc="2026-03-27T11:58:00Z">
              <w:rPr>
                <w:highlight w:val="yellow"/>
              </w:rPr>
            </w:rPrChange>
          </w:rPr>
          <w:t xml:space="preserve"> with the S-101 feature called </w:t>
        </w:r>
      </w:ins>
      <w:proofErr w:type="spellStart"/>
      <w:ins w:id="2561" w:author="jon pritchard" w:date="2026-03-27T11:36:00Z">
        <w:r w:rsidRPr="001C715E">
          <w:rPr>
            <w:b/>
            <w:bCs/>
            <w:rPrChange w:id="2562" w:author="jon pritchard" w:date="2026-03-27T11:58:00Z" w16du:dateUtc="2026-03-27T11:58:00Z">
              <w:rPr>
                <w:highlight w:val="yellow"/>
              </w:rPr>
            </w:rPrChange>
          </w:rPr>
          <w:t>TidalLevelsTable</w:t>
        </w:r>
      </w:ins>
      <w:proofErr w:type="spellEnd"/>
      <w:ins w:id="2563" w:author="jon pritchard" w:date="2026-03-27T11:36:00Z" w16du:dateUtc="2026-03-27T11:36:00Z">
        <w:r w:rsidRPr="001C715E">
          <w:rPr>
            <w:rPrChange w:id="2564" w:author="jon pritchard" w:date="2026-03-27T11:58:00Z" w16du:dateUtc="2026-03-27T11:58:00Z">
              <w:rPr>
                <w:highlight w:val="yellow"/>
              </w:rPr>
            </w:rPrChange>
          </w:rPr>
          <w:t>. It is a sub</w:t>
        </w:r>
      </w:ins>
      <w:ins w:id="2565" w:author="jon pritchard" w:date="2026-03-27T11:39:00Z" w16du:dateUtc="2026-03-27T11:39:00Z">
        <w:r w:rsidRPr="001C715E">
          <w:rPr>
            <w:rPrChange w:id="2566" w:author="jon pritchard" w:date="2026-03-27T11:58:00Z" w16du:dateUtc="2026-03-27T11:58:00Z">
              <w:rPr>
                <w:highlight w:val="yellow"/>
              </w:rPr>
            </w:rPrChange>
          </w:rPr>
          <w:t>-</w:t>
        </w:r>
      </w:ins>
      <w:ins w:id="2567" w:author="jon pritchard" w:date="2026-03-27T11:36:00Z" w16du:dateUtc="2026-03-27T11:36:00Z">
        <w:r w:rsidRPr="001C715E">
          <w:rPr>
            <w:rPrChange w:id="2568" w:author="jon pritchard" w:date="2026-03-27T11:58:00Z" w16du:dateUtc="2026-03-27T11:58:00Z">
              <w:rPr>
                <w:highlight w:val="yellow"/>
              </w:rPr>
            </w:rPrChange>
          </w:rPr>
          <w:t xml:space="preserve">attribute of the following complex attribute in the </w:t>
        </w:r>
        <w:proofErr w:type="spellStart"/>
        <w:r w:rsidRPr="007C5C0F">
          <w:rPr>
            <w:b/>
            <w:bCs/>
            <w:rPrChange w:id="2569" w:author="jon pritchard" w:date="2026-03-27T12:31:00Z" w16du:dateUtc="2026-03-27T12:31:00Z">
              <w:rPr>
                <w:highlight w:val="yellow"/>
              </w:rPr>
            </w:rPrChange>
          </w:rPr>
          <w:t>TidalLev</w:t>
        </w:r>
      </w:ins>
      <w:ins w:id="2570" w:author="jon pritchard" w:date="2026-03-27T11:37:00Z" w16du:dateUtc="2026-03-27T11:37:00Z">
        <w:r w:rsidRPr="007C5C0F">
          <w:rPr>
            <w:b/>
            <w:bCs/>
            <w:rPrChange w:id="2571" w:author="jon pritchard" w:date="2026-03-27T12:31:00Z" w16du:dateUtc="2026-03-27T12:31:00Z">
              <w:rPr>
                <w:highlight w:val="yellow"/>
              </w:rPr>
            </w:rPrChange>
          </w:rPr>
          <w:t>elsTable</w:t>
        </w:r>
        <w:proofErr w:type="spellEnd"/>
        <w:r w:rsidRPr="001C715E">
          <w:rPr>
            <w:rPrChange w:id="2572" w:author="jon pritchard" w:date="2026-03-27T11:58:00Z" w16du:dateUtc="2026-03-27T11:58:00Z">
              <w:rPr>
                <w:highlight w:val="yellow"/>
              </w:rPr>
            </w:rPrChange>
          </w:rPr>
          <w:t xml:space="preserve"> information type:</w:t>
        </w:r>
      </w:ins>
    </w:p>
    <w:p w14:paraId="45804D66" w14:textId="4C3DC0AE" w:rsidR="0037366B" w:rsidRPr="001C715E" w:rsidRDefault="0037366B" w:rsidP="00815F72">
      <w:pPr>
        <w:spacing w:after="120" w:line="240" w:lineRule="auto"/>
        <w:jc w:val="both"/>
        <w:rPr>
          <w:ins w:id="2573" w:author="jon pritchard" w:date="2026-03-27T11:34:00Z" w16du:dateUtc="2026-03-27T11:34:00Z"/>
          <w:i/>
          <w:iCs/>
          <w:rPrChange w:id="2574" w:author="jon pritchard" w:date="2026-03-27T11:58:00Z" w16du:dateUtc="2026-03-27T11:58:00Z">
            <w:rPr>
              <w:ins w:id="2575" w:author="jon pritchard" w:date="2026-03-27T11:34:00Z" w16du:dateUtc="2026-03-27T11:34:00Z"/>
              <w:highlight w:val="yellow"/>
            </w:rPr>
          </w:rPrChange>
        </w:rPr>
      </w:pPr>
      <w:proofErr w:type="spellStart"/>
      <w:ins w:id="2576" w:author="jon pritchard" w:date="2026-03-27T11:37:00Z" w16du:dateUtc="2026-03-27T11:37:00Z">
        <w:r w:rsidRPr="001C715E">
          <w:rPr>
            <w:i/>
            <w:iCs/>
            <w:rPrChange w:id="2577" w:author="jon pritchard" w:date="2026-03-27T11:58:00Z" w16du:dateUtc="2026-03-27T11:58:00Z">
              <w:rPr>
                <w:highlight w:val="yellow"/>
              </w:rPr>
            </w:rPrChange>
          </w:rPr>
          <w:t>tidalLevels.tidalLevelsValues.datumSeparationValue</w:t>
        </w:r>
      </w:ins>
      <w:proofErr w:type="spellEnd"/>
    </w:p>
    <w:p w14:paraId="4D185347" w14:textId="6AFA3C9A" w:rsidR="0037366B" w:rsidRPr="001C715E" w:rsidRDefault="0037366B" w:rsidP="00815F72">
      <w:pPr>
        <w:spacing w:after="120" w:line="240" w:lineRule="auto"/>
        <w:jc w:val="both"/>
        <w:rPr>
          <w:ins w:id="2578" w:author="jon pritchard" w:date="2026-03-19T13:10:00Z" w16du:dateUtc="2026-03-19T12:10:00Z"/>
          <w:rPrChange w:id="2579" w:author="jon pritchard" w:date="2026-03-27T11:58:00Z" w16du:dateUtc="2026-03-27T11:58:00Z">
            <w:rPr>
              <w:ins w:id="2580" w:author="jon pritchard" w:date="2026-03-19T13:10:00Z" w16du:dateUtc="2026-03-19T12:10:00Z"/>
              <w:highlight w:val="yellow"/>
            </w:rPr>
          </w:rPrChange>
        </w:rPr>
      </w:pPr>
      <w:ins w:id="2581" w:author="jon pritchard" w:date="2026-03-27T11:37:00Z" w16du:dateUtc="2026-03-27T11:37:00Z">
        <w:r w:rsidRPr="001C715E">
          <w:rPr>
            <w:rPrChange w:id="2582" w:author="jon pritchard" w:date="2026-03-27T11:58:00Z" w16du:dateUtc="2026-03-27T11:58:00Z">
              <w:rPr>
                <w:highlight w:val="yellow"/>
              </w:rPr>
            </w:rPrChange>
          </w:rPr>
          <w:t xml:space="preserve">The </w:t>
        </w:r>
      </w:ins>
      <w:proofErr w:type="spellStart"/>
      <w:ins w:id="2583" w:author="jon pritchard" w:date="2026-03-27T11:38:00Z" w16du:dateUtc="2026-03-27T11:38:00Z">
        <w:r w:rsidRPr="001C715E">
          <w:rPr>
            <w:i/>
            <w:iCs/>
            <w:rPrChange w:id="2584" w:author="jon pritchard" w:date="2026-03-27T12:01:00Z" w16du:dateUtc="2026-03-27T12:01:00Z">
              <w:rPr>
                <w:highlight w:val="yellow"/>
              </w:rPr>
            </w:rPrChange>
          </w:rPr>
          <w:t>tidalLevelsValues</w:t>
        </w:r>
        <w:proofErr w:type="spellEnd"/>
        <w:r w:rsidRPr="001C715E">
          <w:rPr>
            <w:rPrChange w:id="2585" w:author="jon pritchard" w:date="2026-03-27T11:58:00Z" w16du:dateUtc="2026-03-27T11:58:00Z">
              <w:rPr>
                <w:highlight w:val="yellow"/>
              </w:rPr>
            </w:rPrChange>
          </w:rPr>
          <w:t xml:space="preserve"> may contain multiple sub</w:t>
        </w:r>
      </w:ins>
      <w:ins w:id="2586" w:author="jon pritchard" w:date="2026-03-27T12:30:00Z" w16du:dateUtc="2026-03-27T12:30:00Z">
        <w:r w:rsidR="0049581E">
          <w:t>-</w:t>
        </w:r>
      </w:ins>
      <w:ins w:id="2587" w:author="jon pritchard" w:date="2026-03-27T11:38:00Z" w16du:dateUtc="2026-03-27T11:38:00Z">
        <w:r w:rsidRPr="001C715E">
          <w:rPr>
            <w:rPrChange w:id="2588" w:author="jon pritchard" w:date="2026-03-27T11:58:00Z" w16du:dateUtc="2026-03-27T11:58:00Z">
              <w:rPr>
                <w:highlight w:val="yellow"/>
              </w:rPr>
            </w:rPrChange>
          </w:rPr>
          <w:t xml:space="preserve">attributes </w:t>
        </w:r>
      </w:ins>
      <w:ins w:id="2589" w:author="jon pritchard" w:date="2026-03-27T11:39:00Z" w16du:dateUtc="2026-03-27T11:39:00Z">
        <w:r w:rsidRPr="001C715E">
          <w:rPr>
            <w:rPrChange w:id="2590" w:author="jon pritchard" w:date="2026-03-27T11:58:00Z" w16du:dateUtc="2026-03-27T11:58:00Z">
              <w:rPr>
                <w:highlight w:val="yellow"/>
              </w:rPr>
            </w:rPrChange>
          </w:rPr>
          <w:t xml:space="preserve">referenced against different vertical datums. The only valid </w:t>
        </w:r>
        <w:proofErr w:type="spellStart"/>
        <w:r w:rsidRPr="001C715E">
          <w:rPr>
            <w:i/>
            <w:iCs/>
            <w:rPrChange w:id="2591" w:author="jon pritchard" w:date="2026-03-27T11:58:00Z" w16du:dateUtc="2026-03-27T11:58:00Z">
              <w:rPr>
                <w:highlight w:val="yellow"/>
              </w:rPr>
            </w:rPrChange>
          </w:rPr>
          <w:t>datumSeparationValue</w:t>
        </w:r>
      </w:ins>
      <w:ins w:id="2592" w:author="jon pritchard" w:date="2026-03-27T11:40:00Z" w16du:dateUtc="2026-03-27T11:40:00Z">
        <w:r w:rsidR="00ED668D" w:rsidRPr="001C715E">
          <w:rPr>
            <w:rPrChange w:id="2593" w:author="jon pritchard" w:date="2026-03-27T11:58:00Z" w16du:dateUtc="2026-03-27T11:58:00Z">
              <w:rPr>
                <w:highlight w:val="yellow"/>
              </w:rPr>
            </w:rPrChange>
          </w:rPr>
          <w:t>s</w:t>
        </w:r>
      </w:ins>
      <w:proofErr w:type="spellEnd"/>
      <w:ins w:id="2594" w:author="jon pritchard" w:date="2026-03-27T11:39:00Z" w16du:dateUtc="2026-03-27T11:39:00Z">
        <w:r w:rsidRPr="001C715E">
          <w:rPr>
            <w:rPrChange w:id="2595" w:author="jon pritchard" w:date="2026-03-27T11:58:00Z" w16du:dateUtc="2026-03-27T11:58:00Z">
              <w:rPr>
                <w:highlight w:val="yellow"/>
              </w:rPr>
            </w:rPrChange>
          </w:rPr>
          <w:t xml:space="preserve"> </w:t>
        </w:r>
      </w:ins>
      <w:ins w:id="2596" w:author="jon pritchard" w:date="2026-03-27T11:40:00Z" w16du:dateUtc="2026-03-27T11:40:00Z">
        <w:r w:rsidR="00ED668D" w:rsidRPr="001C715E">
          <w:rPr>
            <w:rPrChange w:id="2597" w:author="jon pritchard" w:date="2026-03-27T11:58:00Z" w16du:dateUtc="2026-03-27T11:58:00Z">
              <w:rPr>
                <w:highlight w:val="yellow"/>
              </w:rPr>
            </w:rPrChange>
          </w:rPr>
          <w:t xml:space="preserve">are those which </w:t>
        </w:r>
      </w:ins>
      <w:ins w:id="2598" w:author="jon pritchard" w:date="2026-03-27T12:32:00Z" w16du:dateUtc="2026-03-27T12:32:00Z">
        <w:r w:rsidR="007C5C0F">
          <w:t>are referenced to</w:t>
        </w:r>
      </w:ins>
      <w:ins w:id="2599" w:author="jon pritchard" w:date="2026-03-27T11:40:00Z" w16du:dateUtc="2026-03-27T11:40:00Z">
        <w:r w:rsidR="00ED668D" w:rsidRPr="001C715E">
          <w:rPr>
            <w:rPrChange w:id="2600" w:author="jon pritchard" w:date="2026-03-27T11:58:00Z" w16du:dateUtc="2026-03-27T11:58:00Z">
              <w:rPr>
                <w:highlight w:val="yellow"/>
              </w:rPr>
            </w:rPrChange>
          </w:rPr>
          <w:t xml:space="preserve"> the S-104 vertical datum. If more than one valid </w:t>
        </w:r>
        <w:proofErr w:type="spellStart"/>
        <w:r w:rsidR="00ED668D" w:rsidRPr="001C715E">
          <w:rPr>
            <w:i/>
            <w:iCs/>
            <w:rPrChange w:id="2601" w:author="jon pritchard" w:date="2026-03-27T11:58:00Z" w16du:dateUtc="2026-03-27T11:58:00Z">
              <w:rPr>
                <w:highlight w:val="yellow"/>
              </w:rPr>
            </w:rPrChange>
          </w:rPr>
          <w:t>datumSeparationValue</w:t>
        </w:r>
        <w:proofErr w:type="spellEnd"/>
        <w:r w:rsidR="00ED668D" w:rsidRPr="001C715E">
          <w:rPr>
            <w:rPrChange w:id="2602" w:author="jon pritchard" w:date="2026-03-27T11:58:00Z" w16du:dateUtc="2026-03-27T11:58:00Z">
              <w:rPr>
                <w:highlight w:val="yellow"/>
              </w:rPr>
            </w:rPrChange>
          </w:rPr>
          <w:t xml:space="preserve"> is found, then the larges</w:t>
        </w:r>
      </w:ins>
      <w:ins w:id="2603" w:author="jon pritchard" w:date="2026-03-27T11:41:00Z" w16du:dateUtc="2026-03-27T11:41:00Z">
        <w:r w:rsidR="00ED668D" w:rsidRPr="001C715E">
          <w:rPr>
            <w:rPrChange w:id="2604" w:author="jon pritchard" w:date="2026-03-27T11:58:00Z" w16du:dateUtc="2026-03-27T11:58:00Z">
              <w:rPr>
                <w:highlight w:val="yellow"/>
              </w:rPr>
            </w:rPrChange>
          </w:rPr>
          <w:t>t value must be used.</w:t>
        </w:r>
      </w:ins>
    </w:p>
    <w:p w14:paraId="0E34EB19" w14:textId="3291CE95" w:rsidR="00CA4A51" w:rsidRPr="001C715E" w:rsidRDefault="0055623A" w:rsidP="00815F72">
      <w:pPr>
        <w:spacing w:after="120" w:line="240" w:lineRule="auto"/>
        <w:jc w:val="both"/>
        <w:rPr>
          <w:ins w:id="2605" w:author="jon pritchard" w:date="2026-03-19T13:10:00Z" w16du:dateUtc="2026-03-19T12:10:00Z"/>
          <w:rPrChange w:id="2606" w:author="jon pritchard" w:date="2026-03-27T11:58:00Z" w16du:dateUtc="2026-03-27T11:58:00Z">
            <w:rPr>
              <w:ins w:id="2607" w:author="jon pritchard" w:date="2026-03-19T13:10:00Z" w16du:dateUtc="2026-03-19T12:10:00Z"/>
              <w:highlight w:val="yellow"/>
            </w:rPr>
          </w:rPrChange>
        </w:rPr>
      </w:pPr>
      <w:ins w:id="2608" w:author="jon pritchard" w:date="2026-03-19T13:10:00Z" w16du:dateUtc="2026-03-19T12:10:00Z">
        <w:r w:rsidRPr="001C715E">
          <w:rPr>
            <w:rPrChange w:id="2609" w:author="jon pritchard" w:date="2026-03-27T11:58:00Z" w16du:dateUtc="2026-03-27T11:58:00Z">
              <w:rPr>
                <w:highlight w:val="yellow"/>
              </w:rPr>
            </w:rPrChange>
          </w:rPr>
          <w:t>When adjusting the vertical clearance the following formula must be used:</w:t>
        </w:r>
      </w:ins>
    </w:p>
    <w:p w14:paraId="6B1383CD" w14:textId="76666F5D" w:rsidR="008F0D06" w:rsidRPr="001C715E" w:rsidRDefault="0055623A" w:rsidP="0055623A">
      <w:pPr>
        <w:spacing w:after="120" w:line="240" w:lineRule="auto"/>
        <w:jc w:val="both"/>
        <w:rPr>
          <w:ins w:id="2610" w:author="jon pritchard" w:date="2026-03-19T13:16:00Z" w16du:dateUtc="2026-03-19T12:16:00Z"/>
          <w:b/>
          <w:bCs/>
          <w:i/>
          <w:iCs/>
          <w:sz w:val="18"/>
          <w:szCs w:val="18"/>
          <w:rPrChange w:id="2611" w:author="jon pritchard" w:date="2026-03-27T11:58:00Z" w16du:dateUtc="2026-03-27T11:58:00Z">
            <w:rPr>
              <w:ins w:id="2612" w:author="jon pritchard" w:date="2026-03-19T13:16:00Z" w16du:dateUtc="2026-03-19T12:16:00Z"/>
              <w:b/>
              <w:bCs/>
              <w:i/>
              <w:iCs/>
              <w:sz w:val="18"/>
              <w:szCs w:val="18"/>
              <w:highlight w:val="yellow"/>
            </w:rPr>
          </w:rPrChange>
        </w:rPr>
      </w:pPr>
      <w:ins w:id="2613" w:author="jon pritchard" w:date="2026-03-19T13:11:00Z" w16du:dateUtc="2026-03-19T12:11:00Z">
        <w:r w:rsidRPr="001C715E">
          <w:rPr>
            <w:b/>
            <w:bCs/>
            <w:i/>
            <w:iCs/>
            <w:sz w:val="18"/>
            <w:szCs w:val="18"/>
            <w:rPrChange w:id="2614" w:author="jon pritchard" w:date="2026-03-27T11:58:00Z" w16du:dateUtc="2026-03-27T11:58:00Z">
              <w:rPr>
                <w:b/>
                <w:bCs/>
                <w:i/>
                <w:iCs/>
                <w:sz w:val="18"/>
                <w:szCs w:val="18"/>
                <w:highlight w:val="yellow"/>
              </w:rPr>
            </w:rPrChange>
          </w:rPr>
          <w:t xml:space="preserve"> </w:t>
        </w:r>
        <w:r w:rsidRPr="001C715E">
          <w:rPr>
            <w:b/>
            <w:bCs/>
            <w:i/>
            <w:iCs/>
            <w:sz w:val="18"/>
            <w:szCs w:val="18"/>
            <w:rPrChange w:id="2615" w:author="jon pritchard" w:date="2026-03-27T11:58:00Z" w16du:dateUtc="2026-03-27T11:58:00Z">
              <w:rPr>
                <w:b/>
                <w:bCs/>
                <w:i/>
                <w:iCs/>
                <w:highlight w:val="yellow"/>
              </w:rPr>
            </w:rPrChange>
          </w:rPr>
          <w:t xml:space="preserve">Adjusted </w:t>
        </w:r>
        <w:proofErr w:type="spellStart"/>
        <w:r w:rsidRPr="001C715E">
          <w:rPr>
            <w:b/>
            <w:bCs/>
            <w:i/>
            <w:iCs/>
            <w:sz w:val="18"/>
            <w:szCs w:val="18"/>
            <w:rPrChange w:id="2616" w:author="jon pritchard" w:date="2026-03-27T11:58:00Z" w16du:dateUtc="2026-03-27T11:58:00Z">
              <w:rPr>
                <w:b/>
                <w:bCs/>
                <w:i/>
                <w:iCs/>
                <w:highlight w:val="yellow"/>
              </w:rPr>
            </w:rPrChange>
          </w:rPr>
          <w:t>verticalClearanceValue</w:t>
        </w:r>
        <w:proofErr w:type="spellEnd"/>
        <w:r w:rsidRPr="001C715E">
          <w:rPr>
            <w:b/>
            <w:bCs/>
            <w:i/>
            <w:iCs/>
            <w:sz w:val="18"/>
            <w:szCs w:val="18"/>
            <w:rPrChange w:id="2617" w:author="jon pritchard" w:date="2026-03-27T11:58:00Z" w16du:dateUtc="2026-03-27T11:58:00Z">
              <w:rPr>
                <w:b/>
                <w:bCs/>
                <w:i/>
                <w:iCs/>
                <w:highlight w:val="yellow"/>
              </w:rPr>
            </w:rPrChange>
          </w:rPr>
          <w:t xml:space="preserve"> = </w:t>
        </w:r>
      </w:ins>
      <w:ins w:id="2618" w:author="jon pritchard" w:date="2026-03-19T13:11:00Z">
        <w:r w:rsidRPr="001C715E">
          <w:rPr>
            <w:b/>
            <w:bCs/>
            <w:i/>
            <w:iCs/>
            <w:sz w:val="18"/>
            <w:szCs w:val="18"/>
            <w:rPrChange w:id="2619" w:author="jon pritchard" w:date="2026-03-27T11:58:00Z" w16du:dateUtc="2026-03-27T11:58:00Z">
              <w:rPr>
                <w:highlight w:val="yellow"/>
              </w:rPr>
            </w:rPrChange>
          </w:rPr>
          <w:t>verticalClearanceValue</w:t>
        </w:r>
      </w:ins>
      <w:ins w:id="2620" w:author="jon pritchard" w:date="2026-03-19T13:11:00Z" w16du:dateUtc="2026-03-19T12:11:00Z">
        <w:r w:rsidRPr="001C715E">
          <w:rPr>
            <w:b/>
            <w:bCs/>
            <w:i/>
            <w:iCs/>
            <w:sz w:val="18"/>
            <w:szCs w:val="18"/>
            <w:vertAlign w:val="subscript"/>
            <w:rPrChange w:id="2621" w:author="jon pritchard" w:date="2026-03-27T11:58:00Z" w16du:dateUtc="2026-03-27T11:58:00Z">
              <w:rPr>
                <w:b/>
                <w:bCs/>
                <w:i/>
                <w:iCs/>
                <w:sz w:val="18"/>
                <w:szCs w:val="18"/>
                <w:highlight w:val="yellow"/>
              </w:rPr>
            </w:rPrChange>
          </w:rPr>
          <w:t>S-101</w:t>
        </w:r>
      </w:ins>
      <w:ins w:id="2622" w:author="jon pritchard" w:date="2026-03-19T13:11:00Z">
        <w:r w:rsidRPr="001C715E">
          <w:rPr>
            <w:b/>
            <w:bCs/>
            <w:i/>
            <w:iCs/>
            <w:sz w:val="18"/>
            <w:szCs w:val="18"/>
            <w:rPrChange w:id="2623" w:author="jon pritchard" w:date="2026-03-27T11:58:00Z" w16du:dateUtc="2026-03-27T11:58:00Z">
              <w:rPr>
                <w:highlight w:val="yellow"/>
              </w:rPr>
            </w:rPrChange>
          </w:rPr>
          <w:t xml:space="preserve"> + datumSeparationValue</w:t>
        </w:r>
      </w:ins>
      <w:ins w:id="2624" w:author="jon pritchard" w:date="2026-03-19T13:12:00Z" w16du:dateUtc="2026-03-19T12:12:00Z">
        <w:r w:rsidRPr="001C715E">
          <w:rPr>
            <w:b/>
            <w:bCs/>
            <w:i/>
            <w:iCs/>
            <w:sz w:val="18"/>
            <w:szCs w:val="18"/>
            <w:vertAlign w:val="subscript"/>
            <w:rPrChange w:id="2625" w:author="jon pritchard" w:date="2026-03-27T11:58:00Z" w16du:dateUtc="2026-03-27T11:58:00Z">
              <w:rPr>
                <w:b/>
                <w:bCs/>
                <w:i/>
                <w:iCs/>
                <w:sz w:val="18"/>
                <w:szCs w:val="18"/>
                <w:highlight w:val="yellow"/>
              </w:rPr>
            </w:rPrChange>
          </w:rPr>
          <w:t>S-10</w:t>
        </w:r>
      </w:ins>
      <w:ins w:id="2626" w:author="jon pritchard" w:date="2026-03-20T09:16:00Z" w16du:dateUtc="2026-03-20T08:16:00Z">
        <w:r w:rsidR="008F0D06" w:rsidRPr="001C715E">
          <w:rPr>
            <w:b/>
            <w:bCs/>
            <w:i/>
            <w:iCs/>
            <w:sz w:val="18"/>
            <w:szCs w:val="18"/>
            <w:vertAlign w:val="subscript"/>
            <w:rPrChange w:id="2627" w:author="jon pritchard" w:date="2026-03-27T11:58:00Z" w16du:dateUtc="2026-03-27T11:58:00Z">
              <w:rPr>
                <w:b/>
                <w:bCs/>
                <w:i/>
                <w:iCs/>
                <w:sz w:val="18"/>
                <w:szCs w:val="18"/>
                <w:highlight w:val="yellow"/>
              </w:rPr>
            </w:rPrChange>
          </w:rPr>
          <w:t>1</w:t>
        </w:r>
      </w:ins>
      <w:ins w:id="2628" w:author="jon pritchard" w:date="2026-03-19T13:11:00Z">
        <w:r w:rsidRPr="001C715E">
          <w:rPr>
            <w:b/>
            <w:bCs/>
            <w:i/>
            <w:iCs/>
            <w:sz w:val="18"/>
            <w:szCs w:val="18"/>
            <w:rPrChange w:id="2629" w:author="jon pritchard" w:date="2026-03-27T11:58:00Z" w16du:dateUtc="2026-03-27T11:58:00Z">
              <w:rPr>
                <w:highlight w:val="yellow"/>
              </w:rPr>
            </w:rPrChange>
          </w:rPr>
          <w:t xml:space="preserve"> – </w:t>
        </w:r>
      </w:ins>
      <w:ins w:id="2630" w:author="jon pritchard" w:date="2026-03-19T13:12:00Z" w16du:dateUtc="2026-03-19T12:12:00Z">
        <w:r w:rsidRPr="001C715E">
          <w:rPr>
            <w:b/>
            <w:bCs/>
            <w:i/>
            <w:iCs/>
            <w:sz w:val="18"/>
            <w:szCs w:val="18"/>
            <w:rPrChange w:id="2631" w:author="jon pritchard" w:date="2026-03-27T11:58:00Z" w16du:dateUtc="2026-03-27T11:58:00Z">
              <w:rPr>
                <w:b/>
                <w:bCs/>
                <w:i/>
                <w:iCs/>
                <w:sz w:val="18"/>
                <w:szCs w:val="18"/>
                <w:highlight w:val="yellow"/>
              </w:rPr>
            </w:rPrChange>
          </w:rPr>
          <w:t>S-104 value</w:t>
        </w:r>
      </w:ins>
    </w:p>
    <w:p w14:paraId="53C22567" w14:textId="0E33A63A" w:rsidR="00CA4A51" w:rsidRPr="001C715E" w:rsidRDefault="00157948" w:rsidP="0055623A">
      <w:pPr>
        <w:spacing w:after="120" w:line="240" w:lineRule="auto"/>
        <w:jc w:val="both"/>
        <w:rPr>
          <w:ins w:id="2632" w:author="jon pritchard" w:date="2026-03-27T11:29:00Z" w16du:dateUtc="2026-03-27T11:29:00Z"/>
          <w:rPrChange w:id="2633" w:author="jon pritchard" w:date="2026-03-27T11:58:00Z" w16du:dateUtc="2026-03-27T11:58:00Z">
            <w:rPr>
              <w:ins w:id="2634" w:author="jon pritchard" w:date="2026-03-27T11:29:00Z" w16du:dateUtc="2026-03-27T11:29:00Z"/>
              <w:highlight w:val="yellow"/>
            </w:rPr>
          </w:rPrChange>
        </w:rPr>
      </w:pPr>
      <w:ins w:id="2635" w:author="jon pritchard" w:date="2026-03-27T11:50:00Z" w16du:dateUtc="2026-03-27T11:50:00Z">
        <w:r w:rsidRPr="001C715E">
          <w:rPr>
            <w:rPrChange w:id="2636" w:author="jon pritchard" w:date="2026-03-27T11:58:00Z" w16du:dateUtc="2026-03-27T11:58:00Z">
              <w:rPr>
                <w:highlight w:val="yellow"/>
              </w:rPr>
            </w:rPrChange>
          </w:rPr>
          <w:t>See</w:t>
        </w:r>
      </w:ins>
      <w:ins w:id="2637" w:author="jon pritchard" w:date="2026-03-27T11:54:00Z" w16du:dateUtc="2026-03-27T11:54:00Z">
        <w:r w:rsidRPr="001C715E">
          <w:rPr>
            <w:rPrChange w:id="2638" w:author="jon pritchard" w:date="2026-03-27T11:58:00Z" w16du:dateUtc="2026-03-27T11:58:00Z">
              <w:rPr>
                <w:highlight w:val="yellow"/>
              </w:rPr>
            </w:rPrChange>
          </w:rPr>
          <w:t xml:space="preserve"> also</w:t>
        </w:r>
      </w:ins>
      <w:ins w:id="2639" w:author="jon pritchard" w:date="2026-03-27T11:53:00Z" w16du:dateUtc="2026-03-27T11:53:00Z">
        <w:r w:rsidRPr="001C715E">
          <w:rPr>
            <w:rPrChange w:id="2640" w:author="jon pritchard" w:date="2026-03-27T11:58:00Z" w16du:dateUtc="2026-03-27T11:58:00Z">
              <w:rPr>
                <w:highlight w:val="yellow"/>
              </w:rPr>
            </w:rPrChange>
          </w:rPr>
          <w:t xml:space="preserve"> the footnote to</w:t>
        </w:r>
      </w:ins>
      <w:ins w:id="2641" w:author="jon pritchard" w:date="2026-03-27T11:50:00Z" w16du:dateUtc="2026-03-27T11:50:00Z">
        <w:r w:rsidRPr="001C715E">
          <w:rPr>
            <w:rPrChange w:id="2642" w:author="jon pritchard" w:date="2026-03-27T11:58:00Z" w16du:dateUtc="2026-03-27T11:58:00Z">
              <w:rPr>
                <w:highlight w:val="yellow"/>
              </w:rPr>
            </w:rPrChange>
          </w:rPr>
          <w:t xml:space="preserve"> </w:t>
        </w:r>
      </w:ins>
      <w:ins w:id="2643" w:author="jon pritchard" w:date="2026-03-27T11:53:00Z" w16du:dateUtc="2026-03-27T11:53:00Z">
        <w:r w:rsidRPr="001C715E">
          <w:rPr>
            <w:sz w:val="18"/>
            <w:szCs w:val="18"/>
            <w:rPrChange w:id="2644" w:author="jon pritchard" w:date="2026-03-27T11:58:00Z" w16du:dateUtc="2026-03-27T11:58:00Z">
              <w:rPr>
                <w:highlight w:val="yellow"/>
              </w:rPr>
            </w:rPrChange>
          </w:rPr>
          <w:fldChar w:fldCharType="begin"/>
        </w:r>
        <w:r w:rsidRPr="001C715E">
          <w:rPr>
            <w:sz w:val="18"/>
            <w:szCs w:val="18"/>
            <w:rPrChange w:id="2645" w:author="jon pritchard" w:date="2026-03-27T11:58:00Z" w16du:dateUtc="2026-03-27T11:58:00Z">
              <w:rPr>
                <w:highlight w:val="yellow"/>
              </w:rPr>
            </w:rPrChange>
          </w:rPr>
          <w:instrText xml:space="preserve"> REF _Ref225504832 \h </w:instrText>
        </w:r>
      </w:ins>
      <w:r w:rsidRPr="001C715E">
        <w:rPr>
          <w:sz w:val="18"/>
          <w:szCs w:val="18"/>
          <w:rPrChange w:id="2646" w:author="jon pritchard" w:date="2026-03-27T11:58:00Z" w16du:dateUtc="2026-03-27T11:58:00Z">
            <w:rPr>
              <w:highlight w:val="yellow"/>
            </w:rPr>
          </w:rPrChange>
        </w:rPr>
      </w:r>
      <w:r w:rsidR="001C715E" w:rsidRPr="001C715E">
        <w:rPr>
          <w:sz w:val="18"/>
          <w:szCs w:val="18"/>
          <w:rPrChange w:id="2647" w:author="jon pritchard" w:date="2026-03-27T11:58:00Z" w16du:dateUtc="2026-03-27T11:58:00Z">
            <w:rPr>
              <w:sz w:val="18"/>
              <w:szCs w:val="18"/>
              <w:highlight w:val="yellow"/>
            </w:rPr>
          </w:rPrChange>
        </w:rPr>
        <w:instrText xml:space="preserve"> \* MERGEFORMAT </w:instrText>
      </w:r>
      <w:r w:rsidRPr="001C715E">
        <w:rPr>
          <w:sz w:val="18"/>
          <w:szCs w:val="18"/>
          <w:rPrChange w:id="2648" w:author="jon pritchard" w:date="2026-03-27T11:58:00Z" w16du:dateUtc="2026-03-27T11:58:00Z">
            <w:rPr>
              <w:highlight w:val="yellow"/>
            </w:rPr>
          </w:rPrChange>
        </w:rPr>
        <w:fldChar w:fldCharType="separate"/>
      </w:r>
      <w:ins w:id="2649" w:author="jon pritchard" w:date="2026-03-27T11:53:00Z" w16du:dateUtc="2026-03-27T11:53:00Z">
        <w:r w:rsidRPr="001C715E">
          <w:rPr>
            <w:sz w:val="18"/>
            <w:szCs w:val="18"/>
            <w:rPrChange w:id="2650" w:author="jon pritchard" w:date="2026-03-27T11:58:00Z" w16du:dateUtc="2026-03-27T11:58:00Z">
              <w:rPr/>
            </w:rPrChange>
          </w:rPr>
          <w:t xml:space="preserve">Table </w:t>
        </w:r>
        <w:r w:rsidRPr="001C715E">
          <w:rPr>
            <w:noProof/>
            <w:sz w:val="18"/>
            <w:szCs w:val="18"/>
            <w:rPrChange w:id="2651" w:author="jon pritchard" w:date="2026-03-27T11:58:00Z" w16du:dateUtc="2026-03-27T11:58:00Z">
              <w:rPr>
                <w:noProof/>
              </w:rPr>
            </w:rPrChange>
          </w:rPr>
          <w:t>10</w:t>
        </w:r>
        <w:r w:rsidRPr="001C715E">
          <w:rPr>
            <w:sz w:val="18"/>
            <w:szCs w:val="18"/>
            <w:rPrChange w:id="2652" w:author="jon pritchard" w:date="2026-03-27T11:58:00Z" w16du:dateUtc="2026-03-27T11:58:00Z">
              <w:rPr/>
            </w:rPrChange>
          </w:rPr>
          <w:t>: Example Values - Water Level Adjustment</w:t>
        </w:r>
        <w:r w:rsidRPr="001C715E">
          <w:rPr>
            <w:sz w:val="18"/>
            <w:szCs w:val="18"/>
            <w:rPrChange w:id="2653" w:author="jon pritchard" w:date="2026-03-27T11:58:00Z" w16du:dateUtc="2026-03-27T11:58:00Z">
              <w:rPr>
                <w:highlight w:val="yellow"/>
              </w:rPr>
            </w:rPrChange>
          </w:rPr>
          <w:fldChar w:fldCharType="end"/>
        </w:r>
        <w:r w:rsidRPr="001C715E">
          <w:rPr>
            <w:rPrChange w:id="2654" w:author="jon pritchard" w:date="2026-03-27T11:58:00Z" w16du:dateUtc="2026-03-27T11:58:00Z">
              <w:rPr>
                <w:highlight w:val="yellow"/>
              </w:rPr>
            </w:rPrChange>
          </w:rPr>
          <w:t xml:space="preserve"> regarding </w:t>
        </w:r>
      </w:ins>
      <w:ins w:id="2655" w:author="jon pritchard" w:date="2026-03-27T11:54:00Z" w16du:dateUtc="2026-03-27T11:54:00Z">
        <w:r w:rsidRPr="001C715E">
          <w:rPr>
            <w:rPrChange w:id="2656" w:author="jon pritchard" w:date="2026-03-27T11:58:00Z" w16du:dateUtc="2026-03-27T11:58:00Z">
              <w:rPr>
                <w:highlight w:val="yellow"/>
              </w:rPr>
            </w:rPrChange>
          </w:rPr>
          <w:t>positive and negative values for S-104 data.</w:t>
        </w:r>
      </w:ins>
    </w:p>
    <w:p w14:paraId="6D02CDE3" w14:textId="5C9606A9" w:rsidR="00CA4A51" w:rsidRPr="001C715E" w:rsidRDefault="00AA5B8F" w:rsidP="0055623A">
      <w:pPr>
        <w:spacing w:after="120" w:line="240" w:lineRule="auto"/>
        <w:jc w:val="both"/>
        <w:rPr>
          <w:ins w:id="2657" w:author="jon pritchard" w:date="2026-03-27T11:29:00Z" w16du:dateUtc="2026-03-27T11:29:00Z"/>
          <w:rPrChange w:id="2658" w:author="jon pritchard" w:date="2026-03-27T11:58:00Z" w16du:dateUtc="2026-03-27T11:58:00Z">
            <w:rPr>
              <w:ins w:id="2659" w:author="jon pritchard" w:date="2026-03-27T11:29:00Z" w16du:dateUtc="2026-03-27T11:29:00Z"/>
              <w:b/>
              <w:bCs/>
              <w:i/>
              <w:iCs/>
              <w:sz w:val="18"/>
              <w:szCs w:val="18"/>
              <w:highlight w:val="yellow"/>
            </w:rPr>
          </w:rPrChange>
        </w:rPr>
      </w:pPr>
      <w:ins w:id="2660" w:author="jon pritchard" w:date="2026-03-19T13:16:00Z" w16du:dateUtc="2026-03-19T12:16:00Z">
        <w:r w:rsidRPr="001C715E">
          <w:rPr>
            <w:rPrChange w:id="2661" w:author="jon pritchard" w:date="2026-03-27T11:58:00Z" w16du:dateUtc="2026-03-27T11:58:00Z">
              <w:rPr>
                <w:b/>
                <w:bCs/>
                <w:sz w:val="18"/>
                <w:szCs w:val="18"/>
                <w:highlight w:val="yellow"/>
              </w:rPr>
            </w:rPrChange>
          </w:rPr>
          <w:t xml:space="preserve">Additionally, if the user has the Uncertainty selector </w:t>
        </w:r>
      </w:ins>
      <w:ins w:id="2662" w:author="jon pritchard" w:date="2026-03-19T13:17:00Z" w16du:dateUtc="2026-03-19T12:17:00Z">
        <w:r w:rsidRPr="001C715E">
          <w:rPr>
            <w:rPrChange w:id="2663" w:author="jon pritchard" w:date="2026-03-27T11:58:00Z" w16du:dateUtc="2026-03-27T11:58:00Z">
              <w:rPr>
                <w:b/>
                <w:bCs/>
                <w:sz w:val="18"/>
                <w:szCs w:val="18"/>
                <w:highlight w:val="yellow"/>
              </w:rPr>
            </w:rPrChange>
          </w:rPr>
          <w:t>selected</w:t>
        </w:r>
      </w:ins>
      <w:ins w:id="2664" w:author="jon pritchard" w:date="2026-03-20T09:13:00Z" w16du:dateUtc="2026-03-20T08:13:00Z">
        <w:r w:rsidR="008F0D06" w:rsidRPr="001C715E">
          <w:rPr>
            <w:rPrChange w:id="2665" w:author="jon pritchard" w:date="2026-03-27T11:58:00Z" w16du:dateUtc="2026-03-27T11:58:00Z">
              <w:rPr>
                <w:highlight w:val="yellow"/>
              </w:rPr>
            </w:rPrChange>
          </w:rPr>
          <w:t xml:space="preserve"> (clause </w:t>
        </w:r>
      </w:ins>
      <w:ins w:id="2666" w:author="jon pritchard" w:date="2026-03-20T09:15:00Z" w16du:dateUtc="2026-03-20T08:15:00Z">
        <w:r w:rsidR="008F0D06" w:rsidRPr="001C715E">
          <w:rPr>
            <w:rPrChange w:id="2667" w:author="jon pritchard" w:date="2026-03-27T11:58:00Z" w16du:dateUtc="2026-03-27T11:58:00Z">
              <w:rPr>
                <w:highlight w:val="yellow"/>
              </w:rPr>
            </w:rPrChange>
          </w:rPr>
          <w:fldChar w:fldCharType="begin"/>
        </w:r>
        <w:r w:rsidR="008F0D06" w:rsidRPr="001C715E">
          <w:rPr>
            <w:rPrChange w:id="2668" w:author="jon pritchard" w:date="2026-03-27T11:58:00Z" w16du:dateUtc="2026-03-27T11:58:00Z">
              <w:rPr>
                <w:highlight w:val="yellow"/>
              </w:rPr>
            </w:rPrChange>
          </w:rPr>
          <w:instrText xml:space="preserve"> REF _Ref224890539 \r \h </w:instrText>
        </w:r>
      </w:ins>
      <w:r w:rsidR="008F0D06" w:rsidRPr="001C715E">
        <w:rPr>
          <w:rPrChange w:id="2669" w:author="jon pritchard" w:date="2026-03-27T11:58:00Z" w16du:dateUtc="2026-03-27T11:58:00Z">
            <w:rPr>
              <w:highlight w:val="yellow"/>
            </w:rPr>
          </w:rPrChange>
        </w:rPr>
      </w:r>
      <w:r w:rsidR="001C715E">
        <w:instrText xml:space="preserve"> \* MERGEFORMAT </w:instrText>
      </w:r>
      <w:r w:rsidR="008F0D06" w:rsidRPr="001C715E">
        <w:rPr>
          <w:rPrChange w:id="2670" w:author="jon pritchard" w:date="2026-03-27T11:58:00Z" w16du:dateUtc="2026-03-27T11:58:00Z">
            <w:rPr>
              <w:highlight w:val="yellow"/>
            </w:rPr>
          </w:rPrChange>
        </w:rPr>
        <w:fldChar w:fldCharType="separate"/>
      </w:r>
      <w:ins w:id="2671" w:author="jon pritchard" w:date="2026-03-20T09:15:00Z" w16du:dateUtc="2026-03-20T08:15:00Z">
        <w:r w:rsidR="008F0D06" w:rsidRPr="001C715E">
          <w:rPr>
            <w:rPrChange w:id="2672" w:author="jon pritchard" w:date="2026-03-27T11:58:00Z" w16du:dateUtc="2026-03-27T11:58:00Z">
              <w:rPr>
                <w:highlight w:val="yellow"/>
              </w:rPr>
            </w:rPrChange>
          </w:rPr>
          <w:t>11.9.10</w:t>
        </w:r>
        <w:r w:rsidR="008F0D06" w:rsidRPr="001C715E">
          <w:rPr>
            <w:rPrChange w:id="2673" w:author="jon pritchard" w:date="2026-03-27T11:58:00Z" w16du:dateUtc="2026-03-27T11:58:00Z">
              <w:rPr>
                <w:highlight w:val="yellow"/>
              </w:rPr>
            </w:rPrChange>
          </w:rPr>
          <w:fldChar w:fldCharType="end"/>
        </w:r>
      </w:ins>
      <w:ins w:id="2674" w:author="jon pritchard" w:date="2026-03-20T09:13:00Z" w16du:dateUtc="2026-03-20T08:13:00Z">
        <w:r w:rsidR="008F0D06" w:rsidRPr="001C715E">
          <w:rPr>
            <w:rPrChange w:id="2675" w:author="jon pritchard" w:date="2026-03-27T11:58:00Z" w16du:dateUtc="2026-03-27T11:58:00Z">
              <w:rPr>
                <w:highlight w:val="yellow"/>
              </w:rPr>
            </w:rPrChange>
          </w:rPr>
          <w:t>)</w:t>
        </w:r>
      </w:ins>
      <w:ins w:id="2676" w:author="jon pritchard" w:date="2026-03-19T13:17:00Z" w16du:dateUtc="2026-03-19T12:17:00Z">
        <w:r w:rsidRPr="001C715E">
          <w:rPr>
            <w:rPrChange w:id="2677" w:author="jon pritchard" w:date="2026-03-27T11:58:00Z" w16du:dateUtc="2026-03-27T11:58:00Z">
              <w:rPr>
                <w:b/>
                <w:bCs/>
                <w:sz w:val="18"/>
                <w:szCs w:val="18"/>
                <w:highlight w:val="yellow"/>
              </w:rPr>
            </w:rPrChange>
          </w:rPr>
          <w:t xml:space="preserve">, then the S-104 value must </w:t>
        </w:r>
      </w:ins>
      <w:ins w:id="2678" w:author="jon pritchard" w:date="2026-03-19T13:18:00Z" w16du:dateUtc="2026-03-19T12:18:00Z">
        <w:r w:rsidRPr="001C715E">
          <w:rPr>
            <w:rPrChange w:id="2679" w:author="jon pritchard" w:date="2026-03-27T11:58:00Z" w16du:dateUtc="2026-03-27T11:58:00Z">
              <w:rPr>
                <w:b/>
                <w:bCs/>
                <w:sz w:val="18"/>
                <w:szCs w:val="18"/>
                <w:highlight w:val="yellow"/>
              </w:rPr>
            </w:rPrChange>
          </w:rPr>
          <w:t>also</w:t>
        </w:r>
      </w:ins>
      <w:ins w:id="2680" w:author="jon pritchard" w:date="2026-03-19T13:17:00Z" w16du:dateUtc="2026-03-19T12:17:00Z">
        <w:r w:rsidRPr="001C715E">
          <w:rPr>
            <w:rPrChange w:id="2681" w:author="jon pritchard" w:date="2026-03-27T11:58:00Z" w16du:dateUtc="2026-03-27T11:58:00Z">
              <w:rPr>
                <w:b/>
                <w:bCs/>
                <w:sz w:val="18"/>
                <w:szCs w:val="18"/>
                <w:highlight w:val="yellow"/>
              </w:rPr>
            </w:rPrChange>
          </w:rPr>
          <w:t xml:space="preserve"> be adjusted according to the S-104 vertical un</w:t>
        </w:r>
      </w:ins>
      <w:ins w:id="2682" w:author="jon pritchard" w:date="2026-03-19T13:18:00Z" w16du:dateUtc="2026-03-19T12:18:00Z">
        <w:r w:rsidRPr="001C715E">
          <w:rPr>
            <w:rPrChange w:id="2683" w:author="jon pritchard" w:date="2026-03-27T11:58:00Z" w16du:dateUtc="2026-03-27T11:58:00Z">
              <w:rPr>
                <w:b/>
                <w:bCs/>
                <w:sz w:val="18"/>
                <w:szCs w:val="18"/>
                <w:highlight w:val="yellow"/>
              </w:rPr>
            </w:rPrChange>
          </w:rPr>
          <w:t>certainty value</w:t>
        </w:r>
      </w:ins>
      <w:ins w:id="2684" w:author="jon pritchard" w:date="2026-03-19T13:21:00Z" w16du:dateUtc="2026-03-19T12:21:00Z">
        <w:r w:rsidRPr="001C715E">
          <w:rPr>
            <w:rPrChange w:id="2685" w:author="jon pritchard" w:date="2026-03-27T11:58:00Z" w16du:dateUtc="2026-03-27T11:58:00Z">
              <w:rPr>
                <w:b/>
                <w:bCs/>
                <w:sz w:val="18"/>
                <w:szCs w:val="18"/>
                <w:highlight w:val="yellow"/>
              </w:rPr>
            </w:rPrChange>
          </w:rPr>
          <w:t xml:space="preserve"> and the following formula must be used:</w:t>
        </w:r>
      </w:ins>
    </w:p>
    <w:p w14:paraId="70E42927" w14:textId="56917E97" w:rsidR="00AA5B8F" w:rsidRPr="001C715E" w:rsidRDefault="00AA5B8F" w:rsidP="0055623A">
      <w:pPr>
        <w:spacing w:after="120" w:line="240" w:lineRule="auto"/>
        <w:jc w:val="both"/>
        <w:rPr>
          <w:b/>
          <w:bCs/>
          <w:sz w:val="18"/>
          <w:szCs w:val="18"/>
          <w:rPrChange w:id="2686" w:author="jon pritchard" w:date="2026-03-27T11:58:00Z" w16du:dateUtc="2026-03-27T11:58:00Z">
            <w:rPr/>
          </w:rPrChange>
        </w:rPr>
      </w:pPr>
      <w:ins w:id="2687" w:author="jon pritchard" w:date="2026-03-19T13:21:00Z" w16du:dateUtc="2026-03-19T12:21:00Z">
        <w:r w:rsidRPr="001C715E">
          <w:rPr>
            <w:b/>
            <w:bCs/>
            <w:i/>
            <w:iCs/>
            <w:sz w:val="18"/>
            <w:szCs w:val="18"/>
            <w:rPrChange w:id="2688" w:author="jon pritchard" w:date="2026-03-27T11:58:00Z" w16du:dateUtc="2026-03-27T11:58:00Z">
              <w:rPr>
                <w:b/>
                <w:bCs/>
                <w:i/>
                <w:iCs/>
                <w:sz w:val="18"/>
                <w:szCs w:val="18"/>
                <w:highlight w:val="yellow"/>
              </w:rPr>
            </w:rPrChange>
          </w:rPr>
          <w:t xml:space="preserve">Adjusted </w:t>
        </w:r>
        <w:proofErr w:type="spellStart"/>
        <w:r w:rsidRPr="001C715E">
          <w:rPr>
            <w:b/>
            <w:bCs/>
            <w:i/>
            <w:iCs/>
            <w:sz w:val="18"/>
            <w:szCs w:val="18"/>
            <w:rPrChange w:id="2689" w:author="jon pritchard" w:date="2026-03-27T11:58:00Z" w16du:dateUtc="2026-03-27T11:58:00Z">
              <w:rPr>
                <w:b/>
                <w:bCs/>
                <w:i/>
                <w:iCs/>
                <w:sz w:val="18"/>
                <w:szCs w:val="18"/>
                <w:highlight w:val="yellow"/>
              </w:rPr>
            </w:rPrChange>
          </w:rPr>
          <w:t>verticalClearanceValue</w:t>
        </w:r>
        <w:proofErr w:type="spellEnd"/>
        <w:r w:rsidRPr="001C715E">
          <w:rPr>
            <w:b/>
            <w:bCs/>
            <w:i/>
            <w:iCs/>
            <w:sz w:val="18"/>
            <w:szCs w:val="18"/>
            <w:rPrChange w:id="2690" w:author="jon pritchard" w:date="2026-03-27T11:58:00Z" w16du:dateUtc="2026-03-27T11:58:00Z">
              <w:rPr>
                <w:b/>
                <w:bCs/>
                <w:i/>
                <w:iCs/>
                <w:sz w:val="18"/>
                <w:szCs w:val="18"/>
                <w:highlight w:val="yellow"/>
              </w:rPr>
            </w:rPrChange>
          </w:rPr>
          <w:t xml:space="preserve"> = </w:t>
        </w:r>
        <w:proofErr w:type="spellStart"/>
        <w:r w:rsidRPr="001C715E">
          <w:rPr>
            <w:b/>
            <w:bCs/>
            <w:i/>
            <w:iCs/>
            <w:sz w:val="18"/>
            <w:szCs w:val="18"/>
            <w:rPrChange w:id="2691" w:author="jon pritchard" w:date="2026-03-27T11:58:00Z" w16du:dateUtc="2026-03-27T11:58:00Z">
              <w:rPr>
                <w:b/>
                <w:bCs/>
                <w:i/>
                <w:iCs/>
                <w:sz w:val="18"/>
                <w:szCs w:val="18"/>
                <w:highlight w:val="yellow"/>
              </w:rPr>
            </w:rPrChange>
          </w:rPr>
          <w:t>verticalClearanceValue</w:t>
        </w:r>
        <w:proofErr w:type="spellEnd"/>
        <w:r w:rsidRPr="001C715E">
          <w:rPr>
            <w:b/>
            <w:bCs/>
            <w:i/>
            <w:iCs/>
            <w:sz w:val="18"/>
            <w:szCs w:val="18"/>
            <w:rPrChange w:id="2692" w:author="jon pritchard" w:date="2026-03-27T11:58:00Z" w16du:dateUtc="2026-03-27T11:58:00Z">
              <w:rPr>
                <w:b/>
                <w:bCs/>
                <w:i/>
                <w:iCs/>
                <w:sz w:val="18"/>
                <w:szCs w:val="18"/>
                <w:highlight w:val="yellow"/>
              </w:rPr>
            </w:rPrChange>
          </w:rPr>
          <w:t xml:space="preserve">(S-101) + </w:t>
        </w:r>
        <w:proofErr w:type="spellStart"/>
        <w:r w:rsidRPr="001C715E">
          <w:rPr>
            <w:b/>
            <w:bCs/>
            <w:i/>
            <w:iCs/>
            <w:sz w:val="18"/>
            <w:szCs w:val="18"/>
            <w:rPrChange w:id="2693" w:author="jon pritchard" w:date="2026-03-27T11:58:00Z" w16du:dateUtc="2026-03-27T11:58:00Z">
              <w:rPr>
                <w:b/>
                <w:bCs/>
                <w:i/>
                <w:iCs/>
                <w:sz w:val="18"/>
                <w:szCs w:val="18"/>
                <w:highlight w:val="yellow"/>
              </w:rPr>
            </w:rPrChange>
          </w:rPr>
          <w:t>datumSeparationValue</w:t>
        </w:r>
        <w:proofErr w:type="spellEnd"/>
        <w:r w:rsidRPr="001C715E">
          <w:rPr>
            <w:b/>
            <w:bCs/>
            <w:i/>
            <w:iCs/>
            <w:sz w:val="18"/>
            <w:szCs w:val="18"/>
            <w:rPrChange w:id="2694" w:author="jon pritchard" w:date="2026-03-27T11:58:00Z" w16du:dateUtc="2026-03-27T11:58:00Z">
              <w:rPr>
                <w:b/>
                <w:bCs/>
                <w:i/>
                <w:iCs/>
                <w:sz w:val="18"/>
                <w:szCs w:val="18"/>
                <w:highlight w:val="yellow"/>
              </w:rPr>
            </w:rPrChange>
          </w:rPr>
          <w:t xml:space="preserve">(S-101)) – S-104 value </w:t>
        </w:r>
      </w:ins>
      <w:ins w:id="2695" w:author="jon pritchard" w:date="2026-03-27T11:30:00Z" w16du:dateUtc="2026-03-27T11:30:00Z">
        <w:r w:rsidR="0037366B" w:rsidRPr="001C715E">
          <w:rPr>
            <w:b/>
            <w:bCs/>
            <w:i/>
            <w:iCs/>
            <w:sz w:val="18"/>
            <w:szCs w:val="18"/>
            <w:rPrChange w:id="2696" w:author="jon pritchard" w:date="2026-03-27T11:58:00Z" w16du:dateUtc="2026-03-27T11:58:00Z">
              <w:rPr>
                <w:b/>
                <w:bCs/>
                <w:i/>
                <w:iCs/>
                <w:sz w:val="18"/>
                <w:szCs w:val="18"/>
                <w:highlight w:val="yellow"/>
              </w:rPr>
            </w:rPrChange>
          </w:rPr>
          <w:t xml:space="preserve">- </w:t>
        </w:r>
      </w:ins>
      <w:ins w:id="2697" w:author="jon pritchard" w:date="2026-03-19T13:21:00Z" w16du:dateUtc="2026-03-19T12:21:00Z">
        <w:r w:rsidRPr="001C715E">
          <w:rPr>
            <w:b/>
            <w:bCs/>
            <w:i/>
            <w:iCs/>
            <w:sz w:val="18"/>
            <w:szCs w:val="18"/>
            <w:rPrChange w:id="2698" w:author="jon pritchard" w:date="2026-03-27T11:58:00Z" w16du:dateUtc="2026-03-27T11:58:00Z">
              <w:rPr>
                <w:b/>
                <w:bCs/>
                <w:i/>
                <w:iCs/>
                <w:sz w:val="18"/>
                <w:szCs w:val="18"/>
                <w:highlight w:val="yellow"/>
              </w:rPr>
            </w:rPrChange>
          </w:rPr>
          <w:t xml:space="preserve"> S-104 uncertainty</w:t>
        </w:r>
      </w:ins>
    </w:p>
    <w:bookmarkEnd w:id="2533"/>
    <w:p w14:paraId="701DC309" w14:textId="0567158E" w:rsidR="001374ED" w:rsidRPr="001C715E" w:rsidRDefault="001374ED" w:rsidP="00815F72">
      <w:pPr>
        <w:spacing w:after="120" w:line="240" w:lineRule="auto"/>
        <w:jc w:val="both"/>
      </w:pPr>
      <w:r w:rsidRPr="001C715E">
        <w:t xml:space="preserve">The user </w:t>
      </w:r>
      <w:r w:rsidR="006026F8" w:rsidRPr="001C715E">
        <w:t xml:space="preserve">must </w:t>
      </w:r>
      <w:r w:rsidRPr="001C715E">
        <w:t xml:space="preserve">be given a permanent indication that the Water Level (S-104) values have adjusted </w:t>
      </w:r>
      <w:ins w:id="2699" w:author="jon pritchard" w:date="2026-03-27T12:09:00Z" w16du:dateUtc="2026-03-27T12:09:00Z">
        <w:r w:rsidR="002337DA">
          <w:t xml:space="preserve">S-101 </w:t>
        </w:r>
      </w:ins>
      <w:r w:rsidRPr="001C715E">
        <w:t>attribut</w:t>
      </w:r>
      <w:del w:id="2700" w:author="jon pritchard" w:date="2026-03-27T12:09:00Z" w16du:dateUtc="2026-03-27T12:09:00Z">
        <w:r w:rsidRPr="001C715E" w:rsidDel="002337DA">
          <w:delText>e</w:delText>
        </w:r>
      </w:del>
      <w:ins w:id="2701" w:author="jon pritchard" w:date="2026-03-27T12:09:00Z" w16du:dateUtc="2026-03-27T12:09:00Z">
        <w:r w:rsidR="002337DA">
          <w:t>e values</w:t>
        </w:r>
      </w:ins>
      <w:del w:id="2702" w:author="jon pritchard" w:date="2026-03-27T12:09:00Z" w16du:dateUtc="2026-03-27T12:09:00Z">
        <w:r w:rsidRPr="001C715E" w:rsidDel="002337DA">
          <w:delText>s</w:delText>
        </w:r>
      </w:del>
      <w:r w:rsidRPr="001C715E">
        <w:t xml:space="preserve"> in the data display</w:t>
      </w:r>
      <w:r w:rsidR="003E76E3" w:rsidRPr="001C715E">
        <w:t xml:space="preserve"> as described in D-1.5, D-1.6 and D-1.7</w:t>
      </w:r>
      <w:r w:rsidRPr="001C715E">
        <w:t xml:space="preserve">. Where </w:t>
      </w:r>
      <w:ins w:id="2703" w:author="jon pritchard" w:date="2026-03-27T12:09:00Z" w16du:dateUtc="2026-03-27T12:09:00Z">
        <w:r w:rsidR="002337DA">
          <w:t xml:space="preserve">S-101 attribute </w:t>
        </w:r>
      </w:ins>
      <w:r w:rsidRPr="001C715E">
        <w:t>values are not adjusted due</w:t>
      </w:r>
      <w:ins w:id="2704" w:author="jon pritchard" w:date="2026-03-19T12:37:00Z" w16du:dateUtc="2026-03-19T11:37:00Z">
        <w:r w:rsidR="00B81BA7" w:rsidRPr="001C715E">
          <w:t xml:space="preserve"> to a lack of datum correction values</w:t>
        </w:r>
      </w:ins>
      <w:del w:id="2705" w:author="jon pritchard" w:date="2026-03-19T12:37:00Z" w16du:dateUtc="2026-03-19T11:37:00Z">
        <w:r w:rsidRPr="001C715E" w:rsidDel="00B81BA7">
          <w:delText xml:space="preserve"> to an incompatibility </w:delText>
        </w:r>
      </w:del>
      <w:del w:id="2706" w:author="jon pritchard" w:date="2026-03-19T12:36:00Z" w16du:dateUtc="2026-03-19T11:36:00Z">
        <w:r w:rsidRPr="001C715E" w:rsidDel="00B81BA7">
          <w:delText>of vertical datums in the data</w:delText>
        </w:r>
      </w:del>
      <w:r w:rsidRPr="001C715E">
        <w:t xml:space="preserve">, the user </w:t>
      </w:r>
      <w:r w:rsidR="00BE7834" w:rsidRPr="001C715E">
        <w:t xml:space="preserve">must </w:t>
      </w:r>
      <w:r w:rsidRPr="001C715E">
        <w:t>be given a similar permanent notification.</w:t>
      </w:r>
    </w:p>
    <w:p w14:paraId="5A6AF0E1" w14:textId="0633B09C" w:rsidR="00B81BA7" w:rsidRPr="001C715E" w:rsidRDefault="001374ED" w:rsidP="00815F72">
      <w:pPr>
        <w:spacing w:after="120" w:line="240" w:lineRule="auto"/>
        <w:jc w:val="both"/>
        <w:rPr>
          <w:ins w:id="2707" w:author="jon pritchard" w:date="2026-03-19T12:37:00Z" w16du:dateUtc="2026-03-19T11:37:00Z"/>
        </w:rPr>
      </w:pPr>
      <w:r w:rsidRPr="001C715E">
        <w:t xml:space="preserve">When </w:t>
      </w:r>
      <w:del w:id="2708" w:author="jon pritchard" w:date="2026-03-19T13:08:00Z" w16du:dateUtc="2026-03-19T12:08:00Z">
        <w:r w:rsidRPr="001C715E" w:rsidDel="0055623A">
          <w:delText xml:space="preserve">either </w:delText>
        </w:r>
      </w:del>
      <w:del w:id="2709" w:author="jon pritchard" w:date="2026-03-19T12:37:00Z" w16du:dateUtc="2026-03-19T11:37:00Z">
        <w:r w:rsidR="00E767AB" w:rsidRPr="001C715E" w:rsidDel="00B81BA7">
          <w:rPr>
            <w:i/>
          </w:rPr>
          <w:delText>h</w:delText>
        </w:r>
        <w:r w:rsidRPr="001C715E" w:rsidDel="00B81BA7">
          <w:rPr>
            <w:i/>
          </w:rPr>
          <w:delText>eight</w:delText>
        </w:r>
        <w:r w:rsidRPr="001C715E" w:rsidDel="00B81BA7">
          <w:delText xml:space="preserve"> or </w:delText>
        </w:r>
      </w:del>
      <w:proofErr w:type="spellStart"/>
      <w:r w:rsidR="00E767AB" w:rsidRPr="001C715E">
        <w:rPr>
          <w:i/>
        </w:rPr>
        <w:t>vertical</w:t>
      </w:r>
      <w:r w:rsidRPr="001C715E">
        <w:rPr>
          <w:i/>
        </w:rPr>
        <w:t>ClearanceValue</w:t>
      </w:r>
      <w:proofErr w:type="spellEnd"/>
      <w:r w:rsidRPr="001C715E">
        <w:t xml:space="preserve"> in S-101 ha</w:t>
      </w:r>
      <w:ins w:id="2710" w:author="jon pritchard" w:date="2026-03-19T12:37:00Z" w16du:dateUtc="2026-03-19T11:37:00Z">
        <w:r w:rsidR="00B81BA7" w:rsidRPr="001C715E">
          <w:t>s</w:t>
        </w:r>
      </w:ins>
      <w:del w:id="2711" w:author="jon pritchard" w:date="2026-03-19T12:37:00Z" w16du:dateUtc="2026-03-19T11:37:00Z">
        <w:r w:rsidRPr="001C715E" w:rsidDel="00B81BA7">
          <w:delText>ve</w:delText>
        </w:r>
      </w:del>
      <w:r w:rsidRPr="001C715E">
        <w:t xml:space="preserve"> been substituted </w:t>
      </w:r>
      <w:ins w:id="2712" w:author="jon pritchard" w:date="2026-03-19T13:08:00Z" w16du:dateUtc="2026-03-19T12:08:00Z">
        <w:r w:rsidR="0055623A" w:rsidRPr="001C715E">
          <w:rPr>
            <w:rPrChange w:id="2713" w:author="jon pritchard" w:date="2026-03-27T11:58:00Z" w16du:dateUtc="2026-03-27T11:58:00Z">
              <w:rPr>
                <w:highlight w:val="yellow"/>
              </w:rPr>
            </w:rPrChange>
          </w:rPr>
          <w:t>or</w:t>
        </w:r>
      </w:ins>
      <w:del w:id="2714" w:author="jon pritchard" w:date="2026-03-19T13:08:00Z" w16du:dateUtc="2026-03-19T12:08:00Z">
        <w:r w:rsidRPr="001C715E" w:rsidDel="0055623A">
          <w:delText>or</w:delText>
        </w:r>
      </w:del>
      <w:r w:rsidRPr="001C715E">
        <w:t xml:space="preserve"> adjusted the </w:t>
      </w:r>
      <w:r w:rsidR="00E767AB" w:rsidRPr="001C715E">
        <w:t>ECDIS P</w:t>
      </w:r>
      <w:r w:rsidRPr="001C715E">
        <w:t xml:space="preserve">ick </w:t>
      </w:r>
      <w:r w:rsidR="00E767AB" w:rsidRPr="001C715E">
        <w:t>R</w:t>
      </w:r>
      <w:r w:rsidRPr="001C715E">
        <w:t xml:space="preserve">eport </w:t>
      </w:r>
      <w:r w:rsidR="00BE7834" w:rsidRPr="001C715E">
        <w:t xml:space="preserve">must </w:t>
      </w:r>
      <w:r w:rsidRPr="001C715E">
        <w:t>indicate the substituted value, source and time/date.</w:t>
      </w:r>
    </w:p>
    <w:p w14:paraId="40D02D40" w14:textId="406E16BC" w:rsidR="001374ED" w:rsidRPr="0062074F" w:rsidRDefault="001374ED" w:rsidP="00815F72">
      <w:pPr>
        <w:spacing w:after="120" w:line="240" w:lineRule="auto"/>
        <w:jc w:val="both"/>
      </w:pPr>
      <w:del w:id="2715" w:author="jon pritchard" w:date="2026-03-19T12:37:00Z" w16du:dateUtc="2026-03-19T11:37:00Z">
        <w:r w:rsidRPr="001C715E" w:rsidDel="00B81BA7">
          <w:delText xml:space="preserve"> </w:delText>
        </w:r>
      </w:del>
      <w:r w:rsidRPr="001C715E">
        <w:t>The format of the height or vertical clearance values (</w:t>
      </w:r>
      <w:r w:rsidR="00E767AB" w:rsidRPr="001C715E">
        <w:t>that is,</w:t>
      </w:r>
      <w:r w:rsidR="00280A08" w:rsidRPr="001C715E">
        <w:t xml:space="preserve"> number of decimals, etc</w:t>
      </w:r>
      <w:r w:rsidRPr="001C715E">
        <w:t>) is unchanged.</w:t>
      </w:r>
    </w:p>
    <w:p w14:paraId="0D64C931" w14:textId="4222A165" w:rsidR="001374ED" w:rsidRPr="0062074F" w:rsidRDefault="001374ED" w:rsidP="00815F72">
      <w:pPr>
        <w:spacing w:after="120" w:line="240" w:lineRule="auto"/>
        <w:jc w:val="both"/>
      </w:pPr>
      <w:r w:rsidRPr="0062074F">
        <w:t>For example</w:t>
      </w:r>
      <w:r w:rsidR="00E767AB" w:rsidRPr="0062074F">
        <w:t>:</w:t>
      </w:r>
    </w:p>
    <w:p w14:paraId="6E872794" w14:textId="77777777" w:rsidR="001374ED" w:rsidRPr="0062074F" w:rsidRDefault="001374ED" w:rsidP="00E767AB">
      <w:pPr>
        <w:spacing w:after="120" w:line="240" w:lineRule="auto"/>
        <w:ind w:left="426"/>
        <w:jc w:val="both"/>
        <w:rPr>
          <w:b/>
          <w:bCs/>
          <w:color w:val="0070C0"/>
        </w:rPr>
      </w:pPr>
      <w:r w:rsidRPr="0062074F">
        <w:rPr>
          <w:b/>
          <w:bCs/>
          <w:color w:val="0070C0"/>
        </w:rPr>
        <w:lastRenderedPageBreak/>
        <w:t>Vertical Clearance Value 5.3 m Mean Sea Level [WLA 12:34 08 Nov 2021]</w:t>
      </w:r>
    </w:p>
    <w:p w14:paraId="52063D3E" w14:textId="4F0C06E1" w:rsidR="001374ED" w:rsidRPr="0062074F" w:rsidRDefault="001374ED" w:rsidP="00E767AB">
      <w:pPr>
        <w:spacing w:after="120" w:line="240" w:lineRule="auto"/>
        <w:ind w:left="426"/>
        <w:jc w:val="both"/>
        <w:rPr>
          <w:b/>
          <w:bCs/>
          <w:color w:val="0070C0"/>
        </w:rPr>
      </w:pPr>
      <w:r w:rsidRPr="0062074F">
        <w:rPr>
          <w:b/>
          <w:bCs/>
          <w:color w:val="0070C0"/>
        </w:rPr>
        <w:t xml:space="preserve">Value Of Vertical </w:t>
      </w:r>
      <w:r w:rsidR="00E767AB" w:rsidRPr="0062074F">
        <w:rPr>
          <w:b/>
          <w:bCs/>
          <w:color w:val="0070C0"/>
        </w:rPr>
        <w:t>C</w:t>
      </w:r>
      <w:r w:rsidRPr="0062074F">
        <w:rPr>
          <w:b/>
          <w:bCs/>
          <w:color w:val="0070C0"/>
        </w:rPr>
        <w:t>learance 15.5m Mean Sea Level [WLA from 12:34 08 Nov 2021 to 14:56 08 Nov 2021]</w:t>
      </w:r>
    </w:p>
    <w:p w14:paraId="546863B1" w14:textId="77777777" w:rsidR="001374ED" w:rsidRPr="0062074F" w:rsidRDefault="001374ED" w:rsidP="00815F72">
      <w:pPr>
        <w:spacing w:after="120" w:line="240" w:lineRule="auto"/>
        <w:jc w:val="both"/>
        <w:rPr>
          <w:bCs/>
        </w:rPr>
      </w:pPr>
    </w:p>
    <w:p w14:paraId="40388452" w14:textId="46026266" w:rsidR="00280A08" w:rsidRPr="0062074F" w:rsidRDefault="00280A08" w:rsidP="001C1CAB">
      <w:pPr>
        <w:pStyle w:val="Heading2"/>
        <w:numPr>
          <w:ilvl w:val="1"/>
          <w:numId w:val="256"/>
        </w:numPr>
      </w:pPr>
      <w:bookmarkStart w:id="2716" w:name="_Toc219458411"/>
      <w:bookmarkStart w:id="2717" w:name="_Toc88852900"/>
      <w:bookmarkStart w:id="2718" w:name="_Toc98340006"/>
      <w:bookmarkStart w:id="2719" w:name="_Toc98340382"/>
      <w:r w:rsidRPr="0062074F">
        <w:t>Alerts and indication details</w:t>
      </w:r>
      <w:bookmarkEnd w:id="2716"/>
    </w:p>
    <w:bookmarkEnd w:id="2717"/>
    <w:bookmarkEnd w:id="2718"/>
    <w:bookmarkEnd w:id="2719"/>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62074F" w:rsidRDefault="00280A08" w:rsidP="001C1CAB">
      <w:pPr>
        <w:pStyle w:val="Heading2"/>
        <w:numPr>
          <w:ilvl w:val="1"/>
          <w:numId w:val="256"/>
        </w:numPr>
      </w:pPr>
      <w:bookmarkStart w:id="2720" w:name="_Toc88838699"/>
      <w:bookmarkStart w:id="2721" w:name="_Toc88839536"/>
      <w:bookmarkStart w:id="2722" w:name="_Toc88838700"/>
      <w:bookmarkStart w:id="2723" w:name="_Toc88839537"/>
      <w:bookmarkStart w:id="2724" w:name="_Toc88838701"/>
      <w:bookmarkStart w:id="2725" w:name="_Toc88839538"/>
      <w:bookmarkStart w:id="2726" w:name="_Toc88838702"/>
      <w:bookmarkStart w:id="2727" w:name="_Toc88839539"/>
      <w:bookmarkStart w:id="2728" w:name="_Toc88838703"/>
      <w:bookmarkStart w:id="2729" w:name="_Toc88839540"/>
      <w:bookmarkStart w:id="2730" w:name="_Toc88852905"/>
      <w:bookmarkStart w:id="2731" w:name="_Toc88838704"/>
      <w:bookmarkStart w:id="2732" w:name="_Toc88839541"/>
      <w:bookmarkStart w:id="2733" w:name="_Toc88838705"/>
      <w:bookmarkStart w:id="2734" w:name="_Toc88839542"/>
      <w:bookmarkStart w:id="2735" w:name="_Toc88838706"/>
      <w:bookmarkStart w:id="2736" w:name="_Toc88839543"/>
      <w:bookmarkStart w:id="2737" w:name="_Toc88838707"/>
      <w:bookmarkStart w:id="2738" w:name="_Toc88839544"/>
      <w:bookmarkStart w:id="2739" w:name="_Toc88838708"/>
      <w:bookmarkStart w:id="2740" w:name="_Toc88839545"/>
      <w:bookmarkStart w:id="2741" w:name="_Toc88838709"/>
      <w:bookmarkStart w:id="2742" w:name="_Toc88839546"/>
      <w:bookmarkStart w:id="2743" w:name="_Toc88838710"/>
      <w:bookmarkStart w:id="2744" w:name="_Toc88839547"/>
      <w:bookmarkStart w:id="2745" w:name="_Toc88838711"/>
      <w:bookmarkStart w:id="2746" w:name="_Toc88839548"/>
      <w:bookmarkStart w:id="2747" w:name="_Toc219458412"/>
      <w:bookmarkStart w:id="2748" w:name="_Toc88852914"/>
      <w:bookmarkStart w:id="2749" w:name="_Toc98340007"/>
      <w:bookmarkStart w:id="2750" w:name="_Toc98340383"/>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r w:rsidRPr="0062074F">
        <w:t>Legend details</w:t>
      </w:r>
      <w:bookmarkEnd w:id="2747"/>
    </w:p>
    <w:bookmarkEnd w:id="2748"/>
    <w:bookmarkEnd w:id="2749"/>
    <w:bookmarkEnd w:id="2750"/>
    <w:p w14:paraId="18222D1C" w14:textId="657FDF64" w:rsidR="000A0D43" w:rsidRPr="0062074F" w:rsidRDefault="00434377" w:rsidP="004E61EE">
      <w:pPr>
        <w:spacing w:line="240" w:lineRule="auto"/>
      </w:pPr>
      <w:r w:rsidRPr="0062074F">
        <w:t xml:space="preserve">As stated in </w:t>
      </w:r>
      <w:ins w:id="2751" w:author="jon pritchard" w:date="2026-03-17T16:48:00Z" w16du:dateUtc="2026-03-17T15:48:00Z">
        <w:r w:rsidR="00DB3DEB">
          <w:fldChar w:fldCharType="begin"/>
        </w:r>
        <w:r w:rsidR="00DB3DEB">
          <w:instrText xml:space="preserve"> REF _Ref224658548 \r \h </w:instrText>
        </w:r>
      </w:ins>
      <w:r w:rsidR="00DB3DEB">
        <w:fldChar w:fldCharType="separate"/>
      </w:r>
      <w:ins w:id="2752" w:author="jon pritchard" w:date="2026-03-17T16:48:00Z" w16du:dateUtc="2026-03-17T15:48:00Z">
        <w:r w:rsidR="00DB3DEB">
          <w:t>11.10.1</w:t>
        </w:r>
        <w:r w:rsidR="00DB3DEB">
          <w:fldChar w:fldCharType="end"/>
        </w:r>
      </w:ins>
      <w:del w:id="2753" w:author="jon pritchard" w:date="2026-03-17T16:48:00Z" w16du:dateUtc="2026-03-17T15:48:00Z">
        <w:r w:rsidRPr="0062074F" w:rsidDel="00DB3DEB">
          <w:delText>12.10.2</w:delText>
        </w:r>
      </w:del>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63B05A76" w:rsidR="006E2D52" w:rsidRPr="001C1CAB" w:rsidRDefault="00CF374E" w:rsidP="001C1CAB">
      <w:pPr>
        <w:pStyle w:val="Heading1"/>
        <w:numPr>
          <w:ilvl w:val="0"/>
          <w:numId w:val="0"/>
        </w:numPr>
        <w:spacing w:before="0" w:after="0"/>
        <w:ind w:right="2160"/>
        <w:rPr>
          <w:sz w:val="22"/>
          <w:szCs w:val="18"/>
        </w:rPr>
      </w:pPr>
      <w:r w:rsidRPr="001C1CAB">
        <w:rPr>
          <w:sz w:val="22"/>
          <w:szCs w:val="18"/>
        </w:rPr>
        <w:br w:type="page"/>
      </w:r>
      <w:r w:rsidR="006E2D52" w:rsidRPr="001C1CAB">
        <w:rPr>
          <w:sz w:val="22"/>
          <w:szCs w:val="18"/>
        </w:rPr>
        <w:lastRenderedPageBreak/>
        <w:br w:type="page"/>
      </w:r>
      <w:bookmarkStart w:id="2754" w:name="_Toc219458413"/>
      <w:bookmarkStart w:id="2755" w:name="_Ref223799592"/>
      <w:r w:rsidR="006E2D52"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2754"/>
      <w:bookmarkEnd w:id="2755"/>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2756" w:name="_Toc219458414"/>
      <w:r w:rsidRPr="0062074F">
        <w:t>Introduction</w:t>
      </w:r>
      <w:bookmarkEnd w:id="2756"/>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DDA2525" w:rsidR="00E67DD4" w:rsidRPr="0062074F" w:rsidRDefault="00802BDD" w:rsidP="0001579C">
      <w:pPr>
        <w:spacing w:after="120" w:line="240" w:lineRule="auto"/>
        <w:ind w:right="16"/>
        <w:jc w:val="both"/>
        <w:rPr>
          <w:rFonts w:cs="Arial"/>
        </w:rPr>
      </w:pPr>
      <w:bookmarkStart w:id="2757" w:name="_Toc187673191"/>
      <w:bookmarkStart w:id="2758" w:name="_Toc187673423"/>
      <w:bookmarkStart w:id="2759" w:name="_Toc188368782"/>
      <w:bookmarkStart w:id="2760" w:name="_Toc187673201"/>
      <w:bookmarkStart w:id="2761" w:name="_Toc187673433"/>
      <w:bookmarkStart w:id="2762" w:name="_Toc188368792"/>
      <w:bookmarkStart w:id="2763" w:name="_Toc188621985"/>
      <w:bookmarkEnd w:id="2757"/>
      <w:bookmarkEnd w:id="2758"/>
      <w:bookmarkEnd w:id="2759"/>
      <w:bookmarkEnd w:id="2760"/>
      <w:bookmarkEnd w:id="2761"/>
      <w:bookmarkEnd w:id="2762"/>
      <w:bookmarkEnd w:id="2763"/>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del w:id="2764" w:author="jon pritchard" w:date="2026-03-07T12:31:00Z" w16du:dateUtc="2026-03-06T23:31:00Z">
        <w:r w:rsidR="00E67DD4" w:rsidRPr="0062074F" w:rsidDel="003C1749">
          <w:rPr>
            <w:rFonts w:cs="Arial"/>
          </w:rPr>
          <w:delText xml:space="preserve">  </w:delText>
        </w:r>
      </w:del>
      <w:ins w:id="2765" w:author="jon pritchard" w:date="2026-03-07T12:31:00Z" w16du:dateUtc="2026-03-06T23:31:00Z">
        <w:r w:rsidR="003C1749">
          <w:rPr>
            <w:rFonts w:cs="Arial"/>
          </w:rPr>
          <w:t xml:space="preserve"> </w:t>
        </w:r>
      </w:ins>
      <w:r w:rsidR="00E67DD4" w:rsidRPr="0062074F">
        <w:rPr>
          <w:rFonts w:cs="Arial"/>
        </w:rPr>
        <w:t>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2766" w:name="_Toc510785435"/>
      <w:bookmarkStart w:id="2767" w:name="_Toc510784286"/>
      <w:bookmarkStart w:id="2768" w:name="_Toc187673203"/>
      <w:bookmarkStart w:id="2769" w:name="_Toc187673435"/>
      <w:bookmarkStart w:id="2770" w:name="_Toc188368794"/>
      <w:bookmarkStart w:id="2771" w:name="_Toc188621987"/>
      <w:bookmarkStart w:id="2772" w:name="_Ref223799548"/>
      <w:bookmarkStart w:id="2773" w:name="_Toc169203196"/>
      <w:bookmarkEnd w:id="2766"/>
      <w:bookmarkEnd w:id="2767"/>
      <w:bookmarkEnd w:id="2768"/>
      <w:bookmarkEnd w:id="2769"/>
      <w:bookmarkEnd w:id="2770"/>
      <w:bookmarkEnd w:id="2771"/>
      <w:r w:rsidRPr="0062074F">
        <w:rPr>
          <w:b/>
          <w:bCs/>
          <w:lang w:eastAsia="en-US"/>
        </w:rPr>
        <w:t>Dataset Loading Algorithm</w:t>
      </w:r>
      <w:bookmarkEnd w:id="2772"/>
    </w:p>
    <w:p w14:paraId="1827A221" w14:textId="77777777" w:rsidR="00E67DD4" w:rsidRPr="0062074F" w:rsidRDefault="00E67DD4" w:rsidP="002D7DEE">
      <w:pPr>
        <w:pStyle w:val="Heading3"/>
        <w:numPr>
          <w:ilvl w:val="2"/>
          <w:numId w:val="229"/>
        </w:numPr>
        <w:rPr>
          <w:lang w:eastAsia="en-US"/>
        </w:rPr>
      </w:pPr>
      <w:bookmarkStart w:id="2774" w:name="_Hlk177457598"/>
      <w:bookmarkStart w:id="2775" w:name="_Toc219458415"/>
      <w:r w:rsidRPr="0062074F">
        <w:rPr>
          <w:lang w:eastAsia="en-US"/>
        </w:rPr>
        <w:t>Prerequisites</w:t>
      </w:r>
      <w:bookmarkEnd w:id="2774"/>
      <w:bookmarkEnd w:id="2775"/>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proofErr w:type="spellStart"/>
      <w:r w:rsidRPr="0062074F">
        <w:rPr>
          <w:rFonts w:cs="Arial"/>
          <w:i/>
          <w:iCs/>
        </w:rPr>
        <w:t>dataCoverage</w:t>
      </w:r>
      <w:proofErr w:type="spellEnd"/>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proofErr w:type="spellStart"/>
      <w:r w:rsidRPr="0062074F">
        <w:rPr>
          <w:i/>
          <w:iCs/>
        </w:rPr>
        <w:t>scaleBands</w:t>
      </w:r>
      <w:proofErr w:type="spellEnd"/>
      <w:r w:rsidRPr="0062074F">
        <w:rPr>
          <w:i/>
          <w:iCs/>
        </w:rPr>
        <w:t>(</w:t>
      </w:r>
      <w:proofErr w:type="spellStart"/>
      <w:r w:rsidRPr="0062074F">
        <w:rPr>
          <w:rFonts w:cs="Arial"/>
          <w:i/>
          <w:iCs/>
        </w:rPr>
        <w:t>dataCoverage</w:t>
      </w:r>
      <w:proofErr w:type="spellEnd"/>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proofErr w:type="spellStart"/>
      <w:r w:rsidRPr="0062074F">
        <w:rPr>
          <w:rFonts w:cs="Arial"/>
          <w:i/>
          <w:iCs/>
        </w:rPr>
        <w:t>dataCoverage</w:t>
      </w:r>
      <w:proofErr w:type="spellEnd"/>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proofErr w:type="spellStart"/>
      <w:r w:rsidRPr="0062074F">
        <w:rPr>
          <w:rFonts w:cs="Arial"/>
          <w:i/>
          <w:iCs/>
        </w:rPr>
        <w:t>projection</w:t>
      </w:r>
      <w:proofErr w:type="spellEnd"/>
      <w:r w:rsidRPr="0062074F">
        <w:rPr>
          <w:rFonts w:cs="Arial"/>
        </w:rPr>
        <w:t xml:space="preserve"> that can</w:t>
      </w:r>
      <w:r w:rsidRPr="0062074F">
        <w:t xml:space="preserve"> convert geographic polygons </w:t>
      </w:r>
      <w:proofErr w:type="spellStart"/>
      <w:r w:rsidRPr="0062074F">
        <w:rPr>
          <w:i/>
          <w:iCs/>
        </w:rPr>
        <w:t>geoPolygon</w:t>
      </w:r>
      <w:proofErr w:type="spellEnd"/>
      <w:r w:rsidRPr="0062074F">
        <w:t xml:space="preserve"> to device polygons: </w:t>
      </w:r>
      <w:r w:rsidRPr="0062074F">
        <w:rPr>
          <w:i/>
          <w:iCs/>
        </w:rPr>
        <w:t>projection(</w:t>
      </w:r>
      <w:proofErr w:type="spellStart"/>
      <w:r w:rsidRPr="0062074F">
        <w:rPr>
          <w:i/>
          <w:iCs/>
        </w:rPr>
        <w:t>geoPolygon</w:t>
      </w:r>
      <w:proofErr w:type="spellEnd"/>
      <w:r w:rsidRPr="0062074F">
        <w:rPr>
          <w:i/>
          <w:iCs/>
        </w:rPr>
        <w:t>)</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2776" w:name="_Toc188368797"/>
      <w:bookmarkStart w:id="2777" w:name="_Toc188621990"/>
      <w:bookmarkStart w:id="2778" w:name="_Ref205451828"/>
      <w:bookmarkEnd w:id="2773"/>
      <w:bookmarkEnd w:id="2776"/>
      <w:bookmarkEnd w:id="2777"/>
      <w:r w:rsidRPr="0062074F">
        <w:rPr>
          <w:b/>
          <w:bCs/>
          <w:lang w:eastAsia="en-US"/>
        </w:rPr>
        <w:t>Scale Bands</w:t>
      </w:r>
      <w:bookmarkEnd w:id="2778"/>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ins w:id="2779" w:author="jon pritchard" w:date="2026-03-17T11:18:00Z" w16du:dateUtc="2026-03-17T10:18:00Z">
        <w:r w:rsidR="00147AFE">
          <w:t>1</w:t>
        </w:r>
      </w:ins>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proofErr w:type="spellStart"/>
            <w:r w:rsidRPr="0062074F">
              <w:rPr>
                <w:b/>
                <w:i/>
              </w:rPr>
              <w:t>minimumScale</w:t>
            </w:r>
            <w:proofErr w:type="spellEnd"/>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proofErr w:type="spellStart"/>
            <w:r w:rsidRPr="0062074F">
              <w:rPr>
                <w:b/>
                <w:i/>
              </w:rPr>
              <w:t>optimumScale</w:t>
            </w:r>
            <w:proofErr w:type="spellEnd"/>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FC6F244" w:rsidR="00E67DD4" w:rsidRPr="0062074F" w:rsidRDefault="00E67DD4" w:rsidP="00E67DD4">
      <w:pPr>
        <w:pStyle w:val="Caption"/>
        <w:jc w:val="center"/>
        <w:rPr>
          <w:lang w:val="en-US"/>
        </w:rPr>
      </w:pPr>
      <w:r w:rsidRPr="0062074F">
        <w:t xml:space="preserve">Table </w:t>
      </w:r>
      <w:ins w:id="2780" w:author="jon pritchard" w:date="2026-03-27T11:52:00Z" w16du:dateUtc="2026-03-27T11:52:00Z">
        <w:r w:rsidR="00157948">
          <w:fldChar w:fldCharType="begin"/>
        </w:r>
        <w:r w:rsidR="00157948">
          <w:instrText xml:space="preserve"> SEQ Table \* ARABIC </w:instrText>
        </w:r>
      </w:ins>
      <w:r w:rsidR="00157948">
        <w:fldChar w:fldCharType="separate"/>
      </w:r>
      <w:ins w:id="2781" w:author="jon pritchard" w:date="2026-03-27T11:52:00Z" w16du:dateUtc="2026-03-27T11:52:00Z">
        <w:r w:rsidR="00157948">
          <w:rPr>
            <w:noProof/>
          </w:rPr>
          <w:t>11</w:t>
        </w:r>
        <w:r w:rsidR="00157948">
          <w:fldChar w:fldCharType="end"/>
        </w:r>
      </w:ins>
      <w:del w:id="2782" w:author="jon pritchard" w:date="2026-03-27T11:52:00Z" w16du:dateUtc="2026-03-27T11:52:00Z">
        <w:r w:rsidR="00C56536" w:rsidRPr="0062074F" w:rsidDel="00157948">
          <w:fldChar w:fldCharType="begin"/>
        </w:r>
        <w:r w:rsidR="00C56536" w:rsidRPr="0062074F" w:rsidDel="00157948">
          <w:delInstrText xml:space="preserve"> SEQ Table \* ARABIC </w:delInstrText>
        </w:r>
        <w:r w:rsidR="00C56536" w:rsidRPr="0062074F" w:rsidDel="00157948">
          <w:fldChar w:fldCharType="separate"/>
        </w:r>
        <w:r w:rsidR="00C56536" w:rsidRPr="0062074F" w:rsidDel="00157948">
          <w:rPr>
            <w:noProof/>
          </w:rPr>
          <w:delText>11</w:delText>
        </w:r>
        <w:r w:rsidR="00C56536" w:rsidRPr="0062074F" w:rsidDel="00157948">
          <w:fldChar w:fldCharType="end"/>
        </w:r>
      </w:del>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&#13;&#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&#13;&#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bookmarkStart w:id="2783" w:name="_Ref223799748"/>
      <w:r w:rsidRPr="0062074F">
        <w:rPr>
          <w:b/>
          <w:bCs/>
          <w:lang w:eastAsia="en-US"/>
        </w:rPr>
        <w:t>Dataset Selection Process</w:t>
      </w:r>
      <w:bookmarkEnd w:id="2783"/>
    </w:p>
    <w:p w14:paraId="2A36CEB0" w14:textId="77777777" w:rsidR="00F94FB6" w:rsidRPr="0062074F" w:rsidDel="007244D0" w:rsidRDefault="00F94FB6" w:rsidP="00F94FB6">
      <w:pPr>
        <w:rPr>
          <w:del w:id="2784" w:author="jon pritchard" w:date="2026-03-07T15:03:00Z" w16du:dateUtc="2026-03-07T02:03:00Z"/>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proofErr w:type="spellStart"/>
            <w:r w:rsidRPr="0062074F">
              <w:rPr>
                <w:i/>
                <w:iCs/>
              </w:rPr>
              <w:t>SelectDataCoverages</w:t>
            </w:r>
            <w:proofErr w:type="spellEnd"/>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2785" w:name="_Hlk177394136"/>
            <w:r w:rsidRPr="0062074F">
              <w:t xml:space="preserve">A device-polygon </w:t>
            </w:r>
            <w:r w:rsidRPr="0062074F">
              <w:rPr>
                <w:i/>
                <w:iCs/>
              </w:rPr>
              <w:t>viewport</w:t>
            </w:r>
            <w:r w:rsidRPr="0062074F">
              <w:t xml:space="preserve"> describing the device area that should be covered with data</w:t>
            </w:r>
          </w:p>
          <w:bookmarkEnd w:id="2785"/>
          <w:p w14:paraId="3083FE6E" w14:textId="77777777" w:rsidR="00E67DD4" w:rsidRPr="0062074F" w:rsidRDefault="00E67DD4" w:rsidP="00D343CC">
            <w:pPr>
              <w:spacing w:before="60" w:after="120"/>
              <w:ind w:left="595"/>
            </w:pPr>
            <w:r w:rsidRPr="0062074F">
              <w:t xml:space="preserve">A projection </w:t>
            </w:r>
            <w:proofErr w:type="spellStart"/>
            <w:r w:rsidRPr="0062074F">
              <w:rPr>
                <w:i/>
                <w:iCs/>
              </w:rPr>
              <w:t>projection</w:t>
            </w:r>
            <w:proofErr w:type="spellEnd"/>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proofErr w:type="spellStart"/>
            <w:r w:rsidRPr="0062074F">
              <w:rPr>
                <w:rFonts w:ascii="Cambria Math" w:hAnsi="Cambria Math" w:cs="Cambria Math"/>
                <w:i/>
              </w:rPr>
              <w:t>ScaleBand</w:t>
            </w:r>
            <w:proofErr w:type="spellEnd"/>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proofErr w:type="spellStart"/>
            <w:r w:rsidRPr="0062074F">
              <w:rPr>
                <w:i/>
                <w:iCs/>
              </w:rPr>
              <w:t>dataCoverage</w:t>
            </w:r>
            <w:proofErr w:type="spellEnd"/>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proofErr w:type="spellStart"/>
            <w:r w:rsidRPr="0062074F">
              <w:rPr>
                <w:rFonts w:ascii="Cambria Math" w:hAnsi="Cambria Math" w:cs="Cambria Math"/>
                <w:i/>
              </w:rPr>
              <w:t>dataCoverage</w:t>
            </w:r>
            <w:proofErr w:type="spellEnd"/>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w:t>
            </w:r>
            <w:r w:rsidRPr="0062074F">
              <w:t>e</w:t>
            </w:r>
            <w:proofErr w:type="spellEnd"/>
            <w:r w:rsidRPr="0062074F">
              <w:t xml:space="preserv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proofErr w:type="spellStart"/>
            <w:r w:rsidRPr="0062074F">
              <w:rPr>
                <w:rFonts w:ascii="Cambria Math" w:hAnsi="Cambria Math" w:cs="Cambria Math"/>
                <w:i/>
                <w:iCs/>
              </w:rPr>
              <w:t>dataCoverage</w:t>
            </w:r>
            <w:proofErr w:type="spellEnd"/>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dataCoverage</w:t>
            </w:r>
            <w:proofErr w:type="spellEnd"/>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proofErr w:type="spellStart"/>
            <w:r w:rsidRPr="0062074F">
              <w:rPr>
                <w:rFonts w:ascii="Cambria Math" w:hAnsi="Cambria Math" w:cs="Cambria Math"/>
                <w:i/>
              </w:rPr>
              <w:t>ScaleBand</w:t>
            </w:r>
            <w:proofErr w:type="spellEnd"/>
            <w:r w:rsidRPr="0062074F">
              <w:t xml:space="preserve"> = </w:t>
            </w:r>
            <w:proofErr w:type="spellStart"/>
            <w:r w:rsidRPr="0062074F">
              <w:rPr>
                <w:rFonts w:ascii="Cambria Math" w:hAnsi="Cambria Math" w:cs="Cambria Math"/>
                <w:i/>
              </w:rPr>
              <w:t>ScaleBand</w:t>
            </w:r>
            <w:proofErr w:type="spellEnd"/>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proofErr w:type="spellStart"/>
            <w:r w:rsidRPr="0062074F">
              <w:rPr>
                <w:i/>
                <w:iCs/>
              </w:rPr>
              <w:t>ScaleBand</w:t>
            </w:r>
            <w:proofErr w:type="spellEnd"/>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proofErr w:type="spellStart"/>
            <w:r w:rsidRPr="0062074F">
              <w:rPr>
                <w:i/>
                <w:iCs/>
              </w:rPr>
              <w:t>ScaleBand</w:t>
            </w:r>
            <w:proofErr w:type="spellEnd"/>
            <w:r w:rsidR="00CC4988" w:rsidRPr="0062074F">
              <w:rPr>
                <w:rStyle w:val="FootnoteReference"/>
                <w:i/>
                <w:iCs/>
              </w:rPr>
              <w:footnoteReference w:id="11"/>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hvDKg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&#13;&#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xfKwIAAFoEAAAOAAAAZHJzL2Uyb0RvYy54bWysVN9v2jAQfp+0/8Hy+0hgtGU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&#13;&#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62074F">
        <w:rPr>
          <w:i/>
          <w:iCs/>
          <w:lang w:val="en-US"/>
        </w:rPr>
        <w:t>RenderInstruction</w:t>
      </w:r>
      <w:proofErr w:type="spellEnd"/>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 xml:space="preserve">The </w:t>
      </w:r>
      <w:proofErr w:type="spellStart"/>
      <w:r w:rsidRPr="0062074F">
        <w:rPr>
          <w:b/>
          <w:bCs/>
          <w:lang w:eastAsia="en-US"/>
        </w:rPr>
        <w:t>RenderInstruction</w:t>
      </w:r>
      <w:proofErr w:type="spellEnd"/>
      <w:r w:rsidRPr="0062074F">
        <w:rPr>
          <w:b/>
          <w:bCs/>
          <w:lang w:eastAsia="en-US"/>
        </w:rPr>
        <w:t xml:space="preserve">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HLM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&#13;&#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2791" w:name="_Toc219458416"/>
      <w:r w:rsidRPr="0062074F">
        <w:lastRenderedPageBreak/>
        <w:t xml:space="preserve">Appendix </w:t>
      </w:r>
      <w:r w:rsidR="00E93146" w:rsidRPr="0062074F">
        <w:t>F</w:t>
      </w:r>
      <w:r w:rsidRPr="0062074F">
        <w:t xml:space="preserve"> – GML Coverage Polygons</w:t>
      </w:r>
      <w:bookmarkEnd w:id="2791"/>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2792" w:name="_Toc219458417"/>
      <w:r w:rsidRPr="0062074F">
        <w:t>GML Coverage Polygons</w:t>
      </w:r>
      <w:bookmarkEnd w:id="2792"/>
    </w:p>
    <w:p w14:paraId="10AD9221" w14:textId="2C7C83B0" w:rsidR="0065597A" w:rsidRPr="0062074F" w:rsidRDefault="0065597A" w:rsidP="00FD4BD6">
      <w:pPr>
        <w:pStyle w:val="Heading2"/>
        <w:numPr>
          <w:ilvl w:val="1"/>
          <w:numId w:val="235"/>
        </w:numPr>
      </w:pPr>
      <w:bookmarkStart w:id="2793" w:name="_Toc219458418"/>
      <w:r w:rsidRPr="0062074F">
        <w:t>Introduction</w:t>
      </w:r>
      <w:bookmarkEnd w:id="2793"/>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2794" w:name="_Toc194061867"/>
      <w:bookmarkStart w:id="2795" w:name="_Toc194067255"/>
      <w:bookmarkStart w:id="2796" w:name="_Toc219458419"/>
      <w:bookmarkEnd w:id="2794"/>
      <w:bookmarkEnd w:id="2795"/>
      <w:r w:rsidRPr="0062074F">
        <w:t>Specification</w:t>
      </w:r>
      <w:bookmarkEnd w:id="2796"/>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309E66F1" w:rsidR="009B5E2C" w:rsidRDefault="00E50048">
      <w:pPr>
        <w:jc w:val="both"/>
      </w:pPr>
      <w:r w:rsidRPr="0062074F">
        <w:t xml:space="preserve">This implements bounding Polygons restricted to a single GML Polygon (with a </w:t>
      </w:r>
      <w:proofErr w:type="spellStart"/>
      <w:r w:rsidRPr="0062074F">
        <w:t>gml:id</w:t>
      </w:r>
      <w:proofErr w:type="spellEnd"/>
      <w:r w:rsidRPr="0062074F">
        <w:t xml:space="preserve"> </w:t>
      </w:r>
      <w:del w:id="2797" w:author="jon pritchard" w:date="2026-03-07T21:07:00Z" w16du:dateUtc="2026-03-07T08:07:00Z">
        <w:r w:rsidRPr="0062074F" w:rsidDel="00764FAB">
          <w:delText xml:space="preserve">with </w:delText>
        </w:r>
      </w:del>
      <w:ins w:id="2798" w:author="jon pritchard" w:date="2026-03-07T21:07:00Z" w16du:dateUtc="2026-03-07T08:07:00Z">
        <w:r w:rsidR="00764FAB">
          <w:t>and</w:t>
        </w:r>
        <w:r w:rsidR="00764FAB" w:rsidRPr="0062074F">
          <w:t xml:space="preserve"> </w:t>
        </w:r>
      </w:ins>
      <w:r w:rsidRPr="0062074F">
        <w:t xml:space="preserve">an SRS defined in each of the </w:t>
      </w:r>
      <w:proofErr w:type="spellStart"/>
      <w:r w:rsidRPr="0062074F">
        <w:t>posList</w:t>
      </w:r>
      <w:proofErr w:type="spellEnd"/>
      <w:r w:rsidRPr="0062074F">
        <w:t xml:space="preserve">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w:t>
      </w:r>
      <w:proofErr w:type="spellStart"/>
      <w:r w:rsidR="00494CD1" w:rsidRPr="0062074F">
        <w:t>posList</w:t>
      </w:r>
      <w:proofErr w:type="spellEnd"/>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 xml:space="preserve"> </w:t>
      </w:r>
      <w:proofErr w:type="spellStart"/>
      <w:r w:rsidRPr="00EB60C7">
        <w:rPr>
          <w:rFonts w:ascii="Consolas" w:eastAsia="Times New Roman" w:hAnsi="Consolas" w:cs="Calibri"/>
          <w:b/>
          <w:bCs/>
          <w:color w:val="174E86"/>
          <w:sz w:val="18"/>
          <w:szCs w:val="18"/>
          <w:bdr w:val="none" w:sz="0" w:space="0" w:color="auto" w:frame="1"/>
          <w:lang w:eastAsia="en-GB"/>
        </w:rPr>
        <w:t>srsName</w:t>
      </w:r>
      <w:proofErr w:type="spellEnd"/>
      <w:r w:rsidRPr="00EB60C7">
        <w:rPr>
          <w:rFonts w:ascii="Consolas" w:eastAsia="Times New Roman" w:hAnsi="Consolas" w:cs="Calibri"/>
          <w:b/>
          <w:bCs/>
          <w:color w:val="174E86"/>
          <w:sz w:val="18"/>
          <w:szCs w:val="18"/>
          <w:bdr w:val="none" w:sz="0" w:space="0" w:color="auto" w:frame="1"/>
          <w:lang w:eastAsia="en-GB"/>
        </w:rPr>
        <w:t>="http://www.opengis.net/def/crs/EPSG/0/4326"&gt;44.4736122 -63.6849136 44.7395111 -63.6849136 44.7395111 -63.4249994 44.4736122 -63.4249994 44.4736122 -63.6849136&lt;/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2799" w:name="_Toc219458420"/>
      <w:r w:rsidRPr="0062074F">
        <w:lastRenderedPageBreak/>
        <w:t xml:space="preserve">Appendix G - </w:t>
      </w:r>
      <w:r w:rsidR="00E85AE1" w:rsidRPr="0062074F">
        <w:t>Thinning Algorithms</w:t>
      </w:r>
      <w:bookmarkEnd w:id="2799"/>
    </w:p>
    <w:p w14:paraId="1CA58779" w14:textId="3B8E920C" w:rsidR="00E85AE1" w:rsidRPr="0062074F" w:rsidRDefault="00E85AE1" w:rsidP="006E2D52">
      <w:pPr>
        <w:pStyle w:val="Heading1"/>
        <w:numPr>
          <w:ilvl w:val="0"/>
          <w:numId w:val="219"/>
        </w:numPr>
      </w:pPr>
      <w:bookmarkStart w:id="2800" w:name="_Toc219458421"/>
      <w:r w:rsidRPr="0062074F">
        <w:t>Introduction</w:t>
      </w:r>
      <w:bookmarkEnd w:id="2800"/>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2801" w:name="_Toc219458422"/>
      <w:r w:rsidRPr="0062074F">
        <w:t>Regularly gridded data</w:t>
      </w:r>
      <w:bookmarkEnd w:id="2801"/>
    </w:p>
    <w:p w14:paraId="77B2CFE9" w14:textId="77777777" w:rsidR="00E85AE1" w:rsidRPr="0062074F" w:rsidRDefault="00E85AE1" w:rsidP="00E85AE1">
      <w:pPr>
        <w:spacing w:after="120" w:line="240" w:lineRule="auto"/>
        <w:jc w:val="both"/>
      </w:pPr>
      <w:r w:rsidRPr="0062074F">
        <w:t xml:space="preserve">Let the grid cell’s diagonal for the </w:t>
      </w:r>
      <w:proofErr w:type="spellStart"/>
      <w:r w:rsidRPr="0062074F">
        <w:t>unthinned</w:t>
      </w:r>
      <w:proofErr w:type="spellEnd"/>
      <w:r w:rsidRPr="0062074F">
        <w:t xml:space="preserve">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proofErr w:type="spellStart"/>
      <w:r w:rsidRPr="0062074F">
        <w:rPr>
          <w:i/>
          <w:iCs/>
        </w:rPr>
        <w:t>nD</w:t>
      </w:r>
      <w:proofErr w:type="spellEnd"/>
      <w:r w:rsidRPr="0062074F">
        <w:t xml:space="preserve">. Next, suppose the maximum dimension of the largest scaled symbol in the displayed field is </w:t>
      </w:r>
      <w:proofErr w:type="spellStart"/>
      <w:r w:rsidRPr="0062074F">
        <w:rPr>
          <w:i/>
          <w:iCs/>
        </w:rPr>
        <w:t>Lsmax</w:t>
      </w:r>
      <w:proofErr w:type="spellEnd"/>
      <w:r w:rsidRPr="0062074F">
        <w:t xml:space="preserve"> mm. Then the ratio </w:t>
      </w:r>
      <w:r w:rsidRPr="0062074F">
        <w:rPr>
          <w:i/>
          <w:iCs/>
        </w:rPr>
        <w:t>R</w:t>
      </w:r>
      <w:r w:rsidRPr="0062074F">
        <w:t xml:space="preserve"> of the maximum symbol dimension to the displayed grid spacing is constrained to be less than a prescribed maximum value, </w:t>
      </w:r>
      <w:proofErr w:type="spellStart"/>
      <w:r w:rsidRPr="0062074F">
        <w:rPr>
          <w:i/>
          <w:iCs/>
        </w:rPr>
        <w:t>Rmax</w:t>
      </w:r>
      <w:proofErr w:type="spellEnd"/>
      <w:r w:rsidRPr="0062074F">
        <w:t xml:space="preserve">. A typical value for </w:t>
      </w:r>
      <w:proofErr w:type="spellStart"/>
      <w:r w:rsidRPr="0062074F">
        <w:rPr>
          <w:i/>
          <w:iCs/>
        </w:rPr>
        <w:t>Rmax</w:t>
      </w:r>
      <w:proofErr w:type="spellEnd"/>
      <w:r w:rsidRPr="0062074F">
        <w:t xml:space="preserve"> can be taken to be 0.5. (Given that on a navigation display there may be point features from other products within the extent of the grid, </w:t>
      </w:r>
      <w:proofErr w:type="spellStart"/>
      <w:r w:rsidRPr="0062074F">
        <w:rPr>
          <w:i/>
          <w:iCs/>
        </w:rPr>
        <w:t>Rmax</w:t>
      </w:r>
      <w:proofErr w:type="spellEnd"/>
      <w:r w:rsidRPr="0062074F">
        <w:rPr>
          <w:i/>
          <w:iCs/>
        </w:rPr>
        <w:t>=0.5</w:t>
      </w:r>
      <w:r w:rsidRPr="0062074F">
        <w:t xml:space="preserve"> may be too high for practical use; the optimal value of </w:t>
      </w:r>
      <w:proofErr w:type="spellStart"/>
      <w:r w:rsidRPr="0062074F">
        <w:rPr>
          <w:i/>
          <w:iCs/>
        </w:rPr>
        <w:t>Rmax</w:t>
      </w:r>
      <w:proofErr w:type="spellEnd"/>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2037D307" w:rsidR="00E85AE1" w:rsidRPr="0062074F" w:rsidRDefault="00E85AE1" w:rsidP="00E85AE1">
      <w:pPr>
        <w:spacing w:after="120" w:line="240" w:lineRule="auto"/>
        <w:jc w:val="both"/>
      </w:pPr>
      <w:r w:rsidRPr="0062074F">
        <w:t>The Figures below illustrate the use of this algorithm.</w:t>
      </w:r>
      <w:ins w:id="2802" w:author="jon pritchard" w:date="2026-03-07T21:01:00Z" w16du:dateUtc="2026-03-07T08:01:00Z">
        <w:r w:rsidR="00D46A50">
          <w:t xml:space="preserve"> </w:t>
        </w:r>
      </w:ins>
      <w:del w:id="2803" w:author="jon pritchard" w:date="2026-03-07T21:02:00Z" w16du:dateUtc="2026-03-07T08:02:00Z">
        <w:r w:rsidRPr="0062074F" w:rsidDel="00D46A50">
          <w:delText xml:space="preserve"> </w:delText>
        </w:r>
      </w:del>
      <w:ins w:id="2804" w:author="jon pritchard" w:date="2026-03-07T21:00:00Z" w16du:dateUtc="2026-03-07T08:00:00Z">
        <w:r w:rsidR="00D46A50">
          <w:t xml:space="preserve">Figure G-1-1 </w:t>
        </w:r>
      </w:ins>
      <w:del w:id="2805" w:author="jon pritchard" w:date="2026-03-07T21:00:00Z" w16du:dateUtc="2026-03-07T08:00:00Z">
        <w:r w:rsidRPr="0062074F" w:rsidDel="00D46A50">
          <w:fldChar w:fldCharType="begin"/>
        </w:r>
        <w:r w:rsidRPr="0062074F" w:rsidDel="00D46A50">
          <w:delInstrText xml:space="preserve"> REF _Ref48690523 \h  \* MERGEFORMAT </w:delInstrText>
        </w:r>
        <w:r w:rsidRPr="0062074F" w:rsidDel="00D46A50">
          <w:fldChar w:fldCharType="separate"/>
        </w:r>
      </w:del>
      <w:del w:id="2806" w:author="jon pritchard" w:date="2026-03-07T20:59:00Z" w16du:dateUtc="2026-03-07T07:59:00Z">
        <w:r w:rsidR="00BE7834" w:rsidRPr="0062074F" w:rsidDel="00D46A50">
          <w:rPr>
            <w:lang w:val="en-US"/>
          </w:rPr>
          <w:delText>Figure G-1-1</w:delText>
        </w:r>
      </w:del>
      <w:del w:id="2807" w:author="jon pritchard" w:date="2026-03-07T21:00:00Z" w16du:dateUtc="2026-03-07T08:00:00Z">
        <w:r w:rsidRPr="0062074F" w:rsidDel="00D46A50">
          <w:fldChar w:fldCharType="end"/>
        </w:r>
        <w:r w:rsidRPr="0062074F" w:rsidDel="00D46A50">
          <w:delText xml:space="preserve"> </w:delText>
        </w:r>
      </w:del>
      <w:r w:rsidRPr="0062074F">
        <w:t xml:space="preserve">depicts a grid coverage feature symbolised by arrows of dimensions varying according to the value of an attribute at the grid point. </w:t>
      </w:r>
      <w:ins w:id="2808" w:author="jon pritchard" w:date="2026-03-07T21:00:00Z" w16du:dateUtc="2026-03-07T08:00:00Z">
        <w:r w:rsidR="00D46A50">
          <w:t xml:space="preserve">Figure G-1.2 </w:t>
        </w:r>
      </w:ins>
      <w:del w:id="2809" w:author="jon pritchard" w:date="2026-03-07T21:00:00Z" w16du:dateUtc="2026-03-07T08:00:00Z">
        <w:r w:rsidR="00BE7834" w:rsidRPr="0062074F" w:rsidDel="00D46A50">
          <w:fldChar w:fldCharType="begin"/>
        </w:r>
        <w:r w:rsidR="00BE7834" w:rsidRPr="0062074F" w:rsidDel="00D46A50">
          <w:delInstrText xml:space="preserve"> REF _Ref48690668 \h  \* MERGEFORMAT </w:delInstrText>
        </w:r>
        <w:r w:rsidR="00BE7834" w:rsidRPr="0062074F" w:rsidDel="00D46A50">
          <w:fldChar w:fldCharType="separate"/>
        </w:r>
        <w:r w:rsidR="00BE7834" w:rsidRPr="0062074F" w:rsidDel="00D46A50">
          <w:rPr>
            <w:lang w:val="en-US"/>
          </w:rPr>
          <w:delText>Figure G-1-2</w:delText>
        </w:r>
        <w:r w:rsidR="00BE7834" w:rsidRPr="0062074F" w:rsidDel="00D46A50">
          <w:rPr>
            <w:b/>
            <w:bCs/>
            <w:lang w:val="en-US"/>
          </w:rPr>
          <w:delText>.</w:delText>
        </w:r>
        <w:r w:rsidR="00BE7834" w:rsidRPr="0062074F" w:rsidDel="00D46A50">
          <w:fldChar w:fldCharType="end"/>
        </w:r>
        <w:r w:rsidRPr="0062074F" w:rsidDel="00D46A50">
          <w:delText xml:space="preserve"> </w:delText>
        </w:r>
      </w:del>
      <w:r w:rsidRPr="0062074F">
        <w:t xml:space="preserve">depicts the same data thinned with </w:t>
      </w:r>
      <w:proofErr w:type="spellStart"/>
      <w:r w:rsidRPr="0062074F">
        <w:rPr>
          <w:i/>
          <w:iCs/>
        </w:rPr>
        <w:t>Rmax</w:t>
      </w:r>
      <w:proofErr w:type="spellEnd"/>
      <w:r w:rsidRPr="0062074F">
        <w:t xml:space="preserve"> = 0.5 (outline-only arrows are suppressed). </w:t>
      </w:r>
      <w:ins w:id="2810" w:author="jon pritchard" w:date="2026-03-07T21:01:00Z" w16du:dateUtc="2026-03-07T08:01:00Z">
        <w:r w:rsidR="00D46A50">
          <w:t xml:space="preserve">Figure G-1.3 </w:t>
        </w:r>
      </w:ins>
      <w:del w:id="2811" w:author="jon pritchard" w:date="2026-03-07T21:00:00Z" w16du:dateUtc="2026-03-07T08:00:00Z">
        <w:r w:rsidR="00BE7834" w:rsidRPr="0062074F" w:rsidDel="00D46A50">
          <w:fldChar w:fldCharType="begin"/>
        </w:r>
        <w:r w:rsidR="00BE7834" w:rsidRPr="0062074F" w:rsidDel="00D46A50">
          <w:delInstrText xml:space="preserve"> REF _Ref48690672 \h  \* MERGEFORMAT </w:delInstrText>
        </w:r>
        <w:r w:rsidR="00BE7834" w:rsidRPr="0062074F" w:rsidDel="00D46A50">
          <w:fldChar w:fldCharType="separate"/>
        </w:r>
        <w:r w:rsidR="00BE7834" w:rsidRPr="0062074F" w:rsidDel="00D46A50">
          <w:rPr>
            <w:lang w:val="en-US"/>
          </w:rPr>
          <w:delText>Figure G-1-3</w:delText>
        </w:r>
        <w:r w:rsidR="00BE7834" w:rsidRPr="0062074F" w:rsidDel="00D46A50">
          <w:fldChar w:fldCharType="end"/>
        </w:r>
        <w:r w:rsidRPr="0062074F" w:rsidDel="00D46A50">
          <w:delText xml:space="preserve"> </w:delText>
        </w:r>
      </w:del>
      <w:r w:rsidRPr="0062074F">
        <w:t xml:space="preserve">depicts the thinning of the same data with </w:t>
      </w:r>
      <w:proofErr w:type="spellStart"/>
      <w:r w:rsidRPr="0062074F">
        <w:rPr>
          <w:i/>
          <w:iCs/>
        </w:rPr>
        <w:t>Rmax</w:t>
      </w:r>
      <w:proofErr w:type="spellEnd"/>
      <w:r w:rsidRPr="0062074F">
        <w:t xml:space="preserve"> = 0.33. The nominal</w:t>
      </w:r>
      <w:r w:rsidRPr="0062074F">
        <w:rPr>
          <w:rStyle w:val="FootnoteReference"/>
          <w:noProof w:val="0"/>
          <w:sz w:val="20"/>
          <w:vertAlign w:val="superscript"/>
          <w:lang w:val="en-GB"/>
        </w:rPr>
        <w:footnoteReference w:id="12"/>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proofErr w:type="spellStart"/>
      <w:r w:rsidRPr="0062074F">
        <w:rPr>
          <w:i/>
          <w:iCs/>
        </w:rPr>
        <w:t>Lsmax</w:t>
      </w:r>
      <w:proofErr w:type="spellEnd"/>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6">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0.5, with </w:t>
      </w:r>
      <w:r w:rsidRPr="0062074F">
        <w:rPr>
          <w:i/>
          <w:iCs/>
        </w:rPr>
        <w:t>n</w:t>
      </w:r>
      <w:r w:rsidRPr="0062074F">
        <w:t xml:space="preserve"> = 1, the value of </w:t>
      </w:r>
      <w:r w:rsidRPr="0062074F">
        <w:rPr>
          <w:i/>
          <w:iCs/>
        </w:rPr>
        <w:t>R</w:t>
      </w:r>
      <w:r w:rsidRPr="0062074F">
        <w:t xml:space="preserve"> is greater than </w:t>
      </w:r>
      <w:proofErr w:type="spellStart"/>
      <w:r w:rsidRPr="0062074F">
        <w:rPr>
          <w:i/>
          <w:iCs/>
        </w:rPr>
        <w:t>Rmax</w:t>
      </w:r>
      <w:proofErr w:type="spellEnd"/>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proofErr w:type="spellStart"/>
      <w:r w:rsidRPr="0062074F">
        <w:rPr>
          <w:i/>
          <w:iCs/>
        </w:rPr>
        <w:t>Lsmax</w:t>
      </w:r>
      <w:proofErr w:type="spellEnd"/>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7528C323">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proofErr w:type="spellStart"/>
      <w:r w:rsidRPr="0062074F">
        <w:rPr>
          <w:i/>
          <w:iCs/>
        </w:rPr>
        <w:t>Rmax</w:t>
      </w:r>
      <w:proofErr w:type="spellEnd"/>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4C22FBF5">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proofErr w:type="spellStart"/>
      <w:r w:rsidRPr="0062074F">
        <w:rPr>
          <w:i/>
          <w:iCs/>
        </w:rPr>
        <w:t>Rmax</w:t>
      </w:r>
      <w:proofErr w:type="spellEnd"/>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proofErr w:type="spellStart"/>
      <w:r w:rsidRPr="0062074F">
        <w:rPr>
          <w:i/>
          <w:iCs/>
        </w:rPr>
        <w:t>Rmax</w:t>
      </w:r>
      <w:proofErr w:type="spellEnd"/>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ins w:id="2812" w:author="jon pritchard" w:date="2026-03-07T21:06:00Z" w16du:dateUtc="2026-03-07T08:06:00Z">
        <w:r w:rsidR="003B29CE">
          <w:t>c</w:t>
        </w:r>
      </w:ins>
      <w:r w:rsidRPr="0062074F">
        <w:t>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proofErr w:type="spellStart"/>
      <w:r w:rsidRPr="0062074F">
        <w:rPr>
          <w:i/>
          <w:iCs/>
        </w:rPr>
        <w:t>Rmax</w:t>
      </w:r>
      <w:proofErr w:type="spellEnd"/>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proofErr w:type="spellStart"/>
      <w:r w:rsidRPr="0062074F">
        <w:rPr>
          <w:i/>
          <w:iCs/>
        </w:rPr>
        <w:t>Rmax</w:t>
      </w:r>
      <w:proofErr w:type="spellEnd"/>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2813" w:name="_Toc219458423"/>
      <w:r w:rsidRPr="0062074F">
        <w:lastRenderedPageBreak/>
        <w:t xml:space="preserve">Appendix </w:t>
      </w:r>
      <w:r w:rsidR="00E93146" w:rsidRPr="0062074F">
        <w:t xml:space="preserve">H- </w:t>
      </w:r>
      <w:del w:id="2814" w:author="jon pritchard" w:date="2026-03-07T12:32:00Z" w16du:dateUtc="2026-03-06T23:32:00Z">
        <w:r w:rsidRPr="0062074F" w:rsidDel="003C1749">
          <w:delText xml:space="preserve"> </w:delText>
        </w:r>
      </w:del>
      <w:r w:rsidRPr="0062074F">
        <w:t>Import and Use of projected data on S-100 ECDIS</w:t>
      </w:r>
      <w:bookmarkEnd w:id="2813"/>
    </w:p>
    <w:p w14:paraId="480DE3E4" w14:textId="6C131DB8" w:rsidR="00D343CC" w:rsidRPr="0062074F" w:rsidRDefault="00D343CC" w:rsidP="002D7DEE">
      <w:pPr>
        <w:pStyle w:val="Heading1"/>
        <w:numPr>
          <w:ilvl w:val="0"/>
          <w:numId w:val="221"/>
        </w:numPr>
      </w:pPr>
      <w:bookmarkStart w:id="2815" w:name="_Toc219458424"/>
      <w:r w:rsidRPr="0062074F">
        <w:t>Introduction</w:t>
      </w:r>
      <w:bookmarkEnd w:id="2815"/>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2816" w:name="_Toc219458425"/>
      <w:r w:rsidRPr="0062074F">
        <w:t>Conversion from UTM to WGS 84</w:t>
      </w:r>
      <w:bookmarkEnd w:id="2816"/>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&#13;&#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&#13;&#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&#13;&#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and that</w:t>
      </w:r>
      <w:del w:id="2817" w:author="jon pritchard" w:date="2026-03-07T12:34:00Z" w16du:dateUtc="2026-03-06T23:34:00Z">
        <w:r w:rsidRPr="0062074F" w:rsidDel="003C1749">
          <w:rPr>
            <w:rFonts w:eastAsiaTheme="minorEastAsia"/>
          </w:rPr>
          <w:delText xml:space="preserve"> </w:delText>
        </w:r>
      </w:del>
      <w:r w:rsidRPr="0062074F">
        <w:rPr>
          <w:rFonts w:eastAsiaTheme="minorEastAsia"/>
        </w:rPr>
        <w:t xml:space="preserve">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&#13;&#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&#13;&#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5A51B9DE"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&#13;&#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del w:id="2818" w:author="jon pritchard" w:date="2026-03-07T12:35:00Z" w16du:dateUtc="2026-03-06T23:35:00Z">
        <w:r w:rsidRPr="0062074F" w:rsidDel="003C1749">
          <w:rPr>
            <w:rFonts w:eastAsiaTheme="minorEastAsia"/>
          </w:rPr>
          <w:delText xml:space="preserve">  </w:delText>
        </w:r>
      </w:del>
      <w:ins w:id="2819" w:author="jon pritchard" w:date="2026-03-07T12:35:00Z" w16du:dateUtc="2026-03-06T23:35:00Z">
        <w:r w:rsidR="003C1749">
          <w:rPr>
            <w:rFonts w:eastAsiaTheme="minorEastAsia"/>
          </w:rPr>
          <w:t xml:space="preserve"> </w:t>
        </w:r>
      </w:ins>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&#13;&#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&#13;&#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&#13;&#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&#13;&#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&#13;&#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&#13;&#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&#13;&#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&#13;&#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&#13;&#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2820" w:name="_Toc219458426"/>
      <w:r w:rsidRPr="0062074F">
        <w:t>Conversion from UPS North to WGS 84</w:t>
      </w:r>
      <w:bookmarkEnd w:id="2820"/>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">
                <v:rect id="Rectangle 45" o:spid="_x0000_s1055" style="position:absolute;top:513;width:26185;height:1163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&#13;&#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&#13;&#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9"/>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&#13;&#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&#13;&#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&#13;&#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">
                <v:rect id="Rectangle 34" o:spid="_x0000_s1061" style="position:absolute;top:653;width:26185;height:1163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&#13;&#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&#13;&#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&#13;&#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&#13;&#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&#13;&#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&#13;&#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">
                <v:rect id="Rectangle 611283775" o:spid="_x0000_s1068" style="position:absolute;top:653;width:23268;height:1002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&#13;&#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&#13;&#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">
                <v:rect id="Rectangle 1651185240" o:spid="_x0000_s1071" style="position:absolute;top:653;width:26185;height:1236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&#13;&#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&#13;&#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&#13;&#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2822" w:name="_Toc219458427"/>
      <w:r w:rsidRPr="0062074F">
        <w:t>Conversion from UPS South to WGS 84</w:t>
      </w:r>
      <w:bookmarkEnd w:id="2822"/>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">
                <v:rect id="Rectangle 203" o:spid="_x0000_s1075" style="position:absolute;top:-807;width:26185;height:1536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&#13;&#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&#13;&#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&#13;&#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">
                <v:rect id="Rectangle 207" o:spid="_x0000_s1079" style="position:absolute;top:653;width:26185;height:1163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&#13;&#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&#13;&#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">
                <v:rect id="Rectangle 210" o:spid="_x0000_s1082" style="position:absolute;left:-897;top:23370;width:8972;height:903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&#13;&#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&#13;&#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&#13;&#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&#13;&#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&#13;&#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">
                <v:rect id="Rectangle 218" o:spid="_x0000_s1088" style="position:absolute;left:6504;top:1693;width:26387;height:945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&#13;&#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zKi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8msPrUXwDcvUEAAD//wMAUEsBAi0AFAAGAAgAAAAhANvh9svuAAAAhQEAABMAAAAAAAAA&#13;&#10;AAAAAAAAAAAAAFtDb250ZW50X1R5cGVzXS54bWxQSwECLQAUAAYACAAAACEAWvQsW78AAAAVAQAA&#13;&#10;CwAAAAAAAAAAAAAAAAAfAQAAX3JlbHMvLnJlbHNQSwECLQAUAAYACAAAACEAYlMyosYAAADhAAAA&#13;&#10;DwAAAAAAAAAAAAAAAAAHAgAAZHJzL2Rvd25yZXYueG1sUEsFBgAAAAADAAMAtwAAAPoCAAAAAA==&#13;&#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&#13;&#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">
                <v:rect id="Rectangle 222" o:spid="_x0000_s1092" style="position:absolute;top:653;width:26185;height:1163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&#13;&#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&#13;&#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&#13;&#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2823" w:name="_Toc219458428"/>
      <w:r w:rsidRPr="0062074F">
        <w:t>References</w:t>
      </w:r>
      <w:r w:rsidR="00B42BF5" w:rsidRPr="0062074F">
        <w:t xml:space="preserve"> [Informative]</w:t>
      </w:r>
      <w:bookmarkEnd w:id="2823"/>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2824" w:name="_Ref184814621"/>
      <w:r w:rsidRPr="0062074F">
        <w:t>“EPSG Geodetic Parameter Dataset” v. 11.023, 5 December 2024, https://epsg.org/</w:t>
      </w:r>
      <w:bookmarkEnd w:id="2824"/>
      <w:r w:rsidRPr="0062074F">
        <w:t xml:space="preserve"> </w:t>
      </w:r>
    </w:p>
    <w:p w14:paraId="19EC3E90" w14:textId="77777777" w:rsidR="00F13E78" w:rsidRPr="0062074F" w:rsidRDefault="00F13E78" w:rsidP="00F13E78">
      <w:pPr>
        <w:pStyle w:val="ListParagraph"/>
        <w:numPr>
          <w:ilvl w:val="0"/>
          <w:numId w:val="164"/>
        </w:numPr>
        <w:contextualSpacing/>
      </w:pPr>
      <w:bookmarkStart w:id="2825" w:name="_Ref184814645"/>
      <w:r w:rsidRPr="0062074F">
        <w:t>IOGP Report 373-07-02 “Coordinate conversions and transformations including formulas” v. 68, August 2024, https://epsg.org/guidance-notes.html, p. 7</w:t>
      </w:r>
      <w:bookmarkEnd w:id="2825"/>
    </w:p>
    <w:p w14:paraId="1728E744" w14:textId="77777777" w:rsidR="00F13E78" w:rsidRPr="0062074F" w:rsidRDefault="00F13E78" w:rsidP="00F13E78">
      <w:pPr>
        <w:pStyle w:val="ListParagraph"/>
        <w:numPr>
          <w:ilvl w:val="0"/>
          <w:numId w:val="164"/>
        </w:numPr>
        <w:contextualSpacing/>
      </w:pPr>
      <w:bookmarkStart w:id="2826" w:name="_Ref184814718"/>
      <w:r w:rsidRPr="0062074F">
        <w:t>IOGP Report 373-07-02, p. 60</w:t>
      </w:r>
      <w:bookmarkEnd w:id="2826"/>
    </w:p>
    <w:p w14:paraId="173CE416" w14:textId="77777777" w:rsidR="00F13E78" w:rsidRPr="0062074F" w:rsidRDefault="00F13E78" w:rsidP="00F13E78">
      <w:pPr>
        <w:pStyle w:val="ListParagraph"/>
        <w:numPr>
          <w:ilvl w:val="0"/>
          <w:numId w:val="164"/>
        </w:numPr>
        <w:contextualSpacing/>
      </w:pPr>
      <w:bookmarkStart w:id="2827" w:name="_Ref184814728"/>
      <w:r w:rsidRPr="0062074F">
        <w:t>IOGP Report 373-07-02, p. 61</w:t>
      </w:r>
      <w:bookmarkEnd w:id="2827"/>
    </w:p>
    <w:p w14:paraId="1606E54E" w14:textId="77777777" w:rsidR="00F13E78" w:rsidRPr="0062074F" w:rsidRDefault="00F13E78" w:rsidP="00F13E78">
      <w:pPr>
        <w:pStyle w:val="ListParagraph"/>
        <w:numPr>
          <w:ilvl w:val="0"/>
          <w:numId w:val="164"/>
        </w:numPr>
        <w:contextualSpacing/>
      </w:pPr>
      <w:bookmarkStart w:id="2828" w:name="_Ref184814844"/>
      <w:r w:rsidRPr="0062074F">
        <w:t>IOGP Report 373-07-02, p. 84</w:t>
      </w:r>
      <w:bookmarkEnd w:id="2828"/>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50" w:author="jonathan pritchard" w:date="2026-02-04T12:14:00Z" w:initials="jp">
    <w:p w14:paraId="59E48004" w14:textId="77777777" w:rsidR="00185AA6" w:rsidRDefault="00185AA6" w:rsidP="00185AA6">
      <w:pPr>
        <w:pStyle w:val="CommentText"/>
      </w:pPr>
      <w:r>
        <w:rPr>
          <w:rStyle w:val="CommentReference"/>
        </w:rPr>
        <w:annotationRef/>
      </w:r>
      <w:r>
        <w:t>Probably related to centred-symbols. Check text with S-52. May need its own test or is it a requirement? Check w OSI / 7Cs</w:t>
      </w:r>
    </w:p>
  </w:comment>
  <w:comment w:id="251" w:author="jonathan pritchard" w:date="2026-02-04T12:17:00Z" w:initials="jp">
    <w:p w14:paraId="2D9F9C4E" w14:textId="77777777" w:rsidR="0053575B" w:rsidRDefault="00185AA6" w:rsidP="0053575B">
      <w:r>
        <w:rPr>
          <w:rStyle w:val="CommentReference"/>
        </w:rPr>
        <w:annotationRef/>
      </w:r>
      <w:r w:rsidR="0053575B">
        <w:t>ESRI Comment. Need to describe “Outline then Clip” instead of “Clip then Outline?</w:t>
      </w:r>
    </w:p>
  </w:comment>
  <w:comment w:id="257" w:author="jonathan pritchard" w:date="2026-02-04T12:19:00Z" w:initials="jp">
    <w:p w14:paraId="370D71DE" w14:textId="23AB0DDA" w:rsidR="00185AA6" w:rsidRDefault="00185AA6" w:rsidP="00185AA6">
      <w:pPr>
        <w:pStyle w:val="CommentText"/>
      </w:pPr>
      <w:r>
        <w:rPr>
          <w:rStyle w:val="CommentReference"/>
        </w:rPr>
        <w:annotationRef/>
      </w:r>
      <w:r>
        <w:t xml:space="preserve">Check S-164 test </w:t>
      </w:r>
    </w:p>
  </w:comment>
  <w:comment w:id="380" w:author="jonathan pritchard" w:date="2026-02-04T12:22:00Z" w:initials="jp">
    <w:p w14:paraId="52A7A507" w14:textId="77777777" w:rsidR="00185AA6" w:rsidRDefault="00185AA6" w:rsidP="00185AA6">
      <w:pPr>
        <w:pStyle w:val="CommentText"/>
      </w:pPr>
      <w:r>
        <w:rPr>
          <w:rStyle w:val="CommentReference"/>
        </w:rPr>
        <w:annotationRef/>
      </w:r>
      <w:r>
        <w:t>Propose take out word informative, but leave footnote in: clarify there are requirements within this section.</w:t>
      </w:r>
    </w:p>
  </w:comment>
  <w:comment w:id="494" w:author="jonathan pritchard" w:date="2025-08-07T07:18:00Z" w:initials="jp">
    <w:p w14:paraId="205300F5" w14:textId="5B6E3A70" w:rsidR="00F06772" w:rsidRDefault="00F06772" w:rsidP="00F06772">
      <w:pPr>
        <w:pStyle w:val="CommentText"/>
      </w:pPr>
      <w:r>
        <w:rPr>
          <w:rStyle w:val="CommentReference"/>
        </w:rPr>
        <w:annotationRef/>
      </w:r>
      <w:r>
        <w:t>SM56</w:t>
      </w:r>
    </w:p>
  </w:comment>
  <w:comment w:id="496"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808" w:author="jonathan pritchard" w:date="2026-02-12T15:00:00Z" w:initials="jp">
    <w:p w14:paraId="3C0B7584" w14:textId="77777777" w:rsidR="00A63E24" w:rsidRDefault="00A63E24" w:rsidP="00A63E24">
      <w:pPr>
        <w:pStyle w:val="CommentText"/>
      </w:pPr>
      <w:r>
        <w:rPr>
          <w:rStyle w:val="CommentReference"/>
        </w:rPr>
        <w:annotationRef/>
      </w:r>
      <w:r>
        <w:t>MSVS of...</w:t>
      </w:r>
    </w:p>
  </w:comment>
  <w:comment w:id="882" w:author="jon pritchard" w:date="2026-03-07T12:25:00Z" w:initials="jp">
    <w:p w14:paraId="5E322CA9" w14:textId="77777777" w:rsidR="00167419" w:rsidRDefault="00167419" w:rsidP="00167419">
      <w:r>
        <w:rPr>
          <w:rStyle w:val="CommentReference"/>
        </w:rPr>
        <w:annotationRef/>
      </w:r>
      <w:r>
        <w:rPr>
          <w:color w:val="000000"/>
        </w:rPr>
        <w:t>Needs new words to fix this paragraph. TBD (also will refer back to previous versions where they may have been lost from).</w:t>
      </w:r>
    </w:p>
  </w:comment>
  <w:comment w:id="893" w:author="jonathan pritchard" w:date="2026-03-10T15:04:00Z" w:initials="jp">
    <w:p w14:paraId="08670542" w14:textId="77777777" w:rsidR="00C83FEF" w:rsidRDefault="00C83FEF" w:rsidP="00C83FEF">
      <w:pPr>
        <w:pStyle w:val="CommentText"/>
      </w:pPr>
      <w:r>
        <w:rPr>
          <w:rStyle w:val="CommentReference"/>
        </w:rPr>
        <w:annotationRef/>
      </w:r>
      <w:r>
        <w:t>Needs a requirement.</w:t>
      </w:r>
    </w:p>
  </w:comment>
  <w:comment w:id="1125" w:author="jonathan pritchard" w:date="2025-09-09T16:51:00Z" w:initials="jp">
    <w:p w14:paraId="2EB57C80" w14:textId="67F07C1D"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1126" w:author="jonathan pritchard" w:date="2025-12-11T16:14:00Z" w:initials="jp">
    <w:p w14:paraId="47D1A362" w14:textId="77777777" w:rsidR="005002CB" w:rsidRDefault="005002CB" w:rsidP="005002CB">
      <w:pPr>
        <w:pStyle w:val="CommentText"/>
      </w:pPr>
      <w:r>
        <w:rPr>
          <w:rStyle w:val="CommentReference"/>
        </w:rPr>
        <w:annotationRef/>
      </w:r>
      <w:r>
        <w:t>“at least be available on demand “?</w:t>
      </w:r>
    </w:p>
  </w:comment>
  <w:comment w:id="1127" w:author="jonathan pritchard" w:date="2026-01-06T10:16:00Z" w:initials="jp">
    <w:p w14:paraId="1B0737A5" w14:textId="77777777" w:rsidR="001B7649" w:rsidRDefault="001B7649" w:rsidP="001B7649">
      <w:pPr>
        <w:pStyle w:val="CommentText"/>
      </w:pPr>
      <w:r>
        <w:rPr>
          <w:rStyle w:val="CommentReference"/>
        </w:rPr>
        <w:annotationRef/>
      </w:r>
      <w:r>
        <w:t>Agreed at meeting. Not in general though.</w:t>
      </w:r>
    </w:p>
  </w:comment>
  <w:comment w:id="1134" w:author="jonathan pritchard" w:date="2025-10-07T22:26:00Z" w:initials="jp">
    <w:p w14:paraId="34583242" w14:textId="549FBE1A" w:rsidR="00C97614" w:rsidRDefault="00C97614" w:rsidP="00C97614">
      <w:pPr>
        <w:pStyle w:val="CommentText"/>
      </w:pPr>
      <w:r>
        <w:rPr>
          <w:rStyle w:val="CommentReference"/>
        </w:rPr>
        <w:annotationRef/>
      </w:r>
      <w:r>
        <w:t>Clarify datum source (S-101 or S-104). AU</w:t>
      </w:r>
    </w:p>
  </w:comment>
  <w:comment w:id="1136" w:author="jonathan pritchard" w:date="2025-09-09T16:52:00Z" w:initials="jp">
    <w:p w14:paraId="5CE510E0" w14:textId="63DCCAA7"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1167"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1235" w:author="jon pritchard" w:date="2026-03-07T17:53:00Z" w:initials="jp">
    <w:p w14:paraId="52A36B7D" w14:textId="77777777" w:rsidR="003650D2" w:rsidRDefault="003650D2" w:rsidP="003650D2">
      <w:r>
        <w:rPr>
          <w:rStyle w:val="CommentReference"/>
        </w:rPr>
        <w:annotationRef/>
      </w:r>
      <w:r>
        <w:rPr>
          <w:color w:val="000000"/>
        </w:rPr>
        <w:t>Resolve IMS question.</w:t>
      </w:r>
    </w:p>
  </w:comment>
  <w:comment w:id="1229" w:author="jonathan pritchard" w:date="2026-03-05T06:43:00Z" w:initials="jp">
    <w:p w14:paraId="6CB2891E" w14:textId="11CD84D3" w:rsidR="002215E1" w:rsidRDefault="002215E1" w:rsidP="002215E1">
      <w:pPr>
        <w:pStyle w:val="CommentText"/>
      </w:pPr>
      <w:r>
        <w:rPr>
          <w:rStyle w:val="CommentReference"/>
        </w:rPr>
        <w:annotationRef/>
      </w:r>
      <w:r>
        <w:t>IMS: S-52 10.3.4.4 “There are a number of settings in ECDIS that can be operated by the Mariner that will alter the charted display.”</w:t>
      </w:r>
    </w:p>
  </w:comment>
  <w:comment w:id="1263"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1271" w:author="jonathan pritchard" w:date="2026-01-12T12:15:00Z" w:initials="jp">
    <w:p w14:paraId="00AABE5B" w14:textId="77777777" w:rsidR="000A2E2D" w:rsidRDefault="000A2E2D" w:rsidP="000A2E2D">
      <w:pPr>
        <w:pStyle w:val="CommentText"/>
      </w:pPr>
      <w:r>
        <w:rPr>
          <w:rStyle w:val="CommentReference"/>
        </w:rPr>
        <w:annotationRef/>
      </w:r>
      <w:r>
        <w:t>This section has been replaced with text developed with the S-124 PT members and S-98 group.</w:t>
      </w:r>
    </w:p>
  </w:comment>
  <w:comment w:id="1312" w:author="jonathan pritchard" w:date="2026-03-10T14:31:00Z" w:initials="jp">
    <w:p w14:paraId="1AC624A4" w14:textId="77777777" w:rsidR="006A18DB" w:rsidRDefault="006A18DB" w:rsidP="006A18DB">
      <w:pPr>
        <w:pStyle w:val="CommentText"/>
      </w:pPr>
      <w:r>
        <w:rPr>
          <w:rStyle w:val="CommentReference"/>
        </w:rPr>
        <w:annotationRef/>
      </w:r>
      <w:r>
        <w:t>Need to describe minimum requirement. What happens when you change route, or start a new route - the list is cleared. OEM can store or recall the list but this is optional.</w:t>
      </w:r>
    </w:p>
  </w:comment>
  <w:comment w:id="1318" w:author="jonathan pritchard" w:date="2026-03-10T14:27:00Z" w:initials="jp">
    <w:p w14:paraId="34911C0A" w14:textId="77777777" w:rsidR="00FD4EF7" w:rsidRDefault="00FD4EF7" w:rsidP="00FD4EF7">
      <w:pPr>
        <w:pStyle w:val="CommentText"/>
      </w:pPr>
      <w:r>
        <w:rPr>
          <w:rStyle w:val="CommentReference"/>
        </w:rPr>
        <w:annotationRef/>
      </w:r>
      <w:r>
        <w:t>This is probably not part of the manual classification. Mariner is only interested in whether it’s relevant to them. Information is only classified by the automatic process.</w:t>
      </w:r>
    </w:p>
  </w:comment>
  <w:comment w:id="1412"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1413"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1414"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1419"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1509" w:author="jonathan pritchard" w:date="2026-03-12T14:44:00Z" w:initials="jp">
    <w:p w14:paraId="5F2A8443" w14:textId="77777777" w:rsidR="004F342C" w:rsidRDefault="004F342C" w:rsidP="004F342C">
      <w:pPr>
        <w:pStyle w:val="CommentText"/>
      </w:pPr>
      <w:r>
        <w:rPr>
          <w:rStyle w:val="CommentReference"/>
        </w:rPr>
        <w:annotationRef/>
      </w:r>
      <w:r>
        <w:t>Get the Jeff revision of the table.</w:t>
      </w:r>
    </w:p>
  </w:comment>
  <w:comment w:id="1505" w:author="jonathan pritchard" w:date="2026-03-12T14:43:00Z" w:initials="jp">
    <w:p w14:paraId="417489D7" w14:textId="77777777" w:rsidR="004F342C" w:rsidRDefault="004F342C" w:rsidP="004F342C">
      <w:pPr>
        <w:pStyle w:val="CommentText"/>
      </w:pPr>
      <w:r>
        <w:rPr>
          <w:rStyle w:val="CommentReference"/>
        </w:rPr>
        <w:annotationRef/>
      </w:r>
      <w:r>
        <w:t>The blue is illustrative not normative.</w:t>
      </w:r>
    </w:p>
  </w:comment>
  <w:comment w:id="1667" w:author="jonathan pritchard" w:date="2026-03-12T15:00:00Z" w:initials="jp">
    <w:p w14:paraId="76A7AD85" w14:textId="77777777" w:rsidR="000B4D3D" w:rsidRDefault="000B4D3D" w:rsidP="000B4D3D">
      <w:pPr>
        <w:pStyle w:val="CommentText"/>
      </w:pPr>
      <w:r>
        <w:rPr>
          <w:rStyle w:val="CommentReference"/>
        </w:rPr>
        <w:annotationRef/>
      </w:r>
      <w:r>
        <w:t>Put in data constraints...</w:t>
      </w:r>
    </w:p>
  </w:comment>
  <w:comment w:id="1837" w:author="jonathan pritchard" w:date="2026-03-11T10:41:00Z" w:initials="jp">
    <w:p w14:paraId="0944148B" w14:textId="77777777" w:rsidR="00A85D08" w:rsidRDefault="00A85D08" w:rsidP="00A85D08">
      <w:pPr>
        <w:pStyle w:val="CommentText"/>
      </w:pPr>
      <w:r>
        <w:rPr>
          <w:rStyle w:val="CommentReference"/>
        </w:rPr>
        <w:annotationRef/>
      </w:r>
      <w:r>
        <w:t>From S-52: “</w:t>
      </w:r>
      <w:r>
        <w:rPr>
          <w:i/>
          <w:iCs/>
        </w:rPr>
        <w:t>S-57 Use of the object catalogue states: “There must be no gaps in data between adjoining cells of the same Navigational Purpose”. Despite the best efforts of the IHO, there are still some areas of the world where gaps in ENC coverage exist.</w:t>
      </w:r>
      <w:r>
        <w:t xml:space="preserve"> “ - There’s no requirement here for ECDIS re: Gaps.</w:t>
      </w:r>
    </w:p>
  </w:comment>
  <w:comment w:id="1958" w:author="jon pritchard" w:date="2026-03-19T12:21:00Z" w:initials="jp">
    <w:p w14:paraId="35B7EAD5" w14:textId="77777777" w:rsidR="00AE2D60" w:rsidRDefault="00AE2D60" w:rsidP="00AE2D60">
      <w:r>
        <w:rPr>
          <w:rStyle w:val="CommentReference"/>
        </w:rPr>
        <w:annotationRef/>
      </w:r>
      <w:r>
        <w:rPr>
          <w:color w:val="000000"/>
        </w:rPr>
        <w:t>TSM Agreement.</w:t>
      </w:r>
    </w:p>
  </w:comment>
  <w:comment w:id="2043" w:author="jon pritchard" w:date="2026-03-07T12:29:00Z" w:initials="jp">
    <w:p w14:paraId="5724079C" w14:textId="37572BDA" w:rsidR="003C1749" w:rsidRDefault="003C1749" w:rsidP="003C1749">
      <w:r>
        <w:rPr>
          <w:rStyle w:val="CommentReference"/>
        </w:rPr>
        <w:annotationRef/>
      </w:r>
      <w:r>
        <w:rPr>
          <w:color w:val="000000"/>
        </w:rPr>
        <w:t>Are these mandatory to report on? To be discussed.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9E48004" w15:done="0"/>
  <w15:commentEx w15:paraId="2D9F9C4E" w15:paraIdParent="59E48004" w15:done="0"/>
  <w15:commentEx w15:paraId="370D71DE" w15:done="0"/>
  <w15:commentEx w15:paraId="52A7A507" w15:done="0"/>
  <w15:commentEx w15:paraId="205300F5" w15:done="0"/>
  <w15:commentEx w15:paraId="6154CA57" w15:done="0"/>
  <w15:commentEx w15:paraId="3C0B7584" w15:done="0"/>
  <w15:commentEx w15:paraId="5E322CA9" w15:done="0"/>
  <w15:commentEx w15:paraId="08670542" w15:done="0"/>
  <w15:commentEx w15:paraId="3D6F98C6" w15:done="0"/>
  <w15:commentEx w15:paraId="47D1A362" w15:paraIdParent="3D6F98C6" w15:done="0"/>
  <w15:commentEx w15:paraId="1B0737A5" w15:paraIdParent="3D6F98C6" w15:done="0"/>
  <w15:commentEx w15:paraId="34583242" w15:done="0"/>
  <w15:commentEx w15:paraId="407D42F5" w15:done="0"/>
  <w15:commentEx w15:paraId="32C3B0E4" w15:done="0"/>
  <w15:commentEx w15:paraId="52A36B7D" w15:done="0"/>
  <w15:commentEx w15:paraId="6CB2891E" w15:done="0"/>
  <w15:commentEx w15:paraId="25C4B339" w15:done="0"/>
  <w15:commentEx w15:paraId="00AABE5B" w15:done="0"/>
  <w15:commentEx w15:paraId="1AC624A4" w15:done="0"/>
  <w15:commentEx w15:paraId="34911C0A" w15:done="0"/>
  <w15:commentEx w15:paraId="46BB4806" w15:done="0"/>
  <w15:commentEx w15:paraId="0955F6F6" w15:paraIdParent="46BB4806" w15:done="0"/>
  <w15:commentEx w15:paraId="67336C87" w15:paraIdParent="46BB4806" w15:done="0"/>
  <w15:commentEx w15:paraId="790C8024" w15:done="0"/>
  <w15:commentEx w15:paraId="5F2A8443" w15:done="0"/>
  <w15:commentEx w15:paraId="417489D7" w15:done="0"/>
  <w15:commentEx w15:paraId="76A7AD85" w15:done="0"/>
  <w15:commentEx w15:paraId="0944148B" w15:done="0"/>
  <w15:commentEx w15:paraId="35B7EAD5" w15:done="0"/>
  <w15:commentEx w15:paraId="572407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2E37AC" w16cex:dateUtc="2026-02-04T12:14:00Z"/>
  <w16cex:commentExtensible w16cex:durableId="22B23978" w16cex:dateUtc="2026-02-04T12:17:00Z"/>
  <w16cex:commentExtensible w16cex:durableId="55CA42A0" w16cex:dateUtc="2026-02-04T12:19:00Z"/>
  <w16cex:commentExtensible w16cex:durableId="559742FB" w16cex:dateUtc="2026-02-04T12:22:00Z"/>
  <w16cex:commentExtensible w16cex:durableId="1D8E475B" w16cex:dateUtc="2025-08-07T06:18:00Z"/>
  <w16cex:commentExtensible w16cex:durableId="0902FD21" w16cex:dateUtc="2025-08-07T06:19:00Z"/>
  <w16cex:commentExtensible w16cex:durableId="50E90FB3" w16cex:dateUtc="2026-02-12T15:00:00Z"/>
  <w16cex:commentExtensible w16cex:durableId="1C8BE027" w16cex:dateUtc="2026-03-06T23:25:00Z"/>
  <w16cex:commentExtensible w16cex:durableId="66EDF576" w16cex:dateUtc="2026-03-10T15:04:00Z"/>
  <w16cex:commentExtensible w16cex:durableId="03E8D629" w16cex:dateUtc="2025-09-09T15:51:00Z"/>
  <w16cex:commentExtensible w16cex:durableId="26ECB8FE" w16cex:dateUtc="2025-12-11T16:14:00Z"/>
  <w16cex:commentExtensible w16cex:durableId="04C20662" w16cex:dateUtc="2026-01-06T10:16:00Z"/>
  <w16cex:commentExtensible w16cex:durableId="5F8B9624" w16cex:dateUtc="2025-10-07T21:26:00Z"/>
  <w16cex:commentExtensible w16cex:durableId="061A0653" w16cex:dateUtc="2025-09-09T15:52:00Z"/>
  <w16cex:commentExtensible w16cex:durableId="4DE25571" w16cex:dateUtc="2025-08-07T06:34:00Z"/>
  <w16cex:commentExtensible w16cex:durableId="4511E30A" w16cex:dateUtc="2026-03-08T01:53:00Z"/>
  <w16cex:commentExtensible w16cex:durableId="4CD069D9" w16cex:dateUtc="2026-03-05T06:43:00Z"/>
  <w16cex:commentExtensible w16cex:durableId="0B414107" w16cex:dateUtc="2025-09-09T14:00:00Z"/>
  <w16cex:commentExtensible w16cex:durableId="367676A2" w16cex:dateUtc="2026-01-12T12:15:00Z"/>
  <w16cex:commentExtensible w16cex:durableId="7E8E13B9" w16cex:dateUtc="2026-03-10T14:31:00Z"/>
  <w16cex:commentExtensible w16cex:durableId="7470A155" w16cex:dateUtc="2026-03-10T14:27: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4AFB46A2" w16cex:dateUtc="2026-03-12T14:44:00Z"/>
  <w16cex:commentExtensible w16cex:durableId="41B0B2A2" w16cex:dateUtc="2026-03-12T14:43:00Z"/>
  <w16cex:commentExtensible w16cex:durableId="51359341" w16cex:dateUtc="2026-03-12T15:00:00Z"/>
  <w16cex:commentExtensible w16cex:durableId="2C5848ED" w16cex:dateUtc="2026-03-11T10:41:00Z"/>
  <w16cex:commentExtensible w16cex:durableId="5D456683" w16cex:dateUtc="2026-03-19T11:21:00Z"/>
  <w16cex:commentExtensible w16cex:durableId="631A4BB1" w16cex:dateUtc="2026-03-06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9E48004" w16cid:durableId="182E37AC"/>
  <w16cid:commentId w16cid:paraId="2D9F9C4E" w16cid:durableId="22B23978"/>
  <w16cid:commentId w16cid:paraId="370D71DE" w16cid:durableId="55CA42A0"/>
  <w16cid:commentId w16cid:paraId="52A7A507" w16cid:durableId="559742FB"/>
  <w16cid:commentId w16cid:paraId="205300F5" w16cid:durableId="1D8E475B"/>
  <w16cid:commentId w16cid:paraId="6154CA57" w16cid:durableId="0902FD21"/>
  <w16cid:commentId w16cid:paraId="3C0B7584" w16cid:durableId="50E90FB3"/>
  <w16cid:commentId w16cid:paraId="5E322CA9" w16cid:durableId="1C8BE027"/>
  <w16cid:commentId w16cid:paraId="08670542" w16cid:durableId="66EDF576"/>
  <w16cid:commentId w16cid:paraId="3D6F98C6" w16cid:durableId="03E8D629"/>
  <w16cid:commentId w16cid:paraId="47D1A362" w16cid:durableId="26ECB8FE"/>
  <w16cid:commentId w16cid:paraId="1B0737A5" w16cid:durableId="04C20662"/>
  <w16cid:commentId w16cid:paraId="34583242" w16cid:durableId="5F8B9624"/>
  <w16cid:commentId w16cid:paraId="407D42F5" w16cid:durableId="061A0653"/>
  <w16cid:commentId w16cid:paraId="32C3B0E4" w16cid:durableId="4DE25571"/>
  <w16cid:commentId w16cid:paraId="52A36B7D" w16cid:durableId="4511E30A"/>
  <w16cid:commentId w16cid:paraId="6CB2891E" w16cid:durableId="4CD069D9"/>
  <w16cid:commentId w16cid:paraId="25C4B339" w16cid:durableId="0B414107"/>
  <w16cid:commentId w16cid:paraId="00AABE5B" w16cid:durableId="367676A2"/>
  <w16cid:commentId w16cid:paraId="1AC624A4" w16cid:durableId="7E8E13B9"/>
  <w16cid:commentId w16cid:paraId="34911C0A" w16cid:durableId="7470A155"/>
  <w16cid:commentId w16cid:paraId="46BB4806" w16cid:durableId="3DE63E8C"/>
  <w16cid:commentId w16cid:paraId="0955F6F6" w16cid:durableId="3268902B"/>
  <w16cid:commentId w16cid:paraId="67336C87" w16cid:durableId="77564598"/>
  <w16cid:commentId w16cid:paraId="790C8024" w16cid:durableId="0CF55F9B"/>
  <w16cid:commentId w16cid:paraId="5F2A8443" w16cid:durableId="4AFB46A2"/>
  <w16cid:commentId w16cid:paraId="417489D7" w16cid:durableId="41B0B2A2"/>
  <w16cid:commentId w16cid:paraId="76A7AD85" w16cid:durableId="51359341"/>
  <w16cid:commentId w16cid:paraId="0944148B" w16cid:durableId="2C5848ED"/>
  <w16cid:commentId w16cid:paraId="35B7EAD5" w16cid:durableId="5D456683"/>
  <w16cid:commentId w16cid:paraId="5724079C" w16cid:durableId="631A4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6DE32" w14:textId="77777777" w:rsidR="003345C3" w:rsidRPr="00A527F0" w:rsidRDefault="003345C3" w:rsidP="006B114A">
      <w:pPr>
        <w:spacing w:after="0"/>
      </w:pPr>
      <w:r w:rsidRPr="00A527F0">
        <w:separator/>
      </w:r>
    </w:p>
    <w:p w14:paraId="3116F157" w14:textId="77777777" w:rsidR="003345C3" w:rsidRPr="00A527F0" w:rsidRDefault="003345C3"/>
  </w:endnote>
  <w:endnote w:type="continuationSeparator" w:id="0">
    <w:p w14:paraId="15ABD124" w14:textId="77777777" w:rsidR="003345C3" w:rsidRPr="00A527F0" w:rsidRDefault="003345C3" w:rsidP="006B114A">
      <w:pPr>
        <w:spacing w:after="0"/>
      </w:pPr>
      <w:r w:rsidRPr="00A527F0">
        <w:continuationSeparator/>
      </w:r>
    </w:p>
    <w:p w14:paraId="7B830759" w14:textId="77777777" w:rsidR="003345C3" w:rsidRPr="00A527F0" w:rsidRDefault="003345C3"/>
  </w:endnote>
  <w:endnote w:type="continuationNotice" w:id="1">
    <w:p w14:paraId="4C59ACBE" w14:textId="77777777" w:rsidR="003345C3" w:rsidRDefault="003345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NeueLT Std Med">
    <w:altName w:val="Arial"/>
    <w:panose1 w:val="020B0604020202020204"/>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E10BE" w14:textId="77777777" w:rsidR="00A85D08" w:rsidRDefault="00360D3E" w:rsidP="00A51D8A">
    <w:pPr>
      <w:pStyle w:val="Footer"/>
      <w:tabs>
        <w:tab w:val="clear" w:pos="4680"/>
        <w:tab w:val="clear" w:pos="9360"/>
        <w:tab w:val="center" w:pos="4536"/>
        <w:tab w:val="right" w:pos="9072"/>
      </w:tabs>
      <w:ind w:right="288"/>
      <w:rPr>
        <w:ins w:id="10" w:author="jonathan pritchard" w:date="2026-03-11T10:45:00Z" w16du:dateUtc="2026-03-11T10:45:00Z"/>
        <w:rFonts w:cs="Arial"/>
        <w:sz w:val="16"/>
      </w:rPr>
    </w:pPr>
    <w:del w:id="11" w:author="jonathan pritchard" w:date="2026-03-11T10:45:00Z" w16du:dateUtc="2026-03-11T10:45:00Z">
      <w:r w:rsidDel="00A85D08">
        <w:rPr>
          <w:rFonts w:cs="Arial"/>
          <w:sz w:val="16"/>
        </w:rPr>
        <w:delText>January</w:delText>
      </w:r>
    </w:del>
  </w:p>
  <w:p w14:paraId="02D20D4F" w14:textId="16279189" w:rsidR="00A51D8A" w:rsidRPr="00A51D8A" w:rsidRDefault="00A85D08" w:rsidP="00A51D8A">
    <w:pPr>
      <w:pStyle w:val="Footer"/>
      <w:tabs>
        <w:tab w:val="clear" w:pos="4680"/>
        <w:tab w:val="clear" w:pos="9360"/>
        <w:tab w:val="center" w:pos="4536"/>
        <w:tab w:val="right" w:pos="9072"/>
      </w:tabs>
      <w:ind w:right="288"/>
      <w:rPr>
        <w:rFonts w:cs="Arial"/>
        <w:sz w:val="16"/>
      </w:rPr>
    </w:pPr>
    <w:ins w:id="12" w:author="jonathan pritchard" w:date="2026-03-11T10:45:00Z" w16du:dateUtc="2026-03-11T10:45:00Z">
      <w:r>
        <w:rPr>
          <w:rFonts w:cs="Arial"/>
          <w:sz w:val="16"/>
        </w:rPr>
        <w:t>March</w:t>
      </w:r>
    </w:ins>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A51D8A">
      <w:rPr>
        <w:rFonts w:cs="Arial"/>
        <w:sz w:val="16"/>
      </w:rPr>
      <w:t>2</w:t>
    </w:r>
    <w:r w:rsidR="00360D3E">
      <w:rPr>
        <w:rFonts w:cs="Arial"/>
        <w:sz w:val="16"/>
      </w:rPr>
      <w:t>.</w:t>
    </w:r>
    <w:ins w:id="13" w:author="jonathan pritchard" w:date="2026-03-11T10:45:00Z" w16du:dateUtc="2026-03-11T10:45:00Z">
      <w:r>
        <w:rPr>
          <w:rFonts w:cs="Arial"/>
          <w:sz w:val="16"/>
        </w:rPr>
        <w:t>6</w:t>
      </w:r>
    </w:ins>
    <w:del w:id="14" w:author="jonathan pritchard" w:date="2026-03-11T10:45:00Z" w16du:dateUtc="2026-03-11T10:45:00Z">
      <w:r w:rsidR="00360D3E" w:rsidDel="00A85D08">
        <w:rPr>
          <w:rFonts w:cs="Arial"/>
          <w:sz w:val="16"/>
        </w:rPr>
        <w:delText>5</w:delText>
      </w:r>
    </w:del>
    <w:r w:rsidR="00360D3E">
      <w:rPr>
        <w:rFonts w:cs="Arial"/>
        <w:sz w:val="16"/>
      </w:rPr>
      <w:t>.</w:t>
    </w:r>
    <w:ins w:id="15" w:author="jonathan pritchard" w:date="2026-03-11T10:45:00Z" w16du:dateUtc="2026-03-11T10:45:00Z">
      <w:r>
        <w:rPr>
          <w:rFonts w:cs="Arial"/>
          <w:sz w:val="16"/>
        </w:rPr>
        <w:t>1</w:t>
      </w:r>
    </w:ins>
    <w:del w:id="16" w:author="jonathan pritchard" w:date="2026-03-11T10:45:00Z" w16du:dateUtc="2026-03-11T10:45:00Z">
      <w:r w:rsidR="00E60D7D" w:rsidDel="00A85D08">
        <w:rPr>
          <w:rFonts w:cs="Arial"/>
          <w:sz w:val="16"/>
        </w:rPr>
        <w:delText>5</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EC3D4" w14:textId="6601D427" w:rsidR="00E54143" w:rsidRPr="00237F07" w:rsidRDefault="00360D3E" w:rsidP="00B92F50">
    <w:pPr>
      <w:pStyle w:val="Footer"/>
      <w:tabs>
        <w:tab w:val="clear" w:pos="4680"/>
        <w:tab w:val="clear" w:pos="9360"/>
        <w:tab w:val="center" w:pos="4536"/>
        <w:tab w:val="right" w:pos="9072"/>
      </w:tabs>
      <w:ind w:right="288"/>
      <w:rPr>
        <w:rFonts w:cs="Arial"/>
        <w:sz w:val="16"/>
      </w:rPr>
    </w:pPr>
    <w:del w:id="17" w:author="jonathan pritchard" w:date="2026-03-11T10:45:00Z" w16du:dateUtc="2026-03-11T10:45:00Z">
      <w:r w:rsidDel="00A85D08">
        <w:rPr>
          <w:rFonts w:cs="Arial"/>
          <w:sz w:val="16"/>
        </w:rPr>
        <w:delText>January</w:delText>
      </w:r>
      <w:r w:rsidR="0000229C" w:rsidRPr="00237F07" w:rsidDel="00A85D08">
        <w:rPr>
          <w:rFonts w:cs="Arial"/>
          <w:sz w:val="16"/>
        </w:rPr>
        <w:delText xml:space="preserve"> </w:delText>
      </w:r>
    </w:del>
    <w:ins w:id="18" w:author="jonathan pritchard" w:date="2026-03-11T10:45:00Z" w16du:dateUtc="2026-03-11T10:45:00Z">
      <w:r w:rsidR="00A85D08">
        <w:rPr>
          <w:rFonts w:cs="Arial"/>
          <w:sz w:val="16"/>
        </w:rPr>
        <w:t>March</w:t>
      </w:r>
      <w:r w:rsidR="00A85D08" w:rsidRPr="00237F07">
        <w:rPr>
          <w:rFonts w:cs="Arial"/>
          <w:sz w:val="16"/>
        </w:rPr>
        <w:t xml:space="preserve"> </w:t>
      </w:r>
    </w:ins>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del w:id="19" w:author="jonathan pritchard" w:date="2026-03-11T10:45:00Z" w16du:dateUtc="2026-03-11T10:45:00Z">
      <w:r w:rsidDel="00A85D08">
        <w:rPr>
          <w:rFonts w:cs="Arial"/>
          <w:sz w:val="16"/>
        </w:rPr>
        <w:delText>5</w:delText>
      </w:r>
    </w:del>
    <w:ins w:id="20" w:author="jonathan pritchard" w:date="2026-03-11T10:45:00Z" w16du:dateUtc="2026-03-11T10:45:00Z">
      <w:r w:rsidR="00A85D08">
        <w:rPr>
          <w:rFonts w:cs="Arial"/>
          <w:sz w:val="16"/>
        </w:rPr>
        <w:t>6</w:t>
      </w:r>
    </w:ins>
    <w:r w:rsidR="00A51D8A">
      <w:rPr>
        <w:rFonts w:cs="Arial"/>
        <w:sz w:val="16"/>
      </w:rPr>
      <w:t>.</w:t>
    </w:r>
    <w:del w:id="21" w:author="jonathan pritchard" w:date="2026-03-11T10:45:00Z" w16du:dateUtc="2026-03-11T10:45:00Z">
      <w:r w:rsidR="00E60D7D" w:rsidDel="00A85D08">
        <w:rPr>
          <w:rFonts w:cs="Arial"/>
          <w:sz w:val="16"/>
        </w:rPr>
        <w:delText>5</w:delText>
      </w:r>
    </w:del>
    <w:ins w:id="22" w:author="jonathan pritchard" w:date="2026-03-11T10:45:00Z" w16du:dateUtc="2026-03-11T10:45:00Z">
      <w:r w:rsidR="00A85D08">
        <w:rPr>
          <w:rFonts w:cs="Arial"/>
          <w:sz w:val="16"/>
        </w:rPr>
        <w:t>1</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B9F77" w14:textId="63151F7E"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2076" w:author="jonathan pritchard" w:date="2026-03-11T10:45:00Z" w16du:dateUtc="2026-03-11T10:45:00Z">
      <w:r w:rsidR="00360D3E" w:rsidDel="00A85D08">
        <w:rPr>
          <w:rFonts w:cs="Arial"/>
          <w:sz w:val="16"/>
        </w:rPr>
        <w:delText>January</w:delText>
      </w:r>
      <w:r w:rsidR="0000229C" w:rsidRPr="00A527F0" w:rsidDel="00A85D08">
        <w:rPr>
          <w:rFonts w:cs="Arial"/>
          <w:sz w:val="16"/>
        </w:rPr>
        <w:delText xml:space="preserve"> </w:delText>
      </w:r>
    </w:del>
    <w:ins w:id="2077" w:author="jonathan pritchard" w:date="2026-03-11T10:45:00Z" w16du:dateUtc="2026-03-11T10:45:00Z">
      <w:r w:rsidR="00A85D08">
        <w:rPr>
          <w:rFonts w:cs="Arial"/>
          <w:sz w:val="16"/>
        </w:rPr>
        <w:t>March</w:t>
      </w:r>
      <w:r w:rsidR="00A85D08" w:rsidRPr="00A527F0">
        <w:rPr>
          <w:rFonts w:cs="Arial"/>
          <w:sz w:val="16"/>
        </w:rPr>
        <w:t xml:space="preserve"> </w:t>
      </w:r>
    </w:ins>
    <w:r w:rsidRPr="00A527F0">
      <w:rPr>
        <w:rFonts w:cs="Arial"/>
        <w:sz w:val="16"/>
      </w:rPr>
      <w:t>202</w:t>
    </w:r>
    <w:r w:rsidR="00360D3E">
      <w:rPr>
        <w:rFonts w:cs="Arial"/>
        <w:sz w:val="16"/>
      </w:rPr>
      <w:t>6</w:t>
    </w:r>
    <w:r w:rsidRPr="00A527F0">
      <w:rPr>
        <w:rFonts w:cs="Arial"/>
        <w:sz w:val="16"/>
      </w:rPr>
      <w:tab/>
      <w:t xml:space="preserve">Edition </w:t>
    </w:r>
    <w:r w:rsidR="00A51D8A">
      <w:rPr>
        <w:rFonts w:cs="Arial"/>
        <w:sz w:val="16"/>
      </w:rPr>
      <w:t>2.</w:t>
    </w:r>
    <w:ins w:id="2078" w:author="jonathan pritchard" w:date="2026-03-11T10:45:00Z" w16du:dateUtc="2026-03-11T10:45:00Z">
      <w:r w:rsidR="00A85D08">
        <w:rPr>
          <w:rFonts w:cs="Arial"/>
          <w:sz w:val="16"/>
        </w:rPr>
        <w:t>6</w:t>
      </w:r>
    </w:ins>
    <w:del w:id="2079" w:author="jonathan pritchard" w:date="2026-03-11T10:45:00Z" w16du:dateUtc="2026-03-11T10:45:00Z">
      <w:r w:rsidR="00360D3E" w:rsidDel="00A85D08">
        <w:rPr>
          <w:rFonts w:cs="Arial"/>
          <w:sz w:val="16"/>
        </w:rPr>
        <w:delText>5</w:delText>
      </w:r>
    </w:del>
    <w:r w:rsidR="007048BF">
      <w:rPr>
        <w:rFonts w:cs="Arial"/>
        <w:sz w:val="16"/>
      </w:rPr>
      <w:t>.</w:t>
    </w:r>
    <w:del w:id="2080" w:author="jonathan pritchard" w:date="2026-03-11T10:45:00Z" w16du:dateUtc="2026-03-11T10:45:00Z">
      <w:r w:rsidR="00E60D7D" w:rsidDel="00A85D08">
        <w:rPr>
          <w:rFonts w:cs="Arial"/>
          <w:sz w:val="16"/>
        </w:rPr>
        <w:delText>5</w:delText>
      </w:r>
    </w:del>
    <w:ins w:id="2081" w:author="jonathan pritchard" w:date="2026-03-11T10:45:00Z" w16du:dateUtc="2026-03-11T10:45:00Z">
      <w:r w:rsidR="00A85D08">
        <w:rPr>
          <w:rFonts w:cs="Arial"/>
          <w:sz w:val="16"/>
        </w:rPr>
        <w:t>1</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7F07A" w14:textId="081F8347"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2082" w:author="jonathan pritchard" w:date="2026-03-11T10:44:00Z" w16du:dateUtc="2026-03-11T10:44:00Z">
      <w:r w:rsidR="00360D3E" w:rsidDel="00A85D08">
        <w:rPr>
          <w:rFonts w:cs="Arial"/>
          <w:sz w:val="16"/>
        </w:rPr>
        <w:delText xml:space="preserve">January </w:delText>
      </w:r>
    </w:del>
    <w:ins w:id="2083" w:author="jonathan pritchard" w:date="2026-03-11T10:44:00Z" w16du:dateUtc="2026-03-11T10:44:00Z">
      <w:r w:rsidR="00A85D08">
        <w:rPr>
          <w:rFonts w:cs="Arial"/>
          <w:sz w:val="16"/>
        </w:rPr>
        <w:t xml:space="preserve">March </w:t>
      </w:r>
    </w:ins>
    <w:r w:rsidR="00360D3E">
      <w:rPr>
        <w:rFonts w:cs="Arial"/>
        <w:sz w:val="16"/>
      </w:rPr>
      <w:t>2026</w:t>
    </w:r>
    <w:r w:rsidRPr="00A527F0">
      <w:rPr>
        <w:rFonts w:cs="Arial"/>
        <w:sz w:val="16"/>
      </w:rPr>
      <w:tab/>
      <w:t xml:space="preserve">Edition </w:t>
    </w:r>
    <w:r w:rsidR="00A51D8A">
      <w:rPr>
        <w:rFonts w:cs="Arial"/>
        <w:sz w:val="16"/>
      </w:rPr>
      <w:t>2.</w:t>
    </w:r>
    <w:ins w:id="2084" w:author="jonathan pritchard" w:date="2026-03-11T10:44:00Z" w16du:dateUtc="2026-03-11T10:44:00Z">
      <w:r w:rsidR="00A85D08">
        <w:rPr>
          <w:rFonts w:cs="Arial"/>
          <w:sz w:val="16"/>
        </w:rPr>
        <w:t>6</w:t>
      </w:r>
    </w:ins>
    <w:del w:id="2085" w:author="jonathan pritchard" w:date="2026-03-11T10:44:00Z" w16du:dateUtc="2026-03-11T10:44:00Z">
      <w:r w:rsidR="00360D3E" w:rsidDel="00A85D08">
        <w:rPr>
          <w:rFonts w:cs="Arial"/>
          <w:sz w:val="16"/>
        </w:rPr>
        <w:delText>5</w:delText>
      </w:r>
    </w:del>
    <w:r w:rsidR="00360D3E">
      <w:rPr>
        <w:rFonts w:cs="Arial"/>
        <w:sz w:val="16"/>
      </w:rPr>
      <w:t>.</w:t>
    </w:r>
    <w:ins w:id="2086" w:author="jonathan pritchard" w:date="2026-03-11T10:44:00Z" w16du:dateUtc="2026-03-11T10:44:00Z">
      <w:r w:rsidR="00A85D08">
        <w:rPr>
          <w:rFonts w:cs="Arial"/>
          <w:sz w:val="16"/>
        </w:rPr>
        <w:t>1</w:t>
      </w:r>
    </w:ins>
    <w:del w:id="2087" w:author="jonathan pritchard" w:date="2026-03-11T10:44:00Z" w16du:dateUtc="2026-03-11T10:44:00Z">
      <w:r w:rsidR="00E60D7D" w:rsidDel="00A85D08">
        <w:rPr>
          <w:rFonts w:cs="Arial"/>
          <w:sz w:val="16"/>
        </w:rPr>
        <w:delText>5</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E8875" w14:textId="77777777" w:rsidR="00F13E78" w:rsidRDefault="00F13E78" w:rsidP="0033096A">
    <w:pPr>
      <w:pStyle w:val="Footer"/>
    </w:pPr>
    <w:bookmarkStart w:id="2821" w:name="note"/>
    <w:bookmarkEnd w:id="2821"/>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E1FDF1" w14:textId="77777777" w:rsidR="003345C3" w:rsidRPr="00A527F0" w:rsidRDefault="003345C3" w:rsidP="006B114A">
      <w:pPr>
        <w:spacing w:after="0"/>
      </w:pPr>
      <w:r w:rsidRPr="00A527F0">
        <w:separator/>
      </w:r>
    </w:p>
    <w:p w14:paraId="26D7C3FE" w14:textId="77777777" w:rsidR="003345C3" w:rsidRPr="00A527F0" w:rsidRDefault="003345C3"/>
  </w:footnote>
  <w:footnote w:type="continuationSeparator" w:id="0">
    <w:p w14:paraId="525ACAD4" w14:textId="77777777" w:rsidR="003345C3" w:rsidRPr="00A527F0" w:rsidRDefault="003345C3" w:rsidP="006B114A">
      <w:pPr>
        <w:spacing w:after="0"/>
      </w:pPr>
      <w:r w:rsidRPr="00A527F0">
        <w:continuationSeparator/>
      </w:r>
    </w:p>
    <w:p w14:paraId="002400B6" w14:textId="77777777" w:rsidR="003345C3" w:rsidRPr="00A527F0" w:rsidRDefault="003345C3"/>
  </w:footnote>
  <w:footnote w:type="continuationNotice" w:id="1">
    <w:p w14:paraId="1493140C" w14:textId="77777777" w:rsidR="003345C3" w:rsidRDefault="003345C3">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ins w:id="2098" w:author="jon pritchard" w:date="2026-03-07T12:05:00Z" w16du:dateUtc="2026-03-06T23:05:00Z">
        <w:r w:rsidR="007435CC">
          <w:t xml:space="preserve">For </w:t>
        </w:r>
      </w:ins>
      <w:r w:rsidRPr="00A527F0">
        <w:t xml:space="preserve">colour token DEPWL, </w:t>
      </w:r>
      <w:r w:rsidRPr="00A527F0">
        <w:t>xyL values are: DAY x= 0.15, y=0.15, L=30.0; DUSK x=0.15, y=0.15, L=7.5; NIGHT x=0.15, y=0.15, L=1.2</w:t>
      </w:r>
    </w:p>
  </w:footnote>
  <w:footnote w:id="5">
    <w:p w14:paraId="0BB37F6E" w14:textId="77777777" w:rsidR="00B17136" w:rsidRPr="00530F27" w:rsidRDefault="00B17136" w:rsidP="00B17136">
      <w:pPr>
        <w:pStyle w:val="FootnoteText"/>
        <w:rPr>
          <w:ins w:id="2159" w:author="jon pritchard" w:date="2026-03-18T07:07:00Z" w16du:dateUtc="2026-03-18T06:07:00Z"/>
          <w:lang w:val="en-US"/>
        </w:rPr>
      </w:pPr>
      <w:ins w:id="2160" w:author="jon pritchard" w:date="2026-03-18T07:07:00Z" w16du:dateUtc="2026-03-18T06:07:00Z">
        <w:r>
          <w:rPr>
            <w:rStyle w:val="FootnoteReference"/>
          </w:rPr>
          <w:footnoteRef/>
        </w:r>
        <w:r>
          <w:t xml:space="preserve"> </w:t>
        </w:r>
        <w:r>
          <w:rPr>
            <w:lang w:val="en-US"/>
          </w:rPr>
          <w:t>In the case of a difference in resolution the maximum overlap is the size of the larger of the overlapping grid cell.</w:t>
        </w:r>
      </w:ins>
    </w:p>
  </w:footnote>
  <w:footnote w:id="6">
    <w:p w14:paraId="7F12B3F0" w14:textId="0A1CD9A0" w:rsidR="00797EE6" w:rsidRDefault="00797EE6">
      <w:pPr>
        <w:pStyle w:val="FootnoteText"/>
      </w:pPr>
      <w:ins w:id="2219" w:author="jonathan pritchard" w:date="2026-03-10T09:43:00Z" w16du:dateUtc="2026-03-10T09:43:00Z">
        <w:r>
          <w:rPr>
            <w:rStyle w:val="FootnoteReference"/>
          </w:rPr>
          <w:footnoteRef/>
        </w:r>
        <w:r>
          <w:t xml:space="preserve"> Although depths are always measured positive down in S-102 it is </w:t>
        </w:r>
      </w:ins>
      <w:ins w:id="2220" w:author="jon pritchard" w:date="2026-03-20T09:45:00Z" w16du:dateUtc="2026-03-20T08:45:00Z">
        <w:r w:rsidR="008143C5">
          <w:t xml:space="preserve">also </w:t>
        </w:r>
      </w:ins>
      <w:ins w:id="2221" w:author="jonathan pritchard" w:date="2026-03-10T09:43:00Z" w16du:dateUtc="2026-03-10T09:43:00Z">
        <w:r>
          <w:t xml:space="preserve">possible for S-104 to be encoded </w:t>
        </w:r>
      </w:ins>
      <w:ins w:id="2222" w:author="jonathan pritchard" w:date="2026-03-10T09:46:00Z" w16du:dateUtc="2026-03-10T09:46:00Z">
        <w:r>
          <w:t xml:space="preserve">either positive up </w:t>
        </w:r>
      </w:ins>
      <w:ins w:id="2223" w:author="jonathan pritchard" w:date="2026-03-10T09:47:00Z" w16du:dateUtc="2026-03-10T09:47:00Z">
        <w:r>
          <w:t>or positive down</w:t>
        </w:r>
      </w:ins>
      <w:ins w:id="2224" w:author="jonathan pritchard" w:date="2026-03-10T09:43:00Z" w16du:dateUtc="2026-03-10T09:43:00Z">
        <w:r>
          <w:t>.</w:t>
        </w:r>
      </w:ins>
      <w:ins w:id="2225" w:author="jonathan pritchard" w:date="2026-03-10T09:47:00Z" w16du:dateUtc="2026-03-10T09:47:00Z">
        <w:r>
          <w:t xml:space="preserve"> </w:t>
        </w:r>
      </w:ins>
      <w:ins w:id="2226" w:author="jonathan pritchard" w:date="2026-03-10T09:43:00Z" w16du:dateUtc="2026-03-10T09:43:00Z">
        <w:r>
          <w:t xml:space="preserve">S-104 contains the attribute </w:t>
        </w:r>
      </w:ins>
      <w:ins w:id="2227" w:author="jonathan pritchard" w:date="2026-03-10T09:44:00Z" w16du:dateUtc="2026-03-10T09:44:00Z">
        <w:r>
          <w:t>verticalCS which determines whether water level is encoded positive up</w:t>
        </w:r>
      </w:ins>
      <w:ins w:id="2228" w:author="jonathan pritchard" w:date="2026-03-10T09:45:00Z" w16du:dateUtc="2026-03-10T09:45:00Z">
        <w:r>
          <w:t xml:space="preserve"> (6498)</w:t>
        </w:r>
      </w:ins>
      <w:ins w:id="2229" w:author="jonathan pritchard" w:date="2026-03-10T09:44:00Z" w16du:dateUtc="2026-03-10T09:44:00Z">
        <w:r>
          <w:t xml:space="preserve"> or positive down</w:t>
        </w:r>
      </w:ins>
      <w:ins w:id="2230" w:author="jonathan pritchard" w:date="2026-03-10T09:45:00Z" w16du:dateUtc="2026-03-10T09:45:00Z">
        <w:r>
          <w:t xml:space="preserve"> (6499)</w:t>
        </w:r>
      </w:ins>
      <w:ins w:id="2231" w:author="jonathan pritchard" w:date="2026-03-10T09:44:00Z" w16du:dateUtc="2026-03-10T09:44:00Z">
        <w:r>
          <w:t xml:space="preserve">. In the example the water level height of 0.32 m would need to be multiplied by -1 </w:t>
        </w:r>
      </w:ins>
      <w:ins w:id="2232" w:author="jonathan pritchard" w:date="2026-03-10T09:47:00Z" w16du:dateUtc="2026-03-10T09:47:00Z">
        <w:r>
          <w:t>if</w:t>
        </w:r>
      </w:ins>
      <w:ins w:id="2233" w:author="jonathan pritchard" w:date="2026-03-10T09:44:00Z" w16du:dateUtc="2026-03-10T09:44:00Z">
        <w:r>
          <w:t xml:space="preserve"> the S-104 </w:t>
        </w:r>
      </w:ins>
      <w:ins w:id="2234" w:author="jonathan pritchard" w:date="2026-03-10T09:45:00Z" w16du:dateUtc="2026-03-10T09:45:00Z">
        <w:r>
          <w:t>v</w:t>
        </w:r>
      </w:ins>
      <w:ins w:id="2235" w:author="jonathan pritchard" w:date="2026-03-10T09:44:00Z" w16du:dateUtc="2026-03-10T09:44:00Z">
        <w:r>
          <w:t xml:space="preserve">erticalCS is </w:t>
        </w:r>
      </w:ins>
      <w:ins w:id="2236" w:author="jonathan pritchard" w:date="2026-03-10T09:45:00Z" w16du:dateUtc="2026-03-10T09:45:00Z">
        <w:r>
          <w:t>6499</w:t>
        </w:r>
      </w:ins>
    </w:p>
  </w:footnote>
  <w:footnote w:id="7">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8">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w:t>
      </w:r>
      <w:r w:rsidRPr="00A527F0">
        <w:t>xyL values are: DAY x= 0.15, y=¬0.15, L=30.0; DUSK x=0.15, y=0.15, L=7.5; NIGHT x=0.15, y=0.15, L=1.2.</w:t>
      </w:r>
    </w:p>
  </w:footnote>
  <w:footnote w:id="9">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w:t>
      </w:r>
      <w:r w:rsidRPr="00A527F0">
        <w:t>xyL values are: DAY x= 0.15, y=¬0.15, L=30.0; DUSK x=0.15, y=0.15, L=7.5; NIGHT x=0.15, y=0.15, L=1.2</w:t>
      </w:r>
    </w:p>
  </w:footnote>
  <w:footnote w:id="10">
    <w:p w14:paraId="7F96FCB8" w14:textId="3F372D83" w:rsidR="00D65ED9" w:rsidDel="008F0D06" w:rsidRDefault="00D65ED9" w:rsidP="00D65ED9">
      <w:pPr>
        <w:pStyle w:val="FootnoteText"/>
        <w:rPr>
          <w:del w:id="2474" w:author="jon pritchard" w:date="2026-03-20T09:09:00Z" w16du:dateUtc="2026-03-20T08:09:00Z"/>
        </w:rPr>
      </w:pPr>
      <w:del w:id="2475" w:author="jon pritchard" w:date="2026-03-20T09:09:00Z" w16du:dateUtc="2026-03-20T08:09:00Z">
        <w:r w:rsidDel="008F0D06">
          <w:rPr>
            <w:rStyle w:val="FootnoteReference"/>
          </w:rPr>
          <w:footnoteRef/>
        </w:r>
        <w:r w:rsidDel="008F0D06">
          <w:delText xml:space="preserve"> In the initial versions of the S-101 product specification this adjustment is not possible as ENC only contains safety-biased vertical measurements referenced against high water datums. In later revisions of the S-101 product specification this may be changed.</w:delText>
        </w:r>
      </w:del>
    </w:p>
  </w:footnote>
  <w:footnote w:id="11">
    <w:p w14:paraId="0E660BAF" w14:textId="2CC9CC8F" w:rsidR="00CC4988" w:rsidRDefault="00CC4988">
      <w:pPr>
        <w:pStyle w:val="FootnoteText"/>
      </w:pPr>
      <w:r>
        <w:rPr>
          <w:rStyle w:val="FootnoteReference"/>
        </w:rPr>
        <w:footnoteRef/>
      </w:r>
      <w:r>
        <w:t xml:space="preserve"> Data Coverage features selected after this point in the algorithm are subject to the OVERSC01 grossly </w:t>
      </w:r>
      <w:r>
        <w:t xml:space="preserve">overscaled pattern as described in </w:t>
      </w:r>
      <w:del w:id="2786" w:author="jon pritchard" w:date="2026-03-08T00:21:00Z" w16du:dateUtc="2026-03-08T08:21:00Z">
        <w:r w:rsidDel="00E934DF">
          <w:delText>section</w:delText>
        </w:r>
      </w:del>
      <w:del w:id="2787" w:author="jon pritchard" w:date="2026-03-07T20:58:00Z" w16du:dateUtc="2026-03-07T07:58:00Z">
        <w:r w:rsidDel="00D701DC">
          <w:delText xml:space="preserve"> </w:delText>
        </w:r>
        <w:r w:rsidR="00624B58" w:rsidDel="00D701DC">
          <w:rPr>
            <w:highlight w:val="yellow"/>
          </w:rPr>
          <w:fldChar w:fldCharType="begin"/>
        </w:r>
        <w:r w:rsidR="00624B58" w:rsidDel="00D701DC">
          <w:delInstrText xml:space="preserve"> REF _Ref188968037 \r \h </w:delInstrText>
        </w:r>
        <w:r w:rsidR="00624B58" w:rsidDel="00D701DC">
          <w:rPr>
            <w:highlight w:val="yellow"/>
          </w:rPr>
        </w:r>
        <w:r w:rsidR="00624B58" w:rsidDel="00D701DC">
          <w:rPr>
            <w:highlight w:val="yellow"/>
          </w:rPr>
          <w:fldChar w:fldCharType="separate"/>
        </w:r>
        <w:r w:rsidR="00624B58" w:rsidDel="00D701DC">
          <w:delText>12.3</w:delText>
        </w:r>
        <w:r w:rsidR="00624B58" w:rsidDel="00D701DC">
          <w:rPr>
            <w:highlight w:val="yellow"/>
          </w:rPr>
          <w:fldChar w:fldCharType="end"/>
        </w:r>
      </w:del>
      <w:ins w:id="2788" w:author="jon pritchard" w:date="2026-03-08T00:21:00Z" w16du:dateUtc="2026-03-08T08:21:00Z">
        <w:r w:rsidR="00E934DF">
          <w:t>clause</w:t>
        </w:r>
      </w:ins>
      <w:ins w:id="2789" w:author="jon pritchard" w:date="2026-03-07T20:58:00Z" w16du:dateUtc="2026-03-07T07:58:00Z">
        <w:r w:rsidR="00D701DC">
          <w:t xml:space="preserve"> </w:t>
        </w:r>
        <w:r w:rsidR="00D701DC">
          <w:rPr>
            <w:highlight w:val="yellow"/>
          </w:rPr>
          <w:fldChar w:fldCharType="begin"/>
        </w:r>
        <w:r w:rsidR="00D701DC">
          <w:instrText xml:space="preserve"> REF _Ref223809525 \r \h </w:instrText>
        </w:r>
      </w:ins>
      <w:r w:rsidR="00D701DC">
        <w:rPr>
          <w:highlight w:val="yellow"/>
        </w:rPr>
      </w:r>
      <w:r w:rsidR="00D701DC">
        <w:rPr>
          <w:highlight w:val="yellow"/>
        </w:rPr>
        <w:fldChar w:fldCharType="separate"/>
      </w:r>
      <w:ins w:id="2790" w:author="jon pritchard" w:date="2026-03-07T20:58:00Z" w16du:dateUtc="2026-03-07T07:58:00Z">
        <w:r w:rsidR="00D701DC">
          <w:t>11.3.2</w:t>
        </w:r>
        <w:r w:rsidR="00D701DC">
          <w:rPr>
            <w:highlight w:val="yellow"/>
          </w:rPr>
          <w:fldChar w:fldCharType="end"/>
        </w:r>
      </w:ins>
    </w:p>
  </w:footnote>
  <w:footnote w:id="12">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1"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3"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9"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4"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D094BBB"/>
    <w:multiLevelType w:val="multilevel"/>
    <w:tmpl w:val="5AA858CA"/>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val="0"/>
        <w:bCs/>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E4C3076"/>
    <w:multiLevelType w:val="multilevel"/>
    <w:tmpl w:val="6DAE359A"/>
    <w:numStyleLink w:val="AppH"/>
  </w:abstractNum>
  <w:abstractNum w:abstractNumId="40"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1" w15:restartNumberingAfterBreak="0">
    <w:nsid w:val="0F1141E9"/>
    <w:multiLevelType w:val="multilevel"/>
    <w:tmpl w:val="702486AC"/>
    <w:numStyleLink w:val="AppD"/>
  </w:abstractNum>
  <w:abstractNum w:abstractNumId="42"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15116A50"/>
    <w:multiLevelType w:val="multilevel"/>
    <w:tmpl w:val="702486AC"/>
    <w:numStyleLink w:val="AppD"/>
  </w:abstractNum>
  <w:abstractNum w:abstractNumId="52"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656196D"/>
    <w:multiLevelType w:val="multilevel"/>
    <w:tmpl w:val="04BCDCAE"/>
    <w:numStyleLink w:val="AppE"/>
  </w:abstractNum>
  <w:abstractNum w:abstractNumId="54"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79265D3"/>
    <w:multiLevelType w:val="multilevel"/>
    <w:tmpl w:val="702486AC"/>
    <w:numStyleLink w:val="AppD"/>
  </w:abstractNum>
  <w:abstractNum w:abstractNumId="57" w15:restartNumberingAfterBreak="0">
    <w:nsid w:val="181765C3"/>
    <w:multiLevelType w:val="multilevel"/>
    <w:tmpl w:val="702486AC"/>
    <w:numStyleLink w:val="AppD"/>
  </w:abstractNum>
  <w:abstractNum w:abstractNumId="58"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A732A4"/>
    <w:multiLevelType w:val="hybridMultilevel"/>
    <w:tmpl w:val="187CB9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BF2740"/>
    <w:multiLevelType w:val="multilevel"/>
    <w:tmpl w:val="702486AC"/>
    <w:numStyleLink w:val="AppD"/>
  </w:abstractNum>
  <w:abstractNum w:abstractNumId="76"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2"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4"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289528B2"/>
    <w:multiLevelType w:val="multilevel"/>
    <w:tmpl w:val="E5FEDA24"/>
    <w:numStyleLink w:val="AppF"/>
  </w:abstractNum>
  <w:abstractNum w:abstractNumId="86"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8"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1"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2"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9"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2"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4"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7"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11"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4"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B5727C0"/>
    <w:multiLevelType w:val="multilevel"/>
    <w:tmpl w:val="702486AC"/>
    <w:numStyleLink w:val="AppD"/>
  </w:abstractNum>
  <w:abstractNum w:abstractNumId="117"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9" w15:restartNumberingAfterBreak="0">
    <w:nsid w:val="3C2C22CA"/>
    <w:multiLevelType w:val="multilevel"/>
    <w:tmpl w:val="F6F0DC72"/>
    <w:numStyleLink w:val="AppG"/>
  </w:abstractNum>
  <w:abstractNum w:abstractNumId="120" w15:restartNumberingAfterBreak="0">
    <w:nsid w:val="3CD02DF3"/>
    <w:multiLevelType w:val="multilevel"/>
    <w:tmpl w:val="702486AC"/>
    <w:numStyleLink w:val="AppD"/>
  </w:abstractNum>
  <w:abstractNum w:abstractNumId="121"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5"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6"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0983B4B"/>
    <w:multiLevelType w:val="multilevel"/>
    <w:tmpl w:val="04BCDCAE"/>
    <w:numStyleLink w:val="AppE"/>
  </w:abstractNum>
  <w:abstractNum w:abstractNumId="128"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9"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31"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44FC392E"/>
    <w:multiLevelType w:val="multilevel"/>
    <w:tmpl w:val="702486AC"/>
    <w:numStyleLink w:val="AppD"/>
  </w:abstractNum>
  <w:abstractNum w:abstractNumId="135"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6626DA9"/>
    <w:multiLevelType w:val="multilevel"/>
    <w:tmpl w:val="702486AC"/>
    <w:numStyleLink w:val="AppD"/>
  </w:abstractNum>
  <w:abstractNum w:abstractNumId="139"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7170544"/>
    <w:multiLevelType w:val="multilevel"/>
    <w:tmpl w:val="702486AC"/>
    <w:numStyleLink w:val="AppD"/>
  </w:abstractNum>
  <w:abstractNum w:abstractNumId="142"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7"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8" w15:restartNumberingAfterBreak="0">
    <w:nsid w:val="4A8217EB"/>
    <w:multiLevelType w:val="multilevel"/>
    <w:tmpl w:val="702486AC"/>
    <w:numStyleLink w:val="AppD"/>
  </w:abstractNum>
  <w:abstractNum w:abstractNumId="149"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2"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53"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5"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7"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03F39B2"/>
    <w:multiLevelType w:val="multilevel"/>
    <w:tmpl w:val="E5FEDA24"/>
    <w:numStyleLink w:val="AppF"/>
  </w:abstractNum>
  <w:abstractNum w:abstractNumId="161"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3"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5"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9"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70"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0"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3934B46"/>
    <w:multiLevelType w:val="multilevel"/>
    <w:tmpl w:val="702486AC"/>
    <w:numStyleLink w:val="AppD"/>
  </w:abstractNum>
  <w:abstractNum w:abstractNumId="197"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816623"/>
    <w:multiLevelType w:val="multilevel"/>
    <w:tmpl w:val="04BCDCAE"/>
    <w:numStyleLink w:val="AppE"/>
  </w:abstractNum>
  <w:abstractNum w:abstractNumId="199"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7126C62"/>
    <w:multiLevelType w:val="multilevel"/>
    <w:tmpl w:val="42FE5B24"/>
    <w:numStyleLink w:val="AnnexHeadings"/>
  </w:abstractNum>
  <w:abstractNum w:abstractNumId="202"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4"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5"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11"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2"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6"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8"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9"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20"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72631D04"/>
    <w:multiLevelType w:val="multilevel"/>
    <w:tmpl w:val="04BCDCAE"/>
    <w:numStyleLink w:val="AppE"/>
  </w:abstractNum>
  <w:abstractNum w:abstractNumId="222"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4"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6" w15:restartNumberingAfterBreak="0">
    <w:nsid w:val="73525912"/>
    <w:multiLevelType w:val="multilevel"/>
    <w:tmpl w:val="940C3C6C"/>
    <w:numStyleLink w:val="AppC"/>
  </w:abstractNum>
  <w:abstractNum w:abstractNumId="227"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3F25920"/>
    <w:multiLevelType w:val="multilevel"/>
    <w:tmpl w:val="702486AC"/>
    <w:numStyleLink w:val="AppD"/>
  </w:abstractNum>
  <w:abstractNum w:abstractNumId="229"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6445D2A"/>
    <w:multiLevelType w:val="multilevel"/>
    <w:tmpl w:val="22FA2068"/>
    <w:numStyleLink w:val="AppA"/>
  </w:abstractNum>
  <w:abstractNum w:abstractNumId="232"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71C2C5E"/>
    <w:multiLevelType w:val="multilevel"/>
    <w:tmpl w:val="04BCDCAE"/>
    <w:numStyleLink w:val="AppE"/>
  </w:abstractNum>
  <w:abstractNum w:abstractNumId="235"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7"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8"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9"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40"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41" w15:restartNumberingAfterBreak="0">
    <w:nsid w:val="787613E0"/>
    <w:multiLevelType w:val="multilevel"/>
    <w:tmpl w:val="04BCDCAE"/>
    <w:numStyleLink w:val="AppE"/>
  </w:abstractNum>
  <w:abstractNum w:abstractNumId="242" w15:restartNumberingAfterBreak="0">
    <w:nsid w:val="78D14040"/>
    <w:multiLevelType w:val="multilevel"/>
    <w:tmpl w:val="04BCDCAE"/>
    <w:numStyleLink w:val="AppE"/>
  </w:abstractNum>
  <w:abstractNum w:abstractNumId="243"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4"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DA62A27"/>
    <w:multiLevelType w:val="multilevel"/>
    <w:tmpl w:val="04BCDCAE"/>
    <w:numStyleLink w:val="AppE"/>
  </w:abstractNum>
  <w:abstractNum w:abstractNumId="246"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7"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2"/>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6"/>
  </w:num>
  <w:num w:numId="7" w16cid:durableId="520437362">
    <w:abstractNumId w:val="4"/>
  </w:num>
  <w:num w:numId="8" w16cid:durableId="224798262">
    <w:abstractNumId w:val="113"/>
  </w:num>
  <w:num w:numId="9" w16cid:durableId="1220020221">
    <w:abstractNumId w:val="8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8"/>
  </w:num>
  <w:num w:numId="11" w16cid:durableId="1538661874">
    <w:abstractNumId w:val="230"/>
  </w:num>
  <w:num w:numId="12" w16cid:durableId="1366056996">
    <w:abstractNumId w:val="115"/>
  </w:num>
  <w:num w:numId="13" w16cid:durableId="934938797">
    <w:abstractNumId w:val="244"/>
  </w:num>
  <w:num w:numId="14" w16cid:durableId="1152716467">
    <w:abstractNumId w:val="5"/>
  </w:num>
  <w:num w:numId="15" w16cid:durableId="825323552">
    <w:abstractNumId w:val="157"/>
  </w:num>
  <w:num w:numId="16" w16cid:durableId="1365056534">
    <w:abstractNumId w:val="99"/>
  </w:num>
  <w:num w:numId="17" w16cid:durableId="1229415262">
    <w:abstractNumId w:val="179"/>
  </w:num>
  <w:num w:numId="18" w16cid:durableId="602953057">
    <w:abstractNumId w:val="132"/>
  </w:num>
  <w:num w:numId="19" w16cid:durableId="1456021189">
    <w:abstractNumId w:val="182"/>
  </w:num>
  <w:num w:numId="20" w16cid:durableId="657074034">
    <w:abstractNumId w:val="26"/>
  </w:num>
  <w:num w:numId="21" w16cid:durableId="1747340357">
    <w:abstractNumId w:val="176"/>
  </w:num>
  <w:num w:numId="22" w16cid:durableId="1880237404">
    <w:abstractNumId w:val="62"/>
  </w:num>
  <w:num w:numId="23" w16cid:durableId="395519696">
    <w:abstractNumId w:val="32"/>
  </w:num>
  <w:num w:numId="24" w16cid:durableId="315649694">
    <w:abstractNumId w:val="108"/>
  </w:num>
  <w:num w:numId="25" w16cid:durableId="1678388144">
    <w:abstractNumId w:val="43"/>
  </w:num>
  <w:num w:numId="26" w16cid:durableId="425270687">
    <w:abstractNumId w:val="29"/>
  </w:num>
  <w:num w:numId="27" w16cid:durableId="57022568">
    <w:abstractNumId w:val="68"/>
  </w:num>
  <w:num w:numId="28" w16cid:durableId="1365593703">
    <w:abstractNumId w:val="191"/>
  </w:num>
  <w:num w:numId="29" w16cid:durableId="272830641">
    <w:abstractNumId w:val="95"/>
  </w:num>
  <w:num w:numId="30" w16cid:durableId="2041735839">
    <w:abstractNumId w:val="150"/>
  </w:num>
  <w:num w:numId="31" w16cid:durableId="1208181221">
    <w:abstractNumId w:val="96"/>
  </w:num>
  <w:num w:numId="32" w16cid:durableId="1865439396">
    <w:abstractNumId w:val="187"/>
  </w:num>
  <w:num w:numId="33" w16cid:durableId="479427342">
    <w:abstractNumId w:val="180"/>
  </w:num>
  <w:num w:numId="34" w16cid:durableId="1198079038">
    <w:abstractNumId w:val="161"/>
  </w:num>
  <w:num w:numId="35" w16cid:durableId="1648513988">
    <w:abstractNumId w:val="192"/>
  </w:num>
  <w:num w:numId="36" w16cid:durableId="681395225">
    <w:abstractNumId w:val="214"/>
  </w:num>
  <w:num w:numId="37" w16cid:durableId="542406099">
    <w:abstractNumId w:val="194"/>
  </w:num>
  <w:num w:numId="38" w16cid:durableId="788353502">
    <w:abstractNumId w:val="205"/>
  </w:num>
  <w:num w:numId="39" w16cid:durableId="1403211629">
    <w:abstractNumId w:val="86"/>
  </w:num>
  <w:num w:numId="40" w16cid:durableId="1933275798">
    <w:abstractNumId w:val="25"/>
  </w:num>
  <w:num w:numId="41" w16cid:durableId="2145198098">
    <w:abstractNumId w:val="71"/>
  </w:num>
  <w:num w:numId="42" w16cid:durableId="885096402">
    <w:abstractNumId w:val="153"/>
  </w:num>
  <w:num w:numId="43" w16cid:durableId="2081514262">
    <w:abstractNumId w:val="79"/>
  </w:num>
  <w:num w:numId="44" w16cid:durableId="1667590414">
    <w:abstractNumId w:val="6"/>
  </w:num>
  <w:num w:numId="45" w16cid:durableId="482047812">
    <w:abstractNumId w:val="137"/>
  </w:num>
  <w:num w:numId="46" w16cid:durableId="1147546858">
    <w:abstractNumId w:val="181"/>
  </w:num>
  <w:num w:numId="47" w16cid:durableId="1277758648">
    <w:abstractNumId w:val="200"/>
  </w:num>
  <w:num w:numId="48" w16cid:durableId="911505430">
    <w:abstractNumId w:val="131"/>
  </w:num>
  <w:num w:numId="49" w16cid:durableId="1743286102">
    <w:abstractNumId w:val="12"/>
  </w:num>
  <w:num w:numId="50" w16cid:durableId="81689452">
    <w:abstractNumId w:val="66"/>
  </w:num>
  <w:num w:numId="51" w16cid:durableId="1522090863">
    <w:abstractNumId w:val="54"/>
  </w:num>
  <w:num w:numId="52" w16cid:durableId="455148923">
    <w:abstractNumId w:val="92"/>
  </w:num>
  <w:num w:numId="53" w16cid:durableId="190073881">
    <w:abstractNumId w:val="121"/>
  </w:num>
  <w:num w:numId="54" w16cid:durableId="1835803932">
    <w:abstractNumId w:val="207"/>
  </w:num>
  <w:num w:numId="55" w16cid:durableId="665087180">
    <w:abstractNumId w:val="229"/>
  </w:num>
  <w:num w:numId="56" w16cid:durableId="1601529935">
    <w:abstractNumId w:val="212"/>
  </w:num>
  <w:num w:numId="57" w16cid:durableId="1893223561">
    <w:abstractNumId w:val="170"/>
  </w:num>
  <w:num w:numId="58" w16cid:durableId="884679831">
    <w:abstractNumId w:val="172"/>
  </w:num>
  <w:num w:numId="59" w16cid:durableId="1215968707">
    <w:abstractNumId w:val="208"/>
  </w:num>
  <w:num w:numId="60" w16cid:durableId="1669167867">
    <w:abstractNumId w:val="144"/>
  </w:num>
  <w:num w:numId="61" w16cid:durableId="1401245961">
    <w:abstractNumId w:val="59"/>
  </w:num>
  <w:num w:numId="62" w16cid:durableId="130707343">
    <w:abstractNumId w:val="197"/>
  </w:num>
  <w:num w:numId="63" w16cid:durableId="2040466205">
    <w:abstractNumId w:val="206"/>
  </w:num>
  <w:num w:numId="64" w16cid:durableId="1139231029">
    <w:abstractNumId w:val="175"/>
  </w:num>
  <w:num w:numId="65" w16cid:durableId="2120636323">
    <w:abstractNumId w:val="129"/>
  </w:num>
  <w:num w:numId="66" w16cid:durableId="3820279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4"/>
  </w:num>
  <w:num w:numId="70" w16cid:durableId="1551728611">
    <w:abstractNumId w:val="104"/>
  </w:num>
  <w:num w:numId="71" w16cid:durableId="1828789613">
    <w:abstractNumId w:val="107"/>
  </w:num>
  <w:num w:numId="72" w16cid:durableId="186219696">
    <w:abstractNumId w:val="35"/>
  </w:num>
  <w:num w:numId="73" w16cid:durableId="564797464">
    <w:abstractNumId w:val="216"/>
  </w:num>
  <w:num w:numId="74" w16cid:durableId="456336870">
    <w:abstractNumId w:val="111"/>
  </w:num>
  <w:num w:numId="75" w16cid:durableId="1110736404">
    <w:abstractNumId w:val="195"/>
  </w:num>
  <w:num w:numId="76" w16cid:durableId="1601067080">
    <w:abstractNumId w:val="243"/>
  </w:num>
  <w:num w:numId="77" w16cid:durableId="895627992">
    <w:abstractNumId w:val="126"/>
  </w:num>
  <w:num w:numId="78" w16cid:durableId="1791895866">
    <w:abstractNumId w:val="112"/>
  </w:num>
  <w:num w:numId="79" w16cid:durableId="2020740785">
    <w:abstractNumId w:val="70"/>
  </w:num>
  <w:num w:numId="80" w16cid:durableId="212274501">
    <w:abstractNumId w:val="136"/>
  </w:num>
  <w:num w:numId="81" w16cid:durableId="1953394339">
    <w:abstractNumId w:val="217"/>
  </w:num>
  <w:num w:numId="82" w16cid:durableId="1177884358">
    <w:abstractNumId w:val="93"/>
  </w:num>
  <w:num w:numId="83" w16cid:durableId="968320945">
    <w:abstractNumId w:val="167"/>
  </w:num>
  <w:num w:numId="84" w16cid:durableId="1589540613">
    <w:abstractNumId w:val="202"/>
  </w:num>
  <w:num w:numId="85" w16cid:durableId="1339579398">
    <w:abstractNumId w:val="183"/>
  </w:num>
  <w:num w:numId="86" w16cid:durableId="1234852156">
    <w:abstractNumId w:val="139"/>
  </w:num>
  <w:num w:numId="87" w16cid:durableId="2039427198">
    <w:abstractNumId w:val="84"/>
  </w:num>
  <w:num w:numId="88" w16cid:durableId="1285115057">
    <w:abstractNumId w:val="166"/>
  </w:num>
  <w:num w:numId="89" w16cid:durableId="2115326439">
    <w:abstractNumId w:val="143"/>
  </w:num>
  <w:num w:numId="90" w16cid:durableId="1010915573">
    <w:abstractNumId w:val="154"/>
  </w:num>
  <w:num w:numId="91" w16cid:durableId="1564027605">
    <w:abstractNumId w:val="38"/>
  </w:num>
  <w:num w:numId="92" w16cid:durableId="470439567">
    <w:abstractNumId w:val="247"/>
  </w:num>
  <w:num w:numId="93" w16cid:durableId="1198395811">
    <w:abstractNumId w:val="237"/>
  </w:num>
  <w:num w:numId="94" w16cid:durableId="1110275684">
    <w:abstractNumId w:val="73"/>
  </w:num>
  <w:num w:numId="95" w16cid:durableId="419908145">
    <w:abstractNumId w:val="21"/>
  </w:num>
  <w:num w:numId="96" w16cid:durableId="1105148574">
    <w:abstractNumId w:val="9"/>
  </w:num>
  <w:num w:numId="97" w16cid:durableId="831335758">
    <w:abstractNumId w:val="165"/>
  </w:num>
  <w:num w:numId="98" w16cid:durableId="1918709030">
    <w:abstractNumId w:val="201"/>
  </w:num>
  <w:num w:numId="99" w16cid:durableId="1078593336">
    <w:abstractNumId w:val="47"/>
  </w:num>
  <w:num w:numId="100" w16cid:durableId="576207716">
    <w:abstractNumId w:val="90"/>
  </w:num>
  <w:num w:numId="101" w16cid:durableId="1322809917">
    <w:abstractNumId w:val="147"/>
  </w:num>
  <w:num w:numId="102" w16cid:durableId="1884554199">
    <w:abstractNumId w:val="147"/>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201"/>
  </w:num>
  <w:num w:numId="106" w16cid:durableId="1051802856">
    <w:abstractNumId w:val="155"/>
  </w:num>
  <w:num w:numId="107" w16cid:durableId="666128713">
    <w:abstractNumId w:val="48"/>
  </w:num>
  <w:num w:numId="108" w16cid:durableId="1466967227">
    <w:abstractNumId w:val="28"/>
  </w:num>
  <w:num w:numId="109" w16cid:durableId="2105615323">
    <w:abstractNumId w:val="102"/>
  </w:num>
  <w:num w:numId="110" w16cid:durableId="917132877">
    <w:abstractNumId w:val="46"/>
  </w:num>
  <w:num w:numId="111" w16cid:durableId="314146171">
    <w:abstractNumId w:val="94"/>
  </w:num>
  <w:num w:numId="112" w16cid:durableId="1760445821">
    <w:abstractNumId w:val="50"/>
  </w:num>
  <w:num w:numId="113" w16cid:durableId="734352504">
    <w:abstractNumId w:val="123"/>
  </w:num>
  <w:num w:numId="114" w16cid:durableId="1475636988">
    <w:abstractNumId w:val="24"/>
  </w:num>
  <w:num w:numId="115" w16cid:durableId="854613115">
    <w:abstractNumId w:val="149"/>
  </w:num>
  <w:num w:numId="116" w16cid:durableId="25253516">
    <w:abstractNumId w:val="220"/>
  </w:num>
  <w:num w:numId="117" w16cid:durableId="1986933757">
    <w:abstractNumId w:val="215"/>
  </w:num>
  <w:num w:numId="118" w16cid:durableId="1440880355">
    <w:abstractNumId w:val="97"/>
  </w:num>
  <w:num w:numId="119" w16cid:durableId="1746294753">
    <w:abstractNumId w:val="65"/>
  </w:num>
  <w:num w:numId="120" w16cid:durableId="1036077983">
    <w:abstractNumId w:val="171"/>
  </w:num>
  <w:num w:numId="121" w16cid:durableId="907836287">
    <w:abstractNumId w:val="201"/>
  </w:num>
  <w:num w:numId="122" w16cid:durableId="489829795">
    <w:abstractNumId w:val="61"/>
  </w:num>
  <w:num w:numId="123" w16cid:durableId="920066762">
    <w:abstractNumId w:val="109"/>
  </w:num>
  <w:num w:numId="124" w16cid:durableId="502546762">
    <w:abstractNumId w:val="222"/>
  </w:num>
  <w:num w:numId="125" w16cid:durableId="820653513">
    <w:abstractNumId w:val="82"/>
  </w:num>
  <w:num w:numId="126" w16cid:durableId="535973778">
    <w:abstractNumId w:val="14"/>
  </w:num>
  <w:num w:numId="127" w16cid:durableId="1424492954">
    <w:abstractNumId w:val="27"/>
  </w:num>
  <w:num w:numId="128" w16cid:durableId="285280280">
    <w:abstractNumId w:val="74"/>
  </w:num>
  <w:num w:numId="129" w16cid:durableId="70005708">
    <w:abstractNumId w:val="227"/>
  </w:num>
  <w:num w:numId="130" w16cid:durableId="1833569505">
    <w:abstractNumId w:val="142"/>
  </w:num>
  <w:num w:numId="131" w16cid:durableId="1733700163">
    <w:abstractNumId w:val="45"/>
  </w:num>
  <w:num w:numId="132" w16cid:durableId="675960429">
    <w:abstractNumId w:val="238"/>
  </w:num>
  <w:num w:numId="133" w16cid:durableId="1074935001">
    <w:abstractNumId w:val="52"/>
  </w:num>
  <w:num w:numId="134" w16cid:durableId="141625152">
    <w:abstractNumId w:val="177"/>
  </w:num>
  <w:num w:numId="135" w16cid:durableId="975793600">
    <w:abstractNumId w:val="77"/>
  </w:num>
  <w:num w:numId="136" w16cid:durableId="650184291">
    <w:abstractNumId w:val="87"/>
  </w:num>
  <w:num w:numId="137" w16cid:durableId="743380179">
    <w:abstractNumId w:val="76"/>
  </w:num>
  <w:num w:numId="138" w16cid:durableId="714349527">
    <w:abstractNumId w:val="158"/>
  </w:num>
  <w:num w:numId="139" w16cid:durableId="179588316">
    <w:abstractNumId w:val="63"/>
  </w:num>
  <w:num w:numId="140" w16cid:durableId="1260792281">
    <w:abstractNumId w:val="34"/>
  </w:num>
  <w:num w:numId="141" w16cid:durableId="1102459762">
    <w:abstractNumId w:val="88"/>
  </w:num>
  <w:num w:numId="142" w16cid:durableId="1778745045">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81"/>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8"/>
  </w:num>
  <w:num w:numId="145" w16cid:durableId="1816289812">
    <w:abstractNumId w:val="152"/>
  </w:num>
  <w:num w:numId="146" w16cid:durableId="1670326750">
    <w:abstractNumId w:val="146"/>
  </w:num>
  <w:num w:numId="147" w16cid:durableId="926501025">
    <w:abstractNumId w:val="110"/>
  </w:num>
  <w:num w:numId="148" w16cid:durableId="514657621">
    <w:abstractNumId w:val="239"/>
  </w:num>
  <w:num w:numId="149" w16cid:durableId="1405833014">
    <w:abstractNumId w:val="19"/>
  </w:num>
  <w:num w:numId="150" w16cid:durableId="576132646">
    <w:abstractNumId w:val="223"/>
  </w:num>
  <w:num w:numId="151" w16cid:durableId="1175194220">
    <w:abstractNumId w:val="163"/>
  </w:num>
  <w:num w:numId="152" w16cid:durableId="129055939">
    <w:abstractNumId w:val="23"/>
  </w:num>
  <w:num w:numId="153" w16cid:durableId="287707416">
    <w:abstractNumId w:val="213"/>
  </w:num>
  <w:num w:numId="154" w16cid:durableId="692875305">
    <w:abstractNumId w:val="58"/>
  </w:num>
  <w:num w:numId="155" w16cid:durableId="674721230">
    <w:abstractNumId w:val="199"/>
  </w:num>
  <w:num w:numId="156" w16cid:durableId="16154351">
    <w:abstractNumId w:val="186"/>
  </w:num>
  <w:num w:numId="157" w16cid:durableId="238098833">
    <w:abstractNumId w:val="16"/>
  </w:num>
  <w:num w:numId="158" w16cid:durableId="1149205445">
    <w:abstractNumId w:val="240"/>
  </w:num>
  <w:num w:numId="159" w16cid:durableId="1741444971">
    <w:abstractNumId w:val="233"/>
  </w:num>
  <w:num w:numId="160" w16cid:durableId="1555847129">
    <w:abstractNumId w:val="37"/>
  </w:num>
  <w:num w:numId="161" w16cid:durableId="370765256">
    <w:abstractNumId w:val="118"/>
  </w:num>
  <w:num w:numId="162" w16cid:durableId="531647324">
    <w:abstractNumId w:val="188"/>
  </w:num>
  <w:num w:numId="163" w16cid:durableId="1915434063">
    <w:abstractNumId w:val="209"/>
  </w:num>
  <w:num w:numId="164" w16cid:durableId="922639332">
    <w:abstractNumId w:val="159"/>
  </w:num>
  <w:num w:numId="165" w16cid:durableId="675692694">
    <w:abstractNumId w:val="232"/>
  </w:num>
  <w:num w:numId="166" w16cid:durableId="74476711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5"/>
  </w:num>
  <w:num w:numId="168" w16cid:durableId="1237932785">
    <w:abstractNumId w:val="210"/>
  </w:num>
  <w:num w:numId="169" w16cid:durableId="2008248758">
    <w:abstractNumId w:val="33"/>
  </w:num>
  <w:num w:numId="170" w16cid:durableId="297036451">
    <w:abstractNumId w:val="114"/>
  </w:num>
  <w:num w:numId="171" w16cid:durableId="257519815">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201"/>
  </w:num>
  <w:num w:numId="173" w16cid:durableId="2015985301">
    <w:abstractNumId w:val="201"/>
  </w:num>
  <w:num w:numId="174" w16cid:durableId="1282495100">
    <w:abstractNumId w:val="64"/>
  </w:num>
  <w:num w:numId="175" w16cid:durableId="651373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4"/>
  </w:num>
  <w:num w:numId="179" w16cid:durableId="1463692503">
    <w:abstractNumId w:val="64"/>
  </w:num>
  <w:num w:numId="180" w16cid:durableId="139731801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4"/>
  </w:num>
  <w:num w:numId="182" w16cid:durableId="196620856">
    <w:abstractNumId w:val="116"/>
  </w:num>
  <w:num w:numId="183" w16cid:durableId="482552227">
    <w:abstractNumId w:val="30"/>
  </w:num>
  <w:num w:numId="184" w16cid:durableId="2005932251">
    <w:abstractNumId w:val="151"/>
  </w:num>
  <w:num w:numId="185" w16cid:durableId="1096317872">
    <w:abstractNumId w:val="40"/>
  </w:num>
  <w:num w:numId="186" w16cid:durableId="1016885152">
    <w:abstractNumId w:val="116"/>
  </w:num>
  <w:num w:numId="187" w16cid:durableId="1177227946">
    <w:abstractNumId w:val="116"/>
  </w:num>
  <w:num w:numId="188" w16cid:durableId="767820534">
    <w:abstractNumId w:val="64"/>
  </w:num>
  <w:num w:numId="189" w16cid:durableId="1833789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8"/>
  </w:num>
  <w:num w:numId="192" w16cid:durableId="1025904533">
    <w:abstractNumId w:val="42"/>
  </w:num>
  <w:num w:numId="193" w16cid:durableId="1606300710">
    <w:abstractNumId w:val="246"/>
  </w:num>
  <w:num w:numId="194" w16cid:durableId="14429022">
    <w:abstractNumId w:val="15"/>
  </w:num>
  <w:num w:numId="195" w16cid:durableId="67533091">
    <w:abstractNumId w:val="231"/>
  </w:num>
  <w:num w:numId="196" w16cid:durableId="34426345">
    <w:abstractNumId w:val="8"/>
  </w:num>
  <w:num w:numId="197" w16cid:durableId="1360013487">
    <w:abstractNumId w:val="226"/>
  </w:num>
  <w:num w:numId="198" w16cid:durableId="159929529">
    <w:abstractNumId w:val="225"/>
  </w:num>
  <w:num w:numId="199" w16cid:durableId="1664967323">
    <w:abstractNumId w:val="57"/>
  </w:num>
  <w:num w:numId="200" w16cid:durableId="1407725520">
    <w:abstractNumId w:val="228"/>
  </w:num>
  <w:num w:numId="201" w16cid:durableId="1634018678">
    <w:abstractNumId w:val="196"/>
  </w:num>
  <w:num w:numId="202" w16cid:durableId="1280186933">
    <w:abstractNumId w:val="41"/>
  </w:num>
  <w:num w:numId="203" w16cid:durableId="984624995">
    <w:abstractNumId w:val="75"/>
  </w:num>
  <w:num w:numId="204" w16cid:durableId="160777201">
    <w:abstractNumId w:val="138"/>
  </w:num>
  <w:num w:numId="205" w16cid:durableId="1610895566">
    <w:abstractNumId w:val="141"/>
  </w:num>
  <w:num w:numId="206" w16cid:durableId="732969966">
    <w:abstractNumId w:val="148"/>
  </w:num>
  <w:num w:numId="207" w16cid:durableId="1827891057">
    <w:abstractNumId w:val="51"/>
  </w:num>
  <w:num w:numId="208" w16cid:durableId="1952783910">
    <w:abstractNumId w:val="134"/>
  </w:num>
  <w:num w:numId="209" w16cid:durableId="1137258185">
    <w:abstractNumId w:val="211"/>
  </w:num>
  <w:num w:numId="210" w16cid:durableId="1537891664">
    <w:abstractNumId w:val="100"/>
  </w:num>
  <w:num w:numId="211" w16cid:durableId="345182538">
    <w:abstractNumId w:val="162"/>
  </w:num>
  <w:num w:numId="212" w16cid:durableId="1958559887">
    <w:abstractNumId w:val="60"/>
  </w:num>
  <w:num w:numId="213" w16cid:durableId="1926454154">
    <w:abstractNumId w:val="56"/>
  </w:num>
  <w:num w:numId="214" w16cid:durableId="1099064369">
    <w:abstractNumId w:val="218"/>
  </w:num>
  <w:num w:numId="215" w16cid:durableId="1392772447">
    <w:abstractNumId w:val="83"/>
  </w:num>
  <w:num w:numId="216" w16cid:durableId="294872096">
    <w:abstractNumId w:val="234"/>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5"/>
  </w:num>
  <w:num w:numId="218" w16cid:durableId="818886552">
    <w:abstractNumId w:val="101"/>
  </w:num>
  <w:num w:numId="219" w16cid:durableId="1640499067">
    <w:abstractNumId w:val="119"/>
  </w:num>
  <w:num w:numId="220" w16cid:durableId="2114666758">
    <w:abstractNumId w:val="203"/>
  </w:num>
  <w:num w:numId="221" w16cid:durableId="964821352">
    <w:abstractNumId w:val="39"/>
  </w:num>
  <w:num w:numId="222" w16cid:durableId="1926185255">
    <w:abstractNumId w:val="189"/>
  </w:num>
  <w:num w:numId="223" w16cid:durableId="1523274953">
    <w:abstractNumId w:val="224"/>
  </w:num>
  <w:num w:numId="224" w16cid:durableId="1492135643">
    <w:abstractNumId w:val="11"/>
  </w:num>
  <w:num w:numId="225" w16cid:durableId="467549559">
    <w:abstractNumId w:val="133"/>
  </w:num>
  <w:num w:numId="226" w16cid:durableId="1101998544">
    <w:abstractNumId w:val="80"/>
  </w:num>
  <w:num w:numId="227" w16cid:durableId="2023043494">
    <w:abstractNumId w:val="241"/>
  </w:num>
  <w:num w:numId="228" w16cid:durableId="1785660743">
    <w:abstractNumId w:val="53"/>
  </w:num>
  <w:num w:numId="229" w16cid:durableId="588808045">
    <w:abstractNumId w:val="127"/>
  </w:num>
  <w:num w:numId="230" w16cid:durableId="1710259774">
    <w:abstractNumId w:val="198"/>
  </w:num>
  <w:num w:numId="231" w16cid:durableId="1235702612">
    <w:abstractNumId w:val="242"/>
  </w:num>
  <w:num w:numId="232" w16cid:durableId="2053337712">
    <w:abstractNumId w:val="221"/>
  </w:num>
  <w:num w:numId="233" w16cid:durableId="1310328121">
    <w:abstractNumId w:val="44"/>
  </w:num>
  <w:num w:numId="234" w16cid:durableId="126363820">
    <w:abstractNumId w:val="245"/>
  </w:num>
  <w:num w:numId="235" w16cid:durableId="298464520">
    <w:abstractNumId w:val="160"/>
  </w:num>
  <w:num w:numId="236" w16cid:durableId="119080691">
    <w:abstractNumId w:val="31"/>
  </w:num>
  <w:num w:numId="237" w16cid:durableId="17171293">
    <w:abstractNumId w:val="120"/>
  </w:num>
  <w:num w:numId="238" w16cid:durableId="1128478126">
    <w:abstractNumId w:val="13"/>
  </w:num>
  <w:num w:numId="239" w16cid:durableId="913784922">
    <w:abstractNumId w:val="7"/>
  </w:num>
  <w:num w:numId="240" w16cid:durableId="62988346">
    <w:abstractNumId w:val="124"/>
  </w:num>
  <w:num w:numId="241" w16cid:durableId="339820178">
    <w:abstractNumId w:val="20"/>
  </w:num>
  <w:num w:numId="242" w16cid:durableId="1330672646">
    <w:abstractNumId w:val="185"/>
  </w:num>
  <w:num w:numId="243" w16cid:durableId="687876838">
    <w:abstractNumId w:val="91"/>
  </w:num>
  <w:num w:numId="244" w16cid:durableId="1427730566">
    <w:abstractNumId w:val="103"/>
  </w:num>
  <w:num w:numId="245" w16cid:durableId="1302493752">
    <w:abstractNumId w:val="17"/>
  </w:num>
  <w:num w:numId="246" w16cid:durableId="2082171058">
    <w:abstractNumId w:val="168"/>
  </w:num>
  <w:num w:numId="247" w16cid:durableId="1653676741">
    <w:abstractNumId w:val="122"/>
  </w:num>
  <w:num w:numId="248" w16cid:durableId="1541866928">
    <w:abstractNumId w:val="204"/>
  </w:num>
  <w:num w:numId="249" w16cid:durableId="96021442">
    <w:abstractNumId w:val="193"/>
  </w:num>
  <w:num w:numId="250" w16cid:durableId="1391804317">
    <w:abstractNumId w:val="135"/>
  </w:num>
  <w:num w:numId="251" w16cid:durableId="1061834206">
    <w:abstractNumId w:val="236"/>
  </w:num>
  <w:num w:numId="252" w16cid:durableId="102501451">
    <w:abstractNumId w:val="125"/>
  </w:num>
  <w:num w:numId="253" w16cid:durableId="2007510391">
    <w:abstractNumId w:val="169"/>
  </w:num>
  <w:num w:numId="254" w16cid:durableId="738598960">
    <w:abstractNumId w:val="98"/>
  </w:num>
  <w:num w:numId="255" w16cid:durableId="1255741768">
    <w:abstractNumId w:val="219"/>
  </w:num>
  <w:num w:numId="256" w16cid:durableId="1917741183">
    <w:abstractNumId w:val="36"/>
  </w:num>
  <w:num w:numId="257" w16cid:durableId="727612037">
    <w:abstractNumId w:val="67"/>
  </w:num>
  <w:num w:numId="258" w16cid:durableId="1528451183">
    <w:abstractNumId w:val="10"/>
  </w:num>
  <w:num w:numId="259" w16cid:durableId="1961836681">
    <w:abstractNumId w:val="89"/>
  </w:num>
  <w:num w:numId="260" w16cid:durableId="658846715">
    <w:abstractNumId w:val="174"/>
  </w:num>
  <w:num w:numId="261" w16cid:durableId="1028027875">
    <w:abstractNumId w:val="173"/>
  </w:num>
  <w:num w:numId="262" w16cid:durableId="641159093">
    <w:abstractNumId w:val="49"/>
  </w:num>
  <w:num w:numId="263" w16cid:durableId="283274011">
    <w:abstractNumId w:val="105"/>
  </w:num>
  <w:num w:numId="264" w16cid:durableId="927539752">
    <w:abstractNumId w:val="55"/>
  </w:num>
  <w:num w:numId="265" w16cid:durableId="523247195">
    <w:abstractNumId w:val="140"/>
  </w:num>
  <w:num w:numId="266" w16cid:durableId="205455561">
    <w:abstractNumId w:val="190"/>
  </w:num>
  <w:num w:numId="267" w16cid:durableId="1707288995">
    <w:abstractNumId w:val="69"/>
  </w:num>
  <w:num w:numId="268" w16cid:durableId="137888097">
    <w:abstractNumId w:val="18"/>
  </w:num>
  <w:num w:numId="269" w16cid:durableId="1630624412">
    <w:abstractNumId w:val="117"/>
  </w:num>
  <w:num w:numId="270" w16cid:durableId="1192232771">
    <w:abstractNumId w:val="145"/>
  </w:num>
  <w:num w:numId="271" w16cid:durableId="654530209">
    <w:abstractNumId w:val="72"/>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than pritchard">
    <w15:presenceInfo w15:providerId="None" w15:userId="jonathan pritchard"/>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9F"/>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6FE7"/>
    <w:rsid w:val="000D7BAC"/>
    <w:rsid w:val="000D7BC5"/>
    <w:rsid w:val="000D7FD6"/>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948"/>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15E"/>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7D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9F2"/>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5C3"/>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07B"/>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108"/>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66B"/>
    <w:rsid w:val="00373D61"/>
    <w:rsid w:val="0037409F"/>
    <w:rsid w:val="003742CF"/>
    <w:rsid w:val="00374334"/>
    <w:rsid w:val="00374426"/>
    <w:rsid w:val="00374B59"/>
    <w:rsid w:val="00374C3D"/>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2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19"/>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4DE8"/>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31B7"/>
    <w:rsid w:val="00423752"/>
    <w:rsid w:val="0042409E"/>
    <w:rsid w:val="0042425D"/>
    <w:rsid w:val="004242E6"/>
    <w:rsid w:val="004242E8"/>
    <w:rsid w:val="004242F0"/>
    <w:rsid w:val="00424521"/>
    <w:rsid w:val="00424790"/>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A0B"/>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1E"/>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1CC7"/>
    <w:rsid w:val="004F2664"/>
    <w:rsid w:val="004F26CB"/>
    <w:rsid w:val="004F2879"/>
    <w:rsid w:val="004F28EC"/>
    <w:rsid w:val="004F2B53"/>
    <w:rsid w:val="004F2E02"/>
    <w:rsid w:val="004F342C"/>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23A"/>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D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5ED1"/>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5C0F"/>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C5"/>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180"/>
    <w:rsid w:val="00877CE7"/>
    <w:rsid w:val="00880131"/>
    <w:rsid w:val="008801BD"/>
    <w:rsid w:val="008803D8"/>
    <w:rsid w:val="00880D93"/>
    <w:rsid w:val="00881021"/>
    <w:rsid w:val="00881271"/>
    <w:rsid w:val="008821C0"/>
    <w:rsid w:val="00882C16"/>
    <w:rsid w:val="00883232"/>
    <w:rsid w:val="00883773"/>
    <w:rsid w:val="008841FB"/>
    <w:rsid w:val="0088473F"/>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0D06"/>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477"/>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3A7"/>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B8F"/>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D60"/>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136"/>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8E8"/>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BA7"/>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5CCF"/>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6E8D"/>
    <w:rsid w:val="00C470C5"/>
    <w:rsid w:val="00C47198"/>
    <w:rsid w:val="00C47404"/>
    <w:rsid w:val="00C47652"/>
    <w:rsid w:val="00C47791"/>
    <w:rsid w:val="00C47C82"/>
    <w:rsid w:val="00C50191"/>
    <w:rsid w:val="00C50708"/>
    <w:rsid w:val="00C50817"/>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51"/>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8FD"/>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61F"/>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68D"/>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3387923">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62845911">
      <w:bodyDiv w:val="1"/>
      <w:marLeft w:val="0"/>
      <w:marRight w:val="0"/>
      <w:marTop w:val="0"/>
      <w:marBottom w:val="0"/>
      <w:divBdr>
        <w:top w:val="none" w:sz="0" w:space="0" w:color="auto"/>
        <w:left w:val="none" w:sz="0" w:space="0" w:color="auto"/>
        <w:bottom w:val="none" w:sz="0" w:space="0" w:color="auto"/>
        <w:right w:val="none" w:sz="0" w:space="0" w:color="auto"/>
      </w:divBdr>
      <w:divsChild>
        <w:div w:id="1066730138">
          <w:marLeft w:val="0"/>
          <w:marRight w:val="0"/>
          <w:marTop w:val="240"/>
          <w:marBottom w:val="240"/>
          <w:divBdr>
            <w:top w:val="none" w:sz="0" w:space="0" w:color="auto"/>
            <w:left w:val="none" w:sz="0" w:space="0" w:color="auto"/>
            <w:bottom w:val="none" w:sz="0" w:space="0" w:color="auto"/>
            <w:right w:val="none" w:sz="0" w:space="0" w:color="auto"/>
          </w:divBdr>
        </w:div>
        <w:div w:id="1772387018">
          <w:marLeft w:val="0"/>
          <w:marRight w:val="0"/>
          <w:marTop w:val="240"/>
          <w:marBottom w:val="240"/>
          <w:divBdr>
            <w:top w:val="none" w:sz="0" w:space="0" w:color="auto"/>
            <w:left w:val="none" w:sz="0" w:space="0" w:color="auto"/>
            <w:bottom w:val="none" w:sz="0" w:space="0" w:color="auto"/>
            <w:right w:val="none" w:sz="0" w:space="0" w:color="auto"/>
          </w:divBdr>
        </w:div>
        <w:div w:id="885875306">
          <w:marLeft w:val="0"/>
          <w:marRight w:val="0"/>
          <w:marTop w:val="240"/>
          <w:marBottom w:val="240"/>
          <w:divBdr>
            <w:top w:val="none" w:sz="0" w:space="0" w:color="auto"/>
            <w:left w:val="none" w:sz="0" w:space="0" w:color="auto"/>
            <w:bottom w:val="none" w:sz="0" w:space="0" w:color="auto"/>
            <w:right w:val="none" w:sz="0" w:space="0" w:color="auto"/>
          </w:divBdr>
        </w:div>
      </w:divsChild>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0873929">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1925139686">
      <w:bodyDiv w:val="1"/>
      <w:marLeft w:val="0"/>
      <w:marRight w:val="0"/>
      <w:marTop w:val="0"/>
      <w:marBottom w:val="0"/>
      <w:divBdr>
        <w:top w:val="none" w:sz="0" w:space="0" w:color="auto"/>
        <w:left w:val="none" w:sz="0" w:space="0" w:color="auto"/>
        <w:bottom w:val="none" w:sz="0" w:space="0" w:color="auto"/>
        <w:right w:val="none" w:sz="0" w:space="0" w:color="auto"/>
      </w:divBdr>
      <w:divsChild>
        <w:div w:id="1542397621">
          <w:marLeft w:val="0"/>
          <w:marRight w:val="0"/>
          <w:marTop w:val="240"/>
          <w:marBottom w:val="240"/>
          <w:divBdr>
            <w:top w:val="none" w:sz="0" w:space="0" w:color="auto"/>
            <w:left w:val="none" w:sz="0" w:space="0" w:color="auto"/>
            <w:bottom w:val="none" w:sz="0" w:space="0" w:color="auto"/>
            <w:right w:val="none" w:sz="0" w:space="0" w:color="auto"/>
          </w:divBdr>
        </w:div>
        <w:div w:id="213275566">
          <w:marLeft w:val="0"/>
          <w:marRight w:val="0"/>
          <w:marTop w:val="240"/>
          <w:marBottom w:val="240"/>
          <w:divBdr>
            <w:top w:val="none" w:sz="0" w:space="0" w:color="auto"/>
            <w:left w:val="none" w:sz="0" w:space="0" w:color="auto"/>
            <w:bottom w:val="none" w:sz="0" w:space="0" w:color="auto"/>
            <w:right w:val="none" w:sz="0" w:space="0" w:color="auto"/>
          </w:divBdr>
        </w:div>
        <w:div w:id="1346712586">
          <w:marLeft w:val="0"/>
          <w:marRight w:val="0"/>
          <w:marTop w:val="240"/>
          <w:marBottom w:val="240"/>
          <w:divBdr>
            <w:top w:val="none" w:sz="0" w:space="0" w:color="auto"/>
            <w:left w:val="none" w:sz="0" w:space="0" w:color="auto"/>
            <w:bottom w:val="none" w:sz="0" w:space="0" w:color="auto"/>
            <w:right w:val="none" w:sz="0" w:space="0" w:color="auto"/>
          </w:divBdr>
        </w:div>
      </w:divsChild>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1/relationships/commentsExtended" Target="commentsExtended.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footer" Target="footer5.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emf"/><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www.wipo.int/treaties/en/ip/berne/trtdocs_wo001.html" TargetMode="External"/><Relationship Id="rId22" Type="http://schemas.microsoft.com/office/2016/09/relationships/commentsIds" Target="commentsIds.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3.xml"/><Relationship Id="rId67" Type="http://schemas.openxmlformats.org/officeDocument/2006/relationships/image" Target="media/image46.png"/><Relationship Id="rId20" Type="http://schemas.openxmlformats.org/officeDocument/2006/relationships/comments" Target="comments.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4.xml"/><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image" Target="media/image66.png"/><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emf"/><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4.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jpe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image" Target="media/image65.png"/><Relationship Id="rId61" Type="http://schemas.openxmlformats.org/officeDocument/2006/relationships/footer" Target="footer3.xml"/><Relationship Id="rId82" Type="http://schemas.openxmlformats.org/officeDocument/2006/relationships/image" Target="cid:image004.jpg@01D7E067.4BDF7CF0" TargetMode="External"/><Relationship Id="rId19" Type="http://schemas.openxmlformats.org/officeDocument/2006/relationships/hyperlink" Target="https://registry.iho.in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109</Pages>
  <Words>38514</Words>
  <Characters>219532</Characters>
  <Application>Microsoft Office Word</Application>
  <DocSecurity>0</DocSecurity>
  <Lines>1829</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257531</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 pritchard</cp:lastModifiedBy>
  <cp:revision>16</cp:revision>
  <cp:lastPrinted>2024-10-26T18:17:00Z</cp:lastPrinted>
  <dcterms:created xsi:type="dcterms:W3CDTF">2026-03-19T12:33:00Z</dcterms:created>
  <dcterms:modified xsi:type="dcterms:W3CDTF">2026-03-27T12:32:00Z</dcterms:modified>
</cp:coreProperties>
</file>